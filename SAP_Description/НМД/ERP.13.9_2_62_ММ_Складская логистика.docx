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76B75E" w14:textId="77777777" w:rsidR="00F66ECE" w:rsidRPr="000F5CA3" w:rsidRDefault="00F66ECE" w:rsidP="00F66ECE">
      <w:pPr>
        <w:rPr>
          <w:rFonts w:cs="Arial"/>
          <w:lang w:val="en-US" w:eastAsia="ru-RU"/>
        </w:rPr>
      </w:pPr>
      <w:bookmarkStart w:id="0" w:name="_Toc352939869"/>
      <w:bookmarkStart w:id="1" w:name="_Ref353369916"/>
      <w:bookmarkStart w:id="2" w:name="_Toc357586935"/>
      <w:bookmarkStart w:id="3" w:name="_Toc359333746"/>
    </w:p>
    <w:p w14:paraId="056556FC" w14:textId="77777777" w:rsidR="00F66ECE" w:rsidRPr="00F94454" w:rsidRDefault="00F66ECE" w:rsidP="00F66ECE">
      <w:pPr>
        <w:rPr>
          <w:rFonts w:cs="Arial"/>
          <w:lang w:eastAsia="ru-RU"/>
        </w:rPr>
      </w:pPr>
    </w:p>
    <w:p w14:paraId="1BC6C01D" w14:textId="77777777" w:rsidR="00F66ECE" w:rsidRPr="00F94454" w:rsidRDefault="00F66ECE" w:rsidP="00F66ECE">
      <w:pPr>
        <w:rPr>
          <w:rFonts w:cs="Arial"/>
          <w:lang w:eastAsia="ru-RU"/>
        </w:rPr>
      </w:pPr>
    </w:p>
    <w:p w14:paraId="32C4E5B6" w14:textId="77777777" w:rsidR="00F66ECE" w:rsidRPr="00F94454" w:rsidRDefault="00F66ECE" w:rsidP="00F66ECE">
      <w:pPr>
        <w:rPr>
          <w:rFonts w:cs="Arial"/>
          <w:lang w:eastAsia="ru-RU"/>
        </w:rPr>
      </w:pPr>
    </w:p>
    <w:p w14:paraId="46AD5467" w14:textId="77777777" w:rsidR="00F66ECE" w:rsidRPr="00F94454" w:rsidRDefault="00F66ECE" w:rsidP="00F66ECE">
      <w:pPr>
        <w:rPr>
          <w:rFonts w:cs="Arial"/>
          <w:lang w:eastAsia="ru-RU"/>
        </w:rPr>
      </w:pPr>
    </w:p>
    <w:p w14:paraId="028BD2BB" w14:textId="77777777" w:rsidR="00F66ECE" w:rsidRPr="00F94454" w:rsidRDefault="00F66ECE" w:rsidP="00F66ECE">
      <w:pPr>
        <w:rPr>
          <w:rFonts w:cs="Arial"/>
          <w:lang w:eastAsia="ru-RU"/>
        </w:rPr>
      </w:pPr>
    </w:p>
    <w:p w14:paraId="49200535" w14:textId="77777777" w:rsidR="00F66ECE" w:rsidRPr="00F94454" w:rsidRDefault="00F66ECE" w:rsidP="00F66ECE">
      <w:pPr>
        <w:rPr>
          <w:rFonts w:cs="Arial"/>
          <w:lang w:eastAsia="ru-RU"/>
        </w:rPr>
      </w:pPr>
    </w:p>
    <w:p w14:paraId="6C74A1B6" w14:textId="77777777" w:rsidR="00193343" w:rsidRPr="00F94454" w:rsidRDefault="00193343" w:rsidP="00F66ECE">
      <w:pPr>
        <w:rPr>
          <w:rFonts w:cs="Arial"/>
          <w:lang w:eastAsia="ru-RU"/>
        </w:rPr>
      </w:pPr>
    </w:p>
    <w:p w14:paraId="516CC3B2" w14:textId="77777777" w:rsidR="00193343" w:rsidRPr="00F94454" w:rsidRDefault="00193343" w:rsidP="00F66ECE">
      <w:pPr>
        <w:rPr>
          <w:rFonts w:cs="Arial"/>
          <w:lang w:eastAsia="ru-RU"/>
        </w:rPr>
      </w:pPr>
    </w:p>
    <w:p w14:paraId="549C51D0" w14:textId="77777777" w:rsidR="00193343" w:rsidRPr="00F94454" w:rsidRDefault="00193343" w:rsidP="00F66ECE">
      <w:pPr>
        <w:rPr>
          <w:rFonts w:cs="Arial"/>
          <w:lang w:eastAsia="ru-RU"/>
        </w:rPr>
      </w:pPr>
    </w:p>
    <w:p w14:paraId="0BFB83B7" w14:textId="77777777" w:rsidR="00193343" w:rsidRPr="00F94454" w:rsidRDefault="00193343" w:rsidP="00F66ECE">
      <w:pPr>
        <w:rPr>
          <w:rFonts w:cs="Arial"/>
          <w:lang w:eastAsia="ru-RU"/>
        </w:rPr>
      </w:pPr>
    </w:p>
    <w:p w14:paraId="4AF8AD37" w14:textId="77777777" w:rsidR="00193343" w:rsidRPr="00F94454" w:rsidRDefault="00193343" w:rsidP="00F66ECE">
      <w:pPr>
        <w:rPr>
          <w:rFonts w:cs="Arial"/>
          <w:lang w:eastAsia="ru-RU"/>
        </w:rPr>
      </w:pPr>
    </w:p>
    <w:p w14:paraId="4119F77D" w14:textId="77777777" w:rsidR="00F66ECE" w:rsidRPr="00F94454" w:rsidRDefault="00F66ECE" w:rsidP="00F66ECE">
      <w:pPr>
        <w:rPr>
          <w:rFonts w:cs="Arial"/>
          <w:lang w:eastAsia="ru-RU"/>
        </w:rPr>
      </w:pPr>
    </w:p>
    <w:p w14:paraId="1C384E74" w14:textId="77777777" w:rsidR="00F66ECE" w:rsidRPr="00F94454" w:rsidRDefault="00F66ECE" w:rsidP="00CD470D">
      <w:pPr>
        <w:rPr>
          <w:rFonts w:cs="Arial"/>
          <w:lang w:eastAsia="ru-RU"/>
        </w:rPr>
      </w:pPr>
      <w:r w:rsidRPr="00F94454">
        <w:rPr>
          <w:rFonts w:cs="Arial"/>
          <w:lang w:eastAsia="ru-RU"/>
        </w:rPr>
        <w:tab/>
      </w:r>
    </w:p>
    <w:p w14:paraId="37267C07" w14:textId="212A0DD7" w:rsidR="00F66ECE" w:rsidRDefault="00D000BA" w:rsidP="007A6F0E">
      <w:pPr>
        <w:jc w:val="center"/>
        <w:rPr>
          <w:rFonts w:cs="Arial"/>
          <w:b/>
          <w:sz w:val="32"/>
          <w:szCs w:val="32"/>
        </w:rPr>
      </w:pPr>
      <w:r w:rsidRPr="00F94454">
        <w:rPr>
          <w:rFonts w:cs="Arial"/>
          <w:b/>
          <w:sz w:val="32"/>
          <w:szCs w:val="32"/>
        </w:rPr>
        <w:t>КОНЦЕПТУАЛЬНЫЙ ДИЗАЙН</w:t>
      </w:r>
    </w:p>
    <w:p w14:paraId="6561AED8" w14:textId="77777777" w:rsidR="00916FAB" w:rsidRPr="00F94454" w:rsidRDefault="00916FAB" w:rsidP="007A6F0E">
      <w:pPr>
        <w:jc w:val="center"/>
        <w:rPr>
          <w:rFonts w:cs="Arial"/>
          <w:b/>
          <w:sz w:val="32"/>
          <w:szCs w:val="32"/>
        </w:rPr>
      </w:pPr>
    </w:p>
    <w:p w14:paraId="79A9CC71" w14:textId="6CEAC0B0" w:rsidR="00EC00D2" w:rsidRDefault="00C5052E" w:rsidP="00EA3237">
      <w:pPr>
        <w:jc w:val="center"/>
        <w:rPr>
          <w:rFonts w:cs="Arial"/>
          <w:bCs/>
          <w:kern w:val="32"/>
          <w:sz w:val="32"/>
          <w:szCs w:val="32"/>
        </w:rPr>
      </w:pPr>
      <w:r>
        <w:rPr>
          <w:rFonts w:cs="Arial"/>
          <w:bCs/>
          <w:kern w:val="32"/>
          <w:sz w:val="32"/>
          <w:szCs w:val="32"/>
        </w:rPr>
        <w:t>МАТЕРИАЛЬНО-ТЕХНИЧЕСКОЕ ОБЕСПЕЧЕНИЕ</w:t>
      </w:r>
    </w:p>
    <w:p w14:paraId="0678860B" w14:textId="57F1FDFE" w:rsidR="00EC00D2" w:rsidRDefault="00916FAB" w:rsidP="00EA3237">
      <w:pPr>
        <w:jc w:val="center"/>
        <w:rPr>
          <w:rFonts w:cs="Arial"/>
          <w:bCs/>
          <w:kern w:val="32"/>
          <w:sz w:val="32"/>
          <w:szCs w:val="32"/>
        </w:rPr>
      </w:pPr>
      <w:r w:rsidRPr="00F94454">
        <w:rPr>
          <w:rFonts w:cs="Arial"/>
          <w:bCs/>
          <w:kern w:val="32"/>
          <w:sz w:val="32"/>
          <w:szCs w:val="32"/>
        </w:rPr>
        <w:t xml:space="preserve"> </w:t>
      </w:r>
    </w:p>
    <w:p w14:paraId="5A56FA80" w14:textId="03610A43" w:rsidR="000F6264" w:rsidRDefault="0062177B" w:rsidP="00EA3237">
      <w:pPr>
        <w:jc w:val="center"/>
        <w:rPr>
          <w:rFonts w:cs="Arial"/>
          <w:bCs/>
          <w:kern w:val="32"/>
          <w:sz w:val="32"/>
          <w:szCs w:val="32"/>
        </w:rPr>
      </w:pPr>
      <w:r>
        <w:rPr>
          <w:rFonts w:cs="Arial"/>
          <w:bCs/>
          <w:kern w:val="32"/>
          <w:sz w:val="32"/>
          <w:szCs w:val="32"/>
        </w:rPr>
        <w:t>СКЛАДСКАЯ ЛОГИСТИКА</w:t>
      </w:r>
    </w:p>
    <w:p w14:paraId="3DDA71E2" w14:textId="004FC672" w:rsidR="00916FAB" w:rsidRDefault="00916FAB" w:rsidP="00EA3237">
      <w:pPr>
        <w:jc w:val="center"/>
        <w:rPr>
          <w:rFonts w:cs="Arial"/>
          <w:bCs/>
          <w:kern w:val="32"/>
          <w:sz w:val="32"/>
          <w:szCs w:val="32"/>
        </w:rPr>
      </w:pPr>
    </w:p>
    <w:p w14:paraId="0F7CA0A4" w14:textId="119F4AB9" w:rsidR="00916FAB" w:rsidRPr="00EC00D2" w:rsidRDefault="00916FAB" w:rsidP="00EA3237">
      <w:pPr>
        <w:jc w:val="center"/>
        <w:rPr>
          <w:rFonts w:cs="Arial"/>
          <w:color w:val="FF0000"/>
          <w:sz w:val="32"/>
          <w:szCs w:val="32"/>
        </w:rPr>
      </w:pPr>
      <w:r>
        <w:rPr>
          <w:rFonts w:cs="Arial"/>
          <w:sz w:val="32"/>
          <w:szCs w:val="32"/>
          <w:lang w:val="en-US"/>
        </w:rPr>
        <w:t>ERP</w:t>
      </w:r>
      <w:r w:rsidR="00D8732A">
        <w:rPr>
          <w:rFonts w:cs="Arial"/>
          <w:sz w:val="32"/>
          <w:szCs w:val="32"/>
        </w:rPr>
        <w:t>.</w:t>
      </w:r>
      <w:ins w:id="4" w:author="SintsovaMA" w:date="2021-03-15T15:31:00Z">
        <w:r w:rsidR="00052E0F">
          <w:rPr>
            <w:rFonts w:cs="Arial"/>
            <w:sz w:val="32"/>
            <w:szCs w:val="32"/>
          </w:rPr>
          <w:t>13.</w:t>
        </w:r>
      </w:ins>
      <w:ins w:id="5" w:author="Tukhbatov Ruslan" w:date="2020-04-20T09:12:00Z">
        <w:r w:rsidR="00D8732A">
          <w:rPr>
            <w:rFonts w:cs="Arial"/>
            <w:sz w:val="32"/>
            <w:szCs w:val="32"/>
          </w:rPr>
          <w:t>9</w:t>
        </w:r>
      </w:ins>
      <w:del w:id="6" w:author="Tukhbatov Ruslan" w:date="2020-04-20T09:12:00Z">
        <w:r w:rsidR="00D8732A" w:rsidDel="00D8732A">
          <w:rPr>
            <w:rFonts w:cs="Arial"/>
            <w:sz w:val="32"/>
            <w:szCs w:val="32"/>
          </w:rPr>
          <w:delText>9</w:delText>
        </w:r>
      </w:del>
      <w:del w:id="7" w:author="SintsovaMA" w:date="2021-03-15T15:31:00Z">
        <w:r w:rsidRPr="00EC00D2" w:rsidDel="00052E0F">
          <w:rPr>
            <w:rFonts w:cs="Arial"/>
            <w:sz w:val="32"/>
            <w:szCs w:val="32"/>
          </w:rPr>
          <w:delText>.</w:delText>
        </w:r>
      </w:del>
      <w:ins w:id="8" w:author="SintsovaMA" w:date="2021-03-15T15:31:00Z">
        <w:r w:rsidR="00052E0F">
          <w:rPr>
            <w:rFonts w:cs="Arial"/>
            <w:sz w:val="32"/>
            <w:szCs w:val="32"/>
          </w:rPr>
          <w:t>_2</w:t>
        </w:r>
      </w:ins>
      <w:del w:id="9" w:author="SintsovaMA" w:date="2021-03-15T15:31:00Z">
        <w:r w:rsidRPr="00EC00D2" w:rsidDel="00052E0F">
          <w:rPr>
            <w:rFonts w:cs="Arial"/>
            <w:sz w:val="32"/>
            <w:szCs w:val="32"/>
          </w:rPr>
          <w:delText>1.</w:delText>
        </w:r>
      </w:del>
      <w:ins w:id="10" w:author="SintsovaMA" w:date="2021-03-15T15:31:00Z">
        <w:r w:rsidR="00052E0F">
          <w:rPr>
            <w:rFonts w:cs="Arial"/>
            <w:sz w:val="32"/>
            <w:szCs w:val="32"/>
          </w:rPr>
          <w:t>_</w:t>
        </w:r>
      </w:ins>
      <w:r w:rsidR="0062177B">
        <w:rPr>
          <w:rFonts w:cs="Arial"/>
          <w:sz w:val="32"/>
          <w:szCs w:val="32"/>
        </w:rPr>
        <w:t>62</w:t>
      </w:r>
      <w:ins w:id="11" w:author="SintsovaMA" w:date="2021-03-15T15:31:00Z">
        <w:r w:rsidR="00052E0F">
          <w:rPr>
            <w:rFonts w:cs="Arial"/>
            <w:sz w:val="32"/>
            <w:szCs w:val="32"/>
          </w:rPr>
          <w:t>_</w:t>
        </w:r>
        <w:r w:rsidR="00052E0F">
          <w:rPr>
            <w:rFonts w:cs="Arial"/>
            <w:sz w:val="32"/>
            <w:szCs w:val="32"/>
            <w:lang w:val="en-US"/>
          </w:rPr>
          <w:t>MM</w:t>
        </w:r>
      </w:ins>
    </w:p>
    <w:p w14:paraId="2F2D3A9B" w14:textId="752E0FD1" w:rsidR="00916FAB" w:rsidRPr="00EC00D2" w:rsidRDefault="00916FAB" w:rsidP="00EA3237">
      <w:pPr>
        <w:jc w:val="center"/>
        <w:rPr>
          <w:rFonts w:cs="Arial"/>
          <w:color w:val="FF0000"/>
          <w:sz w:val="32"/>
          <w:szCs w:val="32"/>
        </w:rPr>
      </w:pPr>
    </w:p>
    <w:p w14:paraId="0321B805" w14:textId="33DF2B94" w:rsidR="00916FAB" w:rsidRPr="00EC00D2" w:rsidRDefault="00916FAB" w:rsidP="00EA3237">
      <w:pPr>
        <w:jc w:val="center"/>
        <w:rPr>
          <w:rFonts w:cs="Arial"/>
          <w:sz w:val="32"/>
          <w:szCs w:val="32"/>
        </w:rPr>
      </w:pPr>
    </w:p>
    <w:p w14:paraId="13978989" w14:textId="5E856D77" w:rsidR="00916FAB" w:rsidRPr="00EC00D2" w:rsidRDefault="00916FAB" w:rsidP="00EA3237">
      <w:pPr>
        <w:jc w:val="center"/>
        <w:rPr>
          <w:rFonts w:cs="Arial"/>
          <w:sz w:val="32"/>
          <w:szCs w:val="32"/>
        </w:rPr>
      </w:pPr>
      <w:del w:id="12" w:author="Синцова Маргарита Алексеевна (Подрядчик. ООО БерингПойнт)" w:date="2020-06-16T17:38:00Z">
        <w:r w:rsidRPr="00916FAB" w:rsidDel="00AE60AB">
          <w:rPr>
            <w:rFonts w:eastAsiaTheme="majorEastAsia" w:cs="Arial"/>
            <w:caps/>
            <w:spacing w:val="-10"/>
            <w:kern w:val="28"/>
            <w:sz w:val="28"/>
            <w:szCs w:val="32"/>
            <w:lang w:eastAsia="ru-RU"/>
          </w:rPr>
          <w:delText>31710</w:delText>
        </w:r>
      </w:del>
      <w:del w:id="13" w:author="Синцова Маргарита Алексеевна (Подрядчик. ООО БерингПойнт)" w:date="2020-06-16T17:37:00Z">
        <w:r w:rsidRPr="00916FAB" w:rsidDel="00AE60AB">
          <w:rPr>
            <w:rFonts w:eastAsiaTheme="majorEastAsia" w:cs="Arial"/>
            <w:caps/>
            <w:spacing w:val="-10"/>
            <w:kern w:val="28"/>
            <w:sz w:val="28"/>
            <w:szCs w:val="32"/>
            <w:lang w:eastAsia="ru-RU"/>
          </w:rPr>
          <w:delText>1</w:delText>
        </w:r>
      </w:del>
      <w:del w:id="14" w:author="Синцова Маргарита Алексеевна (Подрядчик. ООО БерингПойнт)" w:date="2020-06-16T17:38:00Z">
        <w:r w:rsidRPr="00916FAB" w:rsidDel="00AE60AB">
          <w:rPr>
            <w:rFonts w:eastAsiaTheme="majorEastAsia" w:cs="Arial"/>
            <w:caps/>
            <w:spacing w:val="-10"/>
            <w:kern w:val="28"/>
            <w:sz w:val="28"/>
            <w:szCs w:val="32"/>
            <w:lang w:eastAsia="ru-RU"/>
          </w:rPr>
          <w:delText xml:space="preserve">. </w:delText>
        </w:r>
      </w:del>
      <w:ins w:id="15" w:author="Синцова Маргарита Алексеевна (Подрядчик. ООО БерингПойнт)" w:date="2020-06-16T17:38:00Z">
        <w:r w:rsidR="00AE60AB" w:rsidRPr="00D62D1E">
          <w:rPr>
            <w:rFonts w:cs="Arial"/>
            <w:bCs/>
            <w:kern w:val="32"/>
            <w:sz w:val="32"/>
            <w:szCs w:val="32"/>
          </w:rPr>
          <w:t>317102. Внедрение «пилота» и стабилизация решения</w:t>
        </w:r>
      </w:ins>
      <w:del w:id="16" w:author="Синцова Маргарита Алексеевна (Подрядчик. ООО БерингПойнт)" w:date="2020-06-16T17:37:00Z">
        <w:r w:rsidRPr="00916FAB" w:rsidDel="00AE60AB">
          <w:rPr>
            <w:rFonts w:eastAsiaTheme="majorEastAsia" w:cs="Arial"/>
            <w:caps/>
            <w:spacing w:val="-10"/>
            <w:kern w:val="28"/>
            <w:sz w:val="28"/>
            <w:szCs w:val="32"/>
            <w:lang w:eastAsia="ru-RU"/>
          </w:rPr>
          <w:delText xml:space="preserve">Проектирование </w:delText>
        </w:r>
        <w:r w:rsidRPr="00916FAB" w:rsidDel="00AE60AB">
          <w:rPr>
            <w:rFonts w:eastAsiaTheme="majorEastAsia" w:cs="Arial"/>
            <w:caps/>
            <w:spacing w:val="-10"/>
            <w:kern w:val="28"/>
            <w:sz w:val="28"/>
            <w:szCs w:val="32"/>
            <w:lang w:val="en-US" w:eastAsia="ru-RU"/>
          </w:rPr>
          <w:delText>SAP</w:delText>
        </w:r>
        <w:r w:rsidRPr="00916FAB" w:rsidDel="00AE60AB">
          <w:rPr>
            <w:rFonts w:eastAsiaTheme="majorEastAsia" w:cs="Arial"/>
            <w:caps/>
            <w:spacing w:val="-10"/>
            <w:kern w:val="28"/>
            <w:sz w:val="28"/>
            <w:szCs w:val="32"/>
            <w:lang w:eastAsia="ru-RU"/>
          </w:rPr>
          <w:delText xml:space="preserve"> </w:delText>
        </w:r>
        <w:r w:rsidRPr="00916FAB" w:rsidDel="00AE60AB">
          <w:rPr>
            <w:rFonts w:eastAsiaTheme="majorEastAsia" w:cs="Arial"/>
            <w:caps/>
            <w:spacing w:val="-10"/>
            <w:kern w:val="28"/>
            <w:sz w:val="28"/>
            <w:szCs w:val="32"/>
            <w:lang w:val="en-US" w:eastAsia="ru-RU"/>
          </w:rPr>
          <w:delText>ERP</w:delText>
        </w:r>
      </w:del>
    </w:p>
    <w:p w14:paraId="55D4DACA" w14:textId="77777777" w:rsidR="000F6264" w:rsidRPr="00F94454" w:rsidRDefault="000F6264" w:rsidP="000F6264">
      <w:pPr>
        <w:jc w:val="center"/>
        <w:rPr>
          <w:rFonts w:cs="Arial"/>
          <w:sz w:val="32"/>
          <w:szCs w:val="32"/>
        </w:rPr>
      </w:pPr>
    </w:p>
    <w:p w14:paraId="61DA4C80" w14:textId="77777777" w:rsidR="00F66ECE" w:rsidRPr="00F94454" w:rsidRDefault="00F66ECE" w:rsidP="00CD470D">
      <w:pPr>
        <w:rPr>
          <w:rFonts w:cs="Arial"/>
        </w:rPr>
      </w:pPr>
    </w:p>
    <w:p w14:paraId="0EB5B188" w14:textId="77777777" w:rsidR="002E67E7" w:rsidRPr="00F94454" w:rsidRDefault="002E67E7" w:rsidP="00175B15">
      <w:pPr>
        <w:tabs>
          <w:tab w:val="left" w:pos="3285"/>
        </w:tabs>
        <w:jc w:val="center"/>
        <w:rPr>
          <w:rFonts w:cs="Arial"/>
          <w:lang w:eastAsia="ru-RU"/>
        </w:rPr>
      </w:pPr>
    </w:p>
    <w:p w14:paraId="6B685883" w14:textId="77777777" w:rsidR="00FA3F4E" w:rsidRPr="00F94454" w:rsidRDefault="00FA3F4E" w:rsidP="00175B15">
      <w:pPr>
        <w:tabs>
          <w:tab w:val="left" w:pos="3285"/>
        </w:tabs>
        <w:jc w:val="center"/>
        <w:rPr>
          <w:rFonts w:cs="Arial"/>
          <w:lang w:eastAsia="ru-RU"/>
        </w:rPr>
      </w:pPr>
    </w:p>
    <w:p w14:paraId="1D189CF1" w14:textId="77777777" w:rsidR="00FA3F4E" w:rsidRPr="00F94454" w:rsidRDefault="00FA3F4E" w:rsidP="00175B15">
      <w:pPr>
        <w:tabs>
          <w:tab w:val="left" w:pos="3285"/>
        </w:tabs>
        <w:jc w:val="center"/>
        <w:rPr>
          <w:rFonts w:cs="Arial"/>
          <w:lang w:eastAsia="ru-RU"/>
        </w:rPr>
      </w:pPr>
    </w:p>
    <w:p w14:paraId="54498D0F" w14:textId="77777777" w:rsidR="00193343" w:rsidRPr="00F94454" w:rsidRDefault="00193343" w:rsidP="00175B15">
      <w:pPr>
        <w:tabs>
          <w:tab w:val="left" w:pos="3285"/>
        </w:tabs>
        <w:jc w:val="center"/>
        <w:rPr>
          <w:rFonts w:cs="Arial"/>
          <w:lang w:eastAsia="ru-RU"/>
        </w:rPr>
      </w:pPr>
    </w:p>
    <w:p w14:paraId="24B56B8B" w14:textId="38A27417" w:rsidR="00193343" w:rsidRPr="00F94454" w:rsidDel="00AE60AB" w:rsidRDefault="00193343" w:rsidP="00175B15">
      <w:pPr>
        <w:tabs>
          <w:tab w:val="left" w:pos="3285"/>
        </w:tabs>
        <w:jc w:val="center"/>
        <w:rPr>
          <w:del w:id="17" w:author="Синцова Маргарита Алексеевна (Подрядчик. ООО БерингПойнт)" w:date="2020-06-16T17:38:00Z"/>
          <w:rFonts w:cs="Arial"/>
          <w:lang w:eastAsia="ru-RU"/>
        </w:rPr>
      </w:pPr>
    </w:p>
    <w:p w14:paraId="2473C677" w14:textId="77777777" w:rsidR="00193343" w:rsidRPr="00F94454" w:rsidRDefault="00193343" w:rsidP="00175B15">
      <w:pPr>
        <w:tabs>
          <w:tab w:val="left" w:pos="3285"/>
        </w:tabs>
        <w:jc w:val="center"/>
        <w:rPr>
          <w:rFonts w:cs="Arial"/>
          <w:lang w:eastAsia="ru-RU"/>
        </w:rPr>
      </w:pPr>
    </w:p>
    <w:p w14:paraId="08918EFD" w14:textId="77777777" w:rsidR="00FA3F4E" w:rsidRPr="00F94454" w:rsidRDefault="00FA3F4E" w:rsidP="00175B15">
      <w:pPr>
        <w:tabs>
          <w:tab w:val="left" w:pos="3285"/>
        </w:tabs>
        <w:jc w:val="center"/>
        <w:rPr>
          <w:rFonts w:cs="Arial"/>
          <w:lang w:eastAsia="ru-RU"/>
        </w:rPr>
      </w:pPr>
    </w:p>
    <w:p w14:paraId="53272586" w14:textId="77777777" w:rsidR="00FA3F4E" w:rsidRPr="00F94454" w:rsidRDefault="00FA3F4E" w:rsidP="00175B15">
      <w:pPr>
        <w:tabs>
          <w:tab w:val="left" w:pos="3285"/>
        </w:tabs>
        <w:jc w:val="center"/>
        <w:rPr>
          <w:rFonts w:cs="Arial"/>
          <w:lang w:eastAsia="ru-RU"/>
        </w:rPr>
      </w:pPr>
    </w:p>
    <w:p w14:paraId="1FD76690" w14:textId="77777777" w:rsidR="00FA3F4E" w:rsidRPr="00F94454" w:rsidRDefault="00FA3F4E" w:rsidP="00175B15">
      <w:pPr>
        <w:tabs>
          <w:tab w:val="left" w:pos="3285"/>
        </w:tabs>
        <w:jc w:val="center"/>
        <w:rPr>
          <w:rFonts w:cs="Arial"/>
          <w:lang w:eastAsia="ru-RU"/>
        </w:rPr>
      </w:pPr>
    </w:p>
    <w:p w14:paraId="48D7A057" w14:textId="77777777" w:rsidR="00FA3F4E" w:rsidRPr="00F94454" w:rsidRDefault="00FA3F4E" w:rsidP="00175B15">
      <w:pPr>
        <w:tabs>
          <w:tab w:val="left" w:pos="3285"/>
        </w:tabs>
        <w:jc w:val="center"/>
        <w:rPr>
          <w:rFonts w:cs="Arial"/>
          <w:lang w:eastAsia="ru-RU"/>
        </w:rPr>
      </w:pPr>
    </w:p>
    <w:p w14:paraId="132EFAC2" w14:textId="77777777" w:rsidR="00175B15" w:rsidRPr="00F94454" w:rsidRDefault="00175B15" w:rsidP="00175B15">
      <w:pPr>
        <w:tabs>
          <w:tab w:val="left" w:pos="3285"/>
        </w:tabs>
        <w:jc w:val="center"/>
        <w:rPr>
          <w:rFonts w:cs="Arial"/>
          <w:lang w:eastAsia="ru-RU"/>
        </w:rPr>
      </w:pPr>
    </w:p>
    <w:p w14:paraId="0C568D17" w14:textId="77777777" w:rsidR="00175B15" w:rsidRPr="00F94454" w:rsidRDefault="00175B15" w:rsidP="00175B15">
      <w:pPr>
        <w:tabs>
          <w:tab w:val="left" w:pos="3285"/>
        </w:tabs>
        <w:jc w:val="center"/>
        <w:rPr>
          <w:rFonts w:cs="Arial"/>
          <w:lang w:eastAsia="ru-RU"/>
        </w:rPr>
      </w:pPr>
    </w:p>
    <w:p w14:paraId="6F6F7010" w14:textId="77777777" w:rsidR="00175B15" w:rsidRPr="00F94454" w:rsidRDefault="00175B15" w:rsidP="00175B15">
      <w:pPr>
        <w:tabs>
          <w:tab w:val="left" w:pos="3285"/>
        </w:tabs>
        <w:jc w:val="center"/>
        <w:rPr>
          <w:rFonts w:cs="Arial"/>
          <w:lang w:eastAsia="ru-RU"/>
        </w:rPr>
      </w:pPr>
    </w:p>
    <w:p w14:paraId="218F8C66" w14:textId="77777777" w:rsidR="00175B15" w:rsidRPr="00F94454" w:rsidRDefault="00175B15" w:rsidP="009F5EA5">
      <w:pPr>
        <w:tabs>
          <w:tab w:val="left" w:pos="3285"/>
        </w:tabs>
        <w:rPr>
          <w:rFonts w:cs="Arial"/>
          <w:lang w:eastAsia="ru-RU"/>
        </w:rPr>
      </w:pPr>
    </w:p>
    <w:p w14:paraId="1B09EC77" w14:textId="77777777" w:rsidR="008F456C" w:rsidRPr="00F94454" w:rsidRDefault="008F456C" w:rsidP="009F5EA5">
      <w:pPr>
        <w:tabs>
          <w:tab w:val="left" w:pos="3285"/>
        </w:tabs>
        <w:rPr>
          <w:rFonts w:cs="Arial"/>
          <w:lang w:eastAsia="ru-RU"/>
        </w:rPr>
      </w:pPr>
    </w:p>
    <w:p w14:paraId="66C148AD" w14:textId="77777777" w:rsidR="008F456C" w:rsidRPr="00F94454" w:rsidRDefault="008F456C" w:rsidP="009F5EA5">
      <w:pPr>
        <w:tabs>
          <w:tab w:val="left" w:pos="3285"/>
        </w:tabs>
        <w:rPr>
          <w:rFonts w:cs="Arial"/>
          <w:lang w:eastAsia="ru-RU"/>
        </w:rPr>
      </w:pPr>
    </w:p>
    <w:p w14:paraId="200DFE93" w14:textId="5A87B42C" w:rsidR="008F456C" w:rsidRDefault="008F456C" w:rsidP="009F5EA5">
      <w:pPr>
        <w:tabs>
          <w:tab w:val="left" w:pos="3285"/>
        </w:tabs>
        <w:rPr>
          <w:rFonts w:cs="Arial"/>
          <w:lang w:eastAsia="ru-RU"/>
        </w:rPr>
      </w:pPr>
    </w:p>
    <w:p w14:paraId="2317DC6B" w14:textId="77777777" w:rsidR="008F191E" w:rsidRPr="00F94454" w:rsidRDefault="008F191E" w:rsidP="009F5EA5">
      <w:pPr>
        <w:tabs>
          <w:tab w:val="left" w:pos="3285"/>
        </w:tabs>
        <w:rPr>
          <w:rFonts w:cs="Arial"/>
          <w:lang w:eastAsia="ru-RU"/>
        </w:rPr>
      </w:pPr>
    </w:p>
    <w:p w14:paraId="53EC0C31" w14:textId="1D175636" w:rsidR="008F456C" w:rsidRDefault="008F456C" w:rsidP="009F5EA5">
      <w:pPr>
        <w:tabs>
          <w:tab w:val="left" w:pos="3285"/>
        </w:tabs>
        <w:rPr>
          <w:rFonts w:cs="Arial"/>
          <w:lang w:eastAsia="ru-RU"/>
        </w:rPr>
      </w:pPr>
    </w:p>
    <w:p w14:paraId="23532199" w14:textId="77777777" w:rsidR="00B113DE" w:rsidRPr="00F94454" w:rsidRDefault="00B113DE" w:rsidP="009F5EA5">
      <w:pPr>
        <w:tabs>
          <w:tab w:val="left" w:pos="3285"/>
        </w:tabs>
        <w:rPr>
          <w:rFonts w:cs="Arial"/>
          <w:lang w:eastAsia="ru-RU"/>
        </w:rPr>
      </w:pPr>
    </w:p>
    <w:p w14:paraId="0F2ED007" w14:textId="52819563" w:rsidR="00D12ECC" w:rsidRPr="00F94454" w:rsidRDefault="00916FAB" w:rsidP="00B113DE">
      <w:pPr>
        <w:jc w:val="center"/>
        <w:rPr>
          <w:rFonts w:cs="Arial"/>
          <w:b/>
          <w:sz w:val="20"/>
        </w:rPr>
      </w:pPr>
      <w:r w:rsidRPr="00916FAB">
        <w:rPr>
          <w:rFonts w:cs="Arial"/>
          <w:b/>
          <w:sz w:val="22"/>
        </w:rPr>
        <w:t>Москва 20</w:t>
      </w:r>
      <w:ins w:id="18" w:author="Синцова Маргарита Алексеевна (Подрядчик. ООО БерингПойнт)" w:date="2020-06-16T17:38:00Z">
        <w:r w:rsidR="00AE60AB">
          <w:rPr>
            <w:rFonts w:cs="Arial"/>
            <w:b/>
            <w:sz w:val="22"/>
          </w:rPr>
          <w:t>2</w:t>
        </w:r>
      </w:ins>
      <w:ins w:id="19" w:author="SintsovaMA" w:date="2021-03-15T15:31:00Z">
        <w:r w:rsidR="00736BEA">
          <w:rPr>
            <w:rFonts w:cs="Arial"/>
            <w:b/>
            <w:sz w:val="22"/>
            <w:lang w:val="en-US"/>
          </w:rPr>
          <w:t>1</w:t>
        </w:r>
      </w:ins>
      <w:ins w:id="20" w:author="Синцова Маргарита Алексеевна (Подрядчик. ООО БерингПойнт)" w:date="2020-06-16T17:38:00Z">
        <w:del w:id="21" w:author="SintsovaMA" w:date="2021-03-15T15:31:00Z">
          <w:r w:rsidR="00AE60AB" w:rsidDel="00736BEA">
            <w:rPr>
              <w:rFonts w:cs="Arial"/>
              <w:b/>
              <w:sz w:val="22"/>
            </w:rPr>
            <w:delText>0</w:delText>
          </w:r>
        </w:del>
      </w:ins>
      <w:del w:id="22" w:author="Синцова Маргарита Алексеевна (Подрядчик. ООО БерингПойнт)" w:date="2020-06-16T17:38:00Z">
        <w:r w:rsidRPr="00916FAB" w:rsidDel="00AE60AB">
          <w:rPr>
            <w:rFonts w:cs="Arial"/>
            <w:b/>
            <w:sz w:val="22"/>
          </w:rPr>
          <w:delText>18</w:delText>
        </w:r>
      </w:del>
      <w:r w:rsidR="00D12ECC" w:rsidRPr="00F94454">
        <w:rPr>
          <w:rFonts w:cs="Arial"/>
          <w:b/>
          <w:sz w:val="20"/>
        </w:rPr>
        <w:br w:type="page"/>
      </w:r>
    </w:p>
    <w:p w14:paraId="11EF569E" w14:textId="0B372764" w:rsidR="003701C2" w:rsidRPr="00916FAB" w:rsidRDefault="003701C2" w:rsidP="00916FAB">
      <w:pPr>
        <w:pStyle w:val="aa"/>
        <w:keepNext/>
        <w:spacing w:after="240" w:afterAutospacing="0" w:line="276" w:lineRule="auto"/>
        <w:jc w:val="right"/>
        <w:rPr>
          <w:rFonts w:cs="Arial"/>
          <w:b/>
          <w:sz w:val="22"/>
        </w:rPr>
      </w:pPr>
      <w:r w:rsidRPr="00916FAB">
        <w:rPr>
          <w:rFonts w:cs="Arial"/>
          <w:b/>
          <w:sz w:val="22"/>
        </w:rPr>
        <w:lastRenderedPageBreak/>
        <w:t xml:space="preserve">Таблица </w:t>
      </w:r>
      <w:r w:rsidR="00106AE3" w:rsidRPr="00916FAB">
        <w:rPr>
          <w:rFonts w:cs="Arial"/>
          <w:b/>
          <w:sz w:val="22"/>
        </w:rPr>
        <w:fldChar w:fldCharType="begin"/>
      </w:r>
      <w:r w:rsidR="00106AE3" w:rsidRPr="00916FAB">
        <w:rPr>
          <w:rFonts w:cs="Arial"/>
          <w:b/>
          <w:sz w:val="22"/>
        </w:rPr>
        <w:instrText xml:space="preserve"> SEQ Таблица \* ARABIC </w:instrText>
      </w:r>
      <w:r w:rsidR="00106AE3" w:rsidRPr="00916FAB">
        <w:rPr>
          <w:rFonts w:cs="Arial"/>
          <w:b/>
          <w:sz w:val="22"/>
        </w:rPr>
        <w:fldChar w:fldCharType="separate"/>
      </w:r>
      <w:r w:rsidR="006731D7">
        <w:rPr>
          <w:rFonts w:cs="Arial"/>
          <w:b/>
          <w:noProof/>
          <w:sz w:val="22"/>
        </w:rPr>
        <w:t>1</w:t>
      </w:r>
      <w:r w:rsidR="00106AE3" w:rsidRPr="00916FAB">
        <w:rPr>
          <w:rFonts w:cs="Arial"/>
          <w:b/>
          <w:noProof/>
          <w:sz w:val="22"/>
        </w:rPr>
        <w:fldChar w:fldCharType="end"/>
      </w:r>
      <w:r w:rsidRPr="00916FAB">
        <w:rPr>
          <w:rFonts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890"/>
        <w:gridCol w:w="2218"/>
        <w:gridCol w:w="2823"/>
        <w:gridCol w:w="4245"/>
      </w:tblGrid>
      <w:tr w:rsidR="00175B15" w:rsidRPr="00F94454" w14:paraId="4239B57A" w14:textId="77777777" w:rsidTr="002F1C99">
        <w:trPr>
          <w:cantSplit/>
          <w:trHeight w:val="397"/>
          <w:tblHeader/>
        </w:trPr>
        <w:tc>
          <w:tcPr>
            <w:tcW w:w="577" w:type="pct"/>
            <w:shd w:val="clear" w:color="auto" w:fill="FFC000"/>
            <w:vAlign w:val="center"/>
          </w:tcPr>
          <w:p w14:paraId="25DA961C" w14:textId="77777777" w:rsidR="00175B15" w:rsidRPr="00F94454" w:rsidRDefault="00175B15" w:rsidP="00BC56DB">
            <w:pPr>
              <w:jc w:val="center"/>
              <w:rPr>
                <w:rFonts w:cs="Arial"/>
                <w:b/>
                <w:sz w:val="20"/>
              </w:rPr>
            </w:pPr>
            <w:r w:rsidRPr="00F94454">
              <w:rPr>
                <w:rFonts w:cs="Arial"/>
                <w:b/>
                <w:sz w:val="20"/>
              </w:rPr>
              <w:t>Версия</w:t>
            </w:r>
          </w:p>
        </w:tc>
        <w:tc>
          <w:tcPr>
            <w:tcW w:w="671" w:type="pct"/>
            <w:shd w:val="clear" w:color="auto" w:fill="FFC000"/>
            <w:vAlign w:val="center"/>
          </w:tcPr>
          <w:p w14:paraId="4DBD782D" w14:textId="77777777" w:rsidR="00175B15" w:rsidRPr="00F94454" w:rsidRDefault="00175B15" w:rsidP="00BC56DB">
            <w:pPr>
              <w:jc w:val="center"/>
              <w:rPr>
                <w:rFonts w:cs="Arial"/>
                <w:b/>
                <w:sz w:val="20"/>
              </w:rPr>
            </w:pPr>
            <w:r w:rsidRPr="00F94454">
              <w:rPr>
                <w:rFonts w:cs="Arial"/>
                <w:b/>
                <w:sz w:val="20"/>
              </w:rPr>
              <w:t>Дата</w:t>
            </w:r>
          </w:p>
        </w:tc>
        <w:tc>
          <w:tcPr>
            <w:tcW w:w="1526" w:type="pct"/>
            <w:shd w:val="clear" w:color="auto" w:fill="FFC000"/>
            <w:vAlign w:val="center"/>
          </w:tcPr>
          <w:p w14:paraId="78B8458A" w14:textId="77777777" w:rsidR="00175B15" w:rsidRPr="00F94454" w:rsidRDefault="00175B15" w:rsidP="00BC56DB">
            <w:pPr>
              <w:jc w:val="center"/>
              <w:rPr>
                <w:rFonts w:cs="Arial"/>
                <w:b/>
                <w:sz w:val="20"/>
              </w:rPr>
            </w:pPr>
            <w:r w:rsidRPr="00F94454">
              <w:rPr>
                <w:rFonts w:cs="Arial"/>
                <w:b/>
                <w:sz w:val="20"/>
              </w:rPr>
              <w:t>Комментарий</w:t>
            </w:r>
          </w:p>
        </w:tc>
        <w:tc>
          <w:tcPr>
            <w:tcW w:w="2225" w:type="pct"/>
            <w:shd w:val="clear" w:color="auto" w:fill="FFC000"/>
            <w:vAlign w:val="center"/>
          </w:tcPr>
          <w:p w14:paraId="5050AE40" w14:textId="77777777" w:rsidR="00175B15" w:rsidRPr="00F94454" w:rsidRDefault="00175B15" w:rsidP="00BC56DB">
            <w:pPr>
              <w:jc w:val="center"/>
              <w:rPr>
                <w:rFonts w:cs="Arial"/>
                <w:b/>
                <w:sz w:val="20"/>
              </w:rPr>
            </w:pPr>
            <w:r w:rsidRPr="00F94454">
              <w:rPr>
                <w:rFonts w:cs="Arial"/>
                <w:b/>
                <w:sz w:val="20"/>
              </w:rPr>
              <w:t>Автор</w:t>
            </w:r>
          </w:p>
        </w:tc>
      </w:tr>
      <w:tr w:rsidR="00175B15" w:rsidRPr="00F94454" w14:paraId="38C4B769" w14:textId="77777777" w:rsidTr="002F1C99">
        <w:trPr>
          <w:cantSplit/>
        </w:trPr>
        <w:tc>
          <w:tcPr>
            <w:tcW w:w="577" w:type="pct"/>
          </w:tcPr>
          <w:p w14:paraId="3AF3D633" w14:textId="39242D39" w:rsidR="00175B15" w:rsidRPr="00F94454" w:rsidRDefault="00D01A57" w:rsidP="00B778C7">
            <w:pPr>
              <w:jc w:val="center"/>
              <w:rPr>
                <w:rFonts w:cs="Arial"/>
                <w:sz w:val="20"/>
              </w:rPr>
            </w:pPr>
            <w:r>
              <w:rPr>
                <w:rFonts w:cs="Arial"/>
                <w:sz w:val="20"/>
              </w:rPr>
              <w:t>1</w:t>
            </w:r>
          </w:p>
        </w:tc>
        <w:tc>
          <w:tcPr>
            <w:tcW w:w="671" w:type="pct"/>
          </w:tcPr>
          <w:p w14:paraId="376D23F1" w14:textId="6DE31216" w:rsidR="00175B15" w:rsidRPr="00F94454" w:rsidRDefault="00D01A57" w:rsidP="00B778C7">
            <w:pPr>
              <w:rPr>
                <w:rFonts w:cs="Arial"/>
                <w:sz w:val="20"/>
              </w:rPr>
            </w:pPr>
            <w:del w:id="23" w:author="Tukhbatov Ruslan" w:date="2020-04-20T09:13:00Z">
              <w:r w:rsidDel="00D8732A">
                <w:rPr>
                  <w:rFonts w:cs="Arial"/>
                  <w:sz w:val="20"/>
                </w:rPr>
                <w:delText>08</w:delText>
              </w:r>
            </w:del>
            <w:ins w:id="24" w:author="Tukhbatov Ruslan" w:date="2020-04-20T09:13:00Z">
              <w:r w:rsidR="00D8732A">
                <w:rPr>
                  <w:rFonts w:cs="Arial"/>
                  <w:sz w:val="20"/>
                </w:rPr>
                <w:t>20</w:t>
              </w:r>
            </w:ins>
            <w:r>
              <w:rPr>
                <w:rFonts w:cs="Arial"/>
                <w:sz w:val="20"/>
              </w:rPr>
              <w:t>.0</w:t>
            </w:r>
            <w:ins w:id="25" w:author="Tukhbatov Ruslan" w:date="2020-04-20T09:13:00Z">
              <w:r w:rsidR="00D8732A">
                <w:rPr>
                  <w:rFonts w:cs="Arial"/>
                  <w:sz w:val="20"/>
                </w:rPr>
                <w:t>4</w:t>
              </w:r>
            </w:ins>
            <w:del w:id="26" w:author="Tukhbatov Ruslan" w:date="2020-04-20T09:13:00Z">
              <w:r w:rsidDel="00D8732A">
                <w:rPr>
                  <w:rFonts w:cs="Arial"/>
                  <w:sz w:val="20"/>
                </w:rPr>
                <w:delText>8</w:delText>
              </w:r>
            </w:del>
            <w:r>
              <w:rPr>
                <w:rFonts w:cs="Arial"/>
                <w:sz w:val="20"/>
              </w:rPr>
              <w:t>.20</w:t>
            </w:r>
            <w:ins w:id="27" w:author="Tukhbatov Ruslan" w:date="2020-04-20T09:13:00Z">
              <w:r w:rsidR="00D8732A">
                <w:rPr>
                  <w:rFonts w:cs="Arial"/>
                  <w:sz w:val="20"/>
                </w:rPr>
                <w:t>20</w:t>
              </w:r>
            </w:ins>
            <w:del w:id="28" w:author="Tukhbatov Ruslan" w:date="2020-04-20T09:13:00Z">
              <w:r w:rsidDel="00D8732A">
                <w:rPr>
                  <w:rFonts w:cs="Arial"/>
                  <w:sz w:val="20"/>
                </w:rPr>
                <w:delText>18</w:delText>
              </w:r>
            </w:del>
          </w:p>
        </w:tc>
        <w:tc>
          <w:tcPr>
            <w:tcW w:w="1526" w:type="pct"/>
          </w:tcPr>
          <w:p w14:paraId="71089DFA" w14:textId="6F102E63" w:rsidR="00175B15" w:rsidRPr="00E603B3" w:rsidRDefault="00880537" w:rsidP="00D8732A">
            <w:pPr>
              <w:rPr>
                <w:rFonts w:cs="Arial"/>
                <w:sz w:val="20"/>
                <w:lang w:val="en-US"/>
                <w:rPrChange w:id="29" w:author="SelivanenkoOV" w:date="2021-03-24T16:58:00Z">
                  <w:rPr>
                    <w:rFonts w:cs="Arial"/>
                    <w:sz w:val="20"/>
                  </w:rPr>
                </w:rPrChange>
              </w:rPr>
            </w:pPr>
            <w:del w:id="30" w:author="Tukhbatov Ruslan" w:date="2020-04-20T09:13:00Z">
              <w:r w:rsidDel="00D8732A">
                <w:rPr>
                  <w:rFonts w:cs="Arial"/>
                  <w:sz w:val="20"/>
                </w:rPr>
                <w:delText>Первичная</w:delText>
              </w:r>
            </w:del>
            <w:ins w:id="31" w:author="Tukhbatov Ruslan" w:date="2020-04-20T09:13:00Z">
              <w:r w:rsidR="00D8732A">
                <w:rPr>
                  <w:rFonts w:cs="Arial"/>
                  <w:sz w:val="20"/>
                </w:rPr>
                <w:t>Актуализированная</w:t>
              </w:r>
            </w:ins>
            <w:r>
              <w:rPr>
                <w:rFonts w:cs="Arial"/>
                <w:sz w:val="20"/>
              </w:rPr>
              <w:t xml:space="preserve"> версия документа</w:t>
            </w:r>
            <w:ins w:id="32" w:author="SelivanenkoOV" w:date="2021-03-24T16:58:00Z">
              <w:r w:rsidR="00E603B3">
                <w:rPr>
                  <w:rFonts w:cs="Arial"/>
                  <w:sz w:val="20"/>
                  <w:lang w:val="en-US"/>
                </w:rPr>
                <w:t xml:space="preserve"> </w:t>
              </w:r>
            </w:ins>
          </w:p>
        </w:tc>
        <w:tc>
          <w:tcPr>
            <w:tcW w:w="2225" w:type="pct"/>
          </w:tcPr>
          <w:p w14:paraId="72A18052" w14:textId="1413CA95" w:rsidR="00D01A57" w:rsidRPr="00F94454" w:rsidRDefault="00D01A57" w:rsidP="002F1C99">
            <w:pPr>
              <w:jc w:val="center"/>
              <w:rPr>
                <w:rFonts w:cs="Arial"/>
                <w:sz w:val="20"/>
              </w:rPr>
            </w:pPr>
            <w:del w:id="33" w:author="Tukhbatov Ruslan" w:date="2020-04-20T09:13:00Z">
              <w:r w:rsidDel="00D8732A">
                <w:rPr>
                  <w:rFonts w:cs="Arial"/>
                  <w:sz w:val="20"/>
                </w:rPr>
                <w:delText>Габдулхаков Н.</w:delText>
              </w:r>
              <w:r w:rsidR="00C33D70" w:rsidDel="00D8732A">
                <w:rPr>
                  <w:rFonts w:cs="Arial"/>
                  <w:sz w:val="20"/>
                </w:rPr>
                <w:delText xml:space="preserve">, </w:delText>
              </w:r>
              <w:r w:rsidDel="00D8732A">
                <w:rPr>
                  <w:rFonts w:cs="Arial"/>
                  <w:sz w:val="20"/>
                </w:rPr>
                <w:delText>Груздев А.</w:delText>
              </w:r>
              <w:r w:rsidR="00C33D70" w:rsidDel="00D8732A">
                <w:rPr>
                  <w:rFonts w:cs="Arial"/>
                  <w:sz w:val="20"/>
                </w:rPr>
                <w:delText xml:space="preserve">, </w:delText>
              </w:r>
              <w:r w:rsidDel="00D8732A">
                <w:rPr>
                  <w:rFonts w:cs="Arial"/>
                  <w:sz w:val="20"/>
                </w:rPr>
                <w:delText>Худяков Р.</w:delText>
              </w:r>
            </w:del>
            <w:ins w:id="34" w:author="Tukhbatov Ruslan" w:date="2020-04-20T09:13:00Z">
              <w:r w:rsidR="00D8732A">
                <w:rPr>
                  <w:rFonts w:cs="Arial"/>
                  <w:sz w:val="20"/>
                </w:rPr>
                <w:t>Тухбатов Р.</w:t>
              </w:r>
            </w:ins>
          </w:p>
        </w:tc>
      </w:tr>
      <w:tr w:rsidR="00A3513B" w:rsidRPr="00F94454" w14:paraId="78A25781" w14:textId="77777777" w:rsidTr="002F1C99">
        <w:trPr>
          <w:cantSplit/>
        </w:trPr>
        <w:tc>
          <w:tcPr>
            <w:tcW w:w="577" w:type="pct"/>
          </w:tcPr>
          <w:p w14:paraId="6DBD0717" w14:textId="3E46D6A3" w:rsidR="00A3513B" w:rsidRPr="00F94454" w:rsidRDefault="003B06B9" w:rsidP="00A3513B">
            <w:pPr>
              <w:jc w:val="center"/>
              <w:rPr>
                <w:rFonts w:cs="Arial"/>
                <w:sz w:val="20"/>
              </w:rPr>
            </w:pPr>
            <w:ins w:id="35" w:author="SintsovaMA" w:date="2021-03-15T15:32:00Z">
              <w:r>
                <w:rPr>
                  <w:rFonts w:cs="Arial"/>
                  <w:sz w:val="20"/>
                  <w:lang w:val="en-US"/>
                </w:rPr>
                <w:t>2</w:t>
              </w:r>
            </w:ins>
            <w:del w:id="36" w:author="Tukhbatov Ruslan" w:date="2020-04-20T09:13:00Z">
              <w:r w:rsidR="00A3513B" w:rsidDel="00D8732A">
                <w:rPr>
                  <w:rFonts w:cs="Arial"/>
                  <w:sz w:val="20"/>
                </w:rPr>
                <w:delText>2.2</w:delText>
              </w:r>
            </w:del>
          </w:p>
        </w:tc>
        <w:tc>
          <w:tcPr>
            <w:tcW w:w="671" w:type="pct"/>
          </w:tcPr>
          <w:p w14:paraId="07C5F64B" w14:textId="0BFE0926" w:rsidR="00A3513B" w:rsidRPr="00F94454" w:rsidRDefault="003B06B9" w:rsidP="00A3513B">
            <w:pPr>
              <w:rPr>
                <w:rFonts w:cs="Arial"/>
                <w:sz w:val="20"/>
              </w:rPr>
            </w:pPr>
            <w:ins w:id="37" w:author="SintsovaMA" w:date="2021-03-15T15:32:00Z">
              <w:r>
                <w:rPr>
                  <w:rFonts w:cs="Arial"/>
                  <w:sz w:val="20"/>
                  <w:lang w:val="en-US"/>
                </w:rPr>
                <w:t>15.03.2021</w:t>
              </w:r>
            </w:ins>
            <w:del w:id="38" w:author="Tukhbatov Ruslan" w:date="2020-04-20T09:13:00Z">
              <w:r w:rsidR="00A3513B" w:rsidDel="00D8732A">
                <w:rPr>
                  <w:rFonts w:cs="Arial"/>
                  <w:sz w:val="20"/>
                </w:rPr>
                <w:delText>08.08.2018</w:delText>
              </w:r>
            </w:del>
          </w:p>
        </w:tc>
        <w:tc>
          <w:tcPr>
            <w:tcW w:w="1526" w:type="pct"/>
          </w:tcPr>
          <w:p w14:paraId="50865551" w14:textId="3F58F1E8" w:rsidR="00A3513B" w:rsidRPr="00F94454" w:rsidRDefault="003B06B9" w:rsidP="00A3513B">
            <w:pPr>
              <w:rPr>
                <w:rFonts w:cs="Arial"/>
                <w:sz w:val="20"/>
              </w:rPr>
            </w:pPr>
            <w:ins w:id="39" w:author="SintsovaMA" w:date="2021-03-15T15:32:00Z">
              <w:r>
                <w:rPr>
                  <w:rFonts w:cs="Arial"/>
                  <w:sz w:val="20"/>
                </w:rPr>
                <w:t>Актуализация по результатам ОПЭ</w:t>
              </w:r>
            </w:ins>
            <w:del w:id="40" w:author="Tukhbatov Ruslan" w:date="2020-04-20T09:13:00Z">
              <w:r w:rsidR="00A3513B" w:rsidDel="00D8732A">
                <w:rPr>
                  <w:rFonts w:cs="Arial"/>
                  <w:sz w:val="20"/>
                </w:rPr>
                <w:delText>Устранены замечания</w:delText>
              </w:r>
            </w:del>
          </w:p>
        </w:tc>
        <w:tc>
          <w:tcPr>
            <w:tcW w:w="2225" w:type="pct"/>
          </w:tcPr>
          <w:p w14:paraId="4C83D57F" w14:textId="553AE77E" w:rsidR="00A3513B" w:rsidRPr="00F94454" w:rsidRDefault="003B06B9" w:rsidP="002F1C99">
            <w:pPr>
              <w:jc w:val="center"/>
              <w:rPr>
                <w:rFonts w:cs="Arial"/>
                <w:sz w:val="20"/>
              </w:rPr>
            </w:pPr>
            <w:ins w:id="41" w:author="SintsovaMA" w:date="2021-03-15T15:32:00Z">
              <w:r>
                <w:rPr>
                  <w:rFonts w:cs="Arial"/>
                  <w:sz w:val="20"/>
                </w:rPr>
                <w:t>Кращенко О.</w:t>
              </w:r>
            </w:ins>
            <w:del w:id="42" w:author="Tukhbatov Ruslan" w:date="2020-04-20T09:13:00Z">
              <w:r w:rsidR="00C33D70" w:rsidDel="00D8732A">
                <w:rPr>
                  <w:rFonts w:cs="Arial"/>
                  <w:sz w:val="20"/>
                </w:rPr>
                <w:delText>Габдулхаков Н., Груздев А., Худяков Р.</w:delText>
              </w:r>
            </w:del>
          </w:p>
        </w:tc>
      </w:tr>
      <w:tr w:rsidR="00790CB9" w:rsidRPr="00F94454" w14:paraId="32232AD1" w14:textId="77777777" w:rsidTr="002F1C99">
        <w:trPr>
          <w:cantSplit/>
        </w:trPr>
        <w:tc>
          <w:tcPr>
            <w:tcW w:w="577" w:type="pct"/>
          </w:tcPr>
          <w:p w14:paraId="0703DF10" w14:textId="29677ECC" w:rsidR="00790CB9" w:rsidRPr="00F94454" w:rsidRDefault="00790CB9" w:rsidP="00790CB9">
            <w:pPr>
              <w:jc w:val="center"/>
              <w:rPr>
                <w:rFonts w:cs="Arial"/>
                <w:sz w:val="20"/>
              </w:rPr>
            </w:pPr>
            <w:del w:id="43" w:author="Tukhbatov Ruslan" w:date="2020-04-20T09:13:00Z">
              <w:r w:rsidDel="00D8732A">
                <w:rPr>
                  <w:rFonts w:cs="Arial"/>
                  <w:sz w:val="20"/>
                </w:rPr>
                <w:delText>2.5</w:delText>
              </w:r>
            </w:del>
          </w:p>
        </w:tc>
        <w:tc>
          <w:tcPr>
            <w:tcW w:w="671" w:type="pct"/>
          </w:tcPr>
          <w:p w14:paraId="3A910B35" w14:textId="4B76D8C9" w:rsidR="00790CB9" w:rsidRPr="00F94454" w:rsidRDefault="00790CB9" w:rsidP="00790CB9">
            <w:pPr>
              <w:rPr>
                <w:rFonts w:cs="Arial"/>
                <w:sz w:val="20"/>
              </w:rPr>
            </w:pPr>
            <w:del w:id="44" w:author="Tukhbatov Ruslan" w:date="2020-04-20T09:13:00Z">
              <w:r w:rsidDel="00D8732A">
                <w:rPr>
                  <w:rFonts w:cs="Arial"/>
                  <w:sz w:val="20"/>
                </w:rPr>
                <w:delText>1</w:delText>
              </w:r>
              <w:r w:rsidR="006C4B35" w:rsidDel="00D8732A">
                <w:rPr>
                  <w:rFonts w:cs="Arial"/>
                  <w:sz w:val="20"/>
                </w:rPr>
                <w:delText>3</w:delText>
              </w:r>
              <w:r w:rsidDel="00D8732A">
                <w:rPr>
                  <w:rFonts w:cs="Arial"/>
                  <w:sz w:val="20"/>
                </w:rPr>
                <w:delText>.08.2018</w:delText>
              </w:r>
            </w:del>
          </w:p>
        </w:tc>
        <w:tc>
          <w:tcPr>
            <w:tcW w:w="1526" w:type="pct"/>
          </w:tcPr>
          <w:p w14:paraId="6967B20A" w14:textId="0F1DE565" w:rsidR="00790CB9" w:rsidRPr="00F94454" w:rsidRDefault="00790CB9" w:rsidP="00790CB9">
            <w:pPr>
              <w:rPr>
                <w:rFonts w:cs="Arial"/>
                <w:sz w:val="20"/>
              </w:rPr>
            </w:pPr>
            <w:del w:id="45" w:author="Tukhbatov Ruslan" w:date="2020-04-20T09:13:00Z">
              <w:r w:rsidDel="00D8732A">
                <w:rPr>
                  <w:rFonts w:cs="Arial"/>
                  <w:sz w:val="20"/>
                </w:rPr>
                <w:delText>Устранены замечания</w:delText>
              </w:r>
              <w:r w:rsidR="00EE5CBB" w:rsidDel="00D8732A">
                <w:rPr>
                  <w:rFonts w:cs="Arial"/>
                  <w:sz w:val="20"/>
                </w:rPr>
                <w:delText xml:space="preserve"> из СЭД</w:delText>
              </w:r>
            </w:del>
          </w:p>
        </w:tc>
        <w:tc>
          <w:tcPr>
            <w:tcW w:w="2225" w:type="pct"/>
          </w:tcPr>
          <w:p w14:paraId="4A2615E7" w14:textId="111D0812" w:rsidR="00790CB9" w:rsidRPr="00F94454" w:rsidRDefault="00C33D70" w:rsidP="002F1C99">
            <w:pPr>
              <w:jc w:val="center"/>
              <w:rPr>
                <w:rFonts w:cs="Arial"/>
                <w:sz w:val="20"/>
              </w:rPr>
            </w:pPr>
            <w:del w:id="46" w:author="Tukhbatov Ruslan" w:date="2020-04-20T09:13:00Z">
              <w:r w:rsidDel="00D8732A">
                <w:rPr>
                  <w:rFonts w:cs="Arial"/>
                  <w:sz w:val="20"/>
                </w:rPr>
                <w:delText>Габдулхаков Н., Груздев А., Худяков Р.</w:delText>
              </w:r>
            </w:del>
          </w:p>
        </w:tc>
      </w:tr>
      <w:tr w:rsidR="009A0457" w:rsidRPr="00F94454" w14:paraId="211A66D5" w14:textId="77777777" w:rsidTr="002F1C99">
        <w:trPr>
          <w:cantSplit/>
        </w:trPr>
        <w:tc>
          <w:tcPr>
            <w:tcW w:w="577" w:type="pct"/>
          </w:tcPr>
          <w:p w14:paraId="0E77EF70" w14:textId="068C87F2" w:rsidR="009A0457" w:rsidRDefault="009A0457" w:rsidP="009A0457">
            <w:pPr>
              <w:jc w:val="center"/>
              <w:rPr>
                <w:rFonts w:cs="Arial"/>
                <w:sz w:val="20"/>
              </w:rPr>
            </w:pPr>
            <w:del w:id="47" w:author="Tukhbatov Ruslan" w:date="2020-04-20T09:13:00Z">
              <w:r w:rsidDel="00D8732A">
                <w:rPr>
                  <w:rFonts w:cs="Arial"/>
                  <w:sz w:val="20"/>
                </w:rPr>
                <w:delText>2.5.5</w:delText>
              </w:r>
            </w:del>
          </w:p>
        </w:tc>
        <w:tc>
          <w:tcPr>
            <w:tcW w:w="671" w:type="pct"/>
          </w:tcPr>
          <w:p w14:paraId="2A2954DC" w14:textId="3024959D" w:rsidR="009A0457" w:rsidRDefault="009A0457" w:rsidP="009A0457">
            <w:pPr>
              <w:rPr>
                <w:rFonts w:cs="Arial"/>
                <w:sz w:val="20"/>
              </w:rPr>
            </w:pPr>
            <w:del w:id="48" w:author="Tukhbatov Ruslan" w:date="2020-04-20T09:13:00Z">
              <w:r w:rsidDel="00D8732A">
                <w:rPr>
                  <w:rFonts w:cs="Arial"/>
                  <w:sz w:val="20"/>
                </w:rPr>
                <w:delText>20.08.2018</w:delText>
              </w:r>
            </w:del>
          </w:p>
        </w:tc>
        <w:tc>
          <w:tcPr>
            <w:tcW w:w="1526" w:type="pct"/>
          </w:tcPr>
          <w:p w14:paraId="0EA9461B" w14:textId="55AB8545" w:rsidR="009A0457" w:rsidRDefault="009A0457" w:rsidP="009A0457">
            <w:pPr>
              <w:rPr>
                <w:rFonts w:cs="Arial"/>
                <w:sz w:val="20"/>
              </w:rPr>
            </w:pPr>
            <w:del w:id="49" w:author="Tukhbatov Ruslan" w:date="2020-04-20T09:13:00Z">
              <w:r w:rsidDel="00D8732A">
                <w:rPr>
                  <w:rFonts w:cs="Arial"/>
                  <w:sz w:val="20"/>
                </w:rPr>
                <w:delText>Устранены замечания из СЭД</w:delText>
              </w:r>
            </w:del>
          </w:p>
        </w:tc>
        <w:tc>
          <w:tcPr>
            <w:tcW w:w="2225" w:type="pct"/>
          </w:tcPr>
          <w:p w14:paraId="0EF3268B" w14:textId="0278218B" w:rsidR="009A0457" w:rsidRDefault="00C33D70" w:rsidP="002F1C99">
            <w:pPr>
              <w:jc w:val="center"/>
              <w:rPr>
                <w:rFonts w:cs="Arial"/>
                <w:sz w:val="20"/>
              </w:rPr>
            </w:pPr>
            <w:del w:id="50" w:author="Tukhbatov Ruslan" w:date="2020-04-20T09:13:00Z">
              <w:r w:rsidDel="00D8732A">
                <w:rPr>
                  <w:rFonts w:cs="Arial"/>
                  <w:sz w:val="20"/>
                </w:rPr>
                <w:delText>Габдулхаков Н., Груздев А., Худяков Р.</w:delText>
              </w:r>
            </w:del>
          </w:p>
        </w:tc>
      </w:tr>
      <w:tr w:rsidR="00BE58D2" w:rsidRPr="00F94454" w14:paraId="471A6E9B" w14:textId="77777777" w:rsidTr="002F1C99">
        <w:trPr>
          <w:cantSplit/>
        </w:trPr>
        <w:tc>
          <w:tcPr>
            <w:tcW w:w="577" w:type="pct"/>
          </w:tcPr>
          <w:p w14:paraId="7CE12C47" w14:textId="462F9B76" w:rsidR="00BE58D2" w:rsidRDefault="00EC5245" w:rsidP="00BE58D2">
            <w:pPr>
              <w:jc w:val="center"/>
              <w:rPr>
                <w:rFonts w:cs="Arial"/>
                <w:sz w:val="20"/>
              </w:rPr>
            </w:pPr>
            <w:del w:id="51" w:author="Tukhbatov Ruslan" w:date="2020-04-20T09:13:00Z">
              <w:r w:rsidDel="00D8732A">
                <w:rPr>
                  <w:rFonts w:cs="Arial"/>
                  <w:sz w:val="20"/>
                </w:rPr>
                <w:delText>2.6</w:delText>
              </w:r>
            </w:del>
          </w:p>
        </w:tc>
        <w:tc>
          <w:tcPr>
            <w:tcW w:w="671" w:type="pct"/>
          </w:tcPr>
          <w:p w14:paraId="656C90EF" w14:textId="53282566" w:rsidR="00BE58D2" w:rsidRDefault="00EC5245" w:rsidP="00BE58D2">
            <w:pPr>
              <w:rPr>
                <w:rFonts w:cs="Arial"/>
                <w:sz w:val="20"/>
              </w:rPr>
            </w:pPr>
            <w:del w:id="52" w:author="Tukhbatov Ruslan" w:date="2020-04-20T09:13:00Z">
              <w:r w:rsidDel="00D8732A">
                <w:rPr>
                  <w:rFonts w:cs="Arial"/>
                  <w:sz w:val="20"/>
                </w:rPr>
                <w:delText>27.08.2018</w:delText>
              </w:r>
            </w:del>
          </w:p>
        </w:tc>
        <w:tc>
          <w:tcPr>
            <w:tcW w:w="1526" w:type="pct"/>
          </w:tcPr>
          <w:p w14:paraId="11010575" w14:textId="607066E4" w:rsidR="00BE58D2" w:rsidRDefault="00EC5245" w:rsidP="00BE58D2">
            <w:pPr>
              <w:rPr>
                <w:rFonts w:cs="Arial"/>
                <w:sz w:val="20"/>
              </w:rPr>
            </w:pPr>
            <w:del w:id="53" w:author="Tukhbatov Ruslan" w:date="2020-04-20T09:13:00Z">
              <w:r w:rsidDel="00D8732A">
                <w:rPr>
                  <w:rFonts w:cs="Arial"/>
                  <w:sz w:val="20"/>
                </w:rPr>
                <w:delText>Устранены замечания</w:delText>
              </w:r>
            </w:del>
          </w:p>
        </w:tc>
        <w:tc>
          <w:tcPr>
            <w:tcW w:w="2225" w:type="pct"/>
          </w:tcPr>
          <w:p w14:paraId="6F3B0ACE" w14:textId="58481592" w:rsidR="00BE58D2" w:rsidRDefault="00C33D70" w:rsidP="002F1C99">
            <w:pPr>
              <w:jc w:val="center"/>
              <w:rPr>
                <w:rFonts w:cs="Arial"/>
                <w:sz w:val="20"/>
              </w:rPr>
            </w:pPr>
            <w:del w:id="54" w:author="Tukhbatov Ruslan" w:date="2020-04-20T09:13:00Z">
              <w:r w:rsidDel="00D8732A">
                <w:rPr>
                  <w:rFonts w:cs="Arial"/>
                  <w:sz w:val="20"/>
                </w:rPr>
                <w:delText>Габдулхаков Н., Груздев А., Худяков Р.</w:delText>
              </w:r>
            </w:del>
          </w:p>
        </w:tc>
      </w:tr>
      <w:tr w:rsidR="000F7E10" w:rsidRPr="00F94454" w14:paraId="43DA148D" w14:textId="77777777" w:rsidTr="002F1C99">
        <w:trPr>
          <w:cantSplit/>
        </w:trPr>
        <w:tc>
          <w:tcPr>
            <w:tcW w:w="577" w:type="pct"/>
          </w:tcPr>
          <w:p w14:paraId="2716EC0D" w14:textId="0FCB5936" w:rsidR="000F7E10" w:rsidRDefault="000F7E10" w:rsidP="000F7E10">
            <w:pPr>
              <w:jc w:val="center"/>
              <w:rPr>
                <w:rFonts w:cs="Arial"/>
                <w:sz w:val="20"/>
              </w:rPr>
            </w:pPr>
            <w:del w:id="55" w:author="Tukhbatov Ruslan" w:date="2020-04-20T09:13:00Z">
              <w:r w:rsidDel="00D8732A">
                <w:rPr>
                  <w:rFonts w:cs="Arial"/>
                  <w:sz w:val="20"/>
                </w:rPr>
                <w:delText>2.7</w:delText>
              </w:r>
            </w:del>
          </w:p>
        </w:tc>
        <w:tc>
          <w:tcPr>
            <w:tcW w:w="671" w:type="pct"/>
          </w:tcPr>
          <w:p w14:paraId="356A7C0D" w14:textId="03027190" w:rsidR="000F7E10" w:rsidRDefault="00DC7298" w:rsidP="000F7E10">
            <w:pPr>
              <w:rPr>
                <w:rFonts w:cs="Arial"/>
                <w:sz w:val="20"/>
              </w:rPr>
            </w:pPr>
            <w:del w:id="56" w:author="Tukhbatov Ruslan" w:date="2020-04-20T09:13:00Z">
              <w:r w:rsidDel="00D8732A">
                <w:rPr>
                  <w:rFonts w:cs="Arial"/>
                  <w:sz w:val="20"/>
                </w:rPr>
                <w:delText>31</w:delText>
              </w:r>
              <w:r w:rsidR="000F7E10" w:rsidDel="00D8732A">
                <w:rPr>
                  <w:rFonts w:cs="Arial"/>
                  <w:sz w:val="20"/>
                </w:rPr>
                <w:delText>.08.2018</w:delText>
              </w:r>
            </w:del>
          </w:p>
        </w:tc>
        <w:tc>
          <w:tcPr>
            <w:tcW w:w="1526" w:type="pct"/>
          </w:tcPr>
          <w:p w14:paraId="5125C395" w14:textId="4F80AB8D" w:rsidR="000F7E10" w:rsidRDefault="000F7E10" w:rsidP="000F7E10">
            <w:pPr>
              <w:rPr>
                <w:rFonts w:cs="Arial"/>
                <w:sz w:val="20"/>
              </w:rPr>
            </w:pPr>
            <w:del w:id="57" w:author="Tukhbatov Ruslan" w:date="2020-04-20T09:13:00Z">
              <w:r w:rsidDel="00D8732A">
                <w:rPr>
                  <w:rFonts w:cs="Arial"/>
                  <w:sz w:val="20"/>
                </w:rPr>
                <w:delText>Устранены замечания</w:delText>
              </w:r>
            </w:del>
          </w:p>
        </w:tc>
        <w:tc>
          <w:tcPr>
            <w:tcW w:w="2225" w:type="pct"/>
          </w:tcPr>
          <w:p w14:paraId="30CD0232" w14:textId="2B6BDCCE" w:rsidR="000F7E10" w:rsidRDefault="00C33D70" w:rsidP="002F1C99">
            <w:pPr>
              <w:jc w:val="center"/>
              <w:rPr>
                <w:rFonts w:cs="Arial"/>
                <w:sz w:val="20"/>
              </w:rPr>
            </w:pPr>
            <w:del w:id="58" w:author="Tukhbatov Ruslan" w:date="2020-04-20T09:13:00Z">
              <w:r w:rsidDel="00D8732A">
                <w:rPr>
                  <w:rFonts w:cs="Arial"/>
                  <w:sz w:val="20"/>
                </w:rPr>
                <w:delText>Габдулхаков Н., Груздев А., Худяков Р.</w:delText>
              </w:r>
            </w:del>
          </w:p>
        </w:tc>
      </w:tr>
    </w:tbl>
    <w:p w14:paraId="0A2E5CFC" w14:textId="5FB4836E" w:rsidR="00354BEF" w:rsidRPr="00916FAB" w:rsidRDefault="00354BEF" w:rsidP="00916FAB">
      <w:pPr>
        <w:pStyle w:val="aa"/>
        <w:keepNext/>
        <w:spacing w:after="240" w:afterAutospacing="0" w:line="276" w:lineRule="auto"/>
        <w:jc w:val="right"/>
        <w:rPr>
          <w:rFonts w:cs="Arial"/>
          <w:b/>
          <w:sz w:val="22"/>
        </w:rPr>
      </w:pPr>
      <w:r w:rsidRPr="00916FAB">
        <w:rPr>
          <w:rFonts w:cs="Arial"/>
          <w:b/>
          <w:sz w:val="22"/>
        </w:rPr>
        <w:t xml:space="preserve">Таблица </w:t>
      </w:r>
      <w:r w:rsidR="00106AE3" w:rsidRPr="00916FAB">
        <w:rPr>
          <w:rFonts w:cs="Arial"/>
          <w:b/>
          <w:sz w:val="22"/>
        </w:rPr>
        <w:fldChar w:fldCharType="begin"/>
      </w:r>
      <w:r w:rsidR="00106AE3" w:rsidRPr="00916FAB">
        <w:rPr>
          <w:rFonts w:cs="Arial"/>
          <w:b/>
          <w:sz w:val="22"/>
        </w:rPr>
        <w:instrText xml:space="preserve"> SEQ Таблица \* ARABIC </w:instrText>
      </w:r>
      <w:r w:rsidR="00106AE3" w:rsidRPr="00916FAB">
        <w:rPr>
          <w:rFonts w:cs="Arial"/>
          <w:b/>
          <w:sz w:val="22"/>
        </w:rPr>
        <w:fldChar w:fldCharType="separate"/>
      </w:r>
      <w:r w:rsidR="006731D7">
        <w:rPr>
          <w:rFonts w:cs="Arial"/>
          <w:b/>
          <w:noProof/>
          <w:sz w:val="22"/>
        </w:rPr>
        <w:t>2</w:t>
      </w:r>
      <w:r w:rsidR="00106AE3" w:rsidRPr="00916FAB">
        <w:rPr>
          <w:rFonts w:cs="Arial"/>
          <w:b/>
          <w:sz w:val="22"/>
        </w:rPr>
        <w:fldChar w:fldCharType="end"/>
      </w:r>
      <w:r w:rsidRPr="00916FAB">
        <w:rPr>
          <w:rFonts w:cs="Arial"/>
          <w:b/>
          <w:sz w:val="22"/>
        </w:rPr>
        <w:t>. Связанные документы (этот документ должен читаться вместе с)</w:t>
      </w:r>
    </w:p>
    <w:tbl>
      <w:tblPr>
        <w:tblW w:w="497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652"/>
        <w:gridCol w:w="3263"/>
        <w:gridCol w:w="1218"/>
      </w:tblGrid>
      <w:tr w:rsidR="00175B15" w:rsidRPr="00F94454" w14:paraId="4C29550F" w14:textId="77777777" w:rsidTr="00C33D70">
        <w:trPr>
          <w:cantSplit/>
          <w:trHeight w:val="397"/>
          <w:tblHeader/>
        </w:trPr>
        <w:tc>
          <w:tcPr>
            <w:tcW w:w="2789" w:type="pct"/>
            <w:shd w:val="clear" w:color="auto" w:fill="FFC000"/>
            <w:vAlign w:val="center"/>
          </w:tcPr>
          <w:p w14:paraId="2FB1E6D8" w14:textId="77777777" w:rsidR="00175B15" w:rsidRPr="00F94454" w:rsidRDefault="00175B15" w:rsidP="00BC56DB">
            <w:pPr>
              <w:jc w:val="center"/>
              <w:rPr>
                <w:rFonts w:cs="Arial"/>
                <w:b/>
                <w:sz w:val="20"/>
              </w:rPr>
            </w:pPr>
            <w:r w:rsidRPr="00F94454">
              <w:rPr>
                <w:rFonts w:cs="Arial"/>
                <w:b/>
                <w:sz w:val="20"/>
              </w:rPr>
              <w:t>Название документа</w:t>
            </w:r>
          </w:p>
        </w:tc>
        <w:tc>
          <w:tcPr>
            <w:tcW w:w="1610" w:type="pct"/>
            <w:shd w:val="clear" w:color="auto" w:fill="FFC000"/>
            <w:vAlign w:val="center"/>
          </w:tcPr>
          <w:p w14:paraId="56F1C841" w14:textId="77777777" w:rsidR="00175B15" w:rsidRPr="00F94454" w:rsidRDefault="00175B15" w:rsidP="00BC56DB">
            <w:pPr>
              <w:jc w:val="center"/>
              <w:rPr>
                <w:rFonts w:cs="Arial"/>
                <w:b/>
                <w:sz w:val="20"/>
              </w:rPr>
            </w:pPr>
            <w:r w:rsidRPr="00F94454">
              <w:rPr>
                <w:rFonts w:cs="Arial"/>
                <w:b/>
                <w:sz w:val="20"/>
              </w:rPr>
              <w:t>Номер версии /</w:t>
            </w:r>
            <w:r w:rsidR="00354BEF" w:rsidRPr="00F94454">
              <w:rPr>
                <w:rFonts w:cs="Arial"/>
                <w:b/>
                <w:sz w:val="20"/>
              </w:rPr>
              <w:t xml:space="preserve"> и</w:t>
            </w:r>
            <w:r w:rsidRPr="00F94454">
              <w:rPr>
                <w:rFonts w:cs="Arial"/>
                <w:b/>
                <w:sz w:val="20"/>
              </w:rPr>
              <w:t>мя файла</w:t>
            </w:r>
          </w:p>
        </w:tc>
        <w:tc>
          <w:tcPr>
            <w:tcW w:w="601" w:type="pct"/>
            <w:shd w:val="clear" w:color="auto" w:fill="FFC000"/>
            <w:vAlign w:val="center"/>
          </w:tcPr>
          <w:p w14:paraId="149C5303" w14:textId="77777777" w:rsidR="00175B15" w:rsidRPr="00F94454" w:rsidRDefault="00175B15" w:rsidP="00BC56DB">
            <w:pPr>
              <w:jc w:val="center"/>
              <w:rPr>
                <w:rFonts w:cs="Arial"/>
                <w:b/>
                <w:sz w:val="20"/>
              </w:rPr>
            </w:pPr>
            <w:r w:rsidRPr="00F94454">
              <w:rPr>
                <w:rFonts w:cs="Arial"/>
                <w:b/>
                <w:sz w:val="20"/>
              </w:rPr>
              <w:t>Дата</w:t>
            </w:r>
          </w:p>
        </w:tc>
      </w:tr>
      <w:tr w:rsidR="0066772F" w:rsidRPr="00F94454" w14:paraId="4CCF0880" w14:textId="77777777" w:rsidTr="00C33D70">
        <w:trPr>
          <w:cantSplit/>
        </w:trPr>
        <w:tc>
          <w:tcPr>
            <w:tcW w:w="2789" w:type="pct"/>
          </w:tcPr>
          <w:p w14:paraId="7DF42A15" w14:textId="1F84BEE0" w:rsidR="0066772F" w:rsidRDefault="0066772F" w:rsidP="00A93775">
            <w:pPr>
              <w:jc w:val="left"/>
              <w:rPr>
                <w:rFonts w:cs="Arial"/>
                <w:sz w:val="20"/>
              </w:rPr>
            </w:pPr>
            <w:r>
              <w:rPr>
                <w:rFonts w:cs="Arial"/>
                <w:sz w:val="20"/>
              </w:rPr>
              <w:t>Глоссарий Проекта</w:t>
            </w:r>
          </w:p>
        </w:tc>
        <w:tc>
          <w:tcPr>
            <w:tcW w:w="1610" w:type="pct"/>
          </w:tcPr>
          <w:p w14:paraId="1AFF60B7" w14:textId="77777777" w:rsidR="0066772F" w:rsidRPr="00F94454" w:rsidRDefault="0066772F" w:rsidP="00B778C7">
            <w:pPr>
              <w:jc w:val="center"/>
              <w:rPr>
                <w:rFonts w:cs="Arial"/>
                <w:sz w:val="20"/>
              </w:rPr>
            </w:pPr>
          </w:p>
        </w:tc>
        <w:tc>
          <w:tcPr>
            <w:tcW w:w="601" w:type="pct"/>
          </w:tcPr>
          <w:p w14:paraId="522E1456" w14:textId="77777777" w:rsidR="0066772F" w:rsidRPr="00F94454" w:rsidRDefault="0066772F" w:rsidP="00B778C7">
            <w:pPr>
              <w:jc w:val="center"/>
              <w:rPr>
                <w:rFonts w:cs="Arial"/>
                <w:sz w:val="20"/>
              </w:rPr>
            </w:pPr>
          </w:p>
        </w:tc>
      </w:tr>
      <w:tr w:rsidR="004E47AB" w:rsidRPr="00F94454" w14:paraId="0769963D" w14:textId="77777777" w:rsidTr="00C33D70">
        <w:trPr>
          <w:cantSplit/>
        </w:trPr>
        <w:tc>
          <w:tcPr>
            <w:tcW w:w="2789" w:type="pct"/>
          </w:tcPr>
          <w:p w14:paraId="3F90436F" w14:textId="12E9283D" w:rsidR="004E47AB" w:rsidRDefault="00711190">
            <w:pPr>
              <w:jc w:val="left"/>
              <w:rPr>
                <w:rFonts w:cs="Arial"/>
                <w:sz w:val="20"/>
                <w:lang w:val="en-US"/>
              </w:rPr>
            </w:pPr>
            <w:r w:rsidRPr="004E47AB">
              <w:rPr>
                <w:sz w:val="20"/>
                <w:szCs w:val="20"/>
              </w:rPr>
              <w:t>ERP.</w:t>
            </w:r>
            <w:ins w:id="59" w:author="SintsovaMA" w:date="2021-03-15T15:33:00Z">
              <w:r w:rsidR="00DE5778">
                <w:rPr>
                  <w:sz w:val="20"/>
                  <w:szCs w:val="20"/>
                </w:rPr>
                <w:t>13.</w:t>
              </w:r>
            </w:ins>
            <w:ins w:id="60" w:author="Tukhbatov Ruslan" w:date="2020-04-20T09:14:00Z">
              <w:r w:rsidR="00D8732A">
                <w:rPr>
                  <w:sz w:val="20"/>
                  <w:szCs w:val="20"/>
                </w:rPr>
                <w:t>9</w:t>
              </w:r>
            </w:ins>
            <w:del w:id="61" w:author="Tukhbatov Ruslan" w:date="2020-04-20T09:14:00Z">
              <w:r w:rsidRPr="004E47AB" w:rsidDel="00D8732A">
                <w:rPr>
                  <w:sz w:val="20"/>
                  <w:szCs w:val="20"/>
                </w:rPr>
                <w:delText>5</w:delText>
              </w:r>
            </w:del>
            <w:del w:id="62" w:author="SintsovaMA" w:date="2021-03-15T15:33:00Z">
              <w:r w:rsidRPr="004E47AB" w:rsidDel="00DE5778">
                <w:rPr>
                  <w:sz w:val="20"/>
                  <w:szCs w:val="20"/>
                </w:rPr>
                <w:delText>.1</w:delText>
              </w:r>
            </w:del>
            <w:ins w:id="63" w:author="SintsovaMA" w:date="2021-03-15T15:33:00Z">
              <w:r w:rsidR="00DE5778">
                <w:rPr>
                  <w:sz w:val="20"/>
                  <w:szCs w:val="20"/>
                </w:rPr>
                <w:t>_2_</w:t>
              </w:r>
            </w:ins>
            <w:del w:id="64" w:author="SintsovaMA" w:date="2021-03-15T15:33:00Z">
              <w:r w:rsidRPr="004E47AB" w:rsidDel="00DE5778">
                <w:rPr>
                  <w:sz w:val="20"/>
                  <w:szCs w:val="20"/>
                </w:rPr>
                <w:delText>.</w:delText>
              </w:r>
            </w:del>
            <w:r w:rsidRPr="004E47AB">
              <w:rPr>
                <w:sz w:val="20"/>
                <w:szCs w:val="20"/>
              </w:rPr>
              <w:t>1</w:t>
            </w:r>
            <w:ins w:id="65" w:author="SintsovaMA" w:date="2021-03-15T15:33:00Z">
              <w:r w:rsidR="00DE5778">
                <w:rPr>
                  <w:sz w:val="20"/>
                  <w:szCs w:val="20"/>
                </w:rPr>
                <w:t>_</w:t>
              </w:r>
              <w:r w:rsidR="00DE5778">
                <w:rPr>
                  <w:sz w:val="20"/>
                  <w:szCs w:val="20"/>
                  <w:lang w:val="en-US"/>
                </w:rPr>
                <w:t>ARC</w:t>
              </w:r>
            </w:ins>
            <w:r w:rsidRPr="004E47AB">
              <w:rPr>
                <w:sz w:val="20"/>
                <w:szCs w:val="20"/>
              </w:rPr>
              <w:t xml:space="preserve"> </w:t>
            </w:r>
            <w:r w:rsidRPr="002C19D4">
              <w:rPr>
                <w:sz w:val="20"/>
                <w:szCs w:val="20"/>
              </w:rPr>
              <w:t>«Организационная структура»</w:t>
            </w:r>
          </w:p>
        </w:tc>
        <w:tc>
          <w:tcPr>
            <w:tcW w:w="1610" w:type="pct"/>
          </w:tcPr>
          <w:p w14:paraId="1C77C741" w14:textId="5623F3ED" w:rsidR="004E47AB" w:rsidRPr="00F94454" w:rsidRDefault="00C33D70" w:rsidP="00C33D70">
            <w:pPr>
              <w:jc w:val="center"/>
              <w:rPr>
                <w:rFonts w:cs="Arial"/>
                <w:sz w:val="20"/>
              </w:rPr>
            </w:pPr>
            <w:del w:id="66" w:author="SintsovaMA" w:date="2021-03-15T15:33:00Z">
              <w:r w:rsidRPr="00C33D70" w:rsidDel="00DE5778">
                <w:rPr>
                  <w:rFonts w:cs="Arial"/>
                  <w:sz w:val="20"/>
                </w:rPr>
                <w:delText>ERP.5.1.1_ARC_КД_Орг_структура v2.2</w:delText>
              </w:r>
            </w:del>
          </w:p>
        </w:tc>
        <w:tc>
          <w:tcPr>
            <w:tcW w:w="601" w:type="pct"/>
          </w:tcPr>
          <w:p w14:paraId="3A23B87E" w14:textId="0A4B1B7F" w:rsidR="004E47AB" w:rsidRPr="00F94454" w:rsidRDefault="00C33D70" w:rsidP="00B778C7">
            <w:pPr>
              <w:jc w:val="center"/>
              <w:rPr>
                <w:rFonts w:cs="Arial"/>
                <w:sz w:val="20"/>
              </w:rPr>
            </w:pPr>
            <w:del w:id="67" w:author="SintsovaMA" w:date="2021-03-15T15:33:00Z">
              <w:r w:rsidDel="00DE5778">
                <w:rPr>
                  <w:rFonts w:cs="Arial"/>
                  <w:sz w:val="20"/>
                </w:rPr>
                <w:delText>31.08.2018</w:delText>
              </w:r>
            </w:del>
          </w:p>
        </w:tc>
      </w:tr>
      <w:tr w:rsidR="004E47AB" w:rsidRPr="00F94454" w14:paraId="1D583461" w14:textId="77777777" w:rsidTr="00C33D70">
        <w:trPr>
          <w:cantSplit/>
        </w:trPr>
        <w:tc>
          <w:tcPr>
            <w:tcW w:w="2789" w:type="pct"/>
          </w:tcPr>
          <w:p w14:paraId="0A076ECB" w14:textId="681DF295" w:rsidR="004E47AB" w:rsidRPr="00711190" w:rsidRDefault="004E47AB">
            <w:pPr>
              <w:jc w:val="left"/>
              <w:rPr>
                <w:rFonts w:cs="Arial"/>
                <w:sz w:val="20"/>
                <w:szCs w:val="20"/>
              </w:rPr>
            </w:pPr>
            <w:del w:id="68" w:author="SintsovaMA" w:date="2021-03-15T15:34:00Z">
              <w:r w:rsidRPr="00711190" w:rsidDel="00DE5778">
                <w:rPr>
                  <w:sz w:val="20"/>
                  <w:szCs w:val="20"/>
                </w:rPr>
                <w:delText>ERP.</w:delText>
              </w:r>
            </w:del>
            <w:ins w:id="69" w:author="Tukhbatov Ruslan" w:date="2020-04-20T09:14:00Z">
              <w:del w:id="70" w:author="SintsovaMA" w:date="2021-03-15T15:34:00Z">
                <w:r w:rsidR="00D8732A" w:rsidDel="00DE5778">
                  <w:rPr>
                    <w:sz w:val="20"/>
                    <w:szCs w:val="20"/>
                  </w:rPr>
                  <w:delText>9</w:delText>
                </w:r>
              </w:del>
            </w:ins>
            <w:del w:id="71" w:author="Tukhbatov Ruslan" w:date="2020-04-20T09:14:00Z">
              <w:r w:rsidRPr="00711190" w:rsidDel="00D8732A">
                <w:rPr>
                  <w:sz w:val="20"/>
                  <w:szCs w:val="20"/>
                </w:rPr>
                <w:delText>5</w:delText>
              </w:r>
            </w:del>
            <w:del w:id="72" w:author="SintsovaMA" w:date="2021-03-15T15:34:00Z">
              <w:r w:rsidRPr="00711190" w:rsidDel="00DE5778">
                <w:rPr>
                  <w:sz w:val="20"/>
                  <w:szCs w:val="20"/>
                </w:rPr>
                <w:delText xml:space="preserve">.1.4 </w:delText>
              </w:r>
            </w:del>
            <w:r w:rsidRPr="00711190">
              <w:rPr>
                <w:sz w:val="20"/>
                <w:szCs w:val="20"/>
              </w:rPr>
              <w:t>«Концепция по нормативно-справочной информации»</w:t>
            </w:r>
          </w:p>
        </w:tc>
        <w:tc>
          <w:tcPr>
            <w:tcW w:w="1610" w:type="pct"/>
          </w:tcPr>
          <w:p w14:paraId="5A320F3A" w14:textId="14E6EDCD" w:rsidR="004E47AB" w:rsidRPr="00C33D70" w:rsidRDefault="00C33D70" w:rsidP="00B778C7">
            <w:pPr>
              <w:jc w:val="center"/>
              <w:rPr>
                <w:rFonts w:cs="Arial"/>
                <w:sz w:val="20"/>
              </w:rPr>
            </w:pPr>
            <w:del w:id="73" w:author="SintsovaMA" w:date="2021-03-15T15:33:00Z">
              <w:r w:rsidRPr="00C33D70" w:rsidDel="00DE5778">
                <w:rPr>
                  <w:rFonts w:cs="Arial"/>
                  <w:sz w:val="20"/>
                  <w:szCs w:val="20"/>
                </w:rPr>
                <w:delText>ERP.5.1.47_Концепция по нормативно-справочной информации_20180905_v2.10</w:delText>
              </w:r>
            </w:del>
          </w:p>
        </w:tc>
        <w:tc>
          <w:tcPr>
            <w:tcW w:w="601" w:type="pct"/>
          </w:tcPr>
          <w:p w14:paraId="4D7F07B9" w14:textId="3C51A28A" w:rsidR="004E47AB" w:rsidRPr="00F94454" w:rsidRDefault="00C33D70" w:rsidP="00B778C7">
            <w:pPr>
              <w:jc w:val="center"/>
              <w:rPr>
                <w:rFonts w:cs="Arial"/>
                <w:sz w:val="20"/>
              </w:rPr>
            </w:pPr>
            <w:del w:id="74" w:author="SintsovaMA" w:date="2021-03-15T15:33:00Z">
              <w:r w:rsidDel="00DE5778">
                <w:rPr>
                  <w:rFonts w:cs="Arial"/>
                  <w:sz w:val="20"/>
                </w:rPr>
                <w:delText>05.09.2018</w:delText>
              </w:r>
            </w:del>
          </w:p>
        </w:tc>
      </w:tr>
      <w:tr w:rsidR="00A93775" w:rsidRPr="00F94454" w14:paraId="01958FAA" w14:textId="77777777" w:rsidTr="00C33D70">
        <w:trPr>
          <w:cantSplit/>
        </w:trPr>
        <w:tc>
          <w:tcPr>
            <w:tcW w:w="2789" w:type="pct"/>
          </w:tcPr>
          <w:p w14:paraId="5995F246" w14:textId="66856BD9" w:rsidR="00A93775" w:rsidRDefault="00A93775">
            <w:pPr>
              <w:jc w:val="left"/>
              <w:rPr>
                <w:rFonts w:cs="Arial"/>
                <w:sz w:val="20"/>
              </w:rPr>
            </w:pPr>
            <w:r>
              <w:rPr>
                <w:rFonts w:cs="Arial"/>
                <w:sz w:val="20"/>
                <w:lang w:val="en-US"/>
              </w:rPr>
              <w:t>ERP</w:t>
            </w:r>
            <w:r>
              <w:rPr>
                <w:rFonts w:cs="Arial"/>
                <w:sz w:val="20"/>
              </w:rPr>
              <w:t>.</w:t>
            </w:r>
            <w:ins w:id="75" w:author="SintsovaMA" w:date="2021-03-15T15:34:00Z">
              <w:r w:rsidR="00DE5778" w:rsidRPr="00DE5778">
                <w:rPr>
                  <w:rFonts w:cs="Arial"/>
                  <w:sz w:val="20"/>
                  <w:rPrChange w:id="76" w:author="SintsovaMA" w:date="2021-03-15T15:34:00Z">
                    <w:rPr>
                      <w:rFonts w:cs="Arial"/>
                      <w:sz w:val="20"/>
                      <w:lang w:val="en-US"/>
                    </w:rPr>
                  </w:rPrChange>
                </w:rPr>
                <w:t>13.</w:t>
              </w:r>
            </w:ins>
            <w:ins w:id="77" w:author="Tukhbatov Ruslan" w:date="2020-04-20T09:14:00Z">
              <w:r w:rsidR="00D8732A">
                <w:rPr>
                  <w:rFonts w:cs="Arial"/>
                  <w:sz w:val="20"/>
                </w:rPr>
                <w:t>9</w:t>
              </w:r>
            </w:ins>
            <w:del w:id="78" w:author="Tukhbatov Ruslan" w:date="2020-04-20T09:14:00Z">
              <w:r w:rsidDel="00D8732A">
                <w:rPr>
                  <w:rFonts w:cs="Arial"/>
                  <w:sz w:val="20"/>
                </w:rPr>
                <w:delText>5</w:delText>
              </w:r>
            </w:del>
            <w:del w:id="79" w:author="SintsovaMA" w:date="2021-03-15T15:34:00Z">
              <w:r w:rsidDel="00DE5778">
                <w:rPr>
                  <w:rFonts w:cs="Arial"/>
                  <w:sz w:val="20"/>
                </w:rPr>
                <w:delText>.1</w:delText>
              </w:r>
            </w:del>
            <w:ins w:id="80" w:author="SintsovaMA" w:date="2021-03-15T15:34:00Z">
              <w:r w:rsidR="00DE5778" w:rsidRPr="00DE5778">
                <w:rPr>
                  <w:rFonts w:cs="Arial"/>
                  <w:sz w:val="20"/>
                  <w:rPrChange w:id="81" w:author="SintsovaMA" w:date="2021-03-15T15:34:00Z">
                    <w:rPr>
                      <w:rFonts w:cs="Arial"/>
                      <w:sz w:val="20"/>
                      <w:lang w:val="en-US"/>
                    </w:rPr>
                  </w:rPrChange>
                </w:rPr>
                <w:t>_2_</w:t>
              </w:r>
            </w:ins>
            <w:del w:id="82" w:author="SintsovaMA" w:date="2021-03-15T15:34:00Z">
              <w:r w:rsidDel="00DE5778">
                <w:rPr>
                  <w:rFonts w:cs="Arial"/>
                  <w:sz w:val="20"/>
                </w:rPr>
                <w:delText>.</w:delText>
              </w:r>
            </w:del>
            <w:r>
              <w:rPr>
                <w:rFonts w:cs="Arial"/>
                <w:sz w:val="20"/>
              </w:rPr>
              <w:t>11</w:t>
            </w:r>
            <w:ins w:id="83" w:author="SintsovaMA" w:date="2021-03-15T15:34:00Z">
              <w:r w:rsidR="00DE5778" w:rsidRPr="00DE5778">
                <w:rPr>
                  <w:rFonts w:cs="Arial"/>
                  <w:sz w:val="20"/>
                  <w:rPrChange w:id="84" w:author="SintsovaMA" w:date="2021-03-15T15:34:00Z">
                    <w:rPr>
                      <w:rFonts w:cs="Arial"/>
                      <w:sz w:val="20"/>
                      <w:lang w:val="en-US"/>
                    </w:rPr>
                  </w:rPrChange>
                </w:rPr>
                <w:t>_</w:t>
              </w:r>
              <w:r w:rsidR="00DE5778">
                <w:rPr>
                  <w:rFonts w:cs="Arial"/>
                  <w:sz w:val="20"/>
                  <w:lang w:val="en-US"/>
                </w:rPr>
                <w:t>MM</w:t>
              </w:r>
            </w:ins>
            <w:r>
              <w:rPr>
                <w:rFonts w:cs="Arial"/>
                <w:sz w:val="20"/>
              </w:rPr>
              <w:t xml:space="preserve"> Управление основными данными по направлению МТО</w:t>
            </w:r>
          </w:p>
        </w:tc>
        <w:tc>
          <w:tcPr>
            <w:tcW w:w="1610" w:type="pct"/>
          </w:tcPr>
          <w:p w14:paraId="687C4397" w14:textId="73E71EE3" w:rsidR="00A93775" w:rsidRPr="00F94454" w:rsidRDefault="00C33D70" w:rsidP="00B778C7">
            <w:pPr>
              <w:jc w:val="center"/>
              <w:rPr>
                <w:rFonts w:cs="Arial"/>
                <w:sz w:val="20"/>
              </w:rPr>
            </w:pPr>
            <w:del w:id="85" w:author="SintsovaMA" w:date="2021-03-15T15:33:00Z">
              <w:r w:rsidRPr="00C33D70" w:rsidDel="00DE5778">
                <w:rPr>
                  <w:rFonts w:cs="Arial"/>
                  <w:sz w:val="20"/>
                </w:rPr>
                <w:delText>ERP.5.1_11_MM_КД Управление основными данными по направлению МТО_V2.8</w:delText>
              </w:r>
            </w:del>
          </w:p>
        </w:tc>
        <w:tc>
          <w:tcPr>
            <w:tcW w:w="601" w:type="pct"/>
          </w:tcPr>
          <w:p w14:paraId="0239E1BC" w14:textId="7A3D9AD3" w:rsidR="00A93775" w:rsidRPr="00F94454" w:rsidRDefault="00C33D70" w:rsidP="00B778C7">
            <w:pPr>
              <w:jc w:val="center"/>
              <w:rPr>
                <w:rFonts w:cs="Arial"/>
                <w:sz w:val="20"/>
              </w:rPr>
            </w:pPr>
            <w:del w:id="86" w:author="SintsovaMA" w:date="2021-03-15T15:33:00Z">
              <w:r w:rsidDel="00DE5778">
                <w:rPr>
                  <w:rFonts w:cs="Arial"/>
                  <w:sz w:val="20"/>
                </w:rPr>
                <w:delText>07.09.2018</w:delText>
              </w:r>
            </w:del>
          </w:p>
        </w:tc>
      </w:tr>
      <w:tr w:rsidR="00A93775" w:rsidRPr="00F94454" w14:paraId="34A9BB1E" w14:textId="77777777" w:rsidTr="00C33D70">
        <w:trPr>
          <w:cantSplit/>
        </w:trPr>
        <w:tc>
          <w:tcPr>
            <w:tcW w:w="2789" w:type="pct"/>
          </w:tcPr>
          <w:p w14:paraId="4C98E725" w14:textId="16BD1CCB" w:rsidR="00A93775" w:rsidRPr="00A93775" w:rsidRDefault="00A93775" w:rsidP="00A93775">
            <w:pPr>
              <w:jc w:val="left"/>
              <w:rPr>
                <w:rFonts w:cs="Arial"/>
                <w:sz w:val="20"/>
              </w:rPr>
            </w:pPr>
            <w:r>
              <w:rPr>
                <w:rFonts w:cs="Arial"/>
                <w:sz w:val="20"/>
                <w:lang w:val="en-US"/>
              </w:rPr>
              <w:t>ERP</w:t>
            </w:r>
            <w:r>
              <w:rPr>
                <w:rFonts w:cs="Arial"/>
                <w:sz w:val="20"/>
              </w:rPr>
              <w:t>.</w:t>
            </w:r>
            <w:ins w:id="87" w:author="SintsovaMA" w:date="2021-03-15T15:34:00Z">
              <w:r w:rsidR="00DE5778" w:rsidRPr="00DE5778">
                <w:rPr>
                  <w:rFonts w:cs="Arial"/>
                  <w:sz w:val="20"/>
                  <w:rPrChange w:id="88" w:author="SintsovaMA" w:date="2021-03-15T15:34:00Z">
                    <w:rPr>
                      <w:rFonts w:cs="Arial"/>
                      <w:sz w:val="20"/>
                      <w:lang w:val="en-US"/>
                    </w:rPr>
                  </w:rPrChange>
                </w:rPr>
                <w:t>13.</w:t>
              </w:r>
            </w:ins>
            <w:ins w:id="89" w:author="Tukhbatov Ruslan" w:date="2020-04-20T09:14:00Z">
              <w:r w:rsidR="00D8732A">
                <w:rPr>
                  <w:rFonts w:cs="Arial"/>
                  <w:sz w:val="20"/>
                </w:rPr>
                <w:t>9</w:t>
              </w:r>
            </w:ins>
            <w:del w:id="90" w:author="Tukhbatov Ruslan" w:date="2020-04-20T09:14:00Z">
              <w:r w:rsidDel="00D8732A">
                <w:rPr>
                  <w:rFonts w:cs="Arial"/>
                  <w:sz w:val="20"/>
                </w:rPr>
                <w:delText>5</w:delText>
              </w:r>
            </w:del>
            <w:ins w:id="91" w:author="SintsovaMA" w:date="2021-03-15T15:34:00Z">
              <w:r w:rsidR="00DE5778" w:rsidRPr="00DE5778">
                <w:rPr>
                  <w:rFonts w:cs="Arial"/>
                  <w:sz w:val="20"/>
                  <w:rPrChange w:id="92" w:author="SintsovaMA" w:date="2021-03-15T15:34:00Z">
                    <w:rPr>
                      <w:rFonts w:cs="Arial"/>
                      <w:sz w:val="20"/>
                      <w:lang w:val="en-US"/>
                    </w:rPr>
                  </w:rPrChange>
                </w:rPr>
                <w:t>_2_</w:t>
              </w:r>
            </w:ins>
            <w:del w:id="93" w:author="SintsovaMA" w:date="2021-03-15T15:34:00Z">
              <w:r w:rsidDel="00DE5778">
                <w:rPr>
                  <w:rFonts w:cs="Arial"/>
                  <w:sz w:val="20"/>
                </w:rPr>
                <w:delText>.1.</w:delText>
              </w:r>
            </w:del>
            <w:r>
              <w:rPr>
                <w:rFonts w:cs="Arial"/>
                <w:sz w:val="20"/>
              </w:rPr>
              <w:t>19</w:t>
            </w:r>
            <w:ins w:id="94" w:author="SintsovaMA" w:date="2021-03-15T15:34:00Z">
              <w:r w:rsidR="00DE5778" w:rsidRPr="00DE5778">
                <w:rPr>
                  <w:rFonts w:cs="Arial"/>
                  <w:sz w:val="20"/>
                  <w:rPrChange w:id="95" w:author="SintsovaMA" w:date="2021-03-15T15:34:00Z">
                    <w:rPr>
                      <w:rFonts w:cs="Arial"/>
                      <w:sz w:val="20"/>
                      <w:lang w:val="en-US"/>
                    </w:rPr>
                  </w:rPrChange>
                </w:rPr>
                <w:t>_</w:t>
              </w:r>
              <w:r w:rsidR="00DE5778">
                <w:rPr>
                  <w:rFonts w:cs="Arial"/>
                  <w:sz w:val="20"/>
                  <w:lang w:val="en-US"/>
                </w:rPr>
                <w:t>MM</w:t>
              </w:r>
            </w:ins>
            <w:r>
              <w:rPr>
                <w:rFonts w:cs="Arial"/>
                <w:sz w:val="20"/>
              </w:rPr>
              <w:t xml:space="preserve"> Отчетность по направлению МТО</w:t>
            </w:r>
          </w:p>
        </w:tc>
        <w:tc>
          <w:tcPr>
            <w:tcW w:w="1610" w:type="pct"/>
          </w:tcPr>
          <w:p w14:paraId="20E84425" w14:textId="615F2ECC" w:rsidR="00A93775" w:rsidRPr="00F94454" w:rsidRDefault="00C33D70" w:rsidP="00B778C7">
            <w:pPr>
              <w:jc w:val="center"/>
              <w:rPr>
                <w:rFonts w:cs="Arial"/>
                <w:sz w:val="20"/>
              </w:rPr>
            </w:pPr>
            <w:del w:id="96" w:author="SintsovaMA" w:date="2021-03-15T15:33:00Z">
              <w:r w:rsidRPr="00C33D70" w:rsidDel="00DE5778">
                <w:rPr>
                  <w:rFonts w:cs="Arial"/>
                  <w:sz w:val="20"/>
                </w:rPr>
                <w:delText>ERP.5.1.19_КД_Отчетность по направлению МТО_v1.0</w:delText>
              </w:r>
            </w:del>
          </w:p>
        </w:tc>
        <w:tc>
          <w:tcPr>
            <w:tcW w:w="601" w:type="pct"/>
          </w:tcPr>
          <w:p w14:paraId="098B00C8" w14:textId="0498E74D" w:rsidR="00A93775" w:rsidRPr="00F94454" w:rsidRDefault="00C33D70" w:rsidP="00B778C7">
            <w:pPr>
              <w:jc w:val="center"/>
              <w:rPr>
                <w:rFonts w:cs="Arial"/>
                <w:sz w:val="20"/>
              </w:rPr>
            </w:pPr>
            <w:del w:id="97" w:author="SintsovaMA" w:date="2021-03-15T15:33:00Z">
              <w:r w:rsidDel="00DE5778">
                <w:rPr>
                  <w:rFonts w:cs="Arial"/>
                  <w:sz w:val="20"/>
                </w:rPr>
                <w:delText>29.08.2018</w:delText>
              </w:r>
            </w:del>
          </w:p>
        </w:tc>
      </w:tr>
      <w:tr w:rsidR="00A93775" w:rsidRPr="00F94454" w14:paraId="7845416A" w14:textId="77777777" w:rsidTr="00C33D70">
        <w:trPr>
          <w:cantSplit/>
        </w:trPr>
        <w:tc>
          <w:tcPr>
            <w:tcW w:w="2789" w:type="pct"/>
          </w:tcPr>
          <w:p w14:paraId="6255F7B2" w14:textId="2B624689" w:rsidR="00A93775" w:rsidRPr="00A93775" w:rsidRDefault="00A93775" w:rsidP="00A93775">
            <w:pPr>
              <w:jc w:val="left"/>
              <w:rPr>
                <w:rFonts w:cs="Arial"/>
                <w:sz w:val="20"/>
              </w:rPr>
            </w:pPr>
            <w:r>
              <w:rPr>
                <w:rFonts w:cs="Arial"/>
                <w:sz w:val="20"/>
                <w:lang w:val="en-US"/>
              </w:rPr>
              <w:t>ERP</w:t>
            </w:r>
            <w:r>
              <w:rPr>
                <w:rFonts w:cs="Arial"/>
                <w:sz w:val="20"/>
              </w:rPr>
              <w:t>.</w:t>
            </w:r>
            <w:ins w:id="98" w:author="SintsovaMA" w:date="2021-03-15T15:34:00Z">
              <w:r w:rsidR="00DE5778" w:rsidRPr="00DE5778">
                <w:rPr>
                  <w:rFonts w:cs="Arial"/>
                  <w:sz w:val="20"/>
                  <w:rPrChange w:id="99" w:author="SintsovaMA" w:date="2021-03-15T15:34:00Z">
                    <w:rPr>
                      <w:rFonts w:cs="Arial"/>
                      <w:sz w:val="20"/>
                      <w:lang w:val="en-US"/>
                    </w:rPr>
                  </w:rPrChange>
                </w:rPr>
                <w:t>13.</w:t>
              </w:r>
            </w:ins>
            <w:ins w:id="100" w:author="Tukhbatov Ruslan" w:date="2020-04-20T09:14:00Z">
              <w:r w:rsidR="00D8732A">
                <w:rPr>
                  <w:rFonts w:cs="Arial"/>
                  <w:sz w:val="20"/>
                </w:rPr>
                <w:t>9</w:t>
              </w:r>
            </w:ins>
            <w:del w:id="101" w:author="Tukhbatov Ruslan" w:date="2020-04-20T09:14:00Z">
              <w:r w:rsidDel="00D8732A">
                <w:rPr>
                  <w:rFonts w:cs="Arial"/>
                  <w:sz w:val="20"/>
                </w:rPr>
                <w:delText>5</w:delText>
              </w:r>
            </w:del>
            <w:ins w:id="102" w:author="SintsovaMA" w:date="2021-03-15T15:34:00Z">
              <w:r w:rsidR="00DE5778" w:rsidRPr="00DE5778">
                <w:rPr>
                  <w:rFonts w:cs="Arial"/>
                  <w:sz w:val="20"/>
                  <w:rPrChange w:id="103" w:author="SintsovaMA" w:date="2021-03-15T15:34:00Z">
                    <w:rPr>
                      <w:rFonts w:cs="Arial"/>
                      <w:sz w:val="20"/>
                      <w:lang w:val="en-US"/>
                    </w:rPr>
                  </w:rPrChange>
                </w:rPr>
                <w:t>_2_</w:t>
              </w:r>
            </w:ins>
            <w:del w:id="104" w:author="SintsovaMA" w:date="2021-03-15T15:34:00Z">
              <w:r w:rsidDel="00DE5778">
                <w:rPr>
                  <w:rFonts w:cs="Arial"/>
                  <w:sz w:val="20"/>
                </w:rPr>
                <w:delText>.1.</w:delText>
              </w:r>
            </w:del>
            <w:r>
              <w:rPr>
                <w:rFonts w:cs="Arial"/>
                <w:sz w:val="20"/>
              </w:rPr>
              <w:t>58</w:t>
            </w:r>
            <w:ins w:id="105" w:author="SintsovaMA" w:date="2021-03-15T15:34:00Z">
              <w:r w:rsidR="00DE5778" w:rsidRPr="00DE5778">
                <w:rPr>
                  <w:rFonts w:cs="Arial"/>
                  <w:sz w:val="20"/>
                  <w:rPrChange w:id="106" w:author="SintsovaMA" w:date="2021-03-15T15:34:00Z">
                    <w:rPr>
                      <w:rFonts w:cs="Arial"/>
                      <w:sz w:val="20"/>
                      <w:lang w:val="en-US"/>
                    </w:rPr>
                  </w:rPrChange>
                </w:rPr>
                <w:t>_</w:t>
              </w:r>
              <w:r w:rsidR="00DE5778">
                <w:rPr>
                  <w:rFonts w:cs="Arial"/>
                  <w:sz w:val="20"/>
                  <w:lang w:val="en-US"/>
                </w:rPr>
                <w:t>MM</w:t>
              </w:r>
            </w:ins>
            <w:r w:rsidRPr="00A93775">
              <w:rPr>
                <w:rFonts w:cs="Arial"/>
                <w:sz w:val="20"/>
              </w:rPr>
              <w:t xml:space="preserve"> </w:t>
            </w:r>
            <w:r>
              <w:rPr>
                <w:rFonts w:cs="Arial"/>
                <w:sz w:val="20"/>
              </w:rPr>
              <w:t>Планирование обеспечения МТР, работами, услугами</w:t>
            </w:r>
          </w:p>
        </w:tc>
        <w:tc>
          <w:tcPr>
            <w:tcW w:w="1610" w:type="pct"/>
          </w:tcPr>
          <w:p w14:paraId="170C5117" w14:textId="0651890C" w:rsidR="00A93775" w:rsidRPr="00F94454" w:rsidRDefault="00706DF1" w:rsidP="00B778C7">
            <w:pPr>
              <w:jc w:val="center"/>
              <w:rPr>
                <w:rFonts w:cs="Arial"/>
                <w:sz w:val="20"/>
              </w:rPr>
            </w:pPr>
            <w:del w:id="107" w:author="SintsovaMA" w:date="2021-03-15T15:33:00Z">
              <w:r w:rsidRPr="00706DF1" w:rsidDel="00DE5778">
                <w:rPr>
                  <w:rFonts w:cs="Arial"/>
                  <w:sz w:val="20"/>
                </w:rPr>
                <w:delText>ERP.5.1.58_ПП-10.03 Планирование обеспечения МТР работами и услугами_v1.6</w:delText>
              </w:r>
            </w:del>
          </w:p>
        </w:tc>
        <w:tc>
          <w:tcPr>
            <w:tcW w:w="601" w:type="pct"/>
          </w:tcPr>
          <w:p w14:paraId="4E8FA8A3" w14:textId="1B9323C0" w:rsidR="00A93775" w:rsidRPr="00F94454" w:rsidRDefault="00706DF1" w:rsidP="00B778C7">
            <w:pPr>
              <w:jc w:val="center"/>
              <w:rPr>
                <w:rFonts w:cs="Arial"/>
                <w:sz w:val="20"/>
              </w:rPr>
            </w:pPr>
            <w:del w:id="108" w:author="SintsovaMA" w:date="2021-03-15T15:33:00Z">
              <w:r w:rsidDel="00DE5778">
                <w:rPr>
                  <w:rFonts w:cs="Arial"/>
                  <w:sz w:val="20"/>
                </w:rPr>
                <w:delText>06.09.2018</w:delText>
              </w:r>
            </w:del>
          </w:p>
        </w:tc>
      </w:tr>
      <w:tr w:rsidR="00175B15" w:rsidRPr="00F94454" w14:paraId="15B619FB" w14:textId="77777777" w:rsidTr="00C33D70">
        <w:trPr>
          <w:cantSplit/>
        </w:trPr>
        <w:tc>
          <w:tcPr>
            <w:tcW w:w="2789" w:type="pct"/>
          </w:tcPr>
          <w:p w14:paraId="68B0F86A" w14:textId="7707301F" w:rsidR="00175B15" w:rsidRPr="00500FD0" w:rsidRDefault="00A93775" w:rsidP="00A93775">
            <w:pPr>
              <w:jc w:val="left"/>
              <w:rPr>
                <w:rFonts w:cs="Arial"/>
                <w:sz w:val="20"/>
              </w:rPr>
            </w:pPr>
            <w:r>
              <w:rPr>
                <w:rFonts w:cs="Arial"/>
                <w:sz w:val="20"/>
                <w:lang w:val="en-US"/>
              </w:rPr>
              <w:t>ERP</w:t>
            </w:r>
            <w:r w:rsidRPr="00A93775">
              <w:rPr>
                <w:rFonts w:cs="Arial"/>
                <w:sz w:val="20"/>
              </w:rPr>
              <w:t>.</w:t>
            </w:r>
            <w:ins w:id="109" w:author="SintsovaMA" w:date="2021-03-15T15:34:00Z">
              <w:r w:rsidR="00DE5778" w:rsidRPr="00DE5778">
                <w:rPr>
                  <w:rFonts w:cs="Arial"/>
                  <w:sz w:val="20"/>
                  <w:rPrChange w:id="110" w:author="SintsovaMA" w:date="2021-03-15T15:34:00Z">
                    <w:rPr>
                      <w:rFonts w:cs="Arial"/>
                      <w:sz w:val="20"/>
                      <w:lang w:val="en-US"/>
                    </w:rPr>
                  </w:rPrChange>
                </w:rPr>
                <w:t>13.</w:t>
              </w:r>
            </w:ins>
            <w:ins w:id="111" w:author="Tukhbatov Ruslan" w:date="2020-04-20T09:14:00Z">
              <w:r w:rsidR="00D8732A">
                <w:rPr>
                  <w:rFonts w:cs="Arial"/>
                  <w:sz w:val="20"/>
                </w:rPr>
                <w:t>9</w:t>
              </w:r>
            </w:ins>
            <w:del w:id="112" w:author="Tukhbatov Ruslan" w:date="2020-04-20T09:14:00Z">
              <w:r w:rsidRPr="00A93775" w:rsidDel="00D8732A">
                <w:rPr>
                  <w:rFonts w:cs="Arial"/>
                  <w:sz w:val="20"/>
                </w:rPr>
                <w:delText>5</w:delText>
              </w:r>
            </w:del>
            <w:ins w:id="113" w:author="SintsovaMA" w:date="2021-03-15T15:34:00Z">
              <w:r w:rsidR="00DE5778" w:rsidRPr="00DE5778">
                <w:rPr>
                  <w:rFonts w:cs="Arial"/>
                  <w:sz w:val="20"/>
                  <w:rPrChange w:id="114" w:author="SintsovaMA" w:date="2021-03-15T15:34:00Z">
                    <w:rPr>
                      <w:rFonts w:cs="Arial"/>
                      <w:sz w:val="20"/>
                      <w:lang w:val="en-US"/>
                    </w:rPr>
                  </w:rPrChange>
                </w:rPr>
                <w:t>_2_</w:t>
              </w:r>
            </w:ins>
            <w:del w:id="115" w:author="SintsovaMA" w:date="2021-03-15T15:34:00Z">
              <w:r w:rsidRPr="00A93775" w:rsidDel="00DE5778">
                <w:rPr>
                  <w:rFonts w:cs="Arial"/>
                  <w:sz w:val="20"/>
                </w:rPr>
                <w:delText>.1.</w:delText>
              </w:r>
            </w:del>
            <w:r w:rsidRPr="00A93775">
              <w:rPr>
                <w:rFonts w:cs="Arial"/>
                <w:sz w:val="20"/>
              </w:rPr>
              <w:t>59</w:t>
            </w:r>
            <w:ins w:id="116" w:author="SintsovaMA" w:date="2021-03-15T15:34:00Z">
              <w:r w:rsidR="00DE5778" w:rsidRPr="00DE5778">
                <w:rPr>
                  <w:rFonts w:cs="Arial"/>
                  <w:sz w:val="20"/>
                  <w:rPrChange w:id="117" w:author="SintsovaMA" w:date="2021-03-15T15:34:00Z">
                    <w:rPr>
                      <w:rFonts w:cs="Arial"/>
                      <w:sz w:val="20"/>
                      <w:lang w:val="en-US"/>
                    </w:rPr>
                  </w:rPrChange>
                </w:rPr>
                <w:t>_</w:t>
              </w:r>
              <w:r w:rsidR="00DE5778">
                <w:rPr>
                  <w:rFonts w:cs="Arial"/>
                  <w:sz w:val="20"/>
                  <w:lang w:val="en-US"/>
                </w:rPr>
                <w:t>MM</w:t>
              </w:r>
            </w:ins>
            <w:r w:rsidRPr="00A93775">
              <w:rPr>
                <w:rFonts w:cs="Arial"/>
                <w:sz w:val="20"/>
              </w:rPr>
              <w:t xml:space="preserve"> </w:t>
            </w:r>
            <w:r w:rsidR="00500FD0">
              <w:rPr>
                <w:rFonts w:cs="Arial"/>
                <w:sz w:val="20"/>
              </w:rPr>
              <w:t>Закупка МТР, работ, услуг</w:t>
            </w:r>
          </w:p>
        </w:tc>
        <w:tc>
          <w:tcPr>
            <w:tcW w:w="1610" w:type="pct"/>
          </w:tcPr>
          <w:p w14:paraId="6836DDC9" w14:textId="6F87869D" w:rsidR="00175B15" w:rsidRPr="00F94454" w:rsidRDefault="00706DF1" w:rsidP="00B778C7">
            <w:pPr>
              <w:jc w:val="center"/>
              <w:rPr>
                <w:rFonts w:cs="Arial"/>
                <w:sz w:val="20"/>
              </w:rPr>
            </w:pPr>
            <w:del w:id="118" w:author="SintsovaMA" w:date="2021-03-15T15:33:00Z">
              <w:r w:rsidRPr="00706DF1" w:rsidDel="00DE5778">
                <w:rPr>
                  <w:rFonts w:cs="Arial"/>
                  <w:sz w:val="20"/>
                </w:rPr>
                <w:delText>ERP.5.1.59_Закупка МТР, работ, услуг_v1.2</w:delText>
              </w:r>
            </w:del>
          </w:p>
        </w:tc>
        <w:tc>
          <w:tcPr>
            <w:tcW w:w="601" w:type="pct"/>
          </w:tcPr>
          <w:p w14:paraId="1BE75BB6" w14:textId="0103424B" w:rsidR="00175B15" w:rsidRPr="00F94454" w:rsidRDefault="00706DF1" w:rsidP="00B778C7">
            <w:pPr>
              <w:jc w:val="center"/>
              <w:rPr>
                <w:rFonts w:cs="Arial"/>
                <w:sz w:val="20"/>
              </w:rPr>
            </w:pPr>
            <w:del w:id="119" w:author="SintsovaMA" w:date="2021-03-15T15:33:00Z">
              <w:r w:rsidDel="00DE5778">
                <w:rPr>
                  <w:rFonts w:cs="Arial"/>
                  <w:sz w:val="20"/>
                </w:rPr>
                <w:delText>04.09.2018</w:delText>
              </w:r>
            </w:del>
          </w:p>
        </w:tc>
      </w:tr>
      <w:tr w:rsidR="00C12236" w:rsidRPr="00F94454" w14:paraId="174F95D2" w14:textId="77777777" w:rsidTr="00C33D70">
        <w:trPr>
          <w:cantSplit/>
        </w:trPr>
        <w:tc>
          <w:tcPr>
            <w:tcW w:w="2789" w:type="pct"/>
          </w:tcPr>
          <w:p w14:paraId="7FD115EA" w14:textId="0E0D8157" w:rsidR="00C12236" w:rsidRPr="00C12236" w:rsidRDefault="00C12236">
            <w:pPr>
              <w:jc w:val="left"/>
              <w:rPr>
                <w:rFonts w:cs="Arial"/>
                <w:sz w:val="20"/>
              </w:rPr>
            </w:pPr>
            <w:r>
              <w:rPr>
                <w:rFonts w:cs="Arial"/>
                <w:sz w:val="20"/>
                <w:lang w:val="en-US"/>
              </w:rPr>
              <w:t>ERP</w:t>
            </w:r>
            <w:r w:rsidRPr="00A93775">
              <w:rPr>
                <w:rFonts w:cs="Arial"/>
                <w:sz w:val="20"/>
              </w:rPr>
              <w:t>.</w:t>
            </w:r>
            <w:ins w:id="120" w:author="SintsovaMA" w:date="2021-03-15T15:34:00Z">
              <w:r w:rsidR="00DE5778">
                <w:rPr>
                  <w:rFonts w:cs="Arial"/>
                  <w:sz w:val="20"/>
                  <w:lang w:val="en-US"/>
                </w:rPr>
                <w:t>13.</w:t>
              </w:r>
            </w:ins>
            <w:ins w:id="121" w:author="Tukhbatov Ruslan" w:date="2020-04-20T09:14:00Z">
              <w:r w:rsidR="00D8732A">
                <w:rPr>
                  <w:rFonts w:cs="Arial"/>
                  <w:sz w:val="20"/>
                </w:rPr>
                <w:t>9</w:t>
              </w:r>
            </w:ins>
            <w:del w:id="122" w:author="Tukhbatov Ruslan" w:date="2020-04-20T09:14:00Z">
              <w:r w:rsidRPr="00A93775" w:rsidDel="00D8732A">
                <w:rPr>
                  <w:rFonts w:cs="Arial"/>
                  <w:sz w:val="20"/>
                </w:rPr>
                <w:delText>5</w:delText>
              </w:r>
            </w:del>
            <w:del w:id="123" w:author="SintsovaMA" w:date="2021-03-15T15:34:00Z">
              <w:r w:rsidRPr="00A93775" w:rsidDel="00DE5778">
                <w:rPr>
                  <w:rFonts w:cs="Arial"/>
                  <w:sz w:val="20"/>
                </w:rPr>
                <w:delText>.1</w:delText>
              </w:r>
            </w:del>
            <w:ins w:id="124" w:author="SintsovaMA" w:date="2021-03-15T15:35:00Z">
              <w:r w:rsidR="00DE5778">
                <w:rPr>
                  <w:rFonts w:cs="Arial"/>
                  <w:sz w:val="20"/>
                  <w:lang w:val="en-US"/>
                </w:rPr>
                <w:t>_2_</w:t>
              </w:r>
            </w:ins>
            <w:del w:id="125" w:author="SintsovaMA" w:date="2021-03-15T15:35:00Z">
              <w:r w:rsidRPr="00A93775" w:rsidDel="00DE5778">
                <w:rPr>
                  <w:rFonts w:cs="Arial"/>
                  <w:sz w:val="20"/>
                </w:rPr>
                <w:delText>.</w:delText>
              </w:r>
            </w:del>
            <w:r>
              <w:rPr>
                <w:rFonts w:cs="Arial"/>
                <w:sz w:val="20"/>
                <w:lang w:val="en-US"/>
              </w:rPr>
              <w:t>60</w:t>
            </w:r>
            <w:ins w:id="126" w:author="SintsovaMA" w:date="2021-03-15T15:35:00Z">
              <w:r w:rsidR="00DE5778">
                <w:rPr>
                  <w:rFonts w:cs="Arial"/>
                  <w:sz w:val="20"/>
                  <w:lang w:val="en-US"/>
                </w:rPr>
                <w:t>_MM</w:t>
              </w:r>
            </w:ins>
            <w:r>
              <w:rPr>
                <w:rFonts w:cs="Arial"/>
                <w:sz w:val="20"/>
                <w:lang w:val="en-US"/>
              </w:rPr>
              <w:t xml:space="preserve"> </w:t>
            </w:r>
            <w:r>
              <w:rPr>
                <w:rFonts w:cs="Arial"/>
                <w:sz w:val="20"/>
              </w:rPr>
              <w:t>Управление запасами</w:t>
            </w:r>
          </w:p>
        </w:tc>
        <w:tc>
          <w:tcPr>
            <w:tcW w:w="1610" w:type="pct"/>
          </w:tcPr>
          <w:p w14:paraId="1342BCA1" w14:textId="7A73F139" w:rsidR="00C12236" w:rsidRPr="00F94454" w:rsidRDefault="00706DF1" w:rsidP="00B778C7">
            <w:pPr>
              <w:jc w:val="center"/>
              <w:rPr>
                <w:rFonts w:cs="Arial"/>
                <w:sz w:val="20"/>
              </w:rPr>
            </w:pPr>
            <w:del w:id="127" w:author="SintsovaMA" w:date="2021-03-15T15:33:00Z">
              <w:r w:rsidRPr="00706DF1" w:rsidDel="00DE5778">
                <w:rPr>
                  <w:rFonts w:cs="Arial"/>
                  <w:sz w:val="20"/>
                </w:rPr>
                <w:delText>ERP.5.1.60_MM_Управление запасами_v1.4</w:delText>
              </w:r>
            </w:del>
          </w:p>
        </w:tc>
        <w:tc>
          <w:tcPr>
            <w:tcW w:w="601" w:type="pct"/>
          </w:tcPr>
          <w:p w14:paraId="024B2177" w14:textId="3D442880" w:rsidR="00C12236" w:rsidRPr="00F94454" w:rsidRDefault="00706DF1" w:rsidP="00B778C7">
            <w:pPr>
              <w:jc w:val="center"/>
              <w:rPr>
                <w:rFonts w:cs="Arial"/>
                <w:sz w:val="20"/>
              </w:rPr>
            </w:pPr>
            <w:del w:id="128" w:author="SintsovaMA" w:date="2021-03-15T15:33:00Z">
              <w:r w:rsidDel="00DE5778">
                <w:rPr>
                  <w:rFonts w:cs="Arial"/>
                  <w:sz w:val="20"/>
                </w:rPr>
                <w:delText>06.09.2018</w:delText>
              </w:r>
            </w:del>
          </w:p>
        </w:tc>
      </w:tr>
      <w:tr w:rsidR="00175B15" w:rsidRPr="00F94454" w14:paraId="25CEAD1E" w14:textId="77777777" w:rsidTr="00C33D70">
        <w:trPr>
          <w:cantSplit/>
        </w:trPr>
        <w:tc>
          <w:tcPr>
            <w:tcW w:w="2789" w:type="pct"/>
          </w:tcPr>
          <w:p w14:paraId="312E2C05" w14:textId="5C44C7D8" w:rsidR="00175B15" w:rsidRPr="00F94454" w:rsidRDefault="00A93775">
            <w:pPr>
              <w:jc w:val="left"/>
              <w:rPr>
                <w:rFonts w:cs="Arial"/>
                <w:sz w:val="20"/>
              </w:rPr>
            </w:pPr>
            <w:r>
              <w:rPr>
                <w:rFonts w:cs="Arial"/>
                <w:sz w:val="20"/>
                <w:lang w:val="en-US"/>
              </w:rPr>
              <w:t>ERP</w:t>
            </w:r>
            <w:r>
              <w:rPr>
                <w:rFonts w:cs="Arial"/>
                <w:sz w:val="20"/>
              </w:rPr>
              <w:t>.</w:t>
            </w:r>
            <w:ins w:id="129" w:author="SintsovaMA" w:date="2021-03-15T15:35:00Z">
              <w:r w:rsidR="00DE5778">
                <w:rPr>
                  <w:rFonts w:cs="Arial"/>
                  <w:sz w:val="20"/>
                  <w:lang w:val="en-US"/>
                </w:rPr>
                <w:t>13.</w:t>
              </w:r>
            </w:ins>
            <w:ins w:id="130" w:author="Tukhbatov Ruslan" w:date="2020-04-20T09:14:00Z">
              <w:r w:rsidR="00D8732A">
                <w:rPr>
                  <w:rFonts w:cs="Arial"/>
                  <w:sz w:val="20"/>
                </w:rPr>
                <w:t>9</w:t>
              </w:r>
            </w:ins>
            <w:del w:id="131" w:author="Tukhbatov Ruslan" w:date="2020-04-20T09:14:00Z">
              <w:r w:rsidDel="00D8732A">
                <w:rPr>
                  <w:rFonts w:cs="Arial"/>
                  <w:sz w:val="20"/>
                </w:rPr>
                <w:delText>5</w:delText>
              </w:r>
            </w:del>
            <w:del w:id="132" w:author="SintsovaMA" w:date="2021-03-15T15:35:00Z">
              <w:r w:rsidDel="00DE5778">
                <w:rPr>
                  <w:rFonts w:cs="Arial"/>
                  <w:sz w:val="20"/>
                </w:rPr>
                <w:delText>.1</w:delText>
              </w:r>
            </w:del>
            <w:ins w:id="133" w:author="SintsovaMA" w:date="2021-03-15T15:35:00Z">
              <w:r w:rsidR="00DE5778">
                <w:rPr>
                  <w:rFonts w:cs="Arial"/>
                  <w:sz w:val="20"/>
                  <w:lang w:val="en-US"/>
                </w:rPr>
                <w:t>_2_</w:t>
              </w:r>
            </w:ins>
            <w:del w:id="134" w:author="SintsovaMA" w:date="2021-03-15T15:35:00Z">
              <w:r w:rsidDel="00DE5778">
                <w:rPr>
                  <w:rFonts w:cs="Arial"/>
                  <w:sz w:val="20"/>
                </w:rPr>
                <w:delText>.</w:delText>
              </w:r>
            </w:del>
            <w:r>
              <w:rPr>
                <w:rFonts w:cs="Arial"/>
                <w:sz w:val="20"/>
              </w:rPr>
              <w:t>61</w:t>
            </w:r>
            <w:ins w:id="135" w:author="SintsovaMA" w:date="2021-03-15T15:35:00Z">
              <w:r w:rsidR="00DE5778">
                <w:rPr>
                  <w:rFonts w:cs="Arial"/>
                  <w:sz w:val="20"/>
                  <w:lang w:val="en-US"/>
                </w:rPr>
                <w:t>_MM</w:t>
              </w:r>
            </w:ins>
            <w:r>
              <w:rPr>
                <w:rFonts w:cs="Arial"/>
                <w:sz w:val="20"/>
              </w:rPr>
              <w:t xml:space="preserve"> </w:t>
            </w:r>
            <w:r w:rsidR="00500FD0">
              <w:rPr>
                <w:rFonts w:cs="Arial"/>
                <w:sz w:val="20"/>
              </w:rPr>
              <w:t>Транспортная логистика</w:t>
            </w:r>
          </w:p>
        </w:tc>
        <w:tc>
          <w:tcPr>
            <w:tcW w:w="1610" w:type="pct"/>
          </w:tcPr>
          <w:p w14:paraId="535B82EC" w14:textId="4BCB539F" w:rsidR="00175B15" w:rsidRPr="00F94454" w:rsidRDefault="00706DF1" w:rsidP="00B778C7">
            <w:pPr>
              <w:jc w:val="center"/>
              <w:rPr>
                <w:rFonts w:cs="Arial"/>
                <w:sz w:val="20"/>
              </w:rPr>
            </w:pPr>
            <w:del w:id="136" w:author="SintsovaMA" w:date="2021-03-15T15:33:00Z">
              <w:r w:rsidRPr="00706DF1" w:rsidDel="00DE5778">
                <w:rPr>
                  <w:rFonts w:cs="Arial"/>
                  <w:sz w:val="20"/>
                </w:rPr>
                <w:delText>ERP.5.1.61_ММ_Транспортная логистика_v.2.21</w:delText>
              </w:r>
            </w:del>
          </w:p>
        </w:tc>
        <w:tc>
          <w:tcPr>
            <w:tcW w:w="601" w:type="pct"/>
          </w:tcPr>
          <w:p w14:paraId="78BA8008" w14:textId="4CFA1536" w:rsidR="00175B15" w:rsidRPr="00F94454" w:rsidRDefault="00706DF1" w:rsidP="00B778C7">
            <w:pPr>
              <w:jc w:val="center"/>
              <w:rPr>
                <w:rFonts w:cs="Arial"/>
                <w:sz w:val="20"/>
              </w:rPr>
            </w:pPr>
            <w:del w:id="137" w:author="SintsovaMA" w:date="2021-03-15T15:33:00Z">
              <w:r w:rsidDel="00DE5778">
                <w:rPr>
                  <w:rFonts w:cs="Arial"/>
                  <w:sz w:val="20"/>
                </w:rPr>
                <w:delText>06.09.2018</w:delText>
              </w:r>
            </w:del>
          </w:p>
        </w:tc>
      </w:tr>
      <w:tr w:rsidR="000731D2" w:rsidRPr="00F94454" w14:paraId="62880A89" w14:textId="77777777" w:rsidTr="00C33D70">
        <w:trPr>
          <w:cantSplit/>
        </w:trPr>
        <w:tc>
          <w:tcPr>
            <w:tcW w:w="2789" w:type="pct"/>
          </w:tcPr>
          <w:p w14:paraId="0CCDE22B" w14:textId="3B920DE8" w:rsidR="000731D2" w:rsidRDefault="000731D2">
            <w:pPr>
              <w:jc w:val="left"/>
              <w:rPr>
                <w:rFonts w:cs="Arial"/>
                <w:sz w:val="20"/>
              </w:rPr>
            </w:pPr>
            <w:r>
              <w:rPr>
                <w:rFonts w:cs="Arial"/>
                <w:sz w:val="20"/>
                <w:lang w:val="en-US"/>
              </w:rPr>
              <w:t>ERP</w:t>
            </w:r>
            <w:r>
              <w:rPr>
                <w:rFonts w:cs="Arial"/>
                <w:sz w:val="20"/>
              </w:rPr>
              <w:t>.</w:t>
            </w:r>
            <w:ins w:id="138" w:author="SintsovaMA" w:date="2021-03-15T15:35:00Z">
              <w:r w:rsidR="00DE5778" w:rsidRPr="00DE5778">
                <w:rPr>
                  <w:rFonts w:cs="Arial"/>
                  <w:sz w:val="20"/>
                  <w:rPrChange w:id="139" w:author="SintsovaMA" w:date="2021-03-15T15:35:00Z">
                    <w:rPr>
                      <w:rFonts w:cs="Arial"/>
                      <w:sz w:val="20"/>
                      <w:lang w:val="en-US"/>
                    </w:rPr>
                  </w:rPrChange>
                </w:rPr>
                <w:t>13.</w:t>
              </w:r>
            </w:ins>
            <w:ins w:id="140" w:author="Tukhbatov Ruslan" w:date="2020-04-20T09:14:00Z">
              <w:r w:rsidR="00D8732A">
                <w:rPr>
                  <w:rFonts w:cs="Arial"/>
                  <w:sz w:val="20"/>
                </w:rPr>
                <w:t>9</w:t>
              </w:r>
            </w:ins>
            <w:del w:id="141" w:author="Tukhbatov Ruslan" w:date="2020-04-20T09:14:00Z">
              <w:r w:rsidDel="00D8732A">
                <w:rPr>
                  <w:rFonts w:cs="Arial"/>
                  <w:sz w:val="20"/>
                </w:rPr>
                <w:delText>5</w:delText>
              </w:r>
            </w:del>
            <w:ins w:id="142" w:author="SintsovaMA" w:date="2021-03-15T15:35:00Z">
              <w:r w:rsidR="00DE5778" w:rsidRPr="00DE5778">
                <w:rPr>
                  <w:rFonts w:cs="Arial"/>
                  <w:sz w:val="20"/>
                  <w:rPrChange w:id="143" w:author="SintsovaMA" w:date="2021-03-15T15:35:00Z">
                    <w:rPr>
                      <w:rFonts w:cs="Arial"/>
                      <w:sz w:val="20"/>
                      <w:lang w:val="en-US"/>
                    </w:rPr>
                  </w:rPrChange>
                </w:rPr>
                <w:t>_2_</w:t>
              </w:r>
            </w:ins>
            <w:del w:id="144" w:author="SintsovaMA" w:date="2021-03-15T15:35:00Z">
              <w:r w:rsidDel="00DE5778">
                <w:rPr>
                  <w:rFonts w:cs="Arial"/>
                  <w:sz w:val="20"/>
                </w:rPr>
                <w:delText>.1.</w:delText>
              </w:r>
            </w:del>
            <w:r>
              <w:rPr>
                <w:rFonts w:cs="Arial"/>
                <w:sz w:val="20"/>
              </w:rPr>
              <w:t>63</w:t>
            </w:r>
            <w:ins w:id="145" w:author="SintsovaMA" w:date="2021-03-15T15:35:00Z">
              <w:r w:rsidR="00DE5778" w:rsidRPr="00DE5778">
                <w:rPr>
                  <w:rFonts w:cs="Arial"/>
                  <w:sz w:val="20"/>
                  <w:rPrChange w:id="146" w:author="SintsovaMA" w:date="2021-03-15T15:35:00Z">
                    <w:rPr>
                      <w:rFonts w:cs="Arial"/>
                      <w:sz w:val="20"/>
                      <w:lang w:val="en-US"/>
                    </w:rPr>
                  </w:rPrChange>
                </w:rPr>
                <w:t>_</w:t>
              </w:r>
              <w:r w:rsidR="00DE5778">
                <w:rPr>
                  <w:rFonts w:cs="Arial"/>
                  <w:sz w:val="20"/>
                  <w:lang w:val="en-US"/>
                </w:rPr>
                <w:t>MM</w:t>
              </w:r>
            </w:ins>
            <w:r>
              <w:rPr>
                <w:rFonts w:cs="Arial"/>
                <w:sz w:val="20"/>
              </w:rPr>
              <w:t xml:space="preserve"> Реализация МТР/услуг</w:t>
            </w:r>
          </w:p>
        </w:tc>
        <w:tc>
          <w:tcPr>
            <w:tcW w:w="1610" w:type="pct"/>
          </w:tcPr>
          <w:p w14:paraId="516A3DE6" w14:textId="0C10A274" w:rsidR="000731D2" w:rsidRPr="00F94454" w:rsidRDefault="000731D2" w:rsidP="000731D2">
            <w:pPr>
              <w:jc w:val="center"/>
              <w:rPr>
                <w:rFonts w:cs="Arial"/>
                <w:sz w:val="20"/>
              </w:rPr>
            </w:pPr>
            <w:del w:id="147" w:author="SintsovaMA" w:date="2021-03-15T15:33:00Z">
              <w:r w:rsidRPr="000731D2" w:rsidDel="00DE5778">
                <w:rPr>
                  <w:rFonts w:cs="Arial"/>
                  <w:sz w:val="20"/>
                </w:rPr>
                <w:delText>ERP.5.1.63_MM_Реализация МТР, услуг_v2.05</w:delText>
              </w:r>
            </w:del>
          </w:p>
        </w:tc>
        <w:tc>
          <w:tcPr>
            <w:tcW w:w="601" w:type="pct"/>
          </w:tcPr>
          <w:p w14:paraId="73D58CD0" w14:textId="5253DDBE" w:rsidR="000731D2" w:rsidRPr="00F94454" w:rsidRDefault="000731D2" w:rsidP="000731D2">
            <w:pPr>
              <w:jc w:val="center"/>
              <w:rPr>
                <w:rFonts w:cs="Arial"/>
                <w:sz w:val="20"/>
              </w:rPr>
            </w:pPr>
            <w:del w:id="148" w:author="SintsovaMA" w:date="2021-03-15T15:33:00Z">
              <w:r w:rsidDel="00DE5778">
                <w:rPr>
                  <w:rFonts w:cs="Arial"/>
                  <w:sz w:val="20"/>
                </w:rPr>
                <w:delText>06.09.2018</w:delText>
              </w:r>
            </w:del>
          </w:p>
        </w:tc>
      </w:tr>
      <w:tr w:rsidR="000731D2" w:rsidRPr="00F94454" w14:paraId="0B77F6B2" w14:textId="77777777" w:rsidTr="00C33D70">
        <w:trPr>
          <w:cantSplit/>
        </w:trPr>
        <w:tc>
          <w:tcPr>
            <w:tcW w:w="2789" w:type="pct"/>
          </w:tcPr>
          <w:p w14:paraId="2A023107" w14:textId="5F23E937" w:rsidR="000731D2" w:rsidRPr="009A0457" w:rsidRDefault="000731D2">
            <w:pPr>
              <w:jc w:val="left"/>
              <w:rPr>
                <w:rFonts w:cs="Arial"/>
                <w:sz w:val="20"/>
              </w:rPr>
            </w:pPr>
            <w:r w:rsidRPr="00594943">
              <w:rPr>
                <w:rFonts w:cs="Arial"/>
                <w:sz w:val="20"/>
              </w:rPr>
              <w:t>ERP.</w:t>
            </w:r>
            <w:ins w:id="149" w:author="SintsovaMA" w:date="2021-03-15T15:35:00Z">
              <w:r w:rsidR="00DE5778" w:rsidRPr="00DE5778">
                <w:rPr>
                  <w:rFonts w:cs="Arial"/>
                  <w:sz w:val="20"/>
                  <w:rPrChange w:id="150" w:author="SintsovaMA" w:date="2021-03-15T15:35:00Z">
                    <w:rPr>
                      <w:rFonts w:cs="Arial"/>
                      <w:sz w:val="20"/>
                      <w:lang w:val="en-US"/>
                    </w:rPr>
                  </w:rPrChange>
                </w:rPr>
                <w:t>13.</w:t>
              </w:r>
            </w:ins>
            <w:ins w:id="151" w:author="Tukhbatov Ruslan" w:date="2020-04-20T09:14:00Z">
              <w:r w:rsidR="00D8732A">
                <w:rPr>
                  <w:rFonts w:cs="Arial"/>
                  <w:sz w:val="20"/>
                </w:rPr>
                <w:t>9</w:t>
              </w:r>
            </w:ins>
            <w:del w:id="152" w:author="Tukhbatov Ruslan" w:date="2020-04-20T09:14:00Z">
              <w:r w:rsidRPr="00594943" w:rsidDel="00D8732A">
                <w:rPr>
                  <w:rFonts w:cs="Arial"/>
                  <w:sz w:val="20"/>
                </w:rPr>
                <w:delText>5</w:delText>
              </w:r>
            </w:del>
            <w:del w:id="153" w:author="SintsovaMA" w:date="2021-03-15T15:35:00Z">
              <w:r w:rsidRPr="00594943" w:rsidDel="00DE5778">
                <w:rPr>
                  <w:rFonts w:cs="Arial"/>
                  <w:sz w:val="20"/>
                </w:rPr>
                <w:delText>.1</w:delText>
              </w:r>
            </w:del>
            <w:ins w:id="154" w:author="SintsovaMA" w:date="2021-03-15T15:35:00Z">
              <w:r w:rsidR="00DE5778" w:rsidRPr="00DE5778">
                <w:rPr>
                  <w:rFonts w:cs="Arial"/>
                  <w:sz w:val="20"/>
                  <w:rPrChange w:id="155" w:author="SintsovaMA" w:date="2021-03-15T15:36:00Z">
                    <w:rPr>
                      <w:rFonts w:cs="Arial"/>
                      <w:sz w:val="20"/>
                      <w:lang w:val="en-US"/>
                    </w:rPr>
                  </w:rPrChange>
                </w:rPr>
                <w:t>_2</w:t>
              </w:r>
            </w:ins>
            <w:del w:id="156" w:author="SintsovaMA" w:date="2021-03-15T15:36:00Z">
              <w:r w:rsidRPr="00594943" w:rsidDel="00DE5778">
                <w:rPr>
                  <w:rFonts w:cs="Arial"/>
                  <w:sz w:val="20"/>
                </w:rPr>
                <w:delText>.</w:delText>
              </w:r>
            </w:del>
            <w:ins w:id="157" w:author="SintsovaMA" w:date="2021-03-15T15:36:00Z">
              <w:r w:rsidR="00DE5778" w:rsidRPr="00DE5778">
                <w:rPr>
                  <w:rFonts w:cs="Arial"/>
                  <w:sz w:val="20"/>
                  <w:rPrChange w:id="158" w:author="SintsovaMA" w:date="2021-03-15T15:36:00Z">
                    <w:rPr>
                      <w:rFonts w:cs="Arial"/>
                      <w:sz w:val="20"/>
                      <w:lang w:val="en-US"/>
                    </w:rPr>
                  </w:rPrChange>
                </w:rPr>
                <w:t>_</w:t>
              </w:r>
            </w:ins>
            <w:r w:rsidRPr="00594943">
              <w:rPr>
                <w:rFonts w:cs="Arial"/>
                <w:sz w:val="20"/>
              </w:rPr>
              <w:t>48</w:t>
            </w:r>
            <w:ins w:id="159" w:author="SintsovaMA" w:date="2021-03-15T15:36:00Z">
              <w:r w:rsidR="00DE5778" w:rsidRPr="00DE5778">
                <w:rPr>
                  <w:rFonts w:cs="Arial"/>
                  <w:sz w:val="20"/>
                  <w:rPrChange w:id="160" w:author="SintsovaMA" w:date="2021-03-15T15:36:00Z">
                    <w:rPr>
                      <w:rFonts w:cs="Arial"/>
                      <w:sz w:val="20"/>
                      <w:lang w:val="en-US"/>
                    </w:rPr>
                  </w:rPrChange>
                </w:rPr>
                <w:t>_</w:t>
              </w:r>
              <w:r w:rsidR="00DE5778">
                <w:rPr>
                  <w:rFonts w:cs="Arial"/>
                  <w:sz w:val="20"/>
                  <w:lang w:val="en-US"/>
                </w:rPr>
                <w:t>PS</w:t>
              </w:r>
            </w:ins>
            <w:r w:rsidRPr="00594943">
              <w:rPr>
                <w:rFonts w:cs="Arial"/>
                <w:sz w:val="20"/>
              </w:rPr>
              <w:t xml:space="preserve"> Планирование и реализация проектов Капитального строительства и инвестиций</w:t>
            </w:r>
          </w:p>
        </w:tc>
        <w:tc>
          <w:tcPr>
            <w:tcW w:w="1610" w:type="pct"/>
          </w:tcPr>
          <w:p w14:paraId="311FADFD" w14:textId="2EC72C34" w:rsidR="000731D2" w:rsidRPr="00F94454" w:rsidRDefault="000731D2" w:rsidP="00D8732A">
            <w:pPr>
              <w:jc w:val="center"/>
              <w:rPr>
                <w:rFonts w:cs="Arial"/>
                <w:sz w:val="20"/>
              </w:rPr>
            </w:pPr>
            <w:del w:id="161" w:author="SintsovaMA" w:date="2021-03-15T15:33:00Z">
              <w:r w:rsidRPr="000731D2" w:rsidDel="00DE5778">
                <w:rPr>
                  <w:rFonts w:cs="Arial"/>
                  <w:sz w:val="20"/>
                </w:rPr>
                <w:delText>ERP.5.1_48_PS_Планирование и реализация проектов КСиИ_v35_2018-08-26</w:delText>
              </w:r>
            </w:del>
          </w:p>
        </w:tc>
        <w:tc>
          <w:tcPr>
            <w:tcW w:w="601" w:type="pct"/>
          </w:tcPr>
          <w:p w14:paraId="27629196" w14:textId="7534EB6B" w:rsidR="000731D2" w:rsidRPr="00F94454" w:rsidRDefault="000731D2" w:rsidP="000731D2">
            <w:pPr>
              <w:jc w:val="center"/>
              <w:rPr>
                <w:rFonts w:cs="Arial"/>
                <w:sz w:val="20"/>
              </w:rPr>
            </w:pPr>
            <w:del w:id="162" w:author="SintsovaMA" w:date="2021-03-15T15:33:00Z">
              <w:r w:rsidDel="00DE5778">
                <w:rPr>
                  <w:rFonts w:cs="Arial"/>
                  <w:sz w:val="20"/>
                </w:rPr>
                <w:delText>26.08.2018</w:delText>
              </w:r>
            </w:del>
          </w:p>
        </w:tc>
      </w:tr>
      <w:tr w:rsidR="000731D2" w:rsidRPr="00F94454" w14:paraId="7D679B05" w14:textId="77777777" w:rsidTr="00C33D70">
        <w:trPr>
          <w:cantSplit/>
        </w:trPr>
        <w:tc>
          <w:tcPr>
            <w:tcW w:w="2789" w:type="pct"/>
          </w:tcPr>
          <w:p w14:paraId="0AA4CE27" w14:textId="00810A8F" w:rsidR="000731D2" w:rsidRPr="00DB61CA" w:rsidRDefault="000731D2">
            <w:pPr>
              <w:jc w:val="left"/>
              <w:rPr>
                <w:rFonts w:cs="Arial"/>
                <w:sz w:val="20"/>
              </w:rPr>
            </w:pPr>
            <w:r w:rsidRPr="00B430EC">
              <w:rPr>
                <w:rFonts w:cs="Arial"/>
                <w:sz w:val="20"/>
              </w:rPr>
              <w:t>ERP</w:t>
            </w:r>
            <w:r w:rsidRPr="00DB61CA">
              <w:rPr>
                <w:rFonts w:cs="Arial"/>
                <w:sz w:val="20"/>
              </w:rPr>
              <w:t>.</w:t>
            </w:r>
            <w:ins w:id="163" w:author="SintsovaMA" w:date="2021-03-15T15:36:00Z">
              <w:r w:rsidR="00DE5778" w:rsidRPr="00DE5778">
                <w:rPr>
                  <w:rFonts w:cs="Arial"/>
                  <w:sz w:val="20"/>
                  <w:rPrChange w:id="164" w:author="SintsovaMA" w:date="2021-03-15T15:36:00Z">
                    <w:rPr>
                      <w:rFonts w:cs="Arial"/>
                      <w:sz w:val="20"/>
                      <w:lang w:val="en-US"/>
                    </w:rPr>
                  </w:rPrChange>
                </w:rPr>
                <w:t>13.</w:t>
              </w:r>
            </w:ins>
            <w:ins w:id="165" w:author="Tukhbatov Ruslan" w:date="2020-04-20T09:14:00Z">
              <w:r w:rsidR="00D8732A">
                <w:rPr>
                  <w:rFonts w:cs="Arial"/>
                  <w:sz w:val="20"/>
                </w:rPr>
                <w:t>9</w:t>
              </w:r>
            </w:ins>
            <w:del w:id="166" w:author="Tukhbatov Ruslan" w:date="2020-04-20T09:14:00Z">
              <w:r w:rsidRPr="00DB61CA" w:rsidDel="00D8732A">
                <w:rPr>
                  <w:rFonts w:cs="Arial"/>
                  <w:sz w:val="20"/>
                </w:rPr>
                <w:delText>5</w:delText>
              </w:r>
            </w:del>
            <w:del w:id="167" w:author="SintsovaMA" w:date="2021-03-15T15:36:00Z">
              <w:r w:rsidRPr="00DB61CA" w:rsidDel="00DE5778">
                <w:rPr>
                  <w:rFonts w:cs="Arial"/>
                  <w:sz w:val="20"/>
                </w:rPr>
                <w:delText>.1</w:delText>
              </w:r>
            </w:del>
            <w:ins w:id="168" w:author="SintsovaMA" w:date="2021-03-15T15:36:00Z">
              <w:r w:rsidR="00DE5778" w:rsidRPr="00DE5778">
                <w:rPr>
                  <w:rFonts w:cs="Arial"/>
                  <w:sz w:val="20"/>
                  <w:rPrChange w:id="169" w:author="SintsovaMA" w:date="2021-03-15T15:36:00Z">
                    <w:rPr>
                      <w:rFonts w:cs="Arial"/>
                      <w:sz w:val="20"/>
                      <w:lang w:val="en-US"/>
                    </w:rPr>
                  </w:rPrChange>
                </w:rPr>
                <w:t>_2</w:t>
              </w:r>
            </w:ins>
            <w:del w:id="170" w:author="SintsovaMA" w:date="2021-03-15T15:36:00Z">
              <w:r w:rsidRPr="00DB61CA" w:rsidDel="00DE5778">
                <w:rPr>
                  <w:rFonts w:cs="Arial"/>
                  <w:sz w:val="20"/>
                </w:rPr>
                <w:delText>.</w:delText>
              </w:r>
            </w:del>
            <w:ins w:id="171" w:author="SintsovaMA" w:date="2021-03-15T15:36:00Z">
              <w:r w:rsidR="00DE5778" w:rsidRPr="00DE5778">
                <w:rPr>
                  <w:rFonts w:cs="Arial"/>
                  <w:sz w:val="20"/>
                  <w:rPrChange w:id="172" w:author="SintsovaMA" w:date="2021-03-15T15:36:00Z">
                    <w:rPr>
                      <w:rFonts w:cs="Arial"/>
                      <w:sz w:val="20"/>
                      <w:lang w:val="en-US"/>
                    </w:rPr>
                  </w:rPrChange>
                </w:rPr>
                <w:t>_</w:t>
              </w:r>
            </w:ins>
            <w:r w:rsidRPr="00DB61CA">
              <w:rPr>
                <w:rFonts w:cs="Arial"/>
                <w:sz w:val="20"/>
              </w:rPr>
              <w:t>30</w:t>
            </w:r>
            <w:ins w:id="173" w:author="SintsovaMA" w:date="2021-03-15T15:36:00Z">
              <w:r w:rsidR="00DE5778" w:rsidRPr="00DE5778">
                <w:rPr>
                  <w:rFonts w:cs="Arial"/>
                  <w:sz w:val="20"/>
                  <w:rPrChange w:id="174" w:author="SintsovaMA" w:date="2021-03-15T15:36:00Z">
                    <w:rPr>
                      <w:rFonts w:cs="Arial"/>
                      <w:sz w:val="20"/>
                      <w:lang w:val="en-US"/>
                    </w:rPr>
                  </w:rPrChange>
                </w:rPr>
                <w:t>_</w:t>
              </w:r>
              <w:r w:rsidR="00DE5778">
                <w:rPr>
                  <w:rFonts w:cs="Arial"/>
                  <w:sz w:val="20"/>
                  <w:lang w:val="en-US"/>
                </w:rPr>
                <w:t>FI</w:t>
              </w:r>
            </w:ins>
            <w:r w:rsidRPr="00DB61CA">
              <w:rPr>
                <w:rFonts w:cs="Arial"/>
                <w:sz w:val="20"/>
              </w:rPr>
              <w:t xml:space="preserve"> </w:t>
            </w:r>
            <w:r>
              <w:rPr>
                <w:rFonts w:cs="Arial"/>
                <w:sz w:val="20"/>
              </w:rPr>
              <w:t>Учет расчетов с персоналом</w:t>
            </w:r>
          </w:p>
        </w:tc>
        <w:tc>
          <w:tcPr>
            <w:tcW w:w="1610" w:type="pct"/>
          </w:tcPr>
          <w:p w14:paraId="6F856816" w14:textId="267C74C4" w:rsidR="000731D2" w:rsidRPr="00F94454" w:rsidRDefault="002F1C99" w:rsidP="00D8732A">
            <w:pPr>
              <w:jc w:val="center"/>
              <w:rPr>
                <w:rFonts w:cs="Arial"/>
                <w:sz w:val="20"/>
              </w:rPr>
            </w:pPr>
            <w:del w:id="175" w:author="SintsovaMA" w:date="2021-03-15T15:33:00Z">
              <w:r w:rsidRPr="002F1C99" w:rsidDel="00DE5778">
                <w:rPr>
                  <w:rFonts w:cs="Arial"/>
                  <w:sz w:val="20"/>
                </w:rPr>
                <w:delText>ERP.5.1_30_FI_КД_Учет расчетов с персоналом_v2.2</w:delText>
              </w:r>
            </w:del>
          </w:p>
        </w:tc>
        <w:tc>
          <w:tcPr>
            <w:tcW w:w="601" w:type="pct"/>
          </w:tcPr>
          <w:p w14:paraId="6BF6FD7D" w14:textId="29F78E13" w:rsidR="000731D2" w:rsidRPr="00F94454" w:rsidRDefault="002F1C99" w:rsidP="000731D2">
            <w:pPr>
              <w:jc w:val="center"/>
              <w:rPr>
                <w:rFonts w:cs="Arial"/>
                <w:sz w:val="20"/>
              </w:rPr>
            </w:pPr>
            <w:del w:id="176" w:author="SintsovaMA" w:date="2021-03-15T15:33:00Z">
              <w:r w:rsidDel="00DE5778">
                <w:rPr>
                  <w:rFonts w:cs="Arial"/>
                  <w:sz w:val="20"/>
                </w:rPr>
                <w:delText>13.092018</w:delText>
              </w:r>
            </w:del>
          </w:p>
        </w:tc>
      </w:tr>
      <w:tr w:rsidR="000731D2" w:rsidRPr="00F94454" w14:paraId="45985C58" w14:textId="77777777" w:rsidTr="00C33D70">
        <w:trPr>
          <w:cantSplit/>
        </w:trPr>
        <w:tc>
          <w:tcPr>
            <w:tcW w:w="2789" w:type="pct"/>
          </w:tcPr>
          <w:p w14:paraId="027FEDDF" w14:textId="3509A26A" w:rsidR="000731D2" w:rsidRDefault="000731D2">
            <w:pPr>
              <w:jc w:val="left"/>
              <w:rPr>
                <w:rFonts w:cs="Arial"/>
                <w:sz w:val="20"/>
              </w:rPr>
            </w:pPr>
            <w:r>
              <w:rPr>
                <w:rFonts w:cs="Arial"/>
                <w:sz w:val="20"/>
              </w:rPr>
              <w:t>ERP.</w:t>
            </w:r>
            <w:ins w:id="177" w:author="SintsovaMA" w:date="2021-03-15T15:36:00Z">
              <w:r w:rsidR="00DE5778" w:rsidRPr="00DE5778">
                <w:rPr>
                  <w:rFonts w:cs="Arial"/>
                  <w:sz w:val="20"/>
                  <w:rPrChange w:id="178" w:author="SintsovaMA" w:date="2021-03-15T15:36:00Z">
                    <w:rPr>
                      <w:rFonts w:cs="Arial"/>
                      <w:sz w:val="20"/>
                      <w:lang w:val="en-US"/>
                    </w:rPr>
                  </w:rPrChange>
                </w:rPr>
                <w:t>13.</w:t>
              </w:r>
            </w:ins>
            <w:ins w:id="179" w:author="Tukhbatov Ruslan" w:date="2020-04-20T09:14:00Z">
              <w:r w:rsidR="00D8732A">
                <w:rPr>
                  <w:rFonts w:cs="Arial"/>
                  <w:sz w:val="20"/>
                </w:rPr>
                <w:t>9</w:t>
              </w:r>
            </w:ins>
            <w:ins w:id="180" w:author="SintsovaMA" w:date="2021-03-15T15:36:00Z">
              <w:r w:rsidR="00DE5778" w:rsidRPr="00DE5778">
                <w:rPr>
                  <w:rFonts w:cs="Arial"/>
                  <w:sz w:val="20"/>
                  <w:rPrChange w:id="181" w:author="SintsovaMA" w:date="2021-03-15T15:36:00Z">
                    <w:rPr>
                      <w:rFonts w:cs="Arial"/>
                      <w:sz w:val="20"/>
                      <w:lang w:val="en-US"/>
                    </w:rPr>
                  </w:rPrChange>
                </w:rPr>
                <w:t>_2_</w:t>
              </w:r>
            </w:ins>
            <w:del w:id="182" w:author="Tukhbatov Ruslan" w:date="2020-04-20T09:14:00Z">
              <w:r w:rsidDel="00D8732A">
                <w:rPr>
                  <w:rFonts w:cs="Arial"/>
                  <w:sz w:val="20"/>
                </w:rPr>
                <w:delText>5</w:delText>
              </w:r>
            </w:del>
            <w:del w:id="183" w:author="SintsovaMA" w:date="2021-03-15T15:36:00Z">
              <w:r w:rsidDel="00DE5778">
                <w:rPr>
                  <w:rFonts w:cs="Arial"/>
                  <w:sz w:val="20"/>
                </w:rPr>
                <w:delText>.1.</w:delText>
              </w:r>
            </w:del>
            <w:r>
              <w:rPr>
                <w:rFonts w:cs="Arial"/>
                <w:sz w:val="20"/>
              </w:rPr>
              <w:t>28</w:t>
            </w:r>
            <w:ins w:id="184" w:author="SintsovaMA" w:date="2021-03-15T15:36:00Z">
              <w:r w:rsidR="00DE5778" w:rsidRPr="00DE5778">
                <w:rPr>
                  <w:rFonts w:cs="Arial"/>
                  <w:sz w:val="20"/>
                  <w:rPrChange w:id="185" w:author="SintsovaMA" w:date="2021-03-15T15:36:00Z">
                    <w:rPr>
                      <w:rFonts w:cs="Arial"/>
                      <w:sz w:val="20"/>
                      <w:lang w:val="en-US"/>
                    </w:rPr>
                  </w:rPrChange>
                </w:rPr>
                <w:t>_</w:t>
              </w:r>
              <w:r w:rsidR="00DE5778">
                <w:rPr>
                  <w:rFonts w:cs="Arial"/>
                  <w:sz w:val="20"/>
                  <w:lang w:val="en-US"/>
                </w:rPr>
                <w:t>FI</w:t>
              </w:r>
            </w:ins>
            <w:r>
              <w:rPr>
                <w:rFonts w:cs="Arial"/>
                <w:sz w:val="20"/>
              </w:rPr>
              <w:t xml:space="preserve"> </w:t>
            </w:r>
            <w:r w:rsidRPr="00DB61CA">
              <w:rPr>
                <w:rFonts w:cs="Arial"/>
                <w:sz w:val="20"/>
              </w:rPr>
              <w:t>Учет М</w:t>
            </w:r>
            <w:r>
              <w:rPr>
                <w:rFonts w:cs="Arial"/>
                <w:sz w:val="20"/>
              </w:rPr>
              <w:t>ПЗ, товаров и готовой продукции</w:t>
            </w:r>
          </w:p>
        </w:tc>
        <w:tc>
          <w:tcPr>
            <w:tcW w:w="1610" w:type="pct"/>
          </w:tcPr>
          <w:p w14:paraId="00D541C2" w14:textId="33D82DF0" w:rsidR="000731D2" w:rsidRPr="00F94454" w:rsidRDefault="002F1C99" w:rsidP="00D8732A">
            <w:pPr>
              <w:jc w:val="center"/>
              <w:rPr>
                <w:rFonts w:cs="Arial"/>
                <w:sz w:val="20"/>
              </w:rPr>
            </w:pPr>
            <w:del w:id="186" w:author="SintsovaMA" w:date="2021-03-15T15:33:00Z">
              <w:r w:rsidRPr="002F1C99" w:rsidDel="00DE5778">
                <w:rPr>
                  <w:rFonts w:cs="Arial"/>
                  <w:sz w:val="20"/>
                </w:rPr>
                <w:delText>ERP.5.1_28_FI_КД Учет МПЗ товаров и готовой продукции_v1.4_2018 09 17 в СЭД</w:delText>
              </w:r>
            </w:del>
          </w:p>
        </w:tc>
        <w:tc>
          <w:tcPr>
            <w:tcW w:w="601" w:type="pct"/>
          </w:tcPr>
          <w:p w14:paraId="10486D5E" w14:textId="0F984990" w:rsidR="000731D2" w:rsidRDefault="002F1C99" w:rsidP="000731D2">
            <w:pPr>
              <w:jc w:val="center"/>
              <w:rPr>
                <w:rFonts w:cs="Arial"/>
                <w:sz w:val="20"/>
              </w:rPr>
            </w:pPr>
            <w:del w:id="187" w:author="SintsovaMA" w:date="2021-03-15T15:33:00Z">
              <w:r w:rsidDel="00DE5778">
                <w:rPr>
                  <w:rFonts w:cs="Arial"/>
                  <w:sz w:val="20"/>
                </w:rPr>
                <w:delText>17.09.2018</w:delText>
              </w:r>
            </w:del>
          </w:p>
        </w:tc>
      </w:tr>
      <w:tr w:rsidR="000731D2" w:rsidRPr="00F94454" w14:paraId="76CFA5BA" w14:textId="77777777" w:rsidTr="00C33D70">
        <w:trPr>
          <w:cantSplit/>
        </w:trPr>
        <w:tc>
          <w:tcPr>
            <w:tcW w:w="2789" w:type="pct"/>
          </w:tcPr>
          <w:p w14:paraId="764A1186" w14:textId="7EF74B8C" w:rsidR="000731D2" w:rsidRDefault="000731D2">
            <w:pPr>
              <w:jc w:val="left"/>
              <w:rPr>
                <w:rFonts w:cs="Arial"/>
                <w:sz w:val="20"/>
              </w:rPr>
            </w:pPr>
            <w:r>
              <w:rPr>
                <w:rFonts w:cs="Arial"/>
                <w:sz w:val="20"/>
              </w:rPr>
              <w:t>ERP.</w:t>
            </w:r>
            <w:ins w:id="188" w:author="SintsovaMA" w:date="2021-03-15T15:36:00Z">
              <w:r w:rsidR="00DE5778" w:rsidRPr="00DE5778">
                <w:rPr>
                  <w:rFonts w:cs="Arial"/>
                  <w:sz w:val="20"/>
                  <w:rPrChange w:id="189" w:author="SintsovaMA" w:date="2021-03-15T15:36:00Z">
                    <w:rPr>
                      <w:rFonts w:cs="Arial"/>
                      <w:sz w:val="20"/>
                      <w:lang w:val="en-US"/>
                    </w:rPr>
                  </w:rPrChange>
                </w:rPr>
                <w:t>13.</w:t>
              </w:r>
            </w:ins>
            <w:ins w:id="190" w:author="Tukhbatov Ruslan" w:date="2020-04-20T09:14:00Z">
              <w:r w:rsidR="00D8732A">
                <w:rPr>
                  <w:rFonts w:cs="Arial"/>
                  <w:sz w:val="20"/>
                </w:rPr>
                <w:t>9</w:t>
              </w:r>
            </w:ins>
            <w:del w:id="191" w:author="Tukhbatov Ruslan" w:date="2020-04-20T09:14:00Z">
              <w:r w:rsidDel="00D8732A">
                <w:rPr>
                  <w:rFonts w:cs="Arial"/>
                  <w:sz w:val="20"/>
                </w:rPr>
                <w:delText>5</w:delText>
              </w:r>
            </w:del>
            <w:del w:id="192" w:author="SintsovaMA" w:date="2021-03-15T15:36:00Z">
              <w:r w:rsidDel="00DE5778">
                <w:rPr>
                  <w:rFonts w:cs="Arial"/>
                  <w:sz w:val="20"/>
                </w:rPr>
                <w:delText>.1</w:delText>
              </w:r>
            </w:del>
            <w:ins w:id="193" w:author="SintsovaMA" w:date="2021-03-15T15:36:00Z">
              <w:r w:rsidR="00DE5778" w:rsidRPr="00DE5778">
                <w:rPr>
                  <w:rFonts w:cs="Arial"/>
                  <w:sz w:val="20"/>
                  <w:rPrChange w:id="194" w:author="SintsovaMA" w:date="2021-03-15T15:36:00Z">
                    <w:rPr>
                      <w:rFonts w:cs="Arial"/>
                      <w:sz w:val="20"/>
                      <w:lang w:val="en-US"/>
                    </w:rPr>
                  </w:rPrChange>
                </w:rPr>
                <w:t>_2_</w:t>
              </w:r>
            </w:ins>
            <w:del w:id="195" w:author="SintsovaMA" w:date="2021-03-15T15:36:00Z">
              <w:r w:rsidDel="00DE5778">
                <w:rPr>
                  <w:rFonts w:cs="Arial"/>
                  <w:sz w:val="20"/>
                </w:rPr>
                <w:delText>.</w:delText>
              </w:r>
            </w:del>
            <w:r>
              <w:rPr>
                <w:rFonts w:cs="Arial"/>
                <w:sz w:val="20"/>
              </w:rPr>
              <w:t>29</w:t>
            </w:r>
            <w:ins w:id="196" w:author="SintsovaMA" w:date="2021-03-15T15:36:00Z">
              <w:r w:rsidR="00DE5778" w:rsidRPr="00DE5778">
                <w:rPr>
                  <w:rFonts w:cs="Arial"/>
                  <w:sz w:val="20"/>
                  <w:rPrChange w:id="197" w:author="SintsovaMA" w:date="2021-03-15T15:36:00Z">
                    <w:rPr>
                      <w:rFonts w:cs="Arial"/>
                      <w:sz w:val="20"/>
                      <w:lang w:val="en-US"/>
                    </w:rPr>
                  </w:rPrChange>
                </w:rPr>
                <w:t>_</w:t>
              </w:r>
              <w:r w:rsidR="00DE5778">
                <w:rPr>
                  <w:rFonts w:cs="Arial"/>
                  <w:sz w:val="20"/>
                  <w:lang w:val="en-US"/>
                </w:rPr>
                <w:t>FI</w:t>
              </w:r>
            </w:ins>
            <w:r>
              <w:rPr>
                <w:rFonts w:cs="Arial"/>
                <w:sz w:val="20"/>
              </w:rPr>
              <w:t xml:space="preserve"> </w:t>
            </w:r>
            <w:r w:rsidRPr="00DB61CA">
              <w:rPr>
                <w:rFonts w:cs="Arial"/>
                <w:sz w:val="20"/>
              </w:rPr>
              <w:t>Учет расч</w:t>
            </w:r>
            <w:r>
              <w:rPr>
                <w:rFonts w:cs="Arial"/>
                <w:sz w:val="20"/>
              </w:rPr>
              <w:t>етов с дебиторами и кредиторами</w:t>
            </w:r>
          </w:p>
        </w:tc>
        <w:tc>
          <w:tcPr>
            <w:tcW w:w="1610" w:type="pct"/>
          </w:tcPr>
          <w:p w14:paraId="128F3D51" w14:textId="16F0E62A" w:rsidR="000731D2" w:rsidRPr="00F94454" w:rsidRDefault="002F1C99" w:rsidP="00D8732A">
            <w:pPr>
              <w:jc w:val="center"/>
              <w:rPr>
                <w:rFonts w:cs="Arial"/>
                <w:sz w:val="20"/>
              </w:rPr>
            </w:pPr>
            <w:del w:id="198" w:author="SintsovaMA" w:date="2021-03-15T15:33:00Z">
              <w:r w:rsidRPr="002F1C99" w:rsidDel="00DE5778">
                <w:rPr>
                  <w:rFonts w:cs="Arial"/>
                  <w:sz w:val="20"/>
                </w:rPr>
                <w:delText>ERP.5.1_29_FI_КД_Учет расчетов с дебиторами и кредиторами_v2.18</w:delText>
              </w:r>
            </w:del>
          </w:p>
        </w:tc>
        <w:tc>
          <w:tcPr>
            <w:tcW w:w="601" w:type="pct"/>
          </w:tcPr>
          <w:p w14:paraId="1C2FF4D1" w14:textId="07673019" w:rsidR="000731D2" w:rsidRDefault="002F1C99" w:rsidP="000731D2">
            <w:pPr>
              <w:jc w:val="center"/>
              <w:rPr>
                <w:rFonts w:cs="Arial"/>
                <w:sz w:val="20"/>
              </w:rPr>
            </w:pPr>
            <w:del w:id="199" w:author="SintsovaMA" w:date="2021-03-15T15:33:00Z">
              <w:r w:rsidDel="00DE5778">
                <w:rPr>
                  <w:rFonts w:cs="Arial"/>
                  <w:sz w:val="20"/>
                </w:rPr>
                <w:delText>07.09.2018</w:delText>
              </w:r>
            </w:del>
          </w:p>
        </w:tc>
      </w:tr>
      <w:tr w:rsidR="000731D2" w:rsidRPr="00F94454" w14:paraId="7E9839C6" w14:textId="77777777" w:rsidTr="00C33D70">
        <w:trPr>
          <w:cantSplit/>
        </w:trPr>
        <w:tc>
          <w:tcPr>
            <w:tcW w:w="2789" w:type="pct"/>
          </w:tcPr>
          <w:p w14:paraId="65BF21D8" w14:textId="233C6954" w:rsidR="000731D2" w:rsidRPr="009A0457" w:rsidRDefault="000731D2">
            <w:pPr>
              <w:jc w:val="left"/>
              <w:rPr>
                <w:rFonts w:cs="Arial"/>
                <w:sz w:val="20"/>
              </w:rPr>
            </w:pPr>
            <w:r>
              <w:rPr>
                <w:rFonts w:cs="Arial"/>
                <w:sz w:val="20"/>
              </w:rPr>
              <w:t>ERP.</w:t>
            </w:r>
            <w:ins w:id="200" w:author="SintsovaMA" w:date="2021-03-15T15:36:00Z">
              <w:r w:rsidR="00DE5778" w:rsidRPr="00DE5778">
                <w:rPr>
                  <w:rFonts w:cs="Arial"/>
                  <w:sz w:val="20"/>
                  <w:rPrChange w:id="201" w:author="SintsovaMA" w:date="2021-03-15T15:37:00Z">
                    <w:rPr>
                      <w:rFonts w:cs="Arial"/>
                      <w:sz w:val="20"/>
                      <w:lang w:val="en-US"/>
                    </w:rPr>
                  </w:rPrChange>
                </w:rPr>
                <w:t>13.9_4_</w:t>
              </w:r>
            </w:ins>
            <w:ins w:id="202" w:author="Tukhbatov Ruslan" w:date="2020-04-20T09:14:00Z">
              <w:del w:id="203" w:author="SintsovaMA" w:date="2021-03-15T15:37:00Z">
                <w:r w:rsidR="00D8732A" w:rsidDel="00DE5778">
                  <w:rPr>
                    <w:rFonts w:cs="Arial"/>
                    <w:sz w:val="20"/>
                  </w:rPr>
                  <w:delText>9</w:delText>
                </w:r>
              </w:del>
            </w:ins>
            <w:del w:id="204" w:author="Tukhbatov Ruslan" w:date="2020-04-20T09:14:00Z">
              <w:r w:rsidDel="00D8732A">
                <w:rPr>
                  <w:rFonts w:cs="Arial"/>
                  <w:sz w:val="20"/>
                </w:rPr>
                <w:delText>5</w:delText>
              </w:r>
            </w:del>
            <w:del w:id="205" w:author="SintsovaMA" w:date="2021-03-15T15:37:00Z">
              <w:r w:rsidDel="00DE5778">
                <w:rPr>
                  <w:rFonts w:cs="Arial"/>
                  <w:sz w:val="20"/>
                </w:rPr>
                <w:delText>.6.</w:delText>
              </w:r>
            </w:del>
            <w:r>
              <w:rPr>
                <w:rFonts w:cs="Arial"/>
                <w:sz w:val="20"/>
              </w:rPr>
              <w:t>8</w:t>
            </w:r>
            <w:ins w:id="206" w:author="SintsovaMA" w:date="2021-03-15T15:37:00Z">
              <w:r w:rsidR="00DE5778" w:rsidRPr="00DE5778">
                <w:rPr>
                  <w:rFonts w:cs="Arial"/>
                  <w:sz w:val="20"/>
                  <w:rPrChange w:id="207" w:author="SintsovaMA" w:date="2021-03-15T15:37:00Z">
                    <w:rPr>
                      <w:rFonts w:cs="Arial"/>
                      <w:sz w:val="20"/>
                      <w:lang w:val="en-US"/>
                    </w:rPr>
                  </w:rPrChange>
                </w:rPr>
                <w:t>_</w:t>
              </w:r>
              <w:r w:rsidR="00DE5778">
                <w:rPr>
                  <w:rFonts w:cs="Arial"/>
                  <w:sz w:val="20"/>
                  <w:lang w:val="en-US"/>
                </w:rPr>
                <w:t>MM</w:t>
              </w:r>
            </w:ins>
            <w:r>
              <w:rPr>
                <w:rFonts w:cs="Arial"/>
                <w:sz w:val="20"/>
              </w:rPr>
              <w:t xml:space="preserve"> </w:t>
            </w:r>
            <w:r w:rsidRPr="00677860">
              <w:rPr>
                <w:rFonts w:cs="Arial"/>
                <w:sz w:val="20"/>
              </w:rPr>
              <w:t>Соглаше</w:t>
            </w:r>
            <w:r>
              <w:rPr>
                <w:rFonts w:cs="Arial"/>
                <w:sz w:val="20"/>
              </w:rPr>
              <w:t>ние об интеграции Контур ГСМ</w:t>
            </w:r>
          </w:p>
        </w:tc>
        <w:tc>
          <w:tcPr>
            <w:tcW w:w="1610" w:type="pct"/>
          </w:tcPr>
          <w:p w14:paraId="70823FB8" w14:textId="4C35D073" w:rsidR="000731D2" w:rsidRPr="00F94454" w:rsidRDefault="002F1C99" w:rsidP="00D8732A">
            <w:pPr>
              <w:jc w:val="center"/>
              <w:rPr>
                <w:rFonts w:cs="Arial"/>
                <w:sz w:val="20"/>
              </w:rPr>
            </w:pPr>
            <w:del w:id="208" w:author="SintsovaMA" w:date="2021-03-15T15:33:00Z">
              <w:r w:rsidRPr="002F1C99" w:rsidDel="00DE5778">
                <w:rPr>
                  <w:rFonts w:cs="Arial"/>
                  <w:sz w:val="20"/>
                </w:rPr>
                <w:delText>ERP.5.6.8_INT_Соглашение об интеграции</w:delText>
              </w:r>
              <w:r w:rsidDel="00DE5778">
                <w:rPr>
                  <w:rFonts w:cs="Arial"/>
                  <w:sz w:val="20"/>
                </w:rPr>
                <w:delText xml:space="preserve"> </w:delText>
              </w:r>
              <w:r w:rsidRPr="002F1C99" w:rsidDel="00DE5778">
                <w:rPr>
                  <w:rFonts w:cs="Arial"/>
                  <w:sz w:val="20"/>
                </w:rPr>
                <w:delText>Контур ГСМ_v1.7</w:delText>
              </w:r>
            </w:del>
          </w:p>
        </w:tc>
        <w:tc>
          <w:tcPr>
            <w:tcW w:w="601" w:type="pct"/>
          </w:tcPr>
          <w:p w14:paraId="4FD37765" w14:textId="32BA944D" w:rsidR="000731D2" w:rsidRPr="00F94454" w:rsidRDefault="002F1C99" w:rsidP="000731D2">
            <w:pPr>
              <w:jc w:val="center"/>
              <w:rPr>
                <w:rFonts w:cs="Arial"/>
                <w:sz w:val="20"/>
              </w:rPr>
            </w:pPr>
            <w:del w:id="209" w:author="SintsovaMA" w:date="2021-03-15T15:33:00Z">
              <w:r w:rsidDel="00DE5778">
                <w:rPr>
                  <w:rFonts w:cs="Arial"/>
                  <w:sz w:val="20"/>
                </w:rPr>
                <w:delText>17.09.2018</w:delText>
              </w:r>
            </w:del>
          </w:p>
        </w:tc>
      </w:tr>
      <w:tr w:rsidR="00167ADC" w:rsidRPr="00167ADC" w:rsidDel="00D8732A" w14:paraId="3A738E5B" w14:textId="77777777" w:rsidTr="00167ADC">
        <w:trPr>
          <w:cantSplit/>
          <w:ins w:id="210" w:author="Тухбатов Руслан Наильевич (Подрядчик. ООО БерингПойнт)" w:date="2020-04-30T17:12:00Z"/>
        </w:trPr>
        <w:tc>
          <w:tcPr>
            <w:tcW w:w="2789" w:type="pct"/>
            <w:tcBorders>
              <w:top w:val="single" w:sz="6" w:space="0" w:color="auto"/>
              <w:left w:val="single" w:sz="12" w:space="0" w:color="auto"/>
              <w:bottom w:val="single" w:sz="12" w:space="0" w:color="auto"/>
              <w:right w:val="single" w:sz="6" w:space="0" w:color="auto"/>
            </w:tcBorders>
          </w:tcPr>
          <w:p w14:paraId="4344BE68" w14:textId="169E78AD" w:rsidR="00167ADC" w:rsidRPr="00167ADC" w:rsidRDefault="00167ADC">
            <w:pPr>
              <w:jc w:val="left"/>
              <w:rPr>
                <w:ins w:id="211" w:author="Тухбатов Руслан Наильевич (Подрядчик. ООО БерингПойнт)" w:date="2020-04-30T17:12:00Z"/>
                <w:rFonts w:cs="Arial"/>
                <w:sz w:val="20"/>
              </w:rPr>
            </w:pPr>
            <w:ins w:id="212" w:author="Тухбатов Руслан Наильевич (Подрядчик. ООО БерингПойнт)" w:date="2020-04-30T17:12:00Z">
              <w:r w:rsidRPr="00167ADC">
                <w:rPr>
                  <w:rFonts w:cs="Arial"/>
                  <w:sz w:val="20"/>
                </w:rPr>
                <w:t>ERP.</w:t>
              </w:r>
            </w:ins>
            <w:ins w:id="213" w:author="SintsovaMA" w:date="2021-03-15T15:37:00Z">
              <w:r w:rsidR="00DE5778" w:rsidRPr="00DE5778">
                <w:rPr>
                  <w:rFonts w:cs="Arial"/>
                  <w:sz w:val="20"/>
                  <w:rPrChange w:id="214" w:author="SintsovaMA" w:date="2021-03-15T15:37:00Z">
                    <w:rPr>
                      <w:rFonts w:cs="Arial"/>
                      <w:sz w:val="20"/>
                      <w:lang w:val="en-US"/>
                    </w:rPr>
                  </w:rPrChange>
                </w:rPr>
                <w:t>13.9_4_3_</w:t>
              </w:r>
            </w:ins>
            <w:ins w:id="215" w:author="Тухбатов Руслан Наильевич (Подрядчик. ООО БерингПойнт)" w:date="2020-04-30T17:12:00Z">
              <w:del w:id="216" w:author="SintsovaMA" w:date="2021-03-15T15:37:00Z">
                <w:r w:rsidRPr="00167ADC" w:rsidDel="00DE5778">
                  <w:rPr>
                    <w:rFonts w:cs="Arial"/>
                    <w:sz w:val="20"/>
                  </w:rPr>
                  <w:delText xml:space="preserve">2.2.5_3 </w:delText>
                </w:r>
              </w:del>
              <w:r w:rsidRPr="00167ADC">
                <w:rPr>
                  <w:rFonts w:cs="Arial"/>
                  <w:sz w:val="20"/>
                </w:rPr>
                <w:t>Соглашение об интеграции АСБНУ</w:t>
              </w:r>
            </w:ins>
          </w:p>
        </w:tc>
        <w:tc>
          <w:tcPr>
            <w:tcW w:w="1610" w:type="pct"/>
            <w:tcBorders>
              <w:top w:val="single" w:sz="6" w:space="0" w:color="auto"/>
              <w:left w:val="single" w:sz="6" w:space="0" w:color="auto"/>
              <w:bottom w:val="single" w:sz="12" w:space="0" w:color="auto"/>
              <w:right w:val="single" w:sz="6" w:space="0" w:color="auto"/>
            </w:tcBorders>
          </w:tcPr>
          <w:p w14:paraId="3F49794B" w14:textId="2F3F5635" w:rsidR="00167ADC" w:rsidRPr="00167ADC" w:rsidRDefault="00167ADC" w:rsidP="00167ADC">
            <w:pPr>
              <w:jc w:val="center"/>
              <w:rPr>
                <w:ins w:id="217" w:author="Тухбатов Руслан Наильевич (Подрядчик. ООО БерингПойнт)" w:date="2020-04-30T17:12:00Z"/>
                <w:rFonts w:cs="Arial"/>
                <w:sz w:val="20"/>
              </w:rPr>
            </w:pPr>
            <w:ins w:id="218" w:author="Тухбатов Руслан Наильевич (Подрядчик. ООО БерингПойнт)" w:date="2020-04-30T17:12:00Z">
              <w:del w:id="219" w:author="SintsovaMA" w:date="2021-03-15T15:33:00Z">
                <w:r w:rsidRPr="00167ADC" w:rsidDel="00DE5778">
                  <w:rPr>
                    <w:rFonts w:cs="Arial"/>
                    <w:sz w:val="20"/>
                  </w:rPr>
                  <w:delText>ERP-2_2_5_3 Соглашение об интеграции SAP АСБНУ v3.3</w:delText>
                </w:r>
              </w:del>
            </w:ins>
          </w:p>
        </w:tc>
        <w:tc>
          <w:tcPr>
            <w:tcW w:w="601" w:type="pct"/>
            <w:tcBorders>
              <w:top w:val="single" w:sz="6" w:space="0" w:color="auto"/>
              <w:left w:val="single" w:sz="6" w:space="0" w:color="auto"/>
              <w:bottom w:val="single" w:sz="12" w:space="0" w:color="auto"/>
              <w:right w:val="single" w:sz="12" w:space="0" w:color="auto"/>
            </w:tcBorders>
          </w:tcPr>
          <w:p w14:paraId="00BF001A" w14:textId="478AB49A" w:rsidR="00167ADC" w:rsidRPr="00167ADC" w:rsidDel="00D8732A" w:rsidRDefault="00167ADC" w:rsidP="00167ADC">
            <w:pPr>
              <w:jc w:val="center"/>
              <w:rPr>
                <w:ins w:id="220" w:author="Тухбатов Руслан Наильевич (Подрядчик. ООО БерингПойнт)" w:date="2020-04-30T17:12:00Z"/>
                <w:rFonts w:cs="Arial"/>
                <w:sz w:val="20"/>
              </w:rPr>
            </w:pPr>
            <w:ins w:id="221" w:author="Тухбатов Руслан Наильевич (Подрядчик. ООО БерингПойнт)" w:date="2020-04-30T17:12:00Z">
              <w:del w:id="222" w:author="SintsovaMA" w:date="2021-03-15T15:33:00Z">
                <w:r w:rsidRPr="00167ADC" w:rsidDel="00DE5778">
                  <w:rPr>
                    <w:rFonts w:cs="Arial"/>
                    <w:sz w:val="20"/>
                  </w:rPr>
                  <w:delText>25.09.2019</w:delText>
                </w:r>
              </w:del>
            </w:ins>
          </w:p>
        </w:tc>
      </w:tr>
    </w:tbl>
    <w:p w14:paraId="7EF26927" w14:textId="77777777" w:rsidR="002F1C99" w:rsidRDefault="002F1C99" w:rsidP="00916FAB">
      <w:pPr>
        <w:pStyle w:val="aa"/>
        <w:keepNext/>
        <w:spacing w:after="240" w:afterAutospacing="0" w:line="276" w:lineRule="auto"/>
        <w:jc w:val="right"/>
        <w:rPr>
          <w:rFonts w:cs="Arial"/>
          <w:b/>
          <w:sz w:val="22"/>
        </w:rPr>
      </w:pPr>
    </w:p>
    <w:p w14:paraId="04D41545" w14:textId="22C469C4" w:rsidR="00B81641" w:rsidRPr="00916FAB" w:rsidRDefault="00B81641" w:rsidP="00916FAB">
      <w:pPr>
        <w:pStyle w:val="aa"/>
        <w:keepNext/>
        <w:spacing w:after="240" w:afterAutospacing="0" w:line="276" w:lineRule="auto"/>
        <w:jc w:val="right"/>
        <w:rPr>
          <w:rFonts w:cs="Arial"/>
          <w:b/>
          <w:sz w:val="22"/>
        </w:rPr>
      </w:pPr>
      <w:r w:rsidRPr="00916FAB">
        <w:rPr>
          <w:rFonts w:cs="Arial"/>
          <w:b/>
          <w:sz w:val="22"/>
        </w:rPr>
        <w:t xml:space="preserve">Таблица </w:t>
      </w:r>
      <w:r w:rsidR="00106AE3" w:rsidRPr="00916FAB">
        <w:rPr>
          <w:rFonts w:cs="Arial"/>
          <w:b/>
          <w:sz w:val="22"/>
        </w:rPr>
        <w:fldChar w:fldCharType="begin"/>
      </w:r>
      <w:r w:rsidR="00106AE3" w:rsidRPr="00916FAB">
        <w:rPr>
          <w:rFonts w:cs="Arial"/>
          <w:b/>
          <w:sz w:val="22"/>
        </w:rPr>
        <w:instrText xml:space="preserve"> SEQ Таблица \* ARABIC </w:instrText>
      </w:r>
      <w:r w:rsidR="00106AE3" w:rsidRPr="00916FAB">
        <w:rPr>
          <w:rFonts w:cs="Arial"/>
          <w:b/>
          <w:sz w:val="22"/>
        </w:rPr>
        <w:fldChar w:fldCharType="separate"/>
      </w:r>
      <w:r w:rsidR="006731D7">
        <w:rPr>
          <w:rFonts w:cs="Arial"/>
          <w:b/>
          <w:noProof/>
          <w:sz w:val="22"/>
        </w:rPr>
        <w:t>3</w:t>
      </w:r>
      <w:r w:rsidR="00106AE3" w:rsidRPr="00916FAB">
        <w:rPr>
          <w:rFonts w:cs="Arial"/>
          <w:b/>
          <w:sz w:val="22"/>
        </w:rPr>
        <w:fldChar w:fldCharType="end"/>
      </w:r>
      <w:r w:rsidRPr="00916FAB">
        <w:rPr>
          <w:rFonts w:cs="Arial"/>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F94454" w14:paraId="68F444C7" w14:textId="77777777" w:rsidTr="009355EA">
        <w:trPr>
          <w:cantSplit/>
          <w:trHeight w:val="397"/>
          <w:tblHeader/>
        </w:trPr>
        <w:tc>
          <w:tcPr>
            <w:tcW w:w="2500" w:type="pct"/>
            <w:shd w:val="clear" w:color="auto" w:fill="FFC000"/>
            <w:vAlign w:val="center"/>
          </w:tcPr>
          <w:p w14:paraId="5740A27A" w14:textId="77777777" w:rsidR="00175B15" w:rsidRPr="00F94454" w:rsidRDefault="00175B15" w:rsidP="00BC56DB">
            <w:pPr>
              <w:jc w:val="center"/>
              <w:rPr>
                <w:rFonts w:cs="Arial"/>
                <w:b/>
                <w:sz w:val="20"/>
              </w:rPr>
            </w:pPr>
            <w:r w:rsidRPr="00F94454">
              <w:rPr>
                <w:rFonts w:cs="Arial"/>
                <w:b/>
                <w:sz w:val="20"/>
              </w:rPr>
              <w:t>Название документа</w:t>
            </w:r>
          </w:p>
        </w:tc>
        <w:tc>
          <w:tcPr>
            <w:tcW w:w="1542" w:type="pct"/>
            <w:shd w:val="clear" w:color="auto" w:fill="FFC000"/>
            <w:vAlign w:val="center"/>
          </w:tcPr>
          <w:p w14:paraId="65A5F4D0" w14:textId="77777777" w:rsidR="00175B15" w:rsidRPr="00F94454" w:rsidRDefault="00175B15" w:rsidP="00BC56DB">
            <w:pPr>
              <w:jc w:val="center"/>
              <w:rPr>
                <w:rFonts w:cs="Arial"/>
                <w:b/>
                <w:sz w:val="20"/>
              </w:rPr>
            </w:pPr>
            <w:r w:rsidRPr="00F94454">
              <w:rPr>
                <w:rFonts w:cs="Arial"/>
                <w:b/>
                <w:sz w:val="20"/>
              </w:rPr>
              <w:t>Номер версии /</w:t>
            </w:r>
            <w:r w:rsidR="00E6247B" w:rsidRPr="00F94454">
              <w:rPr>
                <w:rFonts w:cs="Arial"/>
                <w:b/>
                <w:sz w:val="20"/>
              </w:rPr>
              <w:t xml:space="preserve"> и</w:t>
            </w:r>
            <w:r w:rsidRPr="00F94454">
              <w:rPr>
                <w:rFonts w:cs="Arial"/>
                <w:b/>
                <w:sz w:val="20"/>
              </w:rPr>
              <w:t>мя файла</w:t>
            </w:r>
          </w:p>
        </w:tc>
        <w:tc>
          <w:tcPr>
            <w:tcW w:w="958" w:type="pct"/>
            <w:shd w:val="clear" w:color="auto" w:fill="FFC000"/>
            <w:vAlign w:val="center"/>
          </w:tcPr>
          <w:p w14:paraId="2AADCF3E" w14:textId="77777777" w:rsidR="00175B15" w:rsidRPr="00F94454" w:rsidRDefault="00175B15" w:rsidP="00BC56DB">
            <w:pPr>
              <w:jc w:val="center"/>
              <w:rPr>
                <w:rFonts w:cs="Arial"/>
                <w:b/>
                <w:sz w:val="20"/>
              </w:rPr>
            </w:pPr>
            <w:r w:rsidRPr="00F94454">
              <w:rPr>
                <w:rFonts w:cs="Arial"/>
                <w:b/>
                <w:sz w:val="20"/>
              </w:rPr>
              <w:t>Дата</w:t>
            </w:r>
          </w:p>
        </w:tc>
      </w:tr>
      <w:tr w:rsidR="00175B15" w:rsidRPr="00F94454" w14:paraId="054848FD" w14:textId="77777777" w:rsidTr="00927CCC">
        <w:trPr>
          <w:cantSplit/>
        </w:trPr>
        <w:tc>
          <w:tcPr>
            <w:tcW w:w="2500" w:type="pct"/>
          </w:tcPr>
          <w:p w14:paraId="7DFF7C87" w14:textId="1115EB3B" w:rsidR="00175B15" w:rsidRPr="00F94454" w:rsidRDefault="005B58F3" w:rsidP="00B778C7">
            <w:pPr>
              <w:rPr>
                <w:rFonts w:cs="Arial"/>
                <w:sz w:val="20"/>
              </w:rPr>
            </w:pPr>
            <w:r>
              <w:rPr>
                <w:rFonts w:cs="Arial"/>
                <w:sz w:val="20"/>
              </w:rPr>
              <w:t>Модели бизнес-процессов</w:t>
            </w:r>
          </w:p>
        </w:tc>
        <w:tc>
          <w:tcPr>
            <w:tcW w:w="1542" w:type="pct"/>
          </w:tcPr>
          <w:p w14:paraId="4D593902" w14:textId="77777777" w:rsidR="00175B15" w:rsidRPr="00F94454" w:rsidRDefault="00175B15" w:rsidP="00B778C7">
            <w:pPr>
              <w:jc w:val="center"/>
              <w:rPr>
                <w:rFonts w:cs="Arial"/>
                <w:sz w:val="20"/>
              </w:rPr>
            </w:pPr>
          </w:p>
        </w:tc>
        <w:tc>
          <w:tcPr>
            <w:tcW w:w="958" w:type="pct"/>
          </w:tcPr>
          <w:p w14:paraId="72ECE634" w14:textId="77777777" w:rsidR="00175B15" w:rsidRPr="00F94454" w:rsidRDefault="00175B15" w:rsidP="00B778C7">
            <w:pPr>
              <w:jc w:val="center"/>
              <w:rPr>
                <w:rFonts w:cs="Arial"/>
                <w:sz w:val="20"/>
              </w:rPr>
            </w:pPr>
          </w:p>
        </w:tc>
      </w:tr>
      <w:tr w:rsidR="00B81641" w:rsidRPr="00F94454" w14:paraId="6A28D2F5" w14:textId="77777777" w:rsidTr="00927CCC">
        <w:trPr>
          <w:cantSplit/>
        </w:trPr>
        <w:tc>
          <w:tcPr>
            <w:tcW w:w="2500" w:type="pct"/>
          </w:tcPr>
          <w:p w14:paraId="4124BB32" w14:textId="32ED15B5" w:rsidR="00B81641" w:rsidRPr="00F94454" w:rsidRDefault="005B58F3" w:rsidP="00B778C7">
            <w:pPr>
              <w:rPr>
                <w:rFonts w:cs="Arial"/>
                <w:sz w:val="20"/>
              </w:rPr>
            </w:pPr>
            <w:r>
              <w:rPr>
                <w:rFonts w:cs="Arial"/>
                <w:sz w:val="20"/>
              </w:rPr>
              <w:t>Реестр бизнес-требований</w:t>
            </w:r>
          </w:p>
        </w:tc>
        <w:tc>
          <w:tcPr>
            <w:tcW w:w="1542" w:type="pct"/>
          </w:tcPr>
          <w:p w14:paraId="392E4A3A" w14:textId="77777777" w:rsidR="00B81641" w:rsidRPr="00F94454" w:rsidRDefault="00B81641" w:rsidP="00B778C7">
            <w:pPr>
              <w:jc w:val="center"/>
              <w:rPr>
                <w:rFonts w:cs="Arial"/>
                <w:sz w:val="20"/>
              </w:rPr>
            </w:pPr>
          </w:p>
        </w:tc>
        <w:tc>
          <w:tcPr>
            <w:tcW w:w="958" w:type="pct"/>
          </w:tcPr>
          <w:p w14:paraId="3FE25D79" w14:textId="77777777" w:rsidR="00B81641" w:rsidRPr="00F94454" w:rsidRDefault="00B81641" w:rsidP="00B778C7">
            <w:pPr>
              <w:jc w:val="center"/>
              <w:rPr>
                <w:rFonts w:cs="Arial"/>
                <w:sz w:val="20"/>
              </w:rPr>
            </w:pPr>
          </w:p>
        </w:tc>
      </w:tr>
      <w:tr w:rsidR="00B81641" w:rsidRPr="00F94454" w14:paraId="370A0DFD" w14:textId="77777777" w:rsidTr="00927CCC">
        <w:trPr>
          <w:cantSplit/>
        </w:trPr>
        <w:tc>
          <w:tcPr>
            <w:tcW w:w="2500" w:type="pct"/>
          </w:tcPr>
          <w:p w14:paraId="3B31DF57" w14:textId="2CF0AE0A" w:rsidR="00B81641" w:rsidRPr="00F94454" w:rsidRDefault="005B58F3" w:rsidP="00B778C7">
            <w:pPr>
              <w:rPr>
                <w:rFonts w:cs="Arial"/>
                <w:sz w:val="20"/>
              </w:rPr>
            </w:pPr>
            <w:r>
              <w:rPr>
                <w:rFonts w:cs="Arial"/>
                <w:sz w:val="20"/>
              </w:rPr>
              <w:t>Описание шагов бизнес-процессов</w:t>
            </w:r>
          </w:p>
        </w:tc>
        <w:tc>
          <w:tcPr>
            <w:tcW w:w="1542" w:type="pct"/>
          </w:tcPr>
          <w:p w14:paraId="0351DA63" w14:textId="77777777" w:rsidR="00B81641" w:rsidRPr="00F94454" w:rsidRDefault="00B81641" w:rsidP="00B778C7">
            <w:pPr>
              <w:jc w:val="center"/>
              <w:rPr>
                <w:rFonts w:cs="Arial"/>
                <w:sz w:val="20"/>
              </w:rPr>
            </w:pPr>
          </w:p>
        </w:tc>
        <w:tc>
          <w:tcPr>
            <w:tcW w:w="958" w:type="pct"/>
          </w:tcPr>
          <w:p w14:paraId="7633A9E8" w14:textId="77777777" w:rsidR="00B81641" w:rsidRPr="00F94454" w:rsidRDefault="00B81641" w:rsidP="00B778C7">
            <w:pPr>
              <w:jc w:val="center"/>
              <w:rPr>
                <w:rFonts w:cs="Arial"/>
                <w:sz w:val="20"/>
              </w:rPr>
            </w:pPr>
          </w:p>
        </w:tc>
      </w:tr>
      <w:tr w:rsidR="005B58F3" w:rsidRPr="00F94454" w14:paraId="58F8B877" w14:textId="77777777" w:rsidTr="00927CCC">
        <w:trPr>
          <w:cantSplit/>
        </w:trPr>
        <w:tc>
          <w:tcPr>
            <w:tcW w:w="2500" w:type="pct"/>
          </w:tcPr>
          <w:p w14:paraId="1D6D61FE" w14:textId="76C426ED" w:rsidR="005B58F3" w:rsidRPr="00F94454" w:rsidRDefault="005B58F3" w:rsidP="00B778C7">
            <w:pPr>
              <w:rPr>
                <w:rFonts w:cs="Arial"/>
                <w:sz w:val="20"/>
              </w:rPr>
            </w:pPr>
            <w:r>
              <w:rPr>
                <w:rFonts w:cs="Arial"/>
                <w:sz w:val="20"/>
              </w:rPr>
              <w:t>Роли и полномочия</w:t>
            </w:r>
          </w:p>
        </w:tc>
        <w:tc>
          <w:tcPr>
            <w:tcW w:w="1542" w:type="pct"/>
          </w:tcPr>
          <w:p w14:paraId="08551FB3" w14:textId="77777777" w:rsidR="005B58F3" w:rsidRPr="00F94454" w:rsidRDefault="005B58F3" w:rsidP="00B778C7">
            <w:pPr>
              <w:jc w:val="center"/>
              <w:rPr>
                <w:rFonts w:cs="Arial"/>
                <w:sz w:val="20"/>
              </w:rPr>
            </w:pPr>
          </w:p>
        </w:tc>
        <w:tc>
          <w:tcPr>
            <w:tcW w:w="958" w:type="pct"/>
          </w:tcPr>
          <w:p w14:paraId="44ADC203" w14:textId="77777777" w:rsidR="005B58F3" w:rsidRPr="00F94454" w:rsidRDefault="005B58F3" w:rsidP="00B778C7">
            <w:pPr>
              <w:jc w:val="center"/>
              <w:rPr>
                <w:rFonts w:cs="Arial"/>
                <w:sz w:val="20"/>
              </w:rPr>
            </w:pPr>
          </w:p>
        </w:tc>
      </w:tr>
      <w:tr w:rsidR="005B58F3" w:rsidRPr="00F94454" w14:paraId="00F61ACA" w14:textId="77777777" w:rsidTr="00927CCC">
        <w:trPr>
          <w:cantSplit/>
        </w:trPr>
        <w:tc>
          <w:tcPr>
            <w:tcW w:w="2500" w:type="pct"/>
          </w:tcPr>
          <w:p w14:paraId="58C9A317" w14:textId="48A34D60" w:rsidR="005B58F3" w:rsidRPr="00F94454" w:rsidRDefault="005B58F3" w:rsidP="00B778C7">
            <w:pPr>
              <w:rPr>
                <w:rFonts w:cs="Arial"/>
                <w:sz w:val="20"/>
              </w:rPr>
            </w:pPr>
            <w:r>
              <w:rPr>
                <w:rFonts w:cs="Arial"/>
                <w:sz w:val="20"/>
              </w:rPr>
              <w:t>Матрица рисков и контрольных процедур</w:t>
            </w:r>
          </w:p>
        </w:tc>
        <w:tc>
          <w:tcPr>
            <w:tcW w:w="1542" w:type="pct"/>
          </w:tcPr>
          <w:p w14:paraId="4A829ED8" w14:textId="77777777" w:rsidR="005B58F3" w:rsidRPr="00F94454" w:rsidRDefault="005B58F3" w:rsidP="00B778C7">
            <w:pPr>
              <w:jc w:val="center"/>
              <w:rPr>
                <w:rFonts w:cs="Arial"/>
                <w:sz w:val="20"/>
              </w:rPr>
            </w:pPr>
          </w:p>
        </w:tc>
        <w:tc>
          <w:tcPr>
            <w:tcW w:w="958" w:type="pct"/>
          </w:tcPr>
          <w:p w14:paraId="1014971E" w14:textId="77777777" w:rsidR="005B58F3" w:rsidRPr="00F94454" w:rsidRDefault="005B58F3" w:rsidP="00B778C7">
            <w:pPr>
              <w:jc w:val="center"/>
              <w:rPr>
                <w:rFonts w:cs="Arial"/>
                <w:sz w:val="20"/>
              </w:rPr>
            </w:pPr>
          </w:p>
        </w:tc>
      </w:tr>
      <w:tr w:rsidR="005B58F3" w:rsidRPr="00F94454" w14:paraId="720499E1" w14:textId="77777777" w:rsidTr="00927CCC">
        <w:trPr>
          <w:cantSplit/>
        </w:trPr>
        <w:tc>
          <w:tcPr>
            <w:tcW w:w="2500" w:type="pct"/>
          </w:tcPr>
          <w:p w14:paraId="54CA5B65" w14:textId="0791D350" w:rsidR="005B58F3" w:rsidRPr="00F94454" w:rsidRDefault="00955994" w:rsidP="00B778C7">
            <w:pPr>
              <w:rPr>
                <w:rFonts w:cs="Arial"/>
                <w:sz w:val="20"/>
              </w:rPr>
            </w:pPr>
            <w:r>
              <w:rPr>
                <w:rFonts w:cs="Arial"/>
                <w:sz w:val="20"/>
              </w:rPr>
              <w:t>Матрица конфликтов полномочий</w:t>
            </w:r>
          </w:p>
        </w:tc>
        <w:tc>
          <w:tcPr>
            <w:tcW w:w="1542" w:type="pct"/>
          </w:tcPr>
          <w:p w14:paraId="722119C4" w14:textId="77777777" w:rsidR="005B58F3" w:rsidRPr="00F94454" w:rsidRDefault="005B58F3" w:rsidP="00B778C7">
            <w:pPr>
              <w:jc w:val="center"/>
              <w:rPr>
                <w:rFonts w:cs="Arial"/>
                <w:sz w:val="20"/>
              </w:rPr>
            </w:pPr>
          </w:p>
        </w:tc>
        <w:tc>
          <w:tcPr>
            <w:tcW w:w="958" w:type="pct"/>
          </w:tcPr>
          <w:p w14:paraId="7AE65981" w14:textId="77777777" w:rsidR="005B58F3" w:rsidRPr="00F94454" w:rsidRDefault="005B58F3" w:rsidP="00B778C7">
            <w:pPr>
              <w:jc w:val="center"/>
              <w:rPr>
                <w:rFonts w:cs="Arial"/>
                <w:sz w:val="20"/>
              </w:rPr>
            </w:pPr>
          </w:p>
        </w:tc>
      </w:tr>
    </w:tbl>
    <w:p w14:paraId="5196DB67" w14:textId="5B3B75A6" w:rsidR="009355EA" w:rsidRPr="009355EA" w:rsidRDefault="0033013D" w:rsidP="00006837">
      <w:pPr>
        <w:spacing w:after="200" w:line="276" w:lineRule="auto"/>
        <w:jc w:val="left"/>
        <w:rPr>
          <w:rFonts w:cs="Arial"/>
          <w:b/>
          <w:sz w:val="22"/>
        </w:rPr>
      </w:pPr>
      <w:r w:rsidRPr="00F94454">
        <w:rPr>
          <w:rFonts w:cs="Arial"/>
        </w:rPr>
        <w:br w:type="page"/>
      </w:r>
      <w:bookmarkStart w:id="223" w:name="_Toc392078586"/>
      <w:bookmarkStart w:id="224" w:name="_Toc392838968"/>
      <w:bookmarkStart w:id="225" w:name="_Toc393208389"/>
      <w:r w:rsidR="009355EA" w:rsidRPr="009355EA">
        <w:rPr>
          <w:rFonts w:cs="Arial"/>
          <w:b/>
          <w:sz w:val="28"/>
        </w:rPr>
        <w:lastRenderedPageBreak/>
        <w:t>ЛИСТ СОГЛАСОВАНИЯ</w:t>
      </w:r>
      <w:bookmarkEnd w:id="223"/>
      <w:bookmarkEnd w:id="224"/>
      <w:bookmarkEnd w:id="225"/>
    </w:p>
    <w:p w14:paraId="4D4D56EE" w14:textId="38D7F849" w:rsidR="00E0149C" w:rsidRPr="00916FAB" w:rsidRDefault="00E0149C" w:rsidP="00916FAB">
      <w:pPr>
        <w:pStyle w:val="aa"/>
        <w:keepNext/>
        <w:spacing w:after="240" w:afterAutospacing="0" w:line="276" w:lineRule="auto"/>
        <w:jc w:val="right"/>
        <w:rPr>
          <w:rFonts w:cs="Arial"/>
          <w:b/>
          <w:sz w:val="22"/>
        </w:rPr>
      </w:pPr>
      <w:r w:rsidRPr="00916FAB">
        <w:rPr>
          <w:rFonts w:cs="Arial"/>
          <w:b/>
          <w:sz w:val="22"/>
        </w:rPr>
        <w:t xml:space="preserve">Таблица </w:t>
      </w:r>
      <w:r w:rsidR="00106AE3" w:rsidRPr="00916FAB">
        <w:rPr>
          <w:rFonts w:cs="Arial"/>
          <w:b/>
          <w:sz w:val="22"/>
        </w:rPr>
        <w:fldChar w:fldCharType="begin"/>
      </w:r>
      <w:r w:rsidR="00106AE3" w:rsidRPr="00916FAB">
        <w:rPr>
          <w:rFonts w:cs="Arial"/>
          <w:b/>
          <w:sz w:val="22"/>
        </w:rPr>
        <w:instrText xml:space="preserve"> SEQ Таблица \* ARABIC </w:instrText>
      </w:r>
      <w:r w:rsidR="00106AE3" w:rsidRPr="00916FAB">
        <w:rPr>
          <w:rFonts w:cs="Arial"/>
          <w:b/>
          <w:sz w:val="22"/>
        </w:rPr>
        <w:fldChar w:fldCharType="separate"/>
      </w:r>
      <w:r w:rsidR="006731D7">
        <w:rPr>
          <w:rFonts w:cs="Arial"/>
          <w:b/>
          <w:noProof/>
          <w:sz w:val="22"/>
        </w:rPr>
        <w:t>4</w:t>
      </w:r>
      <w:r w:rsidR="00106AE3" w:rsidRPr="00916FAB">
        <w:rPr>
          <w:rFonts w:cs="Arial"/>
          <w:b/>
          <w:sz w:val="22"/>
        </w:rPr>
        <w:fldChar w:fldCharType="end"/>
      </w:r>
      <w:r w:rsidRPr="00916FAB">
        <w:rPr>
          <w:rFonts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175B15" w:rsidRPr="00F94454" w14:paraId="703A17EB" w14:textId="77777777" w:rsidTr="009355EA">
        <w:trPr>
          <w:cantSplit/>
          <w:trHeight w:val="397"/>
          <w:tblHeader/>
        </w:trPr>
        <w:tc>
          <w:tcPr>
            <w:tcW w:w="3936" w:type="dxa"/>
            <w:shd w:val="clear" w:color="auto" w:fill="FFC000"/>
            <w:vAlign w:val="center"/>
          </w:tcPr>
          <w:p w14:paraId="2B0CCEF7" w14:textId="77777777" w:rsidR="00175B15" w:rsidRPr="00F94454" w:rsidRDefault="00175B15" w:rsidP="00BC56DB">
            <w:pPr>
              <w:jc w:val="center"/>
              <w:rPr>
                <w:rFonts w:cs="Arial"/>
                <w:b/>
                <w:sz w:val="20"/>
              </w:rPr>
            </w:pPr>
            <w:r w:rsidRPr="00F94454">
              <w:rPr>
                <w:rFonts w:cs="Arial"/>
                <w:b/>
                <w:sz w:val="20"/>
              </w:rPr>
              <w:t>Кто утвердил</w:t>
            </w:r>
          </w:p>
        </w:tc>
        <w:tc>
          <w:tcPr>
            <w:tcW w:w="2693" w:type="dxa"/>
            <w:shd w:val="clear" w:color="auto" w:fill="FFC000"/>
            <w:vAlign w:val="center"/>
          </w:tcPr>
          <w:p w14:paraId="256C9FCA" w14:textId="77777777" w:rsidR="00175B15" w:rsidRPr="00F94454" w:rsidRDefault="00175B15" w:rsidP="00BC56DB">
            <w:pPr>
              <w:jc w:val="center"/>
              <w:rPr>
                <w:rFonts w:cs="Arial"/>
                <w:b/>
                <w:sz w:val="20"/>
              </w:rPr>
            </w:pPr>
            <w:r w:rsidRPr="00F94454">
              <w:rPr>
                <w:rFonts w:cs="Arial"/>
                <w:b/>
                <w:sz w:val="20"/>
              </w:rPr>
              <w:t>ФИО</w:t>
            </w:r>
          </w:p>
        </w:tc>
        <w:tc>
          <w:tcPr>
            <w:tcW w:w="1395" w:type="dxa"/>
            <w:shd w:val="clear" w:color="auto" w:fill="FFC000"/>
            <w:vAlign w:val="center"/>
          </w:tcPr>
          <w:p w14:paraId="533ADBDA" w14:textId="77777777" w:rsidR="00175B15" w:rsidRPr="00F94454" w:rsidRDefault="00175B15" w:rsidP="00BC56DB">
            <w:pPr>
              <w:jc w:val="center"/>
              <w:rPr>
                <w:rFonts w:cs="Arial"/>
                <w:b/>
                <w:sz w:val="20"/>
              </w:rPr>
            </w:pPr>
            <w:r w:rsidRPr="00F94454">
              <w:rPr>
                <w:rFonts w:cs="Arial"/>
                <w:b/>
                <w:sz w:val="20"/>
              </w:rPr>
              <w:t>Дата</w:t>
            </w:r>
          </w:p>
        </w:tc>
        <w:tc>
          <w:tcPr>
            <w:tcW w:w="2167" w:type="dxa"/>
            <w:shd w:val="clear" w:color="auto" w:fill="FFC000"/>
            <w:vAlign w:val="center"/>
          </w:tcPr>
          <w:p w14:paraId="14112160" w14:textId="77777777" w:rsidR="00175B15" w:rsidRPr="00F94454" w:rsidRDefault="00175B15" w:rsidP="00BC56DB">
            <w:pPr>
              <w:jc w:val="center"/>
              <w:rPr>
                <w:rFonts w:cs="Arial"/>
                <w:b/>
                <w:sz w:val="20"/>
              </w:rPr>
            </w:pPr>
            <w:r w:rsidRPr="00F94454">
              <w:rPr>
                <w:rFonts w:cs="Arial"/>
                <w:b/>
                <w:sz w:val="20"/>
              </w:rPr>
              <w:t>Подпись</w:t>
            </w:r>
          </w:p>
        </w:tc>
      </w:tr>
      <w:tr w:rsidR="00175B15" w:rsidRPr="00F94454" w14:paraId="1C72A2B7" w14:textId="77777777" w:rsidTr="009355EA">
        <w:trPr>
          <w:cantSplit/>
        </w:trPr>
        <w:tc>
          <w:tcPr>
            <w:tcW w:w="3936" w:type="dxa"/>
          </w:tcPr>
          <w:p w14:paraId="7FB48D7A" w14:textId="77777777" w:rsidR="00175B15" w:rsidRPr="00F94454" w:rsidRDefault="00175B15" w:rsidP="00A66844">
            <w:pPr>
              <w:jc w:val="left"/>
              <w:rPr>
                <w:rFonts w:cs="Arial"/>
                <w:sz w:val="20"/>
              </w:rPr>
            </w:pPr>
          </w:p>
        </w:tc>
        <w:tc>
          <w:tcPr>
            <w:tcW w:w="2693" w:type="dxa"/>
          </w:tcPr>
          <w:p w14:paraId="4CA46BF1" w14:textId="77777777" w:rsidR="00175B15" w:rsidRPr="00F94454" w:rsidRDefault="00175B15" w:rsidP="008708BD">
            <w:pPr>
              <w:jc w:val="center"/>
              <w:rPr>
                <w:rFonts w:cs="Arial"/>
                <w:sz w:val="20"/>
              </w:rPr>
            </w:pPr>
          </w:p>
        </w:tc>
        <w:tc>
          <w:tcPr>
            <w:tcW w:w="1395" w:type="dxa"/>
          </w:tcPr>
          <w:p w14:paraId="5ACDE8AC" w14:textId="77777777" w:rsidR="00175B15" w:rsidRPr="00F94454" w:rsidRDefault="00175B15" w:rsidP="008708BD">
            <w:pPr>
              <w:jc w:val="center"/>
              <w:rPr>
                <w:rFonts w:cs="Arial"/>
                <w:sz w:val="20"/>
              </w:rPr>
            </w:pPr>
          </w:p>
        </w:tc>
        <w:tc>
          <w:tcPr>
            <w:tcW w:w="2167" w:type="dxa"/>
          </w:tcPr>
          <w:p w14:paraId="2863EC72" w14:textId="77777777" w:rsidR="00175B15" w:rsidRPr="00F94454" w:rsidRDefault="00175B15" w:rsidP="008708BD">
            <w:pPr>
              <w:jc w:val="center"/>
              <w:rPr>
                <w:rFonts w:cs="Arial"/>
                <w:sz w:val="20"/>
              </w:rPr>
            </w:pPr>
          </w:p>
        </w:tc>
      </w:tr>
      <w:tr w:rsidR="00175B15" w:rsidRPr="00F94454" w14:paraId="0132DABE" w14:textId="77777777" w:rsidTr="009355EA">
        <w:trPr>
          <w:cantSplit/>
          <w:trHeight w:val="51"/>
        </w:trPr>
        <w:tc>
          <w:tcPr>
            <w:tcW w:w="3936" w:type="dxa"/>
          </w:tcPr>
          <w:p w14:paraId="74D8FD06" w14:textId="4E8801E4" w:rsidR="00175B15" w:rsidRPr="00F94454" w:rsidRDefault="001A2810" w:rsidP="00A66844">
            <w:pPr>
              <w:jc w:val="left"/>
              <w:rPr>
                <w:rFonts w:cs="Arial"/>
                <w:sz w:val="20"/>
              </w:rPr>
            </w:pPr>
            <w:del w:id="226" w:author="SintsovaMA" w:date="2021-03-15T15:32:00Z">
              <w:r w:rsidRPr="00F94454" w:rsidDel="00DE5778">
                <w:rPr>
                  <w:rFonts w:cs="Arial"/>
                  <w:sz w:val="20"/>
                </w:rPr>
                <w:delText>Вице-президент по трансформации бизнеса</w:delText>
              </w:r>
            </w:del>
          </w:p>
        </w:tc>
        <w:tc>
          <w:tcPr>
            <w:tcW w:w="2693" w:type="dxa"/>
          </w:tcPr>
          <w:p w14:paraId="436FD860" w14:textId="18A35F34" w:rsidR="00175B15" w:rsidRPr="00F94454" w:rsidRDefault="001A2810" w:rsidP="008708BD">
            <w:pPr>
              <w:jc w:val="center"/>
              <w:rPr>
                <w:rFonts w:cs="Arial"/>
                <w:sz w:val="20"/>
              </w:rPr>
            </w:pPr>
            <w:del w:id="227" w:author="SintsovaMA" w:date="2021-03-15T15:32:00Z">
              <w:r w:rsidRPr="00F94454" w:rsidDel="00DE5778">
                <w:rPr>
                  <w:rFonts w:cs="Arial"/>
                  <w:sz w:val="20"/>
                </w:rPr>
                <w:delText>Л.Г. Бондаренко</w:delText>
              </w:r>
            </w:del>
          </w:p>
        </w:tc>
        <w:tc>
          <w:tcPr>
            <w:tcW w:w="1395" w:type="dxa"/>
          </w:tcPr>
          <w:p w14:paraId="34CCA4D5" w14:textId="77777777" w:rsidR="00175B15" w:rsidRPr="00F94454" w:rsidRDefault="00175B15" w:rsidP="008708BD">
            <w:pPr>
              <w:jc w:val="center"/>
              <w:rPr>
                <w:rFonts w:cs="Arial"/>
                <w:sz w:val="20"/>
              </w:rPr>
            </w:pPr>
          </w:p>
        </w:tc>
        <w:tc>
          <w:tcPr>
            <w:tcW w:w="2167" w:type="dxa"/>
          </w:tcPr>
          <w:p w14:paraId="29DC3D92" w14:textId="77777777" w:rsidR="00175B15" w:rsidRPr="00F94454" w:rsidRDefault="00175B15" w:rsidP="008708BD">
            <w:pPr>
              <w:jc w:val="center"/>
              <w:rPr>
                <w:rFonts w:cs="Arial"/>
                <w:sz w:val="20"/>
              </w:rPr>
            </w:pPr>
          </w:p>
        </w:tc>
      </w:tr>
    </w:tbl>
    <w:p w14:paraId="16FE5031" w14:textId="732B614B" w:rsidR="00E0149C" w:rsidRPr="00916FAB" w:rsidRDefault="00E0149C" w:rsidP="00916FAB">
      <w:pPr>
        <w:pStyle w:val="aa"/>
        <w:keepNext/>
        <w:spacing w:after="240" w:afterAutospacing="0" w:line="276" w:lineRule="auto"/>
        <w:jc w:val="right"/>
        <w:rPr>
          <w:rFonts w:cs="Arial"/>
          <w:b/>
          <w:sz w:val="22"/>
        </w:rPr>
      </w:pPr>
      <w:r w:rsidRPr="00916FAB">
        <w:rPr>
          <w:rFonts w:cs="Arial"/>
          <w:b/>
          <w:sz w:val="22"/>
        </w:rPr>
        <w:t xml:space="preserve">Таблица </w:t>
      </w:r>
      <w:r w:rsidR="00106AE3" w:rsidRPr="00916FAB">
        <w:rPr>
          <w:rFonts w:cs="Arial"/>
          <w:b/>
          <w:sz w:val="22"/>
        </w:rPr>
        <w:fldChar w:fldCharType="begin"/>
      </w:r>
      <w:r w:rsidR="00106AE3" w:rsidRPr="00916FAB">
        <w:rPr>
          <w:rFonts w:cs="Arial"/>
          <w:b/>
          <w:sz w:val="22"/>
        </w:rPr>
        <w:instrText xml:space="preserve"> SEQ Таблица \* ARABIC </w:instrText>
      </w:r>
      <w:r w:rsidR="00106AE3" w:rsidRPr="00916FAB">
        <w:rPr>
          <w:rFonts w:cs="Arial"/>
          <w:b/>
          <w:sz w:val="22"/>
        </w:rPr>
        <w:fldChar w:fldCharType="separate"/>
      </w:r>
      <w:r w:rsidR="006731D7">
        <w:rPr>
          <w:rFonts w:cs="Arial"/>
          <w:b/>
          <w:noProof/>
          <w:sz w:val="22"/>
        </w:rPr>
        <w:t>5</w:t>
      </w:r>
      <w:r w:rsidR="00106AE3" w:rsidRPr="00916FAB">
        <w:rPr>
          <w:rFonts w:cs="Arial"/>
          <w:b/>
          <w:sz w:val="22"/>
        </w:rPr>
        <w:fldChar w:fldCharType="end"/>
      </w:r>
      <w:r w:rsidRPr="00916FAB">
        <w:rPr>
          <w:rFonts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175B15" w:rsidRPr="006C31A9" w14:paraId="65370D95" w14:textId="77777777" w:rsidTr="009355EA">
        <w:trPr>
          <w:cantSplit/>
          <w:trHeight w:val="397"/>
          <w:tblHeader/>
        </w:trPr>
        <w:tc>
          <w:tcPr>
            <w:tcW w:w="4077" w:type="dxa"/>
            <w:shd w:val="clear" w:color="auto" w:fill="FFC000"/>
            <w:vAlign w:val="center"/>
          </w:tcPr>
          <w:p w14:paraId="35571EE0" w14:textId="77777777" w:rsidR="00175B15" w:rsidRPr="006C31A9" w:rsidRDefault="00175B15" w:rsidP="00BC56DB">
            <w:pPr>
              <w:jc w:val="center"/>
              <w:rPr>
                <w:rFonts w:cs="Arial"/>
                <w:b/>
                <w:sz w:val="20"/>
              </w:rPr>
            </w:pPr>
            <w:r w:rsidRPr="006C31A9">
              <w:rPr>
                <w:rFonts w:cs="Arial"/>
                <w:b/>
                <w:sz w:val="20"/>
              </w:rPr>
              <w:t>Дополнительные визы</w:t>
            </w:r>
          </w:p>
        </w:tc>
        <w:tc>
          <w:tcPr>
            <w:tcW w:w="2552" w:type="dxa"/>
            <w:shd w:val="clear" w:color="auto" w:fill="FFC000"/>
            <w:vAlign w:val="center"/>
          </w:tcPr>
          <w:p w14:paraId="6A4849C2" w14:textId="77777777" w:rsidR="00175B15" w:rsidRPr="006C31A9" w:rsidRDefault="00175B15" w:rsidP="00BC56DB">
            <w:pPr>
              <w:jc w:val="center"/>
              <w:rPr>
                <w:rFonts w:cs="Arial"/>
                <w:b/>
                <w:sz w:val="20"/>
              </w:rPr>
            </w:pPr>
            <w:r w:rsidRPr="006C31A9">
              <w:rPr>
                <w:rFonts w:cs="Arial"/>
                <w:b/>
                <w:sz w:val="20"/>
              </w:rPr>
              <w:t>ФИО</w:t>
            </w:r>
          </w:p>
        </w:tc>
        <w:tc>
          <w:tcPr>
            <w:tcW w:w="1395" w:type="dxa"/>
            <w:shd w:val="clear" w:color="auto" w:fill="FFC000"/>
            <w:vAlign w:val="center"/>
          </w:tcPr>
          <w:p w14:paraId="72427984" w14:textId="77777777" w:rsidR="00175B15" w:rsidRPr="006C31A9" w:rsidRDefault="00175B15" w:rsidP="00BC56DB">
            <w:pPr>
              <w:jc w:val="center"/>
              <w:rPr>
                <w:rFonts w:cs="Arial"/>
                <w:b/>
                <w:sz w:val="20"/>
              </w:rPr>
            </w:pPr>
            <w:r w:rsidRPr="006C31A9">
              <w:rPr>
                <w:rFonts w:cs="Arial"/>
                <w:b/>
                <w:sz w:val="20"/>
              </w:rPr>
              <w:t>Дата</w:t>
            </w:r>
          </w:p>
        </w:tc>
        <w:tc>
          <w:tcPr>
            <w:tcW w:w="2167" w:type="dxa"/>
            <w:shd w:val="clear" w:color="auto" w:fill="FFC000"/>
            <w:vAlign w:val="center"/>
          </w:tcPr>
          <w:p w14:paraId="7B3CC3F8" w14:textId="77777777" w:rsidR="00175B15" w:rsidRPr="006C31A9" w:rsidRDefault="00175B15" w:rsidP="00BC56DB">
            <w:pPr>
              <w:jc w:val="center"/>
              <w:rPr>
                <w:rFonts w:cs="Arial"/>
                <w:b/>
                <w:sz w:val="20"/>
              </w:rPr>
            </w:pPr>
            <w:r w:rsidRPr="006C31A9">
              <w:rPr>
                <w:rFonts w:cs="Arial"/>
                <w:b/>
                <w:sz w:val="20"/>
              </w:rPr>
              <w:t>Подпись</w:t>
            </w:r>
          </w:p>
        </w:tc>
      </w:tr>
      <w:tr w:rsidR="006C31A9" w:rsidRPr="006C31A9" w14:paraId="0C07C378" w14:textId="77777777" w:rsidTr="009355EA">
        <w:trPr>
          <w:cantSplit/>
        </w:trPr>
        <w:tc>
          <w:tcPr>
            <w:tcW w:w="4077" w:type="dxa"/>
          </w:tcPr>
          <w:p w14:paraId="0C10FD26" w14:textId="5958F010" w:rsidR="006C31A9" w:rsidRPr="006C31A9" w:rsidRDefault="006C31A9" w:rsidP="006C31A9">
            <w:pPr>
              <w:jc w:val="left"/>
              <w:rPr>
                <w:rFonts w:cs="Arial"/>
                <w:sz w:val="20"/>
              </w:rPr>
            </w:pPr>
            <w:r w:rsidRPr="006C31A9">
              <w:rPr>
                <w:rFonts w:cs="Arial"/>
                <w:sz w:val="20"/>
              </w:rPr>
              <w:t>Ответственный за проект</w:t>
            </w:r>
          </w:p>
        </w:tc>
        <w:tc>
          <w:tcPr>
            <w:tcW w:w="2552" w:type="dxa"/>
          </w:tcPr>
          <w:p w14:paraId="02CC637D" w14:textId="77777777" w:rsidR="006C31A9" w:rsidRPr="006C31A9" w:rsidRDefault="006C31A9" w:rsidP="006C31A9">
            <w:pPr>
              <w:jc w:val="center"/>
              <w:rPr>
                <w:rFonts w:cs="Arial"/>
                <w:sz w:val="20"/>
              </w:rPr>
            </w:pPr>
          </w:p>
        </w:tc>
        <w:tc>
          <w:tcPr>
            <w:tcW w:w="1395" w:type="dxa"/>
          </w:tcPr>
          <w:p w14:paraId="76116D3A" w14:textId="77777777" w:rsidR="006C31A9" w:rsidRPr="006C31A9" w:rsidRDefault="006C31A9" w:rsidP="006C31A9">
            <w:pPr>
              <w:jc w:val="center"/>
              <w:rPr>
                <w:rFonts w:cs="Arial"/>
                <w:sz w:val="20"/>
              </w:rPr>
            </w:pPr>
          </w:p>
        </w:tc>
        <w:tc>
          <w:tcPr>
            <w:tcW w:w="2167" w:type="dxa"/>
          </w:tcPr>
          <w:p w14:paraId="15983A78" w14:textId="77777777" w:rsidR="006C31A9" w:rsidRPr="006C31A9" w:rsidRDefault="006C31A9" w:rsidP="006C31A9">
            <w:pPr>
              <w:jc w:val="center"/>
              <w:rPr>
                <w:rFonts w:cs="Arial"/>
                <w:sz w:val="20"/>
              </w:rPr>
            </w:pPr>
          </w:p>
        </w:tc>
      </w:tr>
      <w:tr w:rsidR="006C31A9" w:rsidRPr="006C31A9" w14:paraId="0B5747AE" w14:textId="77777777" w:rsidTr="009355EA">
        <w:trPr>
          <w:cantSplit/>
        </w:trPr>
        <w:tc>
          <w:tcPr>
            <w:tcW w:w="4077" w:type="dxa"/>
          </w:tcPr>
          <w:p w14:paraId="20E29D13" w14:textId="43FE6AE5" w:rsidR="006C31A9" w:rsidRPr="006C31A9" w:rsidRDefault="006C31A9" w:rsidP="006C31A9">
            <w:pPr>
              <w:jc w:val="left"/>
              <w:rPr>
                <w:rFonts w:cs="Arial"/>
                <w:sz w:val="20"/>
              </w:rPr>
            </w:pPr>
            <w:r w:rsidRPr="006C31A9">
              <w:rPr>
                <w:rFonts w:cs="Arial"/>
                <w:sz w:val="20"/>
              </w:rPr>
              <w:t xml:space="preserve">Куратор проекта от Блока трансформации (Директор </w:t>
            </w:r>
            <w:r w:rsidRPr="006C31A9">
              <w:rPr>
                <w:rFonts w:cs="Arial"/>
                <w:sz w:val="20"/>
                <w:highlight w:val="yellow"/>
              </w:rPr>
              <w:t>__________</w:t>
            </w:r>
            <w:r w:rsidRPr="006C31A9">
              <w:rPr>
                <w:rFonts w:cs="Arial"/>
                <w:sz w:val="20"/>
              </w:rPr>
              <w:t xml:space="preserve"> Департамента </w:t>
            </w:r>
          </w:p>
        </w:tc>
        <w:tc>
          <w:tcPr>
            <w:tcW w:w="2552" w:type="dxa"/>
          </w:tcPr>
          <w:p w14:paraId="30B0AA82" w14:textId="77777777" w:rsidR="006C31A9" w:rsidRPr="006C31A9" w:rsidRDefault="006C31A9" w:rsidP="006C31A9">
            <w:pPr>
              <w:jc w:val="center"/>
              <w:rPr>
                <w:rFonts w:cs="Arial"/>
                <w:sz w:val="20"/>
              </w:rPr>
            </w:pPr>
          </w:p>
        </w:tc>
        <w:tc>
          <w:tcPr>
            <w:tcW w:w="1395" w:type="dxa"/>
          </w:tcPr>
          <w:p w14:paraId="048A1772" w14:textId="77777777" w:rsidR="006C31A9" w:rsidRPr="006C31A9" w:rsidRDefault="006C31A9" w:rsidP="006C31A9">
            <w:pPr>
              <w:jc w:val="center"/>
              <w:rPr>
                <w:rFonts w:cs="Arial"/>
                <w:sz w:val="20"/>
              </w:rPr>
            </w:pPr>
          </w:p>
        </w:tc>
        <w:tc>
          <w:tcPr>
            <w:tcW w:w="2167" w:type="dxa"/>
          </w:tcPr>
          <w:p w14:paraId="40B21834" w14:textId="77777777" w:rsidR="006C31A9" w:rsidRPr="006C31A9" w:rsidRDefault="006C31A9" w:rsidP="006C31A9">
            <w:pPr>
              <w:jc w:val="center"/>
              <w:rPr>
                <w:rFonts w:cs="Arial"/>
                <w:sz w:val="20"/>
              </w:rPr>
            </w:pPr>
          </w:p>
        </w:tc>
      </w:tr>
      <w:tr w:rsidR="006C31A9" w:rsidRPr="006C31A9" w14:paraId="0F30B16B" w14:textId="77777777" w:rsidTr="009355EA">
        <w:trPr>
          <w:cantSplit/>
        </w:trPr>
        <w:tc>
          <w:tcPr>
            <w:tcW w:w="4077" w:type="dxa"/>
          </w:tcPr>
          <w:p w14:paraId="2E6587F3" w14:textId="3FEAC14A" w:rsidR="006C31A9" w:rsidRPr="006C31A9" w:rsidRDefault="006C31A9" w:rsidP="006C31A9">
            <w:pPr>
              <w:jc w:val="left"/>
              <w:rPr>
                <w:rFonts w:cs="Arial"/>
                <w:sz w:val="20"/>
              </w:rPr>
            </w:pPr>
            <w:r w:rsidRPr="006C31A9">
              <w:rPr>
                <w:rFonts w:cs="Arial"/>
                <w:sz w:val="20"/>
              </w:rPr>
              <w:t>Директор Департамента ИТ</w:t>
            </w:r>
          </w:p>
        </w:tc>
        <w:tc>
          <w:tcPr>
            <w:tcW w:w="2552" w:type="dxa"/>
          </w:tcPr>
          <w:p w14:paraId="081D2F6D" w14:textId="77777777" w:rsidR="006C31A9" w:rsidRPr="006C31A9" w:rsidRDefault="006C31A9" w:rsidP="006C31A9">
            <w:pPr>
              <w:jc w:val="center"/>
              <w:rPr>
                <w:rFonts w:cs="Arial"/>
                <w:sz w:val="20"/>
              </w:rPr>
            </w:pPr>
          </w:p>
        </w:tc>
        <w:tc>
          <w:tcPr>
            <w:tcW w:w="1395" w:type="dxa"/>
          </w:tcPr>
          <w:p w14:paraId="62B11A46" w14:textId="77777777" w:rsidR="006C31A9" w:rsidRPr="006C31A9" w:rsidRDefault="006C31A9" w:rsidP="006C31A9">
            <w:pPr>
              <w:jc w:val="center"/>
              <w:rPr>
                <w:rFonts w:cs="Arial"/>
                <w:sz w:val="20"/>
              </w:rPr>
            </w:pPr>
          </w:p>
        </w:tc>
        <w:tc>
          <w:tcPr>
            <w:tcW w:w="2167" w:type="dxa"/>
          </w:tcPr>
          <w:p w14:paraId="3F49D9AE" w14:textId="77777777" w:rsidR="006C31A9" w:rsidRPr="006C31A9" w:rsidRDefault="006C31A9" w:rsidP="006C31A9">
            <w:pPr>
              <w:jc w:val="center"/>
              <w:rPr>
                <w:rFonts w:cs="Arial"/>
                <w:sz w:val="20"/>
              </w:rPr>
            </w:pPr>
          </w:p>
        </w:tc>
      </w:tr>
      <w:tr w:rsidR="006C31A9" w:rsidRPr="006C31A9" w14:paraId="568ADB72" w14:textId="77777777" w:rsidTr="009355EA">
        <w:trPr>
          <w:cantSplit/>
        </w:trPr>
        <w:tc>
          <w:tcPr>
            <w:tcW w:w="4077" w:type="dxa"/>
          </w:tcPr>
          <w:p w14:paraId="744DD44A" w14:textId="002284BC" w:rsidR="006C31A9" w:rsidRPr="006C31A9" w:rsidRDefault="00154F0A" w:rsidP="006C31A9">
            <w:pPr>
              <w:jc w:val="left"/>
              <w:rPr>
                <w:rFonts w:cs="Arial"/>
                <w:sz w:val="20"/>
              </w:rPr>
            </w:pPr>
            <w:r>
              <w:rPr>
                <w:rFonts w:cs="Arial"/>
                <w:sz w:val="20"/>
              </w:rPr>
              <w:t>Дире</w:t>
            </w:r>
            <w:r w:rsidR="006C31A9" w:rsidRPr="006C31A9">
              <w:rPr>
                <w:rFonts w:cs="Arial"/>
                <w:sz w:val="20"/>
              </w:rPr>
              <w:t>к</w:t>
            </w:r>
            <w:r>
              <w:rPr>
                <w:rFonts w:cs="Arial"/>
                <w:sz w:val="20"/>
              </w:rPr>
              <w:t>т</w:t>
            </w:r>
            <w:r w:rsidR="006C31A9" w:rsidRPr="006C31A9">
              <w:rPr>
                <w:rFonts w:cs="Arial"/>
                <w:sz w:val="20"/>
              </w:rPr>
              <w:t>ор департамента регламентации бизнес-процессов и проектов трансформации бизнеса</w:t>
            </w:r>
          </w:p>
        </w:tc>
        <w:tc>
          <w:tcPr>
            <w:tcW w:w="2552" w:type="dxa"/>
          </w:tcPr>
          <w:p w14:paraId="68D61A7C" w14:textId="77777777" w:rsidR="006C31A9" w:rsidRPr="006C31A9" w:rsidRDefault="006C31A9" w:rsidP="006C31A9">
            <w:pPr>
              <w:jc w:val="center"/>
              <w:rPr>
                <w:rFonts w:cs="Arial"/>
                <w:sz w:val="20"/>
              </w:rPr>
            </w:pPr>
          </w:p>
        </w:tc>
        <w:tc>
          <w:tcPr>
            <w:tcW w:w="1395" w:type="dxa"/>
          </w:tcPr>
          <w:p w14:paraId="78C2EDC5" w14:textId="77777777" w:rsidR="006C31A9" w:rsidRPr="006C31A9" w:rsidRDefault="006C31A9" w:rsidP="006C31A9">
            <w:pPr>
              <w:jc w:val="center"/>
              <w:rPr>
                <w:rFonts w:cs="Arial"/>
                <w:sz w:val="20"/>
              </w:rPr>
            </w:pPr>
          </w:p>
        </w:tc>
        <w:tc>
          <w:tcPr>
            <w:tcW w:w="2167" w:type="dxa"/>
          </w:tcPr>
          <w:p w14:paraId="69289FE4" w14:textId="77777777" w:rsidR="006C31A9" w:rsidRPr="006C31A9" w:rsidRDefault="006C31A9" w:rsidP="006C31A9">
            <w:pPr>
              <w:jc w:val="center"/>
              <w:rPr>
                <w:rFonts w:cs="Arial"/>
                <w:sz w:val="20"/>
              </w:rPr>
            </w:pPr>
          </w:p>
        </w:tc>
      </w:tr>
      <w:tr w:rsidR="006C31A9" w:rsidRPr="006C31A9" w14:paraId="16F88D81" w14:textId="77777777" w:rsidTr="009355EA">
        <w:trPr>
          <w:cantSplit/>
        </w:trPr>
        <w:tc>
          <w:tcPr>
            <w:tcW w:w="4077" w:type="dxa"/>
          </w:tcPr>
          <w:p w14:paraId="4EDB8097" w14:textId="58594BFA" w:rsidR="006C31A9" w:rsidRPr="006C31A9" w:rsidRDefault="006C31A9" w:rsidP="006C31A9">
            <w:pPr>
              <w:jc w:val="left"/>
              <w:rPr>
                <w:rFonts w:cs="Arial"/>
                <w:sz w:val="20"/>
              </w:rPr>
            </w:pPr>
            <w:r w:rsidRPr="006C31A9">
              <w:rPr>
                <w:rFonts w:cs="Arial"/>
                <w:sz w:val="20"/>
              </w:rPr>
              <w:t>Начальник Управления по информационной безопасности ООО «УК Полюс»</w:t>
            </w:r>
          </w:p>
        </w:tc>
        <w:tc>
          <w:tcPr>
            <w:tcW w:w="2552" w:type="dxa"/>
          </w:tcPr>
          <w:p w14:paraId="55E11106" w14:textId="77777777" w:rsidR="006C31A9" w:rsidRPr="006C31A9" w:rsidRDefault="006C31A9" w:rsidP="006C31A9">
            <w:pPr>
              <w:jc w:val="center"/>
              <w:rPr>
                <w:rFonts w:cs="Arial"/>
                <w:sz w:val="20"/>
              </w:rPr>
            </w:pPr>
          </w:p>
        </w:tc>
        <w:tc>
          <w:tcPr>
            <w:tcW w:w="1395" w:type="dxa"/>
          </w:tcPr>
          <w:p w14:paraId="3656E9CC" w14:textId="77777777" w:rsidR="006C31A9" w:rsidRPr="006C31A9" w:rsidRDefault="006C31A9" w:rsidP="006C31A9">
            <w:pPr>
              <w:jc w:val="center"/>
              <w:rPr>
                <w:rFonts w:cs="Arial"/>
                <w:sz w:val="20"/>
              </w:rPr>
            </w:pPr>
          </w:p>
        </w:tc>
        <w:tc>
          <w:tcPr>
            <w:tcW w:w="2167" w:type="dxa"/>
          </w:tcPr>
          <w:p w14:paraId="3F54100D" w14:textId="77777777" w:rsidR="006C31A9" w:rsidRPr="006C31A9" w:rsidRDefault="006C31A9" w:rsidP="006C31A9">
            <w:pPr>
              <w:jc w:val="center"/>
              <w:rPr>
                <w:rFonts w:cs="Arial"/>
                <w:sz w:val="20"/>
              </w:rPr>
            </w:pPr>
          </w:p>
        </w:tc>
      </w:tr>
      <w:tr w:rsidR="006C31A9" w:rsidRPr="006C31A9" w14:paraId="5E7C0FD1" w14:textId="77777777" w:rsidTr="009355EA">
        <w:trPr>
          <w:cantSplit/>
        </w:trPr>
        <w:tc>
          <w:tcPr>
            <w:tcW w:w="4077" w:type="dxa"/>
          </w:tcPr>
          <w:p w14:paraId="4B1ADD27" w14:textId="5877B850" w:rsidR="006C31A9" w:rsidRPr="006C31A9" w:rsidRDefault="006C31A9" w:rsidP="006C31A9">
            <w:pPr>
              <w:jc w:val="left"/>
              <w:rPr>
                <w:rFonts w:cs="Arial"/>
                <w:sz w:val="20"/>
              </w:rPr>
            </w:pPr>
            <w:r w:rsidRPr="006C31A9">
              <w:rPr>
                <w:rFonts w:cs="Arial"/>
                <w:sz w:val="20"/>
              </w:rPr>
              <w:t>Начальник Управления судебной защиты ООО «УК Полюс»</w:t>
            </w:r>
          </w:p>
        </w:tc>
        <w:tc>
          <w:tcPr>
            <w:tcW w:w="2552" w:type="dxa"/>
          </w:tcPr>
          <w:p w14:paraId="60A2FFE0" w14:textId="77777777" w:rsidR="006C31A9" w:rsidRPr="006C31A9" w:rsidRDefault="006C31A9" w:rsidP="006C31A9">
            <w:pPr>
              <w:jc w:val="center"/>
              <w:rPr>
                <w:rFonts w:cs="Arial"/>
                <w:sz w:val="20"/>
              </w:rPr>
            </w:pPr>
          </w:p>
        </w:tc>
        <w:tc>
          <w:tcPr>
            <w:tcW w:w="1395" w:type="dxa"/>
          </w:tcPr>
          <w:p w14:paraId="683F24FD" w14:textId="77777777" w:rsidR="006C31A9" w:rsidRPr="006C31A9" w:rsidRDefault="006C31A9" w:rsidP="006C31A9">
            <w:pPr>
              <w:jc w:val="center"/>
              <w:rPr>
                <w:rFonts w:cs="Arial"/>
                <w:sz w:val="20"/>
              </w:rPr>
            </w:pPr>
          </w:p>
        </w:tc>
        <w:tc>
          <w:tcPr>
            <w:tcW w:w="2167" w:type="dxa"/>
          </w:tcPr>
          <w:p w14:paraId="597AFE56" w14:textId="77777777" w:rsidR="006C31A9" w:rsidRPr="006C31A9" w:rsidRDefault="006C31A9" w:rsidP="006C31A9">
            <w:pPr>
              <w:jc w:val="center"/>
              <w:rPr>
                <w:rFonts w:cs="Arial"/>
                <w:sz w:val="20"/>
              </w:rPr>
            </w:pPr>
          </w:p>
        </w:tc>
      </w:tr>
    </w:tbl>
    <w:p w14:paraId="5A131B1B" w14:textId="77777777" w:rsidR="001A2810" w:rsidRPr="00F94454" w:rsidRDefault="001A2810" w:rsidP="001A2810">
      <w:pPr>
        <w:ind w:firstLine="426"/>
        <w:rPr>
          <w:rFonts w:cs="Arial"/>
          <w:i/>
        </w:rPr>
      </w:pPr>
    </w:p>
    <w:p w14:paraId="56B301CC" w14:textId="77777777" w:rsidR="00175B15" w:rsidRPr="00F94454" w:rsidRDefault="00175B15" w:rsidP="00175B15">
      <w:pPr>
        <w:jc w:val="center"/>
        <w:rPr>
          <w:rFonts w:cs="Arial"/>
          <w:b/>
          <w:sz w:val="20"/>
        </w:rPr>
      </w:pPr>
    </w:p>
    <w:p w14:paraId="2C58C068" w14:textId="77777777" w:rsidR="00E6247B" w:rsidRPr="00F94454" w:rsidRDefault="00E6247B" w:rsidP="00895A65">
      <w:pPr>
        <w:pStyle w:val="S0"/>
        <w:rPr>
          <w:rFonts w:cs="Arial"/>
        </w:rPr>
        <w:sectPr w:rsidR="00E6247B" w:rsidRPr="00F94454" w:rsidSect="009355EA">
          <w:headerReference w:type="default" r:id="rId11"/>
          <w:footerReference w:type="default" r:id="rId12"/>
          <w:headerReference w:type="first" r:id="rId13"/>
          <w:footerReference w:type="first" r:id="rId14"/>
          <w:pgSz w:w="11907" w:h="16840" w:code="9"/>
          <w:pgMar w:top="1134" w:right="567" w:bottom="1134" w:left="1134" w:header="737" w:footer="680" w:gutter="0"/>
          <w:cols w:space="708"/>
          <w:titlePg/>
          <w:docGrid w:linePitch="360"/>
        </w:sectPr>
      </w:pPr>
    </w:p>
    <w:bookmarkStart w:id="228" w:name="_Toc525914708" w:displacedByCustomXml="next"/>
    <w:bookmarkStart w:id="229" w:name="_Toc524083142" w:displacedByCustomXml="next"/>
    <w:bookmarkStart w:id="230" w:name="_Toc524079754" w:displacedByCustomXml="next"/>
    <w:bookmarkStart w:id="231" w:name="_Toc524079839" w:displacedByCustomXml="next"/>
    <w:bookmarkStart w:id="232" w:name="_Toc523413700" w:displacedByCustomXml="next"/>
    <w:bookmarkStart w:id="233" w:name="_Toc523232517" w:displacedByCustomXml="next"/>
    <w:bookmarkStart w:id="234" w:name="_Toc512271224" w:displacedByCustomXml="next"/>
    <w:bookmarkStart w:id="235" w:name="_Toc523401881" w:displacedByCustomXml="next"/>
    <w:sdt>
      <w:sdtPr>
        <w:rPr>
          <w:rFonts w:cs="Times New Roman"/>
          <w:b w:val="0"/>
          <w:bCs w:val="0"/>
          <w:caps w:val="0"/>
          <w:kern w:val="0"/>
          <w:sz w:val="18"/>
          <w:szCs w:val="18"/>
        </w:rPr>
        <w:id w:val="513270047"/>
        <w:docPartObj>
          <w:docPartGallery w:val="Table of Contents"/>
          <w:docPartUnique/>
        </w:docPartObj>
      </w:sdtPr>
      <w:sdtEndPr/>
      <w:sdtContent>
        <w:p w14:paraId="63DA32B1" w14:textId="77777777" w:rsidR="00B778C7" w:rsidRPr="00943774" w:rsidRDefault="00B778C7" w:rsidP="002E06E0">
          <w:pPr>
            <w:pStyle w:val="1"/>
            <w:numPr>
              <w:ilvl w:val="0"/>
              <w:numId w:val="0"/>
            </w:numPr>
            <w:rPr>
              <w:lang w:val="en-US"/>
            </w:rPr>
          </w:pPr>
          <w:r w:rsidRPr="002E06E0">
            <w:t>Оглавление</w:t>
          </w:r>
          <w:bookmarkEnd w:id="235"/>
          <w:bookmarkEnd w:id="234"/>
          <w:bookmarkEnd w:id="233"/>
          <w:bookmarkEnd w:id="232"/>
          <w:bookmarkEnd w:id="231"/>
          <w:bookmarkEnd w:id="230"/>
          <w:bookmarkEnd w:id="229"/>
          <w:bookmarkEnd w:id="228"/>
        </w:p>
        <w:p w14:paraId="7538BDBB" w14:textId="77777777" w:rsidR="006731D7" w:rsidRDefault="00B778C7">
          <w:pPr>
            <w:pStyle w:val="14"/>
            <w:rPr>
              <w:rFonts w:asciiTheme="minorHAnsi" w:eastAsiaTheme="minorEastAsia" w:hAnsiTheme="minorHAnsi" w:cstheme="minorBidi"/>
              <w:b w:val="0"/>
              <w:color w:val="auto"/>
              <w:sz w:val="22"/>
              <w:szCs w:val="22"/>
              <w:lang w:eastAsia="ru-RU"/>
            </w:rPr>
          </w:pPr>
          <w:r w:rsidRPr="002E06E0">
            <w:rPr>
              <w:sz w:val="18"/>
              <w:szCs w:val="18"/>
            </w:rPr>
            <w:fldChar w:fldCharType="begin"/>
          </w:r>
          <w:r w:rsidRPr="002E06E0">
            <w:rPr>
              <w:sz w:val="18"/>
              <w:szCs w:val="18"/>
            </w:rPr>
            <w:instrText xml:space="preserve"> TOC \o "1-3" \h \z \u </w:instrText>
          </w:r>
          <w:r w:rsidRPr="002E06E0">
            <w:rPr>
              <w:sz w:val="18"/>
              <w:szCs w:val="18"/>
            </w:rPr>
            <w:fldChar w:fldCharType="separate"/>
          </w:r>
          <w:hyperlink w:anchor="_Toc525914708" w:history="1">
            <w:r w:rsidR="006731D7" w:rsidRPr="002A071D">
              <w:rPr>
                <w:rStyle w:val="ab"/>
              </w:rPr>
              <w:t>Оглавление</w:t>
            </w:r>
            <w:r w:rsidR="006731D7">
              <w:rPr>
                <w:webHidden/>
              </w:rPr>
              <w:tab/>
            </w:r>
            <w:r w:rsidR="006731D7">
              <w:rPr>
                <w:webHidden/>
              </w:rPr>
              <w:fldChar w:fldCharType="begin"/>
            </w:r>
            <w:r w:rsidR="006731D7">
              <w:rPr>
                <w:webHidden/>
              </w:rPr>
              <w:instrText xml:space="preserve"> PAGEREF _Toc525914708 \h </w:instrText>
            </w:r>
            <w:r w:rsidR="006731D7">
              <w:rPr>
                <w:webHidden/>
              </w:rPr>
            </w:r>
            <w:r w:rsidR="006731D7">
              <w:rPr>
                <w:webHidden/>
              </w:rPr>
              <w:fldChar w:fldCharType="separate"/>
            </w:r>
            <w:r w:rsidR="006731D7">
              <w:rPr>
                <w:webHidden/>
              </w:rPr>
              <w:t>5</w:t>
            </w:r>
            <w:r w:rsidR="006731D7">
              <w:rPr>
                <w:webHidden/>
              </w:rPr>
              <w:fldChar w:fldCharType="end"/>
            </w:r>
          </w:hyperlink>
        </w:p>
        <w:p w14:paraId="1CD3AC71"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09" w:history="1">
            <w:r w:rsidR="006731D7" w:rsidRPr="002A071D">
              <w:rPr>
                <w:rStyle w:val="ab"/>
              </w:rPr>
              <w:t>1</w:t>
            </w:r>
            <w:r w:rsidR="006731D7">
              <w:rPr>
                <w:rFonts w:asciiTheme="minorHAnsi" w:eastAsiaTheme="minorEastAsia" w:hAnsiTheme="minorHAnsi" w:cstheme="minorBidi"/>
                <w:b w:val="0"/>
                <w:color w:val="auto"/>
                <w:sz w:val="22"/>
                <w:szCs w:val="22"/>
                <w:lang w:eastAsia="ru-RU"/>
              </w:rPr>
              <w:tab/>
            </w:r>
            <w:r w:rsidR="006731D7" w:rsidRPr="002A071D">
              <w:rPr>
                <w:rStyle w:val="ab"/>
              </w:rPr>
              <w:t>Глоссарий</w:t>
            </w:r>
            <w:r w:rsidR="006731D7">
              <w:rPr>
                <w:webHidden/>
              </w:rPr>
              <w:tab/>
            </w:r>
            <w:r w:rsidR="006731D7">
              <w:rPr>
                <w:webHidden/>
              </w:rPr>
              <w:fldChar w:fldCharType="begin"/>
            </w:r>
            <w:r w:rsidR="006731D7">
              <w:rPr>
                <w:webHidden/>
              </w:rPr>
              <w:instrText xml:space="preserve"> PAGEREF _Toc525914709 \h </w:instrText>
            </w:r>
            <w:r w:rsidR="006731D7">
              <w:rPr>
                <w:webHidden/>
              </w:rPr>
            </w:r>
            <w:r w:rsidR="006731D7">
              <w:rPr>
                <w:webHidden/>
              </w:rPr>
              <w:fldChar w:fldCharType="separate"/>
            </w:r>
            <w:r w:rsidR="006731D7">
              <w:rPr>
                <w:webHidden/>
              </w:rPr>
              <w:t>7</w:t>
            </w:r>
            <w:r w:rsidR="006731D7">
              <w:rPr>
                <w:webHidden/>
              </w:rPr>
              <w:fldChar w:fldCharType="end"/>
            </w:r>
          </w:hyperlink>
        </w:p>
        <w:p w14:paraId="7F8B281D"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10" w:history="1">
            <w:r w:rsidR="006731D7" w:rsidRPr="002A071D">
              <w:rPr>
                <w:rStyle w:val="ab"/>
              </w:rPr>
              <w:t>2</w:t>
            </w:r>
            <w:r w:rsidR="006731D7">
              <w:rPr>
                <w:rFonts w:asciiTheme="minorHAnsi" w:eastAsiaTheme="minorEastAsia" w:hAnsiTheme="minorHAnsi" w:cstheme="minorBidi"/>
                <w:b w:val="0"/>
                <w:color w:val="auto"/>
                <w:sz w:val="22"/>
                <w:szCs w:val="22"/>
                <w:lang w:eastAsia="ru-RU"/>
              </w:rPr>
              <w:tab/>
            </w:r>
            <w:r w:rsidR="006731D7" w:rsidRPr="002A071D">
              <w:rPr>
                <w:rStyle w:val="ab"/>
              </w:rPr>
              <w:t>Назначение документа</w:t>
            </w:r>
            <w:r w:rsidR="006731D7">
              <w:rPr>
                <w:webHidden/>
              </w:rPr>
              <w:tab/>
            </w:r>
            <w:r w:rsidR="006731D7">
              <w:rPr>
                <w:webHidden/>
              </w:rPr>
              <w:fldChar w:fldCharType="begin"/>
            </w:r>
            <w:r w:rsidR="006731D7">
              <w:rPr>
                <w:webHidden/>
              </w:rPr>
              <w:instrText xml:space="preserve"> PAGEREF _Toc525914710 \h </w:instrText>
            </w:r>
            <w:r w:rsidR="006731D7">
              <w:rPr>
                <w:webHidden/>
              </w:rPr>
            </w:r>
            <w:r w:rsidR="006731D7">
              <w:rPr>
                <w:webHidden/>
              </w:rPr>
              <w:fldChar w:fldCharType="separate"/>
            </w:r>
            <w:r w:rsidR="006731D7">
              <w:rPr>
                <w:webHidden/>
              </w:rPr>
              <w:t>7</w:t>
            </w:r>
            <w:r w:rsidR="006731D7">
              <w:rPr>
                <w:webHidden/>
              </w:rPr>
              <w:fldChar w:fldCharType="end"/>
            </w:r>
          </w:hyperlink>
        </w:p>
        <w:p w14:paraId="188EE22A"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11" w:history="1">
            <w:r w:rsidR="006731D7" w:rsidRPr="002A071D">
              <w:rPr>
                <w:rStyle w:val="ab"/>
              </w:rPr>
              <w:t>3</w:t>
            </w:r>
            <w:r w:rsidR="006731D7">
              <w:rPr>
                <w:rFonts w:asciiTheme="minorHAnsi" w:eastAsiaTheme="minorEastAsia" w:hAnsiTheme="minorHAnsi" w:cstheme="minorBidi"/>
                <w:b w:val="0"/>
                <w:color w:val="auto"/>
                <w:sz w:val="22"/>
                <w:szCs w:val="22"/>
                <w:lang w:eastAsia="ru-RU"/>
              </w:rPr>
              <w:tab/>
            </w:r>
            <w:r w:rsidR="006731D7" w:rsidRPr="002A071D">
              <w:rPr>
                <w:rStyle w:val="ab"/>
              </w:rPr>
              <w:t>Предпосылки успешной реализации</w:t>
            </w:r>
            <w:r w:rsidR="006731D7">
              <w:rPr>
                <w:webHidden/>
              </w:rPr>
              <w:tab/>
            </w:r>
            <w:r w:rsidR="006731D7">
              <w:rPr>
                <w:webHidden/>
              </w:rPr>
              <w:fldChar w:fldCharType="begin"/>
            </w:r>
            <w:r w:rsidR="006731D7">
              <w:rPr>
                <w:webHidden/>
              </w:rPr>
              <w:instrText xml:space="preserve"> PAGEREF _Toc525914711 \h </w:instrText>
            </w:r>
            <w:r w:rsidR="006731D7">
              <w:rPr>
                <w:webHidden/>
              </w:rPr>
            </w:r>
            <w:r w:rsidR="006731D7">
              <w:rPr>
                <w:webHidden/>
              </w:rPr>
              <w:fldChar w:fldCharType="separate"/>
            </w:r>
            <w:r w:rsidR="006731D7">
              <w:rPr>
                <w:webHidden/>
              </w:rPr>
              <w:t>8</w:t>
            </w:r>
            <w:r w:rsidR="006731D7">
              <w:rPr>
                <w:webHidden/>
              </w:rPr>
              <w:fldChar w:fldCharType="end"/>
            </w:r>
          </w:hyperlink>
        </w:p>
        <w:p w14:paraId="3C872206"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12" w:history="1">
            <w:r w:rsidR="006731D7" w:rsidRPr="002A071D">
              <w:rPr>
                <w:rStyle w:val="ab"/>
                <w:rFonts w:eastAsia="Calibri"/>
              </w:rPr>
              <w:t>4</w:t>
            </w:r>
            <w:r w:rsidR="006731D7">
              <w:rPr>
                <w:rFonts w:asciiTheme="minorHAnsi" w:eastAsiaTheme="minorEastAsia" w:hAnsiTheme="minorHAnsi" w:cstheme="minorBidi"/>
                <w:b w:val="0"/>
                <w:color w:val="auto"/>
                <w:sz w:val="22"/>
                <w:szCs w:val="22"/>
                <w:lang w:eastAsia="ru-RU"/>
              </w:rPr>
              <w:tab/>
            </w:r>
            <w:r w:rsidR="006731D7" w:rsidRPr="002A071D">
              <w:rPr>
                <w:rStyle w:val="ab"/>
                <w:rFonts w:eastAsia="Calibri"/>
              </w:rPr>
              <w:t>Бизнес-требования</w:t>
            </w:r>
            <w:r w:rsidR="006731D7">
              <w:rPr>
                <w:webHidden/>
              </w:rPr>
              <w:tab/>
            </w:r>
            <w:r w:rsidR="006731D7">
              <w:rPr>
                <w:webHidden/>
              </w:rPr>
              <w:fldChar w:fldCharType="begin"/>
            </w:r>
            <w:r w:rsidR="006731D7">
              <w:rPr>
                <w:webHidden/>
              </w:rPr>
              <w:instrText xml:space="preserve"> PAGEREF _Toc525914712 \h </w:instrText>
            </w:r>
            <w:r w:rsidR="006731D7">
              <w:rPr>
                <w:webHidden/>
              </w:rPr>
            </w:r>
            <w:r w:rsidR="006731D7">
              <w:rPr>
                <w:webHidden/>
              </w:rPr>
              <w:fldChar w:fldCharType="separate"/>
            </w:r>
            <w:r w:rsidR="006731D7">
              <w:rPr>
                <w:webHidden/>
              </w:rPr>
              <w:t>9</w:t>
            </w:r>
            <w:r w:rsidR="006731D7">
              <w:rPr>
                <w:webHidden/>
              </w:rPr>
              <w:fldChar w:fldCharType="end"/>
            </w:r>
          </w:hyperlink>
        </w:p>
        <w:p w14:paraId="273125EF"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13" w:history="1">
            <w:r w:rsidR="006731D7" w:rsidRPr="002A071D">
              <w:rPr>
                <w:rStyle w:val="ab"/>
                <w:rFonts w:eastAsia="Calibri"/>
              </w:rPr>
              <w:t>5</w:t>
            </w:r>
            <w:r w:rsidR="006731D7">
              <w:rPr>
                <w:rFonts w:asciiTheme="minorHAnsi" w:eastAsiaTheme="minorEastAsia" w:hAnsiTheme="minorHAnsi" w:cstheme="minorBidi"/>
                <w:b w:val="0"/>
                <w:color w:val="auto"/>
                <w:sz w:val="22"/>
                <w:szCs w:val="22"/>
                <w:lang w:eastAsia="ru-RU"/>
              </w:rPr>
              <w:tab/>
            </w:r>
            <w:r w:rsidR="006731D7" w:rsidRPr="002A071D">
              <w:rPr>
                <w:rStyle w:val="ab"/>
                <w:rFonts w:eastAsia="Calibri"/>
              </w:rPr>
              <w:t>Реализация бизнес-процессов</w:t>
            </w:r>
            <w:r w:rsidR="006731D7">
              <w:rPr>
                <w:webHidden/>
              </w:rPr>
              <w:tab/>
            </w:r>
            <w:r w:rsidR="006731D7">
              <w:rPr>
                <w:webHidden/>
              </w:rPr>
              <w:fldChar w:fldCharType="begin"/>
            </w:r>
            <w:r w:rsidR="006731D7">
              <w:rPr>
                <w:webHidden/>
              </w:rPr>
              <w:instrText xml:space="preserve"> PAGEREF _Toc525914713 \h </w:instrText>
            </w:r>
            <w:r w:rsidR="006731D7">
              <w:rPr>
                <w:webHidden/>
              </w:rPr>
            </w:r>
            <w:r w:rsidR="006731D7">
              <w:rPr>
                <w:webHidden/>
              </w:rPr>
              <w:fldChar w:fldCharType="separate"/>
            </w:r>
            <w:r w:rsidR="006731D7">
              <w:rPr>
                <w:webHidden/>
              </w:rPr>
              <w:t>9</w:t>
            </w:r>
            <w:r w:rsidR="006731D7">
              <w:rPr>
                <w:webHidden/>
              </w:rPr>
              <w:fldChar w:fldCharType="end"/>
            </w:r>
          </w:hyperlink>
        </w:p>
        <w:p w14:paraId="23890EED" w14:textId="77777777" w:rsidR="006731D7" w:rsidRDefault="00D61D7D">
          <w:pPr>
            <w:pStyle w:val="24"/>
            <w:rPr>
              <w:rFonts w:eastAsiaTheme="minorEastAsia" w:cstheme="minorBidi"/>
              <w:b w:val="0"/>
              <w:noProof/>
              <w:color w:val="auto"/>
              <w:lang w:eastAsia="ru-RU"/>
            </w:rPr>
          </w:pPr>
          <w:hyperlink w:anchor="_Toc525914714" w:history="1">
            <w:r w:rsidR="006731D7" w:rsidRPr="002A071D">
              <w:rPr>
                <w:rStyle w:val="ab"/>
                <w:rFonts w:eastAsiaTheme="majorEastAsia"/>
                <w:noProof/>
              </w:rPr>
              <w:t>5.1. Описание бизнес-процессов ПП-10.07 СКЛАДСКАЯ ЛОГИСТИКА</w:t>
            </w:r>
            <w:r w:rsidR="006731D7">
              <w:rPr>
                <w:noProof/>
                <w:webHidden/>
              </w:rPr>
              <w:tab/>
            </w:r>
            <w:r w:rsidR="006731D7">
              <w:rPr>
                <w:noProof/>
                <w:webHidden/>
              </w:rPr>
              <w:fldChar w:fldCharType="begin"/>
            </w:r>
            <w:r w:rsidR="006731D7">
              <w:rPr>
                <w:noProof/>
                <w:webHidden/>
              </w:rPr>
              <w:instrText xml:space="preserve"> PAGEREF _Toc525914714 \h </w:instrText>
            </w:r>
            <w:r w:rsidR="006731D7">
              <w:rPr>
                <w:noProof/>
                <w:webHidden/>
              </w:rPr>
            </w:r>
            <w:r w:rsidR="006731D7">
              <w:rPr>
                <w:noProof/>
                <w:webHidden/>
              </w:rPr>
              <w:fldChar w:fldCharType="separate"/>
            </w:r>
            <w:r w:rsidR="006731D7">
              <w:rPr>
                <w:noProof/>
                <w:webHidden/>
              </w:rPr>
              <w:t>9</w:t>
            </w:r>
            <w:r w:rsidR="006731D7">
              <w:rPr>
                <w:noProof/>
                <w:webHidden/>
              </w:rPr>
              <w:fldChar w:fldCharType="end"/>
            </w:r>
          </w:hyperlink>
        </w:p>
        <w:p w14:paraId="5C0E706A" w14:textId="77777777" w:rsidR="006731D7" w:rsidRDefault="00D61D7D">
          <w:pPr>
            <w:pStyle w:val="33"/>
            <w:rPr>
              <w:rFonts w:eastAsiaTheme="minorEastAsia" w:cstheme="minorBidi"/>
              <w:noProof/>
              <w:color w:val="auto"/>
              <w:lang w:eastAsia="ru-RU"/>
            </w:rPr>
          </w:pPr>
          <w:hyperlink w:anchor="_Toc525914715" w:history="1">
            <w:r w:rsidR="006731D7" w:rsidRPr="002A071D">
              <w:rPr>
                <w:rStyle w:val="ab"/>
                <w:noProof/>
              </w:rPr>
              <w:t>5.1.1</w:t>
            </w:r>
            <w:r w:rsidR="006731D7">
              <w:rPr>
                <w:rFonts w:eastAsiaTheme="minorEastAsia" w:cstheme="minorBidi"/>
                <w:noProof/>
                <w:color w:val="auto"/>
                <w:lang w:eastAsia="ru-RU"/>
              </w:rPr>
              <w:tab/>
            </w:r>
            <w:r w:rsidR="006731D7" w:rsidRPr="002A071D">
              <w:rPr>
                <w:rStyle w:val="ab"/>
                <w:noProof/>
              </w:rPr>
              <w:t>Описание бизнес-процесса ПП-10.07.02-</w:t>
            </w:r>
            <w:r w:rsidR="006731D7" w:rsidRPr="002A071D">
              <w:rPr>
                <w:rStyle w:val="ab"/>
                <w:noProof/>
                <w:lang w:val="en-US"/>
              </w:rPr>
              <w:t>ERP</w:t>
            </w:r>
            <w:r w:rsidR="006731D7" w:rsidRPr="002A071D">
              <w:rPr>
                <w:rStyle w:val="ab"/>
                <w:noProof/>
              </w:rPr>
              <w:t xml:space="preserve"> Планирование работы складской логистики</w:t>
            </w:r>
            <w:r w:rsidR="006731D7">
              <w:rPr>
                <w:noProof/>
                <w:webHidden/>
              </w:rPr>
              <w:tab/>
            </w:r>
            <w:r w:rsidR="006731D7">
              <w:rPr>
                <w:noProof/>
                <w:webHidden/>
              </w:rPr>
              <w:fldChar w:fldCharType="begin"/>
            </w:r>
            <w:r w:rsidR="006731D7">
              <w:rPr>
                <w:noProof/>
                <w:webHidden/>
              </w:rPr>
              <w:instrText xml:space="preserve"> PAGEREF _Toc525914715 \h </w:instrText>
            </w:r>
            <w:r w:rsidR="006731D7">
              <w:rPr>
                <w:noProof/>
                <w:webHidden/>
              </w:rPr>
            </w:r>
            <w:r w:rsidR="006731D7">
              <w:rPr>
                <w:noProof/>
                <w:webHidden/>
              </w:rPr>
              <w:fldChar w:fldCharType="separate"/>
            </w:r>
            <w:r w:rsidR="006731D7">
              <w:rPr>
                <w:noProof/>
                <w:webHidden/>
              </w:rPr>
              <w:t>9</w:t>
            </w:r>
            <w:r w:rsidR="006731D7">
              <w:rPr>
                <w:noProof/>
                <w:webHidden/>
              </w:rPr>
              <w:fldChar w:fldCharType="end"/>
            </w:r>
          </w:hyperlink>
        </w:p>
        <w:p w14:paraId="30FB75F0"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16" w:history="1">
            <w:r w:rsidR="006731D7" w:rsidRPr="002A071D">
              <w:rPr>
                <w:rStyle w:val="ab"/>
              </w:rPr>
              <w:t>ПП-10.04.03.02-ERP Заключение договора закупки</w:t>
            </w:r>
            <w:r w:rsidR="006731D7">
              <w:rPr>
                <w:webHidden/>
              </w:rPr>
              <w:tab/>
            </w:r>
            <w:r w:rsidR="006731D7">
              <w:rPr>
                <w:webHidden/>
              </w:rPr>
              <w:fldChar w:fldCharType="begin"/>
            </w:r>
            <w:r w:rsidR="006731D7">
              <w:rPr>
                <w:webHidden/>
              </w:rPr>
              <w:instrText xml:space="preserve"> PAGEREF _Toc525914716 \h </w:instrText>
            </w:r>
            <w:r w:rsidR="006731D7">
              <w:rPr>
                <w:webHidden/>
              </w:rPr>
            </w:r>
            <w:r w:rsidR="006731D7">
              <w:rPr>
                <w:webHidden/>
              </w:rPr>
              <w:fldChar w:fldCharType="separate"/>
            </w:r>
            <w:r w:rsidR="006731D7">
              <w:rPr>
                <w:webHidden/>
              </w:rPr>
              <w:t>13</w:t>
            </w:r>
            <w:r w:rsidR="006731D7">
              <w:rPr>
                <w:webHidden/>
              </w:rPr>
              <w:fldChar w:fldCharType="end"/>
            </w:r>
          </w:hyperlink>
        </w:p>
        <w:p w14:paraId="39E85373"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17" w:history="1">
            <w:r w:rsidR="006731D7" w:rsidRPr="002A071D">
              <w:rPr>
                <w:rStyle w:val="ab"/>
              </w:rPr>
              <w:t>ПП-10.04.04.01-ERP Управление обязательствами по закупке МТР (кроме допретензионной работы)</w:t>
            </w:r>
            <w:r w:rsidR="006731D7">
              <w:rPr>
                <w:webHidden/>
              </w:rPr>
              <w:tab/>
            </w:r>
            <w:r w:rsidR="006731D7">
              <w:rPr>
                <w:webHidden/>
              </w:rPr>
              <w:fldChar w:fldCharType="begin"/>
            </w:r>
            <w:r w:rsidR="006731D7">
              <w:rPr>
                <w:webHidden/>
              </w:rPr>
              <w:instrText xml:space="preserve"> PAGEREF _Toc525914717 \h </w:instrText>
            </w:r>
            <w:r w:rsidR="006731D7">
              <w:rPr>
                <w:webHidden/>
              </w:rPr>
            </w:r>
            <w:r w:rsidR="006731D7">
              <w:rPr>
                <w:webHidden/>
              </w:rPr>
              <w:fldChar w:fldCharType="separate"/>
            </w:r>
            <w:r w:rsidR="006731D7">
              <w:rPr>
                <w:webHidden/>
              </w:rPr>
              <w:t>13</w:t>
            </w:r>
            <w:r w:rsidR="006731D7">
              <w:rPr>
                <w:webHidden/>
              </w:rPr>
              <w:fldChar w:fldCharType="end"/>
            </w:r>
          </w:hyperlink>
        </w:p>
        <w:p w14:paraId="20D645C3"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18" w:history="1">
            <w:r w:rsidR="006731D7" w:rsidRPr="002A071D">
              <w:rPr>
                <w:rStyle w:val="ab"/>
              </w:rPr>
              <w:t>ПП-10.04.04.02-ERP Допретензионная работа по МТР</w:t>
            </w:r>
            <w:r w:rsidR="006731D7">
              <w:rPr>
                <w:webHidden/>
              </w:rPr>
              <w:tab/>
            </w:r>
            <w:r w:rsidR="006731D7">
              <w:rPr>
                <w:webHidden/>
              </w:rPr>
              <w:fldChar w:fldCharType="begin"/>
            </w:r>
            <w:r w:rsidR="006731D7">
              <w:rPr>
                <w:webHidden/>
              </w:rPr>
              <w:instrText xml:space="preserve"> PAGEREF _Toc525914718 \h </w:instrText>
            </w:r>
            <w:r w:rsidR="006731D7">
              <w:rPr>
                <w:webHidden/>
              </w:rPr>
            </w:r>
            <w:r w:rsidR="006731D7">
              <w:rPr>
                <w:webHidden/>
              </w:rPr>
              <w:fldChar w:fldCharType="separate"/>
            </w:r>
            <w:r w:rsidR="006731D7">
              <w:rPr>
                <w:webHidden/>
              </w:rPr>
              <w:t>13</w:t>
            </w:r>
            <w:r w:rsidR="006731D7">
              <w:rPr>
                <w:webHidden/>
              </w:rPr>
              <w:fldChar w:fldCharType="end"/>
            </w:r>
          </w:hyperlink>
        </w:p>
        <w:p w14:paraId="573EFB4B"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19" w:history="1">
            <w:r w:rsidR="006731D7" w:rsidRPr="002A071D">
              <w:rPr>
                <w:rStyle w:val="ab"/>
              </w:rPr>
              <w:t>ПП-10.08.02.01-ERP Управление обязательствами по реализации МТР на внутреннем рынке</w:t>
            </w:r>
            <w:r w:rsidR="006731D7">
              <w:rPr>
                <w:webHidden/>
              </w:rPr>
              <w:tab/>
            </w:r>
            <w:r w:rsidR="006731D7">
              <w:rPr>
                <w:webHidden/>
              </w:rPr>
              <w:fldChar w:fldCharType="begin"/>
            </w:r>
            <w:r w:rsidR="006731D7">
              <w:rPr>
                <w:webHidden/>
              </w:rPr>
              <w:instrText xml:space="preserve"> PAGEREF _Toc525914719 \h </w:instrText>
            </w:r>
            <w:r w:rsidR="006731D7">
              <w:rPr>
                <w:webHidden/>
              </w:rPr>
            </w:r>
            <w:r w:rsidR="006731D7">
              <w:rPr>
                <w:webHidden/>
              </w:rPr>
              <w:fldChar w:fldCharType="separate"/>
            </w:r>
            <w:r w:rsidR="006731D7">
              <w:rPr>
                <w:webHidden/>
              </w:rPr>
              <w:t>13</w:t>
            </w:r>
            <w:r w:rsidR="006731D7">
              <w:rPr>
                <w:webHidden/>
              </w:rPr>
              <w:fldChar w:fldCharType="end"/>
            </w:r>
          </w:hyperlink>
        </w:p>
        <w:p w14:paraId="263B4197"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20" w:history="1">
            <w:r w:rsidR="006731D7" w:rsidRPr="002A071D">
              <w:rPr>
                <w:rStyle w:val="ab"/>
              </w:rPr>
              <w:t>ПП-10.08.02.02-ERP Управление обязательствами по реализации МТР на экспорт</w:t>
            </w:r>
            <w:r w:rsidR="006731D7">
              <w:rPr>
                <w:webHidden/>
              </w:rPr>
              <w:tab/>
            </w:r>
            <w:r w:rsidR="006731D7">
              <w:rPr>
                <w:webHidden/>
              </w:rPr>
              <w:fldChar w:fldCharType="begin"/>
            </w:r>
            <w:r w:rsidR="006731D7">
              <w:rPr>
                <w:webHidden/>
              </w:rPr>
              <w:instrText xml:space="preserve"> PAGEREF _Toc525914720 \h </w:instrText>
            </w:r>
            <w:r w:rsidR="006731D7">
              <w:rPr>
                <w:webHidden/>
              </w:rPr>
            </w:r>
            <w:r w:rsidR="006731D7">
              <w:rPr>
                <w:webHidden/>
              </w:rPr>
              <w:fldChar w:fldCharType="separate"/>
            </w:r>
            <w:r w:rsidR="006731D7">
              <w:rPr>
                <w:webHidden/>
              </w:rPr>
              <w:t>13</w:t>
            </w:r>
            <w:r w:rsidR="006731D7">
              <w:rPr>
                <w:webHidden/>
              </w:rPr>
              <w:fldChar w:fldCharType="end"/>
            </w:r>
          </w:hyperlink>
        </w:p>
        <w:p w14:paraId="4A50136C"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21" w:history="1">
            <w:r w:rsidR="006731D7" w:rsidRPr="002A071D">
              <w:rPr>
                <w:rStyle w:val="ab"/>
                <w:lang w:eastAsia="ru-RU"/>
              </w:rPr>
              <w:t>ПП-10.04.04.01-ERP Управление обязательствами по закупке МТР (кроме допретензионной работы)</w:t>
            </w:r>
            <w:r w:rsidR="006731D7">
              <w:rPr>
                <w:webHidden/>
              </w:rPr>
              <w:tab/>
            </w:r>
            <w:r w:rsidR="006731D7">
              <w:rPr>
                <w:webHidden/>
              </w:rPr>
              <w:fldChar w:fldCharType="begin"/>
            </w:r>
            <w:r w:rsidR="006731D7">
              <w:rPr>
                <w:webHidden/>
              </w:rPr>
              <w:instrText xml:space="preserve"> PAGEREF _Toc525914721 \h </w:instrText>
            </w:r>
            <w:r w:rsidR="006731D7">
              <w:rPr>
                <w:webHidden/>
              </w:rPr>
            </w:r>
            <w:r w:rsidR="006731D7">
              <w:rPr>
                <w:webHidden/>
              </w:rPr>
              <w:fldChar w:fldCharType="separate"/>
            </w:r>
            <w:r w:rsidR="006731D7">
              <w:rPr>
                <w:webHidden/>
              </w:rPr>
              <w:t>13</w:t>
            </w:r>
            <w:r w:rsidR="006731D7">
              <w:rPr>
                <w:webHidden/>
              </w:rPr>
              <w:fldChar w:fldCharType="end"/>
            </w:r>
          </w:hyperlink>
        </w:p>
        <w:p w14:paraId="7D0600B4"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22" w:history="1">
            <w:r w:rsidR="006731D7" w:rsidRPr="002A071D">
              <w:rPr>
                <w:rStyle w:val="ab"/>
                <w:lang w:eastAsia="ru-RU"/>
              </w:rPr>
              <w:t>ПП-10.07.03.01-ERP Приемка и размещение МТР на складе</w:t>
            </w:r>
            <w:r w:rsidR="006731D7">
              <w:rPr>
                <w:webHidden/>
              </w:rPr>
              <w:tab/>
            </w:r>
            <w:r w:rsidR="006731D7">
              <w:rPr>
                <w:webHidden/>
              </w:rPr>
              <w:fldChar w:fldCharType="begin"/>
            </w:r>
            <w:r w:rsidR="006731D7">
              <w:rPr>
                <w:webHidden/>
              </w:rPr>
              <w:instrText xml:space="preserve"> PAGEREF _Toc525914722 \h </w:instrText>
            </w:r>
            <w:r w:rsidR="006731D7">
              <w:rPr>
                <w:webHidden/>
              </w:rPr>
            </w:r>
            <w:r w:rsidR="006731D7">
              <w:rPr>
                <w:webHidden/>
              </w:rPr>
              <w:fldChar w:fldCharType="separate"/>
            </w:r>
            <w:r w:rsidR="006731D7">
              <w:rPr>
                <w:webHidden/>
              </w:rPr>
              <w:t>13</w:t>
            </w:r>
            <w:r w:rsidR="006731D7">
              <w:rPr>
                <w:webHidden/>
              </w:rPr>
              <w:fldChar w:fldCharType="end"/>
            </w:r>
          </w:hyperlink>
        </w:p>
        <w:p w14:paraId="6A55FDDD"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23" w:history="1">
            <w:r w:rsidR="006731D7" w:rsidRPr="002A071D">
              <w:rPr>
                <w:rStyle w:val="ab"/>
                <w:lang w:eastAsia="ru-RU"/>
              </w:rPr>
              <w:t>ПП-10.07.03.03-ERP Комплектация и выдача материалов со склада</w:t>
            </w:r>
            <w:r w:rsidR="006731D7">
              <w:rPr>
                <w:webHidden/>
              </w:rPr>
              <w:tab/>
            </w:r>
            <w:r w:rsidR="006731D7">
              <w:rPr>
                <w:webHidden/>
              </w:rPr>
              <w:fldChar w:fldCharType="begin"/>
            </w:r>
            <w:r w:rsidR="006731D7">
              <w:rPr>
                <w:webHidden/>
              </w:rPr>
              <w:instrText xml:space="preserve"> PAGEREF _Toc525914723 \h </w:instrText>
            </w:r>
            <w:r w:rsidR="006731D7">
              <w:rPr>
                <w:webHidden/>
              </w:rPr>
            </w:r>
            <w:r w:rsidR="006731D7">
              <w:rPr>
                <w:webHidden/>
              </w:rPr>
              <w:fldChar w:fldCharType="separate"/>
            </w:r>
            <w:r w:rsidR="006731D7">
              <w:rPr>
                <w:webHidden/>
              </w:rPr>
              <w:t>13</w:t>
            </w:r>
            <w:r w:rsidR="006731D7">
              <w:rPr>
                <w:webHidden/>
              </w:rPr>
              <w:fldChar w:fldCharType="end"/>
            </w:r>
          </w:hyperlink>
        </w:p>
        <w:p w14:paraId="7FF8E684"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24" w:history="1">
            <w:r w:rsidR="006731D7" w:rsidRPr="002A071D">
              <w:rPr>
                <w:rStyle w:val="ab"/>
                <w:lang w:eastAsia="ru-RU"/>
              </w:rPr>
              <w:t>ПП-10.07.04.01-ERP Приемка и размещение МТР на складе (WMS)</w:t>
            </w:r>
            <w:r w:rsidR="006731D7">
              <w:rPr>
                <w:webHidden/>
              </w:rPr>
              <w:tab/>
            </w:r>
            <w:r w:rsidR="006731D7">
              <w:rPr>
                <w:webHidden/>
              </w:rPr>
              <w:fldChar w:fldCharType="begin"/>
            </w:r>
            <w:r w:rsidR="006731D7">
              <w:rPr>
                <w:webHidden/>
              </w:rPr>
              <w:instrText xml:space="preserve"> PAGEREF _Toc525914724 \h </w:instrText>
            </w:r>
            <w:r w:rsidR="006731D7">
              <w:rPr>
                <w:webHidden/>
              </w:rPr>
            </w:r>
            <w:r w:rsidR="006731D7">
              <w:rPr>
                <w:webHidden/>
              </w:rPr>
              <w:fldChar w:fldCharType="separate"/>
            </w:r>
            <w:r w:rsidR="006731D7">
              <w:rPr>
                <w:webHidden/>
              </w:rPr>
              <w:t>13</w:t>
            </w:r>
            <w:r w:rsidR="006731D7">
              <w:rPr>
                <w:webHidden/>
              </w:rPr>
              <w:fldChar w:fldCharType="end"/>
            </w:r>
          </w:hyperlink>
        </w:p>
        <w:p w14:paraId="0AB050FD"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25" w:history="1">
            <w:r w:rsidR="006731D7" w:rsidRPr="002A071D">
              <w:rPr>
                <w:rStyle w:val="ab"/>
                <w:lang w:eastAsia="ru-RU"/>
              </w:rPr>
              <w:t>ПП-10.07.04.04-ERP Комплектация и выдача МТР со склада (WMS)</w:t>
            </w:r>
            <w:r w:rsidR="006731D7">
              <w:rPr>
                <w:webHidden/>
              </w:rPr>
              <w:tab/>
            </w:r>
            <w:r w:rsidR="006731D7">
              <w:rPr>
                <w:webHidden/>
              </w:rPr>
              <w:fldChar w:fldCharType="begin"/>
            </w:r>
            <w:r w:rsidR="006731D7">
              <w:rPr>
                <w:webHidden/>
              </w:rPr>
              <w:instrText xml:space="preserve"> PAGEREF _Toc525914725 \h </w:instrText>
            </w:r>
            <w:r w:rsidR="006731D7">
              <w:rPr>
                <w:webHidden/>
              </w:rPr>
            </w:r>
            <w:r w:rsidR="006731D7">
              <w:rPr>
                <w:webHidden/>
              </w:rPr>
              <w:fldChar w:fldCharType="separate"/>
            </w:r>
            <w:r w:rsidR="006731D7">
              <w:rPr>
                <w:webHidden/>
              </w:rPr>
              <w:t>13</w:t>
            </w:r>
            <w:r w:rsidR="006731D7">
              <w:rPr>
                <w:webHidden/>
              </w:rPr>
              <w:fldChar w:fldCharType="end"/>
            </w:r>
          </w:hyperlink>
        </w:p>
        <w:p w14:paraId="291FB747" w14:textId="77777777" w:rsidR="006731D7" w:rsidRDefault="00D61D7D">
          <w:pPr>
            <w:pStyle w:val="33"/>
            <w:rPr>
              <w:rFonts w:eastAsiaTheme="minorEastAsia" w:cstheme="minorBidi"/>
              <w:noProof/>
              <w:color w:val="auto"/>
              <w:lang w:eastAsia="ru-RU"/>
            </w:rPr>
          </w:pPr>
          <w:hyperlink w:anchor="_Toc525914726" w:history="1">
            <w:r w:rsidR="006731D7" w:rsidRPr="002A071D">
              <w:rPr>
                <w:rStyle w:val="ab"/>
                <w:noProof/>
              </w:rPr>
              <w:t>5.1.2</w:t>
            </w:r>
            <w:r w:rsidR="006731D7">
              <w:rPr>
                <w:rFonts w:eastAsiaTheme="minorEastAsia" w:cstheme="minorBidi"/>
                <w:noProof/>
                <w:color w:val="auto"/>
                <w:lang w:eastAsia="ru-RU"/>
              </w:rPr>
              <w:tab/>
            </w:r>
            <w:r w:rsidR="006731D7" w:rsidRPr="002A071D">
              <w:rPr>
                <w:rStyle w:val="ab"/>
                <w:noProof/>
              </w:rPr>
              <w:t>Описание бизнес-процесса ПП-10.07.03.01-</w:t>
            </w:r>
            <w:r w:rsidR="006731D7" w:rsidRPr="002A071D">
              <w:rPr>
                <w:rStyle w:val="ab"/>
                <w:noProof/>
                <w:lang w:val="en-US"/>
              </w:rPr>
              <w:t>ERP</w:t>
            </w:r>
            <w:r w:rsidR="006731D7" w:rsidRPr="002A071D">
              <w:rPr>
                <w:rStyle w:val="ab"/>
                <w:noProof/>
              </w:rPr>
              <w:t xml:space="preserve"> Приемка и размещение МТР на складе</w:t>
            </w:r>
            <w:r w:rsidR="006731D7">
              <w:rPr>
                <w:noProof/>
                <w:webHidden/>
              </w:rPr>
              <w:tab/>
            </w:r>
            <w:r w:rsidR="006731D7">
              <w:rPr>
                <w:noProof/>
                <w:webHidden/>
              </w:rPr>
              <w:fldChar w:fldCharType="begin"/>
            </w:r>
            <w:r w:rsidR="006731D7">
              <w:rPr>
                <w:noProof/>
                <w:webHidden/>
              </w:rPr>
              <w:instrText xml:space="preserve"> PAGEREF _Toc525914726 \h </w:instrText>
            </w:r>
            <w:r w:rsidR="006731D7">
              <w:rPr>
                <w:noProof/>
                <w:webHidden/>
              </w:rPr>
            </w:r>
            <w:r w:rsidR="006731D7">
              <w:rPr>
                <w:noProof/>
                <w:webHidden/>
              </w:rPr>
              <w:fldChar w:fldCharType="separate"/>
            </w:r>
            <w:r w:rsidR="006731D7">
              <w:rPr>
                <w:noProof/>
                <w:webHidden/>
              </w:rPr>
              <w:t>14</w:t>
            </w:r>
            <w:r w:rsidR="006731D7">
              <w:rPr>
                <w:noProof/>
                <w:webHidden/>
              </w:rPr>
              <w:fldChar w:fldCharType="end"/>
            </w:r>
          </w:hyperlink>
        </w:p>
        <w:p w14:paraId="40C6EF91" w14:textId="77777777" w:rsidR="006731D7" w:rsidRDefault="00D61D7D">
          <w:pPr>
            <w:pStyle w:val="33"/>
            <w:rPr>
              <w:rFonts w:eastAsiaTheme="minorEastAsia" w:cstheme="minorBidi"/>
              <w:noProof/>
              <w:color w:val="auto"/>
              <w:lang w:eastAsia="ru-RU"/>
            </w:rPr>
          </w:pPr>
          <w:hyperlink w:anchor="_Toc525914727" w:history="1">
            <w:r w:rsidR="006731D7" w:rsidRPr="002A071D">
              <w:rPr>
                <w:rStyle w:val="ab"/>
                <w:noProof/>
              </w:rPr>
              <w:t>5.1.3</w:t>
            </w:r>
            <w:r w:rsidR="006731D7">
              <w:rPr>
                <w:rFonts w:eastAsiaTheme="minorEastAsia" w:cstheme="minorBidi"/>
                <w:noProof/>
                <w:color w:val="auto"/>
                <w:lang w:eastAsia="ru-RU"/>
              </w:rPr>
              <w:tab/>
            </w:r>
            <w:r w:rsidR="006731D7" w:rsidRPr="002A071D">
              <w:rPr>
                <w:rStyle w:val="ab"/>
                <w:noProof/>
              </w:rPr>
              <w:t>Описание бизнес-процесса ПП-10.07.03.03-</w:t>
            </w:r>
            <w:r w:rsidR="006731D7" w:rsidRPr="002A071D">
              <w:rPr>
                <w:rStyle w:val="ab"/>
                <w:noProof/>
                <w:lang w:val="en-US"/>
              </w:rPr>
              <w:t>ERP</w:t>
            </w:r>
            <w:r w:rsidR="006731D7" w:rsidRPr="002A071D">
              <w:rPr>
                <w:rStyle w:val="ab"/>
                <w:noProof/>
              </w:rPr>
              <w:t xml:space="preserve"> Комплектация и выдача МТР со склада</w:t>
            </w:r>
            <w:r w:rsidR="006731D7">
              <w:rPr>
                <w:noProof/>
                <w:webHidden/>
              </w:rPr>
              <w:tab/>
            </w:r>
            <w:r w:rsidR="006731D7">
              <w:rPr>
                <w:noProof/>
                <w:webHidden/>
              </w:rPr>
              <w:fldChar w:fldCharType="begin"/>
            </w:r>
            <w:r w:rsidR="006731D7">
              <w:rPr>
                <w:noProof/>
                <w:webHidden/>
              </w:rPr>
              <w:instrText xml:space="preserve"> PAGEREF _Toc525914727 \h </w:instrText>
            </w:r>
            <w:r w:rsidR="006731D7">
              <w:rPr>
                <w:noProof/>
                <w:webHidden/>
              </w:rPr>
            </w:r>
            <w:r w:rsidR="006731D7">
              <w:rPr>
                <w:noProof/>
                <w:webHidden/>
              </w:rPr>
              <w:fldChar w:fldCharType="separate"/>
            </w:r>
            <w:r w:rsidR="006731D7">
              <w:rPr>
                <w:noProof/>
                <w:webHidden/>
              </w:rPr>
              <w:t>22</w:t>
            </w:r>
            <w:r w:rsidR="006731D7">
              <w:rPr>
                <w:noProof/>
                <w:webHidden/>
              </w:rPr>
              <w:fldChar w:fldCharType="end"/>
            </w:r>
          </w:hyperlink>
        </w:p>
        <w:p w14:paraId="2AE1602C" w14:textId="77777777" w:rsidR="006731D7" w:rsidRDefault="00D61D7D">
          <w:pPr>
            <w:pStyle w:val="33"/>
            <w:rPr>
              <w:rFonts w:eastAsiaTheme="minorEastAsia" w:cstheme="minorBidi"/>
              <w:noProof/>
              <w:color w:val="auto"/>
              <w:lang w:eastAsia="ru-RU"/>
            </w:rPr>
          </w:pPr>
          <w:hyperlink w:anchor="_Toc525914728" w:history="1">
            <w:r w:rsidR="006731D7" w:rsidRPr="002A071D">
              <w:rPr>
                <w:rStyle w:val="ab"/>
                <w:noProof/>
              </w:rPr>
              <w:t>5.1.4</w:t>
            </w:r>
            <w:r w:rsidR="006731D7">
              <w:rPr>
                <w:rFonts w:eastAsiaTheme="minorEastAsia" w:cstheme="minorBidi"/>
                <w:noProof/>
                <w:color w:val="auto"/>
                <w:lang w:eastAsia="ru-RU"/>
              </w:rPr>
              <w:tab/>
            </w:r>
            <w:r w:rsidR="006731D7" w:rsidRPr="002A071D">
              <w:rPr>
                <w:rStyle w:val="ab"/>
                <w:noProof/>
              </w:rPr>
              <w:t>Описание бизнес-процесса ПП-10.07.03.04-</w:t>
            </w:r>
            <w:r w:rsidR="006731D7" w:rsidRPr="002A071D">
              <w:rPr>
                <w:rStyle w:val="ab"/>
                <w:noProof/>
                <w:lang w:val="en-US"/>
              </w:rPr>
              <w:t>ERP</w:t>
            </w:r>
            <w:r w:rsidR="006731D7" w:rsidRPr="002A071D">
              <w:rPr>
                <w:rStyle w:val="ab"/>
                <w:noProof/>
              </w:rPr>
              <w:t xml:space="preserve"> Выполнение инвентаризации МТР</w:t>
            </w:r>
            <w:r w:rsidR="006731D7">
              <w:rPr>
                <w:noProof/>
                <w:webHidden/>
              </w:rPr>
              <w:tab/>
            </w:r>
            <w:r w:rsidR="006731D7">
              <w:rPr>
                <w:noProof/>
                <w:webHidden/>
              </w:rPr>
              <w:fldChar w:fldCharType="begin"/>
            </w:r>
            <w:r w:rsidR="006731D7">
              <w:rPr>
                <w:noProof/>
                <w:webHidden/>
              </w:rPr>
              <w:instrText xml:space="preserve"> PAGEREF _Toc525914728 \h </w:instrText>
            </w:r>
            <w:r w:rsidR="006731D7">
              <w:rPr>
                <w:noProof/>
                <w:webHidden/>
              </w:rPr>
            </w:r>
            <w:r w:rsidR="006731D7">
              <w:rPr>
                <w:noProof/>
                <w:webHidden/>
              </w:rPr>
              <w:fldChar w:fldCharType="separate"/>
            </w:r>
            <w:r w:rsidR="006731D7">
              <w:rPr>
                <w:noProof/>
                <w:webHidden/>
              </w:rPr>
              <w:t>27</w:t>
            </w:r>
            <w:r w:rsidR="006731D7">
              <w:rPr>
                <w:noProof/>
                <w:webHidden/>
              </w:rPr>
              <w:fldChar w:fldCharType="end"/>
            </w:r>
          </w:hyperlink>
        </w:p>
        <w:p w14:paraId="2333514D" w14:textId="77777777" w:rsidR="006731D7" w:rsidRDefault="00D61D7D">
          <w:pPr>
            <w:pStyle w:val="33"/>
            <w:rPr>
              <w:rFonts w:eastAsiaTheme="minorEastAsia" w:cstheme="minorBidi"/>
              <w:noProof/>
              <w:color w:val="auto"/>
              <w:lang w:eastAsia="ru-RU"/>
            </w:rPr>
          </w:pPr>
          <w:hyperlink w:anchor="_Toc525914729" w:history="1">
            <w:r w:rsidR="006731D7" w:rsidRPr="002A071D">
              <w:rPr>
                <w:rStyle w:val="ab"/>
                <w:noProof/>
              </w:rPr>
              <w:t>5.1.5</w:t>
            </w:r>
            <w:r w:rsidR="006731D7">
              <w:rPr>
                <w:rFonts w:eastAsiaTheme="minorEastAsia" w:cstheme="minorBidi"/>
                <w:noProof/>
                <w:color w:val="auto"/>
                <w:lang w:eastAsia="ru-RU"/>
              </w:rPr>
              <w:tab/>
            </w:r>
            <w:r w:rsidR="006731D7" w:rsidRPr="002A071D">
              <w:rPr>
                <w:rStyle w:val="ab"/>
                <w:noProof/>
              </w:rPr>
              <w:t>Описание бизнес-процесса ПП-10.07.04.01-</w:t>
            </w:r>
            <w:r w:rsidR="006731D7" w:rsidRPr="002A071D">
              <w:rPr>
                <w:rStyle w:val="ab"/>
                <w:noProof/>
                <w:lang w:val="en-US"/>
              </w:rPr>
              <w:t>ERP</w:t>
            </w:r>
            <w:r w:rsidR="006731D7" w:rsidRPr="002A071D">
              <w:rPr>
                <w:rStyle w:val="ab"/>
                <w:noProof/>
              </w:rPr>
              <w:t xml:space="preserve"> Приемка и размещение МТР на складе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_Toc525914729 \h </w:instrText>
            </w:r>
            <w:r w:rsidR="006731D7">
              <w:rPr>
                <w:noProof/>
                <w:webHidden/>
              </w:rPr>
            </w:r>
            <w:r w:rsidR="006731D7">
              <w:rPr>
                <w:noProof/>
                <w:webHidden/>
              </w:rPr>
              <w:fldChar w:fldCharType="separate"/>
            </w:r>
            <w:r w:rsidR="006731D7">
              <w:rPr>
                <w:noProof/>
                <w:webHidden/>
              </w:rPr>
              <w:t>30</w:t>
            </w:r>
            <w:r w:rsidR="006731D7">
              <w:rPr>
                <w:noProof/>
                <w:webHidden/>
              </w:rPr>
              <w:fldChar w:fldCharType="end"/>
            </w:r>
          </w:hyperlink>
        </w:p>
        <w:p w14:paraId="02C2BE3C" w14:textId="77777777" w:rsidR="006731D7" w:rsidRDefault="00D61D7D">
          <w:pPr>
            <w:pStyle w:val="33"/>
            <w:rPr>
              <w:rFonts w:eastAsiaTheme="minorEastAsia" w:cstheme="minorBidi"/>
              <w:noProof/>
              <w:color w:val="auto"/>
              <w:lang w:eastAsia="ru-RU"/>
            </w:rPr>
          </w:pPr>
          <w:hyperlink w:anchor="_Toc525914730" w:history="1">
            <w:r w:rsidR="006731D7" w:rsidRPr="002A071D">
              <w:rPr>
                <w:rStyle w:val="ab"/>
                <w:noProof/>
              </w:rPr>
              <w:t>5.1.6</w:t>
            </w:r>
            <w:r w:rsidR="006731D7">
              <w:rPr>
                <w:rFonts w:eastAsiaTheme="minorEastAsia" w:cstheme="minorBidi"/>
                <w:noProof/>
                <w:color w:val="auto"/>
                <w:lang w:eastAsia="ru-RU"/>
              </w:rPr>
              <w:tab/>
            </w:r>
            <w:r w:rsidR="006731D7" w:rsidRPr="002A071D">
              <w:rPr>
                <w:rStyle w:val="ab"/>
                <w:noProof/>
              </w:rPr>
              <w:t>Описание бизнес-процесса ПП-10.07.04.02-</w:t>
            </w:r>
            <w:r w:rsidR="006731D7" w:rsidRPr="002A071D">
              <w:rPr>
                <w:rStyle w:val="ab"/>
                <w:noProof/>
                <w:lang w:val="en-US"/>
              </w:rPr>
              <w:t>ERP</w:t>
            </w:r>
            <w:r w:rsidR="006731D7" w:rsidRPr="002A071D">
              <w:rPr>
                <w:rStyle w:val="ab"/>
                <w:noProof/>
              </w:rPr>
              <w:t xml:space="preserve"> Перемещение МТР внутри склада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_Toc525914730 \h </w:instrText>
            </w:r>
            <w:r w:rsidR="006731D7">
              <w:rPr>
                <w:noProof/>
                <w:webHidden/>
              </w:rPr>
            </w:r>
            <w:r w:rsidR="006731D7">
              <w:rPr>
                <w:noProof/>
                <w:webHidden/>
              </w:rPr>
              <w:fldChar w:fldCharType="separate"/>
            </w:r>
            <w:r w:rsidR="006731D7">
              <w:rPr>
                <w:noProof/>
                <w:webHidden/>
              </w:rPr>
              <w:t>32</w:t>
            </w:r>
            <w:r w:rsidR="006731D7">
              <w:rPr>
                <w:noProof/>
                <w:webHidden/>
              </w:rPr>
              <w:fldChar w:fldCharType="end"/>
            </w:r>
          </w:hyperlink>
        </w:p>
        <w:p w14:paraId="0408AD50" w14:textId="77777777" w:rsidR="006731D7" w:rsidRDefault="00D61D7D">
          <w:pPr>
            <w:pStyle w:val="33"/>
            <w:rPr>
              <w:rFonts w:eastAsiaTheme="minorEastAsia" w:cstheme="minorBidi"/>
              <w:noProof/>
              <w:color w:val="auto"/>
              <w:lang w:eastAsia="ru-RU"/>
            </w:rPr>
          </w:pPr>
          <w:hyperlink w:anchor="_Toc525914731" w:history="1">
            <w:r w:rsidR="006731D7" w:rsidRPr="002A071D">
              <w:rPr>
                <w:rStyle w:val="ab"/>
                <w:noProof/>
              </w:rPr>
              <w:t>5.1.7</w:t>
            </w:r>
            <w:r w:rsidR="006731D7">
              <w:rPr>
                <w:rFonts w:eastAsiaTheme="minorEastAsia" w:cstheme="minorBidi"/>
                <w:noProof/>
                <w:color w:val="auto"/>
                <w:lang w:eastAsia="ru-RU"/>
              </w:rPr>
              <w:tab/>
            </w:r>
            <w:r w:rsidR="006731D7" w:rsidRPr="002A071D">
              <w:rPr>
                <w:rStyle w:val="ab"/>
                <w:noProof/>
              </w:rPr>
              <w:t>Описание бизнес-процесса ПП-10.07.04.03-</w:t>
            </w:r>
            <w:r w:rsidR="006731D7" w:rsidRPr="002A071D">
              <w:rPr>
                <w:rStyle w:val="ab"/>
                <w:noProof/>
                <w:lang w:val="en-US"/>
              </w:rPr>
              <w:t>ERP</w:t>
            </w:r>
            <w:r w:rsidR="006731D7" w:rsidRPr="002A071D">
              <w:rPr>
                <w:rStyle w:val="ab"/>
                <w:noProof/>
              </w:rPr>
              <w:t xml:space="preserve"> Выполнение инвентаризации МТР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_Toc525914731 \h </w:instrText>
            </w:r>
            <w:r w:rsidR="006731D7">
              <w:rPr>
                <w:noProof/>
                <w:webHidden/>
              </w:rPr>
            </w:r>
            <w:r w:rsidR="006731D7">
              <w:rPr>
                <w:noProof/>
                <w:webHidden/>
              </w:rPr>
              <w:fldChar w:fldCharType="separate"/>
            </w:r>
            <w:r w:rsidR="006731D7">
              <w:rPr>
                <w:noProof/>
                <w:webHidden/>
              </w:rPr>
              <w:t>33</w:t>
            </w:r>
            <w:r w:rsidR="006731D7">
              <w:rPr>
                <w:noProof/>
                <w:webHidden/>
              </w:rPr>
              <w:fldChar w:fldCharType="end"/>
            </w:r>
          </w:hyperlink>
        </w:p>
        <w:p w14:paraId="5BED7B4E" w14:textId="77777777" w:rsidR="006731D7" w:rsidRDefault="00D61D7D">
          <w:pPr>
            <w:pStyle w:val="33"/>
            <w:rPr>
              <w:rFonts w:eastAsiaTheme="minorEastAsia" w:cstheme="minorBidi"/>
              <w:noProof/>
              <w:color w:val="auto"/>
              <w:lang w:eastAsia="ru-RU"/>
            </w:rPr>
          </w:pPr>
          <w:hyperlink w:anchor="_Toc525914732" w:history="1">
            <w:r w:rsidR="006731D7" w:rsidRPr="002A071D">
              <w:rPr>
                <w:rStyle w:val="ab"/>
                <w:noProof/>
              </w:rPr>
              <w:t>5.1.8</w:t>
            </w:r>
            <w:r w:rsidR="006731D7">
              <w:rPr>
                <w:rFonts w:eastAsiaTheme="minorEastAsia" w:cstheme="minorBidi"/>
                <w:noProof/>
                <w:color w:val="auto"/>
                <w:lang w:eastAsia="ru-RU"/>
              </w:rPr>
              <w:tab/>
            </w:r>
            <w:r w:rsidR="006731D7" w:rsidRPr="002A071D">
              <w:rPr>
                <w:rStyle w:val="ab"/>
                <w:noProof/>
              </w:rPr>
              <w:t>Описание бизнес-процесса ПП-10.07.04.04-</w:t>
            </w:r>
            <w:r w:rsidR="006731D7" w:rsidRPr="002A071D">
              <w:rPr>
                <w:rStyle w:val="ab"/>
                <w:noProof/>
                <w:lang w:val="en-US"/>
              </w:rPr>
              <w:t>ERP</w:t>
            </w:r>
            <w:r w:rsidR="006731D7" w:rsidRPr="002A071D">
              <w:rPr>
                <w:rStyle w:val="ab"/>
                <w:noProof/>
              </w:rPr>
              <w:t xml:space="preserve"> Комплектация и выдача МТР со склада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_Toc525914732 \h </w:instrText>
            </w:r>
            <w:r w:rsidR="006731D7">
              <w:rPr>
                <w:noProof/>
                <w:webHidden/>
              </w:rPr>
            </w:r>
            <w:r w:rsidR="006731D7">
              <w:rPr>
                <w:noProof/>
                <w:webHidden/>
              </w:rPr>
              <w:fldChar w:fldCharType="separate"/>
            </w:r>
            <w:r w:rsidR="006731D7">
              <w:rPr>
                <w:noProof/>
                <w:webHidden/>
              </w:rPr>
              <w:t>35</w:t>
            </w:r>
            <w:r w:rsidR="006731D7">
              <w:rPr>
                <w:noProof/>
                <w:webHidden/>
              </w:rPr>
              <w:fldChar w:fldCharType="end"/>
            </w:r>
          </w:hyperlink>
        </w:p>
        <w:p w14:paraId="40A0345F" w14:textId="77777777" w:rsidR="006731D7" w:rsidRDefault="00D61D7D">
          <w:pPr>
            <w:pStyle w:val="24"/>
            <w:rPr>
              <w:rFonts w:eastAsiaTheme="minorEastAsia" w:cstheme="minorBidi"/>
              <w:b w:val="0"/>
              <w:noProof/>
              <w:color w:val="auto"/>
              <w:lang w:eastAsia="ru-RU"/>
            </w:rPr>
          </w:pPr>
          <w:hyperlink w:anchor="_Toc525914733" w:history="1">
            <w:r w:rsidR="006731D7" w:rsidRPr="002A071D">
              <w:rPr>
                <w:rStyle w:val="ab"/>
                <w:rFonts w:eastAsiaTheme="majorEastAsia" w:cstheme="majorBidi"/>
                <w:noProof/>
              </w:rPr>
              <w:t>5.2</w:t>
            </w:r>
            <w:r w:rsidR="006731D7">
              <w:rPr>
                <w:rFonts w:eastAsiaTheme="minorEastAsia" w:cstheme="minorBidi"/>
                <w:b w:val="0"/>
                <w:noProof/>
                <w:color w:val="auto"/>
                <w:lang w:eastAsia="ru-RU"/>
              </w:rPr>
              <w:tab/>
            </w:r>
            <w:r w:rsidR="006731D7" w:rsidRPr="002A071D">
              <w:rPr>
                <w:rStyle w:val="ab"/>
                <w:rFonts w:eastAsiaTheme="majorEastAsia" w:cstheme="majorBidi"/>
                <w:noProof/>
              </w:rPr>
              <w:t>Описание шагов бизнес-процессов</w:t>
            </w:r>
            <w:r w:rsidR="006731D7">
              <w:rPr>
                <w:noProof/>
                <w:webHidden/>
              </w:rPr>
              <w:tab/>
            </w:r>
            <w:r w:rsidR="006731D7">
              <w:rPr>
                <w:noProof/>
                <w:webHidden/>
              </w:rPr>
              <w:fldChar w:fldCharType="begin"/>
            </w:r>
            <w:r w:rsidR="006731D7">
              <w:rPr>
                <w:noProof/>
                <w:webHidden/>
              </w:rPr>
              <w:instrText xml:space="preserve"> PAGEREF _Toc525914733 \h </w:instrText>
            </w:r>
            <w:r w:rsidR="006731D7">
              <w:rPr>
                <w:noProof/>
                <w:webHidden/>
              </w:rPr>
            </w:r>
            <w:r w:rsidR="006731D7">
              <w:rPr>
                <w:noProof/>
                <w:webHidden/>
              </w:rPr>
              <w:fldChar w:fldCharType="separate"/>
            </w:r>
            <w:r w:rsidR="006731D7">
              <w:rPr>
                <w:noProof/>
                <w:webHidden/>
              </w:rPr>
              <w:t>36</w:t>
            </w:r>
            <w:r w:rsidR="006731D7">
              <w:rPr>
                <w:noProof/>
                <w:webHidden/>
              </w:rPr>
              <w:fldChar w:fldCharType="end"/>
            </w:r>
          </w:hyperlink>
        </w:p>
        <w:p w14:paraId="5D05F148" w14:textId="77777777" w:rsidR="006731D7" w:rsidRDefault="00D61D7D">
          <w:pPr>
            <w:pStyle w:val="33"/>
            <w:rPr>
              <w:rFonts w:eastAsiaTheme="minorEastAsia" w:cstheme="minorBidi"/>
              <w:noProof/>
              <w:color w:val="auto"/>
              <w:lang w:eastAsia="ru-RU"/>
            </w:rPr>
          </w:pPr>
          <w:hyperlink w:anchor="_Toc525914734" w:history="1">
            <w:r w:rsidR="006731D7" w:rsidRPr="002A071D">
              <w:rPr>
                <w:rStyle w:val="ab"/>
                <w:noProof/>
              </w:rPr>
              <w:t>5.2.1</w:t>
            </w:r>
            <w:r w:rsidR="006731D7">
              <w:rPr>
                <w:rFonts w:eastAsiaTheme="minorEastAsia" w:cstheme="minorBidi"/>
                <w:noProof/>
                <w:color w:val="auto"/>
                <w:lang w:eastAsia="ru-RU"/>
              </w:rPr>
              <w:tab/>
            </w:r>
            <w:r w:rsidR="006731D7" w:rsidRPr="002A071D">
              <w:rPr>
                <w:rStyle w:val="ab"/>
                <w:noProof/>
              </w:rPr>
              <w:t>Описание шагов бизнес-процесса ПП-10.07.02-</w:t>
            </w:r>
            <w:r w:rsidR="006731D7" w:rsidRPr="002A071D">
              <w:rPr>
                <w:rStyle w:val="ab"/>
                <w:noProof/>
                <w:lang w:val="en-US"/>
              </w:rPr>
              <w:t>ERP</w:t>
            </w:r>
            <w:r w:rsidR="006731D7" w:rsidRPr="002A071D">
              <w:rPr>
                <w:rStyle w:val="ab"/>
                <w:noProof/>
              </w:rPr>
              <w:t xml:space="preserve"> Планирование работы складской логистики</w:t>
            </w:r>
            <w:r w:rsidR="006731D7">
              <w:rPr>
                <w:noProof/>
                <w:webHidden/>
              </w:rPr>
              <w:tab/>
            </w:r>
            <w:r w:rsidR="006731D7">
              <w:rPr>
                <w:noProof/>
                <w:webHidden/>
              </w:rPr>
              <w:fldChar w:fldCharType="begin"/>
            </w:r>
            <w:r w:rsidR="006731D7">
              <w:rPr>
                <w:noProof/>
                <w:webHidden/>
              </w:rPr>
              <w:instrText xml:space="preserve"> PAGEREF _Toc525914734 \h </w:instrText>
            </w:r>
            <w:r w:rsidR="006731D7">
              <w:rPr>
                <w:noProof/>
                <w:webHidden/>
              </w:rPr>
            </w:r>
            <w:r w:rsidR="006731D7">
              <w:rPr>
                <w:noProof/>
                <w:webHidden/>
              </w:rPr>
              <w:fldChar w:fldCharType="separate"/>
            </w:r>
            <w:r w:rsidR="006731D7">
              <w:rPr>
                <w:noProof/>
                <w:webHidden/>
              </w:rPr>
              <w:t>36</w:t>
            </w:r>
            <w:r w:rsidR="006731D7">
              <w:rPr>
                <w:noProof/>
                <w:webHidden/>
              </w:rPr>
              <w:fldChar w:fldCharType="end"/>
            </w:r>
          </w:hyperlink>
        </w:p>
        <w:p w14:paraId="48065004" w14:textId="77777777" w:rsidR="006731D7" w:rsidRDefault="00D61D7D">
          <w:pPr>
            <w:pStyle w:val="33"/>
            <w:rPr>
              <w:rFonts w:eastAsiaTheme="minorEastAsia" w:cstheme="minorBidi"/>
              <w:noProof/>
              <w:color w:val="auto"/>
              <w:lang w:eastAsia="ru-RU"/>
            </w:rPr>
          </w:pPr>
          <w:hyperlink w:anchor="_Toc525914735" w:history="1">
            <w:r w:rsidR="006731D7" w:rsidRPr="002A071D">
              <w:rPr>
                <w:rStyle w:val="ab"/>
                <w:noProof/>
              </w:rPr>
              <w:t>5.2.2</w:t>
            </w:r>
            <w:r w:rsidR="006731D7">
              <w:rPr>
                <w:rFonts w:eastAsiaTheme="minorEastAsia" w:cstheme="minorBidi"/>
                <w:noProof/>
                <w:color w:val="auto"/>
                <w:lang w:eastAsia="ru-RU"/>
              </w:rPr>
              <w:tab/>
            </w:r>
            <w:r w:rsidR="006731D7" w:rsidRPr="002A071D">
              <w:rPr>
                <w:rStyle w:val="ab"/>
                <w:noProof/>
              </w:rPr>
              <w:t>Описание шагов бизнес-процесса ПП-10.07.03.01-</w:t>
            </w:r>
            <w:r w:rsidR="006731D7" w:rsidRPr="002A071D">
              <w:rPr>
                <w:rStyle w:val="ab"/>
                <w:noProof/>
                <w:lang w:val="en-US"/>
              </w:rPr>
              <w:t>ERP</w:t>
            </w:r>
            <w:r w:rsidR="006731D7" w:rsidRPr="002A071D">
              <w:rPr>
                <w:rStyle w:val="ab"/>
                <w:noProof/>
              </w:rPr>
              <w:t xml:space="preserve"> Приемка и размещение МТР на складе</w:t>
            </w:r>
            <w:r w:rsidR="006731D7">
              <w:rPr>
                <w:noProof/>
                <w:webHidden/>
              </w:rPr>
              <w:tab/>
            </w:r>
            <w:r w:rsidR="006731D7">
              <w:rPr>
                <w:noProof/>
                <w:webHidden/>
              </w:rPr>
              <w:fldChar w:fldCharType="begin"/>
            </w:r>
            <w:r w:rsidR="006731D7">
              <w:rPr>
                <w:noProof/>
                <w:webHidden/>
              </w:rPr>
              <w:instrText xml:space="preserve"> PAGEREF _Toc525914735 \h </w:instrText>
            </w:r>
            <w:r w:rsidR="006731D7">
              <w:rPr>
                <w:noProof/>
                <w:webHidden/>
              </w:rPr>
            </w:r>
            <w:r w:rsidR="006731D7">
              <w:rPr>
                <w:noProof/>
                <w:webHidden/>
              </w:rPr>
              <w:fldChar w:fldCharType="separate"/>
            </w:r>
            <w:r w:rsidR="006731D7">
              <w:rPr>
                <w:noProof/>
                <w:webHidden/>
              </w:rPr>
              <w:t>48</w:t>
            </w:r>
            <w:r w:rsidR="006731D7">
              <w:rPr>
                <w:noProof/>
                <w:webHidden/>
              </w:rPr>
              <w:fldChar w:fldCharType="end"/>
            </w:r>
          </w:hyperlink>
        </w:p>
        <w:p w14:paraId="353882C5" w14:textId="77777777" w:rsidR="006731D7" w:rsidRDefault="00D61D7D">
          <w:pPr>
            <w:pStyle w:val="33"/>
            <w:rPr>
              <w:rFonts w:eastAsiaTheme="minorEastAsia" w:cstheme="minorBidi"/>
              <w:noProof/>
              <w:color w:val="auto"/>
              <w:lang w:eastAsia="ru-RU"/>
            </w:rPr>
          </w:pPr>
          <w:hyperlink w:anchor="_Toc525914736" w:history="1">
            <w:r w:rsidR="006731D7" w:rsidRPr="002A071D">
              <w:rPr>
                <w:rStyle w:val="ab"/>
                <w:noProof/>
              </w:rPr>
              <w:t>5.2.3</w:t>
            </w:r>
            <w:r w:rsidR="006731D7">
              <w:rPr>
                <w:rFonts w:eastAsiaTheme="minorEastAsia" w:cstheme="minorBidi"/>
                <w:noProof/>
                <w:color w:val="auto"/>
                <w:lang w:eastAsia="ru-RU"/>
              </w:rPr>
              <w:tab/>
            </w:r>
            <w:r w:rsidR="006731D7" w:rsidRPr="002A071D">
              <w:rPr>
                <w:rStyle w:val="ab"/>
                <w:noProof/>
              </w:rPr>
              <w:t>Описание шагов бизнес-процесса ПП-10.07.03.03-</w:t>
            </w:r>
            <w:r w:rsidR="006731D7" w:rsidRPr="002A071D">
              <w:rPr>
                <w:rStyle w:val="ab"/>
                <w:noProof/>
                <w:lang w:val="en-US"/>
              </w:rPr>
              <w:t>ERP</w:t>
            </w:r>
            <w:r w:rsidR="006731D7" w:rsidRPr="002A071D">
              <w:rPr>
                <w:rStyle w:val="ab"/>
                <w:noProof/>
              </w:rPr>
              <w:t xml:space="preserve"> Комплектация и выдача материалов со склада</w:t>
            </w:r>
            <w:r w:rsidR="006731D7">
              <w:rPr>
                <w:noProof/>
                <w:webHidden/>
              </w:rPr>
              <w:tab/>
            </w:r>
            <w:r w:rsidR="006731D7">
              <w:rPr>
                <w:noProof/>
                <w:webHidden/>
              </w:rPr>
              <w:fldChar w:fldCharType="begin"/>
            </w:r>
            <w:r w:rsidR="006731D7">
              <w:rPr>
                <w:noProof/>
                <w:webHidden/>
              </w:rPr>
              <w:instrText xml:space="preserve"> PAGEREF _Toc525914736 \h </w:instrText>
            </w:r>
            <w:r w:rsidR="006731D7">
              <w:rPr>
                <w:noProof/>
                <w:webHidden/>
              </w:rPr>
            </w:r>
            <w:r w:rsidR="006731D7">
              <w:rPr>
                <w:noProof/>
                <w:webHidden/>
              </w:rPr>
              <w:fldChar w:fldCharType="separate"/>
            </w:r>
            <w:r w:rsidR="006731D7">
              <w:rPr>
                <w:noProof/>
                <w:webHidden/>
              </w:rPr>
              <w:t>61</w:t>
            </w:r>
            <w:r w:rsidR="006731D7">
              <w:rPr>
                <w:noProof/>
                <w:webHidden/>
              </w:rPr>
              <w:fldChar w:fldCharType="end"/>
            </w:r>
          </w:hyperlink>
        </w:p>
        <w:p w14:paraId="53FD86D3" w14:textId="77777777" w:rsidR="006731D7" w:rsidRDefault="00D61D7D">
          <w:pPr>
            <w:pStyle w:val="33"/>
            <w:rPr>
              <w:rFonts w:eastAsiaTheme="minorEastAsia" w:cstheme="minorBidi"/>
              <w:noProof/>
              <w:color w:val="auto"/>
              <w:lang w:eastAsia="ru-RU"/>
            </w:rPr>
          </w:pPr>
          <w:hyperlink w:anchor="_Toc525914737" w:history="1">
            <w:r w:rsidR="006731D7" w:rsidRPr="002A071D">
              <w:rPr>
                <w:rStyle w:val="ab"/>
                <w:noProof/>
              </w:rPr>
              <w:t>5.2.4</w:t>
            </w:r>
            <w:r w:rsidR="006731D7">
              <w:rPr>
                <w:rFonts w:eastAsiaTheme="minorEastAsia" w:cstheme="minorBidi"/>
                <w:noProof/>
                <w:color w:val="auto"/>
                <w:lang w:eastAsia="ru-RU"/>
              </w:rPr>
              <w:tab/>
            </w:r>
            <w:r w:rsidR="006731D7" w:rsidRPr="002A071D">
              <w:rPr>
                <w:rStyle w:val="ab"/>
                <w:noProof/>
              </w:rPr>
              <w:t>Описание шагов бизнес-процесса ПП-10.07.03.04-</w:t>
            </w:r>
            <w:r w:rsidR="006731D7" w:rsidRPr="002A071D">
              <w:rPr>
                <w:rStyle w:val="ab"/>
                <w:noProof/>
                <w:lang w:val="en-US"/>
              </w:rPr>
              <w:t>ERP</w:t>
            </w:r>
            <w:r w:rsidR="006731D7" w:rsidRPr="002A071D">
              <w:rPr>
                <w:rStyle w:val="ab"/>
                <w:noProof/>
              </w:rPr>
              <w:t xml:space="preserve"> Выполнение инвентаризации МТР</w:t>
            </w:r>
            <w:r w:rsidR="006731D7">
              <w:rPr>
                <w:noProof/>
                <w:webHidden/>
              </w:rPr>
              <w:tab/>
            </w:r>
            <w:r w:rsidR="006731D7">
              <w:rPr>
                <w:noProof/>
                <w:webHidden/>
              </w:rPr>
              <w:fldChar w:fldCharType="begin"/>
            </w:r>
            <w:r w:rsidR="006731D7">
              <w:rPr>
                <w:noProof/>
                <w:webHidden/>
              </w:rPr>
              <w:instrText xml:space="preserve"> PAGEREF _Toc525914737 \h </w:instrText>
            </w:r>
            <w:r w:rsidR="006731D7">
              <w:rPr>
                <w:noProof/>
                <w:webHidden/>
              </w:rPr>
            </w:r>
            <w:r w:rsidR="006731D7">
              <w:rPr>
                <w:noProof/>
                <w:webHidden/>
              </w:rPr>
              <w:fldChar w:fldCharType="separate"/>
            </w:r>
            <w:r w:rsidR="006731D7">
              <w:rPr>
                <w:noProof/>
                <w:webHidden/>
              </w:rPr>
              <w:t>71</w:t>
            </w:r>
            <w:r w:rsidR="006731D7">
              <w:rPr>
                <w:noProof/>
                <w:webHidden/>
              </w:rPr>
              <w:fldChar w:fldCharType="end"/>
            </w:r>
          </w:hyperlink>
        </w:p>
        <w:p w14:paraId="402A1C87" w14:textId="77777777" w:rsidR="006731D7" w:rsidRDefault="00D61D7D">
          <w:pPr>
            <w:pStyle w:val="33"/>
            <w:rPr>
              <w:rFonts w:eastAsiaTheme="minorEastAsia" w:cstheme="minorBidi"/>
              <w:noProof/>
              <w:color w:val="auto"/>
              <w:lang w:eastAsia="ru-RU"/>
            </w:rPr>
          </w:pPr>
          <w:hyperlink w:anchor="_Toc525914738" w:history="1">
            <w:r w:rsidR="006731D7" w:rsidRPr="002A071D">
              <w:rPr>
                <w:rStyle w:val="ab"/>
                <w:noProof/>
              </w:rPr>
              <w:t>5.2.5</w:t>
            </w:r>
            <w:r w:rsidR="006731D7">
              <w:rPr>
                <w:rFonts w:eastAsiaTheme="minorEastAsia" w:cstheme="minorBidi"/>
                <w:noProof/>
                <w:color w:val="auto"/>
                <w:lang w:eastAsia="ru-RU"/>
              </w:rPr>
              <w:tab/>
            </w:r>
            <w:r w:rsidR="006731D7" w:rsidRPr="002A071D">
              <w:rPr>
                <w:rStyle w:val="ab"/>
                <w:noProof/>
              </w:rPr>
              <w:t>Описание шагов бизнес-процесса ПП-10.07.04.01-</w:t>
            </w:r>
            <w:r w:rsidR="006731D7" w:rsidRPr="002A071D">
              <w:rPr>
                <w:rStyle w:val="ab"/>
                <w:noProof/>
                <w:lang w:val="en-US"/>
              </w:rPr>
              <w:t>ERP</w:t>
            </w:r>
            <w:r w:rsidR="006731D7" w:rsidRPr="002A071D">
              <w:rPr>
                <w:rStyle w:val="ab"/>
                <w:noProof/>
              </w:rPr>
              <w:t xml:space="preserve"> Приемка и размещение МТР на складе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_Toc525914738 \h </w:instrText>
            </w:r>
            <w:r w:rsidR="006731D7">
              <w:rPr>
                <w:noProof/>
                <w:webHidden/>
              </w:rPr>
            </w:r>
            <w:r w:rsidR="006731D7">
              <w:rPr>
                <w:noProof/>
                <w:webHidden/>
              </w:rPr>
              <w:fldChar w:fldCharType="separate"/>
            </w:r>
            <w:r w:rsidR="006731D7">
              <w:rPr>
                <w:noProof/>
                <w:webHidden/>
              </w:rPr>
              <w:t>78</w:t>
            </w:r>
            <w:r w:rsidR="006731D7">
              <w:rPr>
                <w:noProof/>
                <w:webHidden/>
              </w:rPr>
              <w:fldChar w:fldCharType="end"/>
            </w:r>
          </w:hyperlink>
        </w:p>
        <w:p w14:paraId="2A9532A6" w14:textId="77777777" w:rsidR="006731D7" w:rsidRDefault="00D61D7D">
          <w:pPr>
            <w:pStyle w:val="33"/>
            <w:rPr>
              <w:rFonts w:eastAsiaTheme="minorEastAsia" w:cstheme="minorBidi"/>
              <w:noProof/>
              <w:color w:val="auto"/>
              <w:lang w:eastAsia="ru-RU"/>
            </w:rPr>
          </w:pPr>
          <w:hyperlink w:anchor="_Toc525914739" w:history="1">
            <w:r w:rsidR="006731D7" w:rsidRPr="002A071D">
              <w:rPr>
                <w:rStyle w:val="ab"/>
                <w:noProof/>
              </w:rPr>
              <w:t>5.2.6</w:t>
            </w:r>
            <w:r w:rsidR="006731D7">
              <w:rPr>
                <w:rFonts w:eastAsiaTheme="minorEastAsia" w:cstheme="minorBidi"/>
                <w:noProof/>
                <w:color w:val="auto"/>
                <w:lang w:eastAsia="ru-RU"/>
              </w:rPr>
              <w:tab/>
            </w:r>
            <w:r w:rsidR="006731D7" w:rsidRPr="002A071D">
              <w:rPr>
                <w:rStyle w:val="ab"/>
                <w:noProof/>
              </w:rPr>
              <w:t>Описание шагов бизнес-процесса ПП-10.07.04.02-</w:t>
            </w:r>
            <w:r w:rsidR="006731D7" w:rsidRPr="002A071D">
              <w:rPr>
                <w:rStyle w:val="ab"/>
                <w:noProof/>
                <w:lang w:val="en-US"/>
              </w:rPr>
              <w:t>ERP</w:t>
            </w:r>
            <w:r w:rsidR="006731D7" w:rsidRPr="002A071D">
              <w:rPr>
                <w:rStyle w:val="ab"/>
                <w:noProof/>
              </w:rPr>
              <w:t xml:space="preserve"> Перемещение МТР внутри склада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_Toc525914739 \h </w:instrText>
            </w:r>
            <w:r w:rsidR="006731D7">
              <w:rPr>
                <w:noProof/>
                <w:webHidden/>
              </w:rPr>
            </w:r>
            <w:r w:rsidR="006731D7">
              <w:rPr>
                <w:noProof/>
                <w:webHidden/>
              </w:rPr>
              <w:fldChar w:fldCharType="separate"/>
            </w:r>
            <w:r w:rsidR="006731D7">
              <w:rPr>
                <w:noProof/>
                <w:webHidden/>
              </w:rPr>
              <w:t>92</w:t>
            </w:r>
            <w:r w:rsidR="006731D7">
              <w:rPr>
                <w:noProof/>
                <w:webHidden/>
              </w:rPr>
              <w:fldChar w:fldCharType="end"/>
            </w:r>
          </w:hyperlink>
        </w:p>
        <w:p w14:paraId="38C4C859" w14:textId="77777777" w:rsidR="006731D7" w:rsidRDefault="00D61D7D">
          <w:pPr>
            <w:pStyle w:val="33"/>
            <w:rPr>
              <w:rFonts w:eastAsiaTheme="minorEastAsia" w:cstheme="minorBidi"/>
              <w:noProof/>
              <w:color w:val="auto"/>
              <w:lang w:eastAsia="ru-RU"/>
            </w:rPr>
          </w:pPr>
          <w:hyperlink w:anchor="_Toc525914740" w:history="1">
            <w:r w:rsidR="006731D7" w:rsidRPr="002A071D">
              <w:rPr>
                <w:rStyle w:val="ab"/>
                <w:noProof/>
              </w:rPr>
              <w:t>5.2.7</w:t>
            </w:r>
            <w:r w:rsidR="006731D7">
              <w:rPr>
                <w:rFonts w:eastAsiaTheme="minorEastAsia" w:cstheme="minorBidi"/>
                <w:noProof/>
                <w:color w:val="auto"/>
                <w:lang w:eastAsia="ru-RU"/>
              </w:rPr>
              <w:tab/>
            </w:r>
            <w:r w:rsidR="006731D7" w:rsidRPr="002A071D">
              <w:rPr>
                <w:rStyle w:val="ab"/>
                <w:noProof/>
              </w:rPr>
              <w:t>Описание шагов бизнес-процесса ПП-10.07.04.03-</w:t>
            </w:r>
            <w:r w:rsidR="006731D7" w:rsidRPr="002A071D">
              <w:rPr>
                <w:rStyle w:val="ab"/>
                <w:noProof/>
                <w:lang w:val="en-US"/>
              </w:rPr>
              <w:t>ERP</w:t>
            </w:r>
            <w:r w:rsidR="006731D7" w:rsidRPr="002A071D">
              <w:rPr>
                <w:rStyle w:val="ab"/>
                <w:noProof/>
              </w:rPr>
              <w:t xml:space="preserve"> Выполнение инвентаризации МТР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_Toc525914740 \h </w:instrText>
            </w:r>
            <w:r w:rsidR="006731D7">
              <w:rPr>
                <w:noProof/>
                <w:webHidden/>
              </w:rPr>
            </w:r>
            <w:r w:rsidR="006731D7">
              <w:rPr>
                <w:noProof/>
                <w:webHidden/>
              </w:rPr>
              <w:fldChar w:fldCharType="separate"/>
            </w:r>
            <w:r w:rsidR="006731D7">
              <w:rPr>
                <w:noProof/>
                <w:webHidden/>
              </w:rPr>
              <w:t>97</w:t>
            </w:r>
            <w:r w:rsidR="006731D7">
              <w:rPr>
                <w:noProof/>
                <w:webHidden/>
              </w:rPr>
              <w:fldChar w:fldCharType="end"/>
            </w:r>
          </w:hyperlink>
        </w:p>
        <w:p w14:paraId="7046C117" w14:textId="77777777" w:rsidR="006731D7" w:rsidRDefault="00D61D7D">
          <w:pPr>
            <w:pStyle w:val="33"/>
            <w:rPr>
              <w:rFonts w:eastAsiaTheme="minorEastAsia" w:cstheme="minorBidi"/>
              <w:noProof/>
              <w:color w:val="auto"/>
              <w:lang w:eastAsia="ru-RU"/>
            </w:rPr>
          </w:pPr>
          <w:hyperlink w:anchor="_Toc525914741" w:history="1">
            <w:r w:rsidR="006731D7" w:rsidRPr="002A071D">
              <w:rPr>
                <w:rStyle w:val="ab"/>
                <w:noProof/>
              </w:rPr>
              <w:t>5.2.8</w:t>
            </w:r>
            <w:r w:rsidR="006731D7">
              <w:rPr>
                <w:rFonts w:eastAsiaTheme="minorEastAsia" w:cstheme="minorBidi"/>
                <w:noProof/>
                <w:color w:val="auto"/>
                <w:lang w:eastAsia="ru-RU"/>
              </w:rPr>
              <w:tab/>
            </w:r>
            <w:r w:rsidR="006731D7" w:rsidRPr="002A071D">
              <w:rPr>
                <w:rStyle w:val="ab"/>
                <w:noProof/>
              </w:rPr>
              <w:t>Описание шагов бизнес-процесса ПП-10.07.04.04-</w:t>
            </w:r>
            <w:r w:rsidR="006731D7" w:rsidRPr="002A071D">
              <w:rPr>
                <w:rStyle w:val="ab"/>
                <w:noProof/>
                <w:lang w:val="en-US"/>
              </w:rPr>
              <w:t>ERP</w:t>
            </w:r>
            <w:r w:rsidR="006731D7" w:rsidRPr="002A071D">
              <w:rPr>
                <w:rStyle w:val="ab"/>
                <w:noProof/>
              </w:rPr>
              <w:t xml:space="preserve"> Комплектация и выдача МТР со склада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_Toc525914741 \h </w:instrText>
            </w:r>
            <w:r w:rsidR="006731D7">
              <w:rPr>
                <w:noProof/>
                <w:webHidden/>
              </w:rPr>
            </w:r>
            <w:r w:rsidR="006731D7">
              <w:rPr>
                <w:noProof/>
                <w:webHidden/>
              </w:rPr>
              <w:fldChar w:fldCharType="separate"/>
            </w:r>
            <w:r w:rsidR="006731D7">
              <w:rPr>
                <w:noProof/>
                <w:webHidden/>
              </w:rPr>
              <w:t>103</w:t>
            </w:r>
            <w:r w:rsidR="006731D7">
              <w:rPr>
                <w:noProof/>
                <w:webHidden/>
              </w:rPr>
              <w:fldChar w:fldCharType="end"/>
            </w:r>
          </w:hyperlink>
        </w:p>
        <w:p w14:paraId="656A897D" w14:textId="77777777" w:rsidR="006731D7" w:rsidRDefault="00D61D7D">
          <w:pPr>
            <w:pStyle w:val="24"/>
            <w:rPr>
              <w:rFonts w:eastAsiaTheme="minorEastAsia" w:cstheme="minorBidi"/>
              <w:b w:val="0"/>
              <w:noProof/>
              <w:color w:val="auto"/>
              <w:lang w:eastAsia="ru-RU"/>
            </w:rPr>
          </w:pPr>
          <w:hyperlink w:anchor="_Toc525914742" w:history="1">
            <w:r w:rsidR="006731D7" w:rsidRPr="002A071D">
              <w:rPr>
                <w:rStyle w:val="ab"/>
                <w:rFonts w:eastAsiaTheme="majorEastAsia" w:cstheme="majorBidi"/>
                <w:noProof/>
              </w:rPr>
              <w:t>5.3</w:t>
            </w:r>
            <w:r w:rsidR="006731D7">
              <w:rPr>
                <w:rFonts w:eastAsiaTheme="minorEastAsia" w:cstheme="minorBidi"/>
                <w:b w:val="0"/>
                <w:noProof/>
                <w:color w:val="auto"/>
                <w:lang w:eastAsia="ru-RU"/>
              </w:rPr>
              <w:tab/>
            </w:r>
            <w:r w:rsidR="006731D7" w:rsidRPr="002A071D">
              <w:rPr>
                <w:rStyle w:val="ab"/>
                <w:rFonts w:eastAsiaTheme="majorEastAsia" w:cstheme="majorBidi"/>
                <w:noProof/>
              </w:rPr>
              <w:t>Роли и полномочия</w:t>
            </w:r>
            <w:r w:rsidR="006731D7">
              <w:rPr>
                <w:noProof/>
                <w:webHidden/>
              </w:rPr>
              <w:tab/>
            </w:r>
            <w:r w:rsidR="006731D7">
              <w:rPr>
                <w:noProof/>
                <w:webHidden/>
              </w:rPr>
              <w:fldChar w:fldCharType="begin"/>
            </w:r>
            <w:r w:rsidR="006731D7">
              <w:rPr>
                <w:noProof/>
                <w:webHidden/>
              </w:rPr>
              <w:instrText xml:space="preserve"> PAGEREF _Toc525914742 \h </w:instrText>
            </w:r>
            <w:r w:rsidR="006731D7">
              <w:rPr>
                <w:noProof/>
                <w:webHidden/>
              </w:rPr>
            </w:r>
            <w:r w:rsidR="006731D7">
              <w:rPr>
                <w:noProof/>
                <w:webHidden/>
              </w:rPr>
              <w:fldChar w:fldCharType="separate"/>
            </w:r>
            <w:r w:rsidR="006731D7">
              <w:rPr>
                <w:noProof/>
                <w:webHidden/>
              </w:rPr>
              <w:t>113</w:t>
            </w:r>
            <w:r w:rsidR="006731D7">
              <w:rPr>
                <w:noProof/>
                <w:webHidden/>
              </w:rPr>
              <w:fldChar w:fldCharType="end"/>
            </w:r>
          </w:hyperlink>
        </w:p>
        <w:p w14:paraId="43295D3F" w14:textId="77777777" w:rsidR="006731D7" w:rsidRDefault="00D61D7D">
          <w:pPr>
            <w:pStyle w:val="24"/>
            <w:rPr>
              <w:rFonts w:eastAsiaTheme="minorEastAsia" w:cstheme="minorBidi"/>
              <w:b w:val="0"/>
              <w:noProof/>
              <w:color w:val="auto"/>
              <w:lang w:eastAsia="ru-RU"/>
            </w:rPr>
          </w:pPr>
          <w:hyperlink w:anchor="_Toc525914743" w:history="1">
            <w:r w:rsidR="006731D7" w:rsidRPr="002A071D">
              <w:rPr>
                <w:rStyle w:val="ab"/>
                <w:rFonts w:eastAsiaTheme="majorEastAsia" w:cstheme="majorBidi"/>
                <w:noProof/>
              </w:rPr>
              <w:t>5.4</w:t>
            </w:r>
            <w:r w:rsidR="006731D7">
              <w:rPr>
                <w:rFonts w:eastAsiaTheme="minorEastAsia" w:cstheme="minorBidi"/>
                <w:b w:val="0"/>
                <w:noProof/>
                <w:color w:val="auto"/>
                <w:lang w:eastAsia="ru-RU"/>
              </w:rPr>
              <w:tab/>
            </w:r>
            <w:r w:rsidR="006731D7" w:rsidRPr="002A071D">
              <w:rPr>
                <w:rStyle w:val="ab"/>
                <w:rFonts w:eastAsiaTheme="majorEastAsia" w:cstheme="majorBidi"/>
                <w:noProof/>
              </w:rPr>
              <w:t>Риски и контрольные процедуры</w:t>
            </w:r>
            <w:r w:rsidR="006731D7">
              <w:rPr>
                <w:noProof/>
                <w:webHidden/>
              </w:rPr>
              <w:tab/>
            </w:r>
            <w:r w:rsidR="006731D7">
              <w:rPr>
                <w:noProof/>
                <w:webHidden/>
              </w:rPr>
              <w:fldChar w:fldCharType="begin"/>
            </w:r>
            <w:r w:rsidR="006731D7">
              <w:rPr>
                <w:noProof/>
                <w:webHidden/>
              </w:rPr>
              <w:instrText xml:space="preserve"> PAGEREF _Toc525914743 \h </w:instrText>
            </w:r>
            <w:r w:rsidR="006731D7">
              <w:rPr>
                <w:noProof/>
                <w:webHidden/>
              </w:rPr>
            </w:r>
            <w:r w:rsidR="006731D7">
              <w:rPr>
                <w:noProof/>
                <w:webHidden/>
              </w:rPr>
              <w:fldChar w:fldCharType="separate"/>
            </w:r>
            <w:r w:rsidR="006731D7">
              <w:rPr>
                <w:noProof/>
                <w:webHidden/>
              </w:rPr>
              <w:t>114</w:t>
            </w:r>
            <w:r w:rsidR="006731D7">
              <w:rPr>
                <w:noProof/>
                <w:webHidden/>
              </w:rPr>
              <w:fldChar w:fldCharType="end"/>
            </w:r>
          </w:hyperlink>
        </w:p>
        <w:p w14:paraId="24EB15C0" w14:textId="77777777" w:rsidR="006731D7" w:rsidRDefault="00D61D7D">
          <w:pPr>
            <w:pStyle w:val="33"/>
            <w:rPr>
              <w:rFonts w:eastAsiaTheme="minorEastAsia" w:cstheme="minorBidi"/>
              <w:noProof/>
              <w:color w:val="auto"/>
              <w:lang w:eastAsia="ru-RU"/>
            </w:rPr>
          </w:pPr>
          <w:hyperlink w:anchor="_Toc525914744" w:history="1">
            <w:r w:rsidR="006731D7" w:rsidRPr="002A071D">
              <w:rPr>
                <w:rStyle w:val="ab"/>
                <w:noProof/>
              </w:rPr>
              <w:t>5.4.1</w:t>
            </w:r>
            <w:r w:rsidR="006731D7">
              <w:rPr>
                <w:rFonts w:eastAsiaTheme="minorEastAsia" w:cstheme="minorBidi"/>
                <w:noProof/>
                <w:color w:val="auto"/>
                <w:lang w:eastAsia="ru-RU"/>
              </w:rPr>
              <w:tab/>
            </w:r>
            <w:r w:rsidR="006731D7" w:rsidRPr="002A071D">
              <w:rPr>
                <w:rStyle w:val="ab"/>
                <w:noProof/>
              </w:rPr>
              <w:t>Риски и контроли</w:t>
            </w:r>
            <w:r w:rsidR="006731D7">
              <w:rPr>
                <w:noProof/>
                <w:webHidden/>
              </w:rPr>
              <w:tab/>
            </w:r>
            <w:r w:rsidR="006731D7">
              <w:rPr>
                <w:noProof/>
                <w:webHidden/>
              </w:rPr>
              <w:fldChar w:fldCharType="begin"/>
            </w:r>
            <w:r w:rsidR="006731D7">
              <w:rPr>
                <w:noProof/>
                <w:webHidden/>
              </w:rPr>
              <w:instrText xml:space="preserve"> PAGEREF _Toc525914744 \h </w:instrText>
            </w:r>
            <w:r w:rsidR="006731D7">
              <w:rPr>
                <w:noProof/>
                <w:webHidden/>
              </w:rPr>
            </w:r>
            <w:r w:rsidR="006731D7">
              <w:rPr>
                <w:noProof/>
                <w:webHidden/>
              </w:rPr>
              <w:fldChar w:fldCharType="separate"/>
            </w:r>
            <w:r w:rsidR="006731D7">
              <w:rPr>
                <w:noProof/>
                <w:webHidden/>
              </w:rPr>
              <w:t>114</w:t>
            </w:r>
            <w:r w:rsidR="006731D7">
              <w:rPr>
                <w:noProof/>
                <w:webHidden/>
              </w:rPr>
              <w:fldChar w:fldCharType="end"/>
            </w:r>
          </w:hyperlink>
        </w:p>
        <w:p w14:paraId="69AE34C0" w14:textId="77777777" w:rsidR="006731D7" w:rsidRDefault="00D61D7D">
          <w:pPr>
            <w:pStyle w:val="33"/>
            <w:rPr>
              <w:rFonts w:eastAsiaTheme="minorEastAsia" w:cstheme="minorBidi"/>
              <w:noProof/>
              <w:color w:val="auto"/>
              <w:lang w:eastAsia="ru-RU"/>
            </w:rPr>
          </w:pPr>
          <w:hyperlink w:anchor="_Toc525914745" w:history="1">
            <w:r w:rsidR="006731D7" w:rsidRPr="002A071D">
              <w:rPr>
                <w:rStyle w:val="ab"/>
                <w:noProof/>
              </w:rPr>
              <w:t>5.4.2</w:t>
            </w:r>
            <w:r w:rsidR="006731D7">
              <w:rPr>
                <w:rFonts w:eastAsiaTheme="minorEastAsia" w:cstheme="minorBidi"/>
                <w:noProof/>
                <w:color w:val="auto"/>
                <w:lang w:eastAsia="ru-RU"/>
              </w:rPr>
              <w:tab/>
            </w:r>
            <w:r w:rsidR="006731D7" w:rsidRPr="002A071D">
              <w:rPr>
                <w:rStyle w:val="ab"/>
                <w:noProof/>
              </w:rPr>
              <w:t>Разделение полномочий</w:t>
            </w:r>
            <w:r w:rsidR="006731D7">
              <w:rPr>
                <w:noProof/>
                <w:webHidden/>
              </w:rPr>
              <w:tab/>
            </w:r>
            <w:r w:rsidR="006731D7">
              <w:rPr>
                <w:noProof/>
                <w:webHidden/>
              </w:rPr>
              <w:fldChar w:fldCharType="begin"/>
            </w:r>
            <w:r w:rsidR="006731D7">
              <w:rPr>
                <w:noProof/>
                <w:webHidden/>
              </w:rPr>
              <w:instrText xml:space="preserve"> PAGEREF _Toc525914745 \h </w:instrText>
            </w:r>
            <w:r w:rsidR="006731D7">
              <w:rPr>
                <w:noProof/>
                <w:webHidden/>
              </w:rPr>
            </w:r>
            <w:r w:rsidR="006731D7">
              <w:rPr>
                <w:noProof/>
                <w:webHidden/>
              </w:rPr>
              <w:fldChar w:fldCharType="separate"/>
            </w:r>
            <w:r w:rsidR="006731D7">
              <w:rPr>
                <w:noProof/>
                <w:webHidden/>
              </w:rPr>
              <w:t>115</w:t>
            </w:r>
            <w:r w:rsidR="006731D7">
              <w:rPr>
                <w:noProof/>
                <w:webHidden/>
              </w:rPr>
              <w:fldChar w:fldCharType="end"/>
            </w:r>
          </w:hyperlink>
        </w:p>
        <w:p w14:paraId="5B2A86F6" w14:textId="77777777" w:rsidR="006731D7" w:rsidRDefault="00D61D7D">
          <w:pPr>
            <w:pStyle w:val="24"/>
            <w:rPr>
              <w:rFonts w:eastAsiaTheme="minorEastAsia" w:cstheme="minorBidi"/>
              <w:b w:val="0"/>
              <w:noProof/>
              <w:color w:val="auto"/>
              <w:lang w:eastAsia="ru-RU"/>
            </w:rPr>
          </w:pPr>
          <w:hyperlink w:anchor="_Toc525914746" w:history="1">
            <w:r w:rsidR="006731D7" w:rsidRPr="002A071D">
              <w:rPr>
                <w:rStyle w:val="ab"/>
                <w:rFonts w:eastAsiaTheme="majorEastAsia" w:cstheme="majorBidi"/>
                <w:noProof/>
              </w:rPr>
              <w:t>5.5</w:t>
            </w:r>
            <w:r w:rsidR="006731D7">
              <w:rPr>
                <w:rFonts w:eastAsiaTheme="minorEastAsia" w:cstheme="minorBidi"/>
                <w:b w:val="0"/>
                <w:noProof/>
                <w:color w:val="auto"/>
                <w:lang w:eastAsia="ru-RU"/>
              </w:rPr>
              <w:tab/>
            </w:r>
            <w:r w:rsidR="006731D7" w:rsidRPr="002A071D">
              <w:rPr>
                <w:rStyle w:val="ab"/>
                <w:rFonts w:eastAsiaTheme="majorEastAsia" w:cstheme="majorBidi"/>
                <w:noProof/>
              </w:rPr>
              <w:t>Интеграционные точки со смежными процессами</w:t>
            </w:r>
            <w:r w:rsidR="006731D7">
              <w:rPr>
                <w:noProof/>
                <w:webHidden/>
              </w:rPr>
              <w:tab/>
            </w:r>
            <w:r w:rsidR="006731D7">
              <w:rPr>
                <w:noProof/>
                <w:webHidden/>
              </w:rPr>
              <w:fldChar w:fldCharType="begin"/>
            </w:r>
            <w:r w:rsidR="006731D7">
              <w:rPr>
                <w:noProof/>
                <w:webHidden/>
              </w:rPr>
              <w:instrText xml:space="preserve"> PAGEREF _Toc525914746 \h </w:instrText>
            </w:r>
            <w:r w:rsidR="006731D7">
              <w:rPr>
                <w:noProof/>
                <w:webHidden/>
              </w:rPr>
            </w:r>
            <w:r w:rsidR="006731D7">
              <w:rPr>
                <w:noProof/>
                <w:webHidden/>
              </w:rPr>
              <w:fldChar w:fldCharType="separate"/>
            </w:r>
            <w:r w:rsidR="006731D7">
              <w:rPr>
                <w:noProof/>
                <w:webHidden/>
              </w:rPr>
              <w:t>118</w:t>
            </w:r>
            <w:r w:rsidR="006731D7">
              <w:rPr>
                <w:noProof/>
                <w:webHidden/>
              </w:rPr>
              <w:fldChar w:fldCharType="end"/>
            </w:r>
          </w:hyperlink>
        </w:p>
        <w:p w14:paraId="098863B6" w14:textId="77777777" w:rsidR="006731D7" w:rsidRDefault="00D61D7D">
          <w:pPr>
            <w:pStyle w:val="24"/>
            <w:rPr>
              <w:rFonts w:eastAsiaTheme="minorEastAsia" w:cstheme="minorBidi"/>
              <w:b w:val="0"/>
              <w:noProof/>
              <w:color w:val="auto"/>
              <w:lang w:eastAsia="ru-RU"/>
            </w:rPr>
          </w:pPr>
          <w:hyperlink w:anchor="_Toc525914747" w:history="1">
            <w:r w:rsidR="006731D7" w:rsidRPr="002A071D">
              <w:rPr>
                <w:rStyle w:val="ab"/>
                <w:rFonts w:eastAsiaTheme="majorEastAsia" w:cstheme="majorBidi"/>
                <w:noProof/>
              </w:rPr>
              <w:t>5.6</w:t>
            </w:r>
            <w:r w:rsidR="006731D7">
              <w:rPr>
                <w:rFonts w:eastAsiaTheme="minorEastAsia" w:cstheme="minorBidi"/>
                <w:b w:val="0"/>
                <w:noProof/>
                <w:color w:val="auto"/>
                <w:lang w:eastAsia="ru-RU"/>
              </w:rPr>
              <w:tab/>
            </w:r>
            <w:r w:rsidR="006731D7" w:rsidRPr="002A071D">
              <w:rPr>
                <w:rStyle w:val="ab"/>
                <w:rFonts w:eastAsiaTheme="majorEastAsia" w:cstheme="majorBidi"/>
                <w:noProof/>
              </w:rPr>
              <w:t>Основные данные</w:t>
            </w:r>
            <w:r w:rsidR="006731D7">
              <w:rPr>
                <w:noProof/>
                <w:webHidden/>
              </w:rPr>
              <w:tab/>
            </w:r>
            <w:r w:rsidR="006731D7">
              <w:rPr>
                <w:noProof/>
                <w:webHidden/>
              </w:rPr>
              <w:fldChar w:fldCharType="begin"/>
            </w:r>
            <w:r w:rsidR="006731D7">
              <w:rPr>
                <w:noProof/>
                <w:webHidden/>
              </w:rPr>
              <w:instrText xml:space="preserve"> PAGEREF _Toc525914747 \h </w:instrText>
            </w:r>
            <w:r w:rsidR="006731D7">
              <w:rPr>
                <w:noProof/>
                <w:webHidden/>
              </w:rPr>
            </w:r>
            <w:r w:rsidR="006731D7">
              <w:rPr>
                <w:noProof/>
                <w:webHidden/>
              </w:rPr>
              <w:fldChar w:fldCharType="separate"/>
            </w:r>
            <w:r w:rsidR="006731D7">
              <w:rPr>
                <w:noProof/>
                <w:webHidden/>
              </w:rPr>
              <w:t>127</w:t>
            </w:r>
            <w:r w:rsidR="006731D7">
              <w:rPr>
                <w:noProof/>
                <w:webHidden/>
              </w:rPr>
              <w:fldChar w:fldCharType="end"/>
            </w:r>
          </w:hyperlink>
        </w:p>
        <w:p w14:paraId="5065F683" w14:textId="77777777" w:rsidR="006731D7" w:rsidRDefault="00D61D7D">
          <w:pPr>
            <w:pStyle w:val="33"/>
            <w:rPr>
              <w:rFonts w:eastAsiaTheme="minorEastAsia" w:cstheme="minorBidi"/>
              <w:noProof/>
              <w:color w:val="auto"/>
              <w:lang w:eastAsia="ru-RU"/>
            </w:rPr>
          </w:pPr>
          <w:hyperlink w:anchor="_Toc525914748" w:history="1">
            <w:r w:rsidR="006731D7" w:rsidRPr="002A071D">
              <w:rPr>
                <w:rStyle w:val="ab"/>
                <w:noProof/>
              </w:rPr>
              <w:t>5.6.1</w:t>
            </w:r>
            <w:r w:rsidR="006731D7">
              <w:rPr>
                <w:rFonts w:eastAsiaTheme="minorEastAsia" w:cstheme="minorBidi"/>
                <w:noProof/>
                <w:color w:val="auto"/>
                <w:lang w:eastAsia="ru-RU"/>
              </w:rPr>
              <w:tab/>
            </w:r>
            <w:r w:rsidR="006731D7" w:rsidRPr="002A071D">
              <w:rPr>
                <w:rStyle w:val="ab"/>
                <w:noProof/>
              </w:rPr>
              <w:t>Основные данные для процесса ПП-10.07.02-</w:t>
            </w:r>
            <w:r w:rsidR="006731D7" w:rsidRPr="002A071D">
              <w:rPr>
                <w:rStyle w:val="ab"/>
                <w:noProof/>
                <w:lang w:val="en-US"/>
              </w:rPr>
              <w:t>ERP</w:t>
            </w:r>
            <w:r w:rsidR="006731D7" w:rsidRPr="002A071D">
              <w:rPr>
                <w:rStyle w:val="ab"/>
                <w:noProof/>
              </w:rPr>
              <w:t xml:space="preserve"> Планирование работы складской логистики</w:t>
            </w:r>
            <w:r w:rsidR="006731D7">
              <w:rPr>
                <w:noProof/>
                <w:webHidden/>
              </w:rPr>
              <w:tab/>
            </w:r>
            <w:r w:rsidR="006731D7">
              <w:rPr>
                <w:noProof/>
                <w:webHidden/>
              </w:rPr>
              <w:fldChar w:fldCharType="begin"/>
            </w:r>
            <w:r w:rsidR="006731D7">
              <w:rPr>
                <w:noProof/>
                <w:webHidden/>
              </w:rPr>
              <w:instrText xml:space="preserve"> PAGEREF _Toc525914748 \h </w:instrText>
            </w:r>
            <w:r w:rsidR="006731D7">
              <w:rPr>
                <w:noProof/>
                <w:webHidden/>
              </w:rPr>
            </w:r>
            <w:r w:rsidR="006731D7">
              <w:rPr>
                <w:noProof/>
                <w:webHidden/>
              </w:rPr>
              <w:fldChar w:fldCharType="separate"/>
            </w:r>
            <w:r w:rsidR="006731D7">
              <w:rPr>
                <w:noProof/>
                <w:webHidden/>
              </w:rPr>
              <w:t>127</w:t>
            </w:r>
            <w:r w:rsidR="006731D7">
              <w:rPr>
                <w:noProof/>
                <w:webHidden/>
              </w:rPr>
              <w:fldChar w:fldCharType="end"/>
            </w:r>
          </w:hyperlink>
        </w:p>
        <w:p w14:paraId="72AEDEAC" w14:textId="77777777" w:rsidR="006731D7" w:rsidRDefault="00D61D7D">
          <w:pPr>
            <w:pStyle w:val="33"/>
            <w:rPr>
              <w:rFonts w:eastAsiaTheme="minorEastAsia" w:cstheme="minorBidi"/>
              <w:noProof/>
              <w:color w:val="auto"/>
              <w:lang w:eastAsia="ru-RU"/>
            </w:rPr>
          </w:pPr>
          <w:hyperlink w:anchor="_Toc525914749" w:history="1">
            <w:r w:rsidR="006731D7" w:rsidRPr="002A071D">
              <w:rPr>
                <w:rStyle w:val="ab"/>
                <w:noProof/>
              </w:rPr>
              <w:t>5.6.2</w:t>
            </w:r>
            <w:r w:rsidR="006731D7">
              <w:rPr>
                <w:rFonts w:eastAsiaTheme="minorEastAsia" w:cstheme="minorBidi"/>
                <w:noProof/>
                <w:color w:val="auto"/>
                <w:lang w:eastAsia="ru-RU"/>
              </w:rPr>
              <w:tab/>
            </w:r>
            <w:r w:rsidR="006731D7" w:rsidRPr="002A071D">
              <w:rPr>
                <w:rStyle w:val="ab"/>
                <w:noProof/>
              </w:rPr>
              <w:t>Основные данные для процесса ПП-10.07.03-</w:t>
            </w:r>
            <w:r w:rsidR="006731D7" w:rsidRPr="002A071D">
              <w:rPr>
                <w:rStyle w:val="ab"/>
                <w:noProof/>
                <w:lang w:val="en-US"/>
              </w:rPr>
              <w:t>ERP</w:t>
            </w:r>
            <w:r w:rsidR="006731D7" w:rsidRPr="002A071D">
              <w:rPr>
                <w:rStyle w:val="ab"/>
                <w:noProof/>
              </w:rPr>
              <w:t xml:space="preserve"> Выполнение складских операций</w:t>
            </w:r>
            <w:r w:rsidR="006731D7">
              <w:rPr>
                <w:noProof/>
                <w:webHidden/>
              </w:rPr>
              <w:tab/>
            </w:r>
            <w:r w:rsidR="006731D7">
              <w:rPr>
                <w:noProof/>
                <w:webHidden/>
              </w:rPr>
              <w:fldChar w:fldCharType="begin"/>
            </w:r>
            <w:r w:rsidR="006731D7">
              <w:rPr>
                <w:noProof/>
                <w:webHidden/>
              </w:rPr>
              <w:instrText xml:space="preserve"> PAGEREF _Toc525914749 \h </w:instrText>
            </w:r>
            <w:r w:rsidR="006731D7">
              <w:rPr>
                <w:noProof/>
                <w:webHidden/>
              </w:rPr>
            </w:r>
            <w:r w:rsidR="006731D7">
              <w:rPr>
                <w:noProof/>
                <w:webHidden/>
              </w:rPr>
              <w:fldChar w:fldCharType="separate"/>
            </w:r>
            <w:r w:rsidR="006731D7">
              <w:rPr>
                <w:noProof/>
                <w:webHidden/>
              </w:rPr>
              <w:t>128</w:t>
            </w:r>
            <w:r w:rsidR="006731D7">
              <w:rPr>
                <w:noProof/>
                <w:webHidden/>
              </w:rPr>
              <w:fldChar w:fldCharType="end"/>
            </w:r>
          </w:hyperlink>
        </w:p>
        <w:p w14:paraId="39A15995" w14:textId="77777777" w:rsidR="006731D7" w:rsidRDefault="00D61D7D">
          <w:pPr>
            <w:pStyle w:val="33"/>
            <w:rPr>
              <w:rFonts w:eastAsiaTheme="minorEastAsia" w:cstheme="minorBidi"/>
              <w:noProof/>
              <w:color w:val="auto"/>
              <w:lang w:eastAsia="ru-RU"/>
            </w:rPr>
          </w:pPr>
          <w:hyperlink w:anchor="_Toc525914750" w:history="1">
            <w:r w:rsidR="006731D7" w:rsidRPr="002A071D">
              <w:rPr>
                <w:rStyle w:val="ab"/>
                <w:noProof/>
              </w:rPr>
              <w:t>5.6.3</w:t>
            </w:r>
            <w:r w:rsidR="006731D7">
              <w:rPr>
                <w:rFonts w:eastAsiaTheme="minorEastAsia" w:cstheme="minorBidi"/>
                <w:noProof/>
                <w:color w:val="auto"/>
                <w:lang w:eastAsia="ru-RU"/>
              </w:rPr>
              <w:tab/>
            </w:r>
            <w:r w:rsidR="006731D7" w:rsidRPr="002A071D">
              <w:rPr>
                <w:rStyle w:val="ab"/>
                <w:noProof/>
              </w:rPr>
              <w:t>Основные данные для процесса ПП-10.07.04-</w:t>
            </w:r>
            <w:r w:rsidR="006731D7" w:rsidRPr="002A071D">
              <w:rPr>
                <w:rStyle w:val="ab"/>
                <w:noProof/>
                <w:lang w:val="en-US"/>
              </w:rPr>
              <w:t>ERP</w:t>
            </w:r>
            <w:r w:rsidR="006731D7" w:rsidRPr="002A071D">
              <w:rPr>
                <w:rStyle w:val="ab"/>
                <w:noProof/>
              </w:rPr>
              <w:t xml:space="preserve"> Выполнение складских операций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_Toc525914750 \h </w:instrText>
            </w:r>
            <w:r w:rsidR="006731D7">
              <w:rPr>
                <w:noProof/>
                <w:webHidden/>
              </w:rPr>
            </w:r>
            <w:r w:rsidR="006731D7">
              <w:rPr>
                <w:noProof/>
                <w:webHidden/>
              </w:rPr>
              <w:fldChar w:fldCharType="separate"/>
            </w:r>
            <w:r w:rsidR="006731D7">
              <w:rPr>
                <w:noProof/>
                <w:webHidden/>
              </w:rPr>
              <w:t>128</w:t>
            </w:r>
            <w:r w:rsidR="006731D7">
              <w:rPr>
                <w:noProof/>
                <w:webHidden/>
              </w:rPr>
              <w:fldChar w:fldCharType="end"/>
            </w:r>
          </w:hyperlink>
        </w:p>
        <w:p w14:paraId="7DF66E95" w14:textId="77777777" w:rsidR="006731D7" w:rsidRDefault="00D61D7D">
          <w:pPr>
            <w:pStyle w:val="24"/>
            <w:rPr>
              <w:rFonts w:eastAsiaTheme="minorEastAsia" w:cstheme="minorBidi"/>
              <w:b w:val="0"/>
              <w:noProof/>
              <w:color w:val="auto"/>
              <w:lang w:eastAsia="ru-RU"/>
            </w:rPr>
          </w:pPr>
          <w:hyperlink w:anchor="_Toc525914751" w:history="1">
            <w:r w:rsidR="006731D7" w:rsidRPr="002A071D">
              <w:rPr>
                <w:rStyle w:val="ab"/>
                <w:rFonts w:eastAsiaTheme="majorEastAsia" w:cstheme="majorBidi"/>
                <w:noProof/>
              </w:rPr>
              <w:t>5.7</w:t>
            </w:r>
            <w:r w:rsidR="006731D7">
              <w:rPr>
                <w:rFonts w:eastAsiaTheme="minorEastAsia" w:cstheme="minorBidi"/>
                <w:b w:val="0"/>
                <w:noProof/>
                <w:color w:val="auto"/>
                <w:lang w:eastAsia="ru-RU"/>
              </w:rPr>
              <w:tab/>
            </w:r>
            <w:r w:rsidR="006731D7" w:rsidRPr="002A071D">
              <w:rPr>
                <w:rStyle w:val="ab"/>
                <w:rFonts w:eastAsiaTheme="majorEastAsia" w:cstheme="majorBidi"/>
                <w:noProof/>
              </w:rPr>
              <w:t>Транзакционные данные</w:t>
            </w:r>
            <w:r w:rsidR="006731D7">
              <w:rPr>
                <w:noProof/>
                <w:webHidden/>
              </w:rPr>
              <w:tab/>
            </w:r>
            <w:r w:rsidR="006731D7">
              <w:rPr>
                <w:noProof/>
                <w:webHidden/>
              </w:rPr>
              <w:fldChar w:fldCharType="begin"/>
            </w:r>
            <w:r w:rsidR="006731D7">
              <w:rPr>
                <w:noProof/>
                <w:webHidden/>
              </w:rPr>
              <w:instrText xml:space="preserve"> PAGEREF _Toc525914751 \h </w:instrText>
            </w:r>
            <w:r w:rsidR="006731D7">
              <w:rPr>
                <w:noProof/>
                <w:webHidden/>
              </w:rPr>
            </w:r>
            <w:r w:rsidR="006731D7">
              <w:rPr>
                <w:noProof/>
                <w:webHidden/>
              </w:rPr>
              <w:fldChar w:fldCharType="separate"/>
            </w:r>
            <w:r w:rsidR="006731D7">
              <w:rPr>
                <w:noProof/>
                <w:webHidden/>
              </w:rPr>
              <w:t>129</w:t>
            </w:r>
            <w:r w:rsidR="006731D7">
              <w:rPr>
                <w:noProof/>
                <w:webHidden/>
              </w:rPr>
              <w:fldChar w:fldCharType="end"/>
            </w:r>
          </w:hyperlink>
        </w:p>
        <w:p w14:paraId="71FD58F1" w14:textId="77777777" w:rsidR="006731D7" w:rsidRDefault="00D61D7D">
          <w:pPr>
            <w:pStyle w:val="33"/>
            <w:rPr>
              <w:rFonts w:eastAsiaTheme="minorEastAsia" w:cstheme="minorBidi"/>
              <w:noProof/>
              <w:color w:val="auto"/>
              <w:lang w:eastAsia="ru-RU"/>
            </w:rPr>
          </w:pPr>
          <w:hyperlink w:anchor="_Toc525914752" w:history="1">
            <w:r w:rsidR="006731D7" w:rsidRPr="002A071D">
              <w:rPr>
                <w:rStyle w:val="ab"/>
                <w:noProof/>
              </w:rPr>
              <w:t>5.7.1</w:t>
            </w:r>
            <w:r w:rsidR="006731D7">
              <w:rPr>
                <w:rFonts w:eastAsiaTheme="minorEastAsia" w:cstheme="minorBidi"/>
                <w:noProof/>
                <w:color w:val="auto"/>
                <w:lang w:eastAsia="ru-RU"/>
              </w:rPr>
              <w:tab/>
            </w:r>
            <w:r w:rsidR="006731D7" w:rsidRPr="002A071D">
              <w:rPr>
                <w:rStyle w:val="ab"/>
                <w:noProof/>
              </w:rPr>
              <w:t>ПП-10.07.02-</w:t>
            </w:r>
            <w:r w:rsidR="006731D7" w:rsidRPr="002A071D">
              <w:rPr>
                <w:rStyle w:val="ab"/>
                <w:noProof/>
                <w:lang w:val="en-US"/>
              </w:rPr>
              <w:t>ERP</w:t>
            </w:r>
            <w:r w:rsidR="006731D7" w:rsidRPr="002A071D">
              <w:rPr>
                <w:rStyle w:val="ab"/>
                <w:noProof/>
              </w:rPr>
              <w:t xml:space="preserve"> Планирование работы складской логистики</w:t>
            </w:r>
            <w:r w:rsidR="006731D7">
              <w:rPr>
                <w:noProof/>
                <w:webHidden/>
              </w:rPr>
              <w:tab/>
            </w:r>
            <w:r w:rsidR="006731D7">
              <w:rPr>
                <w:noProof/>
                <w:webHidden/>
              </w:rPr>
              <w:fldChar w:fldCharType="begin"/>
            </w:r>
            <w:r w:rsidR="006731D7">
              <w:rPr>
                <w:noProof/>
                <w:webHidden/>
              </w:rPr>
              <w:instrText xml:space="preserve"> PAGEREF _Toc525914752 \h </w:instrText>
            </w:r>
            <w:r w:rsidR="006731D7">
              <w:rPr>
                <w:noProof/>
                <w:webHidden/>
              </w:rPr>
            </w:r>
            <w:r w:rsidR="006731D7">
              <w:rPr>
                <w:noProof/>
                <w:webHidden/>
              </w:rPr>
              <w:fldChar w:fldCharType="separate"/>
            </w:r>
            <w:r w:rsidR="006731D7">
              <w:rPr>
                <w:noProof/>
                <w:webHidden/>
              </w:rPr>
              <w:t>129</w:t>
            </w:r>
            <w:r w:rsidR="006731D7">
              <w:rPr>
                <w:noProof/>
                <w:webHidden/>
              </w:rPr>
              <w:fldChar w:fldCharType="end"/>
            </w:r>
          </w:hyperlink>
        </w:p>
        <w:p w14:paraId="1F49F77C" w14:textId="77777777" w:rsidR="006731D7" w:rsidRDefault="00D61D7D">
          <w:pPr>
            <w:pStyle w:val="33"/>
            <w:rPr>
              <w:rFonts w:eastAsiaTheme="minorEastAsia" w:cstheme="minorBidi"/>
              <w:noProof/>
              <w:color w:val="auto"/>
              <w:lang w:eastAsia="ru-RU"/>
            </w:rPr>
          </w:pPr>
          <w:hyperlink w:anchor="_Toc525914753" w:history="1">
            <w:r w:rsidR="006731D7" w:rsidRPr="002A071D">
              <w:rPr>
                <w:rStyle w:val="ab"/>
                <w:noProof/>
              </w:rPr>
              <w:t>5.7.2</w:t>
            </w:r>
            <w:r w:rsidR="006731D7">
              <w:rPr>
                <w:rFonts w:eastAsiaTheme="minorEastAsia" w:cstheme="minorBidi"/>
                <w:noProof/>
                <w:color w:val="auto"/>
                <w:lang w:eastAsia="ru-RU"/>
              </w:rPr>
              <w:tab/>
            </w:r>
            <w:r w:rsidR="006731D7" w:rsidRPr="002A071D">
              <w:rPr>
                <w:rStyle w:val="ab"/>
                <w:noProof/>
              </w:rPr>
              <w:t>ПП-10.07.03-</w:t>
            </w:r>
            <w:r w:rsidR="006731D7" w:rsidRPr="002A071D">
              <w:rPr>
                <w:rStyle w:val="ab"/>
                <w:noProof/>
                <w:lang w:val="en-US"/>
              </w:rPr>
              <w:t>ERP</w:t>
            </w:r>
            <w:r w:rsidR="006731D7" w:rsidRPr="002A071D">
              <w:rPr>
                <w:rStyle w:val="ab"/>
                <w:noProof/>
              </w:rPr>
              <w:t xml:space="preserve"> Выполнение складских операций</w:t>
            </w:r>
            <w:r w:rsidR="006731D7">
              <w:rPr>
                <w:noProof/>
                <w:webHidden/>
              </w:rPr>
              <w:tab/>
            </w:r>
            <w:r w:rsidR="006731D7">
              <w:rPr>
                <w:noProof/>
                <w:webHidden/>
              </w:rPr>
              <w:fldChar w:fldCharType="begin"/>
            </w:r>
            <w:r w:rsidR="006731D7">
              <w:rPr>
                <w:noProof/>
                <w:webHidden/>
              </w:rPr>
              <w:instrText xml:space="preserve"> PAGEREF _Toc525914753 \h </w:instrText>
            </w:r>
            <w:r w:rsidR="006731D7">
              <w:rPr>
                <w:noProof/>
                <w:webHidden/>
              </w:rPr>
            </w:r>
            <w:r w:rsidR="006731D7">
              <w:rPr>
                <w:noProof/>
                <w:webHidden/>
              </w:rPr>
              <w:fldChar w:fldCharType="separate"/>
            </w:r>
            <w:r w:rsidR="006731D7">
              <w:rPr>
                <w:noProof/>
                <w:webHidden/>
              </w:rPr>
              <w:t>131</w:t>
            </w:r>
            <w:r w:rsidR="006731D7">
              <w:rPr>
                <w:noProof/>
                <w:webHidden/>
              </w:rPr>
              <w:fldChar w:fldCharType="end"/>
            </w:r>
          </w:hyperlink>
        </w:p>
        <w:p w14:paraId="73A8131B" w14:textId="77777777" w:rsidR="006731D7" w:rsidRDefault="00D61D7D">
          <w:pPr>
            <w:pStyle w:val="33"/>
            <w:rPr>
              <w:rFonts w:eastAsiaTheme="minorEastAsia" w:cstheme="minorBidi"/>
              <w:noProof/>
              <w:color w:val="auto"/>
              <w:lang w:eastAsia="ru-RU"/>
            </w:rPr>
          </w:pPr>
          <w:hyperlink w:anchor="_Toc525914754" w:history="1">
            <w:r w:rsidR="006731D7" w:rsidRPr="002A071D">
              <w:rPr>
                <w:rStyle w:val="ab"/>
                <w:noProof/>
              </w:rPr>
              <w:t>5.7.3</w:t>
            </w:r>
            <w:r w:rsidR="006731D7">
              <w:rPr>
                <w:rFonts w:eastAsiaTheme="minorEastAsia" w:cstheme="minorBidi"/>
                <w:noProof/>
                <w:color w:val="auto"/>
                <w:lang w:eastAsia="ru-RU"/>
              </w:rPr>
              <w:tab/>
            </w:r>
            <w:r w:rsidR="006731D7" w:rsidRPr="002A071D">
              <w:rPr>
                <w:rStyle w:val="ab"/>
                <w:noProof/>
              </w:rPr>
              <w:t>ПП-10.07.04-</w:t>
            </w:r>
            <w:r w:rsidR="006731D7" w:rsidRPr="002A071D">
              <w:rPr>
                <w:rStyle w:val="ab"/>
                <w:noProof/>
                <w:lang w:val="en-US"/>
              </w:rPr>
              <w:t>ERP</w:t>
            </w:r>
            <w:r w:rsidR="006731D7" w:rsidRPr="002A071D">
              <w:rPr>
                <w:rStyle w:val="ab"/>
                <w:noProof/>
              </w:rPr>
              <w:t xml:space="preserve"> Выполнение складских операций (</w:t>
            </w:r>
            <w:r w:rsidR="006731D7" w:rsidRPr="002A071D">
              <w:rPr>
                <w:rStyle w:val="ab"/>
                <w:noProof/>
                <w:lang w:val="en-US"/>
              </w:rPr>
              <w:t>WMS</w:t>
            </w:r>
            <w:r w:rsidR="006731D7" w:rsidRPr="002A071D">
              <w:rPr>
                <w:rStyle w:val="ab"/>
                <w:noProof/>
              </w:rPr>
              <w:t>)</w:t>
            </w:r>
            <w:r w:rsidR="006731D7">
              <w:rPr>
                <w:noProof/>
                <w:webHidden/>
              </w:rPr>
              <w:tab/>
            </w:r>
            <w:r w:rsidR="006731D7">
              <w:rPr>
                <w:noProof/>
                <w:webHidden/>
              </w:rPr>
              <w:fldChar w:fldCharType="begin"/>
            </w:r>
            <w:r w:rsidR="006731D7">
              <w:rPr>
                <w:noProof/>
                <w:webHidden/>
              </w:rPr>
              <w:instrText xml:space="preserve"> PAGEREF _Toc525914754 \h </w:instrText>
            </w:r>
            <w:r w:rsidR="006731D7">
              <w:rPr>
                <w:noProof/>
                <w:webHidden/>
              </w:rPr>
            </w:r>
            <w:r w:rsidR="006731D7">
              <w:rPr>
                <w:noProof/>
                <w:webHidden/>
              </w:rPr>
              <w:fldChar w:fldCharType="separate"/>
            </w:r>
            <w:r w:rsidR="006731D7">
              <w:rPr>
                <w:noProof/>
                <w:webHidden/>
              </w:rPr>
              <w:t>132</w:t>
            </w:r>
            <w:r w:rsidR="006731D7">
              <w:rPr>
                <w:noProof/>
                <w:webHidden/>
              </w:rPr>
              <w:fldChar w:fldCharType="end"/>
            </w:r>
          </w:hyperlink>
        </w:p>
        <w:p w14:paraId="11F1E274" w14:textId="77777777" w:rsidR="006731D7" w:rsidRDefault="00D61D7D">
          <w:pPr>
            <w:pStyle w:val="24"/>
            <w:rPr>
              <w:rFonts w:eastAsiaTheme="minorEastAsia" w:cstheme="minorBidi"/>
              <w:b w:val="0"/>
              <w:noProof/>
              <w:color w:val="auto"/>
              <w:lang w:eastAsia="ru-RU"/>
            </w:rPr>
          </w:pPr>
          <w:hyperlink w:anchor="_Toc525914755" w:history="1">
            <w:r w:rsidR="006731D7" w:rsidRPr="002A071D">
              <w:rPr>
                <w:rStyle w:val="ab"/>
                <w:rFonts w:eastAsiaTheme="majorEastAsia" w:cstheme="majorBidi"/>
                <w:noProof/>
              </w:rPr>
              <w:t>5.8</w:t>
            </w:r>
            <w:r w:rsidR="006731D7">
              <w:rPr>
                <w:rFonts w:eastAsiaTheme="minorEastAsia" w:cstheme="minorBidi"/>
                <w:b w:val="0"/>
                <w:noProof/>
                <w:color w:val="auto"/>
                <w:lang w:eastAsia="ru-RU"/>
              </w:rPr>
              <w:tab/>
            </w:r>
            <w:r w:rsidR="006731D7" w:rsidRPr="002A071D">
              <w:rPr>
                <w:rStyle w:val="ab"/>
                <w:rFonts w:eastAsiaTheme="majorEastAsia" w:cstheme="majorBidi"/>
                <w:noProof/>
              </w:rPr>
              <w:t>Отчетность и выходные формы</w:t>
            </w:r>
            <w:r w:rsidR="006731D7">
              <w:rPr>
                <w:noProof/>
                <w:webHidden/>
              </w:rPr>
              <w:tab/>
            </w:r>
            <w:r w:rsidR="006731D7">
              <w:rPr>
                <w:noProof/>
                <w:webHidden/>
              </w:rPr>
              <w:fldChar w:fldCharType="begin"/>
            </w:r>
            <w:r w:rsidR="006731D7">
              <w:rPr>
                <w:noProof/>
                <w:webHidden/>
              </w:rPr>
              <w:instrText xml:space="preserve"> PAGEREF _Toc525914755 \h </w:instrText>
            </w:r>
            <w:r w:rsidR="006731D7">
              <w:rPr>
                <w:noProof/>
                <w:webHidden/>
              </w:rPr>
            </w:r>
            <w:r w:rsidR="006731D7">
              <w:rPr>
                <w:noProof/>
                <w:webHidden/>
              </w:rPr>
              <w:fldChar w:fldCharType="separate"/>
            </w:r>
            <w:r w:rsidR="006731D7">
              <w:rPr>
                <w:noProof/>
                <w:webHidden/>
              </w:rPr>
              <w:t>137</w:t>
            </w:r>
            <w:r w:rsidR="006731D7">
              <w:rPr>
                <w:noProof/>
                <w:webHidden/>
              </w:rPr>
              <w:fldChar w:fldCharType="end"/>
            </w:r>
          </w:hyperlink>
        </w:p>
        <w:p w14:paraId="0789487F" w14:textId="77777777" w:rsidR="006731D7" w:rsidRDefault="00D61D7D">
          <w:pPr>
            <w:pStyle w:val="24"/>
            <w:rPr>
              <w:rFonts w:eastAsiaTheme="minorEastAsia" w:cstheme="minorBidi"/>
              <w:b w:val="0"/>
              <w:noProof/>
              <w:color w:val="auto"/>
              <w:lang w:eastAsia="ru-RU"/>
            </w:rPr>
          </w:pPr>
          <w:hyperlink w:anchor="_Toc525914756" w:history="1">
            <w:r w:rsidR="006731D7" w:rsidRPr="002A071D">
              <w:rPr>
                <w:rStyle w:val="ab"/>
                <w:rFonts w:eastAsiaTheme="majorEastAsia" w:cstheme="majorBidi"/>
                <w:noProof/>
              </w:rPr>
              <w:t>5.9</w:t>
            </w:r>
            <w:r w:rsidR="006731D7">
              <w:rPr>
                <w:rFonts w:eastAsiaTheme="minorEastAsia" w:cstheme="minorBidi"/>
                <w:b w:val="0"/>
                <w:noProof/>
                <w:color w:val="auto"/>
                <w:lang w:eastAsia="ru-RU"/>
              </w:rPr>
              <w:tab/>
            </w:r>
            <w:r w:rsidR="006731D7" w:rsidRPr="002A071D">
              <w:rPr>
                <w:rStyle w:val="ab"/>
                <w:rFonts w:eastAsiaTheme="majorEastAsia" w:cstheme="majorBidi"/>
                <w:noProof/>
              </w:rPr>
              <w:t>Перечень доработок, разработок и интеграция (интерфейсы)</w:t>
            </w:r>
            <w:r w:rsidR="006731D7">
              <w:rPr>
                <w:noProof/>
                <w:webHidden/>
              </w:rPr>
              <w:tab/>
            </w:r>
            <w:r w:rsidR="006731D7">
              <w:rPr>
                <w:noProof/>
                <w:webHidden/>
              </w:rPr>
              <w:fldChar w:fldCharType="begin"/>
            </w:r>
            <w:r w:rsidR="006731D7">
              <w:rPr>
                <w:noProof/>
                <w:webHidden/>
              </w:rPr>
              <w:instrText xml:space="preserve"> PAGEREF _Toc525914756 \h </w:instrText>
            </w:r>
            <w:r w:rsidR="006731D7">
              <w:rPr>
                <w:noProof/>
                <w:webHidden/>
              </w:rPr>
            </w:r>
            <w:r w:rsidR="006731D7">
              <w:rPr>
                <w:noProof/>
                <w:webHidden/>
              </w:rPr>
              <w:fldChar w:fldCharType="separate"/>
            </w:r>
            <w:r w:rsidR="006731D7">
              <w:rPr>
                <w:noProof/>
                <w:webHidden/>
              </w:rPr>
              <w:t>142</w:t>
            </w:r>
            <w:r w:rsidR="006731D7">
              <w:rPr>
                <w:noProof/>
                <w:webHidden/>
              </w:rPr>
              <w:fldChar w:fldCharType="end"/>
            </w:r>
          </w:hyperlink>
        </w:p>
        <w:p w14:paraId="38AEE723" w14:textId="77777777" w:rsidR="006731D7" w:rsidRDefault="00D61D7D">
          <w:pPr>
            <w:pStyle w:val="24"/>
            <w:rPr>
              <w:rFonts w:eastAsiaTheme="minorEastAsia" w:cstheme="minorBidi"/>
              <w:b w:val="0"/>
              <w:noProof/>
              <w:color w:val="auto"/>
              <w:lang w:eastAsia="ru-RU"/>
            </w:rPr>
          </w:pPr>
          <w:hyperlink w:anchor="_Toc525914757" w:history="1">
            <w:r w:rsidR="006731D7" w:rsidRPr="002A071D">
              <w:rPr>
                <w:rStyle w:val="ab"/>
                <w:rFonts w:eastAsiaTheme="majorEastAsia" w:cstheme="majorBidi"/>
                <w:noProof/>
              </w:rPr>
              <w:t>5.10</w:t>
            </w:r>
            <w:r w:rsidR="006731D7">
              <w:rPr>
                <w:rFonts w:eastAsiaTheme="minorEastAsia" w:cstheme="minorBidi"/>
                <w:b w:val="0"/>
                <w:noProof/>
                <w:color w:val="auto"/>
                <w:lang w:eastAsia="ru-RU"/>
              </w:rPr>
              <w:tab/>
            </w:r>
            <w:r w:rsidR="006731D7" w:rsidRPr="002A071D">
              <w:rPr>
                <w:rStyle w:val="ab"/>
                <w:rFonts w:eastAsiaTheme="majorEastAsia" w:cstheme="majorBidi"/>
                <w:noProof/>
              </w:rPr>
              <w:t>Особенности технической реализации</w:t>
            </w:r>
            <w:r w:rsidR="006731D7">
              <w:rPr>
                <w:noProof/>
                <w:webHidden/>
              </w:rPr>
              <w:tab/>
            </w:r>
            <w:r w:rsidR="006731D7">
              <w:rPr>
                <w:noProof/>
                <w:webHidden/>
              </w:rPr>
              <w:fldChar w:fldCharType="begin"/>
            </w:r>
            <w:r w:rsidR="006731D7">
              <w:rPr>
                <w:noProof/>
                <w:webHidden/>
              </w:rPr>
              <w:instrText xml:space="preserve"> PAGEREF _Toc525914757 \h </w:instrText>
            </w:r>
            <w:r w:rsidR="006731D7">
              <w:rPr>
                <w:noProof/>
                <w:webHidden/>
              </w:rPr>
            </w:r>
            <w:r w:rsidR="006731D7">
              <w:rPr>
                <w:noProof/>
                <w:webHidden/>
              </w:rPr>
              <w:fldChar w:fldCharType="separate"/>
            </w:r>
            <w:r w:rsidR="006731D7">
              <w:rPr>
                <w:noProof/>
                <w:webHidden/>
              </w:rPr>
              <w:t>144</w:t>
            </w:r>
            <w:r w:rsidR="006731D7">
              <w:rPr>
                <w:noProof/>
                <w:webHidden/>
              </w:rPr>
              <w:fldChar w:fldCharType="end"/>
            </w:r>
          </w:hyperlink>
        </w:p>
        <w:p w14:paraId="28E5E9A1" w14:textId="77777777" w:rsidR="006731D7" w:rsidRDefault="00D61D7D">
          <w:pPr>
            <w:pStyle w:val="33"/>
            <w:rPr>
              <w:rFonts w:eastAsiaTheme="minorEastAsia" w:cstheme="minorBidi"/>
              <w:noProof/>
              <w:color w:val="auto"/>
              <w:lang w:eastAsia="ru-RU"/>
            </w:rPr>
          </w:pPr>
          <w:hyperlink w:anchor="_Toc525914758" w:history="1">
            <w:r w:rsidR="006731D7" w:rsidRPr="002A071D">
              <w:rPr>
                <w:rStyle w:val="ab"/>
                <w:noProof/>
              </w:rPr>
              <w:t>5.10.1</w:t>
            </w:r>
            <w:r w:rsidR="006731D7">
              <w:rPr>
                <w:rFonts w:eastAsiaTheme="minorEastAsia" w:cstheme="minorBidi"/>
                <w:noProof/>
                <w:color w:val="auto"/>
                <w:lang w:eastAsia="ru-RU"/>
              </w:rPr>
              <w:tab/>
            </w:r>
            <w:r w:rsidR="006731D7" w:rsidRPr="002A071D">
              <w:rPr>
                <w:rStyle w:val="ab"/>
                <w:noProof/>
              </w:rPr>
              <w:t>Планирование работы складской логистики (ПП-10.07.02)</w:t>
            </w:r>
            <w:r w:rsidR="006731D7">
              <w:rPr>
                <w:noProof/>
                <w:webHidden/>
              </w:rPr>
              <w:tab/>
            </w:r>
            <w:r w:rsidR="006731D7">
              <w:rPr>
                <w:noProof/>
                <w:webHidden/>
              </w:rPr>
              <w:fldChar w:fldCharType="begin"/>
            </w:r>
            <w:r w:rsidR="006731D7">
              <w:rPr>
                <w:noProof/>
                <w:webHidden/>
              </w:rPr>
              <w:instrText xml:space="preserve"> PAGEREF _Toc525914758 \h </w:instrText>
            </w:r>
            <w:r w:rsidR="006731D7">
              <w:rPr>
                <w:noProof/>
                <w:webHidden/>
              </w:rPr>
            </w:r>
            <w:r w:rsidR="006731D7">
              <w:rPr>
                <w:noProof/>
                <w:webHidden/>
              </w:rPr>
              <w:fldChar w:fldCharType="separate"/>
            </w:r>
            <w:r w:rsidR="006731D7">
              <w:rPr>
                <w:noProof/>
                <w:webHidden/>
              </w:rPr>
              <w:t>144</w:t>
            </w:r>
            <w:r w:rsidR="006731D7">
              <w:rPr>
                <w:noProof/>
                <w:webHidden/>
              </w:rPr>
              <w:fldChar w:fldCharType="end"/>
            </w:r>
          </w:hyperlink>
        </w:p>
        <w:p w14:paraId="17409D02" w14:textId="77777777" w:rsidR="006731D7" w:rsidRDefault="00D61D7D">
          <w:pPr>
            <w:pStyle w:val="33"/>
            <w:rPr>
              <w:rFonts w:eastAsiaTheme="minorEastAsia" w:cstheme="minorBidi"/>
              <w:noProof/>
              <w:color w:val="auto"/>
              <w:lang w:eastAsia="ru-RU"/>
            </w:rPr>
          </w:pPr>
          <w:hyperlink w:anchor="_Toc525914759" w:history="1">
            <w:r w:rsidR="006731D7" w:rsidRPr="002A071D">
              <w:rPr>
                <w:rStyle w:val="ab"/>
                <w:noProof/>
              </w:rPr>
              <w:t>5.10.2</w:t>
            </w:r>
            <w:r w:rsidR="006731D7">
              <w:rPr>
                <w:rFonts w:eastAsiaTheme="minorEastAsia" w:cstheme="minorBidi"/>
                <w:noProof/>
                <w:color w:val="auto"/>
                <w:lang w:eastAsia="ru-RU"/>
              </w:rPr>
              <w:tab/>
            </w:r>
            <w:r w:rsidR="006731D7" w:rsidRPr="002A071D">
              <w:rPr>
                <w:rStyle w:val="ab"/>
                <w:noProof/>
              </w:rPr>
              <w:t>Выполнение складских операций (ПП-10.07.03)</w:t>
            </w:r>
            <w:r w:rsidR="006731D7">
              <w:rPr>
                <w:noProof/>
                <w:webHidden/>
              </w:rPr>
              <w:tab/>
            </w:r>
            <w:r w:rsidR="006731D7">
              <w:rPr>
                <w:noProof/>
                <w:webHidden/>
              </w:rPr>
              <w:fldChar w:fldCharType="begin"/>
            </w:r>
            <w:r w:rsidR="006731D7">
              <w:rPr>
                <w:noProof/>
                <w:webHidden/>
              </w:rPr>
              <w:instrText xml:space="preserve"> PAGEREF _Toc525914759 \h </w:instrText>
            </w:r>
            <w:r w:rsidR="006731D7">
              <w:rPr>
                <w:noProof/>
                <w:webHidden/>
              </w:rPr>
            </w:r>
            <w:r w:rsidR="006731D7">
              <w:rPr>
                <w:noProof/>
                <w:webHidden/>
              </w:rPr>
              <w:fldChar w:fldCharType="separate"/>
            </w:r>
            <w:r w:rsidR="006731D7">
              <w:rPr>
                <w:noProof/>
                <w:webHidden/>
              </w:rPr>
              <w:t>145</w:t>
            </w:r>
            <w:r w:rsidR="006731D7">
              <w:rPr>
                <w:noProof/>
                <w:webHidden/>
              </w:rPr>
              <w:fldChar w:fldCharType="end"/>
            </w:r>
          </w:hyperlink>
        </w:p>
        <w:p w14:paraId="24D40F33" w14:textId="77777777" w:rsidR="006731D7" w:rsidRDefault="00D61D7D">
          <w:pPr>
            <w:pStyle w:val="33"/>
            <w:rPr>
              <w:rFonts w:eastAsiaTheme="minorEastAsia" w:cstheme="minorBidi"/>
              <w:noProof/>
              <w:color w:val="auto"/>
              <w:lang w:eastAsia="ru-RU"/>
            </w:rPr>
          </w:pPr>
          <w:hyperlink w:anchor="_Toc525914760" w:history="1">
            <w:r w:rsidR="006731D7" w:rsidRPr="002A071D">
              <w:rPr>
                <w:rStyle w:val="ab"/>
                <w:noProof/>
              </w:rPr>
              <w:t>5.10.3</w:t>
            </w:r>
            <w:r w:rsidR="006731D7">
              <w:rPr>
                <w:rFonts w:eastAsiaTheme="minorEastAsia" w:cstheme="minorBidi"/>
                <w:noProof/>
                <w:color w:val="auto"/>
                <w:lang w:eastAsia="ru-RU"/>
              </w:rPr>
              <w:tab/>
            </w:r>
            <w:r w:rsidR="006731D7" w:rsidRPr="002A071D">
              <w:rPr>
                <w:rStyle w:val="ab"/>
                <w:noProof/>
              </w:rPr>
              <w:t>Выполнение складских операций (ПП-10.07.04)</w:t>
            </w:r>
            <w:r w:rsidR="006731D7">
              <w:rPr>
                <w:noProof/>
                <w:webHidden/>
              </w:rPr>
              <w:tab/>
            </w:r>
            <w:r w:rsidR="006731D7">
              <w:rPr>
                <w:noProof/>
                <w:webHidden/>
              </w:rPr>
              <w:fldChar w:fldCharType="begin"/>
            </w:r>
            <w:r w:rsidR="006731D7">
              <w:rPr>
                <w:noProof/>
                <w:webHidden/>
              </w:rPr>
              <w:instrText xml:space="preserve"> PAGEREF _Toc525914760 \h </w:instrText>
            </w:r>
            <w:r w:rsidR="006731D7">
              <w:rPr>
                <w:noProof/>
                <w:webHidden/>
              </w:rPr>
            </w:r>
            <w:r w:rsidR="006731D7">
              <w:rPr>
                <w:noProof/>
                <w:webHidden/>
              </w:rPr>
              <w:fldChar w:fldCharType="separate"/>
            </w:r>
            <w:r w:rsidR="006731D7">
              <w:rPr>
                <w:noProof/>
                <w:webHidden/>
              </w:rPr>
              <w:t>152</w:t>
            </w:r>
            <w:r w:rsidR="006731D7">
              <w:rPr>
                <w:noProof/>
                <w:webHidden/>
              </w:rPr>
              <w:fldChar w:fldCharType="end"/>
            </w:r>
          </w:hyperlink>
        </w:p>
        <w:p w14:paraId="7657D737"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61" w:history="1">
            <w:r w:rsidR="006731D7" w:rsidRPr="002A071D">
              <w:rPr>
                <w:rStyle w:val="ab"/>
              </w:rPr>
              <w:t>6</w:t>
            </w:r>
            <w:r w:rsidR="006731D7">
              <w:rPr>
                <w:rFonts w:asciiTheme="minorHAnsi" w:eastAsiaTheme="minorEastAsia" w:hAnsiTheme="minorHAnsi" w:cstheme="minorBidi"/>
                <w:b w:val="0"/>
                <w:color w:val="auto"/>
                <w:sz w:val="22"/>
                <w:szCs w:val="22"/>
                <w:lang w:eastAsia="ru-RU"/>
              </w:rPr>
              <w:tab/>
            </w:r>
            <w:r w:rsidR="006731D7" w:rsidRPr="002A071D">
              <w:rPr>
                <w:rStyle w:val="ab"/>
              </w:rPr>
              <w:t>Информационная Безопасность</w:t>
            </w:r>
            <w:r w:rsidR="006731D7">
              <w:rPr>
                <w:webHidden/>
              </w:rPr>
              <w:tab/>
            </w:r>
            <w:r w:rsidR="006731D7">
              <w:rPr>
                <w:webHidden/>
              </w:rPr>
              <w:fldChar w:fldCharType="begin"/>
            </w:r>
            <w:r w:rsidR="006731D7">
              <w:rPr>
                <w:webHidden/>
              </w:rPr>
              <w:instrText xml:space="preserve"> PAGEREF _Toc525914761 \h </w:instrText>
            </w:r>
            <w:r w:rsidR="006731D7">
              <w:rPr>
                <w:webHidden/>
              </w:rPr>
            </w:r>
            <w:r w:rsidR="006731D7">
              <w:rPr>
                <w:webHidden/>
              </w:rPr>
              <w:fldChar w:fldCharType="separate"/>
            </w:r>
            <w:r w:rsidR="006731D7">
              <w:rPr>
                <w:webHidden/>
              </w:rPr>
              <w:t>183</w:t>
            </w:r>
            <w:r w:rsidR="006731D7">
              <w:rPr>
                <w:webHidden/>
              </w:rPr>
              <w:fldChar w:fldCharType="end"/>
            </w:r>
          </w:hyperlink>
        </w:p>
        <w:p w14:paraId="22E841F5"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62" w:history="1">
            <w:r w:rsidR="006731D7" w:rsidRPr="002A071D">
              <w:rPr>
                <w:rStyle w:val="ab"/>
                <w:rFonts w:eastAsia="Calibri"/>
              </w:rPr>
              <w:t>7</w:t>
            </w:r>
            <w:r w:rsidR="006731D7">
              <w:rPr>
                <w:rFonts w:asciiTheme="minorHAnsi" w:eastAsiaTheme="minorEastAsia" w:hAnsiTheme="minorHAnsi" w:cstheme="minorBidi"/>
                <w:b w:val="0"/>
                <w:color w:val="auto"/>
                <w:sz w:val="22"/>
                <w:szCs w:val="22"/>
                <w:lang w:eastAsia="ru-RU"/>
              </w:rPr>
              <w:tab/>
            </w:r>
            <w:r w:rsidR="006731D7" w:rsidRPr="002A071D">
              <w:rPr>
                <w:rStyle w:val="ab"/>
                <w:rFonts w:eastAsia="Calibri"/>
              </w:rPr>
              <w:t>Организационные изменения</w:t>
            </w:r>
            <w:r w:rsidR="006731D7">
              <w:rPr>
                <w:webHidden/>
              </w:rPr>
              <w:tab/>
            </w:r>
            <w:r w:rsidR="006731D7">
              <w:rPr>
                <w:webHidden/>
              </w:rPr>
              <w:fldChar w:fldCharType="begin"/>
            </w:r>
            <w:r w:rsidR="006731D7">
              <w:rPr>
                <w:webHidden/>
              </w:rPr>
              <w:instrText xml:space="preserve"> PAGEREF _Toc525914762 \h </w:instrText>
            </w:r>
            <w:r w:rsidR="006731D7">
              <w:rPr>
                <w:webHidden/>
              </w:rPr>
            </w:r>
            <w:r w:rsidR="006731D7">
              <w:rPr>
                <w:webHidden/>
              </w:rPr>
              <w:fldChar w:fldCharType="separate"/>
            </w:r>
            <w:r w:rsidR="006731D7">
              <w:rPr>
                <w:webHidden/>
              </w:rPr>
              <w:t>183</w:t>
            </w:r>
            <w:r w:rsidR="006731D7">
              <w:rPr>
                <w:webHidden/>
              </w:rPr>
              <w:fldChar w:fldCharType="end"/>
            </w:r>
          </w:hyperlink>
        </w:p>
        <w:p w14:paraId="433719EA" w14:textId="77777777" w:rsidR="006731D7" w:rsidRDefault="00D61D7D">
          <w:pPr>
            <w:pStyle w:val="24"/>
            <w:rPr>
              <w:rFonts w:eastAsiaTheme="minorEastAsia" w:cstheme="minorBidi"/>
              <w:b w:val="0"/>
              <w:noProof/>
              <w:color w:val="auto"/>
              <w:lang w:eastAsia="ru-RU"/>
            </w:rPr>
          </w:pPr>
          <w:hyperlink w:anchor="_Toc525914763" w:history="1">
            <w:r w:rsidR="006731D7" w:rsidRPr="002A071D">
              <w:rPr>
                <w:rStyle w:val="ab"/>
                <w:rFonts w:eastAsiaTheme="majorEastAsia" w:cstheme="majorBidi"/>
                <w:noProof/>
              </w:rPr>
              <w:t>7.1</w:t>
            </w:r>
            <w:r w:rsidR="006731D7">
              <w:rPr>
                <w:rFonts w:eastAsiaTheme="minorEastAsia" w:cstheme="minorBidi"/>
                <w:b w:val="0"/>
                <w:noProof/>
                <w:color w:val="auto"/>
                <w:lang w:eastAsia="ru-RU"/>
              </w:rPr>
              <w:tab/>
            </w:r>
            <w:r w:rsidR="006731D7" w:rsidRPr="002A071D">
              <w:rPr>
                <w:rStyle w:val="ab"/>
                <w:rFonts w:eastAsiaTheme="majorEastAsia" w:cstheme="majorBidi"/>
                <w:noProof/>
              </w:rPr>
              <w:t>Ключевые процессные изменения и области улучшений</w:t>
            </w:r>
            <w:r w:rsidR="006731D7">
              <w:rPr>
                <w:noProof/>
                <w:webHidden/>
              </w:rPr>
              <w:tab/>
            </w:r>
            <w:r w:rsidR="006731D7">
              <w:rPr>
                <w:noProof/>
                <w:webHidden/>
              </w:rPr>
              <w:fldChar w:fldCharType="begin"/>
            </w:r>
            <w:r w:rsidR="006731D7">
              <w:rPr>
                <w:noProof/>
                <w:webHidden/>
              </w:rPr>
              <w:instrText xml:space="preserve"> PAGEREF _Toc525914763 \h </w:instrText>
            </w:r>
            <w:r w:rsidR="006731D7">
              <w:rPr>
                <w:noProof/>
                <w:webHidden/>
              </w:rPr>
            </w:r>
            <w:r w:rsidR="006731D7">
              <w:rPr>
                <w:noProof/>
                <w:webHidden/>
              </w:rPr>
              <w:fldChar w:fldCharType="separate"/>
            </w:r>
            <w:r w:rsidR="006731D7">
              <w:rPr>
                <w:noProof/>
                <w:webHidden/>
              </w:rPr>
              <w:t>183</w:t>
            </w:r>
            <w:r w:rsidR="006731D7">
              <w:rPr>
                <w:noProof/>
                <w:webHidden/>
              </w:rPr>
              <w:fldChar w:fldCharType="end"/>
            </w:r>
          </w:hyperlink>
        </w:p>
        <w:p w14:paraId="33E9EB8B" w14:textId="77777777" w:rsidR="006731D7" w:rsidRDefault="00D61D7D">
          <w:pPr>
            <w:pStyle w:val="24"/>
            <w:rPr>
              <w:rFonts w:eastAsiaTheme="minorEastAsia" w:cstheme="minorBidi"/>
              <w:b w:val="0"/>
              <w:noProof/>
              <w:color w:val="auto"/>
              <w:lang w:eastAsia="ru-RU"/>
            </w:rPr>
          </w:pPr>
          <w:hyperlink w:anchor="_Toc525914764" w:history="1">
            <w:r w:rsidR="006731D7" w:rsidRPr="002A071D">
              <w:rPr>
                <w:rStyle w:val="ab"/>
                <w:rFonts w:eastAsiaTheme="majorEastAsia" w:cstheme="majorBidi"/>
                <w:noProof/>
              </w:rPr>
              <w:t>7.2</w:t>
            </w:r>
            <w:r w:rsidR="006731D7">
              <w:rPr>
                <w:rFonts w:eastAsiaTheme="minorEastAsia" w:cstheme="minorBidi"/>
                <w:b w:val="0"/>
                <w:noProof/>
                <w:color w:val="auto"/>
                <w:lang w:eastAsia="ru-RU"/>
              </w:rPr>
              <w:tab/>
            </w:r>
            <w:r w:rsidR="006731D7" w:rsidRPr="002A071D">
              <w:rPr>
                <w:rStyle w:val="ab"/>
                <w:rFonts w:eastAsiaTheme="majorEastAsia" w:cstheme="majorBidi"/>
                <w:noProof/>
              </w:rPr>
              <w:t>Организационные аспекты</w:t>
            </w:r>
            <w:r w:rsidR="006731D7">
              <w:rPr>
                <w:noProof/>
                <w:webHidden/>
              </w:rPr>
              <w:tab/>
            </w:r>
            <w:r w:rsidR="006731D7">
              <w:rPr>
                <w:noProof/>
                <w:webHidden/>
              </w:rPr>
              <w:fldChar w:fldCharType="begin"/>
            </w:r>
            <w:r w:rsidR="006731D7">
              <w:rPr>
                <w:noProof/>
                <w:webHidden/>
              </w:rPr>
              <w:instrText xml:space="preserve"> PAGEREF _Toc525914764 \h </w:instrText>
            </w:r>
            <w:r w:rsidR="006731D7">
              <w:rPr>
                <w:noProof/>
                <w:webHidden/>
              </w:rPr>
            </w:r>
            <w:r w:rsidR="006731D7">
              <w:rPr>
                <w:noProof/>
                <w:webHidden/>
              </w:rPr>
              <w:fldChar w:fldCharType="separate"/>
            </w:r>
            <w:r w:rsidR="006731D7">
              <w:rPr>
                <w:noProof/>
                <w:webHidden/>
              </w:rPr>
              <w:t>187</w:t>
            </w:r>
            <w:r w:rsidR="006731D7">
              <w:rPr>
                <w:noProof/>
                <w:webHidden/>
              </w:rPr>
              <w:fldChar w:fldCharType="end"/>
            </w:r>
          </w:hyperlink>
        </w:p>
        <w:p w14:paraId="2FFDFC8D"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65" w:history="1">
            <w:r w:rsidR="006731D7" w:rsidRPr="002A071D">
              <w:rPr>
                <w:rStyle w:val="ab"/>
                <w:rFonts w:eastAsia="Calibri"/>
              </w:rPr>
              <w:t>8</w:t>
            </w:r>
            <w:r w:rsidR="006731D7">
              <w:rPr>
                <w:rFonts w:asciiTheme="minorHAnsi" w:eastAsiaTheme="minorEastAsia" w:hAnsiTheme="minorHAnsi" w:cstheme="minorBidi"/>
                <w:b w:val="0"/>
                <w:color w:val="auto"/>
                <w:sz w:val="22"/>
                <w:szCs w:val="22"/>
                <w:lang w:eastAsia="ru-RU"/>
              </w:rPr>
              <w:tab/>
            </w:r>
            <w:r w:rsidR="006731D7" w:rsidRPr="002A071D">
              <w:rPr>
                <w:rStyle w:val="ab"/>
                <w:rFonts w:eastAsia="Calibri"/>
              </w:rPr>
              <w:t>Открытые вопросы</w:t>
            </w:r>
            <w:r w:rsidR="006731D7">
              <w:rPr>
                <w:webHidden/>
              </w:rPr>
              <w:tab/>
            </w:r>
            <w:r w:rsidR="006731D7">
              <w:rPr>
                <w:webHidden/>
              </w:rPr>
              <w:fldChar w:fldCharType="begin"/>
            </w:r>
            <w:r w:rsidR="006731D7">
              <w:rPr>
                <w:webHidden/>
              </w:rPr>
              <w:instrText xml:space="preserve"> PAGEREF _Toc525914765 \h </w:instrText>
            </w:r>
            <w:r w:rsidR="006731D7">
              <w:rPr>
                <w:webHidden/>
              </w:rPr>
            </w:r>
            <w:r w:rsidR="006731D7">
              <w:rPr>
                <w:webHidden/>
              </w:rPr>
              <w:fldChar w:fldCharType="separate"/>
            </w:r>
            <w:r w:rsidR="006731D7">
              <w:rPr>
                <w:webHidden/>
              </w:rPr>
              <w:t>188</w:t>
            </w:r>
            <w:r w:rsidR="006731D7">
              <w:rPr>
                <w:webHidden/>
              </w:rPr>
              <w:fldChar w:fldCharType="end"/>
            </w:r>
          </w:hyperlink>
        </w:p>
        <w:p w14:paraId="3DCE8AE2" w14:textId="77777777" w:rsidR="006731D7" w:rsidRDefault="00D61D7D">
          <w:pPr>
            <w:pStyle w:val="14"/>
            <w:rPr>
              <w:rFonts w:asciiTheme="minorHAnsi" w:eastAsiaTheme="minorEastAsia" w:hAnsiTheme="minorHAnsi" w:cstheme="minorBidi"/>
              <w:b w:val="0"/>
              <w:color w:val="auto"/>
              <w:sz w:val="22"/>
              <w:szCs w:val="22"/>
              <w:lang w:eastAsia="ru-RU"/>
            </w:rPr>
          </w:pPr>
          <w:hyperlink w:anchor="_Toc525914766" w:history="1">
            <w:r w:rsidR="006731D7" w:rsidRPr="002A071D">
              <w:rPr>
                <w:rStyle w:val="ab"/>
                <w:rFonts w:eastAsia="Calibri"/>
              </w:rPr>
              <w:t>9</w:t>
            </w:r>
            <w:r w:rsidR="006731D7">
              <w:rPr>
                <w:rFonts w:asciiTheme="minorHAnsi" w:eastAsiaTheme="minorEastAsia" w:hAnsiTheme="minorHAnsi" w:cstheme="minorBidi"/>
                <w:b w:val="0"/>
                <w:color w:val="auto"/>
                <w:sz w:val="22"/>
                <w:szCs w:val="22"/>
                <w:lang w:eastAsia="ru-RU"/>
              </w:rPr>
              <w:tab/>
            </w:r>
            <w:r w:rsidR="006731D7" w:rsidRPr="002A071D">
              <w:rPr>
                <w:rStyle w:val="ab"/>
                <w:rFonts w:eastAsia="Calibri"/>
              </w:rPr>
              <w:t>Приложения</w:t>
            </w:r>
            <w:r w:rsidR="006731D7">
              <w:rPr>
                <w:webHidden/>
              </w:rPr>
              <w:tab/>
            </w:r>
            <w:r w:rsidR="006731D7">
              <w:rPr>
                <w:webHidden/>
              </w:rPr>
              <w:fldChar w:fldCharType="begin"/>
            </w:r>
            <w:r w:rsidR="006731D7">
              <w:rPr>
                <w:webHidden/>
              </w:rPr>
              <w:instrText xml:space="preserve"> PAGEREF _Toc525914766 \h </w:instrText>
            </w:r>
            <w:r w:rsidR="006731D7">
              <w:rPr>
                <w:webHidden/>
              </w:rPr>
            </w:r>
            <w:r w:rsidR="006731D7">
              <w:rPr>
                <w:webHidden/>
              </w:rPr>
              <w:fldChar w:fldCharType="separate"/>
            </w:r>
            <w:r w:rsidR="006731D7">
              <w:rPr>
                <w:webHidden/>
              </w:rPr>
              <w:t>189</w:t>
            </w:r>
            <w:r w:rsidR="006731D7">
              <w:rPr>
                <w:webHidden/>
              </w:rPr>
              <w:fldChar w:fldCharType="end"/>
            </w:r>
          </w:hyperlink>
        </w:p>
        <w:p w14:paraId="37B2DBE4" w14:textId="77777777" w:rsidR="006731D7" w:rsidRDefault="00D61D7D">
          <w:pPr>
            <w:pStyle w:val="24"/>
            <w:rPr>
              <w:rFonts w:eastAsiaTheme="minorEastAsia" w:cstheme="minorBidi"/>
              <w:b w:val="0"/>
              <w:noProof/>
              <w:color w:val="auto"/>
              <w:lang w:eastAsia="ru-RU"/>
            </w:rPr>
          </w:pPr>
          <w:hyperlink w:anchor="_Toc525914767" w:history="1">
            <w:r w:rsidR="006731D7" w:rsidRPr="002A071D">
              <w:rPr>
                <w:rStyle w:val="ab"/>
                <w:rFonts w:eastAsiaTheme="majorEastAsia" w:cstheme="majorBidi"/>
                <w:noProof/>
              </w:rPr>
              <w:t>9.1</w:t>
            </w:r>
            <w:r w:rsidR="006731D7">
              <w:rPr>
                <w:rFonts w:eastAsiaTheme="minorEastAsia" w:cstheme="minorBidi"/>
                <w:b w:val="0"/>
                <w:noProof/>
                <w:color w:val="auto"/>
                <w:lang w:eastAsia="ru-RU"/>
              </w:rPr>
              <w:tab/>
            </w:r>
            <w:r w:rsidR="006731D7" w:rsidRPr="002A071D">
              <w:rPr>
                <w:rStyle w:val="ab"/>
                <w:rFonts w:eastAsiaTheme="majorEastAsia" w:cstheme="majorBidi"/>
                <w:noProof/>
              </w:rPr>
              <w:t>Приложение № 1.  Модели бизнес-процессов</w:t>
            </w:r>
            <w:r w:rsidR="006731D7">
              <w:rPr>
                <w:noProof/>
                <w:webHidden/>
              </w:rPr>
              <w:tab/>
            </w:r>
            <w:r w:rsidR="006731D7">
              <w:rPr>
                <w:noProof/>
                <w:webHidden/>
              </w:rPr>
              <w:fldChar w:fldCharType="begin"/>
            </w:r>
            <w:r w:rsidR="006731D7">
              <w:rPr>
                <w:noProof/>
                <w:webHidden/>
              </w:rPr>
              <w:instrText xml:space="preserve"> PAGEREF _Toc525914767 \h </w:instrText>
            </w:r>
            <w:r w:rsidR="006731D7">
              <w:rPr>
                <w:noProof/>
                <w:webHidden/>
              </w:rPr>
            </w:r>
            <w:r w:rsidR="006731D7">
              <w:rPr>
                <w:noProof/>
                <w:webHidden/>
              </w:rPr>
              <w:fldChar w:fldCharType="separate"/>
            </w:r>
            <w:r w:rsidR="006731D7">
              <w:rPr>
                <w:noProof/>
                <w:webHidden/>
              </w:rPr>
              <w:t>189</w:t>
            </w:r>
            <w:r w:rsidR="006731D7">
              <w:rPr>
                <w:noProof/>
                <w:webHidden/>
              </w:rPr>
              <w:fldChar w:fldCharType="end"/>
            </w:r>
          </w:hyperlink>
        </w:p>
        <w:p w14:paraId="63AA80DC" w14:textId="77777777" w:rsidR="006731D7" w:rsidRDefault="00D61D7D">
          <w:pPr>
            <w:pStyle w:val="24"/>
            <w:rPr>
              <w:rFonts w:eastAsiaTheme="minorEastAsia" w:cstheme="minorBidi"/>
              <w:b w:val="0"/>
              <w:noProof/>
              <w:color w:val="auto"/>
              <w:lang w:eastAsia="ru-RU"/>
            </w:rPr>
          </w:pPr>
          <w:hyperlink w:anchor="_Toc525914768" w:history="1">
            <w:r w:rsidR="006731D7" w:rsidRPr="002A071D">
              <w:rPr>
                <w:rStyle w:val="ab"/>
                <w:rFonts w:eastAsiaTheme="majorEastAsia" w:cstheme="majorBidi"/>
                <w:noProof/>
              </w:rPr>
              <w:t>9.2</w:t>
            </w:r>
            <w:r w:rsidR="006731D7">
              <w:rPr>
                <w:rFonts w:eastAsiaTheme="minorEastAsia" w:cstheme="minorBidi"/>
                <w:b w:val="0"/>
                <w:noProof/>
                <w:color w:val="auto"/>
                <w:lang w:eastAsia="ru-RU"/>
              </w:rPr>
              <w:tab/>
            </w:r>
            <w:r w:rsidR="006731D7" w:rsidRPr="002A071D">
              <w:rPr>
                <w:rStyle w:val="ab"/>
                <w:rFonts w:eastAsiaTheme="majorEastAsia" w:cstheme="majorBidi"/>
                <w:noProof/>
              </w:rPr>
              <w:t>Приложение № 2. Реестр бизнес-требований</w:t>
            </w:r>
            <w:r w:rsidR="006731D7">
              <w:rPr>
                <w:noProof/>
                <w:webHidden/>
              </w:rPr>
              <w:tab/>
            </w:r>
            <w:r w:rsidR="006731D7">
              <w:rPr>
                <w:noProof/>
                <w:webHidden/>
              </w:rPr>
              <w:fldChar w:fldCharType="begin"/>
            </w:r>
            <w:r w:rsidR="006731D7">
              <w:rPr>
                <w:noProof/>
                <w:webHidden/>
              </w:rPr>
              <w:instrText xml:space="preserve"> PAGEREF _Toc525914768 \h </w:instrText>
            </w:r>
            <w:r w:rsidR="006731D7">
              <w:rPr>
                <w:noProof/>
                <w:webHidden/>
              </w:rPr>
            </w:r>
            <w:r w:rsidR="006731D7">
              <w:rPr>
                <w:noProof/>
                <w:webHidden/>
              </w:rPr>
              <w:fldChar w:fldCharType="separate"/>
            </w:r>
            <w:r w:rsidR="006731D7">
              <w:rPr>
                <w:noProof/>
                <w:webHidden/>
              </w:rPr>
              <w:t>190</w:t>
            </w:r>
            <w:r w:rsidR="006731D7">
              <w:rPr>
                <w:noProof/>
                <w:webHidden/>
              </w:rPr>
              <w:fldChar w:fldCharType="end"/>
            </w:r>
          </w:hyperlink>
        </w:p>
        <w:p w14:paraId="1F1E5942" w14:textId="77777777" w:rsidR="006731D7" w:rsidRDefault="00D61D7D">
          <w:pPr>
            <w:pStyle w:val="24"/>
            <w:rPr>
              <w:rFonts w:eastAsiaTheme="minorEastAsia" w:cstheme="minorBidi"/>
              <w:b w:val="0"/>
              <w:noProof/>
              <w:color w:val="auto"/>
              <w:lang w:eastAsia="ru-RU"/>
            </w:rPr>
          </w:pPr>
          <w:hyperlink w:anchor="_Toc525914769" w:history="1">
            <w:r w:rsidR="006731D7" w:rsidRPr="002A071D">
              <w:rPr>
                <w:rStyle w:val="ab"/>
                <w:rFonts w:eastAsiaTheme="majorEastAsia" w:cstheme="majorBidi"/>
                <w:noProof/>
              </w:rPr>
              <w:t>9.3</w:t>
            </w:r>
            <w:r w:rsidR="006731D7">
              <w:rPr>
                <w:rFonts w:eastAsiaTheme="minorEastAsia" w:cstheme="minorBidi"/>
                <w:b w:val="0"/>
                <w:noProof/>
                <w:color w:val="auto"/>
                <w:lang w:eastAsia="ru-RU"/>
              </w:rPr>
              <w:tab/>
            </w:r>
            <w:r w:rsidR="006731D7" w:rsidRPr="002A071D">
              <w:rPr>
                <w:rStyle w:val="ab"/>
                <w:rFonts w:eastAsiaTheme="majorEastAsia" w:cstheme="majorBidi"/>
                <w:noProof/>
              </w:rPr>
              <w:t>Приложение № 3. Описание шагов бизнес-процессов</w:t>
            </w:r>
            <w:r w:rsidR="006731D7">
              <w:rPr>
                <w:noProof/>
                <w:webHidden/>
              </w:rPr>
              <w:tab/>
            </w:r>
            <w:r w:rsidR="006731D7">
              <w:rPr>
                <w:noProof/>
                <w:webHidden/>
              </w:rPr>
              <w:fldChar w:fldCharType="begin"/>
            </w:r>
            <w:r w:rsidR="006731D7">
              <w:rPr>
                <w:noProof/>
                <w:webHidden/>
              </w:rPr>
              <w:instrText xml:space="preserve"> PAGEREF _Toc525914769 \h </w:instrText>
            </w:r>
            <w:r w:rsidR="006731D7">
              <w:rPr>
                <w:noProof/>
                <w:webHidden/>
              </w:rPr>
            </w:r>
            <w:r w:rsidR="006731D7">
              <w:rPr>
                <w:noProof/>
                <w:webHidden/>
              </w:rPr>
              <w:fldChar w:fldCharType="separate"/>
            </w:r>
            <w:r w:rsidR="006731D7">
              <w:rPr>
                <w:noProof/>
                <w:webHidden/>
              </w:rPr>
              <w:t>190</w:t>
            </w:r>
            <w:r w:rsidR="006731D7">
              <w:rPr>
                <w:noProof/>
                <w:webHidden/>
              </w:rPr>
              <w:fldChar w:fldCharType="end"/>
            </w:r>
          </w:hyperlink>
        </w:p>
        <w:p w14:paraId="6A52EA94" w14:textId="77777777" w:rsidR="006731D7" w:rsidRDefault="00D61D7D">
          <w:pPr>
            <w:pStyle w:val="24"/>
            <w:rPr>
              <w:rFonts w:eastAsiaTheme="minorEastAsia" w:cstheme="minorBidi"/>
              <w:b w:val="0"/>
              <w:noProof/>
              <w:color w:val="auto"/>
              <w:lang w:eastAsia="ru-RU"/>
            </w:rPr>
          </w:pPr>
          <w:hyperlink w:anchor="_Toc525914770" w:history="1">
            <w:r w:rsidR="006731D7" w:rsidRPr="002A071D">
              <w:rPr>
                <w:rStyle w:val="ab"/>
                <w:rFonts w:eastAsiaTheme="majorEastAsia" w:cstheme="majorBidi"/>
                <w:noProof/>
              </w:rPr>
              <w:t>9.4</w:t>
            </w:r>
            <w:r w:rsidR="006731D7">
              <w:rPr>
                <w:rFonts w:eastAsiaTheme="minorEastAsia" w:cstheme="minorBidi"/>
                <w:b w:val="0"/>
                <w:noProof/>
                <w:color w:val="auto"/>
                <w:lang w:eastAsia="ru-RU"/>
              </w:rPr>
              <w:tab/>
            </w:r>
            <w:r w:rsidR="006731D7" w:rsidRPr="002A071D">
              <w:rPr>
                <w:rStyle w:val="ab"/>
                <w:rFonts w:eastAsiaTheme="majorEastAsia" w:cstheme="majorBidi"/>
                <w:noProof/>
              </w:rPr>
              <w:t>Приложение № 4. Прочее</w:t>
            </w:r>
            <w:r w:rsidR="006731D7">
              <w:rPr>
                <w:noProof/>
                <w:webHidden/>
              </w:rPr>
              <w:tab/>
            </w:r>
            <w:r w:rsidR="006731D7">
              <w:rPr>
                <w:noProof/>
                <w:webHidden/>
              </w:rPr>
              <w:fldChar w:fldCharType="begin"/>
            </w:r>
            <w:r w:rsidR="006731D7">
              <w:rPr>
                <w:noProof/>
                <w:webHidden/>
              </w:rPr>
              <w:instrText xml:space="preserve"> PAGEREF _Toc525914770 \h </w:instrText>
            </w:r>
            <w:r w:rsidR="006731D7">
              <w:rPr>
                <w:noProof/>
                <w:webHidden/>
              </w:rPr>
            </w:r>
            <w:r w:rsidR="006731D7">
              <w:rPr>
                <w:noProof/>
                <w:webHidden/>
              </w:rPr>
              <w:fldChar w:fldCharType="separate"/>
            </w:r>
            <w:r w:rsidR="006731D7">
              <w:rPr>
                <w:noProof/>
                <w:webHidden/>
              </w:rPr>
              <w:t>190</w:t>
            </w:r>
            <w:r w:rsidR="006731D7">
              <w:rPr>
                <w:noProof/>
                <w:webHidden/>
              </w:rPr>
              <w:fldChar w:fldCharType="end"/>
            </w:r>
          </w:hyperlink>
        </w:p>
        <w:p w14:paraId="09FE130D" w14:textId="77777777" w:rsidR="006731D7" w:rsidRDefault="00D61D7D">
          <w:pPr>
            <w:pStyle w:val="24"/>
            <w:rPr>
              <w:rFonts w:eastAsiaTheme="minorEastAsia" w:cstheme="minorBidi"/>
              <w:b w:val="0"/>
              <w:noProof/>
              <w:color w:val="auto"/>
              <w:lang w:eastAsia="ru-RU"/>
            </w:rPr>
          </w:pPr>
          <w:hyperlink w:anchor="_Toc525914771" w:history="1">
            <w:r w:rsidR="006731D7" w:rsidRPr="002A071D">
              <w:rPr>
                <w:rStyle w:val="ab"/>
                <w:rFonts w:eastAsiaTheme="majorEastAsia" w:cstheme="majorBidi"/>
                <w:noProof/>
              </w:rPr>
              <w:t>9.5</w:t>
            </w:r>
            <w:r w:rsidR="006731D7">
              <w:rPr>
                <w:rFonts w:eastAsiaTheme="minorEastAsia" w:cstheme="minorBidi"/>
                <w:b w:val="0"/>
                <w:noProof/>
                <w:color w:val="auto"/>
                <w:lang w:eastAsia="ru-RU"/>
              </w:rPr>
              <w:tab/>
            </w:r>
            <w:r w:rsidR="006731D7" w:rsidRPr="002A071D">
              <w:rPr>
                <w:rStyle w:val="ab"/>
                <w:rFonts w:eastAsiaTheme="majorEastAsia" w:cstheme="majorBidi"/>
                <w:noProof/>
              </w:rPr>
              <w:t>Приложение № РП1-6: Роли и полномочия</w:t>
            </w:r>
            <w:r w:rsidR="006731D7">
              <w:rPr>
                <w:noProof/>
                <w:webHidden/>
              </w:rPr>
              <w:tab/>
            </w:r>
            <w:r w:rsidR="006731D7">
              <w:rPr>
                <w:noProof/>
                <w:webHidden/>
              </w:rPr>
              <w:fldChar w:fldCharType="begin"/>
            </w:r>
            <w:r w:rsidR="006731D7">
              <w:rPr>
                <w:noProof/>
                <w:webHidden/>
              </w:rPr>
              <w:instrText xml:space="preserve"> PAGEREF _Toc525914771 \h </w:instrText>
            </w:r>
            <w:r w:rsidR="006731D7">
              <w:rPr>
                <w:noProof/>
                <w:webHidden/>
              </w:rPr>
            </w:r>
            <w:r w:rsidR="006731D7">
              <w:rPr>
                <w:noProof/>
                <w:webHidden/>
              </w:rPr>
              <w:fldChar w:fldCharType="separate"/>
            </w:r>
            <w:r w:rsidR="006731D7">
              <w:rPr>
                <w:noProof/>
                <w:webHidden/>
              </w:rPr>
              <w:t>190</w:t>
            </w:r>
            <w:r w:rsidR="006731D7">
              <w:rPr>
                <w:noProof/>
                <w:webHidden/>
              </w:rPr>
              <w:fldChar w:fldCharType="end"/>
            </w:r>
          </w:hyperlink>
        </w:p>
        <w:p w14:paraId="732D80AF" w14:textId="77777777" w:rsidR="006731D7" w:rsidRDefault="00D61D7D">
          <w:pPr>
            <w:pStyle w:val="24"/>
            <w:rPr>
              <w:rFonts w:eastAsiaTheme="minorEastAsia" w:cstheme="minorBidi"/>
              <w:b w:val="0"/>
              <w:noProof/>
              <w:color w:val="auto"/>
              <w:lang w:eastAsia="ru-RU"/>
            </w:rPr>
          </w:pPr>
          <w:hyperlink w:anchor="_Toc525914772" w:history="1">
            <w:r w:rsidR="006731D7" w:rsidRPr="002A071D">
              <w:rPr>
                <w:rStyle w:val="ab"/>
                <w:rFonts w:eastAsiaTheme="majorEastAsia" w:cstheme="majorBidi"/>
                <w:noProof/>
              </w:rPr>
              <w:t>9.6</w:t>
            </w:r>
            <w:r w:rsidR="006731D7">
              <w:rPr>
                <w:rFonts w:eastAsiaTheme="minorEastAsia" w:cstheme="minorBidi"/>
                <w:b w:val="0"/>
                <w:noProof/>
                <w:color w:val="auto"/>
                <w:lang w:eastAsia="ru-RU"/>
              </w:rPr>
              <w:tab/>
            </w:r>
            <w:r w:rsidR="006731D7" w:rsidRPr="002A071D">
              <w:rPr>
                <w:rStyle w:val="ab"/>
                <w:rFonts w:eastAsiaTheme="majorEastAsia" w:cstheme="majorBidi"/>
                <w:noProof/>
              </w:rPr>
              <w:t>Приложение № РиК1. Матрица рисков и контрольных процедур</w:t>
            </w:r>
            <w:r w:rsidR="006731D7">
              <w:rPr>
                <w:noProof/>
                <w:webHidden/>
              </w:rPr>
              <w:tab/>
            </w:r>
            <w:r w:rsidR="006731D7">
              <w:rPr>
                <w:noProof/>
                <w:webHidden/>
              </w:rPr>
              <w:fldChar w:fldCharType="begin"/>
            </w:r>
            <w:r w:rsidR="006731D7">
              <w:rPr>
                <w:noProof/>
                <w:webHidden/>
              </w:rPr>
              <w:instrText xml:space="preserve"> PAGEREF _Toc525914772 \h </w:instrText>
            </w:r>
            <w:r w:rsidR="006731D7">
              <w:rPr>
                <w:noProof/>
                <w:webHidden/>
              </w:rPr>
            </w:r>
            <w:r w:rsidR="006731D7">
              <w:rPr>
                <w:noProof/>
                <w:webHidden/>
              </w:rPr>
              <w:fldChar w:fldCharType="separate"/>
            </w:r>
            <w:r w:rsidR="006731D7">
              <w:rPr>
                <w:noProof/>
                <w:webHidden/>
              </w:rPr>
              <w:t>190</w:t>
            </w:r>
            <w:r w:rsidR="006731D7">
              <w:rPr>
                <w:noProof/>
                <w:webHidden/>
              </w:rPr>
              <w:fldChar w:fldCharType="end"/>
            </w:r>
          </w:hyperlink>
        </w:p>
        <w:p w14:paraId="33AEA4CC" w14:textId="77777777" w:rsidR="006731D7" w:rsidRDefault="00D61D7D">
          <w:pPr>
            <w:pStyle w:val="24"/>
            <w:rPr>
              <w:rFonts w:eastAsiaTheme="minorEastAsia" w:cstheme="minorBidi"/>
              <w:b w:val="0"/>
              <w:noProof/>
              <w:color w:val="auto"/>
              <w:lang w:eastAsia="ru-RU"/>
            </w:rPr>
          </w:pPr>
          <w:hyperlink w:anchor="_Toc525914773" w:history="1">
            <w:r w:rsidR="006731D7" w:rsidRPr="002A071D">
              <w:rPr>
                <w:rStyle w:val="ab"/>
                <w:rFonts w:eastAsiaTheme="majorEastAsia" w:cstheme="majorBidi"/>
                <w:noProof/>
              </w:rPr>
              <w:t>9.7</w:t>
            </w:r>
            <w:r w:rsidR="006731D7">
              <w:rPr>
                <w:rFonts w:eastAsiaTheme="minorEastAsia" w:cstheme="minorBidi"/>
                <w:b w:val="0"/>
                <w:noProof/>
                <w:color w:val="auto"/>
                <w:lang w:eastAsia="ru-RU"/>
              </w:rPr>
              <w:tab/>
            </w:r>
            <w:r w:rsidR="006731D7" w:rsidRPr="002A071D">
              <w:rPr>
                <w:rStyle w:val="ab"/>
                <w:rFonts w:eastAsiaTheme="majorEastAsia" w:cstheme="majorBidi"/>
                <w:noProof/>
              </w:rPr>
              <w:t>Приложение № КП1. Матрица конфликтов полномочий</w:t>
            </w:r>
            <w:r w:rsidR="006731D7">
              <w:rPr>
                <w:noProof/>
                <w:webHidden/>
              </w:rPr>
              <w:tab/>
            </w:r>
            <w:r w:rsidR="006731D7">
              <w:rPr>
                <w:noProof/>
                <w:webHidden/>
              </w:rPr>
              <w:fldChar w:fldCharType="begin"/>
            </w:r>
            <w:r w:rsidR="006731D7">
              <w:rPr>
                <w:noProof/>
                <w:webHidden/>
              </w:rPr>
              <w:instrText xml:space="preserve"> PAGEREF _Toc525914773 \h </w:instrText>
            </w:r>
            <w:r w:rsidR="006731D7">
              <w:rPr>
                <w:noProof/>
                <w:webHidden/>
              </w:rPr>
            </w:r>
            <w:r w:rsidR="006731D7">
              <w:rPr>
                <w:noProof/>
                <w:webHidden/>
              </w:rPr>
              <w:fldChar w:fldCharType="separate"/>
            </w:r>
            <w:r w:rsidR="006731D7">
              <w:rPr>
                <w:noProof/>
                <w:webHidden/>
              </w:rPr>
              <w:t>190</w:t>
            </w:r>
            <w:r w:rsidR="006731D7">
              <w:rPr>
                <w:noProof/>
                <w:webHidden/>
              </w:rPr>
              <w:fldChar w:fldCharType="end"/>
            </w:r>
          </w:hyperlink>
        </w:p>
        <w:p w14:paraId="3B9167B2" w14:textId="50279774" w:rsidR="009F5EA5" w:rsidRPr="002E06E0" w:rsidRDefault="00B778C7" w:rsidP="00895A65">
          <w:pPr>
            <w:rPr>
              <w:rFonts w:cs="Arial"/>
              <w:sz w:val="18"/>
              <w:szCs w:val="18"/>
            </w:rPr>
          </w:pPr>
          <w:r w:rsidRPr="002E06E0">
            <w:rPr>
              <w:rFonts w:cs="Arial"/>
              <w:b/>
              <w:bCs/>
              <w:sz w:val="18"/>
              <w:szCs w:val="18"/>
            </w:rPr>
            <w:fldChar w:fldCharType="end"/>
          </w:r>
        </w:p>
      </w:sdtContent>
    </w:sdt>
    <w:p w14:paraId="5443E2BE" w14:textId="77777777" w:rsidR="009F5EA5" w:rsidRPr="00F94454" w:rsidRDefault="009F5EA5" w:rsidP="00895A65">
      <w:pPr>
        <w:rPr>
          <w:rFonts w:cs="Arial"/>
        </w:rPr>
      </w:pPr>
    </w:p>
    <w:p w14:paraId="4B5E6D03" w14:textId="77777777" w:rsidR="00252D72" w:rsidRPr="00F94454" w:rsidRDefault="00252D72" w:rsidP="00895A65">
      <w:pPr>
        <w:rPr>
          <w:rFonts w:cs="Arial"/>
        </w:rPr>
        <w:sectPr w:rsidR="00252D72" w:rsidRPr="00F94454" w:rsidSect="00916FAB">
          <w:headerReference w:type="default" r:id="rId15"/>
          <w:headerReference w:type="first" r:id="rId16"/>
          <w:pgSz w:w="11907" w:h="16840" w:code="9"/>
          <w:pgMar w:top="1134" w:right="567" w:bottom="1134" w:left="1134" w:header="737" w:footer="680" w:gutter="0"/>
          <w:cols w:space="708"/>
          <w:titlePg/>
          <w:docGrid w:linePitch="360"/>
        </w:sectPr>
      </w:pPr>
    </w:p>
    <w:p w14:paraId="249285A4" w14:textId="5493F76A" w:rsidR="00FA572B" w:rsidRPr="00FA572B" w:rsidRDefault="001135C1" w:rsidP="00FA572B">
      <w:pPr>
        <w:pStyle w:val="1"/>
      </w:pPr>
      <w:bookmarkStart w:id="236" w:name="_Toc523232518"/>
      <w:bookmarkStart w:id="237" w:name="_Toc523401882"/>
      <w:bookmarkStart w:id="238" w:name="_Toc523413701"/>
      <w:bookmarkStart w:id="239" w:name="_Toc524079755"/>
      <w:bookmarkStart w:id="240" w:name="_Toc524079840"/>
      <w:bookmarkStart w:id="241" w:name="_Toc524083143"/>
      <w:bookmarkStart w:id="242" w:name="_Toc525914709"/>
      <w:bookmarkStart w:id="243" w:name="_Hlk519764790"/>
      <w:r>
        <w:lastRenderedPageBreak/>
        <w:t>Глоссарий</w:t>
      </w:r>
      <w:bookmarkEnd w:id="236"/>
      <w:bookmarkEnd w:id="237"/>
      <w:bookmarkEnd w:id="238"/>
      <w:bookmarkEnd w:id="239"/>
      <w:bookmarkEnd w:id="240"/>
      <w:bookmarkEnd w:id="241"/>
      <w:bookmarkEnd w:id="242"/>
    </w:p>
    <w:bookmarkEnd w:id="243"/>
    <w:p w14:paraId="23458FAA" w14:textId="5536BC80" w:rsidR="00F16242" w:rsidRDefault="00F16242" w:rsidP="00F16242">
      <w:pPr>
        <w:spacing w:after="240" w:line="276" w:lineRule="auto"/>
        <w:ind w:firstLine="567"/>
        <w:rPr>
          <w:rFonts w:cs="Arial"/>
          <w:i/>
          <w:color w:val="4F81BD" w:themeColor="accent1"/>
        </w:rPr>
      </w:pPr>
      <w:r w:rsidRPr="008305CC">
        <w:rPr>
          <w:rFonts w:cs="Arial"/>
        </w:rPr>
        <w:t xml:space="preserve">Глоссарий ведется централизованно на Портале Проекта и доступен по ссылке: </w:t>
      </w:r>
      <w:r w:rsidRPr="006D14FA">
        <w:rPr>
          <w:rFonts w:cs="Arial"/>
          <w:i/>
          <w:color w:val="4F81BD" w:themeColor="accent1"/>
        </w:rPr>
        <w:t>http://portal.polyus.com/ERP/ERPDocuments/00_Управление проектом/02_Реестры и списки/04_Глоссарий</w:t>
      </w:r>
      <w:r w:rsidR="00B3626F" w:rsidRPr="006D14FA">
        <w:rPr>
          <w:rFonts w:cs="Arial"/>
          <w:i/>
          <w:color w:val="4F81BD" w:themeColor="accent1"/>
        </w:rPr>
        <w:t xml:space="preserve"> проекта</w:t>
      </w:r>
    </w:p>
    <w:p w14:paraId="3F36A161" w14:textId="77777777" w:rsidR="004E33FE" w:rsidRPr="001C3E8A" w:rsidRDefault="004E33FE" w:rsidP="00F16242">
      <w:pPr>
        <w:spacing w:after="240" w:line="276" w:lineRule="auto"/>
        <w:ind w:firstLine="567"/>
        <w:rPr>
          <w:rFonts w:cs="Arial"/>
          <w:b/>
          <w:sz w:val="22"/>
        </w:rPr>
      </w:pPr>
    </w:p>
    <w:p w14:paraId="51DF205B" w14:textId="42841301" w:rsidR="00FA572B" w:rsidRDefault="001135C1" w:rsidP="00FA572B">
      <w:pPr>
        <w:pStyle w:val="1"/>
      </w:pPr>
      <w:bookmarkStart w:id="244" w:name="_Toc523232519"/>
      <w:bookmarkStart w:id="245" w:name="_Toc523401883"/>
      <w:bookmarkStart w:id="246" w:name="_Toc523413702"/>
      <w:bookmarkStart w:id="247" w:name="_Toc524079756"/>
      <w:bookmarkStart w:id="248" w:name="_Toc524079841"/>
      <w:bookmarkStart w:id="249" w:name="_Toc524083144"/>
      <w:bookmarkStart w:id="250" w:name="_Toc525914710"/>
      <w:r>
        <w:t>Назн</w:t>
      </w:r>
      <w:r w:rsidR="00A8186B">
        <w:t>а</w:t>
      </w:r>
      <w:r>
        <w:t>чение документа</w:t>
      </w:r>
      <w:bookmarkEnd w:id="244"/>
      <w:bookmarkEnd w:id="245"/>
      <w:bookmarkEnd w:id="246"/>
      <w:bookmarkEnd w:id="247"/>
      <w:bookmarkEnd w:id="248"/>
      <w:bookmarkEnd w:id="249"/>
      <w:bookmarkEnd w:id="250"/>
    </w:p>
    <w:p w14:paraId="68FBF944" w14:textId="3FFC47CD" w:rsidR="00B33470" w:rsidRDefault="00B33470" w:rsidP="00B33470">
      <w:pPr>
        <w:ind w:firstLine="709"/>
      </w:pPr>
      <w:bookmarkStart w:id="251" w:name="OLE_LINK249"/>
      <w:bookmarkStart w:id="252" w:name="OLE_LINK253"/>
      <w:r>
        <w:t>Д</w:t>
      </w:r>
      <w:r w:rsidRPr="001C4D28">
        <w:t xml:space="preserve">окумент </w:t>
      </w:r>
      <w:r>
        <w:t>создан в целях описания принципов и шагов реализации бизнес-процессов</w:t>
      </w:r>
      <w:r w:rsidR="00105D6B">
        <w:t xml:space="preserve"> по планированию и реализации складской логистики</w:t>
      </w:r>
      <w:r>
        <w:t>, способов выполнения различных видов движения материально-технических ресурсов на складах Компании, а также управления этими ресурсами, равно как и управления ролями и полномочиями сотрудников, задействованных в выполнении этих процессов.</w:t>
      </w:r>
      <w:r w:rsidRPr="00DD02C3">
        <w:t xml:space="preserve"> </w:t>
      </w:r>
    </w:p>
    <w:p w14:paraId="7539401D" w14:textId="2A170B1D" w:rsidR="00105D6B" w:rsidRDefault="00105D6B" w:rsidP="00B33470">
      <w:pPr>
        <w:ind w:firstLine="709"/>
      </w:pPr>
      <w:r>
        <w:t xml:space="preserve">Процессы по планированию работы складской логистики включают в себя работу </w:t>
      </w:r>
      <w:r w:rsidRPr="00105D6B">
        <w:t>с долгосрочным, среднесрочным и оперативными планами грузоперевозок. Целью процесса является проверка плана грузоперевозок на логистические ограничения (транспортные и складские) на всех этапах планирования.</w:t>
      </w:r>
    </w:p>
    <w:p w14:paraId="6CBDBA50" w14:textId="33372702" w:rsidR="00105D6B" w:rsidRDefault="00105D6B" w:rsidP="00B33470">
      <w:pPr>
        <w:ind w:firstLine="709"/>
      </w:pPr>
      <w:r>
        <w:t xml:space="preserve">Процессы по выполнению складских операций включают в себя реализацию складских процессов на складах, работающих как под управлением </w:t>
      </w:r>
      <w:r w:rsidR="00611285">
        <w:t>модуля</w:t>
      </w:r>
      <w:r>
        <w:t xml:space="preserve"> </w:t>
      </w:r>
      <w:r>
        <w:rPr>
          <w:lang w:val="en-US"/>
        </w:rPr>
        <w:t>SAP</w:t>
      </w:r>
      <w:r w:rsidRPr="00105D6B">
        <w:t xml:space="preserve"> </w:t>
      </w:r>
      <w:r>
        <w:rPr>
          <w:lang w:val="en-US"/>
        </w:rPr>
        <w:t>EWM</w:t>
      </w:r>
      <w:r w:rsidR="00611285">
        <w:t xml:space="preserve"> </w:t>
      </w:r>
      <w:r w:rsidR="00611285" w:rsidRPr="00611285">
        <w:t>в системе SAP S/4HANA</w:t>
      </w:r>
      <w:r w:rsidR="00611285">
        <w:t xml:space="preserve">, который </w:t>
      </w:r>
      <w:r w:rsidR="00611285" w:rsidRPr="00611285">
        <w:t>расширяет возможности модуля MM в части процессов управления склад</w:t>
      </w:r>
      <w:r w:rsidR="00611285">
        <w:t xml:space="preserve">ом, </w:t>
      </w:r>
      <w:r>
        <w:t>так и без ее использования.</w:t>
      </w:r>
    </w:p>
    <w:p w14:paraId="23299FD3" w14:textId="44F4E8AB" w:rsidR="004D5678" w:rsidRDefault="004D5678" w:rsidP="00B33470">
      <w:pPr>
        <w:ind w:firstLine="709"/>
      </w:pPr>
      <w:r>
        <w:t xml:space="preserve">В части выполнения складских операций на складах в документе приводится описание принципов и шагов по </w:t>
      </w:r>
      <w:r w:rsidRPr="00FB54F5">
        <w:t>реализации бизнес-процессов, способов выполнения различных видов движения материально-технических ресурсов на складах, а также управления этими ресурсами, равно как и управления ролями и полномочиями сотрудников, задействованных в выполнении этих процессов.</w:t>
      </w:r>
      <w:r>
        <w:t xml:space="preserve"> Концептуальное проектирование составлено для:</w:t>
      </w:r>
    </w:p>
    <w:p w14:paraId="7FCEAC2D" w14:textId="012C33D8" w:rsidR="003053ED" w:rsidRPr="003539D7" w:rsidRDefault="004D5678" w:rsidP="00823682">
      <w:pPr>
        <w:pStyle w:val="afc"/>
        <w:numPr>
          <w:ilvl w:val="0"/>
          <w:numId w:val="91"/>
        </w:numPr>
        <w:ind w:left="1276"/>
      </w:pPr>
      <w:r>
        <w:t>п</w:t>
      </w:r>
      <w:r w:rsidR="003053ED" w:rsidRPr="00FB54F5">
        <w:t>риемк</w:t>
      </w:r>
      <w:r>
        <w:t>и</w:t>
      </w:r>
      <w:r w:rsidR="003053ED" w:rsidRPr="00FB54F5">
        <w:t xml:space="preserve"> и размещени</w:t>
      </w:r>
      <w:r>
        <w:t>я</w:t>
      </w:r>
      <w:r w:rsidR="003053ED" w:rsidRPr="00FB54F5">
        <w:t xml:space="preserve"> МТР на складе</w:t>
      </w:r>
      <w:r w:rsidR="003053ED">
        <w:t>;</w:t>
      </w:r>
    </w:p>
    <w:p w14:paraId="36B043FE" w14:textId="4D1352FD" w:rsidR="003053ED" w:rsidRDefault="004D5678" w:rsidP="00823682">
      <w:pPr>
        <w:pStyle w:val="afc"/>
        <w:numPr>
          <w:ilvl w:val="0"/>
          <w:numId w:val="91"/>
        </w:numPr>
        <w:ind w:left="1276"/>
      </w:pPr>
      <w:r>
        <w:t>к</w:t>
      </w:r>
      <w:r w:rsidR="003053ED">
        <w:t>омплектаци</w:t>
      </w:r>
      <w:r>
        <w:t>и</w:t>
      </w:r>
      <w:r w:rsidR="003053ED">
        <w:t xml:space="preserve"> и выдач</w:t>
      </w:r>
      <w:r>
        <w:t>и</w:t>
      </w:r>
      <w:r w:rsidR="003053ED">
        <w:t xml:space="preserve"> МТР со склада;</w:t>
      </w:r>
    </w:p>
    <w:p w14:paraId="232D34AD" w14:textId="612D874B" w:rsidR="003053ED" w:rsidRPr="003539D7" w:rsidRDefault="004D5678" w:rsidP="00823682">
      <w:pPr>
        <w:pStyle w:val="afc"/>
        <w:numPr>
          <w:ilvl w:val="0"/>
          <w:numId w:val="91"/>
        </w:numPr>
        <w:ind w:left="1276"/>
      </w:pPr>
      <w:r>
        <w:t>в</w:t>
      </w:r>
      <w:r w:rsidR="003053ED">
        <w:t>ыполнени</w:t>
      </w:r>
      <w:r>
        <w:t>я</w:t>
      </w:r>
      <w:r w:rsidR="003053ED">
        <w:t xml:space="preserve"> инвентаризации МТР.</w:t>
      </w:r>
    </w:p>
    <w:p w14:paraId="25969D5E" w14:textId="577EDB25" w:rsidR="00B33470" w:rsidRDefault="00B33470" w:rsidP="00B33470">
      <w:pPr>
        <w:ind w:firstLine="709"/>
      </w:pPr>
      <w:r>
        <w:t xml:space="preserve">Концептуальное проектирование </w:t>
      </w:r>
      <w:r w:rsidR="00105D6B">
        <w:t xml:space="preserve">в части выполнения складских операций в </w:t>
      </w:r>
      <w:r w:rsidR="00611285">
        <w:t>модуле</w:t>
      </w:r>
      <w:r w:rsidR="00105D6B">
        <w:t xml:space="preserve"> </w:t>
      </w:r>
      <w:r w:rsidR="00105D6B">
        <w:rPr>
          <w:lang w:val="en-US"/>
        </w:rPr>
        <w:t>SAP</w:t>
      </w:r>
      <w:r w:rsidR="00105D6B" w:rsidRPr="00105D6B">
        <w:t xml:space="preserve"> </w:t>
      </w:r>
      <w:r w:rsidR="00105D6B">
        <w:rPr>
          <w:lang w:val="en-US"/>
        </w:rPr>
        <w:t>EWM</w:t>
      </w:r>
      <w:r w:rsidR="00105D6B" w:rsidRPr="00105D6B">
        <w:t xml:space="preserve"> </w:t>
      </w:r>
      <w:r>
        <w:t>составлено для следующих видов складов:</w:t>
      </w:r>
    </w:p>
    <w:p w14:paraId="1E1FD5B3" w14:textId="77777777" w:rsidR="00B33470" w:rsidRDefault="00B33470" w:rsidP="004D5678">
      <w:pPr>
        <w:pStyle w:val="afc"/>
        <w:numPr>
          <w:ilvl w:val="0"/>
          <w:numId w:val="12"/>
        </w:numPr>
        <w:ind w:left="1276"/>
      </w:pPr>
      <w:r>
        <w:t>крытые склады (стеллажное, блочное, напольное и т.д. хранение);</w:t>
      </w:r>
    </w:p>
    <w:p w14:paraId="4655F07F" w14:textId="2AAC3DE3" w:rsidR="00B33470" w:rsidRDefault="00B33470" w:rsidP="004D5678">
      <w:pPr>
        <w:pStyle w:val="afc"/>
        <w:numPr>
          <w:ilvl w:val="0"/>
          <w:numId w:val="12"/>
        </w:numPr>
        <w:ind w:left="1276"/>
      </w:pPr>
      <w:r>
        <w:t>открытые площадки (открытые зоны с единицами обработки и без них).</w:t>
      </w:r>
    </w:p>
    <w:p w14:paraId="2CCEE7B0" w14:textId="5102C1FC" w:rsidR="004D5678" w:rsidRDefault="004D5678" w:rsidP="004D5678">
      <w:pPr>
        <w:ind w:left="708"/>
      </w:pPr>
      <w:r>
        <w:t xml:space="preserve">Под управлением </w:t>
      </w:r>
      <w:r w:rsidR="00611285">
        <w:t>модуля</w:t>
      </w:r>
      <w:r>
        <w:t xml:space="preserve"> </w:t>
      </w:r>
      <w:r>
        <w:rPr>
          <w:lang w:val="en-US"/>
        </w:rPr>
        <w:t>SAP</w:t>
      </w:r>
      <w:r w:rsidRPr="004D5678">
        <w:t xml:space="preserve"> </w:t>
      </w:r>
      <w:r>
        <w:rPr>
          <w:lang w:val="en-US"/>
        </w:rPr>
        <w:t>EWM</w:t>
      </w:r>
      <w:r w:rsidRPr="004D5678">
        <w:t xml:space="preserve"> </w:t>
      </w:r>
      <w:r>
        <w:t>выполняются процессы:</w:t>
      </w:r>
    </w:p>
    <w:p w14:paraId="01C05178" w14:textId="7BD8D568" w:rsidR="004D5678" w:rsidRDefault="004D5678" w:rsidP="00823682">
      <w:pPr>
        <w:pStyle w:val="afc"/>
        <w:numPr>
          <w:ilvl w:val="0"/>
          <w:numId w:val="91"/>
        </w:numPr>
        <w:ind w:left="1276"/>
      </w:pPr>
      <w:r>
        <w:t>п</w:t>
      </w:r>
      <w:r w:rsidRPr="00FB54F5">
        <w:t>риемк</w:t>
      </w:r>
      <w:r>
        <w:t>а</w:t>
      </w:r>
      <w:r w:rsidRPr="00FB54F5">
        <w:t xml:space="preserve"> и размещени</w:t>
      </w:r>
      <w:r>
        <w:t>е</w:t>
      </w:r>
      <w:r w:rsidRPr="00FB54F5">
        <w:t xml:space="preserve"> МТР на складе</w:t>
      </w:r>
      <w:r>
        <w:t>;</w:t>
      </w:r>
    </w:p>
    <w:p w14:paraId="487FECA5" w14:textId="14435F48" w:rsidR="004D5678" w:rsidRDefault="004D5678" w:rsidP="00823682">
      <w:pPr>
        <w:pStyle w:val="afc"/>
        <w:numPr>
          <w:ilvl w:val="0"/>
          <w:numId w:val="91"/>
        </w:numPr>
        <w:ind w:left="1276"/>
        <w:rPr>
          <w:ins w:id="253" w:author="Tukhbatov Ruslan" w:date="2020-04-20T09:24:00Z"/>
        </w:rPr>
      </w:pPr>
      <w:r>
        <w:t>перемещение МТР внутри склада;</w:t>
      </w:r>
    </w:p>
    <w:p w14:paraId="77AB0739" w14:textId="08C2DD1A" w:rsidR="009C2683" w:rsidRPr="003539D7" w:rsidRDefault="009C2683" w:rsidP="00823682">
      <w:pPr>
        <w:pStyle w:val="afc"/>
        <w:numPr>
          <w:ilvl w:val="0"/>
          <w:numId w:val="91"/>
        </w:numPr>
        <w:ind w:left="1276"/>
      </w:pPr>
      <w:ins w:id="254" w:author="Tukhbatov Ruslan" w:date="2020-04-20T09:24:00Z">
        <w:r>
          <w:t>отражение проводок переноса между видами запасов;</w:t>
        </w:r>
      </w:ins>
    </w:p>
    <w:p w14:paraId="4C552339" w14:textId="30F681A8" w:rsidR="004D5678" w:rsidRDefault="004D5678" w:rsidP="00823682">
      <w:pPr>
        <w:pStyle w:val="afc"/>
        <w:numPr>
          <w:ilvl w:val="0"/>
          <w:numId w:val="91"/>
        </w:numPr>
        <w:ind w:left="1276"/>
      </w:pPr>
      <w:r>
        <w:t>выполнение инвентаризации МТР;</w:t>
      </w:r>
    </w:p>
    <w:p w14:paraId="2B0638A0" w14:textId="3939186B" w:rsidR="004D5678" w:rsidRPr="003539D7" w:rsidRDefault="00276D5F" w:rsidP="00823682">
      <w:pPr>
        <w:pStyle w:val="afc"/>
        <w:numPr>
          <w:ilvl w:val="0"/>
          <w:numId w:val="91"/>
        </w:numPr>
        <w:ind w:left="1276"/>
      </w:pPr>
      <w:r>
        <w:t>комплектация</w:t>
      </w:r>
      <w:r w:rsidR="004D5678">
        <w:t xml:space="preserve"> и выдача МТР со склада.</w:t>
      </w:r>
    </w:p>
    <w:p w14:paraId="27E252D1" w14:textId="054F2B80" w:rsidR="004D5678" w:rsidRDefault="004D5678" w:rsidP="004D5678">
      <w:pPr>
        <w:ind w:left="708"/>
      </w:pPr>
    </w:p>
    <w:p w14:paraId="4944718A" w14:textId="27EC86B7" w:rsidR="006E5BB9" w:rsidRDefault="006E5BB9" w:rsidP="004D5678">
      <w:pPr>
        <w:ind w:left="708"/>
      </w:pPr>
    </w:p>
    <w:p w14:paraId="37F8E2C9" w14:textId="62211DB9" w:rsidR="006E5BB9" w:rsidRDefault="006E5BB9" w:rsidP="004D5678">
      <w:pPr>
        <w:ind w:left="708"/>
      </w:pPr>
    </w:p>
    <w:p w14:paraId="2B7E20D8" w14:textId="20BEC1C2" w:rsidR="006E5BB9" w:rsidRDefault="006E5BB9" w:rsidP="004D5678">
      <w:pPr>
        <w:ind w:left="708"/>
      </w:pPr>
    </w:p>
    <w:p w14:paraId="511BE74C" w14:textId="368534D0" w:rsidR="006E5BB9" w:rsidRDefault="006E5BB9" w:rsidP="004D5678">
      <w:pPr>
        <w:ind w:left="708"/>
      </w:pPr>
    </w:p>
    <w:p w14:paraId="2F47E01D" w14:textId="77777777" w:rsidR="006E5BB9" w:rsidRPr="004D5678" w:rsidRDefault="006E5BB9" w:rsidP="004D5678">
      <w:pPr>
        <w:ind w:left="708"/>
      </w:pPr>
    </w:p>
    <w:p w14:paraId="00B23865" w14:textId="77777777" w:rsidR="00FF5232" w:rsidRPr="00F94454" w:rsidRDefault="00FF5232" w:rsidP="00FF5232">
      <w:pPr>
        <w:pStyle w:val="1"/>
      </w:pPr>
      <w:bookmarkStart w:id="255" w:name="_Toc469481037"/>
      <w:bookmarkStart w:id="256" w:name="_Toc523232520"/>
      <w:bookmarkStart w:id="257" w:name="_Toc523401884"/>
      <w:bookmarkStart w:id="258" w:name="_Toc523413703"/>
      <w:bookmarkStart w:id="259" w:name="_Toc524079757"/>
      <w:bookmarkStart w:id="260" w:name="_Toc524079842"/>
      <w:bookmarkStart w:id="261" w:name="_Toc524083145"/>
      <w:bookmarkStart w:id="262" w:name="_Toc525914711"/>
      <w:bookmarkEnd w:id="251"/>
      <w:bookmarkEnd w:id="252"/>
      <w:r w:rsidRPr="00F94454">
        <w:lastRenderedPageBreak/>
        <w:t>Предпосылки успешной реализации</w:t>
      </w:r>
      <w:bookmarkEnd w:id="255"/>
      <w:bookmarkEnd w:id="256"/>
      <w:bookmarkEnd w:id="257"/>
      <w:bookmarkEnd w:id="258"/>
      <w:bookmarkEnd w:id="259"/>
      <w:bookmarkEnd w:id="260"/>
      <w:bookmarkEnd w:id="261"/>
      <w:bookmarkEnd w:id="262"/>
    </w:p>
    <w:p w14:paraId="1AB44D80" w14:textId="77777777" w:rsidR="00105D6B" w:rsidRDefault="00105D6B" w:rsidP="00A42C93">
      <w:pPr>
        <w:ind w:firstLine="708"/>
      </w:pPr>
    </w:p>
    <w:p w14:paraId="6EF80CAA" w14:textId="291CA0FE" w:rsidR="00105D6B" w:rsidRDefault="00105D6B" w:rsidP="00105D6B">
      <w:pPr>
        <w:ind w:firstLine="708"/>
      </w:pPr>
      <w:r>
        <w:t xml:space="preserve">Для успешной реализации процесса «Планирование работы складской логистики» необходимо обеспечить ведение весогабаритных характеристик для МТР. Весогабаритные характеристики являются ключевыми параметрами, на основании которых </w:t>
      </w:r>
      <w:r w:rsidR="00B430EC">
        <w:t>производится</w:t>
      </w:r>
      <w:r>
        <w:t xml:space="preserve"> формирование объемного плана грузоперевозок, лежащего в основе данного процесса.</w:t>
      </w:r>
    </w:p>
    <w:p w14:paraId="3D0AD2BD" w14:textId="21AFB752" w:rsidR="00105D6B" w:rsidRDefault="00923A1D" w:rsidP="00105D6B">
      <w:pPr>
        <w:ind w:firstLine="708"/>
      </w:pPr>
      <w:r>
        <w:t>Так</w:t>
      </w:r>
      <w:r w:rsidR="00105D6B">
        <w:t>же необходимо сформировать реестр условий отгрузки МТР: на поддонах, насыпной груз, наливной груз и прочее. По данному признаку будет производиться агрегация позиций МТР для формирования объемного плана.</w:t>
      </w:r>
    </w:p>
    <w:p w14:paraId="3BB5A20B" w14:textId="2001E217" w:rsidR="00105D6B" w:rsidRDefault="00105D6B" w:rsidP="00105D6B">
      <w:pPr>
        <w:ind w:firstLine="708"/>
      </w:pPr>
      <w:r>
        <w:t>Также необходимо сформировать справочник типов транспортных средств: Самосвал, Автоцистерна и прочее. Данные типы ТС должны быть связаны с условиями отгрузки МТР. Данный справочник необходим для перехода от объемного плана грузоперевозок к планированию транспортных ресурсов по типам ТС.</w:t>
      </w:r>
    </w:p>
    <w:p w14:paraId="242A8D4D" w14:textId="355218CF" w:rsidR="00A42C93" w:rsidRDefault="00B4159A" w:rsidP="00A42C93">
      <w:pPr>
        <w:ind w:firstLine="708"/>
        <w:rPr>
          <w:rFonts w:eastAsia="Calibri"/>
        </w:rPr>
      </w:pPr>
      <w:r>
        <w:t xml:space="preserve">Для успешной реализации проекта внедрения </w:t>
      </w:r>
      <w:r w:rsidR="00611285">
        <w:t>модуля</w:t>
      </w:r>
      <w:r>
        <w:t xml:space="preserve"> </w:t>
      </w:r>
      <w:r>
        <w:rPr>
          <w:lang w:val="en-US"/>
        </w:rPr>
        <w:t>SAP</w:t>
      </w:r>
      <w:r w:rsidRPr="00966984">
        <w:t xml:space="preserve"> </w:t>
      </w:r>
      <w:r>
        <w:rPr>
          <w:lang w:val="en-US"/>
        </w:rPr>
        <w:t>EWM</w:t>
      </w:r>
      <w:r w:rsidRPr="00966984">
        <w:t xml:space="preserve"> </w:t>
      </w:r>
      <w:r>
        <w:t>необходимо соблюдение следующих условий</w:t>
      </w:r>
      <w:r w:rsidR="00A42C93">
        <w:t xml:space="preserve">, предусмотренных «Планом </w:t>
      </w:r>
      <w:r w:rsidR="00A42C93" w:rsidRPr="00A92DD8">
        <w:rPr>
          <w:rFonts w:eastAsia="Calibri"/>
        </w:rPr>
        <w:t>подготовительных мероприятий</w:t>
      </w:r>
      <w:r w:rsidR="00A42C93">
        <w:rPr>
          <w:rFonts w:eastAsia="Calibri"/>
        </w:rPr>
        <w:t xml:space="preserve"> для внедрения </w:t>
      </w:r>
      <w:r w:rsidR="00A42C93">
        <w:rPr>
          <w:rFonts w:eastAsia="Calibri"/>
          <w:lang w:val="en-US"/>
        </w:rPr>
        <w:t>EWM</w:t>
      </w:r>
      <w:r w:rsidR="00A42C93" w:rsidRPr="00A92DD8">
        <w:rPr>
          <w:rFonts w:eastAsia="Calibri"/>
        </w:rPr>
        <w:t xml:space="preserve"> </w:t>
      </w:r>
      <w:r w:rsidR="00A42C93">
        <w:rPr>
          <w:rFonts w:eastAsia="Calibri"/>
        </w:rPr>
        <w:t>на складских площадках компаний группы «Полюс»:</w:t>
      </w:r>
    </w:p>
    <w:p w14:paraId="0F7B7A6C" w14:textId="77777777" w:rsidR="00A42C93" w:rsidRDefault="00A42C93" w:rsidP="00823682">
      <w:pPr>
        <w:pStyle w:val="afc"/>
        <w:numPr>
          <w:ilvl w:val="0"/>
          <w:numId w:val="78"/>
        </w:numPr>
        <w:rPr>
          <w:rFonts w:eastAsia="Calibri"/>
        </w:rPr>
      </w:pPr>
      <w:r>
        <w:rPr>
          <w:rFonts w:eastAsia="Calibri"/>
        </w:rPr>
        <w:t xml:space="preserve">уточнение склада/складов, требующих внедрения </w:t>
      </w:r>
      <w:r>
        <w:rPr>
          <w:rFonts w:eastAsia="Calibri"/>
          <w:lang w:val="en-US"/>
        </w:rPr>
        <w:t>SAP</w:t>
      </w:r>
      <w:r w:rsidRPr="007149C1">
        <w:rPr>
          <w:rFonts w:eastAsia="Calibri"/>
        </w:rPr>
        <w:t xml:space="preserve"> </w:t>
      </w:r>
      <w:r>
        <w:rPr>
          <w:rFonts w:eastAsia="Calibri"/>
          <w:lang w:val="en-US"/>
        </w:rPr>
        <w:t>EWM</w:t>
      </w:r>
      <w:r>
        <w:rPr>
          <w:rFonts w:eastAsia="Calibri"/>
        </w:rPr>
        <w:t>;</w:t>
      </w:r>
    </w:p>
    <w:p w14:paraId="0F144499" w14:textId="77777777" w:rsidR="00A42C93" w:rsidRDefault="00A42C93" w:rsidP="00823682">
      <w:pPr>
        <w:pStyle w:val="afc"/>
        <w:numPr>
          <w:ilvl w:val="0"/>
          <w:numId w:val="78"/>
        </w:numPr>
        <w:rPr>
          <w:rFonts w:eastAsia="Calibri"/>
        </w:rPr>
      </w:pPr>
      <w:r>
        <w:rPr>
          <w:rFonts w:eastAsia="Calibri"/>
        </w:rPr>
        <w:t>а</w:t>
      </w:r>
      <w:r w:rsidRPr="007149C1">
        <w:rPr>
          <w:rFonts w:eastAsia="Calibri"/>
        </w:rPr>
        <w:t>дресация физических мест хранения</w:t>
      </w:r>
      <w:r>
        <w:rPr>
          <w:rFonts w:eastAsia="Calibri"/>
        </w:rPr>
        <w:t>;</w:t>
      </w:r>
    </w:p>
    <w:p w14:paraId="17986060" w14:textId="77777777" w:rsidR="00A42C93" w:rsidRDefault="00A42C93" w:rsidP="00823682">
      <w:pPr>
        <w:pStyle w:val="afc"/>
        <w:numPr>
          <w:ilvl w:val="0"/>
          <w:numId w:val="78"/>
        </w:numPr>
        <w:rPr>
          <w:rFonts w:eastAsia="Calibri"/>
        </w:rPr>
      </w:pPr>
      <w:r>
        <w:rPr>
          <w:rFonts w:eastAsia="Calibri"/>
        </w:rPr>
        <w:t>разработка целевой схемы размещения запасов МТР на складах;</w:t>
      </w:r>
    </w:p>
    <w:p w14:paraId="4BB5FE98" w14:textId="77777777" w:rsidR="00A42C93" w:rsidRDefault="00A42C93" w:rsidP="00823682">
      <w:pPr>
        <w:pStyle w:val="afc"/>
        <w:numPr>
          <w:ilvl w:val="0"/>
          <w:numId w:val="78"/>
        </w:numPr>
        <w:rPr>
          <w:rFonts w:eastAsia="Calibri"/>
        </w:rPr>
      </w:pPr>
      <w:r>
        <w:rPr>
          <w:rFonts w:eastAsia="Calibri"/>
        </w:rPr>
        <w:t>о</w:t>
      </w:r>
      <w:r w:rsidRPr="007149C1">
        <w:rPr>
          <w:rFonts w:eastAsia="Calibri"/>
        </w:rPr>
        <w:t xml:space="preserve">ценка полноты НСИ для </w:t>
      </w:r>
      <w:r>
        <w:rPr>
          <w:rFonts w:eastAsia="Calibri"/>
          <w:lang w:val="en-US"/>
        </w:rPr>
        <w:t>SAP</w:t>
      </w:r>
      <w:r w:rsidRPr="007149C1">
        <w:rPr>
          <w:rFonts w:eastAsia="Calibri"/>
        </w:rPr>
        <w:t xml:space="preserve"> EWM и достоверности складских остатков</w:t>
      </w:r>
      <w:r>
        <w:rPr>
          <w:rFonts w:eastAsia="Calibri"/>
        </w:rPr>
        <w:t>;</w:t>
      </w:r>
    </w:p>
    <w:p w14:paraId="1FF4DE25" w14:textId="437A40EF" w:rsidR="00A42C93" w:rsidRDefault="00A42C93" w:rsidP="00823682">
      <w:pPr>
        <w:pStyle w:val="afc"/>
        <w:numPr>
          <w:ilvl w:val="0"/>
          <w:numId w:val="78"/>
        </w:numPr>
        <w:rPr>
          <w:rFonts w:eastAsia="Calibri"/>
        </w:rPr>
      </w:pPr>
      <w:r>
        <w:rPr>
          <w:rFonts w:eastAsia="Calibri"/>
        </w:rPr>
        <w:t>р</w:t>
      </w:r>
      <w:r w:rsidRPr="007149C1">
        <w:rPr>
          <w:rFonts w:eastAsia="Calibri"/>
        </w:rPr>
        <w:t>азработка методов идентификации МТР</w:t>
      </w:r>
      <w:r>
        <w:rPr>
          <w:rFonts w:eastAsia="Calibri"/>
        </w:rPr>
        <w:t>;</w:t>
      </w:r>
    </w:p>
    <w:p w14:paraId="51910067" w14:textId="75513E82" w:rsidR="00B4159A" w:rsidRDefault="00A42C93" w:rsidP="00823682">
      <w:pPr>
        <w:pStyle w:val="afc"/>
        <w:numPr>
          <w:ilvl w:val="0"/>
          <w:numId w:val="78"/>
        </w:numPr>
        <w:rPr>
          <w:rFonts w:eastAsia="Calibri"/>
        </w:rPr>
      </w:pPr>
      <w:r w:rsidRPr="00A42C93">
        <w:rPr>
          <w:rFonts w:eastAsia="Calibri"/>
        </w:rPr>
        <w:t>подготовка техническ</w:t>
      </w:r>
      <w:r w:rsidR="006D14FA">
        <w:rPr>
          <w:rFonts w:eastAsia="Calibri"/>
        </w:rPr>
        <w:t>ой базы для использования штрих</w:t>
      </w:r>
      <w:r w:rsidRPr="00A42C93">
        <w:rPr>
          <w:rFonts w:eastAsia="Calibri"/>
        </w:rPr>
        <w:t>кодирования.</w:t>
      </w:r>
    </w:p>
    <w:p w14:paraId="351228CD" w14:textId="6953C982" w:rsidR="00A42C93" w:rsidRPr="00A42C93" w:rsidRDefault="00A42C93" w:rsidP="00A42C93">
      <w:pPr>
        <w:ind w:firstLine="709"/>
        <w:rPr>
          <w:rFonts w:eastAsia="Calibri"/>
        </w:rPr>
      </w:pPr>
      <w:r>
        <w:rPr>
          <w:rFonts w:eastAsia="Calibri"/>
        </w:rPr>
        <w:t>Кроме</w:t>
      </w:r>
      <w:r w:rsidR="00D8692F">
        <w:rPr>
          <w:rFonts w:eastAsia="Calibri"/>
        </w:rPr>
        <w:t xml:space="preserve"> того, в р</w:t>
      </w:r>
      <w:r w:rsidR="00380728">
        <w:rPr>
          <w:rFonts w:eastAsia="Calibri"/>
        </w:rPr>
        <w:t>амках п</w:t>
      </w:r>
      <w:r w:rsidR="00D8692F">
        <w:rPr>
          <w:rFonts w:eastAsia="Calibri"/>
        </w:rPr>
        <w:t>одго</w:t>
      </w:r>
      <w:r>
        <w:rPr>
          <w:rFonts w:eastAsia="Calibri"/>
        </w:rPr>
        <w:t xml:space="preserve">товки складов к автоматизации </w:t>
      </w:r>
      <w:r w:rsidR="00E33D2F">
        <w:rPr>
          <w:rFonts w:eastAsia="Calibri"/>
        </w:rPr>
        <w:t>рекомендуется</w:t>
      </w:r>
      <w:r>
        <w:rPr>
          <w:rFonts w:eastAsia="Calibri"/>
        </w:rPr>
        <w:t xml:space="preserve"> выполнить следующие действия:</w:t>
      </w:r>
    </w:p>
    <w:p w14:paraId="42C94BA8" w14:textId="643E4002" w:rsidR="00B4159A" w:rsidRDefault="00B4159A" w:rsidP="00C728F9">
      <w:pPr>
        <w:pStyle w:val="afc"/>
        <w:numPr>
          <w:ilvl w:val="0"/>
          <w:numId w:val="13"/>
        </w:numPr>
      </w:pPr>
      <w:r>
        <w:t xml:space="preserve">подготовка </w:t>
      </w:r>
      <w:r w:rsidR="00BF2FB6">
        <w:t xml:space="preserve">актуального </w:t>
      </w:r>
      <w:r>
        <w:t xml:space="preserve">справочника материалов в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t>;</w:t>
      </w:r>
    </w:p>
    <w:p w14:paraId="3F683683" w14:textId="77777777" w:rsidR="00B4159A" w:rsidRDefault="00B4159A" w:rsidP="00C728F9">
      <w:pPr>
        <w:pStyle w:val="afc"/>
        <w:numPr>
          <w:ilvl w:val="0"/>
          <w:numId w:val="13"/>
        </w:numPr>
      </w:pPr>
      <w:r>
        <w:t>присутствие в справочнике только уникальных позиций МТР, отсутствие дубликатов и неактуальных позиций;</w:t>
      </w:r>
    </w:p>
    <w:p w14:paraId="1C000833" w14:textId="108ED014" w:rsidR="00B4159A" w:rsidRDefault="00461083" w:rsidP="00C728F9">
      <w:pPr>
        <w:pStyle w:val="afc"/>
        <w:numPr>
          <w:ilvl w:val="0"/>
          <w:numId w:val="13"/>
        </w:numPr>
      </w:pPr>
      <w:r>
        <w:t xml:space="preserve">фиксирование </w:t>
      </w:r>
      <w:r w:rsidR="00B4159A">
        <w:t xml:space="preserve">свойств МТР, необходимых для настройки правил их обработки, включая </w:t>
      </w:r>
      <w:r w:rsidR="0095357B">
        <w:t xml:space="preserve">правила обработки, </w:t>
      </w:r>
      <w:r w:rsidR="00B4159A">
        <w:t>единицы измерения и упаковочные спецификации;</w:t>
      </w:r>
    </w:p>
    <w:p w14:paraId="2A11E134" w14:textId="77777777" w:rsidR="0095357B" w:rsidRDefault="0095357B" w:rsidP="0095357B">
      <w:pPr>
        <w:pStyle w:val="afc"/>
        <w:numPr>
          <w:ilvl w:val="0"/>
          <w:numId w:val="13"/>
        </w:numPr>
      </w:pPr>
      <w:r>
        <w:t>предварительная проработка стратегий размещения, хранения, пополнения и комплектования МТР на складах;</w:t>
      </w:r>
    </w:p>
    <w:p w14:paraId="55CEB674" w14:textId="77777777" w:rsidR="0095357B" w:rsidRDefault="0095357B" w:rsidP="0095357B">
      <w:pPr>
        <w:pStyle w:val="afc"/>
        <w:numPr>
          <w:ilvl w:val="0"/>
          <w:numId w:val="13"/>
        </w:numPr>
      </w:pPr>
      <w:r>
        <w:t>физическое разделение закрытых складов и открытых площадок на складские участки, складские места и т.д. Идентификация складских участков и мест там, где это возможно;</w:t>
      </w:r>
    </w:p>
    <w:p w14:paraId="48474061" w14:textId="0EDCE227" w:rsidR="00B4159A" w:rsidRDefault="00B4159A" w:rsidP="00C728F9">
      <w:pPr>
        <w:pStyle w:val="afc"/>
        <w:numPr>
          <w:ilvl w:val="0"/>
          <w:numId w:val="13"/>
        </w:numPr>
      </w:pPr>
      <w:r>
        <w:t xml:space="preserve">настройка в </w:t>
      </w:r>
      <w:r w:rsidR="007961EE">
        <w:t xml:space="preserve">модуле </w:t>
      </w:r>
      <w:r w:rsidR="007961EE">
        <w:rPr>
          <w:lang w:val="en-US"/>
        </w:rPr>
        <w:t>SAP</w:t>
      </w:r>
      <w:r w:rsidR="007961EE" w:rsidRPr="007961EE">
        <w:t xml:space="preserve"> </w:t>
      </w:r>
      <w:r w:rsidR="007961EE">
        <w:rPr>
          <w:lang w:val="en-US"/>
        </w:rPr>
        <w:t>EWM</w:t>
      </w:r>
      <w:r>
        <w:t xml:space="preserve"> </w:t>
      </w:r>
      <w:r w:rsidR="0095357B">
        <w:t>корректной организационной структуры</w:t>
      </w:r>
      <w:r>
        <w:t xml:space="preserve"> складов, включая склады, складские участки, складские места и т.д.;</w:t>
      </w:r>
    </w:p>
    <w:p w14:paraId="4ADC99A8" w14:textId="064EDB73" w:rsidR="00B65657" w:rsidRDefault="00B65657" w:rsidP="00C728F9">
      <w:pPr>
        <w:pStyle w:val="afc"/>
        <w:numPr>
          <w:ilvl w:val="0"/>
          <w:numId w:val="13"/>
        </w:numPr>
      </w:pPr>
      <w:r>
        <w:t xml:space="preserve">подготовка данных по остаткам МТР с точностью до складского места для последующей загрузки данных в </w:t>
      </w:r>
      <w:r>
        <w:rPr>
          <w:lang w:val="en-US"/>
        </w:rPr>
        <w:t>SAP</w:t>
      </w:r>
      <w:r w:rsidRPr="00B65657">
        <w:t xml:space="preserve"> </w:t>
      </w:r>
      <w:r>
        <w:rPr>
          <w:lang w:val="en-US"/>
        </w:rPr>
        <w:t>EWM</w:t>
      </w:r>
      <w:r>
        <w:t>;</w:t>
      </w:r>
    </w:p>
    <w:p w14:paraId="0709EB1B" w14:textId="008BF3BF" w:rsidR="00B4159A" w:rsidRDefault="00B4159A" w:rsidP="00C728F9">
      <w:pPr>
        <w:pStyle w:val="afc"/>
        <w:numPr>
          <w:ilvl w:val="0"/>
          <w:numId w:val="13"/>
        </w:numPr>
      </w:pPr>
      <w:r>
        <w:t xml:space="preserve">корректная загрузка в </w:t>
      </w:r>
      <w:r w:rsidR="007961EE">
        <w:rPr>
          <w:lang w:val="en-US"/>
        </w:rPr>
        <w:t>SAP</w:t>
      </w:r>
      <w:r w:rsidR="007961EE" w:rsidRPr="007961EE">
        <w:t xml:space="preserve"> </w:t>
      </w:r>
      <w:r w:rsidR="007961EE">
        <w:rPr>
          <w:lang w:val="en-US"/>
        </w:rPr>
        <w:t>EWM</w:t>
      </w:r>
      <w:r w:rsidR="00BF2FB6">
        <w:t xml:space="preserve"> данных по остаткам МТР</w:t>
      </w:r>
      <w:r>
        <w:t>;</w:t>
      </w:r>
    </w:p>
    <w:p w14:paraId="228D143F" w14:textId="48970477" w:rsidR="00B4159A" w:rsidRDefault="00B4159A" w:rsidP="00C728F9">
      <w:pPr>
        <w:pStyle w:val="afc"/>
        <w:numPr>
          <w:ilvl w:val="0"/>
          <w:numId w:val="13"/>
        </w:numPr>
      </w:pPr>
      <w:r>
        <w:t>настройка терминалов сбора данных, прин</w:t>
      </w:r>
      <w:r w:rsidR="00380728">
        <w:t>т</w:t>
      </w:r>
      <w:r>
        <w:t xml:space="preserve">еров этикеток, сети </w:t>
      </w:r>
      <w:r w:rsidRPr="00DE2A1C">
        <w:rPr>
          <w:lang w:val="en-US"/>
        </w:rPr>
        <w:t>Wi</w:t>
      </w:r>
      <w:r w:rsidRPr="00415B16">
        <w:t>-</w:t>
      </w:r>
      <w:r w:rsidRPr="00DE2A1C">
        <w:rPr>
          <w:lang w:val="en-US"/>
        </w:rPr>
        <w:t>Fi</w:t>
      </w:r>
      <w:r>
        <w:t>;</w:t>
      </w:r>
    </w:p>
    <w:p w14:paraId="194E7986" w14:textId="0989344A" w:rsidR="00B4159A" w:rsidRDefault="00B4159A" w:rsidP="00C728F9">
      <w:pPr>
        <w:pStyle w:val="afc"/>
        <w:numPr>
          <w:ilvl w:val="0"/>
          <w:numId w:val="13"/>
        </w:numPr>
      </w:pPr>
      <w:r>
        <w:t xml:space="preserve">обучение пользователей работе в </w:t>
      </w:r>
      <w:r w:rsidR="007961EE">
        <w:t xml:space="preserve">модуле </w:t>
      </w:r>
      <w:r w:rsidR="007961EE">
        <w:rPr>
          <w:lang w:val="en-US"/>
        </w:rPr>
        <w:t>SAP</w:t>
      </w:r>
      <w:r w:rsidR="007961EE" w:rsidRPr="007961EE">
        <w:t xml:space="preserve"> </w:t>
      </w:r>
      <w:r w:rsidR="007961EE">
        <w:rPr>
          <w:lang w:val="en-US"/>
        </w:rPr>
        <w:t>EWM</w:t>
      </w:r>
      <w:r>
        <w:t>.</w:t>
      </w:r>
    </w:p>
    <w:p w14:paraId="3A508536" w14:textId="736D7620" w:rsidR="007974BB" w:rsidRDefault="007974BB" w:rsidP="007974BB"/>
    <w:p w14:paraId="49598F4D" w14:textId="40D33B8C" w:rsidR="006E5BB9" w:rsidRDefault="006E5BB9" w:rsidP="007974BB"/>
    <w:p w14:paraId="02A04A5F" w14:textId="628D5F84" w:rsidR="002635FE" w:rsidRDefault="002635FE" w:rsidP="007974BB"/>
    <w:p w14:paraId="64963427" w14:textId="77777777" w:rsidR="002635FE" w:rsidRDefault="002635FE" w:rsidP="007974BB"/>
    <w:p w14:paraId="574F3055" w14:textId="77777777" w:rsidR="00FA572B" w:rsidRPr="00FA572B" w:rsidRDefault="00FA572B" w:rsidP="00FA572B">
      <w:pPr>
        <w:pStyle w:val="1"/>
        <w:rPr>
          <w:rFonts w:eastAsia="Calibri"/>
        </w:rPr>
      </w:pPr>
      <w:bookmarkStart w:id="263" w:name="_Toc523232521"/>
      <w:bookmarkStart w:id="264" w:name="_Toc523401885"/>
      <w:bookmarkStart w:id="265" w:name="_Toc523413704"/>
      <w:bookmarkStart w:id="266" w:name="_Toc524079758"/>
      <w:bookmarkStart w:id="267" w:name="_Toc524079843"/>
      <w:bookmarkStart w:id="268" w:name="_Toc524083146"/>
      <w:bookmarkStart w:id="269" w:name="_Toc525914712"/>
      <w:bookmarkStart w:id="270" w:name="_Toc70236844"/>
      <w:r w:rsidRPr="00FA572B">
        <w:rPr>
          <w:rFonts w:eastAsia="Calibri"/>
        </w:rPr>
        <w:lastRenderedPageBreak/>
        <w:t>Бизнес-требования</w:t>
      </w:r>
      <w:bookmarkEnd w:id="263"/>
      <w:bookmarkEnd w:id="264"/>
      <w:bookmarkEnd w:id="265"/>
      <w:bookmarkEnd w:id="266"/>
      <w:bookmarkEnd w:id="267"/>
      <w:bookmarkEnd w:id="268"/>
      <w:bookmarkEnd w:id="269"/>
      <w:r w:rsidRPr="00FA572B">
        <w:rPr>
          <w:rFonts w:eastAsia="Calibri"/>
        </w:rPr>
        <w:t xml:space="preserve"> </w:t>
      </w:r>
    </w:p>
    <w:p w14:paraId="13FDFEB4" w14:textId="3A0266C5" w:rsidR="00FA572B" w:rsidRDefault="00363CBE" w:rsidP="00FA572B">
      <w:pPr>
        <w:spacing w:after="240" w:line="276" w:lineRule="auto"/>
        <w:ind w:firstLine="567"/>
        <w:rPr>
          <w:rFonts w:cs="Arial"/>
        </w:rPr>
      </w:pPr>
      <w:r w:rsidRPr="00363CBE">
        <w:rPr>
          <w:rFonts w:cs="Arial"/>
        </w:rPr>
        <w:t xml:space="preserve">Формализованные бизнес-требования </w:t>
      </w:r>
      <w:r w:rsidR="00105D6B">
        <w:rPr>
          <w:rFonts w:cs="Arial"/>
        </w:rPr>
        <w:t xml:space="preserve">к процессам </w:t>
      </w:r>
      <w:r w:rsidRPr="00363CBE">
        <w:rPr>
          <w:rFonts w:cs="Arial"/>
        </w:rPr>
        <w:t xml:space="preserve">приведены в Приложении № </w:t>
      </w:r>
      <w:r>
        <w:rPr>
          <w:rFonts w:cs="Arial"/>
        </w:rPr>
        <w:t>2</w:t>
      </w:r>
      <w:r w:rsidRPr="00363CBE">
        <w:rPr>
          <w:rFonts w:cs="Arial"/>
        </w:rPr>
        <w:t>.</w:t>
      </w:r>
    </w:p>
    <w:p w14:paraId="092D611F" w14:textId="77777777" w:rsidR="007974BB" w:rsidRPr="00363CBE" w:rsidRDefault="007974BB" w:rsidP="00FA572B">
      <w:pPr>
        <w:spacing w:after="240" w:line="276" w:lineRule="auto"/>
        <w:ind w:firstLine="567"/>
        <w:rPr>
          <w:rFonts w:cs="Arial"/>
        </w:rPr>
      </w:pPr>
    </w:p>
    <w:p w14:paraId="189D16CF" w14:textId="3224AE32" w:rsidR="00695202" w:rsidRPr="00F94454" w:rsidRDefault="00695202" w:rsidP="00882AFC">
      <w:pPr>
        <w:pStyle w:val="1"/>
        <w:rPr>
          <w:rFonts w:eastAsia="Calibri"/>
        </w:rPr>
      </w:pPr>
      <w:bookmarkStart w:id="271" w:name="_Toc523232522"/>
      <w:bookmarkStart w:id="272" w:name="_Toc523401886"/>
      <w:bookmarkStart w:id="273" w:name="_Toc523413705"/>
      <w:bookmarkStart w:id="274" w:name="_Toc524079759"/>
      <w:bookmarkStart w:id="275" w:name="_Toc524079844"/>
      <w:bookmarkStart w:id="276" w:name="_Toc524083147"/>
      <w:bookmarkStart w:id="277" w:name="_Toc525914713"/>
      <w:r w:rsidRPr="00F94454">
        <w:rPr>
          <w:rFonts w:eastAsia="Calibri"/>
        </w:rPr>
        <w:t>Реализация бизнес-процесс</w:t>
      </w:r>
      <w:r w:rsidR="00954BE3">
        <w:rPr>
          <w:rFonts w:eastAsia="Calibri"/>
        </w:rPr>
        <w:t>ов</w:t>
      </w:r>
      <w:bookmarkEnd w:id="271"/>
      <w:bookmarkEnd w:id="272"/>
      <w:bookmarkEnd w:id="273"/>
      <w:bookmarkEnd w:id="274"/>
      <w:bookmarkEnd w:id="275"/>
      <w:bookmarkEnd w:id="276"/>
      <w:bookmarkEnd w:id="277"/>
      <w:r w:rsidR="006C49F8">
        <w:rPr>
          <w:rFonts w:eastAsia="Calibri"/>
          <w:lang w:val="en-US"/>
        </w:rPr>
        <w:t xml:space="preserve"> </w:t>
      </w:r>
    </w:p>
    <w:p w14:paraId="650BCC31" w14:textId="6C4AD75E" w:rsidR="000835FE" w:rsidRPr="00214895" w:rsidRDefault="00214895" w:rsidP="00214895">
      <w:pPr>
        <w:pStyle w:val="22"/>
        <w:rPr>
          <w:rFonts w:eastAsiaTheme="majorEastAsia"/>
        </w:rPr>
      </w:pPr>
      <w:bookmarkStart w:id="278" w:name="_Toc523232523"/>
      <w:bookmarkStart w:id="279" w:name="_Toc523401887"/>
      <w:bookmarkStart w:id="280" w:name="_Toc523413706"/>
      <w:bookmarkStart w:id="281" w:name="_Toc524079760"/>
      <w:bookmarkStart w:id="282" w:name="_Toc524079845"/>
      <w:bookmarkStart w:id="283" w:name="_Toc524083148"/>
      <w:bookmarkStart w:id="284" w:name="_Toc525914714"/>
      <w:bookmarkStart w:id="285" w:name="_Ref491168313"/>
      <w:r w:rsidRPr="00214895">
        <w:rPr>
          <w:rFonts w:eastAsiaTheme="majorEastAsia"/>
        </w:rPr>
        <w:t>5</w:t>
      </w:r>
      <w:r>
        <w:rPr>
          <w:rFonts w:eastAsiaTheme="majorEastAsia"/>
        </w:rPr>
        <w:t xml:space="preserve">.1. </w:t>
      </w:r>
      <w:r w:rsidR="000835FE" w:rsidRPr="00214895">
        <w:rPr>
          <w:rFonts w:eastAsiaTheme="majorEastAsia"/>
        </w:rPr>
        <w:t>Описание бизнес-процессов</w:t>
      </w:r>
      <w:r w:rsidR="00681EE2" w:rsidRPr="00214895">
        <w:rPr>
          <w:rFonts w:eastAsiaTheme="majorEastAsia"/>
        </w:rPr>
        <w:t xml:space="preserve"> </w:t>
      </w:r>
      <w:r w:rsidR="00D9149F" w:rsidRPr="00214895">
        <w:rPr>
          <w:rFonts w:eastAsiaTheme="majorEastAsia"/>
        </w:rPr>
        <w:t>ПП-</w:t>
      </w:r>
      <w:r w:rsidR="005D2934" w:rsidRPr="00214895">
        <w:rPr>
          <w:rFonts w:eastAsiaTheme="majorEastAsia"/>
        </w:rPr>
        <w:t xml:space="preserve">10.07 </w:t>
      </w:r>
      <w:r w:rsidR="00681EE2" w:rsidRPr="00214895">
        <w:rPr>
          <w:rFonts w:eastAsiaTheme="majorEastAsia"/>
        </w:rPr>
        <w:t>СКЛАДСКАЯ ЛОГИСТИКА</w:t>
      </w:r>
      <w:bookmarkEnd w:id="278"/>
      <w:bookmarkEnd w:id="279"/>
      <w:bookmarkEnd w:id="280"/>
      <w:bookmarkEnd w:id="281"/>
      <w:bookmarkEnd w:id="282"/>
      <w:bookmarkEnd w:id="283"/>
      <w:bookmarkEnd w:id="284"/>
    </w:p>
    <w:p w14:paraId="7F2A0D3F" w14:textId="1C5AC5B1" w:rsidR="00101861" w:rsidRPr="00214895" w:rsidRDefault="00101861" w:rsidP="00101861">
      <w:pPr>
        <w:pStyle w:val="3"/>
      </w:pPr>
      <w:bookmarkStart w:id="286" w:name="_Toc523232524"/>
      <w:bookmarkStart w:id="287" w:name="_Toc523401888"/>
      <w:bookmarkStart w:id="288" w:name="_Toc523413707"/>
      <w:bookmarkStart w:id="289" w:name="_Toc524079761"/>
      <w:bookmarkStart w:id="290" w:name="_Toc524079846"/>
      <w:bookmarkStart w:id="291" w:name="_Toc524083149"/>
      <w:bookmarkStart w:id="292" w:name="_Toc525914715"/>
      <w:r w:rsidRPr="00214895">
        <w:t>Описание бизнес-процесса ПП-10.07.0</w:t>
      </w:r>
      <w:r>
        <w:t>2-</w:t>
      </w:r>
      <w:r>
        <w:rPr>
          <w:lang w:val="en-US"/>
        </w:rPr>
        <w:t>ERP</w:t>
      </w:r>
      <w:r w:rsidRPr="00214895">
        <w:t xml:space="preserve"> </w:t>
      </w:r>
      <w:r>
        <w:t>Планирование работы складской логистики</w:t>
      </w:r>
      <w:bookmarkEnd w:id="286"/>
      <w:bookmarkEnd w:id="287"/>
      <w:bookmarkEnd w:id="288"/>
      <w:bookmarkEnd w:id="289"/>
      <w:bookmarkEnd w:id="290"/>
      <w:bookmarkEnd w:id="291"/>
      <w:bookmarkEnd w:id="292"/>
    </w:p>
    <w:p w14:paraId="56D68C7B" w14:textId="7FD82172" w:rsidR="00101861" w:rsidRPr="00A86721" w:rsidRDefault="00101861" w:rsidP="00101861">
      <w:pPr>
        <w:ind w:firstLine="709"/>
        <w:rPr>
          <w:rFonts w:eastAsiaTheme="majorEastAsia"/>
        </w:rPr>
      </w:pPr>
    </w:p>
    <w:p w14:paraId="30DB098C" w14:textId="77777777" w:rsidR="00101861" w:rsidRDefault="00101861" w:rsidP="00101861">
      <w:pPr>
        <w:ind w:firstLine="709"/>
      </w:pPr>
      <w:r>
        <w:t>В д</w:t>
      </w:r>
      <w:r w:rsidRPr="006D77D6">
        <w:t>анн</w:t>
      </w:r>
      <w:r>
        <w:t>ом</w:t>
      </w:r>
      <w:r w:rsidRPr="006D77D6">
        <w:t xml:space="preserve"> процесс</w:t>
      </w:r>
      <w:r>
        <w:t>е выполняется</w:t>
      </w:r>
      <w:r w:rsidRPr="006D77D6">
        <w:t xml:space="preserve"> </w:t>
      </w:r>
      <w:r>
        <w:t>к</w:t>
      </w:r>
      <w:r w:rsidRPr="000660AF">
        <w:t>онсолидация плановых поступлений и отпус</w:t>
      </w:r>
      <w:r>
        <w:t>ков,</w:t>
      </w:r>
      <w:r w:rsidRPr="000660AF">
        <w:t xml:space="preserve"> </w:t>
      </w:r>
      <w:r>
        <w:t>ф</w:t>
      </w:r>
      <w:r w:rsidRPr="000660AF">
        <w:t xml:space="preserve">ормирование долгосрочного, среднесрочного и оперативного плана </w:t>
      </w:r>
      <w:r>
        <w:t>грузоперевозок.</w:t>
      </w:r>
      <w:r w:rsidRPr="000660AF">
        <w:t xml:space="preserve"> </w:t>
      </w:r>
      <w:r>
        <w:t xml:space="preserve">Анализируется оптимальность плановых документов, их выполнимость в связи с логистическими возможностями, принимаются решения о необходимости внесения корректировок в плановые документы, формируется план грузоперевозок, на основании которого возможно формирование прочих планов для </w:t>
      </w:r>
      <w:r w:rsidRPr="000660AF">
        <w:t xml:space="preserve">привлечения </w:t>
      </w:r>
      <w:r>
        <w:t xml:space="preserve">необходимых </w:t>
      </w:r>
      <w:r w:rsidRPr="000660AF">
        <w:t>ресурсов и персонала.</w:t>
      </w:r>
    </w:p>
    <w:p w14:paraId="5E0A13C7" w14:textId="3FCAB7C8" w:rsidR="00101861" w:rsidRDefault="00101861" w:rsidP="00101861">
      <w:pPr>
        <w:ind w:firstLine="709"/>
      </w:pPr>
      <w:r>
        <w:t xml:space="preserve">Объемный план грузоперевозок формируется в </w:t>
      </w:r>
      <w:r>
        <w:rPr>
          <w:lang w:val="en-US"/>
        </w:rPr>
        <w:t>SAP</w:t>
      </w:r>
      <w:r w:rsidRPr="00947AC8">
        <w:t xml:space="preserve"> </w:t>
      </w:r>
      <w:r>
        <w:rPr>
          <w:lang w:val="en-US"/>
        </w:rPr>
        <w:t>BI</w:t>
      </w:r>
      <w:r w:rsidRPr="00947AC8">
        <w:t xml:space="preserve"> </w:t>
      </w:r>
      <w:r>
        <w:t>на основании гибкой матрицы «Складская и транспортная логистика» (подробнее см. шаг ПП-10.07.02.0</w:t>
      </w:r>
      <w:r w:rsidR="00D34F7C">
        <w:t>20</w:t>
      </w:r>
      <w:r>
        <w:t>). План имеет следующую структуру:</w:t>
      </w:r>
    </w:p>
    <w:p w14:paraId="43A5A3EB" w14:textId="77777777" w:rsidR="00101861" w:rsidRDefault="00101861" w:rsidP="00101861">
      <w:pPr>
        <w:pStyle w:val="afc"/>
        <w:numPr>
          <w:ilvl w:val="0"/>
          <w:numId w:val="83"/>
        </w:numPr>
        <w:ind w:firstLine="709"/>
      </w:pPr>
      <w:r>
        <w:t>Отправитель МТР (Поставщик или Склад-отправитель)</w:t>
      </w:r>
    </w:p>
    <w:p w14:paraId="448E340E" w14:textId="77777777" w:rsidR="00101861" w:rsidRDefault="00101861" w:rsidP="00101861">
      <w:pPr>
        <w:pStyle w:val="afc"/>
        <w:numPr>
          <w:ilvl w:val="0"/>
          <w:numId w:val="83"/>
        </w:numPr>
        <w:ind w:firstLine="709"/>
      </w:pPr>
      <w:r>
        <w:t>Получатель МТР (Клиент или Склад-получатель)</w:t>
      </w:r>
    </w:p>
    <w:p w14:paraId="1E6FD414" w14:textId="77777777" w:rsidR="00101861" w:rsidRDefault="00101861" w:rsidP="00101861">
      <w:pPr>
        <w:pStyle w:val="afc"/>
        <w:numPr>
          <w:ilvl w:val="0"/>
          <w:numId w:val="83"/>
        </w:numPr>
        <w:ind w:firstLine="709"/>
      </w:pPr>
      <w:r>
        <w:t>Период (Месяц, Неделя, День)</w:t>
      </w:r>
    </w:p>
    <w:p w14:paraId="4327D8AF" w14:textId="2F3FCF26" w:rsidR="00101861" w:rsidRDefault="00101861" w:rsidP="00101861">
      <w:pPr>
        <w:pStyle w:val="afc"/>
        <w:numPr>
          <w:ilvl w:val="0"/>
          <w:numId w:val="83"/>
        </w:numPr>
        <w:ind w:firstLine="709"/>
      </w:pPr>
      <w:r>
        <w:t>Условия отгрузки МТР (На паллетах, Насыпной груз, Наливной груз и прочее) – определяется из карточки МТР.</w:t>
      </w:r>
    </w:p>
    <w:p w14:paraId="6AB08E1C" w14:textId="77777777" w:rsidR="00101861" w:rsidRDefault="00101861" w:rsidP="00101861">
      <w:pPr>
        <w:pStyle w:val="afc"/>
        <w:numPr>
          <w:ilvl w:val="0"/>
          <w:numId w:val="83"/>
        </w:numPr>
        <w:ind w:firstLine="709"/>
      </w:pPr>
      <w:r>
        <w:t>Тип ТС (Самосвал, Автоцистерна и прочее.) – определяется на основании условия отгрузки МТР</w:t>
      </w:r>
    </w:p>
    <w:p w14:paraId="1248AE87" w14:textId="77777777" w:rsidR="00101861" w:rsidRDefault="00101861" w:rsidP="00101861">
      <w:pPr>
        <w:pStyle w:val="afc"/>
        <w:numPr>
          <w:ilvl w:val="0"/>
          <w:numId w:val="83"/>
        </w:numPr>
        <w:ind w:firstLine="709"/>
      </w:pPr>
      <w:r>
        <w:t>Объем перевозок</w:t>
      </w:r>
    </w:p>
    <w:p w14:paraId="095C292B" w14:textId="77777777" w:rsidR="00101861" w:rsidRDefault="00101861" w:rsidP="00101861">
      <w:pPr>
        <w:pStyle w:val="afc"/>
        <w:numPr>
          <w:ilvl w:val="0"/>
          <w:numId w:val="83"/>
        </w:numPr>
        <w:ind w:firstLine="709"/>
      </w:pPr>
      <w:r>
        <w:t>Единица измерения (Т или М3)</w:t>
      </w:r>
    </w:p>
    <w:p w14:paraId="2FA40BF9" w14:textId="0C3F3C87" w:rsidR="00101861" w:rsidRDefault="00101861" w:rsidP="00101861">
      <w:pPr>
        <w:ind w:firstLine="709"/>
      </w:pPr>
      <w:r>
        <w:t>Полный набор аналитик приведен в альбоме отчетных форм по направлению МТО</w:t>
      </w:r>
      <w:r w:rsidR="00855A2D">
        <w:t xml:space="preserve"> (подробнее см. в</w:t>
      </w:r>
      <w:r w:rsidR="00855A2D" w:rsidRPr="00855A2D">
        <w:t xml:space="preserve"> ERP.5.1.19_КД_Отчетность по направлению МТО</w:t>
      </w:r>
      <w:r w:rsidR="00855A2D">
        <w:t>).</w:t>
      </w:r>
    </w:p>
    <w:p w14:paraId="436C0F85" w14:textId="704B40A4" w:rsidR="00101861" w:rsidRDefault="00101861" w:rsidP="00101861">
      <w:pPr>
        <w:ind w:firstLine="709"/>
      </w:pPr>
      <w:r>
        <w:t xml:space="preserve">При необходимости данный план может детализироваться до Кода ЕК МТР, а также до позиции системного документа </w:t>
      </w:r>
      <w:r>
        <w:rPr>
          <w:lang w:val="en-US"/>
        </w:rPr>
        <w:t>SAP</w:t>
      </w:r>
      <w:r>
        <w:t xml:space="preserve"> (Заявка, Заказ, Поставка).</w:t>
      </w:r>
    </w:p>
    <w:p w14:paraId="239C46C5" w14:textId="77777777" w:rsidR="00101861" w:rsidRDefault="00101861" w:rsidP="00101861">
      <w:pPr>
        <w:ind w:firstLine="709"/>
      </w:pPr>
      <w:r>
        <w:t>Данный план может быть сформирован как:</w:t>
      </w:r>
    </w:p>
    <w:p w14:paraId="3D53CB28" w14:textId="77777777" w:rsidR="00101861" w:rsidRPr="00CE6A86" w:rsidRDefault="00101861" w:rsidP="00101861">
      <w:pPr>
        <w:pStyle w:val="afc"/>
        <w:numPr>
          <w:ilvl w:val="0"/>
          <w:numId w:val="84"/>
        </w:numPr>
      </w:pPr>
      <w:r w:rsidRPr="007974BB">
        <w:rPr>
          <w:b/>
        </w:rPr>
        <w:t>План грузоперевозок</w:t>
      </w:r>
      <w:r>
        <w:t>: в</w:t>
      </w:r>
      <w:r w:rsidRPr="00CE6A86">
        <w:t xml:space="preserve"> разрезе отдельных маршрутов перевозки (Отправитель - Получатель)</w:t>
      </w:r>
      <w:r>
        <w:t>, когда</w:t>
      </w:r>
      <w:r w:rsidRPr="00CE6A86">
        <w:t xml:space="preserve"> </w:t>
      </w:r>
      <w:r>
        <w:t>отображаются запланированные объемы перевозок по отдельным транспортным маршрутам. В</w:t>
      </w:r>
      <w:r w:rsidRPr="00CE6A86">
        <w:t xml:space="preserve"> таком формате план удобен для анализа на предмет транспортных ограничений.</w:t>
      </w:r>
    </w:p>
    <w:p w14:paraId="52A5A455" w14:textId="77777777" w:rsidR="00101861" w:rsidRPr="00CE6A86" w:rsidRDefault="00101861" w:rsidP="00101861">
      <w:pPr>
        <w:pStyle w:val="afc"/>
        <w:numPr>
          <w:ilvl w:val="0"/>
          <w:numId w:val="84"/>
        </w:numPr>
      </w:pPr>
      <w:r w:rsidRPr="007974BB">
        <w:rPr>
          <w:b/>
        </w:rPr>
        <w:t>План грузопереработки</w:t>
      </w:r>
      <w:r>
        <w:t>: в</w:t>
      </w:r>
      <w:r w:rsidRPr="00CE6A86">
        <w:t xml:space="preserve"> разрезе отдельных складов</w:t>
      </w:r>
      <w:r>
        <w:t>, когда отражаются входящие и исходящие грузопотоки по отдельному складу. В таком формате план удобен для анализа на предмет складских ограничений.</w:t>
      </w:r>
    </w:p>
    <w:p w14:paraId="379E32D0" w14:textId="77777777" w:rsidR="00101861" w:rsidRDefault="00101861" w:rsidP="00101861">
      <w:pPr>
        <w:ind w:firstLine="709"/>
      </w:pPr>
      <w:r>
        <w:t>Процесс разделяется на 3 сценария:</w:t>
      </w:r>
    </w:p>
    <w:p w14:paraId="4B10188C" w14:textId="77777777" w:rsidR="00101861" w:rsidRPr="00E76FDC" w:rsidRDefault="00101861" w:rsidP="00101861">
      <w:pPr>
        <w:pStyle w:val="afc"/>
        <w:numPr>
          <w:ilvl w:val="0"/>
          <w:numId w:val="85"/>
        </w:numPr>
      </w:pPr>
      <w:r>
        <w:t>сценарий 1: Долгосрочное планирование;</w:t>
      </w:r>
    </w:p>
    <w:p w14:paraId="438A9B89" w14:textId="77777777" w:rsidR="00101861" w:rsidRPr="00E76FDC" w:rsidRDefault="00101861" w:rsidP="00101861">
      <w:pPr>
        <w:pStyle w:val="afc"/>
        <w:numPr>
          <w:ilvl w:val="0"/>
          <w:numId w:val="85"/>
        </w:numPr>
      </w:pPr>
      <w:r>
        <w:t>сценарий 2: Среднесрочное планирование;</w:t>
      </w:r>
    </w:p>
    <w:p w14:paraId="377DA718" w14:textId="77777777" w:rsidR="00101861" w:rsidRPr="00E76FDC" w:rsidRDefault="00101861" w:rsidP="00101861">
      <w:pPr>
        <w:pStyle w:val="afc"/>
        <w:numPr>
          <w:ilvl w:val="0"/>
          <w:numId w:val="85"/>
        </w:numPr>
      </w:pPr>
      <w:r>
        <w:t>сценарий 3: Оперативное планирование.</w:t>
      </w:r>
    </w:p>
    <w:p w14:paraId="6660F865" w14:textId="3EFF5DE4" w:rsidR="00C05B3B" w:rsidRPr="00C05B3B" w:rsidRDefault="00C05B3B" w:rsidP="00C05B3B">
      <w:pPr>
        <w:rPr>
          <w:rFonts w:eastAsiaTheme="majorEastAsia"/>
          <w:highlight w:val="yellow"/>
        </w:rPr>
      </w:pPr>
    </w:p>
    <w:p w14:paraId="41B5DDD2" w14:textId="77777777" w:rsidR="00C05B3B" w:rsidRPr="00C05B3B" w:rsidRDefault="00C05B3B" w:rsidP="00101861">
      <w:pPr>
        <w:ind w:firstLine="709"/>
        <w:rPr>
          <w:rFonts w:eastAsiaTheme="majorEastAsia"/>
        </w:rPr>
      </w:pPr>
    </w:p>
    <w:p w14:paraId="22BD7A4B" w14:textId="35C97CE7" w:rsidR="00101861" w:rsidRDefault="00101861" w:rsidP="00101861">
      <w:pPr>
        <w:ind w:firstLine="708"/>
        <w:rPr>
          <w:b/>
        </w:rPr>
      </w:pPr>
      <w:r w:rsidRPr="00765DD5">
        <w:rPr>
          <w:b/>
        </w:rPr>
        <w:t xml:space="preserve">Долгосрочное </w:t>
      </w:r>
      <w:commentRangeStart w:id="293"/>
      <w:commentRangeStart w:id="294"/>
      <w:r w:rsidRPr="00765DD5">
        <w:rPr>
          <w:b/>
        </w:rPr>
        <w:t>планирование</w:t>
      </w:r>
      <w:commentRangeEnd w:id="293"/>
      <w:r w:rsidR="00010168">
        <w:rPr>
          <w:rStyle w:val="aff7"/>
        </w:rPr>
        <w:commentReference w:id="293"/>
      </w:r>
      <w:commentRangeEnd w:id="294"/>
      <w:r w:rsidR="00311B81">
        <w:rPr>
          <w:rStyle w:val="aff7"/>
        </w:rPr>
        <w:commentReference w:id="294"/>
      </w:r>
    </w:p>
    <w:p w14:paraId="3FCCD981" w14:textId="77777777" w:rsidR="008E630C" w:rsidRPr="008E630C" w:rsidRDefault="008E630C" w:rsidP="008E630C">
      <w:pPr>
        <w:ind w:firstLine="709"/>
        <w:rPr>
          <w:rFonts w:cs="Arial"/>
        </w:rPr>
      </w:pPr>
      <w:r w:rsidRPr="008E630C">
        <w:rPr>
          <w:rFonts w:cs="Arial"/>
        </w:rPr>
        <w:t>Планирование программой ППМ (планирования потребности материалов) выполняется на предопределенный горизонт (предварительно 2 года). В результате прогона ППМ формируются заявки на закупку МТР и заявки на перемещение МТР в разрезе месяцев в рамках всего горизонта планирования (предварительно 2 года). Подробнее см. описание процесса ПП-10.03.04-ERP «Оперативное планирование обеспечения».</w:t>
      </w:r>
    </w:p>
    <w:p w14:paraId="30C1061A" w14:textId="77777777" w:rsidR="008E630C" w:rsidRPr="008E630C" w:rsidRDefault="008E630C" w:rsidP="008E630C">
      <w:pPr>
        <w:ind w:firstLine="709"/>
        <w:rPr>
          <w:rFonts w:cs="Arial"/>
        </w:rPr>
      </w:pPr>
      <w:r w:rsidRPr="008E630C">
        <w:rPr>
          <w:rFonts w:cs="Arial"/>
        </w:rPr>
        <w:t>На основании плановых перемещений и плановых поступлений формируется долгосрочный объёмный план грузоперевозок. Позиции плана отражаются в весогабаритных показателях и сворачиваются до параметров тип транспорта (например - авто, ж/д, речной) и типа груза (например – дизельное топливо, каменный уголь и т.п.). При необходимости позиция плана может быть развёрнута до уровня МТР или уровня позиций документов.</w:t>
      </w:r>
    </w:p>
    <w:p w14:paraId="7813DDEC" w14:textId="77777777" w:rsidR="008E630C" w:rsidRPr="008E630C" w:rsidRDefault="008E630C" w:rsidP="008E630C">
      <w:pPr>
        <w:ind w:firstLine="709"/>
        <w:rPr>
          <w:rFonts w:cs="Arial"/>
        </w:rPr>
      </w:pPr>
      <w:r w:rsidRPr="008E630C">
        <w:rPr>
          <w:rFonts w:cs="Arial"/>
        </w:rPr>
        <w:t xml:space="preserve">Заявки на перемещение и заявки на закупку МТР формируются автоматически ППМ </w:t>
      </w:r>
      <w:commentRangeStart w:id="295"/>
      <w:commentRangeStart w:id="296"/>
      <w:commentRangeStart w:id="297"/>
      <w:r w:rsidRPr="008E630C">
        <w:rPr>
          <w:rFonts w:cs="Arial"/>
        </w:rPr>
        <w:t>с дискретностью в один месяц</w:t>
      </w:r>
      <w:commentRangeEnd w:id="295"/>
      <w:r w:rsidR="00F71038">
        <w:rPr>
          <w:rStyle w:val="aff7"/>
        </w:rPr>
        <w:commentReference w:id="295"/>
      </w:r>
      <w:commentRangeEnd w:id="296"/>
      <w:r w:rsidR="005754F3">
        <w:rPr>
          <w:rStyle w:val="aff7"/>
        </w:rPr>
        <w:commentReference w:id="296"/>
      </w:r>
      <w:commentRangeEnd w:id="297"/>
      <w:r w:rsidR="00126BE4">
        <w:rPr>
          <w:rStyle w:val="aff7"/>
        </w:rPr>
        <w:commentReference w:id="297"/>
      </w:r>
      <w:r w:rsidRPr="008E630C">
        <w:rPr>
          <w:rFonts w:cs="Arial"/>
        </w:rPr>
        <w:t>, т.е. агрегируются все потребности за месяц и формируется одна заявка на общий объём дефицита.</w:t>
      </w:r>
    </w:p>
    <w:p w14:paraId="3E2517E0" w14:textId="0416F9F9" w:rsidR="00101861" w:rsidRDefault="008E630C" w:rsidP="008E630C">
      <w:pPr>
        <w:ind w:firstLine="709"/>
        <w:rPr>
          <w:rFonts w:cs="Arial"/>
        </w:rPr>
      </w:pPr>
      <w:r w:rsidRPr="008E630C">
        <w:rPr>
          <w:rFonts w:cs="Arial"/>
        </w:rPr>
        <w:t>Планировщик логистики анализирует на долгосрочном горизонте (условно год) плановые перемещения, полученные из процесса «Оперативное планирование обеспечения» в виде заявок на перемещение и, при необходимости внесения корректировок в позиции заявок на перемещение по нормируемым МТР, планировщик логистики отклоняет их, т.е. возвращает сток-контролёру на доработку.</w:t>
      </w:r>
    </w:p>
    <w:p w14:paraId="5C9C0357" w14:textId="7ECF432F" w:rsidR="008E630C" w:rsidRPr="008E630C" w:rsidRDefault="008E630C" w:rsidP="008E630C">
      <w:pPr>
        <w:ind w:firstLine="709"/>
        <w:rPr>
          <w:rFonts w:cs="Arial"/>
          <w:u w:val="single"/>
        </w:rPr>
      </w:pPr>
      <w:r w:rsidRPr="008E630C">
        <w:rPr>
          <w:rFonts w:cs="Arial"/>
          <w:u w:val="single"/>
        </w:rPr>
        <w:t>Использование долгосрочного плана грузоперевозок для формирования производственной программы Полюс Логистика</w:t>
      </w:r>
      <w:r>
        <w:rPr>
          <w:rFonts w:cs="Arial"/>
          <w:u w:val="single"/>
        </w:rPr>
        <w:t>:</w:t>
      </w:r>
    </w:p>
    <w:p w14:paraId="5A3EA7DD" w14:textId="77777777" w:rsidR="008E630C" w:rsidRPr="008E630C" w:rsidRDefault="008E630C" w:rsidP="008E630C">
      <w:pPr>
        <w:ind w:firstLine="709"/>
        <w:rPr>
          <w:rFonts w:cs="Arial"/>
        </w:rPr>
      </w:pPr>
      <w:r w:rsidRPr="008E630C">
        <w:rPr>
          <w:rFonts w:cs="Arial"/>
        </w:rPr>
        <w:t>Долгосрочный план грузоперевозок может использоваться, в том числе, в качестве источника данных для формирования производственной программы Полюс Логистики. Планирования производственной программы выполняется в Excel, но часть данных может быть получена из SAP.</w:t>
      </w:r>
    </w:p>
    <w:p w14:paraId="047B0401" w14:textId="77777777" w:rsidR="008E630C" w:rsidRPr="008E630C" w:rsidRDefault="008E630C" w:rsidP="008E630C">
      <w:pPr>
        <w:ind w:firstLine="709"/>
        <w:rPr>
          <w:rFonts w:cs="Arial"/>
        </w:rPr>
      </w:pPr>
      <w:r w:rsidRPr="008E630C">
        <w:rPr>
          <w:rFonts w:cs="Arial"/>
        </w:rPr>
        <w:t>В объем плана попадают только грузоперевозки под потребности МТР, которые планируются на годовом горизонте. Это потребность для ТОиР и Производства. Остальные грузоперевозки должны быть добавлены непосредственно в Excel форму производственной программы.</w:t>
      </w:r>
    </w:p>
    <w:p w14:paraId="1183E840" w14:textId="2C32E4C6" w:rsidR="008E630C" w:rsidRDefault="008E630C" w:rsidP="008E630C">
      <w:pPr>
        <w:ind w:firstLine="709"/>
        <w:rPr>
          <w:rFonts w:cs="Arial"/>
        </w:rPr>
      </w:pPr>
      <w:r w:rsidRPr="008E630C">
        <w:rPr>
          <w:rFonts w:cs="Arial"/>
        </w:rPr>
        <w:t>Из SAP формируется План грузоперевозок в следующей детализации:</w:t>
      </w:r>
    </w:p>
    <w:p w14:paraId="6FDBF1C1" w14:textId="77777777" w:rsidR="008E630C" w:rsidRDefault="008E630C" w:rsidP="008E630C">
      <w:pPr>
        <w:pStyle w:val="afc"/>
        <w:numPr>
          <w:ilvl w:val="0"/>
          <w:numId w:val="87"/>
        </w:numPr>
        <w:ind w:left="1068"/>
      </w:pPr>
      <w:r w:rsidRPr="00C36C99">
        <w:t>БЕ-Заказчик</w:t>
      </w:r>
    </w:p>
    <w:p w14:paraId="63D662AF" w14:textId="77777777" w:rsidR="008E630C" w:rsidRPr="00C36C99" w:rsidRDefault="008E630C" w:rsidP="008E630C">
      <w:pPr>
        <w:pStyle w:val="afc"/>
        <w:numPr>
          <w:ilvl w:val="0"/>
          <w:numId w:val="87"/>
        </w:numPr>
        <w:ind w:left="1068"/>
      </w:pPr>
      <w:r>
        <w:t>Период</w:t>
      </w:r>
    </w:p>
    <w:p w14:paraId="3294D13B" w14:textId="4953C027" w:rsidR="008E630C" w:rsidRPr="00C36C99" w:rsidDel="005754F3" w:rsidRDefault="008E630C" w:rsidP="008E630C">
      <w:pPr>
        <w:pStyle w:val="afc"/>
        <w:numPr>
          <w:ilvl w:val="0"/>
          <w:numId w:val="87"/>
        </w:numPr>
        <w:ind w:left="1068"/>
        <w:rPr>
          <w:del w:id="298" w:author="kraschenkoov" w:date="2021-03-09T07:12:00Z"/>
        </w:rPr>
      </w:pPr>
      <w:commentRangeStart w:id="299"/>
      <w:commentRangeStart w:id="300"/>
      <w:del w:id="301" w:author="kraschenkoov" w:date="2021-03-09T07:12:00Z">
        <w:r w:rsidRPr="00C36C99" w:rsidDel="005754F3">
          <w:delText>Маршрут</w:delText>
        </w:r>
      </w:del>
    </w:p>
    <w:p w14:paraId="122B8F5D" w14:textId="6DB7C73E" w:rsidR="008E630C" w:rsidRPr="00C36C99" w:rsidDel="005754F3" w:rsidRDefault="008E630C" w:rsidP="008E630C">
      <w:pPr>
        <w:pStyle w:val="afc"/>
        <w:numPr>
          <w:ilvl w:val="0"/>
          <w:numId w:val="87"/>
        </w:numPr>
        <w:ind w:left="1068"/>
        <w:rPr>
          <w:del w:id="302" w:author="kraschenkoov" w:date="2021-03-09T07:12:00Z"/>
        </w:rPr>
      </w:pPr>
      <w:del w:id="303" w:author="kraschenkoov" w:date="2021-03-09T07:12:00Z">
        <w:r w:rsidRPr="00C36C99" w:rsidDel="005754F3">
          <w:delText>Расстояние (справочные данные Маршрута)</w:delText>
        </w:r>
        <w:commentRangeEnd w:id="299"/>
        <w:r w:rsidR="00B176FE" w:rsidDel="005754F3">
          <w:rPr>
            <w:rStyle w:val="aff7"/>
          </w:rPr>
          <w:commentReference w:id="299"/>
        </w:r>
      </w:del>
      <w:commentRangeEnd w:id="300"/>
      <w:r w:rsidR="00A20919">
        <w:rPr>
          <w:rStyle w:val="aff7"/>
        </w:rPr>
        <w:commentReference w:id="300"/>
      </w:r>
    </w:p>
    <w:p w14:paraId="2C27AED7" w14:textId="77777777" w:rsidR="008E630C" w:rsidRDefault="008E630C" w:rsidP="008E630C">
      <w:pPr>
        <w:pStyle w:val="afc"/>
        <w:numPr>
          <w:ilvl w:val="0"/>
          <w:numId w:val="87"/>
        </w:numPr>
        <w:ind w:left="1068"/>
      </w:pPr>
      <w:r w:rsidRPr="00C36C99">
        <w:t>ЕК МТР</w:t>
      </w:r>
    </w:p>
    <w:p w14:paraId="096B2F99" w14:textId="77777777" w:rsidR="008E630C" w:rsidRPr="00C36C99" w:rsidRDefault="008E630C" w:rsidP="008E630C">
      <w:pPr>
        <w:pStyle w:val="afc"/>
        <w:numPr>
          <w:ilvl w:val="0"/>
          <w:numId w:val="87"/>
        </w:numPr>
        <w:ind w:left="1068"/>
      </w:pPr>
      <w:r>
        <w:t>Тип ТС (Самосвал, Автоцистерна и прочее) – определяется на основании условия отгрузки МТР</w:t>
      </w:r>
    </w:p>
    <w:p w14:paraId="700DAA9D" w14:textId="77777777" w:rsidR="008E630C" w:rsidRPr="00C36C99" w:rsidRDefault="008E630C" w:rsidP="008E630C">
      <w:pPr>
        <w:pStyle w:val="afc"/>
        <w:numPr>
          <w:ilvl w:val="0"/>
          <w:numId w:val="87"/>
        </w:numPr>
        <w:ind w:left="1068"/>
      </w:pPr>
      <w:r w:rsidRPr="00C36C99">
        <w:t>Номенклатура МТР (АСКБ) – определяется из карточки МТР</w:t>
      </w:r>
    </w:p>
    <w:p w14:paraId="5757456A" w14:textId="77777777" w:rsidR="008E630C" w:rsidRPr="00C36C99" w:rsidRDefault="008E630C" w:rsidP="008E630C">
      <w:pPr>
        <w:pStyle w:val="afc"/>
        <w:numPr>
          <w:ilvl w:val="0"/>
          <w:numId w:val="87"/>
        </w:numPr>
        <w:ind w:left="1068"/>
      </w:pPr>
      <w:r w:rsidRPr="00C36C99">
        <w:t>Вес (для не весовых МТР требуется ве</w:t>
      </w:r>
      <w:r>
        <w:t>д</w:t>
      </w:r>
      <w:r w:rsidRPr="00C36C99">
        <w:t>ение ВГХ в карточке МТР)</w:t>
      </w:r>
    </w:p>
    <w:p w14:paraId="4A0EE16D" w14:textId="35CFAABE" w:rsidR="008E630C" w:rsidRPr="00C36C99" w:rsidDel="005754F3" w:rsidRDefault="008E630C" w:rsidP="008E630C">
      <w:pPr>
        <w:pStyle w:val="afc"/>
        <w:numPr>
          <w:ilvl w:val="0"/>
          <w:numId w:val="87"/>
        </w:numPr>
        <w:ind w:left="1068"/>
        <w:rPr>
          <w:del w:id="304" w:author="kraschenkoov" w:date="2021-03-09T07:23:00Z"/>
        </w:rPr>
      </w:pPr>
      <w:commentRangeStart w:id="305"/>
      <w:commentRangeStart w:id="306"/>
      <w:del w:id="307" w:author="kraschenkoov" w:date="2021-03-09T07:23:00Z">
        <w:r w:rsidRPr="00C36C99" w:rsidDel="005754F3">
          <w:delText>Грузооборот = Вес * Расстояние</w:delText>
        </w:r>
        <w:commentRangeEnd w:id="305"/>
        <w:r w:rsidR="00D563F1" w:rsidDel="005754F3">
          <w:rPr>
            <w:rStyle w:val="aff7"/>
          </w:rPr>
          <w:commentReference w:id="305"/>
        </w:r>
      </w:del>
      <w:commentRangeEnd w:id="306"/>
      <w:r w:rsidR="00A20919">
        <w:rPr>
          <w:rStyle w:val="aff7"/>
        </w:rPr>
        <w:commentReference w:id="306"/>
      </w:r>
    </w:p>
    <w:p w14:paraId="37EAFE58" w14:textId="5795E96D" w:rsidR="008E630C" w:rsidRDefault="008E630C" w:rsidP="008E630C">
      <w:pPr>
        <w:ind w:firstLine="709"/>
        <w:rPr>
          <w:rFonts w:cs="Arial"/>
        </w:rPr>
      </w:pPr>
      <w:r w:rsidRPr="008E630C">
        <w:rPr>
          <w:rFonts w:cs="Arial"/>
        </w:rPr>
        <w:t>Данный план формируется на базе следующих документов:</w:t>
      </w:r>
    </w:p>
    <w:p w14:paraId="342770AE" w14:textId="77777777" w:rsidR="008E630C" w:rsidRPr="00500E9D" w:rsidRDefault="008E630C" w:rsidP="008E630C">
      <w:pPr>
        <w:pStyle w:val="afc"/>
        <w:numPr>
          <w:ilvl w:val="0"/>
          <w:numId w:val="87"/>
        </w:numPr>
        <w:ind w:left="1068"/>
      </w:pPr>
      <w:r w:rsidRPr="00C36C99">
        <w:t>Заявки на перемещение МТР.</w:t>
      </w:r>
      <w:r>
        <w:t xml:space="preserve"> </w:t>
      </w:r>
      <w:r w:rsidRPr="00500E9D">
        <w:rPr>
          <w:rFonts w:cs="Arial"/>
        </w:rPr>
        <w:t>Автоматические заявки (ППМ): Перемещение МТР по маршруту Перевалочная база – Центральный завод БЕ</w:t>
      </w:r>
      <w:r>
        <w:rPr>
          <w:rFonts w:cs="Arial"/>
        </w:rPr>
        <w:t>;</w:t>
      </w:r>
    </w:p>
    <w:p w14:paraId="681A9EC5" w14:textId="77777777" w:rsidR="008E630C" w:rsidRPr="00866012" w:rsidRDefault="008E630C" w:rsidP="008E630C">
      <w:pPr>
        <w:pStyle w:val="afc"/>
        <w:numPr>
          <w:ilvl w:val="0"/>
          <w:numId w:val="87"/>
        </w:numPr>
        <w:ind w:left="1068"/>
        <w:rPr>
          <w:rFonts w:cs="Arial"/>
        </w:rPr>
      </w:pPr>
      <w:r w:rsidRPr="00866012">
        <w:rPr>
          <w:rFonts w:cs="Arial"/>
        </w:rPr>
        <w:t>Ручные за</w:t>
      </w:r>
      <w:r>
        <w:rPr>
          <w:rFonts w:cs="Arial"/>
        </w:rPr>
        <w:t>казы</w:t>
      </w:r>
      <w:r w:rsidRPr="00866012">
        <w:rPr>
          <w:rFonts w:cs="Arial"/>
        </w:rPr>
        <w:t>: Перемещение продукции неосновного производства, флотоконцентрата и т.п.</w:t>
      </w:r>
      <w:r>
        <w:rPr>
          <w:rFonts w:cs="Arial"/>
        </w:rPr>
        <w:t>;</w:t>
      </w:r>
    </w:p>
    <w:p w14:paraId="6049EA6B" w14:textId="77777777" w:rsidR="008E630C" w:rsidRPr="00C36C99" w:rsidRDefault="008E630C" w:rsidP="008E630C">
      <w:pPr>
        <w:pStyle w:val="afc"/>
        <w:numPr>
          <w:ilvl w:val="0"/>
          <w:numId w:val="87"/>
        </w:numPr>
        <w:ind w:left="1068"/>
      </w:pPr>
      <w:r w:rsidRPr="00C36C99">
        <w:t>Заказы на поставку МТР от поставщиков, имеющие индикатор «Переход права собственности на дальнем базисе».</w:t>
      </w:r>
    </w:p>
    <w:p w14:paraId="497739FF" w14:textId="77777777" w:rsidR="008E630C" w:rsidRPr="00866012" w:rsidRDefault="008E630C" w:rsidP="008E630C">
      <w:pPr>
        <w:ind w:firstLine="709"/>
        <w:rPr>
          <w:rFonts w:cs="Arial"/>
        </w:rPr>
      </w:pPr>
      <w:r w:rsidRPr="00866012">
        <w:rPr>
          <w:rFonts w:cs="Arial"/>
        </w:rPr>
        <w:t>План грузоперевозок в SAP регулярно обновляется с каждым прогоном ППМ. Предусматривается возможность фиксации данного плана путем выгрузки версии в SAP BI.</w:t>
      </w:r>
      <w:r>
        <w:rPr>
          <w:rFonts w:cs="Arial"/>
        </w:rPr>
        <w:t xml:space="preserve"> </w:t>
      </w:r>
      <w:r w:rsidRPr="00866012">
        <w:rPr>
          <w:rFonts w:cs="Arial"/>
        </w:rPr>
        <w:t xml:space="preserve">Фиксация выполняется </w:t>
      </w:r>
      <w:r>
        <w:rPr>
          <w:rFonts w:cs="Arial"/>
        </w:rPr>
        <w:t>при годовом планировании, а так</w:t>
      </w:r>
      <w:r w:rsidRPr="00866012">
        <w:rPr>
          <w:rFonts w:cs="Arial"/>
        </w:rPr>
        <w:t>же при ежеквартальных прогнозах.</w:t>
      </w:r>
    </w:p>
    <w:p w14:paraId="4D7D16D1" w14:textId="77777777" w:rsidR="008E630C" w:rsidRPr="00866012" w:rsidRDefault="008E630C" w:rsidP="008E630C">
      <w:pPr>
        <w:ind w:firstLine="709"/>
        <w:rPr>
          <w:rFonts w:cs="Arial"/>
        </w:rPr>
      </w:pPr>
      <w:r w:rsidRPr="00866012">
        <w:rPr>
          <w:rFonts w:cs="Arial"/>
        </w:rPr>
        <w:lastRenderedPageBreak/>
        <w:t>План грузоперевозок выгружается в Excel, где формируется «Расчет обоснование потребности автотранспорта», «План грузоперевозок с детализацией по Заказчикам».</w:t>
      </w:r>
    </w:p>
    <w:p w14:paraId="52E132C1" w14:textId="77777777" w:rsidR="008E630C" w:rsidRPr="00866012" w:rsidRDefault="008E630C" w:rsidP="008E630C">
      <w:pPr>
        <w:ind w:firstLine="709"/>
        <w:rPr>
          <w:rFonts w:cs="Arial"/>
        </w:rPr>
      </w:pPr>
      <w:r w:rsidRPr="00866012">
        <w:rPr>
          <w:rFonts w:cs="Arial"/>
        </w:rPr>
        <w:t>Далее сохраняется текущий процесс бюджетирования П</w:t>
      </w:r>
      <w:r>
        <w:rPr>
          <w:rFonts w:cs="Arial"/>
        </w:rPr>
        <w:t xml:space="preserve">олюс </w:t>
      </w:r>
      <w:r w:rsidRPr="00866012">
        <w:rPr>
          <w:rFonts w:cs="Arial"/>
        </w:rPr>
        <w:t>Л</w:t>
      </w:r>
      <w:r>
        <w:rPr>
          <w:rFonts w:cs="Arial"/>
        </w:rPr>
        <w:t>огистики</w:t>
      </w:r>
      <w:r w:rsidRPr="00866012">
        <w:rPr>
          <w:rFonts w:cs="Arial"/>
        </w:rPr>
        <w:t>.</w:t>
      </w:r>
    </w:p>
    <w:p w14:paraId="52B1AEA5" w14:textId="00DFD20D" w:rsidR="008E630C" w:rsidRPr="00866012" w:rsidRDefault="008E630C" w:rsidP="008E630C">
      <w:pPr>
        <w:ind w:firstLine="709"/>
        <w:rPr>
          <w:rFonts w:cs="Arial"/>
        </w:rPr>
      </w:pPr>
      <w:r w:rsidRPr="00866012">
        <w:rPr>
          <w:rFonts w:cs="Arial"/>
        </w:rPr>
        <w:t>КД SAP не предполагает формирование предварительный заявок на перемещение МТР внутри производственной площадки: центральный развоз МТР с Центрального склада на Цеховые склады. При наличии МТР на центральных складах сразу формируется Заказ на перемещение. Для возможности включения данных перемещений в план грузоперевозок залож</w:t>
      </w:r>
      <w:r w:rsidR="00711B4D">
        <w:rPr>
          <w:rFonts w:cs="Arial"/>
        </w:rPr>
        <w:t>ена</w:t>
      </w:r>
      <w:r w:rsidRPr="00866012">
        <w:rPr>
          <w:rFonts w:cs="Arial"/>
        </w:rPr>
        <w:t xml:space="preserve"> разработк</w:t>
      </w:r>
      <w:r w:rsidR="00711B4D">
        <w:rPr>
          <w:rFonts w:cs="Arial"/>
        </w:rPr>
        <w:t>а</w:t>
      </w:r>
      <w:r w:rsidRPr="00866012">
        <w:rPr>
          <w:rFonts w:cs="Arial"/>
        </w:rPr>
        <w:t xml:space="preserve"> ММ90 (КД Транспортная логистика). В рамках данной разработки формируется отчет по следующей логике: [Объем развоза] = [Открытый объем потребности] – [Объем запаса на цеховом складе]. Данные формируются в той же детализации, что и План грузоперевозок.</w:t>
      </w:r>
    </w:p>
    <w:p w14:paraId="0585C4C4" w14:textId="77777777" w:rsidR="008E630C" w:rsidRDefault="008E630C" w:rsidP="008E630C">
      <w:pPr>
        <w:ind w:firstLine="709"/>
        <w:rPr>
          <w:rFonts w:cs="Arial"/>
        </w:rPr>
      </w:pPr>
      <w:r w:rsidRPr="00866012">
        <w:rPr>
          <w:rFonts w:cs="Arial"/>
        </w:rPr>
        <w:t>Данные этого отчета так же могут быть добавлены к Плану грузоперевозок.</w:t>
      </w:r>
    </w:p>
    <w:p w14:paraId="09A2EC3C" w14:textId="6AF38C40" w:rsidR="008E630C" w:rsidRDefault="0011133A" w:rsidP="008E630C">
      <w:pPr>
        <w:ind w:firstLine="709"/>
        <w:rPr>
          <w:rFonts w:cs="Arial"/>
        </w:rPr>
      </w:pPr>
      <w:r>
        <w:rPr>
          <w:rFonts w:cs="Arial"/>
        </w:rPr>
        <w:t>Так</w:t>
      </w:r>
      <w:r w:rsidR="008E630C">
        <w:rPr>
          <w:rFonts w:cs="Arial"/>
        </w:rPr>
        <w:t>же для планирования производственной программы Полюс Логистики в части потребности БЕ в технологическом транспорте (в рамках формирования плана закупок) могут использоваться данные по заявкам на закупку соответствующих услуг, сформированные в БЕ.</w:t>
      </w:r>
    </w:p>
    <w:p w14:paraId="17AAE500" w14:textId="77777777" w:rsidR="008E630C" w:rsidRDefault="008E630C" w:rsidP="008E630C">
      <w:pPr>
        <w:ind w:firstLine="709"/>
        <w:rPr>
          <w:rFonts w:cs="Arial"/>
        </w:rPr>
      </w:pPr>
      <w:r w:rsidRPr="005E0282">
        <w:rPr>
          <w:rFonts w:cs="Arial"/>
        </w:rPr>
        <w:t xml:space="preserve">В объем плана попадают только те заявки, которые формируются на годовом горизонте. В части услуг, это - потребность для ТОиР. Потребности по остальным сегментам должны быть добавлены непосредственно в </w:t>
      </w:r>
      <w:r w:rsidRPr="005E0282">
        <w:rPr>
          <w:rFonts w:cs="Arial"/>
          <w:lang w:val="en-US"/>
        </w:rPr>
        <w:t>Excel</w:t>
      </w:r>
      <w:r w:rsidRPr="005E0282">
        <w:rPr>
          <w:rFonts w:cs="Arial"/>
        </w:rPr>
        <w:t xml:space="preserve"> форму производственной программы.</w:t>
      </w:r>
    </w:p>
    <w:p w14:paraId="6EE892D5" w14:textId="77777777" w:rsidR="008E630C" w:rsidRPr="005E0282" w:rsidRDefault="008E630C" w:rsidP="008E630C">
      <w:pPr>
        <w:ind w:firstLine="709"/>
        <w:rPr>
          <w:rFonts w:cs="Arial"/>
        </w:rPr>
      </w:pPr>
      <w:r w:rsidRPr="005E0282">
        <w:rPr>
          <w:rFonts w:cs="Arial"/>
        </w:rPr>
        <w:t>Потребность в технологическом транспорте планируется БЕ-Заказчиками. Данная потребность может быть запланирована как в виде отдельных заявок на закупку услуг, так и в рамках потребности под Заказы ТОиР и Сетевые графики КС. После деблокирования Заказов ТОиР и Сетевых графиков КС формируются заявки на закупку услуг Технологического транспорта. Данные заявки фиксируются в SAP BI в виде Плана закупок при годовом планировании, а также при ежеквартальных прогнозах.</w:t>
      </w:r>
    </w:p>
    <w:p w14:paraId="5873CCA3" w14:textId="77777777" w:rsidR="008E630C" w:rsidRPr="00621F4E" w:rsidRDefault="008E630C" w:rsidP="008E630C">
      <w:pPr>
        <w:ind w:firstLine="709"/>
        <w:rPr>
          <w:rFonts w:cs="Arial"/>
        </w:rPr>
      </w:pPr>
      <w:r w:rsidRPr="00621F4E">
        <w:rPr>
          <w:rFonts w:cs="Arial"/>
        </w:rPr>
        <w:t>План закупок БЕ в части закупки услуг Технологического транспорта выгружается в Excel, для формирования «Плана работы технологического транспорта Полюс Логистики».</w:t>
      </w:r>
    </w:p>
    <w:p w14:paraId="27C43E11" w14:textId="77777777" w:rsidR="008E630C" w:rsidRPr="008E630C" w:rsidRDefault="008E630C" w:rsidP="008E630C">
      <w:pPr>
        <w:ind w:firstLine="709"/>
        <w:rPr>
          <w:rFonts w:cs="Arial"/>
        </w:rPr>
      </w:pPr>
      <w:r w:rsidRPr="008E630C">
        <w:rPr>
          <w:rFonts w:cs="Arial"/>
        </w:rPr>
        <w:t>Данный план в SAP может быть сформирован в следующей детализации:</w:t>
      </w:r>
    </w:p>
    <w:p w14:paraId="6B8CEDFB" w14:textId="77777777" w:rsidR="008E630C" w:rsidRDefault="008E630C" w:rsidP="008E630C">
      <w:pPr>
        <w:pStyle w:val="afc"/>
        <w:numPr>
          <w:ilvl w:val="0"/>
          <w:numId w:val="87"/>
        </w:numPr>
        <w:ind w:left="1068"/>
      </w:pPr>
      <w:r>
        <w:t>БЕ-Заказчик</w:t>
      </w:r>
    </w:p>
    <w:p w14:paraId="18929426" w14:textId="77777777" w:rsidR="008E630C" w:rsidRDefault="008E630C" w:rsidP="008E630C">
      <w:pPr>
        <w:pStyle w:val="afc"/>
        <w:numPr>
          <w:ilvl w:val="0"/>
          <w:numId w:val="87"/>
        </w:numPr>
        <w:ind w:left="1068"/>
      </w:pPr>
      <w:r>
        <w:t>Код услуги технологического транспорта (ЕК МТР) – данный справочник требует разработки. Детализация должна соответствовать требованиям ПЭО ПЛ, а также походу по тарификации. Т.к. в целевой модели предполагается фиксация тарифа на услуги технологического транспорта на основании этого справочника.</w:t>
      </w:r>
    </w:p>
    <w:p w14:paraId="4A4A37D1" w14:textId="77777777" w:rsidR="008E630C" w:rsidRDefault="008E630C" w:rsidP="008E630C">
      <w:pPr>
        <w:pStyle w:val="afc"/>
        <w:numPr>
          <w:ilvl w:val="0"/>
          <w:numId w:val="87"/>
        </w:numPr>
        <w:ind w:left="1068"/>
      </w:pPr>
      <w:r>
        <w:t>Период</w:t>
      </w:r>
    </w:p>
    <w:p w14:paraId="1C4C27BE" w14:textId="77777777" w:rsidR="008E630C" w:rsidRDefault="008E630C" w:rsidP="008E630C">
      <w:pPr>
        <w:pStyle w:val="afc"/>
        <w:numPr>
          <w:ilvl w:val="0"/>
          <w:numId w:val="87"/>
        </w:numPr>
        <w:ind w:left="1068"/>
      </w:pPr>
      <w:r>
        <w:t>Объем (в машино-часах)</w:t>
      </w:r>
    </w:p>
    <w:p w14:paraId="62A3D364" w14:textId="77777777" w:rsidR="008E630C" w:rsidRPr="00621F4E" w:rsidRDefault="008E630C" w:rsidP="008E630C">
      <w:pPr>
        <w:ind w:firstLine="709"/>
        <w:rPr>
          <w:rFonts w:cs="Arial"/>
        </w:rPr>
      </w:pPr>
      <w:r w:rsidRPr="00621F4E">
        <w:rPr>
          <w:rFonts w:cs="Arial"/>
        </w:rPr>
        <w:t>План закупок в части услуг Технологического транспорта выгружается в Excel, где производится разделение на собственный парк / транспорт подрядчика.</w:t>
      </w:r>
    </w:p>
    <w:p w14:paraId="41F19F7C" w14:textId="77777777" w:rsidR="008E630C" w:rsidRPr="00621F4E" w:rsidRDefault="008E630C" w:rsidP="008E630C">
      <w:pPr>
        <w:ind w:firstLine="709"/>
        <w:rPr>
          <w:rFonts w:cs="Arial"/>
        </w:rPr>
      </w:pPr>
      <w:r w:rsidRPr="00621F4E">
        <w:rPr>
          <w:rFonts w:cs="Arial"/>
        </w:rPr>
        <w:t>Далее сохраняется текущий процесс бюджетирования Полюс Логистики.</w:t>
      </w:r>
    </w:p>
    <w:p w14:paraId="69E7048F" w14:textId="77777777" w:rsidR="008E630C" w:rsidRPr="00621F4E" w:rsidRDefault="008E630C" w:rsidP="008E630C">
      <w:pPr>
        <w:ind w:firstLine="709"/>
        <w:rPr>
          <w:rFonts w:cs="Arial"/>
        </w:rPr>
      </w:pPr>
      <w:r w:rsidRPr="00621F4E">
        <w:rPr>
          <w:rFonts w:cs="Arial"/>
        </w:rPr>
        <w:t>Планирование собственной производственной потребности в транспорте Полюс Логистика выполняет вне системы SAP.</w:t>
      </w:r>
    </w:p>
    <w:p w14:paraId="126B669E" w14:textId="77777777" w:rsidR="008E630C" w:rsidRDefault="008E630C" w:rsidP="00101861">
      <w:pPr>
        <w:ind w:firstLine="709"/>
        <w:rPr>
          <w:rFonts w:cs="Arial"/>
        </w:rPr>
      </w:pPr>
    </w:p>
    <w:p w14:paraId="3011C8C3" w14:textId="256781BB" w:rsidR="00101861" w:rsidRPr="00765DD5" w:rsidRDefault="00101861" w:rsidP="00101861">
      <w:pPr>
        <w:ind w:firstLine="708"/>
        <w:rPr>
          <w:b/>
        </w:rPr>
      </w:pPr>
      <w:r w:rsidRPr="00765DD5">
        <w:rPr>
          <w:b/>
        </w:rPr>
        <w:t>Среднесрочное планирование</w:t>
      </w:r>
    </w:p>
    <w:p w14:paraId="4E82D957" w14:textId="77777777" w:rsidR="00101861" w:rsidRDefault="00101861" w:rsidP="00101861">
      <w:pPr>
        <w:ind w:firstLine="709"/>
        <w:rPr>
          <w:rFonts w:cs="Arial"/>
        </w:rPr>
      </w:pPr>
      <w:r>
        <w:rPr>
          <w:rFonts w:cs="Arial"/>
        </w:rPr>
        <w:t>На среднесрочном горизонте (условно месяц) планировщик логистики фиксирует заявки на перемещение путём создания на их основании заказов на перемещение. Заказы на перемещение формируются с дискретностью в одну неделю, т.е. планировщик логистики разделяет месячный объём по неделям.</w:t>
      </w:r>
    </w:p>
    <w:p w14:paraId="0CD8B992" w14:textId="32452C6C" w:rsidR="00101861" w:rsidRDefault="00101861" w:rsidP="00101861">
      <w:pPr>
        <w:ind w:firstLine="709"/>
        <w:rPr>
          <w:rFonts w:cs="Arial"/>
        </w:rPr>
      </w:pPr>
      <w:r>
        <w:rPr>
          <w:rFonts w:cs="Arial"/>
        </w:rPr>
        <w:t>До наступления оперативного горизонта планировщик логистики периодически анализирует (на оптимальность и выполнимость в связи с логистическими возможностями) те</w:t>
      </w:r>
      <w:r>
        <w:rPr>
          <w:rFonts w:cs="Arial"/>
        </w:rPr>
        <w:lastRenderedPageBreak/>
        <w:t xml:space="preserve">кущую ситуацию в планировании на основании зафиксированного объёма для перемещения и зафиксированного объёма закупки, полученного в виде заказов на закупку из смежных процессов ПП-10.04.03.02 «Заключение договора закупки» и ПП-10.04.04.01 «Управление обязательствами по закупке МТР». При необходимости планировщик логистики самостоятельно вносит корректировки в план перемещений (сформированные ранее заказы на перемещение) и </w:t>
      </w:r>
      <w:bookmarkStart w:id="308" w:name="_Hlk518058801"/>
      <w:r>
        <w:rPr>
          <w:rFonts w:cs="Arial"/>
        </w:rPr>
        <w:t>согласовывает с менеджером по сопровождению закупок возможность внесения корректировок</w:t>
      </w:r>
      <w:bookmarkEnd w:id="308"/>
      <w:r>
        <w:rPr>
          <w:rFonts w:cs="Arial"/>
        </w:rPr>
        <w:t xml:space="preserve"> в план поставки (плановые документы закупки).</w:t>
      </w:r>
    </w:p>
    <w:p w14:paraId="22C60753" w14:textId="77777777" w:rsidR="00101861" w:rsidRDefault="00101861" w:rsidP="00101861">
      <w:pPr>
        <w:ind w:firstLine="709"/>
        <w:rPr>
          <w:rFonts w:cs="Arial"/>
        </w:rPr>
      </w:pPr>
    </w:p>
    <w:p w14:paraId="7153DD25" w14:textId="74B5E638" w:rsidR="00101861" w:rsidRPr="00765DD5" w:rsidRDefault="00101861" w:rsidP="00101861">
      <w:pPr>
        <w:ind w:firstLine="708"/>
        <w:rPr>
          <w:b/>
        </w:rPr>
      </w:pPr>
      <w:r w:rsidRPr="00765DD5">
        <w:rPr>
          <w:b/>
        </w:rPr>
        <w:t xml:space="preserve">Оперативное </w:t>
      </w:r>
      <w:commentRangeStart w:id="309"/>
      <w:commentRangeStart w:id="310"/>
      <w:r w:rsidRPr="00765DD5">
        <w:rPr>
          <w:b/>
        </w:rPr>
        <w:t>планирование</w:t>
      </w:r>
      <w:commentRangeEnd w:id="309"/>
      <w:r w:rsidR="00DE094C">
        <w:rPr>
          <w:rStyle w:val="aff7"/>
        </w:rPr>
        <w:commentReference w:id="309"/>
      </w:r>
      <w:commentRangeEnd w:id="310"/>
      <w:r w:rsidR="009676E8">
        <w:rPr>
          <w:rStyle w:val="aff7"/>
        </w:rPr>
        <w:commentReference w:id="310"/>
      </w:r>
    </w:p>
    <w:p w14:paraId="75F098DD" w14:textId="0B62D6F3" w:rsidR="00101861" w:rsidRPr="003D03A6" w:rsidRDefault="00101861" w:rsidP="00101861">
      <w:pPr>
        <w:ind w:firstLine="709"/>
      </w:pPr>
      <w:r>
        <w:t xml:space="preserve">На оперативном горизонте планирования (условно неделя) планировщик логистики разделяет недельный объём плановых перемещений на поставки (т.е. </w:t>
      </w:r>
      <w:r w:rsidRPr="00AA2D17">
        <w:t>объём</w:t>
      </w:r>
      <w:r>
        <w:t xml:space="preserve">ы </w:t>
      </w:r>
      <w:r w:rsidRPr="00AA2D17">
        <w:t xml:space="preserve">груза, </w:t>
      </w:r>
      <w:r>
        <w:t>заплани</w:t>
      </w:r>
      <w:r w:rsidRPr="00AA2D17">
        <w:t>рованн</w:t>
      </w:r>
      <w:r>
        <w:t>ые</w:t>
      </w:r>
      <w:r w:rsidRPr="00AA2D17">
        <w:t xml:space="preserve"> к отправке</w:t>
      </w:r>
      <w:r>
        <w:t>), с указанием даты отгрузки, путём формирования системных документов исходящая поставка на основании заказа на перемещение. Поставки разделяются по типам транспорта и типам груза (система выполняет разделение автоматически на основании комбинации соответствующих параметров). Общий объём одной поставки не должен превышать возможного для одной единицы предполагаемого типа транспорта, т.е. одна поставка не может перевозиться несколькими единицами транспорта, но при этом несколько поставок могут объединяться и перевозиться одной единицей транспорта.</w:t>
      </w:r>
      <w:r w:rsidRPr="003D03A6">
        <w:t xml:space="preserve"> </w:t>
      </w:r>
    </w:p>
    <w:p w14:paraId="745024EF" w14:textId="0EED49F3" w:rsidR="00101861" w:rsidRPr="003D03A6" w:rsidRDefault="00101861" w:rsidP="00101861">
      <w:pPr>
        <w:ind w:firstLine="709"/>
      </w:pPr>
      <w:r w:rsidRPr="003D03A6">
        <w:t xml:space="preserve">В том случае, когда объём одной поставки состоит из нескольких негабаритных позиций, которые </w:t>
      </w:r>
      <w:r>
        <w:t>невозможно разместить в одной единице транспорта, и, если эти позиции будут перевозиться несколькими единицами транспорта, необходимо формировать несколько поставок для каждой единицы транспорта.</w:t>
      </w:r>
    </w:p>
    <w:p w14:paraId="2A25604E" w14:textId="77777777" w:rsidR="00101861" w:rsidRDefault="00101861" w:rsidP="00101861">
      <w:pPr>
        <w:ind w:firstLine="709"/>
      </w:pPr>
      <w:r>
        <w:t>На основании плановых поступлений и отгрузок (сформированные поставки и поставки, полученные из смежных процессов) в SAP S/4 HANA формируется план грузоперевозок, а на его основании в Excel формируются план грузопереработки и план работы складского персонала.</w:t>
      </w:r>
    </w:p>
    <w:p w14:paraId="0B4A840A" w14:textId="0AECC889" w:rsidR="009676E8" w:rsidRDefault="00101861" w:rsidP="009676E8">
      <w:pPr>
        <w:ind w:firstLine="709"/>
        <w:rPr>
          <w:ins w:id="311" w:author="Tukhbatov Ruslan" w:date="2020-04-22T17:02:00Z"/>
        </w:rPr>
      </w:pPr>
      <w:r>
        <w:t>План грузоперевозок передаётся в смежный процесс ПП-10.06.01 «Планирование транспортной логистики» для выполнения планирования транспорта, назначения конкретного транспорта к сформированным поставкам и в процессы выполнения складских операций для отражения фактической приёмки и отгрузки.</w:t>
      </w:r>
    </w:p>
    <w:p w14:paraId="38D5EDA9" w14:textId="4B68D04B" w:rsidR="009676E8" w:rsidRDefault="009676E8" w:rsidP="009676E8">
      <w:pPr>
        <w:ind w:firstLine="709"/>
      </w:pPr>
      <w:ins w:id="312" w:author="Tukhbatov Ruslan" w:date="2020-04-22T17:02:00Z">
        <w:r>
          <w:t>В случае отсутствия планирования поставок на данном этапе, допускается создание документов Исходящая поставка непосредственно перед отгрузкой, силами Кладовщиков.</w:t>
        </w:r>
      </w:ins>
    </w:p>
    <w:p w14:paraId="60F756FE" w14:textId="77777777" w:rsidR="00B430EC" w:rsidRDefault="00B430EC">
      <w:pPr>
        <w:spacing w:after="200" w:line="276" w:lineRule="auto"/>
        <w:jc w:val="left"/>
        <w:rPr>
          <w:rFonts w:eastAsia="Calibri" w:cs="Arial"/>
          <w:b/>
          <w:sz w:val="22"/>
          <w:szCs w:val="24"/>
          <w:lang w:eastAsia="ru-RU"/>
        </w:rPr>
      </w:pPr>
      <w:r>
        <w:rPr>
          <w:rFonts w:cs="Arial"/>
          <w:b/>
          <w:sz w:val="22"/>
        </w:rPr>
        <w:br w:type="page"/>
      </w:r>
    </w:p>
    <w:p w14:paraId="5A92D81C" w14:textId="6594F540" w:rsidR="00101861" w:rsidRPr="000835FE" w:rsidRDefault="00101861" w:rsidP="00101861">
      <w:pPr>
        <w:pStyle w:val="aa"/>
        <w:keepNext/>
        <w:spacing w:after="240" w:afterAutospacing="0" w:line="276" w:lineRule="auto"/>
        <w:jc w:val="right"/>
        <w:rPr>
          <w:rFonts w:cs="Arial"/>
          <w:b/>
          <w:sz w:val="22"/>
        </w:rPr>
      </w:pPr>
      <w:r w:rsidRPr="00916FAB">
        <w:rPr>
          <w:rFonts w:cs="Arial"/>
          <w:b/>
          <w:sz w:val="22"/>
        </w:rPr>
        <w:lastRenderedPageBreak/>
        <w:t xml:space="preserve">Таблица </w:t>
      </w:r>
      <w:r>
        <w:rPr>
          <w:rFonts w:cs="Arial"/>
          <w:b/>
          <w:sz w:val="22"/>
        </w:rPr>
        <w:t>6</w:t>
      </w:r>
      <w:r w:rsidRPr="00916FAB">
        <w:rPr>
          <w:rFonts w:cs="Arial"/>
          <w:b/>
          <w:sz w:val="22"/>
        </w:rPr>
        <w:t>. Описание бизнес-процесса</w:t>
      </w:r>
      <w:r w:rsidRPr="000835FE">
        <w:rPr>
          <w:rFonts w:cs="Arial"/>
          <w:b/>
          <w:sz w:val="22"/>
        </w:rPr>
        <w:t xml:space="preserve"> </w:t>
      </w:r>
      <w:r w:rsidRPr="00125402">
        <w:rPr>
          <w:rFonts w:cs="Arial"/>
          <w:b/>
          <w:sz w:val="22"/>
        </w:rPr>
        <w:t>ПП-10.0</w:t>
      </w:r>
      <w:r>
        <w:rPr>
          <w:rFonts w:cs="Arial"/>
          <w:b/>
          <w:sz w:val="22"/>
        </w:rPr>
        <w:t>7</w:t>
      </w:r>
      <w:r w:rsidRPr="00125402">
        <w:rPr>
          <w:rFonts w:cs="Arial"/>
          <w:b/>
          <w:sz w:val="22"/>
        </w:rPr>
        <w:t>.0</w:t>
      </w:r>
      <w:r>
        <w:rPr>
          <w:rFonts w:cs="Arial"/>
          <w:b/>
          <w:sz w:val="22"/>
        </w:rPr>
        <w:t>2</w:t>
      </w:r>
      <w:r w:rsidRPr="00125402">
        <w:rPr>
          <w:rFonts w:cs="Arial"/>
          <w:b/>
          <w:sz w:val="22"/>
        </w:rPr>
        <w:t xml:space="preserve">-ERP </w:t>
      </w:r>
      <w:r w:rsidRPr="00716EA2">
        <w:rPr>
          <w:rFonts w:cs="Arial"/>
          <w:b/>
          <w:sz w:val="22"/>
        </w:rPr>
        <w:t>Планирование работы складской логистики</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101861" w:rsidRPr="00BE014D" w14:paraId="30BF499D" w14:textId="77777777" w:rsidTr="00B011B9">
        <w:trPr>
          <w:cantSplit/>
          <w:trHeight w:val="396"/>
          <w:tblHeader/>
        </w:trPr>
        <w:tc>
          <w:tcPr>
            <w:tcW w:w="2962" w:type="dxa"/>
            <w:shd w:val="clear" w:color="auto" w:fill="FFC000"/>
          </w:tcPr>
          <w:p w14:paraId="4E798F66" w14:textId="77777777" w:rsidR="00101861" w:rsidRPr="00BE014D" w:rsidRDefault="00101861" w:rsidP="00B011B9">
            <w:pPr>
              <w:rPr>
                <w:rFonts w:cs="Arial"/>
                <w:sz w:val="20"/>
                <w:szCs w:val="20"/>
              </w:rPr>
            </w:pPr>
            <w:r w:rsidRPr="00BE014D">
              <w:rPr>
                <w:rFonts w:cs="Arial"/>
                <w:sz w:val="20"/>
                <w:szCs w:val="20"/>
              </w:rPr>
              <w:t>Код бизнес-процесса</w:t>
            </w:r>
          </w:p>
        </w:tc>
        <w:tc>
          <w:tcPr>
            <w:tcW w:w="7229" w:type="dxa"/>
            <w:vAlign w:val="bottom"/>
          </w:tcPr>
          <w:p w14:paraId="287F251B" w14:textId="77777777" w:rsidR="00101861" w:rsidRPr="00BE014D" w:rsidRDefault="00101861" w:rsidP="00B011B9">
            <w:pPr>
              <w:jc w:val="left"/>
              <w:rPr>
                <w:rFonts w:cs="Arial"/>
                <w:color w:val="000000"/>
                <w:sz w:val="20"/>
                <w:szCs w:val="20"/>
                <w:lang w:eastAsia="ru-RU"/>
              </w:rPr>
            </w:pPr>
            <w:r w:rsidRPr="00403748">
              <w:rPr>
                <w:rFonts w:cs="Arial"/>
                <w:color w:val="000000"/>
                <w:sz w:val="20"/>
                <w:szCs w:val="20"/>
                <w:lang w:eastAsia="ru-RU"/>
              </w:rPr>
              <w:t>ПП-10.0</w:t>
            </w:r>
            <w:r>
              <w:rPr>
                <w:rFonts w:cs="Arial"/>
                <w:color w:val="000000"/>
                <w:sz w:val="20"/>
                <w:szCs w:val="20"/>
                <w:lang w:eastAsia="ru-RU"/>
              </w:rPr>
              <w:t>7</w:t>
            </w:r>
            <w:r w:rsidRPr="00403748">
              <w:rPr>
                <w:rFonts w:cs="Arial"/>
                <w:color w:val="000000"/>
                <w:sz w:val="20"/>
                <w:szCs w:val="20"/>
                <w:lang w:eastAsia="ru-RU"/>
              </w:rPr>
              <w:t>.0</w:t>
            </w:r>
            <w:r>
              <w:rPr>
                <w:rFonts w:cs="Arial"/>
                <w:color w:val="000000"/>
                <w:sz w:val="20"/>
                <w:szCs w:val="20"/>
                <w:lang w:eastAsia="ru-RU"/>
              </w:rPr>
              <w:t>2</w:t>
            </w:r>
            <w:r w:rsidRPr="00403748">
              <w:rPr>
                <w:rFonts w:cs="Arial"/>
                <w:color w:val="000000"/>
                <w:sz w:val="20"/>
                <w:szCs w:val="20"/>
                <w:lang w:eastAsia="ru-RU"/>
              </w:rPr>
              <w:t xml:space="preserve">-ERP </w:t>
            </w:r>
            <w:r>
              <w:rPr>
                <w:rFonts w:cs="Arial"/>
                <w:color w:val="000000"/>
                <w:sz w:val="20"/>
                <w:szCs w:val="20"/>
                <w:lang w:eastAsia="ru-RU"/>
              </w:rPr>
              <w:t>П</w:t>
            </w:r>
            <w:r w:rsidRPr="00403748">
              <w:rPr>
                <w:rFonts w:cs="Arial"/>
                <w:color w:val="000000"/>
                <w:sz w:val="20"/>
                <w:szCs w:val="20"/>
                <w:lang w:eastAsia="ru-RU"/>
              </w:rPr>
              <w:t xml:space="preserve">ланирование </w:t>
            </w:r>
            <w:r>
              <w:rPr>
                <w:rFonts w:cs="Arial"/>
                <w:color w:val="000000"/>
                <w:sz w:val="20"/>
                <w:szCs w:val="20"/>
                <w:lang w:eastAsia="ru-RU"/>
              </w:rPr>
              <w:t>работы складской логистики</w:t>
            </w:r>
          </w:p>
        </w:tc>
      </w:tr>
      <w:tr w:rsidR="00101861" w:rsidRPr="00BE014D" w14:paraId="3A8F1990" w14:textId="77777777" w:rsidTr="00B011B9">
        <w:trPr>
          <w:cantSplit/>
          <w:trHeight w:val="290"/>
        </w:trPr>
        <w:tc>
          <w:tcPr>
            <w:tcW w:w="2962" w:type="dxa"/>
            <w:shd w:val="clear" w:color="auto" w:fill="FFC000"/>
          </w:tcPr>
          <w:p w14:paraId="3577C67B" w14:textId="77777777" w:rsidR="00101861" w:rsidRPr="00BE014D" w:rsidRDefault="00101861" w:rsidP="00B011B9">
            <w:pPr>
              <w:rPr>
                <w:rFonts w:cs="Arial"/>
                <w:sz w:val="20"/>
                <w:szCs w:val="20"/>
              </w:rPr>
            </w:pPr>
            <w:r w:rsidRPr="00BE014D">
              <w:rPr>
                <w:rFonts w:cs="Arial"/>
                <w:sz w:val="20"/>
                <w:szCs w:val="20"/>
              </w:rPr>
              <w:t>Цель бизнес-процесса</w:t>
            </w:r>
          </w:p>
        </w:tc>
        <w:tc>
          <w:tcPr>
            <w:tcW w:w="7229" w:type="dxa"/>
            <w:vAlign w:val="bottom"/>
          </w:tcPr>
          <w:p w14:paraId="4F062A3C" w14:textId="7DD6BB8A" w:rsidR="00101861" w:rsidRPr="00BE014D" w:rsidRDefault="00101861" w:rsidP="00B011B9">
            <w:pPr>
              <w:jc w:val="left"/>
              <w:rPr>
                <w:rFonts w:cs="Arial"/>
                <w:color w:val="000000"/>
                <w:sz w:val="20"/>
                <w:szCs w:val="20"/>
                <w:lang w:eastAsia="ru-RU"/>
              </w:rPr>
            </w:pPr>
            <w:r>
              <w:rPr>
                <w:rFonts w:cs="Arial"/>
                <w:sz w:val="20"/>
                <w:szCs w:val="20"/>
              </w:rPr>
              <w:t>К</w:t>
            </w:r>
            <w:r w:rsidRPr="00716EA2">
              <w:rPr>
                <w:rFonts w:cs="Arial"/>
                <w:sz w:val="20"/>
                <w:szCs w:val="20"/>
              </w:rPr>
              <w:t xml:space="preserve">онсолидация плановых поступлений и отпусков, формирование долгосрочного, </w:t>
            </w:r>
            <w:r w:rsidR="008820BC">
              <w:rPr>
                <w:rFonts w:cs="Arial"/>
                <w:sz w:val="20"/>
                <w:szCs w:val="20"/>
              </w:rPr>
              <w:t>средне</w:t>
            </w:r>
            <w:r w:rsidRPr="00716EA2">
              <w:rPr>
                <w:rFonts w:cs="Arial"/>
                <w:sz w:val="20"/>
                <w:szCs w:val="20"/>
              </w:rPr>
              <w:t>срочного и оперативного плана грузоперевозок</w:t>
            </w:r>
          </w:p>
        </w:tc>
      </w:tr>
      <w:tr w:rsidR="00101861" w:rsidRPr="00BE014D" w14:paraId="090CC396" w14:textId="77777777" w:rsidTr="00B011B9">
        <w:trPr>
          <w:cantSplit/>
          <w:trHeight w:val="290"/>
        </w:trPr>
        <w:tc>
          <w:tcPr>
            <w:tcW w:w="2962" w:type="dxa"/>
            <w:shd w:val="clear" w:color="auto" w:fill="FFC000"/>
          </w:tcPr>
          <w:p w14:paraId="1ED47405" w14:textId="77777777" w:rsidR="00101861" w:rsidRPr="00BE014D" w:rsidRDefault="00101861" w:rsidP="00B011B9">
            <w:pPr>
              <w:rPr>
                <w:rFonts w:cs="Arial"/>
                <w:sz w:val="20"/>
                <w:szCs w:val="20"/>
              </w:rPr>
            </w:pPr>
            <w:r w:rsidRPr="00BE014D">
              <w:rPr>
                <w:rFonts w:cs="Arial"/>
                <w:sz w:val="20"/>
                <w:szCs w:val="20"/>
              </w:rPr>
              <w:t>Периодичность</w:t>
            </w:r>
          </w:p>
        </w:tc>
        <w:tc>
          <w:tcPr>
            <w:tcW w:w="7229" w:type="dxa"/>
            <w:vAlign w:val="bottom"/>
          </w:tcPr>
          <w:p w14:paraId="57739AF6" w14:textId="77777777" w:rsidR="00101861" w:rsidRPr="00BE014D" w:rsidRDefault="00101861" w:rsidP="00B011B9">
            <w:pPr>
              <w:jc w:val="left"/>
              <w:rPr>
                <w:rFonts w:cs="Arial"/>
                <w:color w:val="000000"/>
                <w:sz w:val="20"/>
                <w:szCs w:val="20"/>
                <w:lang w:eastAsia="ru-RU"/>
              </w:rPr>
            </w:pPr>
            <w:r w:rsidRPr="00BE014D">
              <w:rPr>
                <w:rFonts w:cs="Arial"/>
                <w:sz w:val="20"/>
                <w:szCs w:val="20"/>
              </w:rPr>
              <w:t>Еже</w:t>
            </w:r>
            <w:r>
              <w:rPr>
                <w:rFonts w:cs="Arial"/>
                <w:sz w:val="20"/>
                <w:szCs w:val="20"/>
              </w:rPr>
              <w:t>дневно</w:t>
            </w:r>
          </w:p>
        </w:tc>
      </w:tr>
      <w:tr w:rsidR="00101861" w:rsidRPr="00BE014D" w14:paraId="50056454" w14:textId="77777777" w:rsidTr="00B011B9">
        <w:trPr>
          <w:cantSplit/>
          <w:trHeight w:val="293"/>
        </w:trPr>
        <w:tc>
          <w:tcPr>
            <w:tcW w:w="2962" w:type="dxa"/>
            <w:shd w:val="clear" w:color="auto" w:fill="FFC000"/>
          </w:tcPr>
          <w:p w14:paraId="49B7FA67" w14:textId="77777777" w:rsidR="00101861" w:rsidRPr="00BE014D" w:rsidRDefault="00101861" w:rsidP="00B011B9">
            <w:pPr>
              <w:jc w:val="left"/>
              <w:rPr>
                <w:rFonts w:cs="Arial"/>
                <w:sz w:val="20"/>
                <w:szCs w:val="20"/>
              </w:rPr>
            </w:pPr>
            <w:r w:rsidRPr="00BE014D">
              <w:rPr>
                <w:rFonts w:cs="Arial"/>
                <w:sz w:val="20"/>
                <w:szCs w:val="20"/>
              </w:rPr>
              <w:t>Предваряющие связанные процессы</w:t>
            </w:r>
          </w:p>
        </w:tc>
        <w:tc>
          <w:tcPr>
            <w:tcW w:w="7229" w:type="dxa"/>
            <w:vAlign w:val="bottom"/>
          </w:tcPr>
          <w:p w14:paraId="320E2200" w14:textId="77777777" w:rsidR="00101861" w:rsidRPr="000A2DFF" w:rsidRDefault="00101861" w:rsidP="00B011B9">
            <w:pPr>
              <w:jc w:val="left"/>
              <w:rPr>
                <w:rFonts w:cs="Arial"/>
                <w:sz w:val="20"/>
                <w:szCs w:val="20"/>
              </w:rPr>
            </w:pPr>
            <w:r w:rsidRPr="000A2DFF">
              <w:rPr>
                <w:rFonts w:cs="Arial"/>
                <w:sz w:val="20"/>
                <w:szCs w:val="20"/>
              </w:rPr>
              <w:t>УП-03.04.03.02-ERP Регистрация плановых показателей недельно-суточного плана производства</w:t>
            </w:r>
          </w:p>
          <w:p w14:paraId="633B3902" w14:textId="77777777" w:rsidR="00101861" w:rsidRPr="000A2DFF" w:rsidRDefault="00101861" w:rsidP="00B011B9">
            <w:pPr>
              <w:jc w:val="left"/>
              <w:rPr>
                <w:rFonts w:cs="Arial"/>
                <w:sz w:val="20"/>
                <w:szCs w:val="20"/>
              </w:rPr>
            </w:pPr>
            <w:r w:rsidRPr="000A2DFF">
              <w:rPr>
                <w:rFonts w:cs="Arial"/>
                <w:sz w:val="20"/>
                <w:szCs w:val="20"/>
              </w:rPr>
              <w:t>УП-03.04.01.02-ERP Регистрация согласованных плановых показателей ПЗТГ и актуализация потребности в основных нормируемых материалах</w:t>
            </w:r>
          </w:p>
          <w:p w14:paraId="7206E7DA" w14:textId="77777777" w:rsidR="00101861" w:rsidRPr="000A2DFF" w:rsidRDefault="00101861" w:rsidP="00B011B9">
            <w:pPr>
              <w:jc w:val="left"/>
              <w:rPr>
                <w:rFonts w:cs="Arial"/>
                <w:sz w:val="20"/>
                <w:szCs w:val="20"/>
              </w:rPr>
            </w:pPr>
            <w:r w:rsidRPr="000A2DFF">
              <w:rPr>
                <w:rFonts w:cs="Arial"/>
                <w:sz w:val="20"/>
                <w:szCs w:val="20"/>
              </w:rPr>
              <w:t>УП-03.04.02.02-ERP 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(срочные заявки)</w:t>
            </w:r>
          </w:p>
          <w:p w14:paraId="0DF98624" w14:textId="77777777" w:rsidR="00101861" w:rsidRPr="000A2DFF" w:rsidRDefault="00101861" w:rsidP="00B011B9">
            <w:pPr>
              <w:jc w:val="left"/>
              <w:rPr>
                <w:rFonts w:cs="Arial"/>
                <w:sz w:val="20"/>
                <w:szCs w:val="20"/>
              </w:rPr>
            </w:pPr>
            <w:r w:rsidRPr="000A2DFF">
              <w:rPr>
                <w:rFonts w:cs="Arial"/>
                <w:sz w:val="20"/>
                <w:szCs w:val="20"/>
              </w:rPr>
              <w:t>УП-03.03.04.02-ERP Регистрация согласованных плановых показателей производственной программы и формирование потребности в основных нормируемых материалах</w:t>
            </w:r>
          </w:p>
          <w:p w14:paraId="389BD4F1" w14:textId="77777777" w:rsidR="00101861" w:rsidRPr="000A2DFF" w:rsidRDefault="00101861" w:rsidP="00B011B9">
            <w:pPr>
              <w:jc w:val="left"/>
              <w:rPr>
                <w:rFonts w:cs="Arial"/>
                <w:sz w:val="20"/>
                <w:szCs w:val="20"/>
              </w:rPr>
            </w:pPr>
            <w:r w:rsidRPr="000A2DFF">
              <w:rPr>
                <w:rFonts w:cs="Arial"/>
                <w:sz w:val="20"/>
                <w:szCs w:val="20"/>
              </w:rPr>
              <w:t>ПП-10.03.04 Оперативное планирование обеспечения</w:t>
            </w:r>
          </w:p>
          <w:p w14:paraId="4D44EE6D" w14:textId="77777777" w:rsidR="00101861" w:rsidRPr="000A2DFF" w:rsidRDefault="00101861" w:rsidP="00B011B9">
            <w:pPr>
              <w:jc w:val="left"/>
              <w:rPr>
                <w:rFonts w:cs="Arial"/>
                <w:sz w:val="20"/>
                <w:szCs w:val="20"/>
              </w:rPr>
            </w:pPr>
            <w:r w:rsidRPr="000A2DFF">
              <w:rPr>
                <w:rFonts w:cs="Arial"/>
                <w:sz w:val="20"/>
                <w:szCs w:val="20"/>
              </w:rPr>
              <w:t>ПП-10.08.01.02-ERP Заключение договора</w:t>
            </w:r>
            <w:r>
              <w:rPr>
                <w:rFonts w:cs="Arial"/>
                <w:sz w:val="20"/>
                <w:szCs w:val="20"/>
              </w:rPr>
              <w:t xml:space="preserve"> реализации МТР/услуг</w:t>
            </w:r>
          </w:p>
          <w:p w14:paraId="687BB35F" w14:textId="77777777" w:rsidR="00101861" w:rsidRPr="00B5542F" w:rsidRDefault="00101861" w:rsidP="00B011B9">
            <w:pPr>
              <w:jc w:val="left"/>
              <w:outlineLvl w:val="0"/>
              <w:rPr>
                <w:rFonts w:cs="Arial"/>
                <w:sz w:val="20"/>
                <w:szCs w:val="20"/>
              </w:rPr>
            </w:pPr>
            <w:bookmarkStart w:id="313" w:name="_Toc520735739"/>
            <w:bookmarkStart w:id="314" w:name="_Toc523232525"/>
            <w:bookmarkStart w:id="315" w:name="_Toc523401889"/>
            <w:bookmarkStart w:id="316" w:name="_Toc523413708"/>
            <w:bookmarkStart w:id="317" w:name="_Toc524079762"/>
            <w:bookmarkStart w:id="318" w:name="_Toc524079847"/>
            <w:bookmarkStart w:id="319" w:name="_Toc524083150"/>
            <w:bookmarkStart w:id="320" w:name="_Toc525914716"/>
            <w:r w:rsidRPr="00B5542F">
              <w:rPr>
                <w:rFonts w:cs="Arial"/>
                <w:sz w:val="20"/>
                <w:szCs w:val="20"/>
              </w:rPr>
              <w:t>ПП-10.04.03.02-ERP Заключение договора закупки</w:t>
            </w:r>
            <w:bookmarkEnd w:id="313"/>
            <w:bookmarkEnd w:id="314"/>
            <w:bookmarkEnd w:id="315"/>
            <w:bookmarkEnd w:id="316"/>
            <w:bookmarkEnd w:id="317"/>
            <w:bookmarkEnd w:id="318"/>
            <w:bookmarkEnd w:id="319"/>
            <w:bookmarkEnd w:id="320"/>
          </w:p>
          <w:p w14:paraId="6C9D334D" w14:textId="77777777" w:rsidR="00101861" w:rsidRPr="00B5542F" w:rsidRDefault="00101861" w:rsidP="00B011B9">
            <w:pPr>
              <w:jc w:val="left"/>
              <w:outlineLvl w:val="0"/>
              <w:rPr>
                <w:rFonts w:cs="Arial"/>
                <w:sz w:val="20"/>
                <w:szCs w:val="20"/>
              </w:rPr>
            </w:pPr>
            <w:bookmarkStart w:id="321" w:name="_Toc520735740"/>
            <w:bookmarkStart w:id="322" w:name="_Toc523232526"/>
            <w:bookmarkStart w:id="323" w:name="_Toc523401890"/>
            <w:bookmarkStart w:id="324" w:name="_Toc523413709"/>
            <w:bookmarkStart w:id="325" w:name="_Toc524079763"/>
            <w:bookmarkStart w:id="326" w:name="_Toc524079848"/>
            <w:bookmarkStart w:id="327" w:name="_Toc524083151"/>
            <w:bookmarkStart w:id="328" w:name="_Toc525914717"/>
            <w:r w:rsidRPr="00B5542F">
              <w:rPr>
                <w:rFonts w:cs="Arial"/>
                <w:sz w:val="20"/>
                <w:szCs w:val="20"/>
              </w:rPr>
              <w:t>ПП-10.04.04.01-ERP Управление обязательствами по закупке МТР (кроме допретензионной работы)</w:t>
            </w:r>
            <w:bookmarkEnd w:id="321"/>
            <w:bookmarkEnd w:id="322"/>
            <w:bookmarkEnd w:id="323"/>
            <w:bookmarkEnd w:id="324"/>
            <w:bookmarkEnd w:id="325"/>
            <w:bookmarkEnd w:id="326"/>
            <w:bookmarkEnd w:id="327"/>
            <w:bookmarkEnd w:id="328"/>
          </w:p>
          <w:p w14:paraId="65C61179" w14:textId="77777777" w:rsidR="00101861" w:rsidRPr="00B5542F" w:rsidRDefault="00101861" w:rsidP="00B011B9">
            <w:pPr>
              <w:jc w:val="left"/>
              <w:outlineLvl w:val="0"/>
              <w:rPr>
                <w:rFonts w:cs="Arial"/>
                <w:sz w:val="20"/>
                <w:szCs w:val="20"/>
              </w:rPr>
            </w:pPr>
            <w:bookmarkStart w:id="329" w:name="_Toc520735741"/>
            <w:bookmarkStart w:id="330" w:name="_Toc523232527"/>
            <w:bookmarkStart w:id="331" w:name="_Toc523401891"/>
            <w:bookmarkStart w:id="332" w:name="_Toc523413710"/>
            <w:bookmarkStart w:id="333" w:name="_Toc524079764"/>
            <w:bookmarkStart w:id="334" w:name="_Toc524079849"/>
            <w:bookmarkStart w:id="335" w:name="_Toc524083152"/>
            <w:bookmarkStart w:id="336" w:name="_Toc525914718"/>
            <w:r w:rsidRPr="00B5542F">
              <w:rPr>
                <w:rFonts w:cs="Arial"/>
                <w:sz w:val="20"/>
                <w:szCs w:val="20"/>
              </w:rPr>
              <w:t>ПП-10.04.04.02-ERP Допретензионная работа по МТР</w:t>
            </w:r>
            <w:bookmarkEnd w:id="329"/>
            <w:bookmarkEnd w:id="330"/>
            <w:bookmarkEnd w:id="331"/>
            <w:bookmarkEnd w:id="332"/>
            <w:bookmarkEnd w:id="333"/>
            <w:bookmarkEnd w:id="334"/>
            <w:bookmarkEnd w:id="335"/>
            <w:bookmarkEnd w:id="336"/>
          </w:p>
          <w:p w14:paraId="7A993C93" w14:textId="77777777" w:rsidR="00101861" w:rsidRPr="00B5542F" w:rsidRDefault="00101861" w:rsidP="00B011B9">
            <w:pPr>
              <w:jc w:val="left"/>
              <w:outlineLvl w:val="0"/>
              <w:rPr>
                <w:rFonts w:cs="Arial"/>
                <w:sz w:val="20"/>
                <w:szCs w:val="20"/>
              </w:rPr>
            </w:pPr>
            <w:bookmarkStart w:id="337" w:name="_Toc520735742"/>
            <w:bookmarkStart w:id="338" w:name="_Toc523232528"/>
            <w:bookmarkStart w:id="339" w:name="_Toc523401892"/>
            <w:bookmarkStart w:id="340" w:name="_Toc523413711"/>
            <w:bookmarkStart w:id="341" w:name="_Toc524079765"/>
            <w:bookmarkStart w:id="342" w:name="_Toc524079850"/>
            <w:bookmarkStart w:id="343" w:name="_Toc524083153"/>
            <w:bookmarkStart w:id="344" w:name="_Toc525914719"/>
            <w:r w:rsidRPr="00B5542F">
              <w:rPr>
                <w:rFonts w:cs="Arial"/>
                <w:sz w:val="20"/>
                <w:szCs w:val="20"/>
              </w:rPr>
              <w:t>ПП-10.08.02.01-ERP Управление обязательствами по реализации МТР на внутреннем рынке</w:t>
            </w:r>
            <w:bookmarkEnd w:id="337"/>
            <w:bookmarkEnd w:id="338"/>
            <w:bookmarkEnd w:id="339"/>
            <w:bookmarkEnd w:id="340"/>
            <w:bookmarkEnd w:id="341"/>
            <w:bookmarkEnd w:id="342"/>
            <w:bookmarkEnd w:id="343"/>
            <w:bookmarkEnd w:id="344"/>
          </w:p>
          <w:p w14:paraId="63B5C9A3" w14:textId="77777777" w:rsidR="00101861" w:rsidRPr="00B5542F" w:rsidRDefault="00101861" w:rsidP="00B011B9">
            <w:pPr>
              <w:jc w:val="left"/>
              <w:outlineLvl w:val="0"/>
              <w:rPr>
                <w:rFonts w:cs="Arial"/>
                <w:sz w:val="20"/>
                <w:szCs w:val="20"/>
              </w:rPr>
            </w:pPr>
            <w:bookmarkStart w:id="345" w:name="_Toc520735743"/>
            <w:bookmarkStart w:id="346" w:name="_Toc523232529"/>
            <w:bookmarkStart w:id="347" w:name="_Toc523401893"/>
            <w:bookmarkStart w:id="348" w:name="_Toc523413712"/>
            <w:bookmarkStart w:id="349" w:name="_Toc524079766"/>
            <w:bookmarkStart w:id="350" w:name="_Toc524079851"/>
            <w:bookmarkStart w:id="351" w:name="_Toc524083154"/>
            <w:bookmarkStart w:id="352" w:name="_Toc525914720"/>
            <w:r w:rsidRPr="00B5542F">
              <w:rPr>
                <w:rFonts w:cs="Arial"/>
                <w:sz w:val="20"/>
                <w:szCs w:val="20"/>
              </w:rPr>
              <w:t>ПП-10.08.02.02-ERP Управление обязательствами по реализации МТР на экспорт</w:t>
            </w:r>
            <w:bookmarkEnd w:id="345"/>
            <w:bookmarkEnd w:id="346"/>
            <w:bookmarkEnd w:id="347"/>
            <w:bookmarkEnd w:id="348"/>
            <w:bookmarkEnd w:id="349"/>
            <w:bookmarkEnd w:id="350"/>
            <w:bookmarkEnd w:id="351"/>
            <w:bookmarkEnd w:id="352"/>
          </w:p>
        </w:tc>
      </w:tr>
      <w:tr w:rsidR="00101861" w:rsidRPr="00BE014D" w14:paraId="303A51B3" w14:textId="77777777" w:rsidTr="00B011B9">
        <w:trPr>
          <w:cantSplit/>
          <w:trHeight w:val="293"/>
        </w:trPr>
        <w:tc>
          <w:tcPr>
            <w:tcW w:w="2962" w:type="dxa"/>
            <w:shd w:val="clear" w:color="auto" w:fill="FFC000"/>
          </w:tcPr>
          <w:p w14:paraId="79E6DCDA" w14:textId="77777777" w:rsidR="00101861" w:rsidRPr="00BE014D" w:rsidRDefault="00101861" w:rsidP="00B011B9">
            <w:pPr>
              <w:jc w:val="left"/>
              <w:rPr>
                <w:rFonts w:cs="Arial"/>
                <w:sz w:val="20"/>
                <w:szCs w:val="20"/>
              </w:rPr>
            </w:pPr>
            <w:r w:rsidRPr="00BE014D">
              <w:rPr>
                <w:rFonts w:cs="Arial"/>
                <w:sz w:val="20"/>
                <w:szCs w:val="20"/>
              </w:rPr>
              <w:t>Последующие связанные процессы</w:t>
            </w:r>
          </w:p>
        </w:tc>
        <w:tc>
          <w:tcPr>
            <w:tcW w:w="7229" w:type="dxa"/>
            <w:vAlign w:val="bottom"/>
          </w:tcPr>
          <w:p w14:paraId="28B39E71" w14:textId="77777777" w:rsidR="00101861" w:rsidRPr="00B5542F" w:rsidRDefault="00101861" w:rsidP="00B011B9">
            <w:pPr>
              <w:jc w:val="left"/>
              <w:rPr>
                <w:rFonts w:cs="Arial"/>
                <w:color w:val="000000"/>
                <w:sz w:val="20"/>
                <w:szCs w:val="20"/>
                <w:lang w:eastAsia="ru-RU"/>
              </w:rPr>
            </w:pPr>
            <w:r w:rsidRPr="00B5542F">
              <w:rPr>
                <w:rFonts w:cs="Arial"/>
                <w:color w:val="000000"/>
                <w:sz w:val="20"/>
                <w:szCs w:val="20"/>
                <w:lang w:eastAsia="ru-RU"/>
              </w:rPr>
              <w:t>ПП-10.03.04 Оперативное планирование обеспечения</w:t>
            </w:r>
          </w:p>
          <w:p w14:paraId="0DD229A6" w14:textId="77777777" w:rsidR="00101861" w:rsidRPr="00B5542F" w:rsidRDefault="00101861" w:rsidP="00B011B9">
            <w:pPr>
              <w:jc w:val="left"/>
              <w:rPr>
                <w:rFonts w:cs="Arial"/>
                <w:color w:val="000000"/>
                <w:sz w:val="20"/>
                <w:szCs w:val="20"/>
                <w:lang w:eastAsia="ru-RU"/>
              </w:rPr>
            </w:pPr>
            <w:r w:rsidRPr="00B5542F">
              <w:rPr>
                <w:rFonts w:cs="Arial"/>
                <w:color w:val="000000"/>
                <w:sz w:val="20"/>
                <w:szCs w:val="20"/>
                <w:lang w:eastAsia="ru-RU"/>
              </w:rPr>
              <w:t>ПП-10.06.01 Планирование транспортной логистики</w:t>
            </w:r>
          </w:p>
          <w:p w14:paraId="52947B8D" w14:textId="77777777" w:rsidR="00101861" w:rsidRPr="00B5542F" w:rsidRDefault="00101861" w:rsidP="00B011B9">
            <w:pPr>
              <w:jc w:val="left"/>
              <w:outlineLvl w:val="0"/>
              <w:rPr>
                <w:rFonts w:cs="Arial"/>
                <w:color w:val="000000"/>
                <w:sz w:val="20"/>
                <w:szCs w:val="20"/>
                <w:lang w:eastAsia="ru-RU"/>
              </w:rPr>
            </w:pPr>
            <w:bookmarkStart w:id="353" w:name="_Toc520735744"/>
            <w:bookmarkStart w:id="354" w:name="_Toc523232530"/>
            <w:bookmarkStart w:id="355" w:name="_Toc523401894"/>
            <w:bookmarkStart w:id="356" w:name="_Toc523413713"/>
            <w:bookmarkStart w:id="357" w:name="_Toc524079767"/>
            <w:bookmarkStart w:id="358" w:name="_Toc524079852"/>
            <w:bookmarkStart w:id="359" w:name="_Toc524083155"/>
            <w:bookmarkStart w:id="360" w:name="_Toc525914721"/>
            <w:r w:rsidRPr="00B5542F">
              <w:rPr>
                <w:rFonts w:cs="Arial"/>
                <w:color w:val="000000"/>
                <w:sz w:val="20"/>
                <w:szCs w:val="20"/>
                <w:lang w:eastAsia="ru-RU"/>
              </w:rPr>
              <w:t>ПП-10.04.04.01-ERP Управление обязательствами по закупке МТР (кроме допретензионной работы)</w:t>
            </w:r>
            <w:bookmarkEnd w:id="353"/>
            <w:bookmarkEnd w:id="354"/>
            <w:bookmarkEnd w:id="355"/>
            <w:bookmarkEnd w:id="356"/>
            <w:bookmarkEnd w:id="357"/>
            <w:bookmarkEnd w:id="358"/>
            <w:bookmarkEnd w:id="359"/>
            <w:bookmarkEnd w:id="360"/>
          </w:p>
          <w:p w14:paraId="2554BD8C" w14:textId="77777777" w:rsidR="00101861" w:rsidRPr="00B5542F" w:rsidRDefault="00101861" w:rsidP="00B011B9">
            <w:pPr>
              <w:jc w:val="left"/>
              <w:outlineLvl w:val="0"/>
              <w:rPr>
                <w:rFonts w:cs="Arial"/>
                <w:color w:val="000000"/>
                <w:sz w:val="20"/>
                <w:szCs w:val="20"/>
                <w:lang w:eastAsia="ru-RU"/>
              </w:rPr>
            </w:pPr>
            <w:bookmarkStart w:id="361" w:name="_Toc520735745"/>
            <w:bookmarkStart w:id="362" w:name="_Toc523232531"/>
            <w:bookmarkStart w:id="363" w:name="_Toc523401895"/>
            <w:bookmarkStart w:id="364" w:name="_Toc523413714"/>
            <w:bookmarkStart w:id="365" w:name="_Toc524079768"/>
            <w:bookmarkStart w:id="366" w:name="_Toc524079853"/>
            <w:bookmarkStart w:id="367" w:name="_Toc524083156"/>
            <w:bookmarkStart w:id="368" w:name="_Toc525914722"/>
            <w:r w:rsidRPr="00B5542F">
              <w:rPr>
                <w:rFonts w:cs="Arial"/>
                <w:color w:val="000000"/>
                <w:sz w:val="20"/>
                <w:szCs w:val="20"/>
                <w:lang w:eastAsia="ru-RU"/>
              </w:rPr>
              <w:t>ПП-10.07.03.01-ERP Приемка и размещение МТР на складе</w:t>
            </w:r>
            <w:bookmarkEnd w:id="361"/>
            <w:bookmarkEnd w:id="362"/>
            <w:bookmarkEnd w:id="363"/>
            <w:bookmarkEnd w:id="364"/>
            <w:bookmarkEnd w:id="365"/>
            <w:bookmarkEnd w:id="366"/>
            <w:bookmarkEnd w:id="367"/>
            <w:bookmarkEnd w:id="368"/>
          </w:p>
          <w:p w14:paraId="3EF857DC" w14:textId="77777777" w:rsidR="00101861" w:rsidRPr="00B5542F" w:rsidRDefault="00101861" w:rsidP="00B011B9">
            <w:pPr>
              <w:jc w:val="left"/>
              <w:outlineLvl w:val="0"/>
              <w:rPr>
                <w:rFonts w:cs="Arial"/>
                <w:color w:val="000000"/>
                <w:sz w:val="20"/>
                <w:szCs w:val="20"/>
                <w:lang w:eastAsia="ru-RU"/>
              </w:rPr>
            </w:pPr>
            <w:bookmarkStart w:id="369" w:name="_Toc520735746"/>
            <w:bookmarkStart w:id="370" w:name="_Toc523232532"/>
            <w:bookmarkStart w:id="371" w:name="_Toc523401896"/>
            <w:bookmarkStart w:id="372" w:name="_Toc523413715"/>
            <w:bookmarkStart w:id="373" w:name="_Toc524079769"/>
            <w:bookmarkStart w:id="374" w:name="_Toc524079854"/>
            <w:bookmarkStart w:id="375" w:name="_Toc524083157"/>
            <w:bookmarkStart w:id="376" w:name="_Toc525914723"/>
            <w:r w:rsidRPr="00B5542F">
              <w:rPr>
                <w:rFonts w:cs="Arial"/>
                <w:color w:val="000000"/>
                <w:sz w:val="20"/>
                <w:szCs w:val="20"/>
                <w:lang w:eastAsia="ru-RU"/>
              </w:rPr>
              <w:t>ПП-10.07.03.03-ERP Комплектация и выдача материалов со склада</w:t>
            </w:r>
            <w:bookmarkEnd w:id="369"/>
            <w:bookmarkEnd w:id="370"/>
            <w:bookmarkEnd w:id="371"/>
            <w:bookmarkEnd w:id="372"/>
            <w:bookmarkEnd w:id="373"/>
            <w:bookmarkEnd w:id="374"/>
            <w:bookmarkEnd w:id="375"/>
            <w:bookmarkEnd w:id="376"/>
          </w:p>
          <w:p w14:paraId="584F6F02" w14:textId="77777777" w:rsidR="00101861" w:rsidRPr="00B5542F" w:rsidRDefault="00101861" w:rsidP="00B011B9">
            <w:pPr>
              <w:jc w:val="left"/>
              <w:outlineLvl w:val="0"/>
              <w:rPr>
                <w:rFonts w:cs="Arial"/>
                <w:color w:val="000000"/>
                <w:sz w:val="20"/>
                <w:szCs w:val="20"/>
                <w:lang w:eastAsia="ru-RU"/>
              </w:rPr>
            </w:pPr>
            <w:bookmarkStart w:id="377" w:name="_Toc520735747"/>
            <w:bookmarkStart w:id="378" w:name="_Toc523232533"/>
            <w:bookmarkStart w:id="379" w:name="_Toc523401897"/>
            <w:bookmarkStart w:id="380" w:name="_Toc523413716"/>
            <w:bookmarkStart w:id="381" w:name="_Toc524079770"/>
            <w:bookmarkStart w:id="382" w:name="_Toc524079855"/>
            <w:bookmarkStart w:id="383" w:name="_Toc524083158"/>
            <w:bookmarkStart w:id="384" w:name="_Toc525914724"/>
            <w:r w:rsidRPr="00B5542F">
              <w:rPr>
                <w:rFonts w:cs="Arial"/>
                <w:color w:val="000000"/>
                <w:sz w:val="20"/>
                <w:szCs w:val="20"/>
                <w:lang w:eastAsia="ru-RU"/>
              </w:rPr>
              <w:t>ПП-10.07.04.01-ERP Приемка и размещение МТР на складе (WMS)</w:t>
            </w:r>
            <w:bookmarkEnd w:id="377"/>
            <w:bookmarkEnd w:id="378"/>
            <w:bookmarkEnd w:id="379"/>
            <w:bookmarkEnd w:id="380"/>
            <w:bookmarkEnd w:id="381"/>
            <w:bookmarkEnd w:id="382"/>
            <w:bookmarkEnd w:id="383"/>
            <w:bookmarkEnd w:id="384"/>
          </w:p>
          <w:p w14:paraId="7A6282A1" w14:textId="77777777" w:rsidR="00101861" w:rsidRPr="00B5542F" w:rsidRDefault="00101861" w:rsidP="00B011B9">
            <w:pPr>
              <w:jc w:val="left"/>
              <w:outlineLvl w:val="0"/>
              <w:rPr>
                <w:rFonts w:cs="Arial"/>
                <w:color w:val="000000"/>
                <w:sz w:val="20"/>
                <w:szCs w:val="20"/>
                <w:lang w:eastAsia="ru-RU"/>
              </w:rPr>
            </w:pPr>
            <w:bookmarkStart w:id="385" w:name="_Toc520735748"/>
            <w:bookmarkStart w:id="386" w:name="_Toc523232534"/>
            <w:bookmarkStart w:id="387" w:name="_Toc523401898"/>
            <w:bookmarkStart w:id="388" w:name="_Toc523413717"/>
            <w:bookmarkStart w:id="389" w:name="_Toc524079771"/>
            <w:bookmarkStart w:id="390" w:name="_Toc524079856"/>
            <w:bookmarkStart w:id="391" w:name="_Toc524083159"/>
            <w:bookmarkStart w:id="392" w:name="_Toc525914725"/>
            <w:r w:rsidRPr="00B5542F">
              <w:rPr>
                <w:rFonts w:cs="Arial"/>
                <w:color w:val="000000"/>
                <w:sz w:val="20"/>
                <w:szCs w:val="20"/>
                <w:lang w:eastAsia="ru-RU"/>
              </w:rPr>
              <w:t>ПП-10.07.04.04-ERP Комплектация и выдача МТР со склада (WMS)</w:t>
            </w:r>
            <w:bookmarkEnd w:id="385"/>
            <w:bookmarkEnd w:id="386"/>
            <w:bookmarkEnd w:id="387"/>
            <w:bookmarkEnd w:id="388"/>
            <w:bookmarkEnd w:id="389"/>
            <w:bookmarkEnd w:id="390"/>
            <w:bookmarkEnd w:id="391"/>
            <w:bookmarkEnd w:id="392"/>
          </w:p>
        </w:tc>
      </w:tr>
      <w:tr w:rsidR="00101861" w:rsidRPr="00BE014D" w14:paraId="4C8F1A9E" w14:textId="77777777" w:rsidTr="00B011B9">
        <w:trPr>
          <w:cantSplit/>
          <w:trHeight w:val="293"/>
        </w:trPr>
        <w:tc>
          <w:tcPr>
            <w:tcW w:w="2962" w:type="dxa"/>
            <w:shd w:val="clear" w:color="auto" w:fill="FFC000"/>
          </w:tcPr>
          <w:p w14:paraId="485D1991" w14:textId="77777777" w:rsidR="00101861" w:rsidRPr="00BE014D" w:rsidRDefault="00101861" w:rsidP="00B011B9">
            <w:pPr>
              <w:rPr>
                <w:rFonts w:cs="Arial"/>
                <w:sz w:val="20"/>
                <w:szCs w:val="20"/>
              </w:rPr>
            </w:pPr>
            <w:r w:rsidRPr="00BE014D">
              <w:rPr>
                <w:rFonts w:cs="Arial"/>
                <w:sz w:val="20"/>
                <w:szCs w:val="20"/>
              </w:rPr>
              <w:t>Входящие данные</w:t>
            </w:r>
          </w:p>
        </w:tc>
        <w:tc>
          <w:tcPr>
            <w:tcW w:w="7229" w:type="dxa"/>
            <w:vAlign w:val="bottom"/>
          </w:tcPr>
          <w:p w14:paraId="36AAABD7" w14:textId="77777777" w:rsidR="00101861" w:rsidRPr="00BE014D" w:rsidRDefault="00101861" w:rsidP="00B011B9">
            <w:pPr>
              <w:jc w:val="left"/>
              <w:rPr>
                <w:rFonts w:cs="Arial"/>
                <w:color w:val="000000"/>
                <w:sz w:val="20"/>
                <w:szCs w:val="20"/>
                <w:lang w:eastAsia="ru-RU"/>
              </w:rPr>
            </w:pPr>
            <w:r>
              <w:rPr>
                <w:rFonts w:cs="Arial"/>
                <w:color w:val="000000"/>
                <w:sz w:val="20"/>
                <w:szCs w:val="20"/>
                <w:lang w:eastAsia="ru-RU"/>
              </w:rPr>
              <w:t>Заявки на закупку МТР, Заявки на перемещение, Заказы на закупку, Исходящие поставки (сбытовые), Входящие поставки</w:t>
            </w:r>
          </w:p>
        </w:tc>
      </w:tr>
      <w:tr w:rsidR="00101861" w:rsidRPr="00BE014D" w14:paraId="0BD6E3E8" w14:textId="77777777" w:rsidTr="00B011B9">
        <w:trPr>
          <w:cantSplit/>
          <w:trHeight w:val="293"/>
        </w:trPr>
        <w:tc>
          <w:tcPr>
            <w:tcW w:w="2962" w:type="dxa"/>
            <w:shd w:val="clear" w:color="auto" w:fill="FFC000"/>
          </w:tcPr>
          <w:p w14:paraId="28FCEC20" w14:textId="77777777" w:rsidR="00101861" w:rsidRPr="00BE014D" w:rsidRDefault="00101861" w:rsidP="00B011B9">
            <w:pPr>
              <w:rPr>
                <w:rFonts w:cs="Arial"/>
                <w:sz w:val="20"/>
                <w:szCs w:val="20"/>
              </w:rPr>
            </w:pPr>
            <w:r w:rsidRPr="00BE014D">
              <w:rPr>
                <w:rFonts w:cs="Arial"/>
                <w:sz w:val="20"/>
                <w:szCs w:val="20"/>
              </w:rPr>
              <w:t>Исходящие данные</w:t>
            </w:r>
          </w:p>
        </w:tc>
        <w:tc>
          <w:tcPr>
            <w:tcW w:w="7229" w:type="dxa"/>
            <w:vAlign w:val="bottom"/>
          </w:tcPr>
          <w:p w14:paraId="09FB6178" w14:textId="77777777" w:rsidR="00101861" w:rsidRPr="000B6A55" w:rsidRDefault="00101861" w:rsidP="00B011B9">
            <w:pPr>
              <w:jc w:val="left"/>
              <w:rPr>
                <w:rFonts w:cs="Arial"/>
                <w:color w:val="000000"/>
                <w:sz w:val="20"/>
                <w:szCs w:val="20"/>
                <w:lang w:eastAsia="ru-RU"/>
              </w:rPr>
            </w:pPr>
            <w:r>
              <w:rPr>
                <w:rFonts w:cs="Arial"/>
                <w:color w:val="000000"/>
                <w:sz w:val="20"/>
                <w:szCs w:val="20"/>
                <w:lang w:eastAsia="ru-RU"/>
              </w:rPr>
              <w:t>Входящие поставки, Исходящие поставки</w:t>
            </w:r>
          </w:p>
        </w:tc>
      </w:tr>
    </w:tbl>
    <w:p w14:paraId="4DF1EE4F" w14:textId="77777777" w:rsidR="00101861" w:rsidRPr="00F94454" w:rsidRDefault="00101861" w:rsidP="00101861">
      <w:pPr>
        <w:pStyle w:val="aa"/>
        <w:keepNext/>
        <w:spacing w:after="0" w:afterAutospacing="0"/>
        <w:jc w:val="right"/>
        <w:rPr>
          <w:rFonts w:cs="Arial"/>
          <w:sz w:val="22"/>
        </w:rPr>
      </w:pPr>
    </w:p>
    <w:p w14:paraId="1464EA0C" w14:textId="01C30FE1" w:rsidR="00101861" w:rsidRPr="00D20504" w:rsidRDefault="00101861" w:rsidP="00101861">
      <w:pPr>
        <w:ind w:firstLine="709"/>
        <w:rPr>
          <w:rFonts w:eastAsia="Calibri"/>
        </w:rPr>
      </w:pPr>
      <w:bookmarkStart w:id="393" w:name="_Hlk521586197"/>
      <w:r w:rsidRPr="00F94454">
        <w:rPr>
          <w:rFonts w:eastAsia="Calibri"/>
        </w:rPr>
        <w:t>Ссылка</w:t>
      </w:r>
      <w:r w:rsidRPr="00D20504">
        <w:rPr>
          <w:rFonts w:eastAsia="Calibri"/>
        </w:rPr>
        <w:t xml:space="preserve"> </w:t>
      </w:r>
      <w:r w:rsidRPr="00F94454">
        <w:rPr>
          <w:rFonts w:eastAsia="Calibri"/>
        </w:rPr>
        <w:t>на</w:t>
      </w:r>
      <w:r w:rsidRPr="00D20504">
        <w:rPr>
          <w:rFonts w:eastAsia="Calibri"/>
        </w:rPr>
        <w:t xml:space="preserve"> </w:t>
      </w:r>
      <w:r w:rsidRPr="00F94454">
        <w:rPr>
          <w:rFonts w:eastAsia="Calibri"/>
          <w:lang w:val="en-US"/>
        </w:rPr>
        <w:t>Aris</w:t>
      </w:r>
      <w:r w:rsidRPr="00D20504">
        <w:rPr>
          <w:rFonts w:eastAsia="Calibri"/>
        </w:rPr>
        <w:t>-</w:t>
      </w:r>
      <w:r w:rsidRPr="00F94454">
        <w:rPr>
          <w:rFonts w:eastAsia="Calibri"/>
        </w:rPr>
        <w:t>схему</w:t>
      </w:r>
      <w:r>
        <w:rPr>
          <w:rFonts w:eastAsia="Calibri"/>
        </w:rPr>
        <w:t>:</w:t>
      </w:r>
    </w:p>
    <w:p w14:paraId="43257494" w14:textId="47FFB02E" w:rsidR="00101861" w:rsidRDefault="00D61D7D" w:rsidP="00101861">
      <w:pPr>
        <w:jc w:val="left"/>
        <w:rPr>
          <w:rStyle w:val="ab"/>
          <w:rFonts w:eastAsia="Calibri" w:cs="Arial"/>
        </w:rPr>
      </w:pPr>
      <w:hyperlink r:id="rId19" w:history="1">
        <w:r w:rsidR="00101861" w:rsidRPr="006F4129">
          <w:rPr>
            <w:rStyle w:val="ab"/>
            <w:rFonts w:eastAsia="Calibri" w:cs="Arial"/>
          </w:rPr>
          <w:t>http://portal.polyus.com/ERP/ERPDocuments/05_Бизнес-процессы/Целевые схемы БП/МТО/Складская логистика</w:t>
        </w:r>
      </w:hyperlink>
    </w:p>
    <w:p w14:paraId="5F01CE53" w14:textId="3362672C" w:rsidR="00635D9E" w:rsidRDefault="00635D9E" w:rsidP="00101861">
      <w:pPr>
        <w:jc w:val="left"/>
        <w:rPr>
          <w:rFonts w:eastAsia="Calibri" w:cs="Arial"/>
          <w:color w:val="1F497D" w:themeColor="text2"/>
        </w:rPr>
      </w:pPr>
    </w:p>
    <w:p w14:paraId="6B97A358" w14:textId="77777777" w:rsidR="00635D9E" w:rsidRDefault="00635D9E" w:rsidP="00101861">
      <w:pPr>
        <w:jc w:val="left"/>
        <w:rPr>
          <w:rFonts w:eastAsia="Calibri" w:cs="Arial"/>
          <w:color w:val="1F497D" w:themeColor="text2"/>
        </w:rPr>
      </w:pPr>
    </w:p>
    <w:p w14:paraId="49F98DD2" w14:textId="77777777" w:rsidR="00635D9E" w:rsidRDefault="00635D9E" w:rsidP="00101861">
      <w:pPr>
        <w:jc w:val="left"/>
        <w:rPr>
          <w:rFonts w:eastAsia="Calibri" w:cs="Arial"/>
          <w:color w:val="1F497D" w:themeColor="text2"/>
        </w:rPr>
      </w:pPr>
    </w:p>
    <w:p w14:paraId="66ADBAF5" w14:textId="77777777" w:rsidR="00635D9E" w:rsidRDefault="00635D9E" w:rsidP="00101861">
      <w:pPr>
        <w:jc w:val="left"/>
        <w:rPr>
          <w:rFonts w:eastAsia="Calibri" w:cs="Arial"/>
          <w:color w:val="1F497D" w:themeColor="text2"/>
        </w:rPr>
      </w:pPr>
    </w:p>
    <w:p w14:paraId="654A80E7" w14:textId="77777777" w:rsidR="00635D9E" w:rsidRDefault="00635D9E" w:rsidP="00101861">
      <w:pPr>
        <w:jc w:val="left"/>
        <w:rPr>
          <w:rFonts w:eastAsia="Calibri" w:cs="Arial"/>
          <w:color w:val="1F497D" w:themeColor="text2"/>
        </w:rPr>
      </w:pPr>
    </w:p>
    <w:p w14:paraId="157408AD" w14:textId="77777777" w:rsidR="00635D9E" w:rsidRDefault="00635D9E" w:rsidP="00101861">
      <w:pPr>
        <w:jc w:val="left"/>
        <w:rPr>
          <w:rFonts w:eastAsia="Calibri" w:cs="Arial"/>
          <w:color w:val="1F497D" w:themeColor="text2"/>
        </w:rPr>
      </w:pPr>
    </w:p>
    <w:p w14:paraId="294423DB" w14:textId="77777777" w:rsidR="00635D9E" w:rsidRDefault="00635D9E" w:rsidP="00101861">
      <w:pPr>
        <w:jc w:val="left"/>
        <w:rPr>
          <w:rFonts w:eastAsia="Calibri" w:cs="Arial"/>
          <w:color w:val="1F497D" w:themeColor="text2"/>
        </w:rPr>
      </w:pPr>
    </w:p>
    <w:p w14:paraId="5E893BF5" w14:textId="77777777" w:rsidR="00635D9E" w:rsidRDefault="00635D9E" w:rsidP="00101861">
      <w:pPr>
        <w:jc w:val="left"/>
        <w:rPr>
          <w:rFonts w:eastAsia="Calibri" w:cs="Arial"/>
          <w:color w:val="1F497D" w:themeColor="text2"/>
        </w:rPr>
      </w:pPr>
    </w:p>
    <w:p w14:paraId="69E52FB3" w14:textId="77777777" w:rsidR="00635D9E" w:rsidRPr="006F4129" w:rsidRDefault="00635D9E" w:rsidP="00101861">
      <w:pPr>
        <w:jc w:val="left"/>
        <w:rPr>
          <w:rFonts w:eastAsia="Calibri" w:cs="Arial"/>
          <w:color w:val="1F497D" w:themeColor="text2"/>
        </w:rPr>
      </w:pPr>
    </w:p>
    <w:p w14:paraId="4C8F2B42" w14:textId="0FE78865" w:rsidR="0018415C" w:rsidRPr="00214895" w:rsidRDefault="0018415C" w:rsidP="0018415C">
      <w:pPr>
        <w:pStyle w:val="3"/>
      </w:pPr>
      <w:bookmarkStart w:id="394" w:name="_Toc523232535"/>
      <w:bookmarkStart w:id="395" w:name="_Toc523401899"/>
      <w:bookmarkStart w:id="396" w:name="_Toc523413718"/>
      <w:bookmarkStart w:id="397" w:name="_Toc524079772"/>
      <w:bookmarkStart w:id="398" w:name="_Toc524079857"/>
      <w:bookmarkStart w:id="399" w:name="_Toc524083160"/>
      <w:bookmarkStart w:id="400" w:name="_Toc525914726"/>
      <w:bookmarkEnd w:id="393"/>
      <w:r w:rsidRPr="00214895">
        <w:lastRenderedPageBreak/>
        <w:t>Описание бизнес-процесса ПП-10.07.03</w:t>
      </w:r>
      <w:r>
        <w:t>.01-</w:t>
      </w:r>
      <w:r>
        <w:rPr>
          <w:lang w:val="en-US"/>
        </w:rPr>
        <w:t>ERP</w:t>
      </w:r>
      <w:r>
        <w:t xml:space="preserve"> Приемка и размещение МТР на складе</w:t>
      </w:r>
      <w:bookmarkEnd w:id="394"/>
      <w:bookmarkEnd w:id="395"/>
      <w:bookmarkEnd w:id="396"/>
      <w:bookmarkEnd w:id="397"/>
      <w:bookmarkEnd w:id="398"/>
      <w:bookmarkEnd w:id="399"/>
      <w:bookmarkEnd w:id="400"/>
    </w:p>
    <w:p w14:paraId="32949DFE" w14:textId="0A7DE854" w:rsidR="0018415C" w:rsidRDefault="0018415C" w:rsidP="00DF2FC2">
      <w:pPr>
        <w:ind w:firstLine="709"/>
        <w:rPr>
          <w:rFonts w:eastAsiaTheme="majorEastAsia"/>
        </w:rPr>
      </w:pPr>
    </w:p>
    <w:p w14:paraId="2037BEA6" w14:textId="77777777" w:rsidR="0018415C" w:rsidRPr="006D77D6" w:rsidRDefault="0018415C" w:rsidP="0018415C">
      <w:pPr>
        <w:ind w:firstLine="709"/>
      </w:pPr>
      <w:r>
        <w:t>П</w:t>
      </w:r>
      <w:r w:rsidRPr="006D77D6">
        <w:t xml:space="preserve">роцесс включает в себя </w:t>
      </w:r>
      <w:r>
        <w:t>следующие сценарии приемки МТР</w:t>
      </w:r>
      <w:r w:rsidRPr="006D77D6">
        <w:t>:</w:t>
      </w:r>
    </w:p>
    <w:p w14:paraId="1599A745" w14:textId="61977795" w:rsidR="0018415C" w:rsidRPr="0018415C" w:rsidRDefault="0018415C" w:rsidP="00823682">
      <w:pPr>
        <w:pStyle w:val="afc"/>
        <w:numPr>
          <w:ilvl w:val="0"/>
          <w:numId w:val="93"/>
        </w:numPr>
      </w:pPr>
      <w:r w:rsidRPr="0018415C">
        <w:t>Поступление МТР на склад в рамках договора закупки (включая внутригрупповые поставки) может осуществляться как на склад</w:t>
      </w:r>
      <w:r w:rsidR="00FF3F66">
        <w:t xml:space="preserve"> хранения</w:t>
      </w:r>
      <w:r w:rsidRPr="0018415C">
        <w:t xml:space="preserve">, так и на </w:t>
      </w:r>
      <w:r w:rsidR="00FF3F66">
        <w:t xml:space="preserve">склад </w:t>
      </w:r>
      <w:r w:rsidRPr="0018415C">
        <w:t>перевалочн</w:t>
      </w:r>
      <w:r w:rsidR="00FF3F66">
        <w:t>ой</w:t>
      </w:r>
      <w:r w:rsidRPr="0018415C">
        <w:t xml:space="preserve"> баз</w:t>
      </w:r>
      <w:r w:rsidR="00FF3F66">
        <w:t>ы</w:t>
      </w:r>
      <w:r w:rsidRPr="0018415C">
        <w:t xml:space="preserve"> с д</w:t>
      </w:r>
      <w:r w:rsidR="00543C61">
        <w:t>альнейшим перемещением на склад</w:t>
      </w:r>
      <w:r w:rsidR="00FF3F66">
        <w:t xml:space="preserve"> хранения</w:t>
      </w:r>
      <w:r w:rsidR="007624E6">
        <w:t xml:space="preserve">. К этому же сценарию относится поступление взрывчатки, полученной в результате оказания </w:t>
      </w:r>
      <w:r w:rsidR="009820A9">
        <w:t xml:space="preserve">подрядчиком </w:t>
      </w:r>
      <w:r w:rsidR="007624E6">
        <w:t>давальческих работ/услуг</w:t>
      </w:r>
      <w:r w:rsidR="00543C61">
        <w:t>;</w:t>
      </w:r>
    </w:p>
    <w:p w14:paraId="42B2C80D" w14:textId="4F62A751" w:rsidR="0018415C" w:rsidRPr="0018415C" w:rsidRDefault="0018415C" w:rsidP="00823682">
      <w:pPr>
        <w:pStyle w:val="afc"/>
        <w:numPr>
          <w:ilvl w:val="0"/>
          <w:numId w:val="93"/>
        </w:numPr>
      </w:pPr>
      <w:r w:rsidRPr="0018415C">
        <w:t>Внутреннее перемещение между складами</w:t>
      </w:r>
      <w:r w:rsidR="00AF0BF4">
        <w:t>,</w:t>
      </w:r>
      <w:r w:rsidRPr="0018415C">
        <w:t xml:space="preserve"> </w:t>
      </w:r>
      <w:r w:rsidR="00AF0BF4">
        <w:t>н</w:t>
      </w:r>
      <w:r w:rsidRPr="0018415C">
        <w:t>апример, между перевалочной базой и центральным складом</w:t>
      </w:r>
      <w:r w:rsidR="00FF3F66">
        <w:t xml:space="preserve"> производственной площадки</w:t>
      </w:r>
      <w:r w:rsidRPr="0018415C">
        <w:t xml:space="preserve">, между центральным </w:t>
      </w:r>
      <w:r w:rsidR="00543C61">
        <w:t xml:space="preserve">складом и цеховыми складами/МОЛ, а также случаи перемещения ГСМ между </w:t>
      </w:r>
      <w:r w:rsidR="004D37F1" w:rsidRPr="006D4A92">
        <w:t>резервуар</w:t>
      </w:r>
      <w:r w:rsidR="004D37F1">
        <w:t>ом и</w:t>
      </w:r>
      <w:r w:rsidR="004D37F1" w:rsidRPr="006D4A92">
        <w:t xml:space="preserve"> </w:t>
      </w:r>
      <w:r w:rsidR="00FF3F66">
        <w:t>топливозаправщиком</w:t>
      </w:r>
      <w:r w:rsidR="004D37F1">
        <w:t xml:space="preserve">, </w:t>
      </w:r>
      <w:r w:rsidR="0010010B">
        <w:t>топливозаправщиком</w:t>
      </w:r>
      <w:r w:rsidR="004D37F1" w:rsidRPr="006D4A92">
        <w:t xml:space="preserve"> и АЗС</w:t>
      </w:r>
      <w:r w:rsidR="00543C61">
        <w:t>;</w:t>
      </w:r>
    </w:p>
    <w:p w14:paraId="5FB16739" w14:textId="77777777" w:rsidR="0018415C" w:rsidRPr="0018415C" w:rsidRDefault="0018415C" w:rsidP="00823682">
      <w:pPr>
        <w:pStyle w:val="afc"/>
        <w:numPr>
          <w:ilvl w:val="0"/>
          <w:numId w:val="93"/>
        </w:numPr>
      </w:pPr>
      <w:r w:rsidRPr="0018415C">
        <w:t>Приемка МТР от стороннего контрагента на ответственное хранение (ОХ):</w:t>
      </w:r>
    </w:p>
    <w:p w14:paraId="33D1E101" w14:textId="4E569B79" w:rsidR="0018415C" w:rsidRPr="00ED24A7" w:rsidRDefault="0018415C" w:rsidP="00823682">
      <w:pPr>
        <w:pStyle w:val="afc"/>
        <w:numPr>
          <w:ilvl w:val="0"/>
          <w:numId w:val="94"/>
        </w:numPr>
        <w:ind w:left="2410"/>
      </w:pPr>
      <w:r w:rsidRPr="00ED24A7">
        <w:t>По договору ответственного хранения («Полюс</w:t>
      </w:r>
      <w:r>
        <w:t xml:space="preserve"> Л</w:t>
      </w:r>
      <w:r w:rsidRPr="00ED24A7">
        <w:t>огистика» оказывает услуги по хранению контрагентам</w:t>
      </w:r>
      <w:r>
        <w:t xml:space="preserve"> из группы «Полюс», но вне контура внедрения </w:t>
      </w:r>
      <w:r w:rsidRPr="0018415C">
        <w:rPr>
          <w:lang w:val="en-US"/>
        </w:rPr>
        <w:t>SAP</w:t>
      </w:r>
      <w:r w:rsidRPr="00ED24A7">
        <w:t xml:space="preserve">, </w:t>
      </w:r>
      <w:r>
        <w:t xml:space="preserve">а </w:t>
      </w:r>
      <w:r w:rsidR="00753617">
        <w:t>также</w:t>
      </w:r>
      <w:r>
        <w:t xml:space="preserve"> контрагентам, </w:t>
      </w:r>
      <w:r w:rsidRPr="00ED24A7">
        <w:t>не входящим в группу «Полюс»)</w:t>
      </w:r>
      <w:r>
        <w:t>;</w:t>
      </w:r>
    </w:p>
    <w:p w14:paraId="15B1C167" w14:textId="1AADB89C" w:rsidR="0018415C" w:rsidRPr="00ED24A7" w:rsidRDefault="0018415C" w:rsidP="00823682">
      <w:pPr>
        <w:pStyle w:val="afc"/>
        <w:numPr>
          <w:ilvl w:val="0"/>
          <w:numId w:val="94"/>
        </w:numPr>
        <w:ind w:left="2410"/>
      </w:pPr>
      <w:r>
        <w:t xml:space="preserve">В случае поставки с выявленными отклонениями при 3-х сторонней сверке и оформлением акта М-7 (в том числе, приемка на ответственное хранение МТР не по </w:t>
      </w:r>
      <w:r w:rsidRPr="00C061DF">
        <w:t>спецификации или в случае отсутствия товарно-сопроводительных документов</w:t>
      </w:r>
      <w:r>
        <w:t>)</w:t>
      </w:r>
      <w:ins w:id="401" w:author="Tukhbatov Ruslan" w:date="2020-04-21T05:17:00Z">
        <w:r w:rsidR="00B06995">
          <w:t>, в том числе отражение поступления на ОХ грузоместами</w:t>
        </w:r>
      </w:ins>
      <w:r w:rsidR="00104C3D">
        <w:t>. В случае возможности идентификации, по какому договору</w:t>
      </w:r>
      <w:r w:rsidR="00382EF8">
        <w:t xml:space="preserve"> поставки</w:t>
      </w:r>
      <w:r w:rsidR="00104C3D">
        <w:t xml:space="preserve"> поступили МТР, ОХ </w:t>
      </w:r>
      <w:r w:rsidR="00382EF8">
        <w:t>отражается</w:t>
      </w:r>
      <w:r w:rsidR="00104C3D">
        <w:t xml:space="preserve"> </w:t>
      </w:r>
      <w:r w:rsidR="00753617">
        <w:t>в соответствующей БЕ, в обратном случае –</w:t>
      </w:r>
      <w:r w:rsidR="00104C3D">
        <w:t xml:space="preserve"> поставки</w:t>
      </w:r>
      <w:r w:rsidR="00753617">
        <w:t xml:space="preserve"> в БЕ Полюс Логистика</w:t>
      </w:r>
      <w:r>
        <w:t>;</w:t>
      </w:r>
    </w:p>
    <w:p w14:paraId="5F553E52" w14:textId="58A2B2F8" w:rsidR="0018415C" w:rsidRPr="00D56E43" w:rsidRDefault="0018415C" w:rsidP="00823682">
      <w:pPr>
        <w:pStyle w:val="afc"/>
        <w:numPr>
          <w:ilvl w:val="0"/>
          <w:numId w:val="94"/>
        </w:numPr>
        <w:ind w:left="2410"/>
      </w:pPr>
      <w:r w:rsidRPr="00ED24A7">
        <w:t>Приемка частей комплекта оборудования</w:t>
      </w:r>
      <w:r>
        <w:t xml:space="preserve"> </w:t>
      </w:r>
      <w:r w:rsidR="00104C3D">
        <w:t xml:space="preserve">по договору </w:t>
      </w:r>
      <w:r w:rsidR="00753617">
        <w:t>п</w:t>
      </w:r>
      <w:r w:rsidR="00F152EF">
        <w:t>оставки</w:t>
      </w:r>
      <w:r w:rsidR="00753617">
        <w:t xml:space="preserve"> между КБЕ и поставщиком</w:t>
      </w:r>
      <w:r w:rsidR="00104C3D">
        <w:t xml:space="preserve"> </w:t>
      </w:r>
      <w:r w:rsidRPr="00ED24A7">
        <w:t>до момента полной поставки оборудования</w:t>
      </w:r>
      <w:r>
        <w:t>;</w:t>
      </w:r>
    </w:p>
    <w:p w14:paraId="6444A894" w14:textId="5AD1A717" w:rsidR="0018415C" w:rsidRPr="0018415C" w:rsidRDefault="0018415C" w:rsidP="00823682">
      <w:pPr>
        <w:pStyle w:val="afc"/>
        <w:numPr>
          <w:ilvl w:val="0"/>
          <w:numId w:val="94"/>
        </w:numPr>
        <w:ind w:left="1418"/>
      </w:pPr>
      <w:r w:rsidRPr="0018415C">
        <w:t>Прочие поступления МТР на склад:</w:t>
      </w:r>
    </w:p>
    <w:p w14:paraId="390418F9" w14:textId="77777777" w:rsidR="0018415C" w:rsidRDefault="0018415C" w:rsidP="00823682">
      <w:pPr>
        <w:pStyle w:val="afc"/>
        <w:numPr>
          <w:ilvl w:val="0"/>
          <w:numId w:val="94"/>
        </w:numPr>
        <w:ind w:left="2410"/>
      </w:pPr>
      <w:r w:rsidRPr="00ED24A7">
        <w:t>При</w:t>
      </w:r>
      <w:r>
        <w:t>е</w:t>
      </w:r>
      <w:r w:rsidRPr="00ED24A7">
        <w:t xml:space="preserve">мка МТР после </w:t>
      </w:r>
      <w:r>
        <w:t>демонтажа</w:t>
      </w:r>
      <w:r w:rsidRPr="00ED24A7">
        <w:t xml:space="preserve"> ОС</w:t>
      </w:r>
      <w:r>
        <w:t>;</w:t>
      </w:r>
    </w:p>
    <w:p w14:paraId="6D3ECED0" w14:textId="77777777" w:rsidR="0018415C" w:rsidRPr="00610C28" w:rsidRDefault="0018415C" w:rsidP="00823682">
      <w:pPr>
        <w:pStyle w:val="afc"/>
        <w:numPr>
          <w:ilvl w:val="0"/>
          <w:numId w:val="94"/>
        </w:numPr>
        <w:ind w:left="2410"/>
      </w:pPr>
      <w:r>
        <w:t xml:space="preserve">Приемка </w:t>
      </w:r>
      <w:r w:rsidRPr="00CB650A">
        <w:t>МТР/ОС</w:t>
      </w:r>
      <w:r>
        <w:t>, направляемых</w:t>
      </w:r>
      <w:r w:rsidRPr="00CB650A">
        <w:t xml:space="preserve"> в ремонт/поверку Подрядчику,</w:t>
      </w:r>
      <w:r>
        <w:t xml:space="preserve"> либо получаемых из</w:t>
      </w:r>
      <w:r w:rsidRPr="00CB650A">
        <w:t xml:space="preserve"> ремонта/поверки</w:t>
      </w:r>
      <w:r>
        <w:t xml:space="preserve"> от Подрядчика;</w:t>
      </w:r>
    </w:p>
    <w:p w14:paraId="1D90F0E9" w14:textId="77777777" w:rsidR="0018415C" w:rsidRDefault="0018415C" w:rsidP="00823682">
      <w:pPr>
        <w:pStyle w:val="afc"/>
        <w:numPr>
          <w:ilvl w:val="0"/>
          <w:numId w:val="94"/>
        </w:numPr>
        <w:ind w:left="2410"/>
      </w:pPr>
      <w:bookmarkStart w:id="402" w:name="_Hlk520719584"/>
      <w:r>
        <w:t>Прием лома черных и цветных металлов от подразделений;</w:t>
      </w:r>
    </w:p>
    <w:bookmarkEnd w:id="402"/>
    <w:p w14:paraId="545B521B" w14:textId="27F923CD" w:rsidR="0018415C" w:rsidRPr="00ED24A7" w:rsidRDefault="0018415C" w:rsidP="00823682">
      <w:pPr>
        <w:pStyle w:val="afc"/>
        <w:numPr>
          <w:ilvl w:val="0"/>
          <w:numId w:val="94"/>
        </w:numPr>
        <w:ind w:left="2410"/>
      </w:pPr>
      <w:r w:rsidRPr="00ED24A7">
        <w:t>Безвозмездное поступление МТР</w:t>
      </w:r>
      <w:r w:rsidR="00277DF8" w:rsidRPr="00277DF8">
        <w:t xml:space="preserve"> (</w:t>
      </w:r>
      <w:r w:rsidR="00277DF8">
        <w:t>кроме РБП и ВНА</w:t>
      </w:r>
      <w:r w:rsidR="00277DF8" w:rsidRPr="00277DF8">
        <w:t>)</w:t>
      </w:r>
      <w:r>
        <w:t>;</w:t>
      </w:r>
    </w:p>
    <w:p w14:paraId="4E69BA96" w14:textId="43CEF7F8" w:rsidR="0018415C" w:rsidRDefault="0018415C" w:rsidP="00823682">
      <w:pPr>
        <w:pStyle w:val="afc"/>
        <w:numPr>
          <w:ilvl w:val="0"/>
          <w:numId w:val="94"/>
        </w:numPr>
        <w:ind w:left="2410"/>
      </w:pPr>
      <w:r>
        <w:t>Вклад в уставной капитал</w:t>
      </w:r>
      <w:r w:rsidR="00277DF8">
        <w:t xml:space="preserve"> (кроме ВНА)</w:t>
      </w:r>
      <w:r>
        <w:t>;</w:t>
      </w:r>
    </w:p>
    <w:p w14:paraId="4927F218" w14:textId="77777777" w:rsidR="0018415C" w:rsidRDefault="0018415C" w:rsidP="00823682">
      <w:pPr>
        <w:pStyle w:val="afc"/>
        <w:numPr>
          <w:ilvl w:val="0"/>
          <w:numId w:val="94"/>
        </w:numPr>
        <w:ind w:left="2410"/>
      </w:pPr>
      <w:r>
        <w:t>Вклад в имущество;</w:t>
      </w:r>
    </w:p>
    <w:p w14:paraId="1C7F6840" w14:textId="77777777" w:rsidR="0018415C" w:rsidRDefault="0018415C" w:rsidP="00823682">
      <w:pPr>
        <w:pStyle w:val="afc"/>
        <w:numPr>
          <w:ilvl w:val="0"/>
          <w:numId w:val="94"/>
        </w:numPr>
        <w:ind w:left="2410"/>
      </w:pPr>
      <w:r>
        <w:t>Возврат из уставного капитала сторонней организации;</w:t>
      </w:r>
    </w:p>
    <w:p w14:paraId="5ECF1772" w14:textId="77777777" w:rsidR="0018415C" w:rsidRDefault="0018415C" w:rsidP="00823682">
      <w:pPr>
        <w:pStyle w:val="afc"/>
        <w:numPr>
          <w:ilvl w:val="0"/>
          <w:numId w:val="94"/>
        </w:numPr>
        <w:ind w:left="2410"/>
      </w:pPr>
      <w:r>
        <w:t>Погашение обязательств по залогу;</w:t>
      </w:r>
    </w:p>
    <w:p w14:paraId="0D8BDEE5" w14:textId="1284119A" w:rsidR="007624E6" w:rsidRDefault="007624E6" w:rsidP="00823682">
      <w:pPr>
        <w:pStyle w:val="afc"/>
        <w:numPr>
          <w:ilvl w:val="0"/>
          <w:numId w:val="94"/>
        </w:numPr>
        <w:ind w:left="2410"/>
      </w:pPr>
      <w:r>
        <w:t>Возврат неиспользованных давальческих компонентов;</w:t>
      </w:r>
    </w:p>
    <w:p w14:paraId="49C35318" w14:textId="1DC8F89A" w:rsidR="0018415C" w:rsidRDefault="0018415C" w:rsidP="00823682">
      <w:pPr>
        <w:pStyle w:val="afc"/>
        <w:numPr>
          <w:ilvl w:val="0"/>
          <w:numId w:val="94"/>
        </w:numPr>
        <w:ind w:left="2410"/>
      </w:pPr>
      <w:r w:rsidRPr="00843401">
        <w:t>Формирование подменного фонда.</w:t>
      </w:r>
    </w:p>
    <w:p w14:paraId="6557A206" w14:textId="77777777" w:rsidR="0018415C" w:rsidRPr="006D77D6" w:rsidRDefault="0018415C" w:rsidP="0018415C">
      <w:pPr>
        <w:ind w:firstLine="709"/>
      </w:pPr>
      <w:r>
        <w:t>П</w:t>
      </w:r>
      <w:r w:rsidRPr="006D77D6">
        <w:t>роцесс</w:t>
      </w:r>
      <w:r>
        <w:t xml:space="preserve"> «</w:t>
      </w:r>
      <w:r w:rsidRPr="00C0544B">
        <w:t>ПП-10.07.03.01-ERP Приемка и размещение МТР на складе</w:t>
      </w:r>
      <w:r>
        <w:t>»</w:t>
      </w:r>
      <w:r w:rsidRPr="006D77D6">
        <w:t xml:space="preserve"> реализуется в системе SAP </w:t>
      </w:r>
      <w:r>
        <w:rPr>
          <w:lang w:val="en-US"/>
        </w:rPr>
        <w:t>S</w:t>
      </w:r>
      <w:r>
        <w:t>/4</w:t>
      </w:r>
      <w:r>
        <w:rPr>
          <w:lang w:val="en-US"/>
        </w:rPr>
        <w:t>HANA</w:t>
      </w:r>
      <w:r>
        <w:t xml:space="preserve"> </w:t>
      </w:r>
      <w:r w:rsidRPr="006D77D6">
        <w:t>и нацелен в первую очере</w:t>
      </w:r>
      <w:r>
        <w:t>д</w:t>
      </w:r>
      <w:r w:rsidRPr="006D77D6">
        <w:t>ь на отражение приемки МТР с точки зрения учета. Процессы последующего размещения МТР на склад</w:t>
      </w:r>
      <w:r>
        <w:t>е</w:t>
      </w:r>
      <w:r w:rsidRPr="006D77D6">
        <w:t xml:space="preserve"> выполняются вне системы.</w:t>
      </w:r>
    </w:p>
    <w:p w14:paraId="6DEFA601" w14:textId="16DEF5AB" w:rsidR="0018415C" w:rsidRDefault="0018415C" w:rsidP="0018415C">
      <w:pPr>
        <w:ind w:firstLine="709"/>
      </w:pPr>
      <w:r w:rsidRPr="006D77D6">
        <w:t xml:space="preserve">Автоматизация процессов перемещения МТР внутри склада осуществляется в рамках </w:t>
      </w:r>
      <w:r w:rsidR="00091D7E">
        <w:t>модуля</w:t>
      </w:r>
      <w:r w:rsidRPr="006D77D6">
        <w:t xml:space="preserve"> SAP EWM. Подробно данные процессы рас</w:t>
      </w:r>
      <w:r w:rsidR="002756FA">
        <w:t>с</w:t>
      </w:r>
      <w:r w:rsidRPr="006D77D6">
        <w:t xml:space="preserve">матриваются в </w:t>
      </w:r>
      <w:r>
        <w:t>описании</w:t>
      </w:r>
      <w:r w:rsidRPr="006D77D6">
        <w:t xml:space="preserve"> процесса «При</w:t>
      </w:r>
      <w:r>
        <w:t>е</w:t>
      </w:r>
      <w:r w:rsidRPr="006D77D6">
        <w:t>мка и размещение МТР на складе (</w:t>
      </w:r>
      <w:r w:rsidR="00091D7E">
        <w:rPr>
          <w:lang w:val="en-US"/>
        </w:rPr>
        <w:t>WMS</w:t>
      </w:r>
      <w:r w:rsidRPr="006D77D6">
        <w:t>)».</w:t>
      </w:r>
    </w:p>
    <w:p w14:paraId="656DF281" w14:textId="77777777" w:rsidR="00665419" w:rsidRDefault="00665419" w:rsidP="0018415C">
      <w:pPr>
        <w:ind w:firstLine="709"/>
      </w:pPr>
    </w:p>
    <w:p w14:paraId="1DC06ECC" w14:textId="77777777" w:rsidR="0018415C" w:rsidRPr="003B68A7" w:rsidRDefault="0018415C" w:rsidP="003B68A7">
      <w:pPr>
        <w:ind w:firstLine="709"/>
        <w:rPr>
          <w:b/>
        </w:rPr>
      </w:pPr>
      <w:r w:rsidRPr="003B68A7">
        <w:rPr>
          <w:b/>
        </w:rPr>
        <w:t>Поступление МТР на склад в рамках договора закупки</w:t>
      </w:r>
    </w:p>
    <w:p w14:paraId="7A675A74" w14:textId="77777777" w:rsidR="0018415C" w:rsidRPr="0099523F" w:rsidRDefault="0018415C" w:rsidP="003B68A7">
      <w:pPr>
        <w:ind w:firstLine="709"/>
        <w:rPr>
          <w:rFonts w:cs="Arial"/>
        </w:rPr>
      </w:pPr>
      <w:r>
        <w:rPr>
          <w:rFonts w:cs="Arial"/>
        </w:rPr>
        <w:t>В данном сценарии п</w:t>
      </w:r>
      <w:r w:rsidRPr="006D77D6">
        <w:rPr>
          <w:rFonts w:cs="Arial"/>
        </w:rPr>
        <w:t>риемка МТР</w:t>
      </w:r>
      <w:r>
        <w:rPr>
          <w:rFonts w:cs="Arial"/>
        </w:rPr>
        <w:t xml:space="preserve"> на склад осуществляется</w:t>
      </w:r>
      <w:r w:rsidRPr="006D77D6">
        <w:rPr>
          <w:rFonts w:cs="Arial"/>
        </w:rPr>
        <w:t xml:space="preserve"> только при наличии в системе зарегистрированн</w:t>
      </w:r>
      <w:r>
        <w:rPr>
          <w:rFonts w:cs="Arial"/>
        </w:rPr>
        <w:t>ой ранее с</w:t>
      </w:r>
      <w:r w:rsidRPr="0099523F">
        <w:rPr>
          <w:rFonts w:cs="Arial"/>
        </w:rPr>
        <w:t>пецификаци</w:t>
      </w:r>
      <w:r>
        <w:rPr>
          <w:rFonts w:cs="Arial"/>
        </w:rPr>
        <w:t>и</w:t>
      </w:r>
      <w:r w:rsidRPr="0099523F">
        <w:rPr>
          <w:rFonts w:cs="Arial"/>
        </w:rPr>
        <w:t xml:space="preserve"> </w:t>
      </w:r>
      <w:r>
        <w:rPr>
          <w:rFonts w:cs="Arial"/>
        </w:rPr>
        <w:t xml:space="preserve">договора поставки МТР. </w:t>
      </w:r>
      <w:r w:rsidRPr="0001139B">
        <w:rPr>
          <w:rFonts w:cs="Arial"/>
        </w:rPr>
        <w:t>Возможен аналогичный процесс приемки по гарантийному письму, в этом случае оно вносится в систему в форме заказа на поставку (как и спецификация).</w:t>
      </w:r>
    </w:p>
    <w:p w14:paraId="6A0605E1" w14:textId="64933799" w:rsidR="0018415C" w:rsidRDefault="0018415C" w:rsidP="003B68A7">
      <w:pPr>
        <w:ind w:firstLine="709"/>
        <w:rPr>
          <w:rFonts w:cs="Arial"/>
        </w:rPr>
      </w:pPr>
      <w:r w:rsidRPr="006D77D6">
        <w:rPr>
          <w:rFonts w:cs="Arial"/>
        </w:rPr>
        <w:t>МТР, которые отсутствуют в спецификации, не могут быть оприходованы на склад</w:t>
      </w:r>
      <w:r>
        <w:rPr>
          <w:rFonts w:cs="Arial"/>
        </w:rPr>
        <w:t xml:space="preserve"> в рамках данного сценария</w:t>
      </w:r>
      <w:r w:rsidRPr="006D77D6">
        <w:rPr>
          <w:rFonts w:cs="Arial"/>
        </w:rPr>
        <w:t>. Также не могут быть оприходованы МТР в объеме</w:t>
      </w:r>
      <w:r w:rsidR="00380728">
        <w:rPr>
          <w:rFonts w:cs="Arial"/>
        </w:rPr>
        <w:t>,</w:t>
      </w:r>
      <w:r w:rsidRPr="006D77D6">
        <w:rPr>
          <w:rFonts w:cs="Arial"/>
        </w:rPr>
        <w:t xml:space="preserve"> превышающем объем спецификации </w:t>
      </w:r>
      <w:r>
        <w:rPr>
          <w:rFonts w:cs="Arial"/>
        </w:rPr>
        <w:t>или</w:t>
      </w:r>
      <w:r w:rsidRPr="006D77D6">
        <w:rPr>
          <w:rFonts w:cs="Arial"/>
        </w:rPr>
        <w:t xml:space="preserve"> </w:t>
      </w:r>
      <w:r>
        <w:rPr>
          <w:rFonts w:cs="Arial"/>
        </w:rPr>
        <w:t>установленного договором толеранса</w:t>
      </w:r>
      <w:r w:rsidRPr="006D77D6">
        <w:rPr>
          <w:rFonts w:cs="Arial"/>
        </w:rPr>
        <w:t>.</w:t>
      </w:r>
    </w:p>
    <w:p w14:paraId="041C7EC1" w14:textId="77777777" w:rsidR="0018415C" w:rsidRPr="006D77D6" w:rsidRDefault="0018415C" w:rsidP="003B68A7">
      <w:pPr>
        <w:ind w:firstLine="709"/>
      </w:pPr>
      <w:r w:rsidRPr="006D77D6">
        <w:t>В момент поступления МТР на склад кладовщик:</w:t>
      </w:r>
    </w:p>
    <w:p w14:paraId="543768CF" w14:textId="2EEAB1F7" w:rsidR="0018415C" w:rsidRPr="006D77D6" w:rsidRDefault="003B68A7" w:rsidP="00823682">
      <w:pPr>
        <w:pStyle w:val="afc"/>
        <w:numPr>
          <w:ilvl w:val="0"/>
          <w:numId w:val="95"/>
        </w:numPr>
        <w:ind w:left="1418"/>
      </w:pPr>
      <w:r>
        <w:t>в</w:t>
      </w:r>
      <w:r w:rsidR="0018415C" w:rsidRPr="006D77D6">
        <w:t>ыполняет проверку пакета товар</w:t>
      </w:r>
      <w:r w:rsidR="0018415C">
        <w:t>н</w:t>
      </w:r>
      <w:r w:rsidR="0018415C" w:rsidRPr="006D77D6">
        <w:t>о-сопроводительных документов</w:t>
      </w:r>
      <w:r w:rsidR="0018415C">
        <w:t>;</w:t>
      </w:r>
    </w:p>
    <w:p w14:paraId="6CBCBDF7" w14:textId="0A9030C7" w:rsidR="0018415C" w:rsidRPr="006D77D6" w:rsidRDefault="003B68A7" w:rsidP="00823682">
      <w:pPr>
        <w:pStyle w:val="afc"/>
        <w:numPr>
          <w:ilvl w:val="0"/>
          <w:numId w:val="95"/>
        </w:numPr>
        <w:ind w:left="1418"/>
      </w:pPr>
      <w:r>
        <w:t>в</w:t>
      </w:r>
      <w:r w:rsidR="0018415C" w:rsidRPr="006D77D6">
        <w:t>ыполняет в системе поиск спецификации</w:t>
      </w:r>
      <w:r w:rsidR="0018415C">
        <w:t>,</w:t>
      </w:r>
      <w:r w:rsidR="0018415C" w:rsidRPr="006D77D6">
        <w:t xml:space="preserve"> по которой поступили МТР</w:t>
      </w:r>
      <w:r w:rsidR="0018415C">
        <w:t>;</w:t>
      </w:r>
    </w:p>
    <w:p w14:paraId="1FD094BC" w14:textId="59BB0452" w:rsidR="0018415C" w:rsidRPr="006D77D6" w:rsidRDefault="003B68A7" w:rsidP="00823682">
      <w:pPr>
        <w:pStyle w:val="afc"/>
        <w:numPr>
          <w:ilvl w:val="0"/>
          <w:numId w:val="95"/>
        </w:numPr>
        <w:ind w:left="1418"/>
      </w:pPr>
      <w:r>
        <w:t>в</w:t>
      </w:r>
      <w:r w:rsidR="0018415C" w:rsidRPr="006D77D6">
        <w:t>ыполняет визуальный осмотр получен</w:t>
      </w:r>
      <w:r w:rsidR="0018415C">
        <w:t>н</w:t>
      </w:r>
      <w:r w:rsidR="0018415C" w:rsidRPr="006D77D6">
        <w:t>ых МТР на предмет соответствия требуемым критериям качества</w:t>
      </w:r>
      <w:r w:rsidR="0018415C">
        <w:t>.</w:t>
      </w:r>
    </w:p>
    <w:p w14:paraId="1FE6A845" w14:textId="77777777" w:rsidR="0018415C" w:rsidRPr="006D77D6" w:rsidRDefault="0018415C" w:rsidP="003B68A7">
      <w:pPr>
        <w:ind w:firstLine="709"/>
      </w:pPr>
      <w:r w:rsidRPr="006D77D6">
        <w:t>По результата</w:t>
      </w:r>
      <w:r>
        <w:t>м</w:t>
      </w:r>
      <w:r w:rsidRPr="006D77D6">
        <w:t xml:space="preserve"> принимается решение о приемке МТР на склад хранения, либо о приемке МТР на ответственное хране</w:t>
      </w:r>
      <w:r>
        <w:t>ние</w:t>
      </w:r>
      <w:r w:rsidRPr="006D77D6">
        <w:t xml:space="preserve"> (неполный пакет</w:t>
      </w:r>
      <w:r>
        <w:t xml:space="preserve"> документов,</w:t>
      </w:r>
      <w:r w:rsidRPr="006D77D6">
        <w:t xml:space="preserve"> </w:t>
      </w:r>
      <w:r>
        <w:t xml:space="preserve">либо несоответствие поставки товарно-сопроводительным </w:t>
      </w:r>
      <w:r w:rsidRPr="006D77D6">
        <w:t>документ</w:t>
      </w:r>
      <w:r>
        <w:t>ам</w:t>
      </w:r>
      <w:r w:rsidRPr="006D77D6">
        <w:t xml:space="preserve">, МТР не соответствуют спецификации </w:t>
      </w:r>
      <w:r>
        <w:t>или имеют отклонения по</w:t>
      </w:r>
      <w:r w:rsidRPr="006D77D6">
        <w:t xml:space="preserve"> качеству</w:t>
      </w:r>
      <w:r>
        <w:t>, а также в случае приемки частей комплекта оборудования до момента его полной поставки</w:t>
      </w:r>
      <w:r w:rsidRPr="006D77D6">
        <w:t xml:space="preserve">). Приемка МТР на ответственное хранение рассматривается в разделе «Приемка МТР от </w:t>
      </w:r>
      <w:r>
        <w:t xml:space="preserve">стороннего </w:t>
      </w:r>
      <w:r w:rsidRPr="006D77D6">
        <w:t>контрагента на ответственное хранение». Решение о приемке на склад хранения</w:t>
      </w:r>
      <w:r>
        <w:t>,</w:t>
      </w:r>
      <w:r w:rsidRPr="006D77D6">
        <w:t xml:space="preserve"> либо о приемке на ответственное хранение может быть принято индивидуально для каждой позиции МТР.</w:t>
      </w:r>
    </w:p>
    <w:p w14:paraId="6ED22CD7" w14:textId="082DCB01" w:rsidR="0018415C" w:rsidRDefault="0018415C" w:rsidP="003B68A7">
      <w:pPr>
        <w:ind w:firstLine="709"/>
      </w:pPr>
      <w:r>
        <w:t>Регистрация поступления МТР на</w:t>
      </w:r>
      <w:r w:rsidRPr="006D77D6">
        <w:t xml:space="preserve"> склад выполняется </w:t>
      </w:r>
      <w:r>
        <w:t xml:space="preserve">кладовщиком </w:t>
      </w:r>
      <w:r w:rsidRPr="006D77D6">
        <w:t>только в количествен</w:t>
      </w:r>
      <w:r>
        <w:t>н</w:t>
      </w:r>
      <w:r w:rsidRPr="006D77D6">
        <w:t xml:space="preserve">ом выражении, </w:t>
      </w:r>
      <w:r>
        <w:t>так как</w:t>
      </w:r>
      <w:r w:rsidRPr="006D77D6">
        <w:t xml:space="preserve"> </w:t>
      </w:r>
      <w:r>
        <w:t>оценка оприходованных</w:t>
      </w:r>
      <w:r w:rsidRPr="006D77D6">
        <w:t xml:space="preserve"> МТР выполняется</w:t>
      </w:r>
      <w:r>
        <w:t xml:space="preserve"> системой</w:t>
      </w:r>
      <w:r w:rsidRPr="006D77D6">
        <w:t xml:space="preserve"> автоматически</w:t>
      </w:r>
      <w:r>
        <w:t>,</w:t>
      </w:r>
      <w:r w:rsidRPr="006D77D6">
        <w:t xml:space="preserve"> </w:t>
      </w:r>
      <w:r>
        <w:t xml:space="preserve">как правило, </w:t>
      </w:r>
      <w:r w:rsidRPr="006D77D6">
        <w:t xml:space="preserve">по </w:t>
      </w:r>
      <w:r>
        <w:t xml:space="preserve">стандартной </w:t>
      </w:r>
      <w:r w:rsidRPr="006D77D6">
        <w:t>цен</w:t>
      </w:r>
      <w:r>
        <w:t>е, определенной</w:t>
      </w:r>
      <w:r w:rsidRPr="006D77D6">
        <w:t xml:space="preserve"> в системе на момент приемки. </w:t>
      </w:r>
      <w:r>
        <w:t>Также существуют исключения, например, приемка оборудования осуществляется с раздельной оценкой в разрезе партий.</w:t>
      </w:r>
    </w:p>
    <w:p w14:paraId="100F22C7" w14:textId="5A0C4A3B" w:rsidR="0018415C" w:rsidRPr="00FE3CB6" w:rsidRDefault="0018415C" w:rsidP="003B68A7">
      <w:pPr>
        <w:ind w:firstLine="709"/>
      </w:pPr>
      <w:r w:rsidRPr="00FE3CB6">
        <w:t>Подробно оценка запасов МТР и карта проводок рас</w:t>
      </w:r>
      <w:r w:rsidR="00B2218C" w:rsidRPr="00FE3CB6">
        <w:t>с</w:t>
      </w:r>
      <w:r w:rsidRPr="00FE3CB6">
        <w:t>матрива</w:t>
      </w:r>
      <w:r w:rsidR="00B2218C" w:rsidRPr="00FE3CB6">
        <w:t>ю</w:t>
      </w:r>
      <w:r w:rsidRPr="00FE3CB6">
        <w:t xml:space="preserve">тся в КД </w:t>
      </w:r>
      <w:r w:rsidR="0056262B" w:rsidRPr="00FE3CB6">
        <w:rPr>
          <w:lang w:val="en-US"/>
        </w:rPr>
        <w:t>ERP</w:t>
      </w:r>
      <w:r w:rsidR="0056262B" w:rsidRPr="00FE3CB6">
        <w:t xml:space="preserve">.5.1.28 </w:t>
      </w:r>
      <w:r w:rsidRPr="00FE3CB6">
        <w:t xml:space="preserve">«Учет МПЗ, товаров и готовой продукции» и КД </w:t>
      </w:r>
      <w:r w:rsidR="00FE3CB6" w:rsidRPr="00FE3CB6">
        <w:rPr>
          <w:lang w:val="en-US"/>
        </w:rPr>
        <w:t>ERP</w:t>
      </w:r>
      <w:r w:rsidR="00FE3CB6" w:rsidRPr="00FE3CB6">
        <w:t xml:space="preserve">.5.1.29 </w:t>
      </w:r>
      <w:r w:rsidRPr="00FE3CB6">
        <w:t>«Учет расчетов с дебиторами и кредиторами».</w:t>
      </w:r>
    </w:p>
    <w:p w14:paraId="70FA075B" w14:textId="20BABF4D" w:rsidR="0018415C" w:rsidRPr="002756FA" w:rsidRDefault="0018415C" w:rsidP="003B68A7">
      <w:pPr>
        <w:ind w:firstLine="709"/>
      </w:pPr>
      <w:r w:rsidRPr="006D77D6">
        <w:t xml:space="preserve">В результате приемки МТР на склад хранения, </w:t>
      </w:r>
      <w:r w:rsidRPr="00F26B3A">
        <w:t>МТР приходуются на запас принимающего склада и становятся доступны для ре</w:t>
      </w:r>
      <w:r>
        <w:t>зервирования и последующей выда</w:t>
      </w:r>
      <w:r w:rsidRPr="00F26B3A">
        <w:t>чи</w:t>
      </w:r>
      <w:r>
        <w:t xml:space="preserve"> под потребность </w:t>
      </w:r>
      <w:r w:rsidR="0077078A">
        <w:t>в рамках соответствующей области планирования</w:t>
      </w:r>
      <w:r>
        <w:t xml:space="preserve">. При поступлении на перевалочную базу, МТР могут участвовать в планировании, но не могут быть выданы под потребность до их </w:t>
      </w:r>
      <w:r w:rsidRPr="002756FA">
        <w:t xml:space="preserve">перемещения на </w:t>
      </w:r>
      <w:r w:rsidR="0077078A">
        <w:t>склад производственной площадки</w:t>
      </w:r>
      <w:r w:rsidRPr="002756FA">
        <w:t xml:space="preserve">. </w:t>
      </w:r>
    </w:p>
    <w:p w14:paraId="42F91396" w14:textId="2707BF7C" w:rsidR="0018415C" w:rsidRPr="002756FA" w:rsidRDefault="0077078A" w:rsidP="003B68A7">
      <w:pPr>
        <w:ind w:firstLine="709"/>
      </w:pPr>
      <w:r>
        <w:t xml:space="preserve">Подход к учету МТР бизнес-единицы, работающей в </w:t>
      </w:r>
      <w:r>
        <w:rPr>
          <w:lang w:val="en-US"/>
        </w:rPr>
        <w:t>SAP</w:t>
      </w:r>
      <w:r>
        <w:t>, на складах Полюс-Логистики</w:t>
      </w:r>
      <w:r w:rsidR="0018415C" w:rsidRPr="002756FA">
        <w:t xml:space="preserve">, описан </w:t>
      </w:r>
      <w:r w:rsidR="00EB58D0">
        <w:t xml:space="preserve">ниже </w:t>
      </w:r>
      <w:r w:rsidR="00EB58D0" w:rsidRPr="00BD4C8B">
        <w:t>в разделе «</w:t>
      </w:r>
      <w:r w:rsidR="00EB58D0" w:rsidRPr="00C945D5">
        <w:t>Особенности приемки МТР на склады под управлением Полюс Логистики»</w:t>
      </w:r>
      <w:r w:rsidR="002756FA" w:rsidRPr="002756FA">
        <w:t>.</w:t>
      </w:r>
    </w:p>
    <w:p w14:paraId="5BB5F546" w14:textId="664D5580" w:rsidR="0018415C" w:rsidRDefault="0018415C" w:rsidP="003B68A7">
      <w:pPr>
        <w:ind w:firstLine="709"/>
      </w:pPr>
      <w:r>
        <w:t>При соответствии поставки (и товарно-сопроводительных документов</w:t>
      </w:r>
      <w:r w:rsidR="004C000E">
        <w:t xml:space="preserve"> – накладной, ТТН, УПД</w:t>
      </w:r>
      <w:r>
        <w:t xml:space="preserve">) спецификации </w:t>
      </w:r>
      <w:r w:rsidR="0077078A">
        <w:t>формируется приходный ордер</w:t>
      </w:r>
      <w:r>
        <w:t xml:space="preserve"> М-4</w:t>
      </w:r>
      <w:r w:rsidR="0077078A">
        <w:t>.</w:t>
      </w:r>
      <w:r>
        <w:t xml:space="preserve"> </w:t>
      </w:r>
      <w:r w:rsidR="0077078A">
        <w:t>В случае выявленных отклонений</w:t>
      </w:r>
      <w:r>
        <w:t xml:space="preserve"> </w:t>
      </w:r>
      <w:r w:rsidR="00101861">
        <w:t xml:space="preserve">МТР принимаются на ответственное хранение и </w:t>
      </w:r>
      <w:r w:rsidR="0077078A">
        <w:t>оформляется акт приемки материалов по форме</w:t>
      </w:r>
      <w:r>
        <w:t xml:space="preserve"> М-7.  </w:t>
      </w:r>
      <w:r w:rsidRPr="006D77D6">
        <w:t xml:space="preserve">Печать </w:t>
      </w:r>
      <w:r w:rsidR="0077078A">
        <w:t>приходного ордера</w:t>
      </w:r>
      <w:r w:rsidRPr="006D77D6">
        <w:t xml:space="preserve"> М-4 выполняется автоматически из системы на основании сформированного документа приемки.</w:t>
      </w:r>
      <w:r>
        <w:t xml:space="preserve"> Печатный </w:t>
      </w:r>
      <w:r w:rsidRPr="00734C55">
        <w:t>формуляр М-7 формируется автоматически из системы на основании документа поступления материала</w:t>
      </w:r>
      <w:r w:rsidR="00101861">
        <w:t xml:space="preserve"> на ответхранение</w:t>
      </w:r>
      <w:r w:rsidRPr="00734C55">
        <w:t xml:space="preserve">. После приемки по акту М-7 склад уведомляет </w:t>
      </w:r>
      <w:r w:rsidR="00101861">
        <w:t>менеджера по сопровождению договора</w:t>
      </w:r>
      <w:r w:rsidRPr="00734C55">
        <w:t xml:space="preserve"> о факте приемки с расхождениями. </w:t>
      </w:r>
      <w:r w:rsidR="00A17818">
        <w:t xml:space="preserve">Уведомление направляется по электронной почте. </w:t>
      </w:r>
      <w:r w:rsidRPr="00734C55">
        <w:t xml:space="preserve">Также </w:t>
      </w:r>
      <w:r w:rsidR="00101861">
        <w:t>менеджер по сопровождению договора может получить информацию о приемке МТР на ответхранение,</w:t>
      </w:r>
      <w:r w:rsidRPr="00734C55">
        <w:t xml:space="preserve"> запус</w:t>
      </w:r>
      <w:r w:rsidR="00101861">
        <w:t>тив</w:t>
      </w:r>
      <w:r w:rsidRPr="00734C55">
        <w:t xml:space="preserve"> отчет по МТР, приняты</w:t>
      </w:r>
      <w:r w:rsidR="00101861">
        <w:t>м</w:t>
      </w:r>
      <w:r w:rsidRPr="00734C55">
        <w:t xml:space="preserve"> по форме М-7 (МТР</w:t>
      </w:r>
      <w:r>
        <w:t xml:space="preserve"> на ответственном хранении).</w:t>
      </w:r>
    </w:p>
    <w:p w14:paraId="6E8F5C9D" w14:textId="0129848F" w:rsidR="0018415C" w:rsidRDefault="00D34CCE" w:rsidP="003B68A7">
      <w:pPr>
        <w:ind w:firstLine="709"/>
        <w:rPr>
          <w:szCs w:val="24"/>
        </w:rPr>
      </w:pPr>
      <w:r w:rsidRPr="00D34CCE">
        <w:rPr>
          <w:szCs w:val="24"/>
        </w:rPr>
        <w:lastRenderedPageBreak/>
        <w:t>Если хотя бы одна из позиций</w:t>
      </w:r>
      <w:r>
        <w:rPr>
          <w:szCs w:val="24"/>
        </w:rPr>
        <w:t xml:space="preserve"> (</w:t>
      </w:r>
      <w:r w:rsidRPr="00D34CCE">
        <w:rPr>
          <w:szCs w:val="24"/>
        </w:rPr>
        <w:t>согласно товаросопроводительного документа прихода</w:t>
      </w:r>
      <w:r>
        <w:rPr>
          <w:szCs w:val="24"/>
        </w:rPr>
        <w:t>)</w:t>
      </w:r>
      <w:r w:rsidR="00101861">
        <w:rPr>
          <w:szCs w:val="24"/>
        </w:rPr>
        <w:t xml:space="preserve"> имеет отклонения</w:t>
      </w:r>
      <w:r w:rsidRPr="00D34CCE">
        <w:rPr>
          <w:szCs w:val="24"/>
        </w:rPr>
        <w:t xml:space="preserve"> при приходе, то необходимо поместить всю поставку в рамках данного товаросопроводительного документа на ответственное хранение и </w:t>
      </w:r>
      <w:r w:rsidR="00101861">
        <w:rPr>
          <w:szCs w:val="24"/>
        </w:rPr>
        <w:t xml:space="preserve">дальше </w:t>
      </w:r>
      <w:r w:rsidRPr="00D34CCE">
        <w:rPr>
          <w:szCs w:val="24"/>
        </w:rPr>
        <w:t>принять решение по проблемным позициям</w:t>
      </w:r>
      <w:r>
        <w:rPr>
          <w:szCs w:val="24"/>
        </w:rPr>
        <w:t xml:space="preserve">. </w:t>
      </w:r>
      <w:r w:rsidR="0018415C" w:rsidRPr="00856425">
        <w:rPr>
          <w:szCs w:val="24"/>
        </w:rPr>
        <w:t xml:space="preserve">По одной </w:t>
      </w:r>
      <w:r w:rsidR="00101861">
        <w:rPr>
          <w:szCs w:val="24"/>
        </w:rPr>
        <w:t>товарной накладной</w:t>
      </w:r>
      <w:r w:rsidR="0018415C" w:rsidRPr="00856425">
        <w:rPr>
          <w:szCs w:val="24"/>
        </w:rPr>
        <w:t xml:space="preserve"> может быть</w:t>
      </w:r>
      <w:r w:rsidR="0018415C">
        <w:rPr>
          <w:szCs w:val="24"/>
        </w:rPr>
        <w:t xml:space="preserve"> приемка</w:t>
      </w:r>
      <w:r w:rsidR="0018415C" w:rsidRPr="00856425">
        <w:rPr>
          <w:szCs w:val="24"/>
        </w:rPr>
        <w:t xml:space="preserve"> либо </w:t>
      </w:r>
      <w:r w:rsidR="0018415C">
        <w:rPr>
          <w:szCs w:val="24"/>
        </w:rPr>
        <w:t xml:space="preserve">целиком по форме </w:t>
      </w:r>
      <w:r w:rsidR="0018415C" w:rsidRPr="00856425">
        <w:rPr>
          <w:szCs w:val="24"/>
        </w:rPr>
        <w:t>М-4, либо</w:t>
      </w:r>
      <w:r w:rsidR="0018415C">
        <w:rPr>
          <w:szCs w:val="24"/>
        </w:rPr>
        <w:t xml:space="preserve"> целиком по</w:t>
      </w:r>
      <w:r w:rsidR="0018415C" w:rsidRPr="00856425">
        <w:rPr>
          <w:szCs w:val="24"/>
        </w:rPr>
        <w:t xml:space="preserve"> М-7.</w:t>
      </w:r>
    </w:p>
    <w:p w14:paraId="0CE0D93E" w14:textId="2B458298" w:rsidR="0018415C" w:rsidRDefault="0018415C" w:rsidP="003B68A7">
      <w:pPr>
        <w:ind w:firstLine="709"/>
        <w:rPr>
          <w:szCs w:val="24"/>
        </w:rPr>
      </w:pPr>
      <w:r>
        <w:rPr>
          <w:szCs w:val="24"/>
        </w:rPr>
        <w:t>Е</w:t>
      </w:r>
      <w:r w:rsidRPr="00ED71C3">
        <w:rPr>
          <w:szCs w:val="24"/>
        </w:rPr>
        <w:t>сли в договоре</w:t>
      </w:r>
      <w:r>
        <w:rPr>
          <w:szCs w:val="24"/>
        </w:rPr>
        <w:t>/заказе на поставку</w:t>
      </w:r>
      <w:r w:rsidRPr="00ED71C3">
        <w:rPr>
          <w:szCs w:val="24"/>
        </w:rPr>
        <w:t xml:space="preserve"> есть индикатор «Гос</w:t>
      </w:r>
      <w:r w:rsidR="00380728">
        <w:rPr>
          <w:szCs w:val="24"/>
        </w:rPr>
        <w:t>.</w:t>
      </w:r>
      <w:r w:rsidRPr="00ED71C3">
        <w:rPr>
          <w:szCs w:val="24"/>
        </w:rPr>
        <w:t>финансирование»</w:t>
      </w:r>
      <w:r>
        <w:rPr>
          <w:szCs w:val="24"/>
        </w:rPr>
        <w:t xml:space="preserve"> (см. КД </w:t>
      </w:r>
      <w:r w:rsidR="001A23AC" w:rsidRPr="001A23AC">
        <w:rPr>
          <w:rFonts w:cs="Arial"/>
          <w:szCs w:val="24"/>
          <w:lang w:val="en-US"/>
        </w:rPr>
        <w:t>ERP</w:t>
      </w:r>
      <w:r w:rsidR="001A23AC" w:rsidRPr="001A23AC">
        <w:rPr>
          <w:rFonts w:cs="Arial"/>
          <w:szCs w:val="24"/>
        </w:rPr>
        <w:t>.5.1.59</w:t>
      </w:r>
      <w:r w:rsidR="001A23AC" w:rsidRPr="00A93775">
        <w:rPr>
          <w:rFonts w:cs="Arial"/>
          <w:sz w:val="20"/>
        </w:rPr>
        <w:t xml:space="preserve"> </w:t>
      </w:r>
      <w:r>
        <w:rPr>
          <w:szCs w:val="24"/>
        </w:rPr>
        <w:t>«</w:t>
      </w:r>
      <w:r w:rsidRPr="00ED71C3">
        <w:rPr>
          <w:szCs w:val="24"/>
        </w:rPr>
        <w:t>Закупка МТР, работ, услуг</w:t>
      </w:r>
      <w:r>
        <w:rPr>
          <w:szCs w:val="24"/>
        </w:rPr>
        <w:t>»</w:t>
      </w:r>
      <w:r w:rsidR="005E67E0">
        <w:rPr>
          <w:szCs w:val="24"/>
        </w:rPr>
        <w:t>, разработка ММ55)</w:t>
      </w:r>
      <w:r>
        <w:rPr>
          <w:szCs w:val="24"/>
        </w:rPr>
        <w:t xml:space="preserve">, то при создании партии при приемке материала </w:t>
      </w:r>
      <w:r w:rsidR="00101861">
        <w:rPr>
          <w:szCs w:val="24"/>
        </w:rPr>
        <w:t>данный атрибут заполнится автоматически</w:t>
      </w:r>
      <w:r w:rsidR="00FC4840">
        <w:rPr>
          <w:szCs w:val="24"/>
        </w:rPr>
        <w:t xml:space="preserve"> </w:t>
      </w:r>
      <w:r w:rsidR="00E80C27">
        <w:rPr>
          <w:szCs w:val="24"/>
        </w:rPr>
        <w:t xml:space="preserve">в </w:t>
      </w:r>
      <w:r>
        <w:rPr>
          <w:szCs w:val="24"/>
        </w:rPr>
        <w:t>признак</w:t>
      </w:r>
      <w:r w:rsidR="00E80C27">
        <w:rPr>
          <w:szCs w:val="24"/>
        </w:rPr>
        <w:t>е</w:t>
      </w:r>
      <w:r>
        <w:rPr>
          <w:szCs w:val="24"/>
        </w:rPr>
        <w:t xml:space="preserve"> партии «Гос</w:t>
      </w:r>
      <w:r w:rsidR="00380728">
        <w:rPr>
          <w:szCs w:val="24"/>
        </w:rPr>
        <w:t>.</w:t>
      </w:r>
      <w:r>
        <w:rPr>
          <w:szCs w:val="24"/>
        </w:rPr>
        <w:t>финансирование»</w:t>
      </w:r>
      <w:r w:rsidR="00FE335A">
        <w:rPr>
          <w:szCs w:val="24"/>
        </w:rPr>
        <w:t xml:space="preserve"> (</w:t>
      </w:r>
      <w:r w:rsidR="00FE335A">
        <w:t>разработка № ММ63)</w:t>
      </w:r>
      <w:r>
        <w:rPr>
          <w:szCs w:val="24"/>
        </w:rPr>
        <w:t>.</w:t>
      </w:r>
    </w:p>
    <w:p w14:paraId="01AC6417" w14:textId="3B326202" w:rsidR="000F7FCE" w:rsidRDefault="00101861" w:rsidP="000F7FCE">
      <w:pPr>
        <w:ind w:firstLine="709"/>
        <w:rPr>
          <w:color w:val="000000"/>
        </w:rPr>
      </w:pPr>
      <w:r>
        <w:t xml:space="preserve">При закупке оборудования </w:t>
      </w:r>
      <w:r w:rsidR="000F7FCE">
        <w:t xml:space="preserve">по опросным листам или техническим заданиям, заявка на закупку создаётся напрямую из проекта (без ППМ). </w:t>
      </w:r>
      <w:r>
        <w:t>Данная заявка имеет связь с</w:t>
      </w:r>
      <w:r w:rsidR="000F7FCE">
        <w:t xml:space="preserve"> компонент</w:t>
      </w:r>
      <w:r>
        <w:t>ом</w:t>
      </w:r>
      <w:r w:rsidR="000F7FCE">
        <w:t xml:space="preserve"> сетевого графика</w:t>
      </w:r>
      <w:r>
        <w:t>, к которому она</w:t>
      </w:r>
      <w:r w:rsidR="000F7FCE">
        <w:t xml:space="preserve"> была создана. Для однозначного отнесения запаса к </w:t>
      </w:r>
      <w:r>
        <w:t xml:space="preserve">данной </w:t>
      </w:r>
      <w:r w:rsidR="000F7FCE">
        <w:t xml:space="preserve">потребности и резервирования в дальнейшем запаса </w:t>
      </w:r>
      <w:r>
        <w:t>именно под данную</w:t>
      </w:r>
      <w:r w:rsidR="000F7FCE">
        <w:t xml:space="preserve"> потребность, необходимо при поступлении отразить в признаке партии «Исходная потребность» информацию о том, для какой именно потребности выполнена закупка</w:t>
      </w:r>
      <w:r w:rsidR="000F7FCE">
        <w:rPr>
          <w:color w:val="000000"/>
        </w:rPr>
        <w:t xml:space="preserve"> (разработка №</w:t>
      </w:r>
      <w:r w:rsidR="000F7FCE" w:rsidRPr="00DA1E92">
        <w:rPr>
          <w:color w:val="000000"/>
        </w:rPr>
        <w:t xml:space="preserve"> </w:t>
      </w:r>
      <w:r w:rsidR="000F7FCE">
        <w:rPr>
          <w:color w:val="000000"/>
          <w:lang w:val="en-US"/>
        </w:rPr>
        <w:t>MM</w:t>
      </w:r>
      <w:r w:rsidR="00C72083" w:rsidRPr="00C72083">
        <w:rPr>
          <w:color w:val="000000"/>
        </w:rPr>
        <w:t>80</w:t>
      </w:r>
      <w:r w:rsidR="000F7FCE">
        <w:rPr>
          <w:color w:val="000000"/>
        </w:rPr>
        <w:t>).</w:t>
      </w:r>
    </w:p>
    <w:p w14:paraId="5DFE8A12" w14:textId="2E022991" w:rsidR="00F953EB" w:rsidRDefault="00F953EB" w:rsidP="00F953EB">
      <w:pPr>
        <w:ind w:firstLine="709"/>
        <w:rPr>
          <w:color w:val="000000"/>
        </w:rPr>
      </w:pPr>
      <w:r>
        <w:rPr>
          <w:color w:val="000000"/>
        </w:rPr>
        <w:t>При поступлении МТР, закупленных под проект, эти МТР приходуются в отдельный сегмент под потребность проекта. Таким образом, обеспечивается невыдача таких МТР на операционную деятельность или на другой проект.</w:t>
      </w:r>
    </w:p>
    <w:p w14:paraId="0E228255" w14:textId="262EA0ED" w:rsidR="000B4EF5" w:rsidRDefault="000B4EF5" w:rsidP="000F7FCE">
      <w:pPr>
        <w:ind w:firstLine="709"/>
        <w:rPr>
          <w:szCs w:val="24"/>
        </w:rPr>
      </w:pPr>
      <w:r>
        <w:rPr>
          <w:szCs w:val="24"/>
        </w:rPr>
        <w:t>При поступлении МТР с содержанием активного вещества коэффициент его содержания указывается в признаке партии «Коэффициент содержания активного вещества».</w:t>
      </w:r>
    </w:p>
    <w:p w14:paraId="4E780CA7" w14:textId="56650753" w:rsidR="005A1AB6" w:rsidRPr="006F666A" w:rsidRDefault="005A1AB6" w:rsidP="000F7FCE">
      <w:pPr>
        <w:ind w:firstLine="709"/>
        <w:rPr>
          <w:szCs w:val="24"/>
        </w:rPr>
      </w:pPr>
      <w:r>
        <w:rPr>
          <w:rFonts w:cs="Arial"/>
          <w:szCs w:val="24"/>
        </w:rPr>
        <w:t>В печатных формах документов будет предусмотрен штриховой код.</w:t>
      </w:r>
      <w:r w:rsidRPr="005346B9">
        <w:rPr>
          <w:rFonts w:cs="Arial"/>
          <w:szCs w:val="24"/>
        </w:rPr>
        <w:t xml:space="preserve"> </w:t>
      </w:r>
      <w:r>
        <w:rPr>
          <w:rFonts w:cs="Arial"/>
          <w:szCs w:val="24"/>
        </w:rPr>
        <w:t xml:space="preserve">Штриховой код однозначно </w:t>
      </w:r>
      <w:r w:rsidRPr="00FB5025">
        <w:rPr>
          <w:rFonts w:cs="Arial"/>
          <w:szCs w:val="24"/>
        </w:rPr>
        <w:t xml:space="preserve">идентифицирует </w:t>
      </w:r>
      <w:r>
        <w:rPr>
          <w:rFonts w:cs="Arial"/>
          <w:szCs w:val="24"/>
        </w:rPr>
        <w:t>системные документы, по которым</w:t>
      </w:r>
      <w:r w:rsidRPr="00FB5025">
        <w:rPr>
          <w:rFonts w:cs="Arial"/>
          <w:szCs w:val="24"/>
        </w:rPr>
        <w:t xml:space="preserve"> была </w:t>
      </w:r>
      <w:r>
        <w:rPr>
          <w:rFonts w:cs="Arial"/>
          <w:szCs w:val="24"/>
        </w:rPr>
        <w:t>выполнена печать,</w:t>
      </w:r>
      <w:r w:rsidRPr="00FB5025">
        <w:rPr>
          <w:rFonts w:cs="Arial"/>
          <w:szCs w:val="24"/>
        </w:rPr>
        <w:t xml:space="preserve"> </w:t>
      </w:r>
      <w:r>
        <w:rPr>
          <w:rFonts w:cs="Arial"/>
          <w:szCs w:val="24"/>
        </w:rPr>
        <w:t xml:space="preserve">и служит для поиска исходных документов, путем сканирования штрихового кода. Данное требование будет реализовано с помощью разработки </w:t>
      </w:r>
      <w:r>
        <w:rPr>
          <w:rFonts w:cs="Arial"/>
          <w:szCs w:val="24"/>
          <w:lang w:val="en-US"/>
        </w:rPr>
        <w:t>MM</w:t>
      </w:r>
      <w:r>
        <w:rPr>
          <w:rFonts w:cs="Arial"/>
          <w:szCs w:val="24"/>
        </w:rPr>
        <w:t>12.</w:t>
      </w:r>
    </w:p>
    <w:p w14:paraId="28FAC9B6" w14:textId="51141B9B" w:rsidR="0018415C" w:rsidRDefault="00900106" w:rsidP="003B68A7">
      <w:pPr>
        <w:ind w:firstLine="709"/>
      </w:pPr>
      <w:r>
        <w:t xml:space="preserve">После регистрации приемки </w:t>
      </w:r>
      <w:r w:rsidR="0018415C" w:rsidRPr="006D77D6">
        <w:t>Кладовщик формирует полный пакет документов</w:t>
      </w:r>
      <w:r w:rsidR="0018415C">
        <w:t xml:space="preserve">, печатает штрих код, </w:t>
      </w:r>
      <w:r w:rsidR="0018415C" w:rsidRPr="005D7207">
        <w:t>крепит его на пакет документов</w:t>
      </w:r>
      <w:r w:rsidR="0018415C">
        <w:t xml:space="preserve"> и передает пакет</w:t>
      </w:r>
      <w:r w:rsidR="0018415C" w:rsidRPr="006D77D6">
        <w:t xml:space="preserve"> в</w:t>
      </w:r>
      <w:r w:rsidR="0018415C">
        <w:t>о</w:t>
      </w:r>
      <w:r w:rsidR="0018415C" w:rsidRPr="006D77D6">
        <w:t xml:space="preserve"> фронт-офис МФЦ для последующего сканирования и </w:t>
      </w:r>
      <w:r w:rsidR="0018415C">
        <w:t>размещения</w:t>
      </w:r>
      <w:r w:rsidR="0018415C" w:rsidRPr="006D77D6">
        <w:t xml:space="preserve"> в электронн</w:t>
      </w:r>
      <w:r w:rsidR="0018415C">
        <w:t>ом</w:t>
      </w:r>
      <w:r w:rsidR="0018415C" w:rsidRPr="006D77D6">
        <w:t xml:space="preserve"> архив</w:t>
      </w:r>
      <w:r w:rsidR="0018415C">
        <w:t>е</w:t>
      </w:r>
      <w:r w:rsidR="0018415C" w:rsidRPr="006D77D6">
        <w:t>.</w:t>
      </w:r>
      <w:r w:rsidR="0018415C">
        <w:t xml:space="preserve"> В системе существует возможность к созданному документу материала прикрепить скан-копии документов, например, паспорт или сертификат. По окончании приемки МОЛ (кладовщик</w:t>
      </w:r>
      <w:r w:rsidR="0018415C" w:rsidRPr="000D3EF2">
        <w:t xml:space="preserve">) </w:t>
      </w:r>
      <w:r w:rsidR="0018415C">
        <w:t xml:space="preserve">обязан прикрепить скан-копии </w:t>
      </w:r>
      <w:r w:rsidR="0018415C" w:rsidRPr="000D3EF2">
        <w:t>в рамках регламента движения документов паспортов/сертификатов</w:t>
      </w:r>
      <w:r w:rsidR="0018415C">
        <w:t>.</w:t>
      </w:r>
    </w:p>
    <w:p w14:paraId="2F017B4C" w14:textId="6BD7C6D2" w:rsidR="00B728AC" w:rsidRDefault="00B728AC" w:rsidP="003B68A7">
      <w:pPr>
        <w:ind w:firstLine="709"/>
      </w:pPr>
    </w:p>
    <w:p w14:paraId="36B88C2F" w14:textId="77777777" w:rsidR="00B728AC" w:rsidRPr="00647EF1" w:rsidRDefault="00B728AC" w:rsidP="00B728AC">
      <w:pPr>
        <w:ind w:firstLine="709"/>
        <w:rPr>
          <w:b/>
        </w:rPr>
      </w:pPr>
      <w:r w:rsidRPr="00647EF1">
        <w:rPr>
          <w:b/>
        </w:rPr>
        <w:t>Особенности приемки МТР на склады под управлением Полюс Логистики</w:t>
      </w:r>
    </w:p>
    <w:p w14:paraId="60E6AFD4" w14:textId="77777777" w:rsidR="00B728AC" w:rsidRPr="003807C0" w:rsidRDefault="00B728AC" w:rsidP="00B728AC">
      <w:pPr>
        <w:ind w:firstLine="709"/>
        <w:rPr>
          <w:rFonts w:cs="Arial"/>
        </w:rPr>
      </w:pPr>
      <w:r w:rsidRPr="003807C0">
        <w:rPr>
          <w:rFonts w:cs="Arial"/>
        </w:rPr>
        <w:t xml:space="preserve">Часть </w:t>
      </w:r>
      <w:r>
        <w:rPr>
          <w:rFonts w:cs="Arial"/>
        </w:rPr>
        <w:t xml:space="preserve">складов хранения, в т.ч. перевалочные базы, на которые выполняется поступление от поставщика МТР производственных БЕ, </w:t>
      </w:r>
      <w:r w:rsidRPr="003807C0">
        <w:rPr>
          <w:rFonts w:cs="Arial"/>
        </w:rPr>
        <w:t>находятся под управлением «Полюс Логистик</w:t>
      </w:r>
      <w:r>
        <w:rPr>
          <w:rFonts w:cs="Arial"/>
        </w:rPr>
        <w:t>и</w:t>
      </w:r>
      <w:r w:rsidRPr="003807C0">
        <w:rPr>
          <w:rFonts w:cs="Arial"/>
        </w:rPr>
        <w:t xml:space="preserve">». Запасы МТР на данных складах находятся </w:t>
      </w:r>
      <w:r>
        <w:rPr>
          <w:rFonts w:cs="Arial"/>
        </w:rPr>
        <w:t>в</w:t>
      </w:r>
      <w:r w:rsidRPr="003807C0">
        <w:rPr>
          <w:rFonts w:cs="Arial"/>
        </w:rPr>
        <w:t xml:space="preserve"> балансе производственной БЕ и одновременно на ответственном хранении «Полюс Логистик</w:t>
      </w:r>
      <w:r>
        <w:rPr>
          <w:rFonts w:cs="Arial"/>
        </w:rPr>
        <w:t>и</w:t>
      </w:r>
      <w:r w:rsidRPr="003807C0">
        <w:rPr>
          <w:rFonts w:cs="Arial"/>
        </w:rPr>
        <w:t xml:space="preserve">». </w:t>
      </w:r>
      <w:r>
        <w:rPr>
          <w:rFonts w:cs="Arial"/>
        </w:rPr>
        <w:t xml:space="preserve">В данном случае, </w:t>
      </w:r>
      <w:r w:rsidRPr="003807C0">
        <w:rPr>
          <w:rFonts w:cs="Arial"/>
        </w:rPr>
        <w:t xml:space="preserve">чтобы избежать </w:t>
      </w:r>
      <w:r>
        <w:rPr>
          <w:rFonts w:cs="Arial"/>
        </w:rPr>
        <w:t>двойного аналитического учета МТР</w:t>
      </w:r>
      <w:r w:rsidRPr="003807C0">
        <w:rPr>
          <w:rFonts w:cs="Arial"/>
        </w:rPr>
        <w:t xml:space="preserve"> в системе</w:t>
      </w:r>
      <w:r>
        <w:rPr>
          <w:rFonts w:cs="Arial"/>
        </w:rPr>
        <w:t xml:space="preserve"> (в балансовом учете производственной БЕ и забалансовом учете «Полюс Логистики»)</w:t>
      </w:r>
      <w:r w:rsidRPr="003807C0">
        <w:rPr>
          <w:rFonts w:cs="Arial"/>
        </w:rPr>
        <w:t xml:space="preserve">, учет запасов осуществляется </w:t>
      </w:r>
      <w:r>
        <w:rPr>
          <w:rFonts w:cs="Arial"/>
        </w:rPr>
        <w:t xml:space="preserve">только </w:t>
      </w:r>
      <w:r w:rsidRPr="003807C0">
        <w:rPr>
          <w:rFonts w:cs="Arial"/>
        </w:rPr>
        <w:t xml:space="preserve">в рамках производственной БЕ. </w:t>
      </w:r>
      <w:r>
        <w:rPr>
          <w:rFonts w:cs="Arial"/>
        </w:rPr>
        <w:t>Для этого склады под управлением «Полюс Логистики», на которых хранятся МТР производственных БЕ, отражаются в системе как орг. единица «Склад» в балансовой единице соответствующей производственной БЕ.</w:t>
      </w:r>
      <w:r w:rsidRPr="003807C0">
        <w:rPr>
          <w:rFonts w:cs="Arial"/>
        </w:rPr>
        <w:t xml:space="preserve"> Все операции по приемке и выдаче </w:t>
      </w:r>
      <w:r>
        <w:rPr>
          <w:rFonts w:cs="Arial"/>
        </w:rPr>
        <w:t xml:space="preserve">МТР на таких складах </w:t>
      </w:r>
      <w:r w:rsidRPr="003807C0">
        <w:rPr>
          <w:rFonts w:cs="Arial"/>
        </w:rPr>
        <w:t>осуществляют сотрудники «Полюс</w:t>
      </w:r>
      <w:r>
        <w:rPr>
          <w:rFonts w:cs="Arial"/>
        </w:rPr>
        <w:t xml:space="preserve"> </w:t>
      </w:r>
      <w:r w:rsidRPr="003807C0">
        <w:rPr>
          <w:rFonts w:cs="Arial"/>
        </w:rPr>
        <w:t>Логистик</w:t>
      </w:r>
      <w:r>
        <w:rPr>
          <w:rFonts w:cs="Arial"/>
        </w:rPr>
        <w:t>и</w:t>
      </w:r>
      <w:r w:rsidRPr="003807C0">
        <w:rPr>
          <w:rFonts w:cs="Arial"/>
        </w:rPr>
        <w:t>», которые имеют соответствующие полномочия в производственной БЕ.</w:t>
      </w:r>
    </w:p>
    <w:p w14:paraId="0CF4402B" w14:textId="77777777" w:rsidR="00B728AC" w:rsidRDefault="00B728AC" w:rsidP="00B728AC">
      <w:pPr>
        <w:ind w:firstLine="709"/>
        <w:rPr>
          <w:rFonts w:cs="Arial"/>
        </w:rPr>
      </w:pPr>
      <w:r w:rsidRPr="003807C0">
        <w:rPr>
          <w:rFonts w:cs="Arial"/>
        </w:rPr>
        <w:t>Процессы приемки МТР на склады под управлением «Полюс</w:t>
      </w:r>
      <w:r>
        <w:rPr>
          <w:rFonts w:cs="Arial"/>
        </w:rPr>
        <w:t xml:space="preserve"> </w:t>
      </w:r>
      <w:r w:rsidRPr="003807C0">
        <w:rPr>
          <w:rFonts w:cs="Arial"/>
        </w:rPr>
        <w:t>Логистик</w:t>
      </w:r>
      <w:r>
        <w:rPr>
          <w:rFonts w:cs="Arial"/>
        </w:rPr>
        <w:t>и</w:t>
      </w:r>
      <w:r w:rsidRPr="003807C0">
        <w:rPr>
          <w:rFonts w:cs="Arial"/>
        </w:rPr>
        <w:t xml:space="preserve">» полностью соответствуют процессам приемки МТР на собственные склады БЕ. </w:t>
      </w:r>
      <w:r>
        <w:rPr>
          <w:rFonts w:cs="Arial"/>
        </w:rPr>
        <w:t>О</w:t>
      </w:r>
      <w:r w:rsidRPr="003807C0">
        <w:rPr>
          <w:rFonts w:cs="Arial"/>
        </w:rPr>
        <w:t>тличие заключается в печати пакета документов</w:t>
      </w:r>
      <w:r>
        <w:rPr>
          <w:rFonts w:cs="Arial"/>
        </w:rPr>
        <w:t>: п</w:t>
      </w:r>
      <w:r w:rsidRPr="003807C0">
        <w:rPr>
          <w:rFonts w:cs="Arial"/>
        </w:rPr>
        <w:t>ри приемке на склады под управлением «Полюс</w:t>
      </w:r>
      <w:r>
        <w:rPr>
          <w:rFonts w:cs="Arial"/>
        </w:rPr>
        <w:t xml:space="preserve"> </w:t>
      </w:r>
      <w:r w:rsidRPr="003807C0">
        <w:rPr>
          <w:rFonts w:cs="Arial"/>
        </w:rPr>
        <w:t>Логистик</w:t>
      </w:r>
      <w:r>
        <w:rPr>
          <w:rFonts w:cs="Arial"/>
        </w:rPr>
        <w:t>и</w:t>
      </w:r>
      <w:r w:rsidRPr="003807C0">
        <w:rPr>
          <w:rFonts w:cs="Arial"/>
        </w:rPr>
        <w:t xml:space="preserve">» дополнительно </w:t>
      </w:r>
      <w:r>
        <w:rPr>
          <w:rFonts w:cs="Arial"/>
        </w:rPr>
        <w:t>формируется печатный документ</w:t>
      </w:r>
      <w:r w:rsidRPr="003807C0">
        <w:rPr>
          <w:rFonts w:cs="Arial"/>
        </w:rPr>
        <w:t xml:space="preserve"> МХ-1, в которой хранителем выступает «Полюс</w:t>
      </w:r>
      <w:r>
        <w:rPr>
          <w:rFonts w:cs="Arial"/>
        </w:rPr>
        <w:t xml:space="preserve"> </w:t>
      </w:r>
      <w:r w:rsidRPr="003807C0">
        <w:rPr>
          <w:rFonts w:cs="Arial"/>
        </w:rPr>
        <w:t>Логистика», а поклажедателем – производственная БЕ.</w:t>
      </w:r>
    </w:p>
    <w:p w14:paraId="2B620E9F" w14:textId="468CDDAF" w:rsidR="00B728AC" w:rsidRDefault="00B728AC" w:rsidP="00B728AC">
      <w:pPr>
        <w:ind w:firstLine="709"/>
      </w:pPr>
      <w:r>
        <w:lastRenderedPageBreak/>
        <w:t xml:space="preserve">Механизм технической реализации проводки по забалансу в БЕ «Полюс Логистики» описан в разделе 5.10.2.2.1 «Отражение забалансовых проводок </w:t>
      </w:r>
      <w:r w:rsidRPr="00074549">
        <w:t>в БЕ «Полюс Логистика» и «Полюс Строй»</w:t>
      </w:r>
      <w:r>
        <w:t>.</w:t>
      </w:r>
    </w:p>
    <w:p w14:paraId="381908B6" w14:textId="77777777" w:rsidR="0018415C" w:rsidRPr="003B68A7" w:rsidRDefault="0018415C" w:rsidP="003B68A7">
      <w:pPr>
        <w:ind w:firstLine="709"/>
        <w:rPr>
          <w:b/>
        </w:rPr>
      </w:pPr>
      <w:r w:rsidRPr="003B68A7">
        <w:rPr>
          <w:b/>
        </w:rPr>
        <w:t>Приемка МТР от стороннего контрагента на ответственное хранение (ОХ)</w:t>
      </w:r>
    </w:p>
    <w:p w14:paraId="336FED6F" w14:textId="02C1AAA9" w:rsidR="0018415C" w:rsidRPr="00FB703A" w:rsidRDefault="0018415C" w:rsidP="00647EF1">
      <w:pPr>
        <w:ind w:firstLine="709"/>
      </w:pPr>
      <w:r w:rsidRPr="00FB703A">
        <w:t xml:space="preserve">В рамках данного </w:t>
      </w:r>
      <w:r>
        <w:t>сценария</w:t>
      </w:r>
      <w:r w:rsidRPr="00FB703A">
        <w:t xml:space="preserve"> рассматриваются следующие варианты приемки МТР</w:t>
      </w:r>
      <w:r>
        <w:t xml:space="preserve"> на склад ответ</w:t>
      </w:r>
      <w:r w:rsidR="00380728">
        <w:t xml:space="preserve">ственного </w:t>
      </w:r>
      <w:r>
        <w:t>хранения</w:t>
      </w:r>
      <w:r w:rsidRPr="00FB703A">
        <w:t>:</w:t>
      </w:r>
    </w:p>
    <w:p w14:paraId="67F48174" w14:textId="77172E31" w:rsidR="0018415C" w:rsidRPr="00FB703A" w:rsidRDefault="00647EF1" w:rsidP="00823682">
      <w:pPr>
        <w:pStyle w:val="afc"/>
        <w:numPr>
          <w:ilvl w:val="0"/>
          <w:numId w:val="96"/>
        </w:numPr>
        <w:ind w:left="1418"/>
      </w:pPr>
      <w:r>
        <w:t>п</w:t>
      </w:r>
      <w:r w:rsidR="0018415C" w:rsidRPr="00FB703A">
        <w:t>риемка МТР от стороннего контрагента на ОХ по договору хранения</w:t>
      </w:r>
      <w:r w:rsidR="0018415C">
        <w:t>;</w:t>
      </w:r>
    </w:p>
    <w:p w14:paraId="2A173FF2" w14:textId="6A36EBC6" w:rsidR="0018415C" w:rsidRPr="00EB1753" w:rsidRDefault="00647EF1" w:rsidP="00823682">
      <w:pPr>
        <w:pStyle w:val="afc"/>
        <w:numPr>
          <w:ilvl w:val="0"/>
          <w:numId w:val="96"/>
        </w:numPr>
        <w:ind w:left="1418"/>
      </w:pPr>
      <w:r>
        <w:t>п</w:t>
      </w:r>
      <w:r w:rsidR="0018415C" w:rsidRPr="00FB703A">
        <w:t>ри</w:t>
      </w:r>
      <w:r w:rsidR="0018415C">
        <w:t>е</w:t>
      </w:r>
      <w:r w:rsidR="0018415C" w:rsidRPr="00FB703A">
        <w:t xml:space="preserve">мка МТР от стороннего контрагента на ОХ </w:t>
      </w:r>
      <w:r w:rsidR="0018415C">
        <w:t>на основании акта М-7 (п</w:t>
      </w:r>
      <w:r w:rsidR="0018415C" w:rsidRPr="00EB1753">
        <w:t xml:space="preserve">акет сопроводительных документов отсутствует, неполон, оформлен некорректно или не соответствует фактически поставленным </w:t>
      </w:r>
      <w:r w:rsidR="0018415C">
        <w:t>МТР</w:t>
      </w:r>
      <w:r w:rsidR="00E417CA">
        <w:t>, в том числе по количеству</w:t>
      </w:r>
      <w:r w:rsidR="0018415C">
        <w:t>, п</w:t>
      </w:r>
      <w:r w:rsidR="0018415C" w:rsidRPr="00EB1753">
        <w:t>оставка не соотве</w:t>
      </w:r>
      <w:r w:rsidR="0018415C">
        <w:t xml:space="preserve">тствует спецификации к договору, </w:t>
      </w:r>
      <w:r w:rsidR="0018415C" w:rsidRPr="00EB1753">
        <w:t>МТР не соотве</w:t>
      </w:r>
      <w:r w:rsidR="0018415C">
        <w:t>тствуют требованиям по качеству</w:t>
      </w:r>
      <w:r w:rsidR="00125C34">
        <w:t>)</w:t>
      </w:r>
      <w:ins w:id="403" w:author="Tukhbatov Ruslan" w:date="2020-04-21T05:19:00Z">
        <w:r w:rsidR="00B06995">
          <w:t>, в том числе грузоместами</w:t>
        </w:r>
      </w:ins>
      <w:r w:rsidR="00125C34">
        <w:t>. В случае возможности идентификации, по какому догово</w:t>
      </w:r>
      <w:r w:rsidR="00382EF8">
        <w:t xml:space="preserve">ру поставки поступили МТР, </w:t>
      </w:r>
      <w:r w:rsidR="00E417CA">
        <w:t xml:space="preserve">приемка на </w:t>
      </w:r>
      <w:r w:rsidR="00382EF8">
        <w:t>ОХ отражается в соответствующей производственной БЕ</w:t>
      </w:r>
      <w:r w:rsidR="00125C34">
        <w:t xml:space="preserve">, в обратном случае – </w:t>
      </w:r>
      <w:r w:rsidR="00382EF8">
        <w:t>в БЕ Полюс Логистика</w:t>
      </w:r>
      <w:r w:rsidR="00125C34">
        <w:t>;</w:t>
      </w:r>
    </w:p>
    <w:p w14:paraId="58FCE39B" w14:textId="212226F3" w:rsidR="0018415C" w:rsidRPr="0082396C" w:rsidRDefault="00647EF1" w:rsidP="00823682">
      <w:pPr>
        <w:pStyle w:val="afc"/>
        <w:numPr>
          <w:ilvl w:val="0"/>
          <w:numId w:val="96"/>
        </w:numPr>
        <w:ind w:left="1418"/>
      </w:pPr>
      <w:r>
        <w:t>п</w:t>
      </w:r>
      <w:r w:rsidR="0018415C" w:rsidRPr="0082396C">
        <w:t xml:space="preserve">риемка частей комплекта оборудования </w:t>
      </w:r>
      <w:r w:rsidR="00125C34">
        <w:t xml:space="preserve">по договору хранения </w:t>
      </w:r>
      <w:r w:rsidR="0018415C" w:rsidRPr="0082396C">
        <w:t>до момен</w:t>
      </w:r>
      <w:r>
        <w:t>та полной поставки оборудования.</w:t>
      </w:r>
    </w:p>
    <w:p w14:paraId="78B49017" w14:textId="3AFCDA77" w:rsidR="0018415C" w:rsidRPr="005A502E" w:rsidRDefault="0018415C" w:rsidP="00647EF1">
      <w:pPr>
        <w:ind w:firstLine="709"/>
      </w:pPr>
      <w:r w:rsidRPr="005A502E">
        <w:t>Материалы на ОХ учитываются в разрезе контрагентов, от которых они получены.</w:t>
      </w:r>
    </w:p>
    <w:p w14:paraId="4208B9F1" w14:textId="6E392928" w:rsidR="0018415C" w:rsidRDefault="0018415C" w:rsidP="00647EF1">
      <w:pPr>
        <w:ind w:firstLine="709"/>
      </w:pPr>
      <w:r w:rsidRPr="005A502E">
        <w:t>Учет МТР на ОХ выполняется только в количественном выражении. На каждый приход формируется новая партия МТР, в которой справочно указывается залоговая цена.</w:t>
      </w:r>
      <w:r>
        <w:t xml:space="preserve"> Залоговая цена берется из товарно-сопроводительных документов. В случае отсутствия докуме</w:t>
      </w:r>
      <w:r w:rsidR="008E1AA8">
        <w:t>н</w:t>
      </w:r>
      <w:r>
        <w:t xml:space="preserve">тов кладовщик связывается с </w:t>
      </w:r>
      <w:r w:rsidR="00900106">
        <w:t xml:space="preserve">менеджером по сопровождению договора </w:t>
      </w:r>
      <w:r>
        <w:t xml:space="preserve">для уточнения, какую залоговую цену указать. </w:t>
      </w:r>
      <w:r w:rsidRPr="005A502E">
        <w:t>Отражение МТР, принятых на ОХ, в учете на забалансов</w:t>
      </w:r>
      <w:r>
        <w:t>ых</w:t>
      </w:r>
      <w:r w:rsidRPr="005A502E">
        <w:t xml:space="preserve"> счет</w:t>
      </w:r>
      <w:r>
        <w:t>ах</w:t>
      </w:r>
      <w:r w:rsidRPr="005A502E">
        <w:t xml:space="preserve"> осуществляется в рамках </w:t>
      </w:r>
      <w:r>
        <w:t xml:space="preserve">процесса ведения бухгалтерского учета. Подробное описание процесса приведено </w:t>
      </w:r>
      <w:r w:rsidRPr="00145A09">
        <w:t xml:space="preserve">в КД </w:t>
      </w:r>
      <w:r w:rsidR="00515DD9" w:rsidRPr="00FE3CB6">
        <w:rPr>
          <w:lang w:val="en-US"/>
        </w:rPr>
        <w:t>ERP</w:t>
      </w:r>
      <w:r w:rsidR="00515DD9" w:rsidRPr="00FE3CB6">
        <w:t xml:space="preserve">.5.1.28 </w:t>
      </w:r>
      <w:r>
        <w:t>«</w:t>
      </w:r>
      <w:r w:rsidRPr="00145A09">
        <w:t>Учет МПЗ, товаров и готовой продукции</w:t>
      </w:r>
      <w:r>
        <w:t>».</w:t>
      </w:r>
    </w:p>
    <w:p w14:paraId="63D2287E" w14:textId="2F0752B8" w:rsidR="0018415C" w:rsidRDefault="0018415C" w:rsidP="00647EF1">
      <w:pPr>
        <w:ind w:firstLine="709"/>
      </w:pPr>
      <w:r w:rsidRPr="005A502E">
        <w:t xml:space="preserve">По результатам приемки МТР на ОХ из системы автоматически </w:t>
      </w:r>
      <w:r>
        <w:t>формируется</w:t>
      </w:r>
      <w:r w:rsidRPr="005A502E">
        <w:t xml:space="preserve"> </w:t>
      </w:r>
      <w:r>
        <w:t>печатный документ</w:t>
      </w:r>
      <w:r w:rsidRPr="005A502E">
        <w:t xml:space="preserve"> МХ-</w:t>
      </w:r>
      <w:r w:rsidRPr="00DA3651">
        <w:t>1. В случае приемки под потребность производственной БЕ поклажедателем выступает бизнес-единица, закупающая оборудование. В случае оказания услуг по хранению контрагентам, не входящим в группу «Полюс», поклажедателем выступает контрагент.</w:t>
      </w:r>
      <w:r>
        <w:t xml:space="preserve"> </w:t>
      </w:r>
      <w:r w:rsidR="00AC1E14">
        <w:t>Поклажедатель указывается в признак</w:t>
      </w:r>
      <w:r w:rsidR="0023500D">
        <w:t>е</w:t>
      </w:r>
      <w:r w:rsidR="00AC1E14">
        <w:t xml:space="preserve"> партии «Поклажедатель».</w:t>
      </w:r>
    </w:p>
    <w:p w14:paraId="419BF8A6" w14:textId="77777777" w:rsidR="000E0B4A" w:rsidRDefault="000E0B4A" w:rsidP="00647EF1">
      <w:pPr>
        <w:ind w:left="707" w:firstLine="709"/>
        <w:rPr>
          <w:b/>
        </w:rPr>
      </w:pPr>
    </w:p>
    <w:p w14:paraId="0CEDB914" w14:textId="1305D7E5" w:rsidR="0018415C" w:rsidRPr="0066717F" w:rsidRDefault="00647EF1" w:rsidP="00647EF1">
      <w:pPr>
        <w:ind w:left="707" w:firstLine="709"/>
        <w:rPr>
          <w:b/>
        </w:rPr>
      </w:pPr>
      <w:r>
        <w:rPr>
          <w:b/>
        </w:rPr>
        <w:t xml:space="preserve">- </w:t>
      </w:r>
      <w:commentRangeStart w:id="404"/>
      <w:commentRangeStart w:id="405"/>
      <w:r w:rsidR="0018415C" w:rsidRPr="00647EF1">
        <w:rPr>
          <w:b/>
        </w:rPr>
        <w:t>Приемка МТР от стороннего контрагента на ОХ по договору хранения</w:t>
      </w:r>
      <w:commentRangeEnd w:id="404"/>
      <w:r w:rsidR="00B241BA">
        <w:rPr>
          <w:rStyle w:val="aff7"/>
        </w:rPr>
        <w:commentReference w:id="404"/>
      </w:r>
      <w:commentRangeEnd w:id="405"/>
      <w:r w:rsidR="009D7A1D">
        <w:rPr>
          <w:rStyle w:val="aff7"/>
        </w:rPr>
        <w:commentReference w:id="405"/>
      </w:r>
    </w:p>
    <w:p w14:paraId="7FEF307F" w14:textId="724A3648" w:rsidR="004A7BAB" w:rsidRPr="00807D27" w:rsidRDefault="0018415C" w:rsidP="002E23E9">
      <w:pPr>
        <w:ind w:firstLine="709"/>
      </w:pPr>
      <w:r w:rsidRPr="00BD4C8B">
        <w:t xml:space="preserve"> «Полюс Логистика», как логистический провайдер, может оказывать услуги по хранению МТР на своих складах контрагентам, не входящим в группу «Полюс». </w:t>
      </w:r>
      <w:r w:rsidR="00EB58D0">
        <w:t xml:space="preserve">В данном случае </w:t>
      </w:r>
      <w:r w:rsidR="004A7BAB">
        <w:t xml:space="preserve">организационно </w:t>
      </w:r>
      <w:r w:rsidR="00EB58D0">
        <w:t>при</w:t>
      </w:r>
      <w:r w:rsidR="004A7BAB">
        <w:t>емка отражается в балансовой единице Полюс Логистика</w:t>
      </w:r>
      <w:r w:rsidR="0020554C">
        <w:t>,</w:t>
      </w:r>
      <w:r w:rsidR="004A7BAB">
        <w:t xml:space="preserve"> </w:t>
      </w:r>
      <w:r w:rsidR="0020554C">
        <w:t>а в признаке партии «Поклажедатель» указывается соответствующий контрагент</w:t>
      </w:r>
      <w:r w:rsidR="00807D27" w:rsidRPr="00807D27">
        <w:t>.</w:t>
      </w:r>
    </w:p>
    <w:p w14:paraId="7FE6BB73" w14:textId="1442A59B" w:rsidR="007D54EA" w:rsidRPr="007005DB" w:rsidRDefault="0018415C" w:rsidP="007D54EA">
      <w:pPr>
        <w:ind w:firstLine="709"/>
      </w:pPr>
      <w:r w:rsidRPr="00BD4C8B">
        <w:t>Также данный сценарий применим к контрагентам, входящим в группу «Полюс»</w:t>
      </w:r>
      <w:r w:rsidR="00810639">
        <w:t xml:space="preserve"> (по договору хранения)</w:t>
      </w:r>
      <w:r w:rsidRPr="00BD4C8B">
        <w:t>, но на текущем этапе проекта наход</w:t>
      </w:r>
      <w:r>
        <w:t>ящимся за контуром системы SAP.</w:t>
      </w:r>
      <w:r w:rsidR="004A7BAB">
        <w:t xml:space="preserve"> </w:t>
      </w:r>
      <w:r w:rsidR="00810639">
        <w:t xml:space="preserve">В этом случае приемка </w:t>
      </w:r>
      <w:r w:rsidR="0020554C">
        <w:t xml:space="preserve">также </w:t>
      </w:r>
      <w:r w:rsidR="00810639">
        <w:t>отражается в балансовой единице Полюс Логистика,</w:t>
      </w:r>
      <w:r w:rsidR="004A7BAB">
        <w:t xml:space="preserve"> </w:t>
      </w:r>
      <w:r w:rsidR="0020554C">
        <w:t xml:space="preserve">отличие </w:t>
      </w:r>
      <w:r w:rsidR="007D54EA">
        <w:t xml:space="preserve">заключается в </w:t>
      </w:r>
      <w:r w:rsidR="004A7BAB">
        <w:t xml:space="preserve">возможности </w:t>
      </w:r>
      <w:r w:rsidR="007D54EA">
        <w:t xml:space="preserve">интеграции с АСБНУ </w:t>
      </w:r>
      <w:r w:rsidR="004A7BAB">
        <w:t>предприятия-поклажедателя</w:t>
      </w:r>
      <w:r w:rsidR="007D54EA">
        <w:t>.</w:t>
      </w:r>
      <w:r w:rsidR="00DB3485">
        <w:t xml:space="preserve"> Из АСБНУ </w:t>
      </w:r>
      <w:del w:id="406" w:author="kraschenkoov" w:date="2021-03-24T17:22:00Z">
        <w:r w:rsidR="00DB3485" w:rsidDel="00627AB6">
          <w:delText>предполагается получать</w:delText>
        </w:r>
      </w:del>
      <w:ins w:id="407" w:author="kraschenkoov" w:date="2021-03-24T17:22:00Z">
        <w:r w:rsidR="00627AB6">
          <w:t xml:space="preserve">в </w:t>
        </w:r>
        <w:r w:rsidR="00627AB6">
          <w:rPr>
            <w:lang w:val="en-US"/>
          </w:rPr>
          <w:t>SA</w:t>
        </w:r>
      </w:ins>
      <w:ins w:id="408" w:author="kraschenkoov" w:date="2021-03-24T17:23:00Z">
        <w:r w:rsidR="00627AB6">
          <w:rPr>
            <w:lang w:val="en-US"/>
          </w:rPr>
          <w:t>P</w:t>
        </w:r>
        <w:r w:rsidR="00627AB6" w:rsidRPr="00627AB6">
          <w:rPr>
            <w:rPrChange w:id="409" w:author="kraschenkoov" w:date="2021-03-24T17:23:00Z">
              <w:rPr>
                <w:lang w:val="en-US"/>
              </w:rPr>
            </w:rPrChange>
          </w:rPr>
          <w:t xml:space="preserve"> </w:t>
        </w:r>
        <w:r w:rsidR="00627AB6">
          <w:rPr>
            <w:lang w:val="en-US"/>
          </w:rPr>
          <w:t>S</w:t>
        </w:r>
        <w:r w:rsidR="00627AB6" w:rsidRPr="00627AB6">
          <w:rPr>
            <w:rPrChange w:id="410" w:author="kraschenkoov" w:date="2021-03-24T17:23:00Z">
              <w:rPr>
                <w:lang w:val="en-US"/>
              </w:rPr>
            </w:rPrChange>
          </w:rPr>
          <w:t>/4</w:t>
        </w:r>
        <w:r w:rsidR="00627AB6">
          <w:rPr>
            <w:lang w:val="en-US"/>
          </w:rPr>
          <w:t>HANA</w:t>
        </w:r>
        <w:r w:rsidR="00627AB6" w:rsidRPr="00627AB6">
          <w:rPr>
            <w:rPrChange w:id="411" w:author="kraschenkoov" w:date="2021-03-24T17:23:00Z">
              <w:rPr>
                <w:lang w:val="en-US"/>
              </w:rPr>
            </w:rPrChange>
          </w:rPr>
          <w:t xml:space="preserve"> </w:t>
        </w:r>
        <w:r w:rsidR="00627AB6">
          <w:t>передаются заявки на приемку, на основании которых автоматически создаются</w:t>
        </w:r>
      </w:ins>
      <w:r w:rsidR="00DB3485">
        <w:t xml:space="preserve"> входящие поставки для приемки МТР. Эти поставки </w:t>
      </w:r>
      <w:del w:id="412" w:author="kraschenkoov" w:date="2021-03-24T17:23:00Z">
        <w:r w:rsidR="00DB3485" w:rsidDel="00627AB6">
          <w:delText xml:space="preserve">будут </w:delText>
        </w:r>
      </w:del>
      <w:ins w:id="413" w:author="kraschenkoov" w:date="2021-03-24T17:23:00Z">
        <w:r w:rsidR="00627AB6">
          <w:t xml:space="preserve">являются </w:t>
        </w:r>
      </w:ins>
      <w:r w:rsidR="00DB3485">
        <w:t xml:space="preserve">ссылочными документами для проводки </w:t>
      </w:r>
      <w:r w:rsidR="00F86B10">
        <w:t>поступления</w:t>
      </w:r>
      <w:r w:rsidR="00DB3485">
        <w:t xml:space="preserve"> МТР в </w:t>
      </w:r>
      <w:r w:rsidR="00DB3485">
        <w:rPr>
          <w:lang w:val="en-US"/>
        </w:rPr>
        <w:t>SAP</w:t>
      </w:r>
      <w:r w:rsidR="00DB3485" w:rsidRPr="00DB3485">
        <w:t xml:space="preserve"> </w:t>
      </w:r>
      <w:r w:rsidR="00DB3485">
        <w:rPr>
          <w:lang w:val="en-US"/>
        </w:rPr>
        <w:t>S</w:t>
      </w:r>
      <w:r w:rsidR="00DB3485" w:rsidRPr="00DB3485">
        <w:t>/4</w:t>
      </w:r>
      <w:r w:rsidR="00DB3485">
        <w:rPr>
          <w:lang w:val="en-US"/>
        </w:rPr>
        <w:t>HANA</w:t>
      </w:r>
      <w:r w:rsidR="00DB3485" w:rsidRPr="00DB3485">
        <w:t xml:space="preserve">. </w:t>
      </w:r>
      <w:r w:rsidR="00DB3485">
        <w:t xml:space="preserve">После проводки документов материала в </w:t>
      </w:r>
      <w:r w:rsidR="00DB3485">
        <w:rPr>
          <w:lang w:val="en-US"/>
        </w:rPr>
        <w:t>SAP</w:t>
      </w:r>
      <w:r w:rsidR="00DB3485" w:rsidRPr="00DB3485">
        <w:t xml:space="preserve"> </w:t>
      </w:r>
      <w:r w:rsidR="00DB3485">
        <w:rPr>
          <w:lang w:val="en-US"/>
        </w:rPr>
        <w:t>S</w:t>
      </w:r>
      <w:r w:rsidR="00DB3485" w:rsidRPr="00DB3485">
        <w:t>/4</w:t>
      </w:r>
      <w:r w:rsidR="00DB3485">
        <w:rPr>
          <w:lang w:val="en-US"/>
        </w:rPr>
        <w:t>HANA</w:t>
      </w:r>
      <w:r w:rsidR="00DB3485">
        <w:t xml:space="preserve"> информация о движениях </w:t>
      </w:r>
      <w:del w:id="414" w:author="kraschenkoov" w:date="2021-03-24T17:23:00Z">
        <w:r w:rsidR="00DB3485" w:rsidDel="00627AB6">
          <w:delText xml:space="preserve">будет </w:delText>
        </w:r>
      </w:del>
      <w:r w:rsidR="00DB3485">
        <w:t>переда</w:t>
      </w:r>
      <w:ins w:id="415" w:author="kraschenkoov" w:date="2021-03-24T17:23:00Z">
        <w:r w:rsidR="00627AB6">
          <w:t>ется</w:t>
        </w:r>
      </w:ins>
      <w:del w:id="416" w:author="kraschenkoov" w:date="2021-03-24T17:23:00Z">
        <w:r w:rsidR="00DB3485" w:rsidDel="00627AB6">
          <w:delText>ваться</w:delText>
        </w:r>
      </w:del>
      <w:r w:rsidR="00DB3485">
        <w:t xml:space="preserve"> обратно в АСБНУ.</w:t>
      </w:r>
      <w:ins w:id="417" w:author="Олег Владимирович" w:date="2021-03-09T08:08:00Z">
        <w:r w:rsidR="009D7A1D">
          <w:t xml:space="preserve"> Данное решение </w:t>
        </w:r>
        <w:del w:id="418" w:author="kraschenkoov" w:date="2021-03-24T17:22:00Z">
          <w:r w:rsidR="009D7A1D" w:rsidDel="00627AB6">
            <w:delText>реализуется</w:delText>
          </w:r>
        </w:del>
      </w:ins>
      <w:ins w:id="419" w:author="kraschenkoov" w:date="2021-03-24T17:22:00Z">
        <w:r w:rsidR="00627AB6">
          <w:t>релизовано</w:t>
        </w:r>
      </w:ins>
      <w:ins w:id="420" w:author="Олег Владимирович" w:date="2021-03-09T08:08:00Z">
        <w:r w:rsidR="009D7A1D">
          <w:t xml:space="preserve"> только для </w:t>
        </w:r>
      </w:ins>
      <w:ins w:id="421" w:author="Олег Владимирович" w:date="2021-03-09T08:09:00Z">
        <w:r w:rsidR="009D7A1D">
          <w:t>ответственного хранения остатков, полученных от ООО «Полюс Строй» в Красноярском филиале АО «Полюс Логистика».</w:t>
        </w:r>
      </w:ins>
      <w:del w:id="422" w:author="Олег Владимирович" w:date="2021-03-09T08:08:00Z">
        <w:r w:rsidR="00F86B10" w:rsidDel="009D7A1D">
          <w:delText xml:space="preserve"> Инициирование выдачи МТР будет происходить</w:delText>
        </w:r>
        <w:r w:rsidR="00DB3485" w:rsidDel="009D7A1D">
          <w:delText xml:space="preserve"> </w:delText>
        </w:r>
        <w:r w:rsidR="00F86B10" w:rsidDel="009D7A1D">
          <w:delText xml:space="preserve">вне </w:delText>
        </w:r>
        <w:r w:rsidR="009C3DC2" w:rsidDel="009D7A1D">
          <w:rPr>
            <w:lang w:val="en-US"/>
          </w:rPr>
          <w:delText>SAP</w:delText>
        </w:r>
        <w:r w:rsidR="00F86B10" w:rsidDel="009D7A1D">
          <w:delText xml:space="preserve">, а исходящие поставки для проводки выдачи МТР будут создаваться в </w:delText>
        </w:r>
        <w:r w:rsidR="00F86B10" w:rsidDel="009D7A1D">
          <w:rPr>
            <w:lang w:val="en-US"/>
          </w:rPr>
          <w:delText>SAP</w:delText>
        </w:r>
        <w:r w:rsidR="00F86B10" w:rsidRPr="00F86B10" w:rsidDel="009D7A1D">
          <w:delText xml:space="preserve"> </w:delText>
        </w:r>
        <w:r w:rsidR="00F86B10" w:rsidDel="009D7A1D">
          <w:rPr>
            <w:lang w:val="en-US"/>
          </w:rPr>
          <w:delText>S</w:delText>
        </w:r>
        <w:r w:rsidR="00F86B10" w:rsidRPr="00F86B10" w:rsidDel="009D7A1D">
          <w:delText>/4</w:delText>
        </w:r>
        <w:r w:rsidR="00F86B10" w:rsidDel="009D7A1D">
          <w:rPr>
            <w:lang w:val="en-US"/>
          </w:rPr>
          <w:delText>HANA</w:delText>
        </w:r>
        <w:r w:rsidR="00F86B10" w:rsidRPr="00F86B10" w:rsidDel="009D7A1D">
          <w:delText xml:space="preserve"> </w:delText>
        </w:r>
        <w:r w:rsidR="00F86B10" w:rsidDel="009D7A1D">
          <w:delText>вручную</w:delText>
        </w:r>
      </w:del>
      <w:r w:rsidR="00F86B10">
        <w:t xml:space="preserve">. </w:t>
      </w:r>
      <w:del w:id="423" w:author="Тухбатов Руслан Наильевич (Подрядчик. ООО БерингПойнт)" w:date="2020-04-30T17:11:00Z">
        <w:r w:rsidR="0075334E" w:rsidDel="00167ADC">
          <w:delText xml:space="preserve">Соглашение об интеграции между системами АСБНУ и </w:delText>
        </w:r>
        <w:r w:rsidR="0075334E" w:rsidDel="00167ADC">
          <w:rPr>
            <w:lang w:val="en-US"/>
          </w:rPr>
          <w:delText>SAP</w:delText>
        </w:r>
        <w:r w:rsidR="0075334E" w:rsidRPr="0075334E" w:rsidDel="00167ADC">
          <w:delText xml:space="preserve"> </w:delText>
        </w:r>
        <w:r w:rsidR="0075334E" w:rsidDel="00167ADC">
          <w:rPr>
            <w:lang w:val="en-US"/>
          </w:rPr>
          <w:delText>S</w:delText>
        </w:r>
        <w:r w:rsidR="0075334E" w:rsidRPr="0075334E" w:rsidDel="00167ADC">
          <w:delText>/4</w:delText>
        </w:r>
        <w:r w:rsidR="0075334E" w:rsidDel="00167ADC">
          <w:rPr>
            <w:lang w:val="en-US"/>
          </w:rPr>
          <w:delText>HANA</w:delText>
        </w:r>
        <w:r w:rsidR="0075334E" w:rsidDel="00167ADC">
          <w:delText xml:space="preserve"> будет спроектировано</w:delText>
        </w:r>
        <w:r w:rsidR="007D54EA" w:rsidDel="00167ADC">
          <w:delText xml:space="preserve"> на этапе реализации.</w:delText>
        </w:r>
      </w:del>
    </w:p>
    <w:p w14:paraId="7ABAE672" w14:textId="1925C746" w:rsidR="0018415C" w:rsidRPr="00C945D5" w:rsidRDefault="0018415C" w:rsidP="00C945D5">
      <w:pPr>
        <w:ind w:firstLine="709"/>
        <w:rPr>
          <w:b/>
        </w:rPr>
      </w:pPr>
      <w:r>
        <w:lastRenderedPageBreak/>
        <w:t xml:space="preserve">Подход к </w:t>
      </w:r>
      <w:r w:rsidRPr="00BD4C8B">
        <w:t>отражени</w:t>
      </w:r>
      <w:r>
        <w:t>ю</w:t>
      </w:r>
      <w:r w:rsidRPr="00BD4C8B">
        <w:t xml:space="preserve"> запасов МТР</w:t>
      </w:r>
      <w:r>
        <w:t xml:space="preserve">, принятых на ответственное хранение </w:t>
      </w:r>
      <w:r w:rsidRPr="00BD4C8B">
        <w:t>«Полюс Логистик</w:t>
      </w:r>
      <w:r>
        <w:t>ой</w:t>
      </w:r>
      <w:r w:rsidRPr="00BD4C8B">
        <w:t xml:space="preserve">» </w:t>
      </w:r>
      <w:r>
        <w:t xml:space="preserve">от внутренних контрагентов в контуре </w:t>
      </w:r>
      <w:r>
        <w:rPr>
          <w:lang w:val="en-US"/>
        </w:rPr>
        <w:t>SAP</w:t>
      </w:r>
      <w:r>
        <w:t xml:space="preserve">, </w:t>
      </w:r>
      <w:r w:rsidRPr="00BD4C8B">
        <w:t>рассматривается в разделе «</w:t>
      </w:r>
      <w:r w:rsidR="00C945D5" w:rsidRPr="00C945D5">
        <w:t>Особенности приемки МТР на склады под управлением Полюс Логистики</w:t>
      </w:r>
      <w:r w:rsidRPr="00C945D5">
        <w:t>».</w:t>
      </w:r>
    </w:p>
    <w:p w14:paraId="6D271BBD" w14:textId="77777777" w:rsidR="00D32226" w:rsidRPr="004525F9" w:rsidRDefault="00D32226" w:rsidP="002E23E9">
      <w:pPr>
        <w:ind w:firstLine="709"/>
      </w:pPr>
    </w:p>
    <w:p w14:paraId="6F279620" w14:textId="368BD557" w:rsidR="0018415C" w:rsidRPr="00647EF1" w:rsidRDefault="00647EF1" w:rsidP="00647EF1">
      <w:pPr>
        <w:ind w:left="707" w:firstLine="709"/>
        <w:rPr>
          <w:b/>
        </w:rPr>
      </w:pPr>
      <w:r>
        <w:rPr>
          <w:b/>
        </w:rPr>
        <w:t xml:space="preserve">- </w:t>
      </w:r>
      <w:r w:rsidR="0018415C" w:rsidRPr="00647EF1">
        <w:rPr>
          <w:b/>
        </w:rPr>
        <w:t>Приемка МТР от стороннего контрагента на ОХ на основании акта М-7</w:t>
      </w:r>
    </w:p>
    <w:p w14:paraId="5CB74D6C" w14:textId="77777777" w:rsidR="0018415C" w:rsidRPr="00BD4C8B" w:rsidRDefault="0018415C" w:rsidP="00647EF1">
      <w:pPr>
        <w:ind w:firstLine="709"/>
      </w:pPr>
      <w:r>
        <w:t>Данный сценарий применяется в случае</w:t>
      </w:r>
      <w:r w:rsidRPr="00BD4C8B">
        <w:t xml:space="preserve"> возникновени</w:t>
      </w:r>
      <w:r>
        <w:t>я</w:t>
      </w:r>
      <w:r w:rsidRPr="00BD4C8B">
        <w:t xml:space="preserve"> следующих ситуаций при приемке МТР на склад хранения:</w:t>
      </w:r>
    </w:p>
    <w:p w14:paraId="7F22158D" w14:textId="64E9C6D4" w:rsidR="0018415C" w:rsidRPr="00BD4C8B" w:rsidRDefault="00647EF1" w:rsidP="00823682">
      <w:pPr>
        <w:pStyle w:val="afc"/>
        <w:numPr>
          <w:ilvl w:val="0"/>
          <w:numId w:val="97"/>
        </w:numPr>
        <w:ind w:left="1418"/>
      </w:pPr>
      <w:r>
        <w:t>п</w:t>
      </w:r>
      <w:r w:rsidR="0018415C" w:rsidRPr="00BD4C8B">
        <w:t xml:space="preserve">акет сопроводительных документов </w:t>
      </w:r>
      <w:r w:rsidR="0018415C">
        <w:t xml:space="preserve">отсутствует, </w:t>
      </w:r>
      <w:r w:rsidR="0018415C" w:rsidRPr="00BD4C8B">
        <w:t>неполон</w:t>
      </w:r>
      <w:r w:rsidR="0018415C">
        <w:t>,</w:t>
      </w:r>
      <w:r w:rsidR="0018415C" w:rsidRPr="00BD4C8B">
        <w:t xml:space="preserve"> оформлен некорректно</w:t>
      </w:r>
      <w:r w:rsidR="0018415C">
        <w:t xml:space="preserve"> или не соответствует фактически поставленным МТР (в том числе по количеству);</w:t>
      </w:r>
    </w:p>
    <w:p w14:paraId="59A1C2F3" w14:textId="2B0F4B80" w:rsidR="0018415C" w:rsidRPr="00BD4C8B" w:rsidRDefault="00647EF1" w:rsidP="00823682">
      <w:pPr>
        <w:pStyle w:val="afc"/>
        <w:numPr>
          <w:ilvl w:val="0"/>
          <w:numId w:val="97"/>
        </w:numPr>
        <w:ind w:left="1418"/>
      </w:pPr>
      <w:r>
        <w:t>п</w:t>
      </w:r>
      <w:r w:rsidR="0018415C">
        <w:t>оставка не соответствуе</w:t>
      </w:r>
      <w:r w:rsidR="0018415C" w:rsidRPr="00BD4C8B">
        <w:t>т спецификации</w:t>
      </w:r>
      <w:r w:rsidR="0018415C">
        <w:t xml:space="preserve"> к договору;</w:t>
      </w:r>
    </w:p>
    <w:p w14:paraId="2DC0C084" w14:textId="77777777" w:rsidR="0018415C" w:rsidRPr="00BD4C8B" w:rsidRDefault="0018415C" w:rsidP="00823682">
      <w:pPr>
        <w:pStyle w:val="afc"/>
        <w:numPr>
          <w:ilvl w:val="0"/>
          <w:numId w:val="97"/>
        </w:numPr>
        <w:ind w:left="1418"/>
      </w:pPr>
      <w:r w:rsidRPr="00BD4C8B">
        <w:t>МТР не соответствуют требованиям по качеству</w:t>
      </w:r>
      <w:r>
        <w:t>.</w:t>
      </w:r>
    </w:p>
    <w:p w14:paraId="56A6526E" w14:textId="09FF38FD" w:rsidR="0018415C" w:rsidRDefault="0018415C" w:rsidP="00647EF1">
      <w:pPr>
        <w:ind w:firstLine="709"/>
        <w:rPr>
          <w:szCs w:val="24"/>
        </w:rPr>
      </w:pPr>
      <w:r>
        <w:t>В данном случае может</w:t>
      </w:r>
      <w:r w:rsidRPr="00BD4C8B">
        <w:t xml:space="preserve"> быть принято решение о временной приемке данных МТР на ОХ</w:t>
      </w:r>
      <w:r>
        <w:t xml:space="preserve"> с оформлением акта М-7</w:t>
      </w:r>
      <w:r w:rsidRPr="00BD4C8B">
        <w:t>.</w:t>
      </w:r>
      <w:r>
        <w:t xml:space="preserve"> </w:t>
      </w:r>
      <w:r w:rsidR="005C48CA">
        <w:t>В</w:t>
      </w:r>
      <w:r w:rsidR="004A7BAB">
        <w:t xml:space="preserve"> случае, если </w:t>
      </w:r>
      <w:r w:rsidR="005C48CA">
        <w:t>есть возможность идентификации договора</w:t>
      </w:r>
      <w:r w:rsidR="00BF4A9F">
        <w:t xml:space="preserve"> на поставку</w:t>
      </w:r>
      <w:r w:rsidR="005C48CA">
        <w:t>, по которому поступили МТР</w:t>
      </w:r>
      <w:r w:rsidR="004A7BAB">
        <w:t xml:space="preserve">, то приемка на ответхранение по </w:t>
      </w:r>
      <w:r w:rsidR="00810639">
        <w:t>ак</w:t>
      </w:r>
      <w:r w:rsidR="004A7BAB">
        <w:t>т</w:t>
      </w:r>
      <w:r w:rsidR="00810639">
        <w:t>у</w:t>
      </w:r>
      <w:r w:rsidR="004A7BAB">
        <w:t xml:space="preserve"> М-7 организационно будет </w:t>
      </w:r>
      <w:r w:rsidR="005C48CA">
        <w:t>отражена</w:t>
      </w:r>
      <w:r w:rsidR="004A7BAB">
        <w:t xml:space="preserve"> в балансовой единице</w:t>
      </w:r>
      <w:r w:rsidR="0020554C">
        <w:t>,</w:t>
      </w:r>
      <w:r w:rsidR="004A7BAB">
        <w:t xml:space="preserve"> </w:t>
      </w:r>
      <w:r w:rsidR="005C48CA">
        <w:t>соответствующей</w:t>
      </w:r>
      <w:r w:rsidR="00382EF8">
        <w:t xml:space="preserve"> производственной</w:t>
      </w:r>
      <w:r w:rsidR="005C48CA">
        <w:t xml:space="preserve"> БЕ. В обратном случае приемка отражается в БЕ</w:t>
      </w:r>
      <w:r w:rsidR="004A7BAB">
        <w:t xml:space="preserve"> Полюс Логистика. </w:t>
      </w:r>
      <w:r>
        <w:t xml:space="preserve">В случае отсутствия </w:t>
      </w:r>
      <w:r w:rsidR="004A7BAB">
        <w:t>кода ЕК МТР в справочнике для принимаемой позиции,</w:t>
      </w:r>
      <w:r>
        <w:t xml:space="preserve"> приемка </w:t>
      </w:r>
      <w:r w:rsidR="004A7BAB">
        <w:t>в</w:t>
      </w:r>
      <w:r>
        <w:t xml:space="preserve"> системе </w:t>
      </w:r>
      <w:r w:rsidR="004A7BAB">
        <w:t>выполняется</w:t>
      </w:r>
      <w:r>
        <w:t xml:space="preserve"> на техническую ОЗМ</w:t>
      </w:r>
      <w:r w:rsidR="004A7BAB">
        <w:t xml:space="preserve"> вида </w:t>
      </w:r>
      <w:r w:rsidR="004A7BAB">
        <w:rPr>
          <w:lang w:val="en-US"/>
        </w:rPr>
        <w:t>ZOTV</w:t>
      </w:r>
      <w:r>
        <w:t xml:space="preserve">. Далее </w:t>
      </w:r>
      <w:r w:rsidR="004A7BAB">
        <w:t>менеджер по сопровождению договора в рамках процесса допретензионной работы (более подробно см. КД Закупка МТР, работ, услуг) согласовывает с поставщиком пути урегулирования данной ситуации</w:t>
      </w:r>
      <w:r>
        <w:rPr>
          <w:szCs w:val="24"/>
        </w:rPr>
        <w:t>.</w:t>
      </w:r>
    </w:p>
    <w:p w14:paraId="45B534EE" w14:textId="058A5C0C" w:rsidR="0018415C" w:rsidRDefault="005A598C" w:rsidP="00647EF1">
      <w:pPr>
        <w:ind w:firstLine="709"/>
        <w:rPr>
          <w:szCs w:val="24"/>
        </w:rPr>
      </w:pPr>
      <w:r w:rsidRPr="005A598C">
        <w:rPr>
          <w:szCs w:val="24"/>
        </w:rPr>
        <w:t>Если хотя бы одна из позиций</w:t>
      </w:r>
      <w:r>
        <w:rPr>
          <w:szCs w:val="24"/>
        </w:rPr>
        <w:t xml:space="preserve"> (</w:t>
      </w:r>
      <w:r w:rsidRPr="005A598C">
        <w:rPr>
          <w:szCs w:val="24"/>
        </w:rPr>
        <w:t>согласно товаросопроводительного документа прихода</w:t>
      </w:r>
      <w:r>
        <w:rPr>
          <w:szCs w:val="24"/>
        </w:rPr>
        <w:t>)</w:t>
      </w:r>
      <w:r w:rsidRPr="005A598C">
        <w:rPr>
          <w:szCs w:val="24"/>
        </w:rPr>
        <w:t xml:space="preserve"> имеет замечания при приходе, то необходимо поместить всю поставку в рамках данного товаросопроводительного документа на ответственное хранение и принять решение по проблемным позициям</w:t>
      </w:r>
      <w:r w:rsidR="0018415C" w:rsidRPr="00856425">
        <w:rPr>
          <w:szCs w:val="24"/>
        </w:rPr>
        <w:t xml:space="preserve">. По одной </w:t>
      </w:r>
      <w:r w:rsidR="004A7BAB">
        <w:rPr>
          <w:szCs w:val="24"/>
        </w:rPr>
        <w:t>товарной накладной</w:t>
      </w:r>
      <w:r w:rsidR="0018415C" w:rsidRPr="00856425">
        <w:rPr>
          <w:szCs w:val="24"/>
        </w:rPr>
        <w:t xml:space="preserve"> может быть</w:t>
      </w:r>
      <w:r w:rsidR="0018415C">
        <w:rPr>
          <w:szCs w:val="24"/>
        </w:rPr>
        <w:t xml:space="preserve"> приемка</w:t>
      </w:r>
      <w:r w:rsidR="0018415C" w:rsidRPr="00856425">
        <w:rPr>
          <w:szCs w:val="24"/>
        </w:rPr>
        <w:t xml:space="preserve"> либо </w:t>
      </w:r>
      <w:r w:rsidR="0018415C">
        <w:rPr>
          <w:szCs w:val="24"/>
        </w:rPr>
        <w:t xml:space="preserve">целиком по форме </w:t>
      </w:r>
      <w:r w:rsidR="0018415C" w:rsidRPr="00856425">
        <w:rPr>
          <w:szCs w:val="24"/>
        </w:rPr>
        <w:t>М-4, либо</w:t>
      </w:r>
      <w:r w:rsidR="0018415C">
        <w:rPr>
          <w:szCs w:val="24"/>
        </w:rPr>
        <w:t xml:space="preserve"> целиком по</w:t>
      </w:r>
      <w:r w:rsidR="0018415C" w:rsidRPr="00856425">
        <w:rPr>
          <w:szCs w:val="24"/>
        </w:rPr>
        <w:t xml:space="preserve"> М-7.</w:t>
      </w:r>
    </w:p>
    <w:p w14:paraId="27965BC9" w14:textId="585891C7" w:rsidR="0018415C" w:rsidRDefault="0018415C" w:rsidP="00647EF1">
      <w:pPr>
        <w:ind w:firstLine="709"/>
        <w:rPr>
          <w:szCs w:val="24"/>
        </w:rPr>
      </w:pPr>
      <w:r>
        <w:rPr>
          <w:szCs w:val="24"/>
        </w:rPr>
        <w:t>В случае принятия решения о сняти</w:t>
      </w:r>
      <w:r w:rsidR="005A5A15">
        <w:rPr>
          <w:szCs w:val="24"/>
        </w:rPr>
        <w:t>и</w:t>
      </w:r>
      <w:r>
        <w:rPr>
          <w:szCs w:val="24"/>
        </w:rPr>
        <w:t xml:space="preserve"> </w:t>
      </w:r>
      <w:r w:rsidR="005A5A15">
        <w:rPr>
          <w:szCs w:val="24"/>
        </w:rPr>
        <w:t xml:space="preserve">МТР </w:t>
      </w:r>
      <w:r>
        <w:rPr>
          <w:szCs w:val="24"/>
        </w:rPr>
        <w:t>с ответ</w:t>
      </w:r>
      <w:r w:rsidR="0016106B">
        <w:rPr>
          <w:szCs w:val="24"/>
        </w:rPr>
        <w:t xml:space="preserve">ственного </w:t>
      </w:r>
      <w:r>
        <w:rPr>
          <w:szCs w:val="24"/>
        </w:rPr>
        <w:t>хранения</w:t>
      </w:r>
      <w:r w:rsidR="005A5A15">
        <w:rPr>
          <w:szCs w:val="24"/>
        </w:rPr>
        <w:t xml:space="preserve"> в системе регистрируется соответствующая операция</w:t>
      </w:r>
      <w:r>
        <w:rPr>
          <w:szCs w:val="24"/>
        </w:rPr>
        <w:t>.</w:t>
      </w:r>
    </w:p>
    <w:p w14:paraId="1A1B6F7F" w14:textId="77777777" w:rsidR="000E0B4A" w:rsidRDefault="000E0B4A" w:rsidP="00647EF1">
      <w:pPr>
        <w:ind w:left="707" w:firstLine="709"/>
        <w:rPr>
          <w:b/>
        </w:rPr>
      </w:pPr>
    </w:p>
    <w:p w14:paraId="4E4BFE44" w14:textId="2CC25103" w:rsidR="0018415C" w:rsidRPr="00647EF1" w:rsidRDefault="00647EF1" w:rsidP="00647EF1">
      <w:pPr>
        <w:ind w:left="707" w:firstLine="709"/>
        <w:rPr>
          <w:b/>
        </w:rPr>
      </w:pPr>
      <w:r>
        <w:rPr>
          <w:b/>
        </w:rPr>
        <w:t xml:space="preserve">- </w:t>
      </w:r>
      <w:commentRangeStart w:id="424"/>
      <w:commentRangeStart w:id="425"/>
      <w:r w:rsidR="0018415C" w:rsidRPr="00647EF1">
        <w:rPr>
          <w:b/>
        </w:rPr>
        <w:t>Приемка частей комплекта оборудования на склад</w:t>
      </w:r>
      <w:r w:rsidR="005C48CA">
        <w:rPr>
          <w:b/>
        </w:rPr>
        <w:t xml:space="preserve"> </w:t>
      </w:r>
      <w:commentRangeEnd w:id="424"/>
      <w:r w:rsidR="00B241BA">
        <w:rPr>
          <w:rStyle w:val="aff7"/>
        </w:rPr>
        <w:commentReference w:id="424"/>
      </w:r>
      <w:commentRangeEnd w:id="425"/>
      <w:r w:rsidR="00713871">
        <w:rPr>
          <w:rStyle w:val="aff7"/>
        </w:rPr>
        <w:commentReference w:id="425"/>
      </w:r>
    </w:p>
    <w:p w14:paraId="54666526" w14:textId="0F510905" w:rsidR="0018415C" w:rsidRDefault="0018415C" w:rsidP="00647EF1">
      <w:pPr>
        <w:ind w:firstLine="709"/>
        <w:rPr>
          <w:ins w:id="426" w:author="kraschenkoov" w:date="2021-03-09T07:42:00Z"/>
        </w:rPr>
      </w:pPr>
      <w:r w:rsidRPr="0064747D">
        <w:t>Часто крупные комплекты оборудования указаны в спецификации одной позицией. Однако</w:t>
      </w:r>
      <w:r w:rsidR="005A5A15">
        <w:t>,</w:t>
      </w:r>
      <w:r w:rsidRPr="0064747D">
        <w:t xml:space="preserve"> поставки данного комплекта выполняются частями и распределены во времени. Возникает потребность в организации временного учета данных частей</w:t>
      </w:r>
      <w:r>
        <w:t xml:space="preserve"> и транспортировки </w:t>
      </w:r>
      <w:r w:rsidR="005A5A15">
        <w:t>к</w:t>
      </w:r>
      <w:r>
        <w:t xml:space="preserve"> мест</w:t>
      </w:r>
      <w:r w:rsidR="005A5A15">
        <w:t>у</w:t>
      </w:r>
      <w:r>
        <w:t xml:space="preserve"> </w:t>
      </w:r>
      <w:r w:rsidR="005A5A15">
        <w:t>его сборки</w:t>
      </w:r>
      <w:r w:rsidRPr="0064747D">
        <w:t xml:space="preserve"> до поставки всего комплекта оборудования.</w:t>
      </w:r>
    </w:p>
    <w:p w14:paraId="7D621AE2" w14:textId="1B5FF3FF" w:rsidR="00C92E34" w:rsidRPr="0064747D" w:rsidRDefault="00C92E34" w:rsidP="00647EF1">
      <w:pPr>
        <w:ind w:firstLine="709"/>
      </w:pPr>
      <w:ins w:id="427" w:author="kraschenkoov" w:date="2021-03-09T07:43:00Z">
        <w:r>
          <w:t xml:space="preserve">Поступление части комплекта </w:t>
        </w:r>
      </w:ins>
      <w:ins w:id="428" w:author="kraschenkoov" w:date="2021-03-09T07:44:00Z">
        <w:r>
          <w:t>оборудования на склад отражается как поступление</w:t>
        </w:r>
      </w:ins>
      <w:ins w:id="429" w:author="kraschenkoov" w:date="2021-03-09T07:46:00Z">
        <w:r w:rsidR="00713871">
          <w:t xml:space="preserve"> по спе</w:t>
        </w:r>
      </w:ins>
      <w:ins w:id="430" w:author="kraschenkoov" w:date="2021-03-09T07:48:00Z">
        <w:r w:rsidR="00713871">
          <w:t>цификации</w:t>
        </w:r>
      </w:ins>
      <w:ins w:id="431" w:author="kraschenkoov" w:date="2021-03-09T07:44:00Z">
        <w:r>
          <w:t xml:space="preserve"> доли ш</w:t>
        </w:r>
      </w:ins>
      <w:ins w:id="432" w:author="kraschenkoov" w:date="2021-03-09T07:45:00Z">
        <w:r>
          <w:t>туки</w:t>
        </w:r>
      </w:ins>
      <w:ins w:id="433" w:author="kraschenkoov" w:date="2021-03-09T07:44:00Z">
        <w:r>
          <w:t>, соответствующе</w:t>
        </w:r>
      </w:ins>
      <w:ins w:id="434" w:author="kraschenkoov" w:date="2021-03-09T07:45:00Z">
        <w:r w:rsidR="00713871">
          <w:t>й доле поступившей части ком</w:t>
        </w:r>
      </w:ins>
      <w:ins w:id="435" w:author="kraschenkoov" w:date="2021-03-09T07:46:00Z">
        <w:r w:rsidR="00713871">
          <w:t>п</w:t>
        </w:r>
      </w:ins>
      <w:ins w:id="436" w:author="kraschenkoov" w:date="2021-03-09T07:45:00Z">
        <w:r w:rsidR="00713871">
          <w:t>лект</w:t>
        </w:r>
        <w:r>
          <w:t>а</w:t>
        </w:r>
      </w:ins>
      <w:ins w:id="437" w:author="kraschenkoov" w:date="2021-03-09T07:46:00Z">
        <w:r w:rsidR="00713871">
          <w:t>, при этом</w:t>
        </w:r>
      </w:ins>
      <w:ins w:id="438" w:author="kraschenkoov" w:date="2021-03-09T07:48:00Z">
        <w:r w:rsidR="00713871">
          <w:t xml:space="preserve"> считается, что стоимость распределена равномерно между всеми частями комплекта.</w:t>
        </w:r>
      </w:ins>
    </w:p>
    <w:p w14:paraId="7743329A" w14:textId="1E3044E5" w:rsidR="0018415C" w:rsidRPr="0064747D" w:rsidDel="00713871" w:rsidRDefault="0018415C" w:rsidP="00647EF1">
      <w:pPr>
        <w:ind w:firstLine="709"/>
        <w:rPr>
          <w:del w:id="439" w:author="kraschenkoov" w:date="2021-03-09T07:49:00Z"/>
        </w:rPr>
      </w:pPr>
      <w:del w:id="440" w:author="kraschenkoov" w:date="2021-03-09T07:49:00Z">
        <w:r w:rsidRPr="0064747D" w:rsidDel="00713871">
          <w:delText>Поскольку спецификация не содержит информации о разделении комплекта оборудования на части и тем более информации о распределении стоимости всего комплекта между частями, то организация полноценного фискального уче</w:delText>
        </w:r>
        <w:r w:rsidDel="00713871">
          <w:delText>та в такой ситуации невозможна.</w:delText>
        </w:r>
      </w:del>
    </w:p>
    <w:p w14:paraId="67F928F1" w14:textId="64ABA3FA" w:rsidR="0018415C" w:rsidRPr="0064747D" w:rsidRDefault="0018415C" w:rsidP="00647EF1">
      <w:pPr>
        <w:ind w:firstLine="709"/>
      </w:pPr>
      <w:r>
        <w:t xml:space="preserve">В </w:t>
      </w:r>
      <w:del w:id="441" w:author="kraschenkoov" w:date="2021-03-09T07:49:00Z">
        <w:r w:rsidDel="00713871">
          <w:delText xml:space="preserve">данном </w:delText>
        </w:r>
      </w:del>
      <w:r>
        <w:t>случае</w:t>
      </w:r>
      <w:ins w:id="442" w:author="kraschenkoov" w:date="2021-03-09T07:49:00Z">
        <w:r w:rsidR="00713871">
          <w:t xml:space="preserve"> невозможности отражения поступления со ссылкой на спецификацию</w:t>
        </w:r>
      </w:ins>
      <w:r>
        <w:t xml:space="preserve"> </w:t>
      </w:r>
      <w:r w:rsidRPr="0064747D">
        <w:t xml:space="preserve">части оборудования приходуются </w:t>
      </w:r>
      <w:r w:rsidR="00D41828">
        <w:t xml:space="preserve">по договору хранения </w:t>
      </w:r>
      <w:r w:rsidRPr="0064747D">
        <w:t>на ответственное хранение</w:t>
      </w:r>
      <w:r>
        <w:t xml:space="preserve"> на </w:t>
      </w:r>
      <w:r w:rsidR="00825A68">
        <w:t xml:space="preserve">принимающий </w:t>
      </w:r>
      <w:r>
        <w:t xml:space="preserve">склад </w:t>
      </w:r>
      <w:r w:rsidR="00825A68">
        <w:t>в балансовой единице предприятия, с которым заключен договор на поставку данного оборудования.</w:t>
      </w:r>
      <w:r w:rsidR="003C7957">
        <w:t xml:space="preserve"> </w:t>
      </w:r>
      <w:r w:rsidR="00825A68">
        <w:t>При этом</w:t>
      </w:r>
      <w:r w:rsidRPr="0064747D">
        <w:t xml:space="preserve"> фикс</w:t>
      </w:r>
      <w:r w:rsidR="003C7957">
        <w:t>ируется количество</w:t>
      </w:r>
      <w:r w:rsidRPr="0064747D">
        <w:t xml:space="preserve"> полученных грузо</w:t>
      </w:r>
      <w:r w:rsidR="00651701">
        <w:t xml:space="preserve">вых </w:t>
      </w:r>
      <w:r w:rsidRPr="0064747D">
        <w:t>мест, указ</w:t>
      </w:r>
      <w:r w:rsidR="003C7957">
        <w:t>ывается</w:t>
      </w:r>
      <w:r w:rsidRPr="0064747D">
        <w:t xml:space="preserve"> содержимо</w:t>
      </w:r>
      <w:r w:rsidR="003C7957">
        <w:t>е</w:t>
      </w:r>
      <w:r w:rsidRPr="0064747D">
        <w:t xml:space="preserve"> данных грузомест (если т</w:t>
      </w:r>
      <w:r>
        <w:t>акое возможно), залогов</w:t>
      </w:r>
      <w:r w:rsidR="003C7957">
        <w:t>ая</w:t>
      </w:r>
      <w:r>
        <w:t xml:space="preserve"> цен</w:t>
      </w:r>
      <w:r w:rsidR="003C7957">
        <w:t>а</w:t>
      </w:r>
      <w:r>
        <w:t xml:space="preserve"> (справочно), </w:t>
      </w:r>
      <w:r w:rsidR="00D41828">
        <w:t xml:space="preserve">поставщик, поклажедатель, </w:t>
      </w:r>
      <w:r>
        <w:t>а так</w:t>
      </w:r>
      <w:r w:rsidRPr="0064747D">
        <w:t>же ссылк</w:t>
      </w:r>
      <w:r w:rsidR="003C7957">
        <w:t>а</w:t>
      </w:r>
      <w:r w:rsidRPr="0064747D">
        <w:t xml:space="preserve"> на позицию спецификации на поставку </w:t>
      </w:r>
      <w:r>
        <w:t>полного комплекта оборудования.</w:t>
      </w:r>
      <w:r w:rsidR="003C7957">
        <w:t xml:space="preserve"> Если при этом заказчик оборудования не работает в контуре </w:t>
      </w:r>
      <w:r w:rsidR="003C7957">
        <w:rPr>
          <w:lang w:val="en-US"/>
        </w:rPr>
        <w:t>SAP</w:t>
      </w:r>
      <w:r w:rsidR="003C7957">
        <w:t>, то приемка частей комплекта оборудования выполняется в балансовой единице Полюс Логистика.</w:t>
      </w:r>
    </w:p>
    <w:p w14:paraId="2FEB57A7" w14:textId="03FB16F4" w:rsidR="0018415C" w:rsidRDefault="0018415C" w:rsidP="00647EF1">
      <w:pPr>
        <w:ind w:firstLine="709"/>
      </w:pPr>
      <w:r>
        <w:t xml:space="preserve">После </w:t>
      </w:r>
      <w:r w:rsidR="005A5A15">
        <w:t>поставки</w:t>
      </w:r>
      <w:r>
        <w:t xml:space="preserve"> полного комплекта оборудования, все принятые </w:t>
      </w:r>
      <w:r w:rsidR="005A5A15">
        <w:t>грузовые места</w:t>
      </w:r>
      <w:r>
        <w:t xml:space="preserve"> списываются </w:t>
      </w:r>
      <w:r w:rsidR="005A5A15">
        <w:t xml:space="preserve">с ответственного хранения </w:t>
      </w:r>
      <w:r>
        <w:t xml:space="preserve">и по спецификации к договору </w:t>
      </w:r>
      <w:r w:rsidR="005A5A15">
        <w:t>на склад приходуется соответствующая позиция</w:t>
      </w:r>
      <w:r>
        <w:t xml:space="preserve">. </w:t>
      </w:r>
    </w:p>
    <w:p w14:paraId="728E78F5" w14:textId="77777777" w:rsidR="0018415C" w:rsidRPr="00647EF1" w:rsidRDefault="0018415C" w:rsidP="00647EF1">
      <w:pPr>
        <w:ind w:firstLine="709"/>
        <w:rPr>
          <w:b/>
        </w:rPr>
      </w:pPr>
      <w:r w:rsidRPr="00647EF1">
        <w:rPr>
          <w:b/>
        </w:rPr>
        <w:lastRenderedPageBreak/>
        <w:t xml:space="preserve">Внутреннее перемещение между складами </w:t>
      </w:r>
    </w:p>
    <w:p w14:paraId="5EC3404B" w14:textId="11DD27D1" w:rsidR="0018415C" w:rsidRPr="00A96723" w:rsidRDefault="0018415C" w:rsidP="00647EF1">
      <w:pPr>
        <w:ind w:firstLine="709"/>
      </w:pPr>
      <w:r>
        <w:t>Данный вариант процесса применим как в случае перемещения МТР между центральными складами, так и в случае перемещения МТР между центральным складом и цеховым складом/складом МОЛ.</w:t>
      </w:r>
    </w:p>
    <w:p w14:paraId="03866FAA" w14:textId="77777777" w:rsidR="0018415C" w:rsidRDefault="0018415C" w:rsidP="00647EF1">
      <w:pPr>
        <w:ind w:firstLine="709"/>
      </w:pPr>
      <w:r>
        <w:t>П</w:t>
      </w:r>
      <w:r w:rsidRPr="006D77D6">
        <w:t>риемка МТР</w:t>
      </w:r>
      <w:r>
        <w:t xml:space="preserve"> по внутренним перемещениям</w:t>
      </w:r>
      <w:r w:rsidRPr="006D77D6">
        <w:t xml:space="preserve"> возможна только при наличии</w:t>
      </w:r>
      <w:r>
        <w:t xml:space="preserve"> в системе зарегистрированного </w:t>
      </w:r>
      <w:r w:rsidRPr="0099523F">
        <w:rPr>
          <w:i/>
        </w:rPr>
        <w:t>Заказа на перемещение МТР</w:t>
      </w:r>
      <w:r>
        <w:rPr>
          <w:i/>
        </w:rPr>
        <w:t xml:space="preserve"> </w:t>
      </w:r>
      <w:r w:rsidRPr="00C0544B">
        <w:t xml:space="preserve">и </w:t>
      </w:r>
      <w:r>
        <w:rPr>
          <w:i/>
        </w:rPr>
        <w:t>Исходящей поставки</w:t>
      </w:r>
      <w:r>
        <w:t>. Кроме этого, должен быть зарегистрирован отпуск МТР на складе-отправителе. Только МТР, отпущенные в транзит на складе-отправителе, могут быть оприходованы на склад-получатель.</w:t>
      </w:r>
    </w:p>
    <w:p w14:paraId="57768E3E" w14:textId="77777777" w:rsidR="0018415C" w:rsidRPr="006D77D6" w:rsidRDefault="0018415C" w:rsidP="00647EF1">
      <w:pPr>
        <w:ind w:firstLine="709"/>
      </w:pPr>
      <w:r w:rsidRPr="006D77D6">
        <w:t>В момент поступления МТР на склад кладовщик:</w:t>
      </w:r>
    </w:p>
    <w:p w14:paraId="7A3BD748" w14:textId="11249F42" w:rsidR="0018415C" w:rsidRPr="00A74486" w:rsidRDefault="00647EF1" w:rsidP="00823682">
      <w:pPr>
        <w:pStyle w:val="afc"/>
        <w:numPr>
          <w:ilvl w:val="0"/>
          <w:numId w:val="98"/>
        </w:numPr>
        <w:ind w:left="1418"/>
      </w:pPr>
      <w:r>
        <w:t>в</w:t>
      </w:r>
      <w:r w:rsidR="0018415C">
        <w:t>ыполняет визу</w:t>
      </w:r>
      <w:r w:rsidR="00F8172B">
        <w:t>а</w:t>
      </w:r>
      <w:r w:rsidR="0018415C">
        <w:t>льный осмотр целостности МТР;</w:t>
      </w:r>
    </w:p>
    <w:p w14:paraId="64BEE189" w14:textId="4C4C7E52" w:rsidR="0018415C" w:rsidRDefault="00647EF1" w:rsidP="00823682">
      <w:pPr>
        <w:pStyle w:val="afc"/>
        <w:numPr>
          <w:ilvl w:val="0"/>
          <w:numId w:val="98"/>
        </w:numPr>
        <w:ind w:left="1418"/>
      </w:pPr>
      <w:r>
        <w:t>п</w:t>
      </w:r>
      <w:r w:rsidR="0018415C">
        <w:t>роверяет соответствие фактически поступивших МТР данным накладной;</w:t>
      </w:r>
    </w:p>
    <w:p w14:paraId="09DF32B1" w14:textId="119356E8" w:rsidR="0018415C" w:rsidRPr="00A74486" w:rsidRDefault="00647EF1" w:rsidP="00823682">
      <w:pPr>
        <w:pStyle w:val="afc"/>
        <w:numPr>
          <w:ilvl w:val="0"/>
          <w:numId w:val="98"/>
        </w:numPr>
        <w:ind w:left="1418"/>
      </w:pPr>
      <w:r>
        <w:t>в</w:t>
      </w:r>
      <w:r w:rsidR="0018415C" w:rsidRPr="006D77D6">
        <w:t xml:space="preserve">ыполняет в системе поиск </w:t>
      </w:r>
      <w:r w:rsidR="0018415C">
        <w:t>исходящей поставки, соответствующей требованию-накладной, по которой был выполнен отпуск МТР на складе-отправителе.</w:t>
      </w:r>
    </w:p>
    <w:p w14:paraId="64F3E69F" w14:textId="2B5EC8C2" w:rsidR="0075065D" w:rsidRPr="006D77D6" w:rsidRDefault="0018415C" w:rsidP="0075065D">
      <w:pPr>
        <w:ind w:firstLine="709"/>
      </w:pPr>
      <w:r w:rsidRPr="006D77D6">
        <w:t>По результата</w:t>
      </w:r>
      <w:r>
        <w:t>м в случае отсутствия отклонений по качеству или количеству выполняется приемка МТР на склад</w:t>
      </w:r>
      <w:r w:rsidRPr="006D77D6">
        <w:t>.</w:t>
      </w:r>
      <w:r w:rsidR="0075065D">
        <w:t xml:space="preserve"> </w:t>
      </w:r>
      <w:r w:rsidR="0075065D" w:rsidRPr="0075065D">
        <w:t>В результате приемки МТР на склад, данный запас отража</w:t>
      </w:r>
      <w:r w:rsidR="003C6AA7">
        <w:t>е</w:t>
      </w:r>
      <w:r w:rsidR="0075065D" w:rsidRPr="0075065D">
        <w:t>тся на запасе склада в количественно-стоимостном выражении. В случае, если перемещение МТР выполнялось между разными областями планирования, то они становятся доступны для резервирования и выдачи под потребность в принимающей области.</w:t>
      </w:r>
    </w:p>
    <w:p w14:paraId="23B79C0F" w14:textId="6C3C1051" w:rsidR="0018415C" w:rsidRDefault="0018415C" w:rsidP="00647EF1">
      <w:pPr>
        <w:ind w:firstLine="709"/>
        <w:rPr>
          <w:highlight w:val="yellow"/>
        </w:rPr>
      </w:pPr>
      <w:r>
        <w:t xml:space="preserve">Если при выполнении </w:t>
      </w:r>
      <w:r w:rsidRPr="00235E4B">
        <w:t>внутреннего перемещения МТР было повреждено и</w:t>
      </w:r>
      <w:r>
        <w:t>/или</w:t>
      </w:r>
      <w:r w:rsidRPr="00235E4B">
        <w:t xml:space="preserve"> принимающая сторона отказывается подтверждать приемку в полном объеме</w:t>
      </w:r>
      <w:r>
        <w:t xml:space="preserve">, то непринятая разница приходуется в блокированный запас на </w:t>
      </w:r>
      <w:r w:rsidRPr="003441A1">
        <w:t>отдельный склад «Разницы»</w:t>
      </w:r>
      <w:r>
        <w:t xml:space="preserve"> для дальнейшего разбирательства и определения дальнейших действий с данным МТР. После проведения разбирательства происходит списание МТР, детальное описание приведено в разделе </w:t>
      </w:r>
      <w:r w:rsidRPr="00E42F9D">
        <w:t>«Выполнение инвентаризации МТР»</w:t>
      </w:r>
      <w:r w:rsidR="000E4F8B">
        <w:t>.</w:t>
      </w:r>
    </w:p>
    <w:p w14:paraId="2331A4DF" w14:textId="6D1BC294" w:rsidR="00A60253" w:rsidRDefault="0018415C" w:rsidP="00A60253">
      <w:pPr>
        <w:ind w:firstLine="709"/>
      </w:pPr>
      <w:r w:rsidRPr="007E6FDA">
        <w:t xml:space="preserve">Материальная ответственность за товары в пути лежит на отправителе </w:t>
      </w:r>
      <w:r w:rsidR="000E4F8B">
        <w:t xml:space="preserve">либо на экспедиторе, выполняющем транспортировку, </w:t>
      </w:r>
      <w:r w:rsidRPr="007E6FDA">
        <w:t xml:space="preserve">до момента оприходования на складе-получателе. </w:t>
      </w:r>
      <w:r w:rsidR="003C137E">
        <w:t>При выявленных расхождениях в процессе внутренних перемещений оформляется акт о несоответствиях</w:t>
      </w:r>
      <w:r w:rsidRPr="007E6FDA">
        <w:t xml:space="preserve">, а </w:t>
      </w:r>
      <w:r w:rsidR="001F6824">
        <w:t>не принятое получателем</w:t>
      </w:r>
      <w:r w:rsidR="009C1DDE">
        <w:t xml:space="preserve"> количество</w:t>
      </w:r>
      <w:r w:rsidRPr="007E6FDA">
        <w:t xml:space="preserve"> </w:t>
      </w:r>
      <w:r w:rsidR="00616E92">
        <w:t xml:space="preserve">МТР </w:t>
      </w:r>
      <w:r w:rsidR="000E4F8B">
        <w:t>приходуется</w:t>
      </w:r>
      <w:r w:rsidRPr="007E6FDA">
        <w:t xml:space="preserve"> на склад «Разницы» на принимающем заводе. </w:t>
      </w:r>
      <w:r w:rsidR="009C1DDE">
        <w:t xml:space="preserve">Далее проводится служебное расследование и устанавливается причина возникновения недостачи. В случае, если </w:t>
      </w:r>
      <w:r w:rsidR="00616E92">
        <w:t>произошла ошибка на отправителе и недостающее количество физически осталось на складе отправителе, то оприходованное на склад «Разницы» количество возвращается на склад-отправитель, затем оформляется новая накладная и данное количество физически перемещается на склад-получатель.</w:t>
      </w:r>
    </w:p>
    <w:p w14:paraId="55EAAAFD" w14:textId="2F2BFE7C" w:rsidR="0018415C" w:rsidRPr="006D77D6" w:rsidRDefault="00616E92" w:rsidP="00647EF1">
      <w:pPr>
        <w:ind w:firstLine="709"/>
      </w:pPr>
      <w:r>
        <w:t>В случае, если установлен факт утраты</w:t>
      </w:r>
      <w:r w:rsidR="00D84236">
        <w:t xml:space="preserve"> или порчи</w:t>
      </w:r>
      <w:r>
        <w:t xml:space="preserve">, то </w:t>
      </w:r>
      <w:r w:rsidRPr="00616E92">
        <w:t>центральной инвентаризационной комиссией</w:t>
      </w:r>
      <w:r>
        <w:t xml:space="preserve"> принимается решение о списании данного количества на недостачи.</w:t>
      </w:r>
      <w:r w:rsidRPr="007E6FDA">
        <w:t xml:space="preserve"> </w:t>
      </w:r>
      <w:r w:rsidR="0075065D">
        <w:t>Далее в рамках процессов бухгалтерского учета данная недостача закрывается на виновное лицо.</w:t>
      </w:r>
      <w:r w:rsidR="00DB61CA">
        <w:t xml:space="preserve"> Данный процесс описан в КД </w:t>
      </w:r>
      <w:r w:rsidR="00A37D86">
        <w:t xml:space="preserve">5.1.30 </w:t>
      </w:r>
      <w:r w:rsidR="00DB61CA">
        <w:t>«Учет расчетов с персоналом».</w:t>
      </w:r>
    </w:p>
    <w:p w14:paraId="2576A740" w14:textId="514C5C64" w:rsidR="00A60253" w:rsidRPr="006D77D6" w:rsidRDefault="00A60253" w:rsidP="00647EF1">
      <w:pPr>
        <w:ind w:firstLine="709"/>
      </w:pPr>
      <w:r w:rsidRPr="00A87C5D">
        <w:t xml:space="preserve">В случае прихода излишнего количества (по сравнению с товарно-сопроводительными документами) необходимо выполнить сторнирование всей цепочки </w:t>
      </w:r>
      <w:r w:rsidR="00F11A84" w:rsidRPr="00A87C5D">
        <w:t xml:space="preserve">документов </w:t>
      </w:r>
      <w:r w:rsidRPr="00A87C5D">
        <w:t>перемещения (в последовательности, обратной исходной). После этого Руководитель МТО создает новый заказ на перемещение без потребности</w:t>
      </w:r>
      <w:r w:rsidR="00F11A84" w:rsidRPr="00A87C5D">
        <w:t xml:space="preserve"> на фактически перемещенное количество, и цепочка документов перемещения проводится по этому заказу заново.</w:t>
      </w:r>
    </w:p>
    <w:p w14:paraId="107BE65B" w14:textId="06B0E457" w:rsidR="0018415C" w:rsidRDefault="0018415C" w:rsidP="001B7501">
      <w:pPr>
        <w:ind w:firstLine="709"/>
      </w:pPr>
    </w:p>
    <w:p w14:paraId="381C6D2C" w14:textId="77777777" w:rsidR="000F7FCE" w:rsidRDefault="000F7FCE" w:rsidP="000F7FCE">
      <w:pPr>
        <w:ind w:firstLine="709"/>
        <w:rPr>
          <w:b/>
        </w:rPr>
      </w:pPr>
      <w:r>
        <w:rPr>
          <w:b/>
        </w:rPr>
        <w:t>Поступление</w:t>
      </w:r>
      <w:r w:rsidRPr="001B7501">
        <w:rPr>
          <w:b/>
        </w:rPr>
        <w:t xml:space="preserve"> ГСМ </w:t>
      </w:r>
      <w:r>
        <w:rPr>
          <w:b/>
        </w:rPr>
        <w:t>от внешнего поставщика</w:t>
      </w:r>
    </w:p>
    <w:p w14:paraId="3594F6F8" w14:textId="3D72C9E3" w:rsidR="000F7FCE" w:rsidRDefault="000F7FCE" w:rsidP="002F1C99">
      <w:pPr>
        <w:ind w:firstLine="709"/>
      </w:pPr>
      <w:r>
        <w:t xml:space="preserve">Поступление топлива </w:t>
      </w:r>
      <w:r w:rsidR="00204461">
        <w:t xml:space="preserve">от поставщика </w:t>
      </w:r>
      <w:r>
        <w:t xml:space="preserve">выполняется </w:t>
      </w:r>
      <w:r w:rsidR="00204461">
        <w:t xml:space="preserve">в системе </w:t>
      </w:r>
      <w:r w:rsidR="00204461">
        <w:rPr>
          <w:lang w:val="en-US"/>
        </w:rPr>
        <w:t>SAP</w:t>
      </w:r>
      <w:r w:rsidR="00204461" w:rsidRPr="00204461">
        <w:t xml:space="preserve"> </w:t>
      </w:r>
      <w:r w:rsidR="00204461">
        <w:rPr>
          <w:lang w:val="en-US"/>
        </w:rPr>
        <w:t>S</w:t>
      </w:r>
      <w:r w:rsidR="00204461" w:rsidRPr="00204461">
        <w:t xml:space="preserve">/4 </w:t>
      </w:r>
      <w:r w:rsidR="00204461">
        <w:rPr>
          <w:lang w:val="en-US"/>
        </w:rPr>
        <w:t>HANA</w:t>
      </w:r>
      <w:r w:rsidR="00204461">
        <w:t xml:space="preserve"> к документу</w:t>
      </w:r>
      <w:r>
        <w:t xml:space="preserve"> </w:t>
      </w:r>
      <w:r w:rsidR="00204461">
        <w:t>спецификации (</w:t>
      </w:r>
      <w:r>
        <w:t>заказ</w:t>
      </w:r>
      <w:r w:rsidR="00204461">
        <w:t>у</w:t>
      </w:r>
      <w:r>
        <w:t xml:space="preserve"> на поставку</w:t>
      </w:r>
      <w:r w:rsidR="00204461">
        <w:t>)</w:t>
      </w:r>
      <w:r>
        <w:t xml:space="preserve"> или </w:t>
      </w:r>
      <w:r w:rsidR="00204461">
        <w:t>к</w:t>
      </w:r>
      <w:r w:rsidR="00F11A84">
        <w:t>о</w:t>
      </w:r>
      <w:r>
        <w:t xml:space="preserve"> входящ</w:t>
      </w:r>
      <w:r w:rsidR="00204461">
        <w:t>ей поставке, созданной к данной спецификации</w:t>
      </w:r>
      <w:r>
        <w:t xml:space="preserve">. </w:t>
      </w:r>
    </w:p>
    <w:p w14:paraId="2ED35499" w14:textId="41250A76" w:rsidR="000F7FCE" w:rsidRDefault="00204461" w:rsidP="002F1C99">
      <w:pPr>
        <w:ind w:firstLine="709"/>
      </w:pPr>
      <w:r>
        <w:lastRenderedPageBreak/>
        <w:t>Топливо, прибывшее в ж/д цистернах, приходуется</w:t>
      </w:r>
      <w:r w:rsidR="000F7FCE">
        <w:t xml:space="preserve"> Кладо</w:t>
      </w:r>
      <w:r>
        <w:t>вщиком на склад «Ж/д цистерна» в соответствии с количеством, указанным в</w:t>
      </w:r>
      <w:r w:rsidR="000F7FCE">
        <w:t xml:space="preserve"> железнодорожной накладной. При этом на одну накладную</w:t>
      </w:r>
      <w:r>
        <w:t xml:space="preserve"> в системе </w:t>
      </w:r>
      <w:r>
        <w:rPr>
          <w:lang w:val="en-US"/>
        </w:rPr>
        <w:t>SAP</w:t>
      </w:r>
      <w:r w:rsidR="000F7FCE">
        <w:t xml:space="preserve"> создается одна партия, вне зависимости от количества вагонов по </w:t>
      </w:r>
      <w:r>
        <w:t>данной</w:t>
      </w:r>
      <w:r w:rsidR="000F7FCE">
        <w:t xml:space="preserve"> накладной.</w:t>
      </w:r>
      <w:r w:rsidR="00117556">
        <w:t xml:space="preserve"> В признаке создаваемой партии «Коэффициент пересчета КГ/Л» необходимо указать коэффициент пересчета из ЕИ КГ в Л.</w:t>
      </w:r>
    </w:p>
    <w:p w14:paraId="79813739" w14:textId="6027CB4C" w:rsidR="00F11A84" w:rsidRDefault="000F7FCE" w:rsidP="002F1C99">
      <w:pPr>
        <w:ind w:firstLine="709"/>
      </w:pPr>
      <w:r>
        <w:t xml:space="preserve">Далее </w:t>
      </w:r>
      <w:r w:rsidR="00204461">
        <w:t>данное топливо сливается из ж</w:t>
      </w:r>
      <w:r w:rsidR="00A60253">
        <w:t>/</w:t>
      </w:r>
      <w:r w:rsidR="00204461">
        <w:t xml:space="preserve">д цистерны в резервуар хранения. Для отражения слива топлива в системе </w:t>
      </w:r>
      <w:r w:rsidR="00204461">
        <w:rPr>
          <w:lang w:val="en-US"/>
        </w:rPr>
        <w:t>SAP</w:t>
      </w:r>
      <w:r w:rsidR="00204461">
        <w:t xml:space="preserve"> регистрируется документ </w:t>
      </w:r>
      <w:r w:rsidR="008E7842">
        <w:t xml:space="preserve">одношагового </w:t>
      </w:r>
      <w:r>
        <w:t>перемещени</w:t>
      </w:r>
      <w:r w:rsidR="008E7842">
        <w:t>я</w:t>
      </w:r>
      <w:r>
        <w:t xml:space="preserve"> фактически принятого количества топлива со склада «Ж/д цистерна» на склад «Резервуар»</w:t>
      </w:r>
      <w:r w:rsidR="00204461">
        <w:t xml:space="preserve">. </w:t>
      </w:r>
      <w:r w:rsidR="00182B9F">
        <w:t xml:space="preserve">При данном перемещении </w:t>
      </w:r>
      <w:r w:rsidR="007A3D84">
        <w:t>топливо в партии, созданной по железнодорожной накладной, переводится в запас ограниченного использования</w:t>
      </w:r>
      <w:r w:rsidR="00826480">
        <w:t xml:space="preserve"> (для исключения из ППМ)</w:t>
      </w:r>
      <w:r w:rsidR="007A3D84">
        <w:t xml:space="preserve">. </w:t>
      </w:r>
      <w:r w:rsidR="00204461">
        <w:t>При этом в случае наличия системы Контур ГСМ</w:t>
      </w:r>
      <w:r w:rsidR="008100E9">
        <w:t>,</w:t>
      </w:r>
      <w:ins w:id="443" w:author="Tukhbatov Ruslan" w:date="2020-04-22T09:14:00Z">
        <w:r w:rsidR="00311B81">
          <w:t xml:space="preserve"> проверочно</w:t>
        </w:r>
      </w:ins>
      <w:r w:rsidRPr="001B7501">
        <w:t xml:space="preserve"> используются данные автоматизированных счетчиков</w:t>
      </w:r>
      <w:r w:rsidR="00150CCF">
        <w:t xml:space="preserve">, установленных на </w:t>
      </w:r>
      <w:commentRangeStart w:id="444"/>
      <w:commentRangeStart w:id="445"/>
      <w:r w:rsidR="00150CCF">
        <w:t>резервуаре</w:t>
      </w:r>
      <w:commentRangeEnd w:id="444"/>
      <w:r w:rsidR="00B44F20">
        <w:rPr>
          <w:rStyle w:val="aff7"/>
        </w:rPr>
        <w:commentReference w:id="444"/>
      </w:r>
      <w:commentRangeEnd w:id="445"/>
      <w:r w:rsidR="00311B81">
        <w:rPr>
          <w:rStyle w:val="aff7"/>
        </w:rPr>
        <w:commentReference w:id="445"/>
      </w:r>
      <w:ins w:id="446" w:author="Tukhbatov Ruslan" w:date="2020-04-22T09:14:00Z">
        <w:r w:rsidR="00311B81">
          <w:t>, фактическая проверка и оприходование поступившего объёма ГСМ выполняется согласно государственных нормативных документов</w:t>
        </w:r>
      </w:ins>
      <w:r w:rsidRPr="001B7501">
        <w:t xml:space="preserve">. </w:t>
      </w:r>
      <w:r w:rsidR="00204461">
        <w:t xml:space="preserve">Более </w:t>
      </w:r>
      <w:r w:rsidR="00204461" w:rsidRPr="001B7501">
        <w:t xml:space="preserve">подробно </w:t>
      </w:r>
      <w:r w:rsidRPr="001B7501">
        <w:t>интеграция с системой Контур ГСМ описана в СоИ «Контур ГСМ».</w:t>
      </w:r>
    </w:p>
    <w:p w14:paraId="4B349979" w14:textId="742649F9" w:rsidR="000F7FCE" w:rsidRDefault="00F11A84" w:rsidP="002F1C99">
      <w:pPr>
        <w:ind w:firstLine="709"/>
      </w:pPr>
      <w:r>
        <w:t xml:space="preserve">В течение периода на складе «Ж/д цистерна» могут накапливаться разницы в партиях по накладным, так как количества по накладным и автоматизированным счетчикам могут отличаться как в большую, так и в меньшую сторону. </w:t>
      </w:r>
      <w:r w:rsidR="001A13B9">
        <w:t>Для возможности отражения разницы в большую сторону, на складе «Ж/д цистерна»</w:t>
      </w:r>
      <w:r w:rsidR="00826480">
        <w:t xml:space="preserve"> предполагается</w:t>
      </w:r>
      <w:r w:rsidR="0068267A">
        <w:t xml:space="preserve"> предварительно</w:t>
      </w:r>
      <w:r w:rsidR="00826480">
        <w:t xml:space="preserve"> приходовать разницу (автоматически </w:t>
      </w:r>
      <w:r w:rsidR="002651D6">
        <w:t xml:space="preserve">при проводке из системы Контур ГСМ, в случае ее наличия, </w:t>
      </w:r>
      <w:r w:rsidR="00826480">
        <w:t>видом движения для оприходования излишков, выявленных при проведении инвентаризации)</w:t>
      </w:r>
      <w:r w:rsidR="001A13B9">
        <w:t xml:space="preserve">. </w:t>
      </w:r>
      <w:r w:rsidR="0068267A">
        <w:t xml:space="preserve">Для данного оприходования будет выполнена разработка </w:t>
      </w:r>
      <w:r w:rsidR="004F5B6F">
        <w:rPr>
          <w:lang w:val="en-US"/>
        </w:rPr>
        <w:t>MM</w:t>
      </w:r>
      <w:r w:rsidR="0068267A">
        <w:t xml:space="preserve">96. </w:t>
      </w:r>
      <w:r w:rsidR="001A13B9">
        <w:t>Для закрытия разниц предполагается</w:t>
      </w:r>
      <w:r>
        <w:t xml:space="preserve">, что периодически в системе требуется проводить инвентаризацию этого склада, при этом фактически указываемое количество по данным разницам должно быть нулевым. </w:t>
      </w:r>
    </w:p>
    <w:p w14:paraId="4D598B84" w14:textId="77777777" w:rsidR="0011133A" w:rsidRPr="001B7501" w:rsidRDefault="0011133A" w:rsidP="001B7501">
      <w:pPr>
        <w:ind w:firstLine="709"/>
      </w:pPr>
    </w:p>
    <w:p w14:paraId="5F40D2FE" w14:textId="638A4902" w:rsidR="005B75FA" w:rsidRPr="001B7501" w:rsidRDefault="005B75FA" w:rsidP="005B75FA">
      <w:pPr>
        <w:ind w:firstLine="709"/>
        <w:rPr>
          <w:b/>
        </w:rPr>
      </w:pPr>
      <w:r w:rsidRPr="001B7501">
        <w:rPr>
          <w:b/>
        </w:rPr>
        <w:t>Внутреннее перемещение ГСМ между резервуар</w:t>
      </w:r>
      <w:r>
        <w:rPr>
          <w:b/>
        </w:rPr>
        <w:t>ом и</w:t>
      </w:r>
      <w:r w:rsidRPr="001B7501">
        <w:rPr>
          <w:b/>
        </w:rPr>
        <w:t xml:space="preserve"> </w:t>
      </w:r>
      <w:r w:rsidR="00F20666">
        <w:rPr>
          <w:b/>
        </w:rPr>
        <w:t>топливозаправщиком</w:t>
      </w:r>
      <w:r>
        <w:rPr>
          <w:b/>
        </w:rPr>
        <w:t xml:space="preserve">, </w:t>
      </w:r>
      <w:r w:rsidR="00F20666">
        <w:rPr>
          <w:b/>
        </w:rPr>
        <w:t>топливозаправщиком</w:t>
      </w:r>
      <w:r w:rsidRPr="001B7501">
        <w:rPr>
          <w:b/>
        </w:rPr>
        <w:t xml:space="preserve"> и АЗС (КАЗС)</w:t>
      </w:r>
    </w:p>
    <w:p w14:paraId="188E86CF" w14:textId="57AEAD79" w:rsidR="00150CCF" w:rsidRDefault="00150CCF" w:rsidP="005B75FA">
      <w:pPr>
        <w:ind w:firstLine="709"/>
      </w:pPr>
      <w:r>
        <w:t xml:space="preserve">В системе </w:t>
      </w:r>
      <w:r>
        <w:rPr>
          <w:lang w:val="en-US"/>
        </w:rPr>
        <w:t>SAP</w:t>
      </w:r>
      <w:r>
        <w:t xml:space="preserve"> каждый топливозаправщик и АЗС ведутся как отдельные склады. </w:t>
      </w:r>
      <w:r w:rsidR="005B75FA" w:rsidRPr="001B7501">
        <w:t>Перемещение топлива между резервуар</w:t>
      </w:r>
      <w:r w:rsidR="005B75FA">
        <w:t>ом и</w:t>
      </w:r>
      <w:r w:rsidR="005B75FA" w:rsidRPr="001B7501">
        <w:t xml:space="preserve"> </w:t>
      </w:r>
      <w:r w:rsidR="00F20666" w:rsidRPr="00F20666">
        <w:t>топливозаправщиком</w:t>
      </w:r>
      <w:r w:rsidR="005B75FA">
        <w:t xml:space="preserve">, </w:t>
      </w:r>
      <w:r w:rsidR="00F20666" w:rsidRPr="00F20666">
        <w:t>топливозаправщиком</w:t>
      </w:r>
      <w:r w:rsidR="005B75FA" w:rsidRPr="001B7501">
        <w:t xml:space="preserve"> и АЗС (КАЗС) выполняется </w:t>
      </w:r>
      <w:r w:rsidR="00322C05">
        <w:t xml:space="preserve">одношагово </w:t>
      </w:r>
      <w:r w:rsidR="005B75FA" w:rsidRPr="001B7501">
        <w:t>через заказы на перемещение</w:t>
      </w:r>
      <w:r>
        <w:t xml:space="preserve"> между соответствующими складами</w:t>
      </w:r>
      <w:r w:rsidR="005B75FA" w:rsidRPr="001B7501">
        <w:t>, создаваемые вручную.</w:t>
      </w:r>
      <w:r>
        <w:t xml:space="preserve"> </w:t>
      </w:r>
    </w:p>
    <w:p w14:paraId="54EB4F29" w14:textId="2ED67B35" w:rsidR="005B75FA" w:rsidRDefault="00150CCF" w:rsidP="005B75FA">
      <w:pPr>
        <w:ind w:firstLine="709"/>
      </w:pPr>
      <w:r>
        <w:t>При этом, если топливо предназначено для заправки карьерной техники, то данный заказ на перемещение формируется в балансе бизнес-единицы.</w:t>
      </w:r>
    </w:p>
    <w:p w14:paraId="7AA0A562" w14:textId="48C045DB" w:rsidR="00150CCF" w:rsidRPr="001B7501" w:rsidRDefault="00150CCF" w:rsidP="005B75FA">
      <w:pPr>
        <w:ind w:firstLine="709"/>
      </w:pPr>
      <w:r>
        <w:t>Если топливо предназначено для перемещения на АЗС, то данный заказ на перемещение формируется в балансе Полюс Логистики.</w:t>
      </w:r>
    </w:p>
    <w:p w14:paraId="011ADE9F" w14:textId="3B7FF081" w:rsidR="001B7501" w:rsidRPr="001B7501" w:rsidRDefault="001B7501" w:rsidP="001B7501">
      <w:pPr>
        <w:ind w:firstLine="709"/>
      </w:pPr>
      <w:r w:rsidRPr="001B7501">
        <w:t xml:space="preserve">При заливе в </w:t>
      </w:r>
      <w:r w:rsidR="00F20666">
        <w:t>топливозаправщик</w:t>
      </w:r>
      <w:r w:rsidRPr="001B7501">
        <w:t xml:space="preserve"> с имеющимися остатками топлива применяется акт ВН-8-НП «Акт о наличии нефтепродуктов в автоцистерне» (печатается вне системы). Также при поступлении применяется накладная на перемещение ВН-3-НП «Требование-накладная на перемещение нефтепродуктов» (формируется в системе при выдаче топлива, описано в разделе </w:t>
      </w:r>
      <w:r w:rsidRPr="005A598C">
        <w:t>5.1.3</w:t>
      </w:r>
      <w:r w:rsidRPr="001B7501">
        <w:t xml:space="preserve">). </w:t>
      </w:r>
    </w:p>
    <w:p w14:paraId="7EDB2451" w14:textId="77777777" w:rsidR="001B7501" w:rsidRPr="001B7501" w:rsidRDefault="001B7501" w:rsidP="00477364">
      <w:pPr>
        <w:tabs>
          <w:tab w:val="left" w:pos="6946"/>
        </w:tabs>
        <w:ind w:firstLine="709"/>
      </w:pPr>
      <w:r w:rsidRPr="001B7501">
        <w:t>При приёмке на АЗС (КАЗС) оператором АЗС (КАЗС) вне системы составляется акт ВН-7-НП «Акт приемки нефтепродуктов по количеству (поступивших водным, автомобильным транспортом)».</w:t>
      </w:r>
    </w:p>
    <w:p w14:paraId="164D773A" w14:textId="104ECE4B" w:rsidR="001B7501" w:rsidRDefault="005B75FA" w:rsidP="005B75FA">
      <w:pPr>
        <w:spacing w:line="276" w:lineRule="auto"/>
        <w:ind w:firstLine="709"/>
        <w:rPr>
          <w:rFonts w:cs="Arial"/>
        </w:rPr>
      </w:pPr>
      <w:r w:rsidRPr="001B7501">
        <w:t>При поступлении ГСМ по внутреннему перемещению между резервуар</w:t>
      </w:r>
      <w:r>
        <w:t xml:space="preserve">ом и </w:t>
      </w:r>
      <w:r w:rsidR="00F20666" w:rsidRPr="00F20666">
        <w:t>топливозаправщиком</w:t>
      </w:r>
      <w:r>
        <w:t xml:space="preserve">, </w:t>
      </w:r>
      <w:r w:rsidR="00F20666" w:rsidRPr="00F20666">
        <w:t>топливозаправщиком</w:t>
      </w:r>
      <w:r>
        <w:t xml:space="preserve"> и</w:t>
      </w:r>
      <w:r w:rsidRPr="001B7501">
        <w:t xml:space="preserve"> АЗС (КАЗС) используются данные автоматизированных счетчиков под управлением системы Контур ГСМ</w:t>
      </w:r>
      <w:r w:rsidR="006C6A8C">
        <w:t xml:space="preserve"> (в случае ее использования)</w:t>
      </w:r>
      <w:r w:rsidRPr="001B7501">
        <w:t>. Подробно интеграция с системой Контур ГСМ описана в СоИ «Контур ГСМ».</w:t>
      </w:r>
    </w:p>
    <w:p w14:paraId="436F216C" w14:textId="77777777" w:rsidR="000E0B4A" w:rsidRDefault="000E0B4A" w:rsidP="001D4D53"/>
    <w:p w14:paraId="6C0B68D8" w14:textId="77777777" w:rsidR="002F1C99" w:rsidRDefault="002F1C99" w:rsidP="001D4D53"/>
    <w:p w14:paraId="7C40EEDF" w14:textId="77777777" w:rsidR="0018415C" w:rsidRPr="00647EF1" w:rsidRDefault="0018415C" w:rsidP="00647EF1">
      <w:pPr>
        <w:ind w:firstLine="709"/>
        <w:rPr>
          <w:b/>
        </w:rPr>
      </w:pPr>
      <w:r w:rsidRPr="00647EF1">
        <w:rPr>
          <w:b/>
        </w:rPr>
        <w:t>Прочие поступления МТР на склад</w:t>
      </w:r>
    </w:p>
    <w:p w14:paraId="6218DB98" w14:textId="77777777" w:rsidR="0018415C" w:rsidRPr="00DB0E4D" w:rsidRDefault="0018415C" w:rsidP="00647EF1">
      <w:pPr>
        <w:ind w:firstLine="709"/>
      </w:pPr>
      <w:r w:rsidRPr="003807C0">
        <w:t xml:space="preserve">К прочим поступлениям МТР на склад относятся поступления, которые, как правило, </w:t>
      </w:r>
      <w:r>
        <w:t xml:space="preserve">проводятся в системе без ссылки на существующие системные документы </w:t>
      </w:r>
      <w:r>
        <w:rPr>
          <w:lang w:val="en-US"/>
        </w:rPr>
        <w:t>SAP</w:t>
      </w:r>
      <w:r w:rsidRPr="0078226E">
        <w:t xml:space="preserve"> </w:t>
      </w:r>
      <w:r>
        <w:rPr>
          <w:lang w:val="en-US"/>
        </w:rPr>
        <w:t>S</w:t>
      </w:r>
      <w:r w:rsidRPr="0078226E">
        <w:t>/4</w:t>
      </w:r>
      <w:r>
        <w:rPr>
          <w:lang w:val="en-US"/>
        </w:rPr>
        <w:t>HANA</w:t>
      </w:r>
      <w:r>
        <w:t xml:space="preserve"> . </w:t>
      </w:r>
      <w:r w:rsidRPr="00BC0F87">
        <w:t>При этом для всех описанных ниже сценариев должны существовать соответствующие документы в качестве основания для запуска сценария.</w:t>
      </w:r>
    </w:p>
    <w:p w14:paraId="6EAD3659" w14:textId="77777777" w:rsidR="0018415C" w:rsidRPr="00843401" w:rsidRDefault="0018415C" w:rsidP="00647EF1">
      <w:pPr>
        <w:ind w:firstLine="709"/>
      </w:pPr>
      <w:r w:rsidRPr="00843401">
        <w:t>К прочим поступлениям МТР относятся:</w:t>
      </w:r>
    </w:p>
    <w:p w14:paraId="060AF643" w14:textId="4B428D7F" w:rsidR="0018415C" w:rsidRDefault="00647EF1" w:rsidP="00823682">
      <w:pPr>
        <w:pStyle w:val="afc"/>
        <w:numPr>
          <w:ilvl w:val="0"/>
          <w:numId w:val="99"/>
        </w:numPr>
        <w:ind w:left="1418"/>
      </w:pPr>
      <w:r>
        <w:t>п</w:t>
      </w:r>
      <w:r w:rsidR="0018415C" w:rsidRPr="00843401">
        <w:t>риемка МТР после демонтажа ОС;</w:t>
      </w:r>
    </w:p>
    <w:p w14:paraId="6D961A9D" w14:textId="1FA6020D" w:rsidR="0018415C" w:rsidRDefault="00647EF1" w:rsidP="00823682">
      <w:pPr>
        <w:pStyle w:val="afc"/>
        <w:numPr>
          <w:ilvl w:val="0"/>
          <w:numId w:val="99"/>
        </w:numPr>
        <w:ind w:left="1418"/>
      </w:pPr>
      <w:r>
        <w:t>п</w:t>
      </w:r>
      <w:r w:rsidR="0018415C">
        <w:t xml:space="preserve">риемка </w:t>
      </w:r>
      <w:r w:rsidR="0018415C" w:rsidRPr="00CB650A">
        <w:t>МТР/ОС</w:t>
      </w:r>
      <w:r w:rsidR="0018415C">
        <w:t>, направляемых</w:t>
      </w:r>
      <w:r w:rsidR="0018415C" w:rsidRPr="00CB650A">
        <w:t xml:space="preserve"> в ремонт/поверку Подрядчику,</w:t>
      </w:r>
      <w:r w:rsidR="0018415C">
        <w:t xml:space="preserve"> либо получаемых из</w:t>
      </w:r>
      <w:r w:rsidR="0018415C" w:rsidRPr="00CB650A">
        <w:t xml:space="preserve"> ремонта/поверки</w:t>
      </w:r>
      <w:r w:rsidR="0018415C">
        <w:t xml:space="preserve"> от Подрядчика;</w:t>
      </w:r>
    </w:p>
    <w:p w14:paraId="3287F4AB" w14:textId="06CD48CF" w:rsidR="0018415C" w:rsidRDefault="00647EF1" w:rsidP="00823682">
      <w:pPr>
        <w:pStyle w:val="afc"/>
        <w:numPr>
          <w:ilvl w:val="0"/>
          <w:numId w:val="99"/>
        </w:numPr>
        <w:ind w:left="1418"/>
      </w:pPr>
      <w:r>
        <w:t>п</w:t>
      </w:r>
      <w:r w:rsidR="0018415C" w:rsidRPr="00843401">
        <w:t>рием лома черных и цветных металлов от подразделений;</w:t>
      </w:r>
    </w:p>
    <w:p w14:paraId="445ACB2E" w14:textId="019A522D" w:rsidR="0018415C" w:rsidRPr="00843401" w:rsidRDefault="00647EF1" w:rsidP="00823682">
      <w:pPr>
        <w:pStyle w:val="afc"/>
        <w:numPr>
          <w:ilvl w:val="0"/>
          <w:numId w:val="99"/>
        </w:numPr>
        <w:ind w:left="1418"/>
      </w:pPr>
      <w:r>
        <w:t>б</w:t>
      </w:r>
      <w:r w:rsidR="0018415C" w:rsidRPr="00843401">
        <w:t>езвозмездное поступление МТР</w:t>
      </w:r>
      <w:r w:rsidR="00277DF8">
        <w:t xml:space="preserve"> (кроме РБП и ВНА)</w:t>
      </w:r>
      <w:r w:rsidR="0018415C" w:rsidRPr="00843401">
        <w:t>;</w:t>
      </w:r>
    </w:p>
    <w:p w14:paraId="6A317934" w14:textId="39D0A737" w:rsidR="0018415C" w:rsidRPr="00843401" w:rsidRDefault="00647EF1" w:rsidP="00823682">
      <w:pPr>
        <w:pStyle w:val="afc"/>
        <w:numPr>
          <w:ilvl w:val="0"/>
          <w:numId w:val="99"/>
        </w:numPr>
        <w:ind w:left="1418"/>
      </w:pPr>
      <w:r>
        <w:t>в</w:t>
      </w:r>
      <w:r w:rsidR="0018415C" w:rsidRPr="00843401">
        <w:t>клад в уставной капитал</w:t>
      </w:r>
      <w:r w:rsidR="00277DF8">
        <w:t xml:space="preserve"> (кроме ВНА)</w:t>
      </w:r>
      <w:r w:rsidR="0018415C" w:rsidRPr="00843401">
        <w:t>;</w:t>
      </w:r>
    </w:p>
    <w:p w14:paraId="0703A366" w14:textId="290B40BA" w:rsidR="0018415C" w:rsidRPr="00843401" w:rsidRDefault="00647EF1" w:rsidP="00823682">
      <w:pPr>
        <w:pStyle w:val="afc"/>
        <w:numPr>
          <w:ilvl w:val="0"/>
          <w:numId w:val="99"/>
        </w:numPr>
        <w:ind w:left="1418"/>
      </w:pPr>
      <w:r>
        <w:t>в</w:t>
      </w:r>
      <w:r w:rsidR="0018415C" w:rsidRPr="00843401">
        <w:t>клад в имущество;</w:t>
      </w:r>
    </w:p>
    <w:p w14:paraId="31A03BEC" w14:textId="4A033EE1" w:rsidR="0018415C" w:rsidRPr="00843401" w:rsidRDefault="00647EF1" w:rsidP="00823682">
      <w:pPr>
        <w:pStyle w:val="afc"/>
        <w:numPr>
          <w:ilvl w:val="0"/>
          <w:numId w:val="99"/>
        </w:numPr>
        <w:ind w:left="1418"/>
      </w:pPr>
      <w:r>
        <w:t>в</w:t>
      </w:r>
      <w:r w:rsidR="0018415C" w:rsidRPr="00843401">
        <w:t>озврат из уставного капитала сторонней организации;</w:t>
      </w:r>
    </w:p>
    <w:p w14:paraId="6B27AB97" w14:textId="299D26A7" w:rsidR="0018415C" w:rsidRPr="00843401" w:rsidRDefault="00647EF1" w:rsidP="00823682">
      <w:pPr>
        <w:pStyle w:val="afc"/>
        <w:numPr>
          <w:ilvl w:val="0"/>
          <w:numId w:val="99"/>
        </w:numPr>
        <w:ind w:left="1418"/>
      </w:pPr>
      <w:r>
        <w:t>п</w:t>
      </w:r>
      <w:r w:rsidR="0018415C" w:rsidRPr="00843401">
        <w:t>огашение обязательств по залогу;</w:t>
      </w:r>
    </w:p>
    <w:p w14:paraId="6BEEBE68" w14:textId="4744A23A" w:rsidR="0018415C" w:rsidRDefault="00647EF1" w:rsidP="00823682">
      <w:pPr>
        <w:pStyle w:val="afc"/>
        <w:numPr>
          <w:ilvl w:val="0"/>
          <w:numId w:val="99"/>
        </w:numPr>
        <w:ind w:left="1418"/>
      </w:pPr>
      <w:r>
        <w:t>ф</w:t>
      </w:r>
      <w:r w:rsidR="0018415C" w:rsidRPr="00843401">
        <w:t>ормирование подменного фонда</w:t>
      </w:r>
      <w:r w:rsidR="005D6E52">
        <w:t xml:space="preserve"> (</w:t>
      </w:r>
      <w:r w:rsidR="00B728AC">
        <w:t xml:space="preserve">подробно процесс описан в КД </w:t>
      </w:r>
      <w:r w:rsidR="00B728AC">
        <w:rPr>
          <w:lang w:val="en-US"/>
        </w:rPr>
        <w:t>ERP</w:t>
      </w:r>
      <w:r w:rsidR="00B728AC" w:rsidRPr="00B728AC">
        <w:t xml:space="preserve"> 5.1.57 </w:t>
      </w:r>
      <w:r w:rsidR="00B728AC">
        <w:t>«Ресурсное обеспечение ТОиР»</w:t>
      </w:r>
      <w:r w:rsidR="005D6E52">
        <w:t>)</w:t>
      </w:r>
      <w:r w:rsidR="0018415C" w:rsidRPr="00843401">
        <w:t>.</w:t>
      </w:r>
    </w:p>
    <w:p w14:paraId="49132207" w14:textId="7E90E141" w:rsidR="00B728AC" w:rsidRDefault="0018415C" w:rsidP="00B728AC">
      <w:pPr>
        <w:ind w:firstLine="709"/>
      </w:pPr>
      <w:r w:rsidRPr="003175B4">
        <w:t xml:space="preserve">Детально эти сценарии расписаны в разделе </w:t>
      </w:r>
      <w:r w:rsidRPr="00152053">
        <w:t>«ПП-10.07.03.01.080 Регистрация прочего поступления на склад»</w:t>
      </w:r>
      <w:r>
        <w:t>.</w:t>
      </w:r>
    </w:p>
    <w:p w14:paraId="39AF6B05" w14:textId="52281099" w:rsidR="0018415C" w:rsidRDefault="0018415C" w:rsidP="0018415C">
      <w:pPr>
        <w:pStyle w:val="aa"/>
        <w:keepNext/>
        <w:spacing w:after="240" w:afterAutospacing="0" w:line="276" w:lineRule="auto"/>
        <w:jc w:val="right"/>
        <w:rPr>
          <w:rFonts w:cs="Arial"/>
          <w:b/>
          <w:sz w:val="22"/>
        </w:rPr>
      </w:pPr>
      <w:r w:rsidRPr="00916FAB">
        <w:rPr>
          <w:rFonts w:cs="Arial"/>
          <w:b/>
          <w:sz w:val="22"/>
        </w:rPr>
        <w:t xml:space="preserve">Таблица </w:t>
      </w:r>
      <w:r w:rsidR="008F191E">
        <w:rPr>
          <w:rFonts w:cs="Arial"/>
          <w:b/>
          <w:sz w:val="22"/>
        </w:rPr>
        <w:t>7</w:t>
      </w:r>
      <w:r w:rsidRPr="00916FAB">
        <w:rPr>
          <w:rFonts w:cs="Arial"/>
          <w:b/>
          <w:sz w:val="22"/>
        </w:rPr>
        <w:t>. Описание бизнес-процесса</w:t>
      </w:r>
      <w:r w:rsidRPr="000835FE">
        <w:rPr>
          <w:rFonts w:cs="Arial"/>
          <w:b/>
          <w:sz w:val="22"/>
        </w:rPr>
        <w:t xml:space="preserve"> </w:t>
      </w:r>
      <w:r>
        <w:rPr>
          <w:rFonts w:cs="Arial"/>
          <w:b/>
          <w:sz w:val="22"/>
        </w:rPr>
        <w:t>ПП-10.07.03.01-ERP Приемка и размещение МТР на склад</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18415C" w:rsidRPr="000B2244" w14:paraId="7AD1ADD8" w14:textId="77777777" w:rsidTr="00072B2C">
        <w:trPr>
          <w:cantSplit/>
          <w:trHeight w:val="396"/>
          <w:tblHeader/>
        </w:trPr>
        <w:tc>
          <w:tcPr>
            <w:tcW w:w="2962" w:type="dxa"/>
            <w:shd w:val="clear" w:color="auto" w:fill="FFC000"/>
          </w:tcPr>
          <w:p w14:paraId="19A98027" w14:textId="77777777" w:rsidR="0018415C" w:rsidRPr="000B2244" w:rsidRDefault="0018415C" w:rsidP="00072B2C">
            <w:pPr>
              <w:spacing w:line="276" w:lineRule="auto"/>
              <w:rPr>
                <w:rFonts w:cs="Arial"/>
                <w:sz w:val="20"/>
                <w:szCs w:val="20"/>
              </w:rPr>
            </w:pPr>
            <w:r w:rsidRPr="000B2244">
              <w:rPr>
                <w:rFonts w:cs="Arial"/>
                <w:sz w:val="20"/>
                <w:szCs w:val="20"/>
              </w:rPr>
              <w:t>Код бизнес-процесса</w:t>
            </w:r>
          </w:p>
        </w:tc>
        <w:tc>
          <w:tcPr>
            <w:tcW w:w="7229" w:type="dxa"/>
            <w:vAlign w:val="bottom"/>
          </w:tcPr>
          <w:p w14:paraId="16A609C6"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 xml:space="preserve">ПП-10.07.03.01-ERP Приемка и размещение МТР на складе </w:t>
            </w:r>
          </w:p>
        </w:tc>
      </w:tr>
      <w:tr w:rsidR="0018415C" w:rsidRPr="000B2244" w14:paraId="05FE2B2F" w14:textId="77777777" w:rsidTr="00072B2C">
        <w:trPr>
          <w:cantSplit/>
          <w:trHeight w:val="290"/>
        </w:trPr>
        <w:tc>
          <w:tcPr>
            <w:tcW w:w="2962" w:type="dxa"/>
            <w:shd w:val="clear" w:color="auto" w:fill="FFC000"/>
          </w:tcPr>
          <w:p w14:paraId="59072B28" w14:textId="77777777" w:rsidR="0018415C" w:rsidRPr="000B2244" w:rsidRDefault="0018415C" w:rsidP="00072B2C">
            <w:pPr>
              <w:spacing w:line="276" w:lineRule="auto"/>
              <w:rPr>
                <w:rFonts w:cs="Arial"/>
                <w:sz w:val="20"/>
                <w:szCs w:val="20"/>
              </w:rPr>
            </w:pPr>
            <w:r w:rsidRPr="000B2244">
              <w:rPr>
                <w:rFonts w:cs="Arial"/>
                <w:sz w:val="20"/>
                <w:szCs w:val="20"/>
              </w:rPr>
              <w:t>Цель бизнес-процесса</w:t>
            </w:r>
          </w:p>
        </w:tc>
        <w:tc>
          <w:tcPr>
            <w:tcW w:w="7229" w:type="dxa"/>
            <w:vAlign w:val="bottom"/>
          </w:tcPr>
          <w:p w14:paraId="030F88C2"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В</w:t>
            </w:r>
            <w:r>
              <w:rPr>
                <w:rFonts w:cs="Arial"/>
                <w:color w:val="000000"/>
                <w:sz w:val="20"/>
                <w:szCs w:val="20"/>
                <w:lang w:eastAsia="ru-RU"/>
              </w:rPr>
              <w:t>ыполнить приемку и размещение М</w:t>
            </w:r>
            <w:r w:rsidRPr="000B2244">
              <w:rPr>
                <w:rFonts w:cs="Arial"/>
                <w:color w:val="000000"/>
                <w:sz w:val="20"/>
                <w:szCs w:val="20"/>
                <w:lang w:eastAsia="ru-RU"/>
              </w:rPr>
              <w:t>Т</w:t>
            </w:r>
            <w:r>
              <w:rPr>
                <w:rFonts w:cs="Arial"/>
                <w:color w:val="000000"/>
                <w:sz w:val="20"/>
                <w:szCs w:val="20"/>
                <w:lang w:eastAsia="ru-RU"/>
              </w:rPr>
              <w:t>Р</w:t>
            </w:r>
            <w:r w:rsidRPr="000B2244">
              <w:rPr>
                <w:rFonts w:cs="Arial"/>
                <w:color w:val="000000"/>
                <w:sz w:val="20"/>
                <w:szCs w:val="20"/>
                <w:lang w:eastAsia="ru-RU"/>
              </w:rPr>
              <w:t xml:space="preserve"> на складе хранения</w:t>
            </w:r>
          </w:p>
        </w:tc>
      </w:tr>
      <w:tr w:rsidR="0018415C" w:rsidRPr="000B2244" w14:paraId="6191462D" w14:textId="77777777" w:rsidTr="00072B2C">
        <w:trPr>
          <w:cantSplit/>
          <w:trHeight w:val="290"/>
        </w:trPr>
        <w:tc>
          <w:tcPr>
            <w:tcW w:w="2962" w:type="dxa"/>
            <w:shd w:val="clear" w:color="auto" w:fill="FFC000"/>
          </w:tcPr>
          <w:p w14:paraId="02CB601B" w14:textId="77777777" w:rsidR="0018415C" w:rsidRPr="000B2244" w:rsidRDefault="0018415C" w:rsidP="00072B2C">
            <w:pPr>
              <w:spacing w:line="276" w:lineRule="auto"/>
              <w:rPr>
                <w:rFonts w:cs="Arial"/>
                <w:sz w:val="20"/>
                <w:szCs w:val="20"/>
              </w:rPr>
            </w:pPr>
            <w:r w:rsidRPr="000B2244">
              <w:rPr>
                <w:rFonts w:cs="Arial"/>
                <w:sz w:val="20"/>
                <w:szCs w:val="20"/>
              </w:rPr>
              <w:t>Периодичность</w:t>
            </w:r>
          </w:p>
        </w:tc>
        <w:tc>
          <w:tcPr>
            <w:tcW w:w="7229" w:type="dxa"/>
            <w:vAlign w:val="bottom"/>
          </w:tcPr>
          <w:p w14:paraId="4F328E7E"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По мере прибытия поставки на склад/площадку хранения</w:t>
            </w:r>
          </w:p>
        </w:tc>
      </w:tr>
      <w:tr w:rsidR="0018415C" w:rsidRPr="000B2244" w14:paraId="6B376C87" w14:textId="77777777" w:rsidTr="00072B2C">
        <w:trPr>
          <w:cantSplit/>
          <w:trHeight w:val="293"/>
        </w:trPr>
        <w:tc>
          <w:tcPr>
            <w:tcW w:w="2962" w:type="dxa"/>
            <w:shd w:val="clear" w:color="auto" w:fill="FFC000"/>
          </w:tcPr>
          <w:p w14:paraId="1D3E2476" w14:textId="77777777" w:rsidR="0018415C" w:rsidRPr="000B2244" w:rsidRDefault="0018415C" w:rsidP="00072B2C">
            <w:pPr>
              <w:spacing w:line="276" w:lineRule="auto"/>
              <w:jc w:val="left"/>
              <w:rPr>
                <w:rFonts w:cs="Arial"/>
                <w:sz w:val="20"/>
                <w:szCs w:val="20"/>
              </w:rPr>
            </w:pPr>
            <w:r w:rsidRPr="000B2244">
              <w:rPr>
                <w:rFonts w:cs="Arial"/>
                <w:sz w:val="20"/>
                <w:szCs w:val="20"/>
              </w:rPr>
              <w:t>Предваряющие связанные процессы</w:t>
            </w:r>
          </w:p>
        </w:tc>
        <w:tc>
          <w:tcPr>
            <w:tcW w:w="7229" w:type="dxa"/>
            <w:vAlign w:val="bottom"/>
          </w:tcPr>
          <w:p w14:paraId="74097CDC"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ПП-10.07.02-</w:t>
            </w:r>
            <w:r w:rsidRPr="000B2244">
              <w:rPr>
                <w:rFonts w:cs="Arial"/>
                <w:color w:val="000000"/>
                <w:sz w:val="20"/>
                <w:szCs w:val="20"/>
                <w:lang w:val="en-US" w:eastAsia="ru-RU"/>
              </w:rPr>
              <w:t>ERP</w:t>
            </w:r>
            <w:r w:rsidRPr="000B2244">
              <w:rPr>
                <w:rFonts w:cs="Arial"/>
                <w:color w:val="000000"/>
                <w:sz w:val="20"/>
                <w:szCs w:val="20"/>
                <w:lang w:eastAsia="ru-RU"/>
              </w:rPr>
              <w:t xml:space="preserve"> Планирование работы складской логистики</w:t>
            </w:r>
          </w:p>
          <w:p w14:paraId="2B07F464"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Контур ГСМ</w:t>
            </w:r>
          </w:p>
        </w:tc>
      </w:tr>
      <w:tr w:rsidR="0018415C" w:rsidRPr="000B2244" w14:paraId="5F8B87ED" w14:textId="77777777" w:rsidTr="00072B2C">
        <w:trPr>
          <w:cantSplit/>
          <w:trHeight w:val="293"/>
        </w:trPr>
        <w:tc>
          <w:tcPr>
            <w:tcW w:w="2962" w:type="dxa"/>
            <w:shd w:val="clear" w:color="auto" w:fill="FFC000"/>
          </w:tcPr>
          <w:p w14:paraId="484B6CD4" w14:textId="77777777" w:rsidR="0018415C" w:rsidRPr="000B2244" w:rsidRDefault="0018415C" w:rsidP="00072B2C">
            <w:pPr>
              <w:spacing w:line="276" w:lineRule="auto"/>
              <w:jc w:val="left"/>
              <w:rPr>
                <w:rFonts w:cs="Arial"/>
                <w:sz w:val="20"/>
                <w:szCs w:val="20"/>
              </w:rPr>
            </w:pPr>
            <w:r w:rsidRPr="000B2244">
              <w:rPr>
                <w:rFonts w:cs="Arial"/>
                <w:sz w:val="20"/>
                <w:szCs w:val="20"/>
              </w:rPr>
              <w:t>Последующие связанные процессы</w:t>
            </w:r>
          </w:p>
        </w:tc>
        <w:tc>
          <w:tcPr>
            <w:tcW w:w="7229" w:type="dxa"/>
            <w:vAlign w:val="bottom"/>
          </w:tcPr>
          <w:p w14:paraId="109AEF8A"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ПП-10.07.04.01-</w:t>
            </w:r>
            <w:r w:rsidRPr="000B2244">
              <w:rPr>
                <w:rFonts w:cs="Arial"/>
                <w:color w:val="000000"/>
                <w:sz w:val="20"/>
                <w:szCs w:val="20"/>
                <w:lang w:val="en-US" w:eastAsia="ru-RU"/>
              </w:rPr>
              <w:t>ERP</w:t>
            </w:r>
            <w:r w:rsidRPr="000B2244">
              <w:rPr>
                <w:rFonts w:cs="Arial"/>
                <w:color w:val="000000"/>
                <w:sz w:val="20"/>
                <w:szCs w:val="20"/>
                <w:lang w:eastAsia="ru-RU"/>
              </w:rPr>
              <w:t xml:space="preserve"> Приемка и размещение МТР на складе (</w:t>
            </w:r>
            <w:r>
              <w:rPr>
                <w:rFonts w:cs="Arial"/>
                <w:color w:val="000000"/>
                <w:sz w:val="20"/>
                <w:szCs w:val="20"/>
                <w:lang w:val="en-US" w:eastAsia="ru-RU"/>
              </w:rPr>
              <w:t>EWM</w:t>
            </w:r>
            <w:r w:rsidRPr="000B2244">
              <w:rPr>
                <w:rFonts w:cs="Arial"/>
                <w:color w:val="000000"/>
                <w:sz w:val="20"/>
                <w:szCs w:val="20"/>
                <w:lang w:eastAsia="ru-RU"/>
              </w:rPr>
              <w:t>)</w:t>
            </w:r>
          </w:p>
          <w:p w14:paraId="22E4318A"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ПП-10.04.04.02-</w:t>
            </w:r>
            <w:r w:rsidRPr="000B2244">
              <w:rPr>
                <w:rFonts w:cs="Arial"/>
                <w:color w:val="000000"/>
                <w:sz w:val="20"/>
                <w:szCs w:val="20"/>
                <w:lang w:val="en-US" w:eastAsia="ru-RU"/>
              </w:rPr>
              <w:t>ERP</w:t>
            </w:r>
            <w:r w:rsidRPr="000B2244">
              <w:rPr>
                <w:rFonts w:cs="Arial"/>
                <w:color w:val="000000"/>
                <w:sz w:val="20"/>
                <w:szCs w:val="20"/>
                <w:lang w:eastAsia="ru-RU"/>
              </w:rPr>
              <w:t xml:space="preserve"> Допретензионная работа по МТР</w:t>
            </w:r>
          </w:p>
          <w:p w14:paraId="274D3BA6"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ПП-10.04.04.04.01-</w:t>
            </w:r>
            <w:r w:rsidRPr="000B2244">
              <w:rPr>
                <w:rFonts w:cs="Arial"/>
                <w:color w:val="000000"/>
                <w:sz w:val="20"/>
                <w:szCs w:val="20"/>
                <w:lang w:val="en-US" w:eastAsia="ru-RU"/>
              </w:rPr>
              <w:t>ERP</w:t>
            </w:r>
            <w:r w:rsidRPr="000B2244">
              <w:rPr>
                <w:rFonts w:cs="Arial"/>
                <w:color w:val="000000"/>
                <w:sz w:val="20"/>
                <w:szCs w:val="20"/>
                <w:lang w:eastAsia="ru-RU"/>
              </w:rPr>
              <w:t xml:space="preserve"> Управление обязательствами по закупке МТР (кроме допретензионной работы)</w:t>
            </w:r>
          </w:p>
          <w:p w14:paraId="58F611D7"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ПП-10.07.04.02-</w:t>
            </w:r>
            <w:r w:rsidRPr="000B2244">
              <w:rPr>
                <w:rFonts w:cs="Arial"/>
                <w:color w:val="000000"/>
                <w:sz w:val="20"/>
                <w:szCs w:val="20"/>
                <w:lang w:val="en-US" w:eastAsia="ru-RU"/>
              </w:rPr>
              <w:t>ERP</w:t>
            </w:r>
            <w:r w:rsidRPr="000B2244">
              <w:rPr>
                <w:rFonts w:cs="Arial"/>
                <w:color w:val="000000"/>
                <w:sz w:val="20"/>
                <w:szCs w:val="20"/>
                <w:lang w:eastAsia="ru-RU"/>
              </w:rPr>
              <w:t xml:space="preserve"> Перемещение МТР внутри склада (</w:t>
            </w:r>
            <w:r>
              <w:rPr>
                <w:rFonts w:cs="Arial"/>
                <w:color w:val="000000"/>
                <w:sz w:val="20"/>
                <w:szCs w:val="20"/>
                <w:lang w:val="en-US" w:eastAsia="ru-RU"/>
              </w:rPr>
              <w:t>EWM</w:t>
            </w:r>
            <w:r w:rsidRPr="000B2244">
              <w:rPr>
                <w:rFonts w:cs="Arial"/>
                <w:color w:val="000000"/>
                <w:sz w:val="20"/>
                <w:szCs w:val="20"/>
                <w:lang w:eastAsia="ru-RU"/>
              </w:rPr>
              <w:t>)</w:t>
            </w:r>
          </w:p>
          <w:p w14:paraId="73174A55"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ПП-10.07.03.01-</w:t>
            </w:r>
            <w:r w:rsidRPr="000B2244">
              <w:rPr>
                <w:rFonts w:cs="Arial"/>
                <w:color w:val="000000"/>
                <w:sz w:val="20"/>
                <w:szCs w:val="20"/>
                <w:lang w:val="en-US" w:eastAsia="ru-RU"/>
              </w:rPr>
              <w:t>ERP</w:t>
            </w:r>
            <w:r w:rsidRPr="000B2244">
              <w:rPr>
                <w:rFonts w:cs="Arial"/>
                <w:color w:val="000000"/>
                <w:sz w:val="20"/>
                <w:szCs w:val="20"/>
                <w:lang w:eastAsia="ru-RU"/>
              </w:rPr>
              <w:t xml:space="preserve"> Приемка и размещение МТР на складе</w:t>
            </w:r>
          </w:p>
        </w:tc>
      </w:tr>
      <w:tr w:rsidR="0018415C" w:rsidRPr="000B2244" w14:paraId="798D73F6" w14:textId="77777777" w:rsidTr="00072B2C">
        <w:trPr>
          <w:cantSplit/>
          <w:trHeight w:val="293"/>
        </w:trPr>
        <w:tc>
          <w:tcPr>
            <w:tcW w:w="2962" w:type="dxa"/>
            <w:shd w:val="clear" w:color="auto" w:fill="FFC000"/>
          </w:tcPr>
          <w:p w14:paraId="06EA826B" w14:textId="77777777" w:rsidR="0018415C" w:rsidRPr="000B2244" w:rsidRDefault="0018415C" w:rsidP="00072B2C">
            <w:pPr>
              <w:spacing w:line="276" w:lineRule="auto"/>
              <w:rPr>
                <w:rFonts w:cs="Arial"/>
                <w:sz w:val="20"/>
                <w:szCs w:val="20"/>
              </w:rPr>
            </w:pPr>
            <w:r w:rsidRPr="000B2244">
              <w:rPr>
                <w:rFonts w:cs="Arial"/>
                <w:sz w:val="20"/>
                <w:szCs w:val="20"/>
              </w:rPr>
              <w:t>Входящие данные</w:t>
            </w:r>
          </w:p>
        </w:tc>
        <w:tc>
          <w:tcPr>
            <w:tcW w:w="7229" w:type="dxa"/>
            <w:vAlign w:val="bottom"/>
          </w:tcPr>
          <w:p w14:paraId="6D99E4E3"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Входящая поставка</w:t>
            </w:r>
          </w:p>
          <w:p w14:paraId="43EEC423"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Товар</w:t>
            </w:r>
            <w:r>
              <w:rPr>
                <w:rFonts w:cs="Arial"/>
                <w:color w:val="000000"/>
                <w:sz w:val="20"/>
                <w:szCs w:val="20"/>
                <w:lang w:eastAsia="ru-RU"/>
              </w:rPr>
              <w:t>н</w:t>
            </w:r>
            <w:r w:rsidRPr="000B2244">
              <w:rPr>
                <w:rFonts w:cs="Arial"/>
                <w:color w:val="000000"/>
                <w:sz w:val="20"/>
                <w:szCs w:val="20"/>
                <w:lang w:eastAsia="ru-RU"/>
              </w:rPr>
              <w:t>о</w:t>
            </w:r>
            <w:r>
              <w:rPr>
                <w:rFonts w:cs="Arial"/>
                <w:color w:val="000000"/>
                <w:sz w:val="20"/>
                <w:szCs w:val="20"/>
                <w:lang w:eastAsia="ru-RU"/>
              </w:rPr>
              <w:t>-</w:t>
            </w:r>
            <w:r w:rsidRPr="000B2244">
              <w:rPr>
                <w:rFonts w:cs="Arial"/>
                <w:color w:val="000000"/>
                <w:sz w:val="20"/>
                <w:szCs w:val="20"/>
                <w:lang w:eastAsia="ru-RU"/>
              </w:rPr>
              <w:t>сопроводительные документы</w:t>
            </w:r>
          </w:p>
          <w:p w14:paraId="39E74D4E" w14:textId="77777777" w:rsidR="0018415C" w:rsidRPr="000B2244" w:rsidRDefault="0018415C" w:rsidP="00072B2C">
            <w:pPr>
              <w:spacing w:line="276" w:lineRule="auto"/>
              <w:jc w:val="left"/>
              <w:rPr>
                <w:rFonts w:cs="Arial"/>
                <w:color w:val="000000"/>
                <w:sz w:val="20"/>
                <w:szCs w:val="20"/>
                <w:lang w:eastAsia="ru-RU"/>
              </w:rPr>
            </w:pPr>
            <w:r w:rsidRPr="000B2244">
              <w:rPr>
                <w:rFonts w:cs="Arial"/>
                <w:color w:val="000000"/>
                <w:sz w:val="20"/>
                <w:szCs w:val="20"/>
                <w:lang w:eastAsia="ru-RU"/>
              </w:rPr>
              <w:t>Результаты замера из Контур ГСМ</w:t>
            </w:r>
          </w:p>
        </w:tc>
      </w:tr>
      <w:tr w:rsidR="0018415C" w:rsidRPr="000B2244" w14:paraId="7DC7CE75" w14:textId="77777777" w:rsidTr="00072B2C">
        <w:trPr>
          <w:cantSplit/>
          <w:trHeight w:val="1649"/>
        </w:trPr>
        <w:tc>
          <w:tcPr>
            <w:tcW w:w="2962" w:type="dxa"/>
            <w:shd w:val="clear" w:color="auto" w:fill="FFC000"/>
          </w:tcPr>
          <w:p w14:paraId="42A6A146" w14:textId="77777777" w:rsidR="0018415C" w:rsidRPr="000B2244" w:rsidRDefault="0018415C" w:rsidP="00072B2C">
            <w:pPr>
              <w:spacing w:line="276" w:lineRule="auto"/>
              <w:rPr>
                <w:rFonts w:cs="Arial"/>
                <w:sz w:val="20"/>
                <w:szCs w:val="20"/>
              </w:rPr>
            </w:pPr>
            <w:r w:rsidRPr="000B2244">
              <w:rPr>
                <w:rFonts w:cs="Arial"/>
                <w:sz w:val="20"/>
                <w:szCs w:val="20"/>
              </w:rPr>
              <w:t>Исходящие данные</w:t>
            </w:r>
          </w:p>
        </w:tc>
        <w:tc>
          <w:tcPr>
            <w:tcW w:w="7229" w:type="dxa"/>
            <w:vAlign w:val="bottom"/>
          </w:tcPr>
          <w:p w14:paraId="0D85CC7B" w14:textId="77777777" w:rsidR="0018415C" w:rsidRPr="000B2244" w:rsidRDefault="0018415C" w:rsidP="00823682">
            <w:pPr>
              <w:pStyle w:val="1KD-Normal"/>
              <w:numPr>
                <w:ilvl w:val="0"/>
                <w:numId w:val="92"/>
              </w:numPr>
              <w:spacing w:line="276" w:lineRule="auto"/>
              <w:rPr>
                <w:rFonts w:cs="Arial"/>
                <w:sz w:val="20"/>
                <w:szCs w:val="20"/>
              </w:rPr>
            </w:pPr>
            <w:r w:rsidRPr="000B2244">
              <w:rPr>
                <w:rFonts w:cs="Arial"/>
                <w:sz w:val="20"/>
                <w:szCs w:val="20"/>
              </w:rPr>
              <w:t>Отчет о поступлениях</w:t>
            </w:r>
          </w:p>
          <w:p w14:paraId="61023A30" w14:textId="77777777" w:rsidR="0018415C" w:rsidRPr="000B2244" w:rsidRDefault="0018415C" w:rsidP="00823682">
            <w:pPr>
              <w:pStyle w:val="1KD-Normal"/>
              <w:numPr>
                <w:ilvl w:val="0"/>
                <w:numId w:val="92"/>
              </w:numPr>
              <w:spacing w:line="276" w:lineRule="auto"/>
              <w:rPr>
                <w:rFonts w:cs="Arial"/>
                <w:sz w:val="20"/>
                <w:szCs w:val="20"/>
              </w:rPr>
            </w:pPr>
            <w:r w:rsidRPr="000B2244">
              <w:rPr>
                <w:rFonts w:cs="Arial"/>
                <w:sz w:val="20"/>
                <w:szCs w:val="20"/>
              </w:rPr>
              <w:t>Приходная накладная (M-4)</w:t>
            </w:r>
          </w:p>
          <w:p w14:paraId="2D7F236C" w14:textId="77777777" w:rsidR="0018415C" w:rsidRPr="000B2244" w:rsidRDefault="0018415C" w:rsidP="00823682">
            <w:pPr>
              <w:pStyle w:val="1KD-Normal"/>
              <w:numPr>
                <w:ilvl w:val="0"/>
                <w:numId w:val="92"/>
              </w:numPr>
              <w:spacing w:line="276" w:lineRule="auto"/>
              <w:rPr>
                <w:rFonts w:cs="Arial"/>
                <w:sz w:val="20"/>
                <w:szCs w:val="20"/>
              </w:rPr>
            </w:pPr>
            <w:r w:rsidRPr="000B2244">
              <w:rPr>
                <w:rFonts w:cs="Arial"/>
                <w:sz w:val="20"/>
                <w:szCs w:val="20"/>
              </w:rPr>
              <w:t>Подписанная накладная на принятую поставку</w:t>
            </w:r>
          </w:p>
          <w:p w14:paraId="017EB3DD" w14:textId="77777777" w:rsidR="0018415C" w:rsidRPr="000B2244" w:rsidRDefault="0018415C" w:rsidP="00823682">
            <w:pPr>
              <w:pStyle w:val="1KD-Normal"/>
              <w:numPr>
                <w:ilvl w:val="0"/>
                <w:numId w:val="92"/>
              </w:numPr>
              <w:spacing w:line="276" w:lineRule="auto"/>
              <w:rPr>
                <w:rFonts w:cs="Arial"/>
                <w:sz w:val="20"/>
                <w:szCs w:val="20"/>
              </w:rPr>
            </w:pPr>
            <w:r w:rsidRPr="000B2244">
              <w:rPr>
                <w:rFonts w:cs="Arial"/>
                <w:sz w:val="20"/>
                <w:szCs w:val="20"/>
              </w:rPr>
              <w:t>Скорректированные ТСД</w:t>
            </w:r>
          </w:p>
          <w:p w14:paraId="74C6DFA7" w14:textId="77777777" w:rsidR="0018415C" w:rsidRPr="000B2244" w:rsidRDefault="0018415C" w:rsidP="00823682">
            <w:pPr>
              <w:pStyle w:val="1KD-Normal"/>
              <w:numPr>
                <w:ilvl w:val="0"/>
                <w:numId w:val="92"/>
              </w:numPr>
              <w:spacing w:line="276" w:lineRule="auto"/>
              <w:rPr>
                <w:rFonts w:cs="Arial"/>
                <w:sz w:val="20"/>
                <w:szCs w:val="20"/>
              </w:rPr>
            </w:pPr>
            <w:r w:rsidRPr="000B2244">
              <w:rPr>
                <w:rFonts w:cs="Arial"/>
                <w:sz w:val="20"/>
                <w:szCs w:val="20"/>
              </w:rPr>
              <w:t>Товар</w:t>
            </w:r>
            <w:r>
              <w:rPr>
                <w:rFonts w:cs="Arial"/>
                <w:sz w:val="20"/>
                <w:szCs w:val="20"/>
              </w:rPr>
              <w:t>н</w:t>
            </w:r>
            <w:r w:rsidRPr="000B2244">
              <w:rPr>
                <w:rFonts w:cs="Arial"/>
                <w:sz w:val="20"/>
                <w:szCs w:val="20"/>
              </w:rPr>
              <w:t>о</w:t>
            </w:r>
            <w:r>
              <w:rPr>
                <w:rFonts w:cs="Arial"/>
                <w:sz w:val="20"/>
                <w:szCs w:val="20"/>
              </w:rPr>
              <w:t>-</w:t>
            </w:r>
            <w:r w:rsidRPr="000B2244">
              <w:rPr>
                <w:rFonts w:cs="Arial"/>
                <w:sz w:val="20"/>
                <w:szCs w:val="20"/>
              </w:rPr>
              <w:t>сопроводительные документы</w:t>
            </w:r>
          </w:p>
          <w:p w14:paraId="0C7EF69E" w14:textId="77777777" w:rsidR="0018415C" w:rsidRPr="000B2244" w:rsidRDefault="0018415C" w:rsidP="00823682">
            <w:pPr>
              <w:pStyle w:val="1KD-Normal"/>
              <w:numPr>
                <w:ilvl w:val="0"/>
                <w:numId w:val="92"/>
              </w:numPr>
              <w:spacing w:line="276" w:lineRule="auto"/>
              <w:rPr>
                <w:rFonts w:cs="Arial"/>
                <w:color w:val="000000"/>
                <w:sz w:val="20"/>
                <w:szCs w:val="20"/>
              </w:rPr>
            </w:pPr>
            <w:r w:rsidRPr="000B2244">
              <w:rPr>
                <w:rFonts w:cs="Arial"/>
                <w:sz w:val="20"/>
                <w:szCs w:val="20"/>
              </w:rPr>
              <w:t>Акт по форме М-7</w:t>
            </w:r>
          </w:p>
        </w:tc>
      </w:tr>
    </w:tbl>
    <w:p w14:paraId="75484E25" w14:textId="77777777" w:rsidR="0018415C" w:rsidRPr="00F94454" w:rsidRDefault="0018415C" w:rsidP="0018415C">
      <w:pPr>
        <w:pStyle w:val="aa"/>
        <w:keepNext/>
        <w:spacing w:after="0" w:afterAutospacing="0" w:line="276" w:lineRule="auto"/>
        <w:jc w:val="right"/>
        <w:rPr>
          <w:rFonts w:cs="Arial"/>
          <w:sz w:val="22"/>
        </w:rPr>
      </w:pPr>
    </w:p>
    <w:p w14:paraId="385F8C38" w14:textId="77777777" w:rsidR="006F4129" w:rsidRPr="00D20504" w:rsidRDefault="006F4129" w:rsidP="006F4129">
      <w:pPr>
        <w:ind w:firstLine="709"/>
        <w:rPr>
          <w:rFonts w:eastAsia="Calibri"/>
        </w:rPr>
      </w:pPr>
      <w:r w:rsidRPr="00F94454">
        <w:rPr>
          <w:rFonts w:eastAsia="Calibri"/>
        </w:rPr>
        <w:t>Ссылка</w:t>
      </w:r>
      <w:r w:rsidRPr="00D20504">
        <w:rPr>
          <w:rFonts w:eastAsia="Calibri"/>
        </w:rPr>
        <w:t xml:space="preserve"> </w:t>
      </w:r>
      <w:r w:rsidRPr="00F94454">
        <w:rPr>
          <w:rFonts w:eastAsia="Calibri"/>
        </w:rPr>
        <w:t>на</w:t>
      </w:r>
      <w:r w:rsidRPr="00D20504">
        <w:rPr>
          <w:rFonts w:eastAsia="Calibri"/>
        </w:rPr>
        <w:t xml:space="preserve"> </w:t>
      </w:r>
      <w:r w:rsidRPr="00F94454">
        <w:rPr>
          <w:rFonts w:eastAsia="Calibri"/>
          <w:lang w:val="en-US"/>
        </w:rPr>
        <w:t>Aris</w:t>
      </w:r>
      <w:r w:rsidRPr="00D20504">
        <w:rPr>
          <w:rFonts w:eastAsia="Calibri"/>
        </w:rPr>
        <w:t>-</w:t>
      </w:r>
      <w:r w:rsidRPr="00F94454">
        <w:rPr>
          <w:rFonts w:eastAsia="Calibri"/>
        </w:rPr>
        <w:t>схему</w:t>
      </w:r>
      <w:r>
        <w:rPr>
          <w:rFonts w:eastAsia="Calibri"/>
        </w:rPr>
        <w:t>:</w:t>
      </w:r>
    </w:p>
    <w:p w14:paraId="4492FF82" w14:textId="77777777" w:rsidR="006F4129" w:rsidRPr="006F4129" w:rsidRDefault="00D61D7D" w:rsidP="006F4129">
      <w:pPr>
        <w:jc w:val="left"/>
        <w:rPr>
          <w:rFonts w:eastAsia="Calibri" w:cs="Arial"/>
          <w:color w:val="1F497D" w:themeColor="text2"/>
        </w:rPr>
      </w:pPr>
      <w:hyperlink r:id="rId20" w:history="1">
        <w:r w:rsidR="006F4129" w:rsidRPr="006F4129">
          <w:rPr>
            <w:rStyle w:val="ab"/>
            <w:rFonts w:eastAsia="Calibri" w:cs="Arial"/>
          </w:rPr>
          <w:t>http://portal.polyus.com/ERP/ERPDocuments/05_Бизнес-процессы/Целевые схемы БП/МТО/Складская логистика</w:t>
        </w:r>
      </w:hyperlink>
    </w:p>
    <w:p w14:paraId="38D1CF27" w14:textId="77777777" w:rsidR="00CD43AF" w:rsidRDefault="00CD43AF" w:rsidP="001D4D53">
      <w:pPr>
        <w:rPr>
          <w:rFonts w:eastAsiaTheme="majorEastAsia"/>
        </w:rPr>
      </w:pPr>
    </w:p>
    <w:p w14:paraId="73D707A5" w14:textId="21F4FFC3" w:rsidR="0018415C" w:rsidRPr="00214895" w:rsidRDefault="0018415C" w:rsidP="0018415C">
      <w:pPr>
        <w:pStyle w:val="3"/>
      </w:pPr>
      <w:bookmarkStart w:id="447" w:name="_Toc523232536"/>
      <w:bookmarkStart w:id="448" w:name="_Toc523401900"/>
      <w:bookmarkStart w:id="449" w:name="_Toc523413719"/>
      <w:bookmarkStart w:id="450" w:name="_Toc524079858"/>
      <w:bookmarkStart w:id="451" w:name="_Toc524083161"/>
      <w:bookmarkStart w:id="452" w:name="_Toc525914727"/>
      <w:r w:rsidRPr="00214895">
        <w:t>Описание бизнес-процесса ПП-10.07.03</w:t>
      </w:r>
      <w:r>
        <w:t>.03-</w:t>
      </w:r>
      <w:r>
        <w:rPr>
          <w:lang w:val="en-US"/>
        </w:rPr>
        <w:t>ERP</w:t>
      </w:r>
      <w:r>
        <w:t xml:space="preserve"> Комплектация и выдача МТР со склада</w:t>
      </w:r>
      <w:bookmarkEnd w:id="447"/>
      <w:bookmarkEnd w:id="448"/>
      <w:bookmarkEnd w:id="449"/>
      <w:bookmarkEnd w:id="450"/>
      <w:bookmarkEnd w:id="451"/>
      <w:bookmarkEnd w:id="452"/>
      <w:r>
        <w:t xml:space="preserve"> </w:t>
      </w:r>
    </w:p>
    <w:p w14:paraId="53AC163B" w14:textId="77777777" w:rsidR="00696D9D" w:rsidRDefault="00696D9D" w:rsidP="00D318C6">
      <w:pPr>
        <w:ind w:firstLine="709"/>
      </w:pPr>
    </w:p>
    <w:p w14:paraId="64D86BDA" w14:textId="259B58D8" w:rsidR="00D318C6" w:rsidRPr="00FB703A" w:rsidRDefault="00D318C6" w:rsidP="00D318C6">
      <w:pPr>
        <w:ind w:firstLine="709"/>
      </w:pPr>
      <w:r w:rsidRPr="00FB703A">
        <w:t xml:space="preserve">Данный процесс включает в себя </w:t>
      </w:r>
      <w:r>
        <w:t>следующие сценарии выдачи МТР со склада:</w:t>
      </w:r>
    </w:p>
    <w:p w14:paraId="153AC362" w14:textId="3AE44E1E" w:rsidR="00583360" w:rsidRPr="00D318C6" w:rsidRDefault="00583360" w:rsidP="00823682">
      <w:pPr>
        <w:pStyle w:val="afc"/>
        <w:numPr>
          <w:ilvl w:val="0"/>
          <w:numId w:val="100"/>
        </w:numPr>
        <w:ind w:left="1418"/>
        <w:rPr>
          <w:rFonts w:eastAsia="Calibri"/>
        </w:rPr>
      </w:pPr>
      <w:r w:rsidRPr="00D318C6">
        <w:rPr>
          <w:rFonts w:eastAsia="Calibri"/>
        </w:rPr>
        <w:t>Выдача МТР со склада по внутренним перемещениям (например, перемещение с центрального склада на цеховые склады/МОЛ, перемещение с перевал</w:t>
      </w:r>
      <w:r>
        <w:rPr>
          <w:rFonts w:eastAsia="Calibri"/>
        </w:rPr>
        <w:t xml:space="preserve">очной базы на центральный склад, перемещение ГСМ </w:t>
      </w:r>
      <w:r>
        <w:t xml:space="preserve">между резервуаром и </w:t>
      </w:r>
      <w:r w:rsidR="00F20666" w:rsidRPr="00F20666">
        <w:t>топливозаправщиком</w:t>
      </w:r>
      <w:r w:rsidR="00F20666">
        <w:t xml:space="preserve"> </w:t>
      </w:r>
      <w:r>
        <w:t>(</w:t>
      </w:r>
      <w:r w:rsidR="00F20666" w:rsidRPr="00F20666">
        <w:t>топливозаправщиком</w:t>
      </w:r>
      <w:r>
        <w:t xml:space="preserve"> и АЗС)</w:t>
      </w:r>
      <w:r w:rsidRPr="00D318C6">
        <w:rPr>
          <w:rFonts w:eastAsia="Calibri"/>
        </w:rPr>
        <w:t xml:space="preserve"> и прочее);</w:t>
      </w:r>
    </w:p>
    <w:p w14:paraId="7E5EBE00" w14:textId="77777777" w:rsidR="00D318C6" w:rsidRPr="00D318C6" w:rsidRDefault="00D318C6" w:rsidP="00823682">
      <w:pPr>
        <w:pStyle w:val="afc"/>
        <w:numPr>
          <w:ilvl w:val="0"/>
          <w:numId w:val="100"/>
        </w:numPr>
        <w:ind w:left="1418"/>
        <w:rPr>
          <w:rFonts w:eastAsia="Calibri"/>
        </w:rPr>
      </w:pPr>
      <w:r w:rsidRPr="00D318C6">
        <w:rPr>
          <w:rFonts w:eastAsia="Calibri"/>
        </w:rPr>
        <w:t>Выдача МТР со склада с одновременным списанием в расход (выдача по заказам на списание);</w:t>
      </w:r>
    </w:p>
    <w:p w14:paraId="13ABFB1E" w14:textId="77777777" w:rsidR="00D318C6" w:rsidRPr="00D318C6" w:rsidRDefault="00D318C6" w:rsidP="00823682">
      <w:pPr>
        <w:pStyle w:val="afc"/>
        <w:numPr>
          <w:ilvl w:val="0"/>
          <w:numId w:val="100"/>
        </w:numPr>
        <w:ind w:left="1418"/>
        <w:rPr>
          <w:rFonts w:eastAsia="Calibri"/>
        </w:rPr>
      </w:pPr>
      <w:r w:rsidRPr="00D318C6">
        <w:rPr>
          <w:rFonts w:eastAsia="Calibri"/>
        </w:rPr>
        <w:t>Выдача спецодежды, СИЗ, инвентаря и хоз. принадлежностей с последующим учетом в эксплуатации;</w:t>
      </w:r>
    </w:p>
    <w:p w14:paraId="3E04C92A" w14:textId="25570F58" w:rsidR="00370F4B" w:rsidRDefault="00370F4B" w:rsidP="00823682">
      <w:pPr>
        <w:pStyle w:val="afc"/>
        <w:numPr>
          <w:ilvl w:val="0"/>
          <w:numId w:val="100"/>
        </w:numPr>
        <w:ind w:left="1418"/>
        <w:rPr>
          <w:rFonts w:eastAsia="Calibri"/>
        </w:rPr>
      </w:pPr>
      <w:r w:rsidRPr="00D318C6">
        <w:rPr>
          <w:rFonts w:eastAsia="Calibri"/>
        </w:rPr>
        <w:t>Выдача МТР со склада по договору реализации (включая внутригрупповых контрагентов</w:t>
      </w:r>
      <w:r w:rsidR="00B17485" w:rsidRPr="00B17485">
        <w:rPr>
          <w:rFonts w:eastAsia="Calibri"/>
        </w:rPr>
        <w:t xml:space="preserve"> </w:t>
      </w:r>
      <w:r w:rsidR="00B17485">
        <w:rPr>
          <w:rFonts w:eastAsia="Calibri"/>
        </w:rPr>
        <w:t>и возврат поставщику через обратную реализацию</w:t>
      </w:r>
      <w:r w:rsidRPr="00D318C6">
        <w:rPr>
          <w:rFonts w:eastAsia="Calibri"/>
        </w:rPr>
        <w:t>);</w:t>
      </w:r>
    </w:p>
    <w:p w14:paraId="47CD5DC7" w14:textId="09E410D6" w:rsidR="00D318C6" w:rsidRDefault="00D318C6" w:rsidP="00823682">
      <w:pPr>
        <w:pStyle w:val="afc"/>
        <w:numPr>
          <w:ilvl w:val="0"/>
          <w:numId w:val="100"/>
        </w:numPr>
        <w:ind w:left="1418"/>
        <w:rPr>
          <w:rFonts w:eastAsia="Calibri"/>
        </w:rPr>
      </w:pPr>
      <w:r w:rsidRPr="00D318C6">
        <w:rPr>
          <w:rFonts w:eastAsia="Calibri"/>
        </w:rPr>
        <w:t>Выдача МТР со складов под управлением «Полюс Логистика»;</w:t>
      </w:r>
    </w:p>
    <w:p w14:paraId="32C7FEE8" w14:textId="31AA0CEE" w:rsidR="001B7501" w:rsidRPr="00594943" w:rsidRDefault="001B7501" w:rsidP="00823682">
      <w:pPr>
        <w:pStyle w:val="afc"/>
        <w:numPr>
          <w:ilvl w:val="0"/>
          <w:numId w:val="100"/>
        </w:numPr>
        <w:ind w:left="1418"/>
        <w:rPr>
          <w:rFonts w:eastAsia="Calibri"/>
          <w:u w:val="single"/>
        </w:rPr>
      </w:pPr>
      <w:r>
        <w:rPr>
          <w:rFonts w:eastAsia="Calibri"/>
        </w:rPr>
        <w:t xml:space="preserve">Выдача ГСМ с АЗС/КАЗС и </w:t>
      </w:r>
      <w:r w:rsidR="00F20666" w:rsidRPr="00F20666">
        <w:t>то</w:t>
      </w:r>
      <w:r w:rsidR="00F20666">
        <w:t>пливозаправщика</w:t>
      </w:r>
      <w:r>
        <w:rPr>
          <w:rFonts w:eastAsia="Calibri"/>
        </w:rPr>
        <w:t xml:space="preserve"> для заправки </w:t>
      </w:r>
      <w:r w:rsidRPr="001B7501">
        <w:rPr>
          <w:rFonts w:eastAsia="Calibri"/>
        </w:rPr>
        <w:t>карьерной техники, собственного грузового, пассажирского, технологического транспорта и транспорта сторонних организаций</w:t>
      </w:r>
      <w:r w:rsidR="00A0307E">
        <w:rPr>
          <w:rFonts w:eastAsia="Calibri"/>
        </w:rPr>
        <w:t>, а также под потребность ТОРО</w:t>
      </w:r>
      <w:r w:rsidRPr="001B7501">
        <w:rPr>
          <w:rFonts w:eastAsia="Calibri"/>
        </w:rPr>
        <w:t>;</w:t>
      </w:r>
    </w:p>
    <w:p w14:paraId="2C9377C2" w14:textId="77777777" w:rsidR="00D318C6" w:rsidRPr="00D318C6" w:rsidRDefault="00D318C6" w:rsidP="00823682">
      <w:pPr>
        <w:pStyle w:val="afc"/>
        <w:numPr>
          <w:ilvl w:val="0"/>
          <w:numId w:val="100"/>
        </w:numPr>
        <w:ind w:left="1418"/>
        <w:rPr>
          <w:rFonts w:eastAsia="Calibri"/>
        </w:rPr>
      </w:pPr>
      <w:r w:rsidRPr="00D318C6">
        <w:rPr>
          <w:rFonts w:eastAsia="Calibri"/>
        </w:rPr>
        <w:t>Прочие операции выдачи:</w:t>
      </w:r>
    </w:p>
    <w:p w14:paraId="38E4A661" w14:textId="77777777" w:rsidR="00D318C6" w:rsidRPr="00D318C6" w:rsidRDefault="00D318C6" w:rsidP="00AA00A0">
      <w:pPr>
        <w:pStyle w:val="afc"/>
        <w:numPr>
          <w:ilvl w:val="0"/>
          <w:numId w:val="100"/>
        </w:numPr>
        <w:ind w:left="1843"/>
        <w:rPr>
          <w:rFonts w:eastAsia="Calibri"/>
        </w:rPr>
      </w:pPr>
      <w:r w:rsidRPr="00D318C6">
        <w:rPr>
          <w:rFonts w:eastAsia="Calibri"/>
        </w:rPr>
        <w:t>Выдача для вклада в уставной капитал;</w:t>
      </w:r>
    </w:p>
    <w:p w14:paraId="36CFB14E" w14:textId="77777777" w:rsidR="00D318C6" w:rsidRPr="00D318C6" w:rsidRDefault="00D318C6" w:rsidP="00AA00A0">
      <w:pPr>
        <w:pStyle w:val="afc"/>
        <w:numPr>
          <w:ilvl w:val="0"/>
          <w:numId w:val="100"/>
        </w:numPr>
        <w:ind w:left="1843"/>
        <w:rPr>
          <w:rFonts w:eastAsia="Calibri"/>
        </w:rPr>
      </w:pPr>
      <w:r w:rsidRPr="00D318C6">
        <w:rPr>
          <w:rFonts w:eastAsia="Calibri"/>
        </w:rPr>
        <w:t>Выдача для вклада в имущество;</w:t>
      </w:r>
    </w:p>
    <w:p w14:paraId="58D1BD8C" w14:textId="77777777" w:rsidR="00D318C6" w:rsidRPr="00D318C6" w:rsidRDefault="00D318C6" w:rsidP="00AA00A0">
      <w:pPr>
        <w:pStyle w:val="afc"/>
        <w:numPr>
          <w:ilvl w:val="0"/>
          <w:numId w:val="100"/>
        </w:numPr>
        <w:ind w:left="1843"/>
        <w:rPr>
          <w:rFonts w:eastAsia="Calibri"/>
        </w:rPr>
      </w:pPr>
      <w:r w:rsidRPr="00D318C6">
        <w:rPr>
          <w:rFonts w:eastAsia="Calibri"/>
        </w:rPr>
        <w:t>Выдача для возврата МТР из уставного капитала;</w:t>
      </w:r>
    </w:p>
    <w:p w14:paraId="01619741" w14:textId="77777777" w:rsidR="00D318C6" w:rsidRPr="00D318C6" w:rsidRDefault="00D318C6" w:rsidP="00AA00A0">
      <w:pPr>
        <w:pStyle w:val="afc"/>
        <w:numPr>
          <w:ilvl w:val="0"/>
          <w:numId w:val="100"/>
        </w:numPr>
        <w:ind w:left="1843"/>
        <w:rPr>
          <w:rFonts w:eastAsia="Calibri"/>
        </w:rPr>
      </w:pPr>
      <w:r w:rsidRPr="00D318C6">
        <w:rPr>
          <w:rFonts w:eastAsia="Calibri"/>
        </w:rPr>
        <w:t>Выдача со склада МТР в результате внеплановой инвентаризации (описана в разделе «Выполнение инвентаризации МТР»);</w:t>
      </w:r>
    </w:p>
    <w:p w14:paraId="17F4419A" w14:textId="77777777" w:rsidR="00D318C6" w:rsidRPr="00D318C6" w:rsidRDefault="00D318C6" w:rsidP="00AA00A0">
      <w:pPr>
        <w:pStyle w:val="afc"/>
        <w:numPr>
          <w:ilvl w:val="0"/>
          <w:numId w:val="100"/>
        </w:numPr>
        <w:ind w:left="1843"/>
        <w:rPr>
          <w:rFonts w:eastAsia="Calibri"/>
        </w:rPr>
      </w:pPr>
      <w:r w:rsidRPr="00D318C6">
        <w:rPr>
          <w:rFonts w:eastAsia="Calibri"/>
        </w:rPr>
        <w:t>Выдача для погашения обязательств по залогу реализации;</w:t>
      </w:r>
    </w:p>
    <w:p w14:paraId="6A7868BD" w14:textId="3AC4AC57" w:rsidR="00D318C6" w:rsidRDefault="00D318C6" w:rsidP="00AA00A0">
      <w:pPr>
        <w:pStyle w:val="afc"/>
        <w:numPr>
          <w:ilvl w:val="0"/>
          <w:numId w:val="100"/>
        </w:numPr>
        <w:ind w:left="1843"/>
        <w:rPr>
          <w:rFonts w:eastAsia="Calibri"/>
        </w:rPr>
      </w:pPr>
      <w:r w:rsidRPr="00D318C6">
        <w:rPr>
          <w:rFonts w:eastAsia="Calibri"/>
        </w:rPr>
        <w:t>Выдача со склада для передачи подрядчику через давальческую схему</w:t>
      </w:r>
      <w:r w:rsidR="000A3EE3">
        <w:rPr>
          <w:rFonts w:eastAsia="Calibri"/>
        </w:rPr>
        <w:t xml:space="preserve"> (включая выдачу ГСМ для производства взрывчатки)</w:t>
      </w:r>
      <w:r w:rsidRPr="00D318C6">
        <w:rPr>
          <w:rFonts w:eastAsia="Calibri"/>
        </w:rPr>
        <w:t>;</w:t>
      </w:r>
    </w:p>
    <w:p w14:paraId="28570FD0" w14:textId="1530CA44" w:rsidR="00D318C6" w:rsidRPr="00D318C6" w:rsidRDefault="00D318C6" w:rsidP="00AA00A0">
      <w:pPr>
        <w:pStyle w:val="afc"/>
        <w:numPr>
          <w:ilvl w:val="0"/>
          <w:numId w:val="100"/>
        </w:numPr>
        <w:ind w:left="1843"/>
        <w:rPr>
          <w:rFonts w:eastAsia="Calibri"/>
        </w:rPr>
      </w:pPr>
      <w:r w:rsidRPr="00D318C6">
        <w:rPr>
          <w:rFonts w:eastAsia="Calibri"/>
        </w:rPr>
        <w:t>Выдача со склада для возврата с ответ</w:t>
      </w:r>
      <w:r w:rsidR="00384410">
        <w:rPr>
          <w:rFonts w:eastAsia="Calibri"/>
        </w:rPr>
        <w:t xml:space="preserve">ственного </w:t>
      </w:r>
      <w:r w:rsidRPr="00D318C6">
        <w:rPr>
          <w:rFonts w:eastAsia="Calibri"/>
        </w:rPr>
        <w:t>хранения (в случае сторнирования ранее принятых частей комплекта при поступлении полного комплекта, а также при окончании обработки расхождений по М-7 и снятия с ОХ).</w:t>
      </w:r>
    </w:p>
    <w:p w14:paraId="7EDA331B" w14:textId="7D5C2E47" w:rsidR="00D318C6" w:rsidRDefault="00D318C6" w:rsidP="00D318C6">
      <w:pPr>
        <w:ind w:firstLine="709"/>
      </w:pPr>
      <w:r w:rsidRPr="003807C0">
        <w:t>Данный процесс реализуется в системе SAP S4/HANA и</w:t>
      </w:r>
      <w:r>
        <w:t xml:space="preserve"> нацелен в первую очередь на от</w:t>
      </w:r>
      <w:r w:rsidRPr="003807C0">
        <w:t xml:space="preserve">ражение </w:t>
      </w:r>
      <w:r>
        <w:t>выдачи</w:t>
      </w:r>
      <w:r w:rsidRPr="003807C0">
        <w:t xml:space="preserve"> МТР с точки зрения учета. Процессы комплект</w:t>
      </w:r>
      <w:r>
        <w:t>ования</w:t>
      </w:r>
      <w:r w:rsidRPr="003807C0">
        <w:t xml:space="preserve"> МТР </w:t>
      </w:r>
      <w:r>
        <w:t xml:space="preserve">на складах без управления </w:t>
      </w:r>
      <w:r>
        <w:rPr>
          <w:lang w:val="en-US"/>
        </w:rPr>
        <w:t>EWM</w:t>
      </w:r>
      <w:r w:rsidRPr="003807C0">
        <w:t xml:space="preserve"> выполняются вне системы.</w:t>
      </w:r>
    </w:p>
    <w:p w14:paraId="41AD84D5" w14:textId="640AE819" w:rsidR="006D4A92" w:rsidRPr="00451A2F" w:rsidRDefault="0064159C" w:rsidP="00451A2F">
      <w:pPr>
        <w:ind w:firstLine="709"/>
      </w:pPr>
      <w:r>
        <w:t xml:space="preserve">Запасы МТР, находящиеся в сегменте под потребность проекта, могут быть выданы только под этот проект. </w:t>
      </w:r>
      <w:r w:rsidR="006D4A92">
        <w:t xml:space="preserve">Перемещение запасов проекта в свободно используемый запас и наоборот описывается в КД </w:t>
      </w:r>
      <w:r w:rsidR="006D4A92" w:rsidRPr="00880537">
        <w:rPr>
          <w:rFonts w:cs="Arial"/>
          <w:szCs w:val="24"/>
          <w:lang w:val="en-US"/>
        </w:rPr>
        <w:t>ERP</w:t>
      </w:r>
      <w:r w:rsidR="006D4A92" w:rsidRPr="00880537">
        <w:rPr>
          <w:rFonts w:cs="Arial"/>
          <w:szCs w:val="24"/>
        </w:rPr>
        <w:t>.5.1.58</w:t>
      </w:r>
      <w:r w:rsidR="006D4A92" w:rsidRPr="00A93775">
        <w:rPr>
          <w:rFonts w:cs="Arial"/>
          <w:sz w:val="20"/>
        </w:rPr>
        <w:t xml:space="preserve"> </w:t>
      </w:r>
      <w:r w:rsidR="006D4A92">
        <w:t xml:space="preserve">«Планирование обеспечения МТР, работами и услугами». Списание запасов проекта описывается в КД </w:t>
      </w:r>
      <w:r w:rsidR="008C5D6E">
        <w:rPr>
          <w:lang w:val="en-US"/>
        </w:rPr>
        <w:t>ERP</w:t>
      </w:r>
      <w:r w:rsidR="008C5D6E" w:rsidRPr="008C5D6E">
        <w:t xml:space="preserve"> 5.1.48 </w:t>
      </w:r>
      <w:r w:rsidR="006D4A92">
        <w:t>«</w:t>
      </w:r>
      <w:r w:rsidR="006D4A92" w:rsidRPr="00426AF1">
        <w:rPr>
          <w:bCs/>
        </w:rPr>
        <w:t>Планирование и реализация проектов Капитального строительства и инвестиций</w:t>
      </w:r>
      <w:r w:rsidR="006D4A92">
        <w:t>».</w:t>
      </w:r>
    </w:p>
    <w:p w14:paraId="13E77F88" w14:textId="51CBBF28" w:rsidR="00D318C6" w:rsidRDefault="00D318C6" w:rsidP="00D318C6">
      <w:pPr>
        <w:ind w:firstLine="709"/>
      </w:pPr>
      <w:r w:rsidRPr="003807C0">
        <w:t xml:space="preserve">Автоматизация процессов перемещения МТР внутри склада осуществляется в рамках </w:t>
      </w:r>
      <w:r w:rsidR="00091D7E">
        <w:t>модуля</w:t>
      </w:r>
      <w:r w:rsidRPr="003807C0">
        <w:t xml:space="preserve"> SAP EWM. Подробно данные процессы рас</w:t>
      </w:r>
      <w:r w:rsidR="006E728F">
        <w:t>с</w:t>
      </w:r>
      <w:r w:rsidRPr="003807C0">
        <w:t>мат</w:t>
      </w:r>
      <w:r w:rsidR="006E728F">
        <w:t>риваются в рамках процесса «Ком</w:t>
      </w:r>
      <w:r w:rsidRPr="003807C0">
        <w:t>плектация и выдача МТР со склада (</w:t>
      </w:r>
      <w:r>
        <w:rPr>
          <w:lang w:val="en-US"/>
        </w:rPr>
        <w:t>EWM</w:t>
      </w:r>
      <w:r w:rsidRPr="003807C0">
        <w:t>)».</w:t>
      </w:r>
    </w:p>
    <w:p w14:paraId="29D79B2A" w14:textId="77777777" w:rsidR="006A1F95" w:rsidRDefault="006A1F95" w:rsidP="00D318C6">
      <w:pPr>
        <w:ind w:firstLine="709"/>
      </w:pPr>
    </w:p>
    <w:p w14:paraId="6010AA1A" w14:textId="77777777" w:rsidR="006A1F95" w:rsidRDefault="006A1F95" w:rsidP="006A1F95">
      <w:pPr>
        <w:ind w:firstLine="709"/>
        <w:rPr>
          <w:b/>
        </w:rPr>
      </w:pPr>
      <w:r w:rsidRPr="00D318C6">
        <w:rPr>
          <w:b/>
        </w:rPr>
        <w:t>Выдача МТР со склада по внутренним перемещениям</w:t>
      </w:r>
    </w:p>
    <w:p w14:paraId="1E2B7F40" w14:textId="55BB2FF0" w:rsidR="00C20060" w:rsidRDefault="00C20060" w:rsidP="00C20060">
      <w:pPr>
        <w:ind w:firstLine="709"/>
      </w:pPr>
      <w:r>
        <w:lastRenderedPageBreak/>
        <w:t>В</w:t>
      </w:r>
      <w:r w:rsidRPr="00F65ECB">
        <w:t>ыдача МТР с</w:t>
      </w:r>
      <w:r>
        <w:t xml:space="preserve"> собственных складов по внутренним перемещениям</w:t>
      </w:r>
      <w:r w:rsidRPr="00F65ECB">
        <w:t xml:space="preserve"> осуществляется на основании предварительно сформированного требования на отгрузку (</w:t>
      </w:r>
      <w:r>
        <w:t xml:space="preserve">системный </w:t>
      </w:r>
      <w:r w:rsidRPr="00F65ECB">
        <w:t xml:space="preserve">документ </w:t>
      </w:r>
      <w:r w:rsidRPr="00D8499E">
        <w:rPr>
          <w:i/>
        </w:rPr>
        <w:t>Исходящая поставка</w:t>
      </w:r>
      <w:r w:rsidRPr="00F65ECB">
        <w:t>).</w:t>
      </w:r>
      <w:r>
        <w:t xml:space="preserve"> В результате регистрации в системе выдачи МТР, запасы списываются со склада (с баланса) соответствующего </w:t>
      </w:r>
      <w:r w:rsidRPr="00B206D4">
        <w:t>предприятия.</w:t>
      </w:r>
    </w:p>
    <w:p w14:paraId="1F813D57" w14:textId="77777777" w:rsidR="009661E9" w:rsidRPr="006F666A" w:rsidRDefault="009661E9" w:rsidP="009661E9">
      <w:pPr>
        <w:ind w:firstLine="709"/>
        <w:rPr>
          <w:szCs w:val="24"/>
        </w:rPr>
      </w:pPr>
      <w:commentRangeStart w:id="453"/>
      <w:commentRangeStart w:id="454"/>
      <w:r>
        <w:rPr>
          <w:rFonts w:cs="Arial"/>
          <w:szCs w:val="24"/>
        </w:rPr>
        <w:t>В печатных формах документов будет предусмотрен штриховой код.</w:t>
      </w:r>
      <w:r w:rsidRPr="005346B9">
        <w:rPr>
          <w:rFonts w:cs="Arial"/>
          <w:szCs w:val="24"/>
        </w:rPr>
        <w:t xml:space="preserve"> </w:t>
      </w:r>
      <w:r>
        <w:rPr>
          <w:rFonts w:cs="Arial"/>
          <w:szCs w:val="24"/>
        </w:rPr>
        <w:t xml:space="preserve">Штриховой код однозначно </w:t>
      </w:r>
      <w:r w:rsidRPr="00FB5025">
        <w:rPr>
          <w:rFonts w:cs="Arial"/>
          <w:szCs w:val="24"/>
        </w:rPr>
        <w:t xml:space="preserve">идентифицирует </w:t>
      </w:r>
      <w:r>
        <w:rPr>
          <w:rFonts w:cs="Arial"/>
          <w:szCs w:val="24"/>
        </w:rPr>
        <w:t>системные документы, по которым</w:t>
      </w:r>
      <w:r w:rsidRPr="00FB5025">
        <w:rPr>
          <w:rFonts w:cs="Arial"/>
          <w:szCs w:val="24"/>
        </w:rPr>
        <w:t xml:space="preserve"> была </w:t>
      </w:r>
      <w:r>
        <w:rPr>
          <w:rFonts w:cs="Arial"/>
          <w:szCs w:val="24"/>
        </w:rPr>
        <w:t>выполнена печать,</w:t>
      </w:r>
      <w:r w:rsidRPr="00FB5025">
        <w:rPr>
          <w:rFonts w:cs="Arial"/>
          <w:szCs w:val="24"/>
        </w:rPr>
        <w:t xml:space="preserve"> </w:t>
      </w:r>
      <w:r>
        <w:rPr>
          <w:rFonts w:cs="Arial"/>
          <w:szCs w:val="24"/>
        </w:rPr>
        <w:t xml:space="preserve">и служит для поиска исходных документов, путем сканирования штрихового кода. Данное требование будет реализовано с помощью разработки </w:t>
      </w:r>
      <w:r>
        <w:rPr>
          <w:rFonts w:cs="Arial"/>
          <w:szCs w:val="24"/>
          <w:lang w:val="en-US"/>
        </w:rPr>
        <w:t>MM</w:t>
      </w:r>
      <w:r>
        <w:rPr>
          <w:rFonts w:cs="Arial"/>
          <w:szCs w:val="24"/>
        </w:rPr>
        <w:t>12.</w:t>
      </w:r>
      <w:commentRangeEnd w:id="453"/>
      <w:r w:rsidR="00F1796D">
        <w:rPr>
          <w:rStyle w:val="aff7"/>
        </w:rPr>
        <w:commentReference w:id="453"/>
      </w:r>
      <w:commentRangeEnd w:id="454"/>
      <w:r w:rsidR="00A31112">
        <w:rPr>
          <w:rStyle w:val="aff7"/>
        </w:rPr>
        <w:commentReference w:id="454"/>
      </w:r>
    </w:p>
    <w:p w14:paraId="4AA6D283" w14:textId="39D9AE58" w:rsidR="009661E9" w:rsidRDefault="00804EDA" w:rsidP="00C20060">
      <w:pPr>
        <w:ind w:firstLine="709"/>
      </w:pPr>
      <w:r>
        <w:t xml:space="preserve">Предполагается учитывать минимальные нормы выдачи МТР (например, для бочек смазочных материалов или листов металла) с помощью единиц измерения выдачи </w:t>
      </w:r>
      <w:r>
        <w:rPr>
          <w:lang w:val="en-US"/>
        </w:rPr>
        <w:t>SAP</w:t>
      </w:r>
      <w:r>
        <w:t>.</w:t>
      </w:r>
      <w:r w:rsidRPr="00804EDA">
        <w:t xml:space="preserve"> </w:t>
      </w:r>
      <w:r>
        <w:t>В случае, когда объем потребности на МТР меньше количества, допустимого к перемещению (например, бочка для смазочных материалов), для МТР устанавливается единица измерения выдачи и вводится коэффициент пересчета между базовой единицей измерения (например, КГ) и единицей измерения выдачи (например, бочкой). При перемещении МТР с установленной единицей измерения выдачи перемещение на цеховой склад будет вестись по умолчанию в единицах измерения выдачи (целыми бочками или листами</w:t>
      </w:r>
      <w:r w:rsidR="007D3096">
        <w:t xml:space="preserve"> металла</w:t>
      </w:r>
      <w:r>
        <w:t>). В случае, когда разделение по таким МТР (фасовка из бочек, разрез листов металла) производится на складе Полюс Логистики, единицы измерения выдачи не используются.</w:t>
      </w:r>
    </w:p>
    <w:p w14:paraId="68D409C1" w14:textId="0F46EE94" w:rsidR="00CA025D" w:rsidRDefault="00CA025D" w:rsidP="00C20060">
      <w:pPr>
        <w:ind w:firstLine="709"/>
        <w:rPr>
          <w:rFonts w:cs="Arial"/>
        </w:rPr>
      </w:pPr>
      <w:r>
        <w:rPr>
          <w:rFonts w:cs="Arial"/>
        </w:rPr>
        <w:t>НВИ не исключаются из процесса формирования исходящих поставок и доступны к выдаче наравне с общим свободным запасом МТР.</w:t>
      </w:r>
    </w:p>
    <w:p w14:paraId="7C27B560" w14:textId="77777777" w:rsidR="00AA00A0" w:rsidRPr="00B206D4" w:rsidRDefault="00AA00A0" w:rsidP="00C20060">
      <w:pPr>
        <w:ind w:firstLine="709"/>
      </w:pPr>
    </w:p>
    <w:p w14:paraId="33144D76" w14:textId="77777777" w:rsidR="00D318C6" w:rsidRPr="006D4A92" w:rsidRDefault="00D318C6" w:rsidP="00D318C6">
      <w:pPr>
        <w:ind w:firstLine="709"/>
        <w:rPr>
          <w:b/>
        </w:rPr>
      </w:pPr>
      <w:r w:rsidRPr="006D4A92">
        <w:rPr>
          <w:b/>
        </w:rPr>
        <w:t>Выдача МТР со склада по договору реализации</w:t>
      </w:r>
    </w:p>
    <w:p w14:paraId="0FA1C9C9" w14:textId="5D8060CA" w:rsidR="00C20060" w:rsidRPr="00C20060" w:rsidRDefault="00C20060" w:rsidP="00C20060">
      <w:pPr>
        <w:ind w:firstLine="709"/>
      </w:pPr>
      <w:r>
        <w:t>Технически отпуск материалов со склада осуществляется аналогично выдаче со склада по внутренним перемещениям (с созданием соответствующих процессу выходных документов).</w:t>
      </w:r>
    </w:p>
    <w:p w14:paraId="08CB67D5" w14:textId="473ED7DF" w:rsidR="00D318C6" w:rsidRPr="00F65ECB" w:rsidRDefault="00D318C6" w:rsidP="00D318C6">
      <w:pPr>
        <w:ind w:firstLine="709"/>
      </w:pPr>
      <w:r w:rsidRPr="00B206D4">
        <w:t>Описание</w:t>
      </w:r>
      <w:r>
        <w:t xml:space="preserve"> процесса формирования и перечень товарно-сопроводительных документов приведен</w:t>
      </w:r>
      <w:r w:rsidR="006D4A92">
        <w:t>ы</w:t>
      </w:r>
      <w:r>
        <w:t xml:space="preserve"> в КД </w:t>
      </w:r>
      <w:r w:rsidR="00880537" w:rsidRPr="00880537">
        <w:rPr>
          <w:rFonts w:cs="Arial"/>
          <w:szCs w:val="24"/>
          <w:lang w:val="en-US"/>
        </w:rPr>
        <w:t>ERP</w:t>
      </w:r>
      <w:r w:rsidR="00880537" w:rsidRPr="00880537">
        <w:rPr>
          <w:rFonts w:cs="Arial"/>
          <w:szCs w:val="24"/>
        </w:rPr>
        <w:t>.5.1.63</w:t>
      </w:r>
      <w:r w:rsidR="00880537">
        <w:rPr>
          <w:rFonts w:cs="Arial"/>
          <w:sz w:val="20"/>
        </w:rPr>
        <w:t xml:space="preserve"> </w:t>
      </w:r>
      <w:r>
        <w:t>«Реализация МТР, услуг».</w:t>
      </w:r>
    </w:p>
    <w:p w14:paraId="337022BD" w14:textId="2D143AFD" w:rsidR="001D4D53" w:rsidRDefault="001D4D53" w:rsidP="006A1F95"/>
    <w:p w14:paraId="26B398EA" w14:textId="1FC92F1D" w:rsidR="00A17D31" w:rsidRPr="006D4A92" w:rsidRDefault="00A17D31" w:rsidP="00A17D31">
      <w:pPr>
        <w:ind w:firstLine="709"/>
        <w:rPr>
          <w:b/>
        </w:rPr>
      </w:pPr>
      <w:bookmarkStart w:id="455" w:name="_Hlk523138839"/>
      <w:r w:rsidRPr="006D4A92">
        <w:rPr>
          <w:rFonts w:eastAsia="Calibri"/>
          <w:b/>
        </w:rPr>
        <w:t xml:space="preserve">Выдача ГСМ при внутренних перемещениях ГСМ </w:t>
      </w:r>
      <w:r w:rsidRPr="006D4A92">
        <w:rPr>
          <w:b/>
        </w:rPr>
        <w:t>между резервуар</w:t>
      </w:r>
      <w:r>
        <w:rPr>
          <w:b/>
        </w:rPr>
        <w:t>ом и</w:t>
      </w:r>
      <w:r w:rsidRPr="006D4A92">
        <w:rPr>
          <w:b/>
        </w:rPr>
        <w:t xml:space="preserve"> </w:t>
      </w:r>
      <w:r w:rsidR="00F20666">
        <w:rPr>
          <w:b/>
        </w:rPr>
        <w:t>топливозаправщиком</w:t>
      </w:r>
      <w:r>
        <w:rPr>
          <w:b/>
        </w:rPr>
        <w:t xml:space="preserve">, </w:t>
      </w:r>
      <w:r w:rsidR="00F20666">
        <w:rPr>
          <w:b/>
        </w:rPr>
        <w:t>топливозаправщиком</w:t>
      </w:r>
      <w:r w:rsidRPr="006D4A92">
        <w:rPr>
          <w:b/>
        </w:rPr>
        <w:t xml:space="preserve"> и АЗС</w:t>
      </w:r>
    </w:p>
    <w:p w14:paraId="52FE1536" w14:textId="1DD0C626" w:rsidR="00A17D31" w:rsidRPr="006D4A92" w:rsidRDefault="00A17D31" w:rsidP="00A17D31">
      <w:pPr>
        <w:ind w:firstLine="709"/>
      </w:pPr>
      <w:r w:rsidRPr="006D4A92">
        <w:t xml:space="preserve">Технически отпуск ГСМ при внутренних </w:t>
      </w:r>
      <w:r w:rsidRPr="006D4A92">
        <w:rPr>
          <w:rFonts w:eastAsia="Calibri"/>
        </w:rPr>
        <w:t xml:space="preserve">перемещениях ГСМ </w:t>
      </w:r>
      <w:r w:rsidRPr="006D4A92">
        <w:t>между резервуар</w:t>
      </w:r>
      <w:r>
        <w:t>ом и</w:t>
      </w:r>
      <w:r w:rsidRPr="006D4A92">
        <w:t xml:space="preserve"> </w:t>
      </w:r>
      <w:r w:rsidR="00F20666" w:rsidRPr="00F20666">
        <w:t>топливозаправщиком</w:t>
      </w:r>
      <w:r>
        <w:t xml:space="preserve">, </w:t>
      </w:r>
      <w:r w:rsidR="00F20666" w:rsidRPr="00F20666">
        <w:t>топливозаправщиком</w:t>
      </w:r>
      <w:r w:rsidRPr="006D4A92">
        <w:t xml:space="preserve"> и АЗС осуществляется аналогично выдаче по договору реализации (с созданием соответствующих процессу выходных документов).</w:t>
      </w:r>
    </w:p>
    <w:p w14:paraId="7880880A" w14:textId="210E9A53" w:rsidR="00A17D31" w:rsidRPr="00246817" w:rsidRDefault="00A17D31" w:rsidP="00A17D31">
      <w:pPr>
        <w:ind w:firstLine="709"/>
      </w:pPr>
      <w:bookmarkStart w:id="456" w:name="_Hlk523138869"/>
      <w:r w:rsidRPr="006D4A92">
        <w:t>Перемещение топлива между резервуар</w:t>
      </w:r>
      <w:r>
        <w:t>ом и</w:t>
      </w:r>
      <w:r w:rsidRPr="006D4A92">
        <w:t xml:space="preserve"> </w:t>
      </w:r>
      <w:r w:rsidR="00F20666" w:rsidRPr="00F20666">
        <w:t>топливозаправщиком</w:t>
      </w:r>
      <w:r>
        <w:t xml:space="preserve">, </w:t>
      </w:r>
      <w:r w:rsidR="00F20666" w:rsidRPr="00F20666">
        <w:t>топливозаправщиком</w:t>
      </w:r>
      <w:r w:rsidRPr="006D4A92">
        <w:t xml:space="preserve"> и АЗС</w:t>
      </w:r>
      <w:r w:rsidRPr="006D4A92" w:rsidDel="00557EC9">
        <w:t xml:space="preserve"> </w:t>
      </w:r>
      <w:r w:rsidRPr="006D4A92">
        <w:t xml:space="preserve">(КАЗС) выполняется </w:t>
      </w:r>
      <w:r w:rsidR="00C20060">
        <w:t>одношагово</w:t>
      </w:r>
      <w:r w:rsidRPr="006D4A92">
        <w:t xml:space="preserve"> через заказы на перемещение, создаваемые вручную.</w:t>
      </w:r>
      <w:ins w:id="457" w:author="Tukhbatov Ruslan" w:date="2020-04-21T03:30:00Z">
        <w:r w:rsidR="00246817">
          <w:t xml:space="preserve"> Для автоматического подбора партии в исходящем документе, и подмене в целевом,</w:t>
        </w:r>
      </w:ins>
      <w:ins w:id="458" w:author="Tukhbatov Ruslan" w:date="2020-04-21T03:31:00Z">
        <w:r w:rsidR="00246817">
          <w:t xml:space="preserve"> на</w:t>
        </w:r>
      </w:ins>
      <w:ins w:id="459" w:author="Tukhbatov Ruslan" w:date="2020-04-21T03:30:00Z">
        <w:r w:rsidR="00246817">
          <w:t xml:space="preserve"> соответствующ</w:t>
        </w:r>
      </w:ins>
      <w:ins w:id="460" w:author="Tukhbatov Ruslan" w:date="2020-04-21T03:31:00Z">
        <w:r w:rsidR="00246817">
          <w:t>ую</w:t>
        </w:r>
      </w:ins>
      <w:ins w:id="461" w:author="Tukhbatov Ruslan" w:date="2020-04-21T03:30:00Z">
        <w:r w:rsidR="00246817">
          <w:t xml:space="preserve"> указанным</w:t>
        </w:r>
      </w:ins>
      <w:ins w:id="462" w:author="Tukhbatov Ruslan" w:date="2020-04-21T03:31:00Z">
        <w:r w:rsidR="00246817">
          <w:t xml:space="preserve"> складам, реализована разработка </w:t>
        </w:r>
        <w:r w:rsidR="00246817">
          <w:rPr>
            <w:lang w:val="en-US"/>
          </w:rPr>
          <w:t>MM</w:t>
        </w:r>
        <w:r w:rsidR="00246817" w:rsidRPr="00246817">
          <w:rPr>
            <w:rPrChange w:id="463" w:author="Tukhbatov Ruslan" w:date="2020-04-21T03:31:00Z">
              <w:rPr>
                <w:lang w:val="en-US"/>
              </w:rPr>
            </w:rPrChange>
          </w:rPr>
          <w:t xml:space="preserve">126 </w:t>
        </w:r>
        <w:r w:rsidR="00246817">
          <w:t>Автоматический подбор партии в заказах на перемещение.</w:t>
        </w:r>
      </w:ins>
    </w:p>
    <w:p w14:paraId="75EFD626" w14:textId="77777777" w:rsidR="00A17D31" w:rsidRPr="006D4A92" w:rsidRDefault="00A17D31" w:rsidP="00A17D31">
      <w:pPr>
        <w:ind w:firstLine="709"/>
      </w:pPr>
      <w:r w:rsidRPr="006D4A92">
        <w:t xml:space="preserve">При выдаче по внутреннему перемещению ГСМ применяется накладная на перемещение ВН-3-НП «Требование-накладная на перемещение нефтепродуктов». </w:t>
      </w:r>
    </w:p>
    <w:p w14:paraId="0CF76D03" w14:textId="5E08412F" w:rsidR="00A17D31" w:rsidRPr="006D4A92" w:rsidRDefault="00A17D31" w:rsidP="00A17D31">
      <w:pPr>
        <w:ind w:firstLine="709"/>
      </w:pPr>
      <w:r w:rsidRPr="006D4A92">
        <w:t>При выдаче ГСМ по внутреннему перемещению между резервуар</w:t>
      </w:r>
      <w:r>
        <w:t>ом и</w:t>
      </w:r>
      <w:r w:rsidRPr="006D4A92">
        <w:t xml:space="preserve"> </w:t>
      </w:r>
      <w:r w:rsidR="00F20666" w:rsidRPr="00F20666">
        <w:t>топливозаправщиком</w:t>
      </w:r>
      <w:r>
        <w:t xml:space="preserve">, </w:t>
      </w:r>
      <w:r w:rsidR="00F20666" w:rsidRPr="00F20666">
        <w:t>топливозаправщиком</w:t>
      </w:r>
      <w:r w:rsidRPr="006D4A92">
        <w:t xml:space="preserve"> и АЗС</w:t>
      </w:r>
      <w:r>
        <w:t xml:space="preserve"> (КАЗС)</w:t>
      </w:r>
      <w:r w:rsidRPr="006D4A92">
        <w:t xml:space="preserve"> </w:t>
      </w:r>
      <w:r w:rsidR="0008543E">
        <w:t>в случае наличия системы Контур ГСМ</w:t>
      </w:r>
      <w:r w:rsidR="0008543E" w:rsidRPr="001B7501">
        <w:t xml:space="preserve"> </w:t>
      </w:r>
      <w:r w:rsidRPr="006D4A92">
        <w:t>используются данные автоматизированных счетчиков</w:t>
      </w:r>
      <w:r w:rsidR="0008543E">
        <w:t>, установленных на резервуаре</w:t>
      </w:r>
      <w:r w:rsidR="001B091F">
        <w:t xml:space="preserve"> и АЗС</w:t>
      </w:r>
      <w:r w:rsidR="0008543E" w:rsidRPr="001B7501">
        <w:t>.</w:t>
      </w:r>
      <w:r w:rsidRPr="006D4A92">
        <w:t xml:space="preserve"> Подробно интеграция с системой Контур ГСМ описана в СоИ «Контур ГСМ».</w:t>
      </w:r>
    </w:p>
    <w:bookmarkEnd w:id="455"/>
    <w:bookmarkEnd w:id="456"/>
    <w:p w14:paraId="7F39664C" w14:textId="58167914" w:rsidR="006D4A92" w:rsidRDefault="006D4A92" w:rsidP="00D318C6">
      <w:pPr>
        <w:ind w:firstLine="709"/>
      </w:pPr>
    </w:p>
    <w:p w14:paraId="2DF929AC" w14:textId="37A9CABE" w:rsidR="00D318C6" w:rsidRPr="00D318C6" w:rsidRDefault="00D318C6" w:rsidP="00D318C6">
      <w:pPr>
        <w:ind w:firstLine="709"/>
        <w:rPr>
          <w:b/>
        </w:rPr>
      </w:pPr>
      <w:r w:rsidRPr="00D318C6">
        <w:rPr>
          <w:b/>
        </w:rPr>
        <w:t xml:space="preserve">Выдача МТР подрядчику </w:t>
      </w:r>
      <w:r w:rsidR="001B091F">
        <w:rPr>
          <w:b/>
        </w:rPr>
        <w:t>по</w:t>
      </w:r>
      <w:r w:rsidRPr="00D318C6">
        <w:rPr>
          <w:b/>
        </w:rPr>
        <w:t xml:space="preserve"> давальческ</w:t>
      </w:r>
      <w:r w:rsidR="001B091F">
        <w:rPr>
          <w:b/>
        </w:rPr>
        <w:t>ой</w:t>
      </w:r>
      <w:r w:rsidRPr="00D318C6">
        <w:rPr>
          <w:b/>
        </w:rPr>
        <w:t xml:space="preserve"> схем</w:t>
      </w:r>
      <w:r w:rsidR="001B091F">
        <w:rPr>
          <w:b/>
        </w:rPr>
        <w:t>е</w:t>
      </w:r>
    </w:p>
    <w:p w14:paraId="4AC074B0" w14:textId="1663150F" w:rsidR="00D318C6" w:rsidRPr="00807082" w:rsidRDefault="00D318C6" w:rsidP="00D318C6">
      <w:pPr>
        <w:ind w:firstLine="709"/>
      </w:pPr>
      <w:r>
        <w:lastRenderedPageBreak/>
        <w:t xml:space="preserve">Выдача МТР подрядчику </w:t>
      </w:r>
      <w:r w:rsidR="001B091F">
        <w:t>по</w:t>
      </w:r>
      <w:r>
        <w:t xml:space="preserve"> давальческ</w:t>
      </w:r>
      <w:r w:rsidR="001B091F">
        <w:t xml:space="preserve">ой </w:t>
      </w:r>
      <w:r>
        <w:t>схем</w:t>
      </w:r>
      <w:r w:rsidR="001B091F">
        <w:t>е</w:t>
      </w:r>
      <w:r>
        <w:t xml:space="preserve"> является одной из разновидностей внутреннего перемещения, т.к. в данном случае выданный материал перемещается в запас подрядчика. Технически в</w:t>
      </w:r>
      <w:r w:rsidRPr="00807082">
        <w:t>ыдача МТР подрядчику может выполняться с использованием 2-х вариантов:</w:t>
      </w:r>
    </w:p>
    <w:p w14:paraId="54496F89" w14:textId="5F3CD30D" w:rsidR="00D318C6" w:rsidRPr="00807082" w:rsidRDefault="001B091F" w:rsidP="00823682">
      <w:pPr>
        <w:pStyle w:val="afc"/>
        <w:numPr>
          <w:ilvl w:val="0"/>
          <w:numId w:val="102"/>
        </w:numPr>
        <w:ind w:left="1418"/>
      </w:pPr>
      <w:r>
        <w:t xml:space="preserve">Выдача МТР подрядчику в рамках выполнения им строительных или ремонтных работ с помощью материалов Заказчика. В данном случае выполняется </w:t>
      </w:r>
      <w:r w:rsidRPr="00807082">
        <w:t xml:space="preserve">перемещение </w:t>
      </w:r>
      <w:r w:rsidR="00D318C6" w:rsidRPr="00807082">
        <w:t xml:space="preserve">МТР на </w:t>
      </w:r>
      <w:r w:rsidR="00D318C6">
        <w:t>виртуальный</w:t>
      </w:r>
      <w:r w:rsidR="00D318C6" w:rsidRPr="00807082">
        <w:t xml:space="preserve"> склад подрядчика. Для каждого подрядчика создается отдельный склад, на который выполняется пе</w:t>
      </w:r>
      <w:r w:rsidR="00D318C6">
        <w:t>ремещение аналогично перемещени</w:t>
      </w:r>
      <w:r w:rsidR="00D318C6" w:rsidRPr="00807082">
        <w:t xml:space="preserve">ю МТР </w:t>
      </w:r>
      <w:r w:rsidR="00122B15">
        <w:t>между физическими складами через заказ на перемещение</w:t>
      </w:r>
      <w:r w:rsidR="00D318C6" w:rsidRPr="00807082">
        <w:t>. Особенностью является то, что материалы автоматически приходуются на склад подрядчика в момент выдачи.</w:t>
      </w:r>
    </w:p>
    <w:p w14:paraId="5ED3D666" w14:textId="5D4029E6" w:rsidR="00E533B9" w:rsidRPr="00C271CF" w:rsidRDefault="00E533B9" w:rsidP="00E533B9">
      <w:pPr>
        <w:ind w:left="1416"/>
      </w:pPr>
      <w:r>
        <w:t xml:space="preserve">В случае взаимодействия с «Полюс Строй» и выдаче МТР на объекты строительства, предполагается, что </w:t>
      </w:r>
      <w:r w:rsidR="0042515F">
        <w:t xml:space="preserve">при </w:t>
      </w:r>
      <w:r>
        <w:t>выдач</w:t>
      </w:r>
      <w:r w:rsidR="0042515F">
        <w:t>е</w:t>
      </w:r>
      <w:r>
        <w:t xml:space="preserve"> будет осуществляться </w:t>
      </w:r>
      <w:r w:rsidR="0042515F">
        <w:t xml:space="preserve">перемещение МТР </w:t>
      </w:r>
      <w:r w:rsidRPr="00E533B9">
        <w:rPr>
          <w:rFonts w:cs="Arial"/>
        </w:rPr>
        <w:t>на склад «Полюс Строй»</w:t>
      </w:r>
      <w:r>
        <w:t>, которы</w:t>
      </w:r>
      <w:r w:rsidR="0042515F">
        <w:t>й</w:t>
      </w:r>
      <w:r>
        <w:t xml:space="preserve"> в системе буд</w:t>
      </w:r>
      <w:r w:rsidR="0042515F">
        <w:t>е</w:t>
      </w:r>
      <w:r>
        <w:t xml:space="preserve">т относиться непосредственно к производственным БЕ. В случае, если у «Полюс Строй» возникнет необходимость вести учет МТР, выданных </w:t>
      </w:r>
      <w:r w:rsidR="0042515F">
        <w:t>суб</w:t>
      </w:r>
      <w:r>
        <w:t xml:space="preserve">подрядчикам, то для этого МТР будут переноситься в отдельные партии с номером </w:t>
      </w:r>
      <w:r w:rsidR="0023500D">
        <w:t>подрядчика</w:t>
      </w:r>
      <w:r>
        <w:t>, указанным в признаке классификации «</w:t>
      </w:r>
      <w:r w:rsidR="0023500D">
        <w:t>Субподрядчик Полюс Строй</w:t>
      </w:r>
      <w:r>
        <w:t xml:space="preserve">». </w:t>
      </w:r>
    </w:p>
    <w:p w14:paraId="7FD4F126" w14:textId="77777777" w:rsidR="00E533B9" w:rsidRDefault="00E533B9" w:rsidP="00E533B9">
      <w:pPr>
        <w:ind w:left="1416"/>
      </w:pPr>
      <w:r>
        <w:t>При необходимости в форме МХ-3 делается ссылка на доверенность установленного образца (М-2 или обменная) для получающего МОЛ.</w:t>
      </w:r>
    </w:p>
    <w:p w14:paraId="2048AE51" w14:textId="2C63C2D1" w:rsidR="00D318C6" w:rsidRDefault="00D318C6" w:rsidP="00823682">
      <w:pPr>
        <w:pStyle w:val="afc"/>
        <w:numPr>
          <w:ilvl w:val="0"/>
          <w:numId w:val="102"/>
        </w:numPr>
        <w:ind w:left="1418"/>
        <w:rPr>
          <w:ins w:id="464" w:author="SintsovaMA" w:date="2021-04-09T13:13:00Z"/>
        </w:rPr>
      </w:pPr>
      <w:r w:rsidRPr="00807082">
        <w:t xml:space="preserve">Выдача МТР подрядчику </w:t>
      </w:r>
      <w:r w:rsidR="001B091F">
        <w:t>в рамках изготовления новых МТР из компонентов Заказчика</w:t>
      </w:r>
      <w:r w:rsidRPr="00807082">
        <w:t>. Данный вариант применяется</w:t>
      </w:r>
      <w:r>
        <w:t>, например,</w:t>
      </w:r>
      <w:r w:rsidRPr="00807082">
        <w:t xml:space="preserve"> для передачи компонентов взрывчатого вещества подрядчику </w:t>
      </w:r>
      <w:r w:rsidR="001B091F">
        <w:t>при</w:t>
      </w:r>
      <w:r w:rsidRPr="00807082">
        <w:t xml:space="preserve"> изготовления вз</w:t>
      </w:r>
      <w:r>
        <w:t>р</w:t>
      </w:r>
      <w:r w:rsidRPr="00807082">
        <w:t>ывча</w:t>
      </w:r>
      <w:r>
        <w:t>тк</w:t>
      </w:r>
      <w:r w:rsidRPr="00807082">
        <w:t>и.</w:t>
      </w:r>
      <w:r>
        <w:t xml:space="preserve"> При этом выданные МТР автоматически перемещаются в специальный вид запаса «Давальческий запас поставщика».</w:t>
      </w:r>
      <w:r w:rsidR="00DB52FE">
        <w:t xml:space="preserve"> При выдаче ГСМ подрядчику движение происходит со склада, соответствующего топливозаправщику.</w:t>
      </w:r>
    </w:p>
    <w:p w14:paraId="0A359DC0" w14:textId="7715F8C9" w:rsidR="00CA4044" w:rsidRDefault="00CA4044">
      <w:pPr>
        <w:ind w:left="708"/>
        <w:pPrChange w:id="465" w:author="SintsovaMA" w:date="2021-04-09T13:13:00Z">
          <w:pPr>
            <w:pStyle w:val="afc"/>
            <w:numPr>
              <w:numId w:val="102"/>
            </w:numPr>
            <w:ind w:left="1418" w:hanging="360"/>
          </w:pPr>
        </w:pPrChange>
      </w:pPr>
      <w:ins w:id="466" w:author="SintsovaMA" w:date="2021-04-09T13:13:00Z">
        <w:r>
          <w:t xml:space="preserve">Реализованы формуляры: </w:t>
        </w:r>
        <w:r w:rsidRPr="00CA4044">
          <w:rPr>
            <w:rPrChange w:id="467" w:author="SintsovaMA" w:date="2021-04-09T13:14:00Z">
              <w:rPr>
                <w:rFonts w:cs="Arial"/>
                <w:sz w:val="20"/>
                <w:szCs w:val="20"/>
                <w:lang w:eastAsia="ru-RU"/>
              </w:rPr>
            </w:rPrChange>
          </w:rPr>
          <w:t xml:space="preserve">Акт сверки по давальческим материалам с подрядчиком (счет 10.07) и </w:t>
        </w:r>
        <w:r w:rsidRPr="00CA4044">
          <w:rPr>
            <w:rPrChange w:id="468" w:author="SintsovaMA" w:date="2021-04-09T13:14:00Z">
              <w:rPr>
                <w:rFonts w:cs="Arial"/>
                <w:sz w:val="20"/>
                <w:szCs w:val="20"/>
                <w:lang w:eastAsia="ru-RU"/>
              </w:rPr>
            </w:rPrChange>
          </w:rPr>
          <w:tab/>
        </w:r>
      </w:ins>
      <w:ins w:id="469" w:author="SintsovaMA" w:date="2021-04-09T13:14:00Z">
        <w:r w:rsidRPr="00CA4044">
          <w:rPr>
            <w:rPrChange w:id="470" w:author="SintsovaMA" w:date="2021-04-09T13:14:00Z">
              <w:rPr>
                <w:rFonts w:cs="Arial"/>
                <w:sz w:val="20"/>
                <w:szCs w:val="20"/>
                <w:lang w:eastAsia="ru-RU"/>
              </w:rPr>
            </w:rPrChange>
          </w:rPr>
          <w:t>Акт сверки по переданному подрядчику в монтаж оборудованию в рамках разработок ММ94 и ММ97.</w:t>
        </w:r>
      </w:ins>
    </w:p>
    <w:p w14:paraId="555F2E49" w14:textId="77777777" w:rsidR="001D4D53" w:rsidRDefault="001D4D53" w:rsidP="00D318C6">
      <w:pPr>
        <w:ind w:firstLine="709"/>
        <w:rPr>
          <w:b/>
        </w:rPr>
      </w:pPr>
    </w:p>
    <w:p w14:paraId="4A5ED957" w14:textId="369F7ED9" w:rsidR="00D318C6" w:rsidRPr="00D318C6" w:rsidRDefault="00D318C6" w:rsidP="00D318C6">
      <w:pPr>
        <w:ind w:firstLine="709"/>
        <w:rPr>
          <w:b/>
        </w:rPr>
      </w:pPr>
      <w:r w:rsidRPr="00D318C6">
        <w:rPr>
          <w:b/>
        </w:rPr>
        <w:t>Выдача МТР со складов под управлением «Полюс Логистика»</w:t>
      </w:r>
      <w:r w:rsidR="00122B15">
        <w:rPr>
          <w:b/>
        </w:rPr>
        <w:t xml:space="preserve"> </w:t>
      </w:r>
    </w:p>
    <w:p w14:paraId="33C4CD47" w14:textId="4EC42EEF" w:rsidR="00D318C6" w:rsidRDefault="00122B15" w:rsidP="00D318C6">
      <w:pPr>
        <w:ind w:firstLine="709"/>
      </w:pPr>
      <w:r>
        <w:t>Процессы выдачи МТР (</w:t>
      </w:r>
      <w:r w:rsidR="00D318C6">
        <w:t xml:space="preserve">собственником </w:t>
      </w:r>
      <w:r>
        <w:t xml:space="preserve">которых </w:t>
      </w:r>
      <w:r w:rsidR="00D318C6">
        <w:t>является БЕ) со</w:t>
      </w:r>
      <w:r w:rsidR="00D318C6" w:rsidRPr="00C63248">
        <w:t xml:space="preserve"> склад</w:t>
      </w:r>
      <w:r w:rsidR="00D318C6">
        <w:t>ов</w:t>
      </w:r>
      <w:r w:rsidR="00D318C6" w:rsidRPr="00C63248">
        <w:t xml:space="preserve"> под управлением «Полюс</w:t>
      </w:r>
      <w:r w:rsidR="00D318C6">
        <w:t xml:space="preserve"> </w:t>
      </w:r>
      <w:r w:rsidR="00D318C6" w:rsidRPr="00C63248">
        <w:t>Логистик</w:t>
      </w:r>
      <w:r w:rsidR="00D318C6">
        <w:t>и</w:t>
      </w:r>
      <w:r w:rsidR="00D318C6" w:rsidRPr="00C63248">
        <w:t>» полностью соответствуют процессам выдачи МТР с собственных складов БЕ</w:t>
      </w:r>
      <w:r w:rsidR="00D318C6">
        <w:t xml:space="preserve">. Для БЕ, </w:t>
      </w:r>
      <w:r w:rsidR="00D318C6" w:rsidRPr="00BD4C8B">
        <w:t xml:space="preserve">входящих в контур системы SAP, </w:t>
      </w:r>
      <w:r w:rsidR="00D318C6">
        <w:t>выдача</w:t>
      </w:r>
      <w:r w:rsidR="00D318C6" w:rsidRPr="00BD4C8B">
        <w:t xml:space="preserve"> МТР выполняется </w:t>
      </w:r>
      <w:r w:rsidR="00D318C6">
        <w:t xml:space="preserve">в системе </w:t>
      </w:r>
      <w:r w:rsidR="00D318C6">
        <w:rPr>
          <w:lang w:val="en-US"/>
        </w:rPr>
        <w:t>SAP</w:t>
      </w:r>
      <w:r w:rsidR="00D318C6" w:rsidRPr="00C0544B">
        <w:t xml:space="preserve"> </w:t>
      </w:r>
      <w:r w:rsidR="00D318C6">
        <w:t>непосредственно со складов</w:t>
      </w:r>
      <w:r w:rsidR="00D318C6" w:rsidRPr="00BD4C8B">
        <w:t xml:space="preserve"> </w:t>
      </w:r>
      <w:r w:rsidR="00D318C6">
        <w:t>соответствующих</w:t>
      </w:r>
      <w:r w:rsidR="00D318C6" w:rsidRPr="00BD4C8B">
        <w:t xml:space="preserve"> БЕ</w:t>
      </w:r>
      <w:r w:rsidR="00D318C6">
        <w:t>.</w:t>
      </w:r>
      <w:r w:rsidR="00D318C6" w:rsidRPr="00A618A1">
        <w:t xml:space="preserve"> </w:t>
      </w:r>
      <w:r w:rsidR="00D318C6">
        <w:t>О</w:t>
      </w:r>
      <w:r w:rsidR="00D318C6" w:rsidRPr="00C63248">
        <w:t xml:space="preserve">тличие заключается в </w:t>
      </w:r>
      <w:r>
        <w:t>формировании</w:t>
      </w:r>
      <w:r w:rsidR="00D318C6" w:rsidRPr="00C63248">
        <w:t xml:space="preserve"> пакета документов. При выдаче со</w:t>
      </w:r>
      <w:r w:rsidR="00D318C6">
        <w:t xml:space="preserve"> складов под управлением «Полюс </w:t>
      </w:r>
      <w:r w:rsidR="00D318C6" w:rsidRPr="00C63248">
        <w:t xml:space="preserve">Логистика» </w:t>
      </w:r>
      <w:r>
        <w:t xml:space="preserve">на склад бизнес-единицы </w:t>
      </w:r>
      <w:r w:rsidR="00D318C6" w:rsidRPr="00C63248">
        <w:t xml:space="preserve">дополнительно </w:t>
      </w:r>
      <w:r w:rsidR="00D318C6">
        <w:t>формируется печатный документ</w:t>
      </w:r>
      <w:r w:rsidR="00D318C6" w:rsidRPr="00C63248">
        <w:t xml:space="preserve"> МХ-3, в которой</w:t>
      </w:r>
      <w:r w:rsidR="00D318C6">
        <w:t xml:space="preserve"> хранителем выступает «Полюс </w:t>
      </w:r>
      <w:r w:rsidR="00D318C6" w:rsidRPr="00C63248">
        <w:t>Логистика», а поклажедателем – производственная БЕ</w:t>
      </w:r>
      <w:r w:rsidR="00D318C6">
        <w:t>. При необходимости в форме МХ-3 делается ссылка на доверенность для получающего МОЛ.</w:t>
      </w:r>
    </w:p>
    <w:p w14:paraId="2003DB23" w14:textId="748F968A" w:rsidR="00D318C6" w:rsidRDefault="00D318C6" w:rsidP="00D318C6">
      <w:pPr>
        <w:ind w:firstLine="709"/>
        <w:rPr>
          <w:ins w:id="471" w:author="Олег Владимирович" w:date="2021-03-09T08:06:00Z"/>
        </w:rPr>
      </w:pPr>
      <w:r>
        <w:t>В случае, если «Полюс Логистика» получает МТР на хранение от внешнего контрагента (не вх</w:t>
      </w:r>
      <w:r w:rsidR="006E728F">
        <w:t xml:space="preserve">одящего в группу «Полюс»), МТР </w:t>
      </w:r>
      <w:r>
        <w:t xml:space="preserve">приходуются непосредственно на склады </w:t>
      </w:r>
      <w:r w:rsidR="00122B15">
        <w:t xml:space="preserve">в БЕ </w:t>
      </w:r>
      <w:r>
        <w:t xml:space="preserve">«Полюс Логистика», созданные для ОХ от внешних поставщиков. Выдача контрагенту осуществляется также по форме МХ-3, </w:t>
      </w:r>
      <w:r w:rsidRPr="00C63248">
        <w:t>в которой</w:t>
      </w:r>
      <w:r>
        <w:t xml:space="preserve"> хранителем выступает «Полюс </w:t>
      </w:r>
      <w:r w:rsidRPr="00C63248">
        <w:t>Логистика», а покл</w:t>
      </w:r>
      <w:r>
        <w:t>ажедателем – внешний контрагент.</w:t>
      </w:r>
    </w:p>
    <w:p w14:paraId="438F2238" w14:textId="5163A737" w:rsidR="009D7A1D" w:rsidRPr="00703990" w:rsidRDefault="009D7A1D" w:rsidP="00D318C6">
      <w:pPr>
        <w:ind w:firstLine="709"/>
      </w:pPr>
      <w:ins w:id="472" w:author="Олег Владимирович" w:date="2021-03-09T08:06:00Z">
        <w:r w:rsidRPr="00BD4C8B">
          <w:t>Также данный сценарий применим к контрагентам, входящим в группу «Полюс»</w:t>
        </w:r>
        <w:r>
          <w:t xml:space="preserve"> (по договору хранения)</w:t>
        </w:r>
        <w:r w:rsidRPr="00BD4C8B">
          <w:t>, но на текущем этапе проекта наход</w:t>
        </w:r>
        <w:r>
          <w:t>ящимся за контуром системы SAP.</w:t>
        </w:r>
      </w:ins>
      <w:ins w:id="473" w:author="Олег Владимирович" w:date="2021-03-09T08:08:00Z">
        <w:r>
          <w:t xml:space="preserve"> Отличием является </w:t>
        </w:r>
      </w:ins>
      <w:ins w:id="474" w:author="Олег Владимирович" w:date="2021-03-09T08:06:00Z">
        <w:r>
          <w:t xml:space="preserve">возможность интеграции с АСБНУ предприятия-поклажедателя. Из </w:t>
        </w:r>
        <w:r>
          <w:lastRenderedPageBreak/>
          <w:t xml:space="preserve">АСБНУ </w:t>
        </w:r>
        <w:del w:id="475" w:author="kraschenkoov" w:date="2021-03-24T17:24:00Z">
          <w:r w:rsidDel="00627AB6">
            <w:delText>предполагается получать</w:delText>
          </w:r>
        </w:del>
      </w:ins>
      <w:ins w:id="476" w:author="kraschenkoov" w:date="2021-03-24T17:24:00Z">
        <w:r w:rsidR="00627AB6">
          <w:t>передаются заявки на выдачу, на основании которых автоматически создаются</w:t>
        </w:r>
      </w:ins>
      <w:ins w:id="477" w:author="Олег Владимирович" w:date="2021-03-09T08:06:00Z">
        <w:r>
          <w:t xml:space="preserve"> </w:t>
        </w:r>
      </w:ins>
      <w:ins w:id="478" w:author="Олег Владимирович" w:date="2021-03-09T08:07:00Z">
        <w:r>
          <w:t>исходящие</w:t>
        </w:r>
      </w:ins>
      <w:ins w:id="479" w:author="Олег Владимирович" w:date="2021-03-09T08:06:00Z">
        <w:r>
          <w:t xml:space="preserve"> поставки для </w:t>
        </w:r>
      </w:ins>
      <w:ins w:id="480" w:author="Олег Владимирович" w:date="2021-03-09T08:07:00Z">
        <w:r>
          <w:t>компле</w:t>
        </w:r>
      </w:ins>
      <w:ins w:id="481" w:author="kraschenkoov" w:date="2021-03-24T17:24:00Z">
        <w:r w:rsidR="00627AB6">
          <w:t>к</w:t>
        </w:r>
      </w:ins>
      <w:ins w:id="482" w:author="Олег Владимирович" w:date="2021-03-09T08:07:00Z">
        <w:r>
          <w:t>тования</w:t>
        </w:r>
      </w:ins>
      <w:ins w:id="483" w:author="Олег Владимирович" w:date="2021-03-09T08:06:00Z">
        <w:r>
          <w:t xml:space="preserve"> МТР. Эти поставки </w:t>
        </w:r>
        <w:del w:id="484" w:author="kraschenkoov" w:date="2021-03-24T17:24:00Z">
          <w:r w:rsidDel="00627AB6">
            <w:delText xml:space="preserve">будут </w:delText>
          </w:r>
        </w:del>
      </w:ins>
      <w:ins w:id="485" w:author="kraschenkoov" w:date="2021-03-24T17:24:00Z">
        <w:r w:rsidR="00627AB6">
          <w:t xml:space="preserve">являются </w:t>
        </w:r>
      </w:ins>
      <w:ins w:id="486" w:author="Олег Владимирович" w:date="2021-03-09T08:06:00Z">
        <w:r>
          <w:t xml:space="preserve">ссылочными документами для проводки </w:t>
        </w:r>
      </w:ins>
      <w:ins w:id="487" w:author="Олег Владимирович" w:date="2021-03-09T08:07:00Z">
        <w:r>
          <w:t>отпуска</w:t>
        </w:r>
      </w:ins>
      <w:ins w:id="488" w:author="Олег Владимирович" w:date="2021-03-09T08:06:00Z">
        <w:r>
          <w:t xml:space="preserve"> МТР в </w:t>
        </w:r>
        <w:r>
          <w:rPr>
            <w:lang w:val="en-US"/>
          </w:rPr>
          <w:t>SAP</w:t>
        </w:r>
        <w:r w:rsidRPr="00DB3485">
          <w:t xml:space="preserve"> </w:t>
        </w:r>
        <w:r>
          <w:rPr>
            <w:lang w:val="en-US"/>
          </w:rPr>
          <w:t>S</w:t>
        </w:r>
        <w:r w:rsidRPr="00DB3485">
          <w:t>/4</w:t>
        </w:r>
        <w:r>
          <w:rPr>
            <w:lang w:val="en-US"/>
          </w:rPr>
          <w:t>HANA</w:t>
        </w:r>
        <w:r w:rsidRPr="00DB3485">
          <w:t xml:space="preserve">. </w:t>
        </w:r>
        <w:r>
          <w:t xml:space="preserve">После проводки документов материала в </w:t>
        </w:r>
        <w:r>
          <w:rPr>
            <w:lang w:val="en-US"/>
          </w:rPr>
          <w:t>SAP</w:t>
        </w:r>
        <w:r w:rsidRPr="00DB3485">
          <w:t xml:space="preserve"> </w:t>
        </w:r>
        <w:r>
          <w:rPr>
            <w:lang w:val="en-US"/>
          </w:rPr>
          <w:t>S</w:t>
        </w:r>
        <w:r w:rsidRPr="00DB3485">
          <w:t>/4</w:t>
        </w:r>
        <w:r>
          <w:rPr>
            <w:lang w:val="en-US"/>
          </w:rPr>
          <w:t>HANA</w:t>
        </w:r>
        <w:r>
          <w:t xml:space="preserve"> информация о движениях </w:t>
        </w:r>
        <w:del w:id="489" w:author="kraschenkoov" w:date="2021-03-24T17:25:00Z">
          <w:r w:rsidDel="00627AB6">
            <w:delText>будет передаваться</w:delText>
          </w:r>
        </w:del>
      </w:ins>
      <w:ins w:id="490" w:author="kraschenkoov" w:date="2021-03-24T17:25:00Z">
        <w:r w:rsidR="00627AB6">
          <w:t>передается</w:t>
        </w:r>
      </w:ins>
      <w:ins w:id="491" w:author="Олег Владимирович" w:date="2021-03-09T08:06:00Z">
        <w:r>
          <w:t xml:space="preserve"> обратно в АСБНУ.</w:t>
        </w:r>
      </w:ins>
      <w:ins w:id="492" w:author="Олег Владимирович" w:date="2021-03-09T08:10:00Z">
        <w:r>
          <w:t xml:space="preserve"> Данное решение реализуется только для ответственного хранения остатков, полученных от ООО «Полюс Строй» в Красноярском филиале АО «Полюс Логистика».</w:t>
        </w:r>
      </w:ins>
    </w:p>
    <w:p w14:paraId="4EFA85FC" w14:textId="77777777" w:rsidR="00D318C6" w:rsidRDefault="00D318C6" w:rsidP="00D318C6">
      <w:pPr>
        <w:ind w:firstLine="709"/>
      </w:pPr>
      <w:r>
        <w:t xml:space="preserve">При перемещении «Полюс Логистикой» МТР (независимо от собственника) между своими складами МХ-3 не оформляется. </w:t>
      </w:r>
    </w:p>
    <w:p w14:paraId="7BF2FE31" w14:textId="5E9B0E70" w:rsidR="00D318C6" w:rsidRDefault="00D318C6" w:rsidP="00D318C6">
      <w:pPr>
        <w:ind w:firstLine="709"/>
      </w:pPr>
      <w:r>
        <w:t xml:space="preserve">Механизм технической реализации проводки по забалансу в БЕ «Полюс Логистики» описан в </w:t>
      </w:r>
      <w:r w:rsidR="00F86AD6">
        <w:t xml:space="preserve">разделе 5.10.2.2.1 «Отражение забалансовых проводок </w:t>
      </w:r>
      <w:r w:rsidR="00F86AD6" w:rsidRPr="00074549">
        <w:t>в БЕ «Полюс Логистика» и «Полюс Строй»</w:t>
      </w:r>
      <w:r w:rsidR="00F86AD6">
        <w:t>.</w:t>
      </w:r>
    </w:p>
    <w:p w14:paraId="154AFAF3" w14:textId="77777777" w:rsidR="002E23E9" w:rsidRDefault="002E23E9" w:rsidP="00D318C6">
      <w:pPr>
        <w:ind w:firstLine="709"/>
      </w:pPr>
    </w:p>
    <w:p w14:paraId="340EA25A" w14:textId="77777777" w:rsidR="00D318C6" w:rsidRPr="00D318C6" w:rsidRDefault="00D318C6" w:rsidP="00D318C6">
      <w:pPr>
        <w:ind w:firstLine="709"/>
        <w:rPr>
          <w:b/>
        </w:rPr>
      </w:pPr>
      <w:r w:rsidRPr="00D318C6">
        <w:rPr>
          <w:b/>
        </w:rPr>
        <w:t>Выдача частей комплекта оборудования со склада</w:t>
      </w:r>
    </w:p>
    <w:p w14:paraId="3077169C" w14:textId="643511BF" w:rsidR="00D318C6" w:rsidRDefault="00D318C6" w:rsidP="00D318C6">
      <w:pPr>
        <w:ind w:firstLine="709"/>
      </w:pPr>
      <w:r>
        <w:t>В случае, если</w:t>
      </w:r>
      <w:r w:rsidRPr="0064747D">
        <w:t xml:space="preserve"> крупные комплекты оборудования указаны</w:t>
      </w:r>
      <w:r>
        <w:t xml:space="preserve"> в спецификации одной позицией, но поступили частями,</w:t>
      </w:r>
      <w:r w:rsidRPr="0064747D">
        <w:t xml:space="preserve"> </w:t>
      </w:r>
      <w:r>
        <w:t>а также были оприходованы еще не полностью (т.е. неполный комплект), и в</w:t>
      </w:r>
      <w:r w:rsidRPr="0064747D">
        <w:t>озник</w:t>
      </w:r>
      <w:r>
        <w:t>ла</w:t>
      </w:r>
      <w:r w:rsidRPr="0064747D">
        <w:t xml:space="preserve"> потребность</w:t>
      </w:r>
      <w:r>
        <w:t xml:space="preserve"> в</w:t>
      </w:r>
      <w:r w:rsidRPr="0064747D">
        <w:t xml:space="preserve"> </w:t>
      </w:r>
      <w:r>
        <w:t xml:space="preserve">их выдаче для последующего монтажа, то осуществляется выдача частей комплекта и их накопление уже в месте монтажа. </w:t>
      </w:r>
      <w:r w:rsidR="00804A7C">
        <w:t>При выдаче частей комплектов оборудования подрядчикам со складов Полюс Логистики оформляется форма МХ-3</w:t>
      </w:r>
      <w:r>
        <w:t>.</w:t>
      </w:r>
    </w:p>
    <w:p w14:paraId="63AB3630" w14:textId="47763526" w:rsidR="00D318C6" w:rsidRDefault="00D318C6" w:rsidP="00D318C6">
      <w:pPr>
        <w:ind w:firstLine="709"/>
      </w:pPr>
      <w:r>
        <w:t xml:space="preserve">После того, как все части </w:t>
      </w:r>
      <w:r w:rsidR="00804A7C">
        <w:t>оборудования поступят целиком</w:t>
      </w:r>
      <w:r>
        <w:t xml:space="preserve">, </w:t>
      </w:r>
      <w:r w:rsidR="00804A7C">
        <w:t>ранее оприходованные части</w:t>
      </w:r>
      <w:r>
        <w:t xml:space="preserve"> выводятся с ОХ (при этом </w:t>
      </w:r>
      <w:r w:rsidR="001B7DA3">
        <w:t>для час</w:t>
      </w:r>
      <w:r w:rsidR="00804A7C">
        <w:t>тей, ранее принятых на хранение Полюс Логистикой</w:t>
      </w:r>
      <w:r w:rsidR="00804A7C" w:rsidRPr="00804A7C">
        <w:t xml:space="preserve"> </w:t>
      </w:r>
      <w:r w:rsidR="00804A7C">
        <w:t>и не выданных в монтаж, печатается формуляр МХ-3)</w:t>
      </w:r>
      <w:r>
        <w:t xml:space="preserve"> и осуществляется приемка</w:t>
      </w:r>
      <w:r w:rsidR="00804A7C">
        <w:t xml:space="preserve"> целой</w:t>
      </w:r>
      <w:r>
        <w:t xml:space="preserve"> </w:t>
      </w:r>
      <w:r w:rsidR="00804A7C">
        <w:t xml:space="preserve">единицы оборудования </w:t>
      </w:r>
      <w:r>
        <w:t xml:space="preserve">на основании спецификации (в соответствии с </w:t>
      </w:r>
      <w:r w:rsidR="00804A7C">
        <w:t>условиями договора</w:t>
      </w:r>
      <w:r>
        <w:t xml:space="preserve">) с </w:t>
      </w:r>
      <w:r w:rsidR="00804A7C">
        <w:t xml:space="preserve">возможностью дальнейшего отражения </w:t>
      </w:r>
      <w:r>
        <w:t>выдач</w:t>
      </w:r>
      <w:r w:rsidR="00804A7C">
        <w:t>и</w:t>
      </w:r>
      <w:r>
        <w:t xml:space="preserve"> в монтаж</w:t>
      </w:r>
      <w:r w:rsidR="00804A7C">
        <w:t xml:space="preserve"> и оформлением ОС-15</w:t>
      </w:r>
      <w:r>
        <w:t xml:space="preserve">. </w:t>
      </w:r>
    </w:p>
    <w:p w14:paraId="2F401236" w14:textId="77777777" w:rsidR="00D318C6" w:rsidRDefault="00D318C6" w:rsidP="00E533B9"/>
    <w:p w14:paraId="4807602F" w14:textId="77777777" w:rsidR="00D318C6" w:rsidRPr="00D318C6" w:rsidRDefault="00D318C6" w:rsidP="00D318C6">
      <w:pPr>
        <w:ind w:firstLine="709"/>
        <w:rPr>
          <w:b/>
        </w:rPr>
      </w:pPr>
      <w:r w:rsidRPr="00D318C6">
        <w:rPr>
          <w:b/>
        </w:rPr>
        <w:t>Выдача МТР со склада с одновременным списанием в расход</w:t>
      </w:r>
    </w:p>
    <w:p w14:paraId="5E01B840" w14:textId="77777777" w:rsidR="00D318C6" w:rsidRPr="00C63248" w:rsidRDefault="00D318C6" w:rsidP="00D318C6">
      <w:pPr>
        <w:ind w:firstLine="709"/>
      </w:pPr>
      <w:r w:rsidRPr="00C63248">
        <w:t xml:space="preserve">Данный </w:t>
      </w:r>
      <w:r>
        <w:t>сценарий</w:t>
      </w:r>
      <w:r w:rsidRPr="00C63248">
        <w:t xml:space="preserve"> нацелен на выдачу МТР конечным п</w:t>
      </w:r>
      <w:r>
        <w:t>олучателям. Выдача МТР сопровож</w:t>
      </w:r>
      <w:r w:rsidRPr="00C63248">
        <w:t>дается списанием МТР на объекты учета затрат.</w:t>
      </w:r>
    </w:p>
    <w:p w14:paraId="03064C8A" w14:textId="5E4F980F" w:rsidR="00D318C6" w:rsidRDefault="00D318C6" w:rsidP="00D318C6">
      <w:pPr>
        <w:ind w:firstLine="709"/>
      </w:pPr>
      <w:r w:rsidRPr="00C63248">
        <w:t xml:space="preserve">Предпосылкой для данного </w:t>
      </w:r>
      <w:r>
        <w:t>сценария</w:t>
      </w:r>
      <w:r w:rsidRPr="00C63248">
        <w:t xml:space="preserve"> являе</w:t>
      </w:r>
      <w:r>
        <w:t>тся предварительно зарегистриро</w:t>
      </w:r>
      <w:r w:rsidRPr="00C63248">
        <w:t xml:space="preserve">ванная в системе потребность (документ Заявка на списание). Формирование данной потребности рассматривается в рамках </w:t>
      </w:r>
      <w:r w:rsidRPr="008F4861">
        <w:t xml:space="preserve">КД </w:t>
      </w:r>
      <w:r w:rsidR="00880537" w:rsidRPr="00880537">
        <w:rPr>
          <w:rFonts w:cs="Arial"/>
          <w:szCs w:val="24"/>
          <w:lang w:val="en-US"/>
        </w:rPr>
        <w:t>ERP</w:t>
      </w:r>
      <w:r w:rsidR="00880537" w:rsidRPr="00880537">
        <w:rPr>
          <w:rFonts w:cs="Arial"/>
          <w:szCs w:val="24"/>
        </w:rPr>
        <w:t>.5.1.58</w:t>
      </w:r>
      <w:r w:rsidR="00880537" w:rsidRPr="00A93775">
        <w:rPr>
          <w:rFonts w:cs="Arial"/>
          <w:sz w:val="20"/>
        </w:rPr>
        <w:t xml:space="preserve"> </w:t>
      </w:r>
      <w:r>
        <w:t>«</w:t>
      </w:r>
      <w:r w:rsidRPr="008F4861">
        <w:t>Планирование обеспечения МТР, работами и услугами</w:t>
      </w:r>
      <w:r>
        <w:t>».</w:t>
      </w:r>
      <w:r w:rsidRPr="00C63248">
        <w:t xml:space="preserve"> Документ потребности содержит в себе объекты учета затрат. Именно на эти объекты производится списание стоимости МТР в момент выдачи.</w:t>
      </w:r>
    </w:p>
    <w:p w14:paraId="4F37231F" w14:textId="1350E720" w:rsidR="00F152EF" w:rsidRDefault="00F152EF" w:rsidP="00D318C6">
      <w:pPr>
        <w:ind w:firstLine="709"/>
      </w:pPr>
      <w:r>
        <w:t>При создании заказа на списание для спецодежды, СИЗ, инвентаря и хоз. принадлежностей для каждой позиции заказа указывается табельный номер сотрудника.</w:t>
      </w:r>
    </w:p>
    <w:p w14:paraId="49F60DC0" w14:textId="49D62662" w:rsidR="009A37D3" w:rsidRDefault="009A37D3" w:rsidP="009A37D3">
      <w:pPr>
        <w:ind w:firstLine="709"/>
        <w:rPr>
          <w:rFonts w:cs="Arial"/>
        </w:rPr>
      </w:pPr>
      <w:r w:rsidRPr="0021582C">
        <w:rPr>
          <w:rFonts w:cs="Arial"/>
        </w:rPr>
        <w:t xml:space="preserve">При </w:t>
      </w:r>
      <w:r>
        <w:rPr>
          <w:rFonts w:cs="Arial"/>
        </w:rPr>
        <w:t>списании оборудования</w:t>
      </w:r>
      <w:r w:rsidRPr="0021582C">
        <w:rPr>
          <w:rFonts w:cs="Arial"/>
        </w:rPr>
        <w:t xml:space="preserve"> по заявкам на списание</w:t>
      </w:r>
      <w:r>
        <w:rPr>
          <w:rFonts w:cs="Arial"/>
        </w:rPr>
        <w:t>,</w:t>
      </w:r>
      <w:r w:rsidR="00E44901" w:rsidRPr="00E44901">
        <w:rPr>
          <w:rFonts w:cs="Arial"/>
        </w:rPr>
        <w:t xml:space="preserve"> </w:t>
      </w:r>
      <w:r w:rsidR="00E44901">
        <w:rPr>
          <w:rFonts w:cs="Arial"/>
        </w:rPr>
        <w:t>должн</w:t>
      </w:r>
      <w:r w:rsidR="00B933B7">
        <w:rPr>
          <w:rFonts w:cs="Arial"/>
        </w:rPr>
        <w:t>а</w:t>
      </w:r>
      <w:r w:rsidR="00E44901">
        <w:rPr>
          <w:rFonts w:cs="Arial"/>
        </w:rPr>
        <w:t xml:space="preserve"> выполняться проверка, что если класс оценки</w:t>
      </w:r>
      <w:r w:rsidR="00B933B7">
        <w:rPr>
          <w:rFonts w:cs="Arial"/>
        </w:rPr>
        <w:t xml:space="preserve"> в партии МТР</w:t>
      </w:r>
      <w:r w:rsidR="00E44901">
        <w:rPr>
          <w:rFonts w:cs="Arial"/>
        </w:rPr>
        <w:t xml:space="preserve"> соответствует Оборудованию, то списание должно проводиться на СПП-элемент. Если это не так, то</w:t>
      </w:r>
      <w:r>
        <w:rPr>
          <w:rFonts w:cs="Arial"/>
        </w:rPr>
        <w:t xml:space="preserve"> выдае</w:t>
      </w:r>
      <w:r w:rsidRPr="0021582C">
        <w:rPr>
          <w:rFonts w:cs="Arial"/>
        </w:rPr>
        <w:t xml:space="preserve">тся сообщение об ошибке (разработка </w:t>
      </w:r>
      <w:r>
        <w:rPr>
          <w:rFonts w:cs="Arial"/>
        </w:rPr>
        <w:t xml:space="preserve">№ </w:t>
      </w:r>
      <w:r>
        <w:rPr>
          <w:rFonts w:cs="Arial"/>
          <w:lang w:val="en-US"/>
        </w:rPr>
        <w:t>MM</w:t>
      </w:r>
      <w:r>
        <w:rPr>
          <w:rFonts w:cs="Arial"/>
        </w:rPr>
        <w:t>33</w:t>
      </w:r>
      <w:r w:rsidRPr="0021582C">
        <w:rPr>
          <w:rFonts w:cs="Arial"/>
        </w:rPr>
        <w:t>), заявление таких потребностей должно выполняться в управлении проектами.</w:t>
      </w:r>
      <w:r>
        <w:rPr>
          <w:rFonts w:cs="Arial"/>
        </w:rPr>
        <w:t xml:space="preserve"> Соответствующий процесс в управлении проектами описан в КД «Планирование и реализация проектов Капитального строительства и инвестиций».</w:t>
      </w:r>
    </w:p>
    <w:p w14:paraId="0B402CAA" w14:textId="50E05B15" w:rsidR="001D4D53" w:rsidRPr="004C3990" w:rsidRDefault="001D4D53" w:rsidP="00D318C6">
      <w:pPr>
        <w:ind w:firstLine="709"/>
      </w:pPr>
    </w:p>
    <w:p w14:paraId="23B30315" w14:textId="77777777" w:rsidR="00D318C6" w:rsidRPr="00D318C6" w:rsidRDefault="00D318C6" w:rsidP="00D318C6">
      <w:pPr>
        <w:ind w:firstLine="709"/>
        <w:rPr>
          <w:b/>
        </w:rPr>
      </w:pPr>
      <w:r w:rsidRPr="00D318C6">
        <w:rPr>
          <w:b/>
        </w:rPr>
        <w:t>Выдача спецодежды, СИЗ, инвентаря и хоз. принадлежностей с последующим учетом в эксплуатации</w:t>
      </w:r>
    </w:p>
    <w:p w14:paraId="2589F1E8" w14:textId="2558E9C3" w:rsidR="00D318C6" w:rsidRDefault="00D318C6" w:rsidP="00D318C6">
      <w:pPr>
        <w:ind w:firstLine="709"/>
      </w:pPr>
      <w:r>
        <w:t xml:space="preserve">Специфика данного сценария заключается в </w:t>
      </w:r>
      <w:r w:rsidRPr="00C63248">
        <w:t>необходимости</w:t>
      </w:r>
      <w:r>
        <w:t xml:space="preserve"> после выдачи сотрудник</w:t>
      </w:r>
      <w:r w:rsidR="00122B15">
        <w:t xml:space="preserve">ам </w:t>
      </w:r>
      <w:r>
        <w:t>СИЗ, инвентар</w:t>
      </w:r>
      <w:r w:rsidR="00122B15">
        <w:t>я</w:t>
      </w:r>
      <w:r>
        <w:t xml:space="preserve"> и хоз</w:t>
      </w:r>
      <w:r w:rsidR="00384410">
        <w:t>яйственны</w:t>
      </w:r>
      <w:r w:rsidR="00122B15">
        <w:t>х</w:t>
      </w:r>
      <w:r w:rsidR="00384410">
        <w:t xml:space="preserve"> </w:t>
      </w:r>
      <w:r w:rsidR="00122B15">
        <w:t>принадлежностей</w:t>
      </w:r>
      <w:r w:rsidRPr="00C63248">
        <w:t xml:space="preserve"> </w:t>
      </w:r>
      <w:r w:rsidR="00122B15">
        <w:t>обеспечить их учет в эксплуатации</w:t>
      </w:r>
      <w:r w:rsidRPr="00C63248">
        <w:t>. После</w:t>
      </w:r>
      <w:r>
        <w:t xml:space="preserve"> регистрации в системе </w:t>
      </w:r>
      <w:r>
        <w:rPr>
          <w:lang w:val="en-US"/>
        </w:rPr>
        <w:t>SAP</w:t>
      </w:r>
      <w:r>
        <w:t xml:space="preserve"> операции</w:t>
      </w:r>
      <w:r w:rsidRPr="00C63248">
        <w:t xml:space="preserve"> выдачи, спецодежда</w:t>
      </w:r>
      <w:r>
        <w:t xml:space="preserve"> (одежда, обувь, про</w:t>
      </w:r>
      <w:r>
        <w:lastRenderedPageBreak/>
        <w:t>чая спецодежда), СИЗ (средства индивидуальной защиты, средства защиты информационные, средства медиц</w:t>
      </w:r>
      <w:r w:rsidR="00384410">
        <w:t>инской помощи), инвентарь и хоз</w:t>
      </w:r>
      <w:r w:rsidR="00746C5C">
        <w:t xml:space="preserve">яйственные </w:t>
      </w:r>
      <w:r>
        <w:t>принадлежности буду</w:t>
      </w:r>
      <w:r w:rsidRPr="00C63248">
        <w:t>т учитываться</w:t>
      </w:r>
      <w:r>
        <w:t xml:space="preserve"> на забалансовых счетах</w:t>
      </w:r>
      <w:r w:rsidRPr="00C63248">
        <w:t xml:space="preserve"> </w:t>
      </w:r>
      <w:r w:rsidRPr="004A5F27">
        <w:t>в</w:t>
      </w:r>
      <w:r>
        <w:t xml:space="preserve"> разрезе табельных номеров сотрудников</w:t>
      </w:r>
      <w:r w:rsidRPr="00C63248">
        <w:t>.</w:t>
      </w:r>
    </w:p>
    <w:p w14:paraId="24AD510C" w14:textId="77777777" w:rsidR="0023648C" w:rsidRDefault="0023648C" w:rsidP="0023648C">
      <w:pPr>
        <w:ind w:firstLine="709"/>
      </w:pPr>
      <w:r>
        <w:t>В рамках этого же рабочего места будет вестись передача, возврат и списание спецодежды, СИЗ, инвентаря и хозяйственных принадлежностей.</w:t>
      </w:r>
    </w:p>
    <w:p w14:paraId="38122161" w14:textId="100C0AC3" w:rsidR="00D318C6" w:rsidRDefault="00D318C6" w:rsidP="00D318C6">
      <w:pPr>
        <w:ind w:firstLine="709"/>
      </w:pPr>
      <w:r w:rsidRPr="00C63248">
        <w:t>Для выдачи спец</w:t>
      </w:r>
      <w:r>
        <w:t>о</w:t>
      </w:r>
      <w:r w:rsidRPr="00C63248">
        <w:t>дежды</w:t>
      </w:r>
      <w:r>
        <w:t xml:space="preserve">, СИЗ, инвентаря и </w:t>
      </w:r>
      <w:r w:rsidR="00746C5C">
        <w:t xml:space="preserve">хозяйственных </w:t>
      </w:r>
      <w:r>
        <w:t>принадлежностей в системе</w:t>
      </w:r>
      <w:r w:rsidRPr="00C63248">
        <w:t xml:space="preserve"> предварительно должна быть зарегистрирована потребность, а также </w:t>
      </w:r>
      <w:r>
        <w:t xml:space="preserve">МТР под </w:t>
      </w:r>
      <w:r w:rsidRPr="00C63248">
        <w:t>данн</w:t>
      </w:r>
      <w:r>
        <w:t>ую</w:t>
      </w:r>
      <w:r w:rsidRPr="00C63248">
        <w:t xml:space="preserve"> потребность должны быть запланирован</w:t>
      </w:r>
      <w:r>
        <w:t>ы</w:t>
      </w:r>
      <w:r w:rsidRPr="00C63248">
        <w:t xml:space="preserve"> к выдаче. Регистрация потребности рассм</w:t>
      </w:r>
      <w:r>
        <w:t>ат</w:t>
      </w:r>
      <w:r w:rsidRPr="00C63248">
        <w:t xml:space="preserve">ривается в </w:t>
      </w:r>
      <w:r w:rsidRPr="008F4861">
        <w:t>КД</w:t>
      </w:r>
      <w:r w:rsidRPr="00145A09">
        <w:rPr>
          <w:sz w:val="20"/>
        </w:rPr>
        <w:t xml:space="preserve"> </w:t>
      </w:r>
      <w:r w:rsidR="00880537" w:rsidRPr="00880537">
        <w:rPr>
          <w:rFonts w:cs="Arial"/>
          <w:szCs w:val="24"/>
          <w:lang w:val="en-US"/>
        </w:rPr>
        <w:t>ERP</w:t>
      </w:r>
      <w:r w:rsidR="00880537" w:rsidRPr="00880537">
        <w:rPr>
          <w:rFonts w:cs="Arial"/>
          <w:szCs w:val="24"/>
        </w:rPr>
        <w:t>.5.1.58</w:t>
      </w:r>
      <w:r w:rsidR="00880537" w:rsidRPr="00A93775">
        <w:rPr>
          <w:rFonts w:cs="Arial"/>
          <w:sz w:val="20"/>
        </w:rPr>
        <w:t xml:space="preserve"> </w:t>
      </w:r>
      <w:r>
        <w:rPr>
          <w:sz w:val="20"/>
        </w:rPr>
        <w:t>«</w:t>
      </w:r>
      <w:r w:rsidRPr="008F4861">
        <w:t>Планирование обеспечения МТР, работами и услугами</w:t>
      </w:r>
      <w:r>
        <w:t xml:space="preserve">». </w:t>
      </w:r>
      <w:r w:rsidRPr="00C63248">
        <w:t>Планирование выдачи спецодежды</w:t>
      </w:r>
      <w:r>
        <w:t xml:space="preserve">, СИЗ, инвентаря и </w:t>
      </w:r>
      <w:r w:rsidR="00746C5C">
        <w:t xml:space="preserve">хозяйственных </w:t>
      </w:r>
      <w:r>
        <w:t>принадлежностей</w:t>
      </w:r>
      <w:r w:rsidRPr="00C63248">
        <w:t xml:space="preserve"> по потребности выполняется аналогично</w:t>
      </w:r>
      <w:r>
        <w:t xml:space="preserve"> тому</w:t>
      </w:r>
      <w:r w:rsidRPr="00C63248">
        <w:t>, как описано выше в разделе «Планирование выдачи МТР со склада».</w:t>
      </w:r>
    </w:p>
    <w:p w14:paraId="544BA9FA" w14:textId="03B89538" w:rsidR="00D318C6" w:rsidRPr="00D318C6" w:rsidRDefault="00D318C6" w:rsidP="00823682">
      <w:pPr>
        <w:pStyle w:val="afc"/>
        <w:numPr>
          <w:ilvl w:val="0"/>
          <w:numId w:val="103"/>
        </w:numPr>
        <w:ind w:left="1418"/>
        <w:rPr>
          <w:rFonts w:cs="Arial"/>
        </w:rPr>
      </w:pPr>
      <w:r w:rsidRPr="00D318C6">
        <w:rPr>
          <w:rFonts w:cs="Arial"/>
        </w:rPr>
        <w:t>Выдача спецодежды осуществляется на основании зарегистрированной в системе потребности, к сформированному документу необходимо распечатать из системы формуляр МБ-7;</w:t>
      </w:r>
    </w:p>
    <w:p w14:paraId="75C4B80E" w14:textId="77777777" w:rsidR="00D318C6" w:rsidRPr="00D318C6" w:rsidRDefault="00D318C6" w:rsidP="00823682">
      <w:pPr>
        <w:pStyle w:val="afc"/>
        <w:numPr>
          <w:ilvl w:val="0"/>
          <w:numId w:val="103"/>
        </w:numPr>
        <w:ind w:left="1418"/>
        <w:rPr>
          <w:rFonts w:cs="Arial"/>
        </w:rPr>
      </w:pPr>
      <w:r w:rsidRPr="00D318C6">
        <w:rPr>
          <w:rFonts w:cs="Arial"/>
        </w:rPr>
        <w:t>Выдача СИЗ осуществляется на основании зарегистрированной в системе потребности, к сформированному документу необходимо распечатать из системы формуляр «Акт на списание расходных СИЗ»;</w:t>
      </w:r>
    </w:p>
    <w:p w14:paraId="16D5E1EE" w14:textId="2C67F590" w:rsidR="00D318C6" w:rsidRPr="00D318C6" w:rsidRDefault="00D318C6" w:rsidP="00823682">
      <w:pPr>
        <w:pStyle w:val="afc"/>
        <w:numPr>
          <w:ilvl w:val="0"/>
          <w:numId w:val="103"/>
        </w:numPr>
        <w:ind w:left="1418"/>
        <w:rPr>
          <w:rFonts w:cs="Arial"/>
        </w:rPr>
      </w:pPr>
      <w:r w:rsidRPr="00D318C6">
        <w:rPr>
          <w:rFonts w:cs="Arial"/>
        </w:rPr>
        <w:t xml:space="preserve">Выдача инвентаря и </w:t>
      </w:r>
      <w:r w:rsidR="00746C5C">
        <w:t xml:space="preserve">хозяйственных </w:t>
      </w:r>
      <w:r w:rsidRPr="00D318C6">
        <w:rPr>
          <w:rFonts w:cs="Arial"/>
        </w:rPr>
        <w:t>принадлежностей осуществляется на основании зарегистрированной в системе потребности, к сформированному документу необходимо распечатать из системы формуляр М-11.</w:t>
      </w:r>
    </w:p>
    <w:p w14:paraId="6755883C" w14:textId="45F285F8" w:rsidR="00196863" w:rsidRPr="00D64E01" w:rsidRDefault="00196863" w:rsidP="00D318C6">
      <w:pPr>
        <w:ind w:firstLine="709"/>
        <w:rPr>
          <w:rFonts w:cs="Arial"/>
        </w:rPr>
      </w:pPr>
      <w:r>
        <w:t>Лимиты по выдаче спецодежды и СИЗ предпола</w:t>
      </w:r>
      <w:r w:rsidR="00AA2EC3">
        <w:t>гается загружать из системы КСУ НСИ</w:t>
      </w:r>
      <w:r>
        <w:t>.</w:t>
      </w:r>
      <w:r w:rsidR="00152053">
        <w:t xml:space="preserve"> </w:t>
      </w:r>
      <w:r w:rsidR="00AA2EC3">
        <w:rPr>
          <w:rFonts w:cs="Arial"/>
        </w:rPr>
        <w:t xml:space="preserve">Процесс описывается в КД </w:t>
      </w:r>
      <w:r w:rsidR="00AA2EC3" w:rsidRPr="00AA2EC3">
        <w:rPr>
          <w:rFonts w:cs="Arial"/>
        </w:rPr>
        <w:t>ERP.5.1.4 «Концеп</w:t>
      </w:r>
      <w:r w:rsidR="00AA2EC3">
        <w:rPr>
          <w:rFonts w:cs="Arial"/>
        </w:rPr>
        <w:t>ция по нормативно-справочной ин</w:t>
      </w:r>
      <w:r w:rsidR="00AA2EC3" w:rsidRPr="00AA2EC3">
        <w:rPr>
          <w:rFonts w:cs="Arial"/>
        </w:rPr>
        <w:t>формации»</w:t>
      </w:r>
      <w:r w:rsidR="003229D3">
        <w:rPr>
          <w:rFonts w:cs="Arial"/>
        </w:rPr>
        <w:t>.</w:t>
      </w:r>
    </w:p>
    <w:p w14:paraId="70C45D33" w14:textId="38385CDF" w:rsidR="00197470" w:rsidRDefault="00197470" w:rsidP="009A37D3"/>
    <w:p w14:paraId="5E7E8C06" w14:textId="3C950926" w:rsidR="00A17D31" w:rsidRPr="006D4A92" w:rsidRDefault="00A17D31" w:rsidP="00A17D31">
      <w:pPr>
        <w:ind w:firstLine="709"/>
        <w:rPr>
          <w:rFonts w:eastAsia="Calibri"/>
          <w:b/>
        </w:rPr>
      </w:pPr>
      <w:r w:rsidRPr="006D4A92">
        <w:rPr>
          <w:rFonts w:eastAsia="Calibri"/>
          <w:b/>
        </w:rPr>
        <w:t xml:space="preserve">Выдача ГСМ с АЗС/КАЗС и </w:t>
      </w:r>
      <w:r w:rsidR="00F20666">
        <w:rPr>
          <w:rFonts w:eastAsia="Calibri"/>
          <w:b/>
        </w:rPr>
        <w:t>топливозаправщика</w:t>
      </w:r>
      <w:r w:rsidRPr="006D4A92">
        <w:rPr>
          <w:rFonts w:eastAsia="Calibri"/>
          <w:b/>
        </w:rPr>
        <w:t xml:space="preserve"> для заправки карьерной техники, собственного грузового, пассажирского, технологического транспорта и транспорта сторонних организаций</w:t>
      </w:r>
    </w:p>
    <w:p w14:paraId="37CEA59C" w14:textId="76C540F6" w:rsidR="00A17D31" w:rsidRDefault="00A17D31" w:rsidP="00A17D31">
      <w:pPr>
        <w:ind w:firstLine="709"/>
        <w:rPr>
          <w:rFonts w:eastAsia="Calibri"/>
        </w:rPr>
      </w:pPr>
      <w:r>
        <w:rPr>
          <w:rFonts w:eastAsia="Calibri"/>
        </w:rPr>
        <w:t xml:space="preserve">При выдаче ГСМ с АЗС (КАЗС) либо </w:t>
      </w:r>
      <w:r w:rsidR="00F20666">
        <w:rPr>
          <w:rFonts w:eastAsia="Calibri"/>
        </w:rPr>
        <w:t>топливозаправщика</w:t>
      </w:r>
      <w:r>
        <w:rPr>
          <w:rFonts w:eastAsia="Calibri"/>
        </w:rPr>
        <w:t xml:space="preserve"> </w:t>
      </w:r>
      <w:r w:rsidRPr="00594943">
        <w:rPr>
          <w:rFonts w:eastAsia="Calibri"/>
        </w:rPr>
        <w:t>для заправки карьерной техники, собственного грузового, пассажирского, технологического транспорта и транспорта сторонних организаций</w:t>
      </w:r>
      <w:r>
        <w:rPr>
          <w:rFonts w:eastAsia="Calibri"/>
        </w:rPr>
        <w:t xml:space="preserve"> топливо переносится со склада, соответствующего АЗС/КАЗС или </w:t>
      </w:r>
      <w:r w:rsidR="00F20666">
        <w:rPr>
          <w:rFonts w:eastAsia="Calibri"/>
        </w:rPr>
        <w:t>топливозаправщику</w:t>
      </w:r>
      <w:r>
        <w:rPr>
          <w:rFonts w:eastAsia="Calibri"/>
        </w:rPr>
        <w:t xml:space="preserve"> на виртуальные склады «</w:t>
      </w:r>
      <w:r w:rsidRPr="00594943">
        <w:rPr>
          <w:rFonts w:eastAsia="Calibri"/>
        </w:rPr>
        <w:t>Топливо в баках собственных ТС» и</w:t>
      </w:r>
      <w:r w:rsidR="008F52DC">
        <w:rPr>
          <w:rFonts w:eastAsia="Calibri"/>
        </w:rPr>
        <w:t>ли</w:t>
      </w:r>
      <w:r w:rsidRPr="00594943">
        <w:rPr>
          <w:rFonts w:eastAsia="Calibri"/>
        </w:rPr>
        <w:t xml:space="preserve"> «Топливо в баках внешних ТС»</w:t>
      </w:r>
      <w:r>
        <w:rPr>
          <w:rFonts w:eastAsia="Calibri"/>
        </w:rPr>
        <w:t>. Данное перемещение при технической возможности выполняется автоматически при помощи системы Контур ГСМ (данная интеграция описана в СоИ «Контур ГСМ»). В случае отсутствия такой возможности движение выполняется в системе вручную</w:t>
      </w:r>
      <w:r w:rsidR="008F52DC">
        <w:rPr>
          <w:rFonts w:eastAsia="Calibri"/>
        </w:rPr>
        <w:t xml:space="preserve"> на основе заправочной ведомости либо </w:t>
      </w:r>
      <w:commentRangeStart w:id="493"/>
      <w:commentRangeStart w:id="494"/>
      <w:del w:id="495" w:author="Tukhbatov Ruslan" w:date="2020-04-22T09:14:00Z">
        <w:r w:rsidR="008F52DC" w:rsidDel="00311B81">
          <w:rPr>
            <w:rFonts w:eastAsia="Calibri"/>
          </w:rPr>
          <w:delText>диспетчером</w:delText>
        </w:r>
        <w:commentRangeEnd w:id="493"/>
        <w:r w:rsidR="001B7C1F" w:rsidDel="00311B81">
          <w:rPr>
            <w:rStyle w:val="aff7"/>
          </w:rPr>
          <w:commentReference w:id="493"/>
        </w:r>
      </w:del>
      <w:commentRangeEnd w:id="494"/>
      <w:r w:rsidR="00311B81">
        <w:rPr>
          <w:rStyle w:val="aff7"/>
        </w:rPr>
        <w:commentReference w:id="494"/>
      </w:r>
      <w:del w:id="496" w:author="Tukhbatov Ruslan" w:date="2020-04-22T09:14:00Z">
        <w:r w:rsidR="008F52DC" w:rsidDel="00311B81">
          <w:rPr>
            <w:rFonts w:eastAsia="Calibri"/>
          </w:rPr>
          <w:delText xml:space="preserve"> </w:delText>
        </w:r>
      </w:del>
      <w:ins w:id="497" w:author="Tukhbatov Ruslan" w:date="2020-04-22T09:14:00Z">
        <w:r w:rsidR="00311B81">
          <w:rPr>
            <w:rFonts w:eastAsia="Calibri"/>
          </w:rPr>
          <w:t xml:space="preserve">оператором </w:t>
        </w:r>
      </w:ins>
      <w:r w:rsidR="008F52DC">
        <w:rPr>
          <w:rFonts w:eastAsia="Calibri"/>
        </w:rPr>
        <w:t>АЗС, либо диспетчером парка топливозаправочной техники соответственно</w:t>
      </w:r>
      <w:r>
        <w:rPr>
          <w:rFonts w:eastAsia="Calibri"/>
        </w:rPr>
        <w:t>.</w:t>
      </w:r>
    </w:p>
    <w:p w14:paraId="2E344EA2" w14:textId="5F166C52" w:rsidR="009A37D3" w:rsidRDefault="009A37D3" w:rsidP="009A37D3">
      <w:pPr>
        <w:ind w:firstLine="709"/>
        <w:rPr>
          <w:rFonts w:eastAsia="Calibri"/>
        </w:rPr>
      </w:pPr>
      <w:r>
        <w:rPr>
          <w:rFonts w:eastAsia="Calibri"/>
        </w:rPr>
        <w:t xml:space="preserve">В случае, когда топливо на балансе КБЕ залито в ТС Полюс Логистики или внешнего подрядчика, Кладовщик должен </w:t>
      </w:r>
      <w:r w:rsidR="00086022">
        <w:rPr>
          <w:rFonts w:eastAsia="Calibri"/>
        </w:rPr>
        <w:t>вернуть</w:t>
      </w:r>
      <w:r>
        <w:rPr>
          <w:rFonts w:eastAsia="Calibri"/>
        </w:rPr>
        <w:t xml:space="preserve"> заправленное количество на склад ГСМ КБЕ, а затем переместить это количество со склада Полюс Логистики</w:t>
      </w:r>
      <w:r w:rsidR="009415BE">
        <w:rPr>
          <w:rFonts w:eastAsia="Calibri"/>
        </w:rPr>
        <w:t xml:space="preserve"> на склад «Топливо в баках»</w:t>
      </w:r>
      <w:r>
        <w:rPr>
          <w:rFonts w:eastAsia="Calibri"/>
        </w:rPr>
        <w:t>.</w:t>
      </w:r>
      <w:r w:rsidR="009415BE">
        <w:rPr>
          <w:rFonts w:eastAsia="Calibri"/>
        </w:rPr>
        <w:t xml:space="preserve"> </w:t>
      </w:r>
      <w:r>
        <w:rPr>
          <w:rFonts w:eastAsia="Calibri"/>
        </w:rPr>
        <w:t>В случае, когда топливо на балансе Полюс Логистики залито в ТС КБЕ или внешнего подрядчика, Кладовщик</w:t>
      </w:r>
      <w:r w:rsidR="009415BE">
        <w:rPr>
          <w:rFonts w:eastAsia="Calibri"/>
        </w:rPr>
        <w:t xml:space="preserve"> должен переместить заправленное количество на склад ГСМ Полюс Логистики, а затем переместить это количество со склада КБЕ на склад «Топливо в баках».</w:t>
      </w:r>
      <w:r w:rsidR="00F35D8A">
        <w:rPr>
          <w:rFonts w:eastAsia="Calibri"/>
        </w:rPr>
        <w:t xml:space="preserve"> При движениях ГСМ предполагается применять коэффициент для пересчета ЕИ КГ в Л, хранимый в признаке партии «Коэффициент пересчета КГ/Л».</w:t>
      </w:r>
    </w:p>
    <w:p w14:paraId="0DB42CF0" w14:textId="113BF8BE" w:rsidR="00A17D31" w:rsidRDefault="00A17D31" w:rsidP="00A17D31">
      <w:pPr>
        <w:ind w:firstLine="709"/>
        <w:rPr>
          <w:rFonts w:eastAsia="Calibri"/>
        </w:rPr>
      </w:pPr>
      <w:r w:rsidRPr="00CB6BF9">
        <w:rPr>
          <w:rFonts w:eastAsia="Calibri"/>
        </w:rPr>
        <w:t>Учет конкретных</w:t>
      </w:r>
      <w:r w:rsidRPr="00594943">
        <w:rPr>
          <w:rFonts w:eastAsia="Calibri"/>
        </w:rPr>
        <w:t xml:space="preserve"> ТС </w:t>
      </w:r>
      <w:r>
        <w:rPr>
          <w:rFonts w:eastAsia="Calibri"/>
        </w:rPr>
        <w:t xml:space="preserve">(по госномеру) </w:t>
      </w:r>
      <w:r w:rsidRPr="00594943">
        <w:rPr>
          <w:rFonts w:eastAsia="Calibri"/>
        </w:rPr>
        <w:t xml:space="preserve">на складе </w:t>
      </w:r>
      <w:r>
        <w:rPr>
          <w:rFonts w:eastAsia="Calibri"/>
        </w:rPr>
        <w:t>«</w:t>
      </w:r>
      <w:r w:rsidRPr="000D3FBC">
        <w:rPr>
          <w:rFonts w:eastAsia="Calibri"/>
        </w:rPr>
        <w:t>Топливо в баках собственных ТС»</w:t>
      </w:r>
      <w:r w:rsidRPr="00594943">
        <w:rPr>
          <w:rFonts w:eastAsia="Calibri"/>
        </w:rPr>
        <w:t xml:space="preserve"> </w:t>
      </w:r>
      <w:r>
        <w:rPr>
          <w:rFonts w:eastAsia="Calibri"/>
        </w:rPr>
        <w:t xml:space="preserve">предполагается вести в </w:t>
      </w:r>
      <w:r w:rsidR="008F52DC">
        <w:rPr>
          <w:rFonts w:eastAsia="Calibri"/>
        </w:rPr>
        <w:t>партиях, соответствующих конкретным ТС. Одна партия = одно ТС,</w:t>
      </w:r>
      <w:ins w:id="498" w:author="Tukhbatov Ruslan" w:date="2020-04-20T09:29:00Z">
        <w:r w:rsidR="00EC2968">
          <w:rPr>
            <w:rFonts w:eastAsia="Calibri"/>
          </w:rPr>
          <w:t xml:space="preserve"> где код партии равен номер ТС, и</w:t>
        </w:r>
      </w:ins>
      <w:r w:rsidR="008F52DC">
        <w:rPr>
          <w:rFonts w:eastAsia="Calibri"/>
        </w:rPr>
        <w:t xml:space="preserve"> номер которого указан в </w:t>
      </w:r>
      <w:r>
        <w:rPr>
          <w:rFonts w:eastAsia="Calibri"/>
        </w:rPr>
        <w:t xml:space="preserve">признаке партии </w:t>
      </w:r>
      <w:r w:rsidR="000F7FCE">
        <w:rPr>
          <w:rFonts w:eastAsia="Calibri"/>
        </w:rPr>
        <w:t xml:space="preserve">«Гос. Номер ТС» </w:t>
      </w:r>
      <w:r>
        <w:rPr>
          <w:rFonts w:eastAsia="Calibri"/>
        </w:rPr>
        <w:t xml:space="preserve">на </w:t>
      </w:r>
      <w:r w:rsidR="00086022">
        <w:rPr>
          <w:rFonts w:eastAsia="Calibri"/>
        </w:rPr>
        <w:t>данном</w:t>
      </w:r>
      <w:r>
        <w:rPr>
          <w:rFonts w:eastAsia="Calibri"/>
        </w:rPr>
        <w:t xml:space="preserve"> складе</w:t>
      </w:r>
      <w:r w:rsidRPr="00594943">
        <w:rPr>
          <w:rFonts w:eastAsia="Calibri"/>
        </w:rPr>
        <w:t>.</w:t>
      </w:r>
      <w:r>
        <w:rPr>
          <w:rFonts w:eastAsia="Calibri"/>
        </w:rPr>
        <w:t xml:space="preserve"> Учет в разрезе ТС</w:t>
      </w:r>
      <w:r w:rsidRPr="000D3FBC">
        <w:rPr>
          <w:rFonts w:eastAsia="Calibri"/>
        </w:rPr>
        <w:t xml:space="preserve"> на складе </w:t>
      </w:r>
      <w:r>
        <w:rPr>
          <w:rFonts w:eastAsia="Calibri"/>
        </w:rPr>
        <w:t>«</w:t>
      </w:r>
      <w:r w:rsidRPr="000D3FBC">
        <w:rPr>
          <w:rFonts w:eastAsia="Calibri"/>
        </w:rPr>
        <w:t xml:space="preserve">Топливо в баках </w:t>
      </w:r>
      <w:r>
        <w:rPr>
          <w:rFonts w:eastAsia="Calibri"/>
        </w:rPr>
        <w:t>внешних</w:t>
      </w:r>
      <w:r w:rsidRPr="000D3FBC">
        <w:rPr>
          <w:rFonts w:eastAsia="Calibri"/>
        </w:rPr>
        <w:t xml:space="preserve"> ТС»</w:t>
      </w:r>
      <w:r>
        <w:rPr>
          <w:rFonts w:eastAsia="Calibri"/>
        </w:rPr>
        <w:t xml:space="preserve"> в SAP </w:t>
      </w:r>
      <w:r>
        <w:rPr>
          <w:rFonts w:eastAsia="Calibri"/>
        </w:rPr>
        <w:lastRenderedPageBreak/>
        <w:t>S/4HANA вести</w:t>
      </w:r>
      <w:r w:rsidRPr="000D3FBC">
        <w:rPr>
          <w:rFonts w:eastAsia="Calibri"/>
        </w:rPr>
        <w:t xml:space="preserve"> </w:t>
      </w:r>
      <w:r w:rsidR="00144E7F">
        <w:rPr>
          <w:rFonts w:eastAsia="Calibri"/>
        </w:rPr>
        <w:t xml:space="preserve">не </w:t>
      </w:r>
      <w:r>
        <w:rPr>
          <w:rFonts w:eastAsia="Calibri"/>
        </w:rPr>
        <w:t>предполагается</w:t>
      </w:r>
      <w:r w:rsidR="00144E7F">
        <w:rPr>
          <w:rFonts w:eastAsia="Calibri"/>
        </w:rPr>
        <w:t>. И</w:t>
      </w:r>
      <w:r>
        <w:rPr>
          <w:rFonts w:eastAsia="Calibri"/>
        </w:rPr>
        <w:t xml:space="preserve">нформация по внешним ТС-получателям ГСМ будет вестись по ведомостям АЗС/КАЗС или </w:t>
      </w:r>
      <w:r w:rsidR="00F20666">
        <w:rPr>
          <w:rFonts w:eastAsia="Calibri"/>
        </w:rPr>
        <w:t>топливозаправщика</w:t>
      </w:r>
      <w:r>
        <w:rPr>
          <w:rFonts w:eastAsia="Calibri"/>
        </w:rPr>
        <w:t xml:space="preserve"> вне системы</w:t>
      </w:r>
      <w:r w:rsidRPr="000D3FBC">
        <w:rPr>
          <w:rFonts w:eastAsia="Calibri"/>
        </w:rPr>
        <w:t>.</w:t>
      </w:r>
    </w:p>
    <w:p w14:paraId="542CAFCE" w14:textId="02B128DF" w:rsidR="00A17D31" w:rsidRDefault="00A17D31" w:rsidP="00A17D31">
      <w:pPr>
        <w:ind w:firstLine="709"/>
        <w:rPr>
          <w:rFonts w:eastAsia="Calibri"/>
        </w:rPr>
      </w:pPr>
      <w:r>
        <w:rPr>
          <w:rFonts w:eastAsia="Calibri"/>
        </w:rPr>
        <w:t>Списание топлива со склада «Топливо в баках собственных ТС» будет производиться по путевым листам. Подробно процесс описан в КД «Транспортная логистика». Списание топлива со склада «Топливо в баках внешних ТС» будет вестись в системе через реализацию топлива сторонним организациям. Подробно процесс опис</w:t>
      </w:r>
      <w:r w:rsidR="00BE2903">
        <w:rPr>
          <w:rFonts w:eastAsia="Calibri"/>
        </w:rPr>
        <w:t>ан в КД «Реализация МТР/услуг».</w:t>
      </w:r>
    </w:p>
    <w:p w14:paraId="1428F7A5" w14:textId="1BC4827C" w:rsidR="00BE2903" w:rsidRPr="00594943" w:rsidRDefault="00BE2903" w:rsidP="00A17D31">
      <w:pPr>
        <w:ind w:firstLine="709"/>
        <w:rPr>
          <w:rFonts w:eastAsia="Calibri"/>
        </w:rPr>
      </w:pPr>
      <w:r>
        <w:rPr>
          <w:rFonts w:eastAsia="Calibri"/>
        </w:rPr>
        <w:t xml:space="preserve">В случае </w:t>
      </w:r>
      <w:r w:rsidR="00DD5A55">
        <w:rPr>
          <w:rFonts w:eastAsia="Calibri"/>
        </w:rPr>
        <w:t xml:space="preserve">выдачи с топливозаправщика под потребность ТОРО, диспетчер парка топливозаправочной техники </w:t>
      </w:r>
      <w:r w:rsidR="003E3397">
        <w:rPr>
          <w:rFonts w:eastAsia="Calibri"/>
        </w:rPr>
        <w:t>перемещает требуемое количество со склада, соответствующего топливозаправщику, на склад ТОРО.</w:t>
      </w:r>
    </w:p>
    <w:p w14:paraId="09E67FF4" w14:textId="77777777" w:rsidR="006D4A92" w:rsidRDefault="006D4A92" w:rsidP="00D318C6">
      <w:pPr>
        <w:ind w:firstLine="708"/>
      </w:pPr>
    </w:p>
    <w:p w14:paraId="5DFCF7E2" w14:textId="00BE56D0" w:rsidR="00D318C6" w:rsidRPr="00D318C6" w:rsidRDefault="00D318C6" w:rsidP="00D318C6">
      <w:pPr>
        <w:ind w:firstLine="708"/>
        <w:rPr>
          <w:b/>
        </w:rPr>
      </w:pPr>
      <w:r w:rsidRPr="00D318C6">
        <w:rPr>
          <w:b/>
        </w:rPr>
        <w:t>Прочие списания МТР</w:t>
      </w:r>
    </w:p>
    <w:p w14:paraId="4CBE7975" w14:textId="77777777" w:rsidR="00D318C6" w:rsidRPr="00AF537D" w:rsidRDefault="00D318C6" w:rsidP="00D318C6">
      <w:pPr>
        <w:ind w:firstLine="709"/>
        <w:rPr>
          <w:rFonts w:cs="Arial"/>
        </w:rPr>
      </w:pPr>
      <w:r w:rsidRPr="007F7AE6">
        <w:rPr>
          <w:rFonts w:cs="Arial"/>
        </w:rPr>
        <w:t xml:space="preserve">В рамках данного </w:t>
      </w:r>
      <w:r>
        <w:rPr>
          <w:rFonts w:cs="Arial"/>
        </w:rPr>
        <w:t>сценария</w:t>
      </w:r>
      <w:r w:rsidRPr="007F7AE6">
        <w:rPr>
          <w:rFonts w:cs="Arial"/>
        </w:rPr>
        <w:t xml:space="preserve"> рассматриваются различные варианты списания МТР</w:t>
      </w:r>
      <w:r>
        <w:rPr>
          <w:rFonts w:cs="Arial"/>
        </w:rPr>
        <w:t>, не относящиеся к предыдущим разделам.</w:t>
      </w:r>
    </w:p>
    <w:p w14:paraId="42466DF9" w14:textId="77777777" w:rsidR="00D318C6" w:rsidRDefault="00D318C6" w:rsidP="00D318C6">
      <w:pPr>
        <w:ind w:firstLine="709"/>
        <w:rPr>
          <w:rFonts w:cs="Arial"/>
        </w:rPr>
      </w:pPr>
      <w:r w:rsidRPr="007F7AE6">
        <w:rPr>
          <w:rFonts w:cs="Arial"/>
        </w:rPr>
        <w:t>К данным вариантам относятся:</w:t>
      </w:r>
    </w:p>
    <w:p w14:paraId="22F5B596" w14:textId="77777777" w:rsidR="00D318C6" w:rsidRPr="00D318C6" w:rsidRDefault="00D318C6" w:rsidP="00823682">
      <w:pPr>
        <w:pStyle w:val="afc"/>
        <w:numPr>
          <w:ilvl w:val="0"/>
          <w:numId w:val="104"/>
        </w:numPr>
        <w:ind w:left="1418"/>
        <w:rPr>
          <w:rFonts w:eastAsia="Calibri" w:cs="Arial"/>
        </w:rPr>
      </w:pPr>
      <w:r w:rsidRPr="00D318C6">
        <w:rPr>
          <w:rFonts w:eastAsia="Calibri" w:cs="Arial"/>
        </w:rPr>
        <w:t>Выдача для вклада в уставной капитал;</w:t>
      </w:r>
    </w:p>
    <w:p w14:paraId="474403F3" w14:textId="77777777" w:rsidR="00D318C6" w:rsidRPr="00D318C6" w:rsidRDefault="00D318C6" w:rsidP="00823682">
      <w:pPr>
        <w:pStyle w:val="afc"/>
        <w:numPr>
          <w:ilvl w:val="0"/>
          <w:numId w:val="104"/>
        </w:numPr>
        <w:ind w:left="1418"/>
        <w:rPr>
          <w:rFonts w:eastAsia="Calibri" w:cs="Arial"/>
        </w:rPr>
      </w:pPr>
      <w:r w:rsidRPr="00D318C6">
        <w:rPr>
          <w:rFonts w:eastAsia="Calibri" w:cs="Arial"/>
        </w:rPr>
        <w:t>Выдача для вклада в имущество;</w:t>
      </w:r>
    </w:p>
    <w:p w14:paraId="17584D8F" w14:textId="77777777" w:rsidR="00D318C6" w:rsidRPr="00D318C6" w:rsidRDefault="00D318C6" w:rsidP="00823682">
      <w:pPr>
        <w:pStyle w:val="afc"/>
        <w:numPr>
          <w:ilvl w:val="0"/>
          <w:numId w:val="104"/>
        </w:numPr>
        <w:ind w:left="1418"/>
        <w:rPr>
          <w:rFonts w:eastAsia="Calibri" w:cs="Arial"/>
        </w:rPr>
      </w:pPr>
      <w:r w:rsidRPr="00D318C6">
        <w:rPr>
          <w:rFonts w:eastAsia="Calibri" w:cs="Arial"/>
        </w:rPr>
        <w:t>Выдача для возврата МТР из уставного капитала;</w:t>
      </w:r>
    </w:p>
    <w:p w14:paraId="31A416FB" w14:textId="77777777" w:rsidR="00D318C6" w:rsidRPr="00D318C6" w:rsidRDefault="00D318C6" w:rsidP="00823682">
      <w:pPr>
        <w:pStyle w:val="afc"/>
        <w:numPr>
          <w:ilvl w:val="0"/>
          <w:numId w:val="104"/>
        </w:numPr>
        <w:ind w:left="1418"/>
        <w:rPr>
          <w:rFonts w:eastAsia="Calibri" w:cs="Arial"/>
        </w:rPr>
      </w:pPr>
      <w:r w:rsidRPr="00D318C6">
        <w:rPr>
          <w:rFonts w:eastAsia="Calibri" w:cs="Arial"/>
        </w:rPr>
        <w:t>Выдача со склада МТР в результате внеплановой инвентаризации (описана в разделе 5.1.3.2 «Внеплановая инвентаризация»);</w:t>
      </w:r>
    </w:p>
    <w:p w14:paraId="7F125F37" w14:textId="77777777" w:rsidR="00D318C6" w:rsidRPr="00D318C6" w:rsidRDefault="00D318C6" w:rsidP="00823682">
      <w:pPr>
        <w:pStyle w:val="afc"/>
        <w:numPr>
          <w:ilvl w:val="0"/>
          <w:numId w:val="104"/>
        </w:numPr>
        <w:ind w:left="1418"/>
        <w:rPr>
          <w:rFonts w:eastAsia="Calibri" w:cs="Arial"/>
        </w:rPr>
      </w:pPr>
      <w:r w:rsidRPr="00D318C6">
        <w:rPr>
          <w:rFonts w:eastAsia="Calibri" w:cs="Arial"/>
        </w:rPr>
        <w:t>Выдача для погашения обязательств по залогу реализации;</w:t>
      </w:r>
    </w:p>
    <w:p w14:paraId="7EDBBE7B" w14:textId="77777777" w:rsidR="00D318C6" w:rsidRPr="00D318C6" w:rsidRDefault="00D318C6" w:rsidP="00823682">
      <w:pPr>
        <w:pStyle w:val="afc"/>
        <w:numPr>
          <w:ilvl w:val="0"/>
          <w:numId w:val="104"/>
        </w:numPr>
        <w:ind w:left="1418"/>
        <w:rPr>
          <w:rFonts w:eastAsia="Calibri" w:cs="Arial"/>
        </w:rPr>
      </w:pPr>
      <w:r w:rsidRPr="00D318C6">
        <w:rPr>
          <w:rFonts w:eastAsia="Calibri" w:cs="Arial"/>
        </w:rPr>
        <w:t>Выдача со склада для отгрузки контрагенту (включая возврат поставщику через обратную реализацию);</w:t>
      </w:r>
    </w:p>
    <w:p w14:paraId="4F277E7A" w14:textId="77777777" w:rsidR="00D318C6" w:rsidRPr="00D318C6" w:rsidRDefault="00D318C6" w:rsidP="00823682">
      <w:pPr>
        <w:pStyle w:val="afc"/>
        <w:numPr>
          <w:ilvl w:val="0"/>
          <w:numId w:val="104"/>
        </w:numPr>
        <w:ind w:left="1418"/>
        <w:rPr>
          <w:rFonts w:eastAsia="Calibri" w:cs="Arial"/>
        </w:rPr>
      </w:pPr>
      <w:r w:rsidRPr="00D318C6">
        <w:rPr>
          <w:rFonts w:eastAsia="Calibri" w:cs="Arial"/>
        </w:rPr>
        <w:t>Выдача со склада для передачи подрядчику через давальческую схему;</w:t>
      </w:r>
    </w:p>
    <w:p w14:paraId="34C265D6" w14:textId="77777777" w:rsidR="00AF3A3F" w:rsidRPr="00AF3A3F" w:rsidRDefault="00D318C6" w:rsidP="00D74038">
      <w:pPr>
        <w:pStyle w:val="afc"/>
        <w:numPr>
          <w:ilvl w:val="0"/>
          <w:numId w:val="104"/>
        </w:numPr>
        <w:spacing w:after="200" w:line="276" w:lineRule="auto"/>
        <w:ind w:left="1418"/>
        <w:jc w:val="left"/>
        <w:rPr>
          <w:rFonts w:cs="Arial"/>
          <w:b/>
          <w:sz w:val="22"/>
        </w:rPr>
      </w:pPr>
      <w:r w:rsidRPr="00AF3A3F">
        <w:rPr>
          <w:rFonts w:eastAsia="Calibri" w:cs="Arial"/>
        </w:rPr>
        <w:t>Выдача со склада для возврата с ответ</w:t>
      </w:r>
      <w:r w:rsidR="00746C5C" w:rsidRPr="00AF3A3F">
        <w:rPr>
          <w:rFonts w:eastAsia="Calibri" w:cs="Arial"/>
        </w:rPr>
        <w:t xml:space="preserve">ственного </w:t>
      </w:r>
      <w:r w:rsidRPr="00AF3A3F">
        <w:rPr>
          <w:rFonts w:eastAsia="Calibri" w:cs="Arial"/>
        </w:rPr>
        <w:t>хранения (в случае сторнирования ранее принятых частей комплекта при поступлении полного комплекта, а также при окончании обработки расхождений по М-7 и снятия с ОХ)</w:t>
      </w:r>
      <w:r w:rsidRPr="00D318C6">
        <w:rPr>
          <w:rFonts w:eastAsia="Calibri" w:cs="Arial"/>
        </w:rPr>
        <w:t>.</w:t>
      </w:r>
    </w:p>
    <w:p w14:paraId="2DEF8340" w14:textId="77777777" w:rsidR="00AF3A3F" w:rsidRPr="00AF3A3F" w:rsidRDefault="00AF3A3F" w:rsidP="00AF3A3F"/>
    <w:p w14:paraId="6DC62A8C" w14:textId="20C991B8" w:rsidR="00D318C6" w:rsidRPr="00AF3A3F" w:rsidRDefault="00D318C6" w:rsidP="00AF3A3F">
      <w:pPr>
        <w:spacing w:after="200" w:line="276" w:lineRule="auto"/>
        <w:jc w:val="right"/>
        <w:rPr>
          <w:rFonts w:cs="Arial"/>
          <w:b/>
          <w:sz w:val="22"/>
        </w:rPr>
      </w:pPr>
      <w:r w:rsidRPr="00AF3A3F">
        <w:rPr>
          <w:rFonts w:cs="Arial"/>
          <w:b/>
          <w:sz w:val="22"/>
        </w:rPr>
        <w:t xml:space="preserve">Таблица </w:t>
      </w:r>
      <w:r w:rsidR="008F191E" w:rsidRPr="00AF3A3F">
        <w:rPr>
          <w:rFonts w:cs="Arial"/>
          <w:b/>
          <w:sz w:val="22"/>
        </w:rPr>
        <w:t>8</w:t>
      </w:r>
      <w:r w:rsidRPr="00AF3A3F">
        <w:rPr>
          <w:rFonts w:cs="Arial"/>
          <w:b/>
          <w:sz w:val="22"/>
        </w:rPr>
        <w:t>. Описание бизнес-процесса ПП-10.07.03.03-ERP Комплектация и выдача МТР со склада</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D318C6" w:rsidRPr="000F1E5F" w14:paraId="19EE21FA" w14:textId="77777777" w:rsidTr="00072B2C">
        <w:trPr>
          <w:cantSplit/>
          <w:trHeight w:val="396"/>
          <w:tblHeader/>
        </w:trPr>
        <w:tc>
          <w:tcPr>
            <w:tcW w:w="2962" w:type="dxa"/>
            <w:shd w:val="clear" w:color="auto" w:fill="FFC000"/>
          </w:tcPr>
          <w:p w14:paraId="665B3917" w14:textId="77777777" w:rsidR="00D318C6" w:rsidRPr="000F1E5F" w:rsidRDefault="00D318C6" w:rsidP="00072B2C">
            <w:pPr>
              <w:spacing w:line="276" w:lineRule="auto"/>
              <w:rPr>
                <w:rFonts w:cs="Arial"/>
                <w:sz w:val="20"/>
                <w:szCs w:val="20"/>
              </w:rPr>
            </w:pPr>
            <w:r w:rsidRPr="000F1E5F">
              <w:rPr>
                <w:rFonts w:cs="Arial"/>
                <w:sz w:val="20"/>
                <w:szCs w:val="20"/>
              </w:rPr>
              <w:t>Код бизнес-процесса</w:t>
            </w:r>
          </w:p>
        </w:tc>
        <w:tc>
          <w:tcPr>
            <w:tcW w:w="7229" w:type="dxa"/>
            <w:vAlign w:val="bottom"/>
          </w:tcPr>
          <w:p w14:paraId="54AA077D" w14:textId="77777777" w:rsidR="00D318C6" w:rsidRPr="000F1E5F" w:rsidRDefault="00D318C6" w:rsidP="00072B2C">
            <w:pPr>
              <w:spacing w:line="276" w:lineRule="auto"/>
              <w:jc w:val="left"/>
              <w:rPr>
                <w:rFonts w:cs="Arial"/>
                <w:color w:val="000000"/>
                <w:sz w:val="20"/>
                <w:szCs w:val="20"/>
                <w:lang w:eastAsia="ru-RU"/>
              </w:rPr>
            </w:pPr>
            <w:r w:rsidRPr="000F1E5F">
              <w:rPr>
                <w:rFonts w:cs="Arial"/>
                <w:color w:val="000000"/>
                <w:sz w:val="20"/>
                <w:szCs w:val="20"/>
                <w:lang w:eastAsia="ru-RU"/>
              </w:rPr>
              <w:t>ПП-10.07.03.02-ERP Комплект</w:t>
            </w:r>
            <w:r>
              <w:rPr>
                <w:rFonts w:cs="Arial"/>
                <w:color w:val="000000"/>
                <w:sz w:val="20"/>
                <w:szCs w:val="20"/>
                <w:lang w:eastAsia="ru-RU"/>
              </w:rPr>
              <w:t>ация</w:t>
            </w:r>
            <w:r w:rsidRPr="000F1E5F">
              <w:rPr>
                <w:rFonts w:cs="Arial"/>
                <w:color w:val="000000"/>
                <w:sz w:val="20"/>
                <w:szCs w:val="20"/>
                <w:lang w:eastAsia="ru-RU"/>
              </w:rPr>
              <w:t xml:space="preserve"> и выдача МТР со склада</w:t>
            </w:r>
          </w:p>
        </w:tc>
      </w:tr>
      <w:tr w:rsidR="00D318C6" w:rsidRPr="000F1E5F" w14:paraId="41A11184" w14:textId="77777777" w:rsidTr="00072B2C">
        <w:trPr>
          <w:cantSplit/>
          <w:trHeight w:val="290"/>
        </w:trPr>
        <w:tc>
          <w:tcPr>
            <w:tcW w:w="2962" w:type="dxa"/>
            <w:shd w:val="clear" w:color="auto" w:fill="FFC000"/>
          </w:tcPr>
          <w:p w14:paraId="5F9A25F2" w14:textId="77777777" w:rsidR="00D318C6" w:rsidRPr="000F1E5F" w:rsidRDefault="00D318C6" w:rsidP="00072B2C">
            <w:pPr>
              <w:spacing w:line="276" w:lineRule="auto"/>
              <w:rPr>
                <w:rFonts w:cs="Arial"/>
                <w:sz w:val="20"/>
                <w:szCs w:val="20"/>
              </w:rPr>
            </w:pPr>
            <w:r w:rsidRPr="000F1E5F">
              <w:rPr>
                <w:rFonts w:cs="Arial"/>
                <w:sz w:val="20"/>
                <w:szCs w:val="20"/>
              </w:rPr>
              <w:t>Цель бизнес-процесса</w:t>
            </w:r>
          </w:p>
        </w:tc>
        <w:tc>
          <w:tcPr>
            <w:tcW w:w="7229" w:type="dxa"/>
            <w:vAlign w:val="bottom"/>
          </w:tcPr>
          <w:p w14:paraId="37AEA29C" w14:textId="77777777" w:rsidR="00D318C6" w:rsidRPr="000F1E5F" w:rsidRDefault="00D318C6" w:rsidP="00072B2C">
            <w:pPr>
              <w:spacing w:line="276" w:lineRule="auto"/>
              <w:jc w:val="left"/>
              <w:rPr>
                <w:rFonts w:cs="Arial"/>
                <w:color w:val="000000"/>
                <w:sz w:val="20"/>
                <w:szCs w:val="20"/>
                <w:lang w:eastAsia="ru-RU"/>
              </w:rPr>
            </w:pPr>
            <w:r w:rsidRPr="000F1E5F">
              <w:rPr>
                <w:rFonts w:cs="Arial"/>
                <w:color w:val="000000"/>
                <w:sz w:val="20"/>
                <w:szCs w:val="20"/>
                <w:lang w:eastAsia="ru-RU"/>
              </w:rPr>
              <w:t>Регламентирование процесса комплект</w:t>
            </w:r>
            <w:r>
              <w:rPr>
                <w:rFonts w:cs="Arial"/>
                <w:color w:val="000000"/>
                <w:sz w:val="20"/>
                <w:szCs w:val="20"/>
                <w:lang w:eastAsia="ru-RU"/>
              </w:rPr>
              <w:t>ации</w:t>
            </w:r>
            <w:r w:rsidRPr="000F1E5F">
              <w:rPr>
                <w:rFonts w:cs="Arial"/>
                <w:color w:val="000000"/>
                <w:sz w:val="20"/>
                <w:szCs w:val="20"/>
                <w:lang w:eastAsia="ru-RU"/>
              </w:rPr>
              <w:t xml:space="preserve"> МТР на складах компании и выдачи МТР со склада (отгрузка)</w:t>
            </w:r>
          </w:p>
        </w:tc>
      </w:tr>
      <w:tr w:rsidR="00D318C6" w:rsidRPr="000F1E5F" w14:paraId="7E65720B" w14:textId="77777777" w:rsidTr="00072B2C">
        <w:trPr>
          <w:cantSplit/>
          <w:trHeight w:val="290"/>
        </w:trPr>
        <w:tc>
          <w:tcPr>
            <w:tcW w:w="2962" w:type="dxa"/>
            <w:shd w:val="clear" w:color="auto" w:fill="FFC000"/>
          </w:tcPr>
          <w:p w14:paraId="5B29BC6F" w14:textId="77777777" w:rsidR="00D318C6" w:rsidRPr="000F1E5F" w:rsidRDefault="00D318C6" w:rsidP="00072B2C">
            <w:pPr>
              <w:spacing w:line="276" w:lineRule="auto"/>
              <w:rPr>
                <w:rFonts w:cs="Arial"/>
                <w:sz w:val="20"/>
                <w:szCs w:val="20"/>
              </w:rPr>
            </w:pPr>
            <w:r w:rsidRPr="000F1E5F">
              <w:rPr>
                <w:rFonts w:cs="Arial"/>
                <w:sz w:val="20"/>
                <w:szCs w:val="20"/>
              </w:rPr>
              <w:t>Периодичность</w:t>
            </w:r>
          </w:p>
        </w:tc>
        <w:tc>
          <w:tcPr>
            <w:tcW w:w="7229" w:type="dxa"/>
            <w:vAlign w:val="bottom"/>
          </w:tcPr>
          <w:p w14:paraId="6B2ED31A" w14:textId="77777777" w:rsidR="00D318C6" w:rsidRPr="000F1E5F" w:rsidRDefault="00D318C6" w:rsidP="00072B2C">
            <w:pPr>
              <w:spacing w:line="276" w:lineRule="auto"/>
              <w:jc w:val="left"/>
              <w:rPr>
                <w:rFonts w:cs="Arial"/>
                <w:color w:val="000000"/>
                <w:sz w:val="20"/>
                <w:szCs w:val="20"/>
                <w:lang w:eastAsia="ru-RU"/>
              </w:rPr>
            </w:pPr>
            <w:r w:rsidRPr="000F1E5F">
              <w:rPr>
                <w:rFonts w:cs="Arial"/>
                <w:sz w:val="20"/>
                <w:szCs w:val="20"/>
              </w:rPr>
              <w:t xml:space="preserve">Регулярно </w:t>
            </w:r>
          </w:p>
        </w:tc>
      </w:tr>
      <w:tr w:rsidR="00D318C6" w:rsidRPr="000F1E5F" w14:paraId="460C52BB" w14:textId="77777777" w:rsidTr="00072B2C">
        <w:trPr>
          <w:cantSplit/>
          <w:trHeight w:val="293"/>
        </w:trPr>
        <w:tc>
          <w:tcPr>
            <w:tcW w:w="2962" w:type="dxa"/>
            <w:shd w:val="clear" w:color="auto" w:fill="FFC000"/>
          </w:tcPr>
          <w:p w14:paraId="14D51BE4" w14:textId="77777777" w:rsidR="00D318C6" w:rsidRPr="000F1E5F" w:rsidRDefault="00D318C6" w:rsidP="00072B2C">
            <w:pPr>
              <w:spacing w:line="276" w:lineRule="auto"/>
              <w:jc w:val="left"/>
              <w:rPr>
                <w:rFonts w:cs="Arial"/>
                <w:sz w:val="20"/>
                <w:szCs w:val="20"/>
              </w:rPr>
            </w:pPr>
            <w:r w:rsidRPr="000F1E5F">
              <w:rPr>
                <w:rFonts w:cs="Arial"/>
                <w:sz w:val="20"/>
                <w:szCs w:val="20"/>
              </w:rPr>
              <w:t>Предваряющие связанные процессы</w:t>
            </w:r>
          </w:p>
        </w:tc>
        <w:tc>
          <w:tcPr>
            <w:tcW w:w="7229" w:type="dxa"/>
            <w:vAlign w:val="bottom"/>
          </w:tcPr>
          <w:p w14:paraId="4E9BB219" w14:textId="77777777" w:rsidR="00D318C6" w:rsidRPr="000F1E5F" w:rsidRDefault="00D318C6" w:rsidP="00072B2C">
            <w:pPr>
              <w:spacing w:line="276" w:lineRule="auto"/>
              <w:jc w:val="left"/>
              <w:rPr>
                <w:rFonts w:cs="Arial"/>
                <w:color w:val="000000"/>
                <w:sz w:val="20"/>
                <w:szCs w:val="20"/>
                <w:lang w:eastAsia="ru-RU"/>
              </w:rPr>
            </w:pPr>
            <w:r w:rsidRPr="000F1E5F">
              <w:rPr>
                <w:rFonts w:cs="Arial"/>
                <w:color w:val="000000"/>
                <w:sz w:val="20"/>
                <w:szCs w:val="20"/>
                <w:lang w:eastAsia="ru-RU"/>
              </w:rPr>
              <w:t>ПП-10.07.02-</w:t>
            </w:r>
            <w:r w:rsidRPr="000F1E5F">
              <w:rPr>
                <w:rFonts w:cs="Arial"/>
                <w:color w:val="000000"/>
                <w:sz w:val="20"/>
                <w:szCs w:val="20"/>
                <w:lang w:val="en-US" w:eastAsia="ru-RU"/>
              </w:rPr>
              <w:t>ERP</w:t>
            </w:r>
            <w:r w:rsidRPr="000F1E5F">
              <w:rPr>
                <w:rFonts w:cs="Arial"/>
                <w:color w:val="000000"/>
                <w:sz w:val="20"/>
                <w:szCs w:val="20"/>
                <w:lang w:eastAsia="ru-RU"/>
              </w:rPr>
              <w:t xml:space="preserve"> Планирование работы складской логистики</w:t>
            </w:r>
          </w:p>
        </w:tc>
      </w:tr>
      <w:tr w:rsidR="00D318C6" w:rsidRPr="000F1E5F" w14:paraId="2955683B" w14:textId="77777777" w:rsidTr="00072B2C">
        <w:trPr>
          <w:cantSplit/>
          <w:trHeight w:val="293"/>
        </w:trPr>
        <w:tc>
          <w:tcPr>
            <w:tcW w:w="2962" w:type="dxa"/>
            <w:shd w:val="clear" w:color="auto" w:fill="FFC000"/>
          </w:tcPr>
          <w:p w14:paraId="61CEAE1E" w14:textId="77777777" w:rsidR="00D318C6" w:rsidRPr="000F1E5F" w:rsidRDefault="00D318C6" w:rsidP="00072B2C">
            <w:pPr>
              <w:spacing w:line="276" w:lineRule="auto"/>
              <w:jc w:val="left"/>
              <w:rPr>
                <w:rFonts w:cs="Arial"/>
                <w:sz w:val="20"/>
                <w:szCs w:val="20"/>
              </w:rPr>
            </w:pPr>
            <w:r w:rsidRPr="000F1E5F">
              <w:rPr>
                <w:rFonts w:cs="Arial"/>
                <w:sz w:val="20"/>
                <w:szCs w:val="20"/>
              </w:rPr>
              <w:t>Последующие связанные процессы</w:t>
            </w:r>
          </w:p>
        </w:tc>
        <w:tc>
          <w:tcPr>
            <w:tcW w:w="7229" w:type="dxa"/>
            <w:vAlign w:val="bottom"/>
          </w:tcPr>
          <w:p w14:paraId="50FA9B1A" w14:textId="77777777" w:rsidR="00D318C6" w:rsidRPr="000F1E5F" w:rsidRDefault="00D318C6" w:rsidP="00072B2C">
            <w:pPr>
              <w:spacing w:line="276" w:lineRule="auto"/>
              <w:jc w:val="left"/>
              <w:rPr>
                <w:rFonts w:cs="Arial"/>
                <w:color w:val="000000"/>
                <w:sz w:val="20"/>
                <w:szCs w:val="20"/>
                <w:lang w:eastAsia="ru-RU"/>
              </w:rPr>
            </w:pPr>
            <w:r w:rsidRPr="000F1E5F">
              <w:rPr>
                <w:rFonts w:cs="Arial"/>
                <w:color w:val="000000"/>
                <w:sz w:val="20"/>
                <w:szCs w:val="20"/>
                <w:lang w:eastAsia="ru-RU"/>
              </w:rPr>
              <w:t>ПП-10.07.0</w:t>
            </w:r>
            <w:r>
              <w:rPr>
                <w:rFonts w:cs="Arial"/>
                <w:color w:val="000000"/>
                <w:sz w:val="20"/>
                <w:szCs w:val="20"/>
                <w:lang w:eastAsia="ru-RU"/>
              </w:rPr>
              <w:t>3</w:t>
            </w:r>
            <w:r w:rsidRPr="000F1E5F">
              <w:rPr>
                <w:rFonts w:cs="Arial"/>
                <w:color w:val="000000"/>
                <w:sz w:val="20"/>
                <w:szCs w:val="20"/>
                <w:lang w:eastAsia="ru-RU"/>
              </w:rPr>
              <w:t>.03</w:t>
            </w:r>
            <w:r>
              <w:rPr>
                <w:rFonts w:cs="Arial"/>
                <w:color w:val="000000"/>
                <w:sz w:val="20"/>
                <w:szCs w:val="20"/>
                <w:lang w:eastAsia="ru-RU"/>
              </w:rPr>
              <w:t xml:space="preserve"> Выполнение инвентаризации МТР</w:t>
            </w:r>
          </w:p>
          <w:p w14:paraId="391D04FE" w14:textId="77777777" w:rsidR="00D318C6" w:rsidRPr="000F1E5F" w:rsidRDefault="00D318C6" w:rsidP="00072B2C">
            <w:pPr>
              <w:spacing w:line="276" w:lineRule="auto"/>
              <w:jc w:val="left"/>
              <w:rPr>
                <w:rFonts w:cs="Arial"/>
                <w:color w:val="000000"/>
                <w:sz w:val="20"/>
                <w:szCs w:val="20"/>
                <w:lang w:eastAsia="ru-RU"/>
              </w:rPr>
            </w:pPr>
            <w:r w:rsidRPr="000F1E5F">
              <w:rPr>
                <w:rFonts w:cs="Arial"/>
                <w:color w:val="000000"/>
                <w:sz w:val="20"/>
                <w:szCs w:val="20"/>
                <w:lang w:eastAsia="ru-RU"/>
              </w:rPr>
              <w:t>ПП-10.08.02.01-</w:t>
            </w:r>
            <w:r w:rsidRPr="000F1E5F">
              <w:rPr>
                <w:rFonts w:cs="Arial"/>
                <w:color w:val="000000"/>
                <w:sz w:val="20"/>
                <w:szCs w:val="20"/>
                <w:lang w:val="en-US" w:eastAsia="ru-RU"/>
              </w:rPr>
              <w:t>ERP</w:t>
            </w:r>
            <w:r w:rsidRPr="000F1E5F">
              <w:rPr>
                <w:rFonts w:cs="Arial"/>
                <w:color w:val="000000"/>
                <w:sz w:val="20"/>
                <w:szCs w:val="20"/>
                <w:lang w:eastAsia="ru-RU"/>
              </w:rPr>
              <w:t xml:space="preserve"> Управление обязательствами по реализации МТР на внутреннем рынке</w:t>
            </w:r>
          </w:p>
        </w:tc>
      </w:tr>
      <w:tr w:rsidR="00D318C6" w:rsidRPr="000F1E5F" w14:paraId="0184058B" w14:textId="77777777" w:rsidTr="00072B2C">
        <w:trPr>
          <w:cantSplit/>
          <w:trHeight w:val="293"/>
        </w:trPr>
        <w:tc>
          <w:tcPr>
            <w:tcW w:w="2962" w:type="dxa"/>
            <w:shd w:val="clear" w:color="auto" w:fill="FFC000"/>
          </w:tcPr>
          <w:p w14:paraId="4C8C5EBF" w14:textId="77777777" w:rsidR="00D318C6" w:rsidRPr="000F1E5F" w:rsidRDefault="00D318C6" w:rsidP="00072B2C">
            <w:pPr>
              <w:spacing w:line="276" w:lineRule="auto"/>
              <w:rPr>
                <w:rFonts w:cs="Arial"/>
                <w:sz w:val="20"/>
                <w:szCs w:val="20"/>
              </w:rPr>
            </w:pPr>
            <w:r w:rsidRPr="000F1E5F">
              <w:rPr>
                <w:rFonts w:cs="Arial"/>
                <w:sz w:val="20"/>
                <w:szCs w:val="20"/>
              </w:rPr>
              <w:t>Входящие данные</w:t>
            </w:r>
          </w:p>
        </w:tc>
        <w:tc>
          <w:tcPr>
            <w:tcW w:w="7229" w:type="dxa"/>
            <w:vAlign w:val="bottom"/>
          </w:tcPr>
          <w:p w14:paraId="401BB1E2" w14:textId="77777777" w:rsidR="00D318C6" w:rsidRPr="000F1E5F" w:rsidRDefault="00D318C6" w:rsidP="00072B2C">
            <w:pPr>
              <w:spacing w:line="276" w:lineRule="auto"/>
              <w:jc w:val="left"/>
              <w:rPr>
                <w:rFonts w:cs="Arial"/>
                <w:color w:val="000000"/>
                <w:sz w:val="20"/>
                <w:szCs w:val="20"/>
                <w:lang w:val="en-US" w:eastAsia="ru-RU"/>
              </w:rPr>
            </w:pPr>
            <w:r w:rsidRPr="000F1E5F">
              <w:rPr>
                <w:rFonts w:cs="Arial"/>
                <w:color w:val="000000"/>
                <w:sz w:val="20"/>
                <w:szCs w:val="20"/>
                <w:lang w:eastAsia="ru-RU"/>
              </w:rPr>
              <w:t>Исходящая поставка</w:t>
            </w:r>
          </w:p>
        </w:tc>
      </w:tr>
      <w:tr w:rsidR="00D318C6" w:rsidRPr="000F1E5F" w14:paraId="7AA32964" w14:textId="77777777" w:rsidTr="00072B2C">
        <w:trPr>
          <w:cantSplit/>
          <w:trHeight w:val="293"/>
        </w:trPr>
        <w:tc>
          <w:tcPr>
            <w:tcW w:w="2962" w:type="dxa"/>
            <w:shd w:val="clear" w:color="auto" w:fill="FFC000"/>
          </w:tcPr>
          <w:p w14:paraId="40D56230" w14:textId="77777777" w:rsidR="00D318C6" w:rsidRPr="000F1E5F" w:rsidRDefault="00D318C6" w:rsidP="00072B2C">
            <w:pPr>
              <w:spacing w:line="276" w:lineRule="auto"/>
              <w:rPr>
                <w:rFonts w:cs="Arial"/>
                <w:sz w:val="20"/>
                <w:szCs w:val="20"/>
              </w:rPr>
            </w:pPr>
            <w:r w:rsidRPr="000F1E5F">
              <w:rPr>
                <w:rFonts w:cs="Arial"/>
                <w:sz w:val="20"/>
                <w:szCs w:val="20"/>
              </w:rPr>
              <w:t>Исходящие данные</w:t>
            </w:r>
          </w:p>
        </w:tc>
        <w:tc>
          <w:tcPr>
            <w:tcW w:w="7229" w:type="dxa"/>
            <w:vAlign w:val="bottom"/>
          </w:tcPr>
          <w:p w14:paraId="5524AA39" w14:textId="77777777" w:rsidR="00D318C6" w:rsidRPr="000F1E5F" w:rsidRDefault="00D318C6" w:rsidP="00072B2C">
            <w:pPr>
              <w:spacing w:line="276" w:lineRule="auto"/>
              <w:jc w:val="left"/>
              <w:rPr>
                <w:rFonts w:cs="Arial"/>
                <w:color w:val="000000"/>
                <w:sz w:val="20"/>
                <w:szCs w:val="20"/>
                <w:lang w:eastAsia="ru-RU"/>
              </w:rPr>
            </w:pPr>
            <w:r w:rsidRPr="000F1E5F">
              <w:rPr>
                <w:rFonts w:cs="Arial"/>
                <w:color w:val="000000"/>
                <w:sz w:val="20"/>
                <w:szCs w:val="20"/>
                <w:lang w:eastAsia="ru-RU"/>
              </w:rPr>
              <w:t>Исходящая поставка</w:t>
            </w:r>
          </w:p>
        </w:tc>
      </w:tr>
    </w:tbl>
    <w:p w14:paraId="4A13258C" w14:textId="77777777" w:rsidR="00AA00A0" w:rsidRDefault="00AA00A0" w:rsidP="006F4129">
      <w:pPr>
        <w:ind w:firstLine="709"/>
        <w:rPr>
          <w:rFonts w:eastAsia="Calibri"/>
        </w:rPr>
      </w:pPr>
    </w:p>
    <w:p w14:paraId="5660FCC9" w14:textId="77777777" w:rsidR="006F4129" w:rsidRPr="00D20504" w:rsidRDefault="006F4129" w:rsidP="006F4129">
      <w:pPr>
        <w:ind w:firstLine="709"/>
        <w:rPr>
          <w:rFonts w:eastAsia="Calibri"/>
        </w:rPr>
      </w:pPr>
      <w:r w:rsidRPr="00F94454">
        <w:rPr>
          <w:rFonts w:eastAsia="Calibri"/>
        </w:rPr>
        <w:t>Ссылка</w:t>
      </w:r>
      <w:r w:rsidRPr="00D20504">
        <w:rPr>
          <w:rFonts w:eastAsia="Calibri"/>
        </w:rPr>
        <w:t xml:space="preserve"> </w:t>
      </w:r>
      <w:r w:rsidRPr="00F94454">
        <w:rPr>
          <w:rFonts w:eastAsia="Calibri"/>
        </w:rPr>
        <w:t>на</w:t>
      </w:r>
      <w:r w:rsidRPr="00D20504">
        <w:rPr>
          <w:rFonts w:eastAsia="Calibri"/>
        </w:rPr>
        <w:t xml:space="preserve"> </w:t>
      </w:r>
      <w:r w:rsidRPr="00F94454">
        <w:rPr>
          <w:rFonts w:eastAsia="Calibri"/>
          <w:lang w:val="en-US"/>
        </w:rPr>
        <w:t>Aris</w:t>
      </w:r>
      <w:r w:rsidRPr="00D20504">
        <w:rPr>
          <w:rFonts w:eastAsia="Calibri"/>
        </w:rPr>
        <w:t>-</w:t>
      </w:r>
      <w:r w:rsidRPr="00F94454">
        <w:rPr>
          <w:rFonts w:eastAsia="Calibri"/>
        </w:rPr>
        <w:t>схему</w:t>
      </w:r>
      <w:r>
        <w:rPr>
          <w:rFonts w:eastAsia="Calibri"/>
        </w:rPr>
        <w:t>:</w:t>
      </w:r>
    </w:p>
    <w:p w14:paraId="61CE8DB3" w14:textId="77777777" w:rsidR="006F4129" w:rsidRPr="006F4129" w:rsidRDefault="00D61D7D" w:rsidP="006F4129">
      <w:pPr>
        <w:jc w:val="left"/>
        <w:rPr>
          <w:rFonts w:eastAsia="Calibri" w:cs="Arial"/>
          <w:color w:val="1F497D" w:themeColor="text2"/>
        </w:rPr>
      </w:pPr>
      <w:hyperlink r:id="rId21" w:history="1">
        <w:r w:rsidR="006F4129" w:rsidRPr="006F4129">
          <w:rPr>
            <w:rStyle w:val="ab"/>
            <w:rFonts w:eastAsia="Calibri" w:cs="Arial"/>
          </w:rPr>
          <w:t>http://portal.polyus.com/ERP/ERPDocuments/05_Бизнес-процессы/Целевые схемы БП/МТО/Складская логистика</w:t>
        </w:r>
      </w:hyperlink>
    </w:p>
    <w:p w14:paraId="2D93A3FB" w14:textId="77777777" w:rsidR="00CD43AF" w:rsidRDefault="00CD43AF" w:rsidP="00DF2FC2">
      <w:pPr>
        <w:ind w:firstLine="709"/>
        <w:rPr>
          <w:rFonts w:eastAsiaTheme="majorEastAsia"/>
        </w:rPr>
      </w:pPr>
    </w:p>
    <w:p w14:paraId="3092C266" w14:textId="77777777" w:rsidR="00AA00A0" w:rsidRDefault="00AA00A0" w:rsidP="00DF2FC2">
      <w:pPr>
        <w:ind w:firstLine="709"/>
        <w:rPr>
          <w:rFonts w:eastAsiaTheme="majorEastAsia"/>
        </w:rPr>
      </w:pPr>
    </w:p>
    <w:p w14:paraId="1C97FB58" w14:textId="4BB61B37" w:rsidR="0018415C" w:rsidRPr="00214895" w:rsidRDefault="0018415C" w:rsidP="0018415C">
      <w:pPr>
        <w:pStyle w:val="3"/>
      </w:pPr>
      <w:bookmarkStart w:id="499" w:name="_Toc523232537"/>
      <w:bookmarkStart w:id="500" w:name="_Toc523401901"/>
      <w:bookmarkStart w:id="501" w:name="_Toc523413720"/>
      <w:bookmarkStart w:id="502" w:name="_Toc524079859"/>
      <w:bookmarkStart w:id="503" w:name="_Toc524083162"/>
      <w:bookmarkStart w:id="504" w:name="_Toc525914728"/>
      <w:r w:rsidRPr="00214895">
        <w:t>Описание бизнес-процесса ПП-10.07.03</w:t>
      </w:r>
      <w:r>
        <w:t>.04-</w:t>
      </w:r>
      <w:r>
        <w:rPr>
          <w:lang w:val="en-US"/>
        </w:rPr>
        <w:t>ERP</w:t>
      </w:r>
      <w:r>
        <w:t xml:space="preserve"> Выполнение инвентаризации МТР</w:t>
      </w:r>
      <w:bookmarkEnd w:id="499"/>
      <w:bookmarkEnd w:id="500"/>
      <w:bookmarkEnd w:id="501"/>
      <w:bookmarkEnd w:id="502"/>
      <w:bookmarkEnd w:id="503"/>
      <w:bookmarkEnd w:id="504"/>
      <w:r>
        <w:t xml:space="preserve"> </w:t>
      </w:r>
    </w:p>
    <w:p w14:paraId="6B2CEE68" w14:textId="77777777" w:rsidR="00AA00A0" w:rsidRDefault="00AA00A0" w:rsidP="00E70CFF">
      <w:pPr>
        <w:ind w:firstLine="709"/>
        <w:rPr>
          <w:szCs w:val="24"/>
          <w:lang w:val="fi-FI"/>
        </w:rPr>
      </w:pPr>
    </w:p>
    <w:p w14:paraId="413B5CEF" w14:textId="77777777" w:rsidR="00E70CFF" w:rsidRDefault="00E70CFF" w:rsidP="00E70CFF">
      <w:pPr>
        <w:ind w:firstLine="709"/>
        <w:rPr>
          <w:rFonts w:eastAsiaTheme="majorEastAsia"/>
        </w:rPr>
      </w:pPr>
      <w:r w:rsidRPr="009E7AAE">
        <w:rPr>
          <w:szCs w:val="24"/>
          <w:lang w:val="fi-FI"/>
        </w:rPr>
        <w:t>Инвентаризация – это процесс проверки фактического наличия, состояния и оценки</w:t>
      </w:r>
      <w:r w:rsidRPr="009E7AAE">
        <w:rPr>
          <w:rFonts w:eastAsiaTheme="majorEastAsia"/>
        </w:rPr>
        <w:t xml:space="preserve"> материалов с целью подтверждения достоверности данных бухгалтерского учета и бухгалтерской отчетности.</w:t>
      </w:r>
    </w:p>
    <w:p w14:paraId="1D69031C" w14:textId="77777777" w:rsidR="00E70CFF" w:rsidRPr="00F052C3" w:rsidRDefault="00E70CFF" w:rsidP="00E70CFF">
      <w:pPr>
        <w:ind w:firstLine="709"/>
        <w:rPr>
          <w:szCs w:val="24"/>
        </w:rPr>
      </w:pPr>
      <w:r w:rsidRPr="00F052C3">
        <w:rPr>
          <w:szCs w:val="24"/>
        </w:rPr>
        <w:t>Процесс инвентаризации выполняется на определенную контрольную дату. Количество инвентаризаций в отчетном году, дата их проведения, перечень имущества, проверяемых при каждой из них, устанавливаются руководителем организации.</w:t>
      </w:r>
    </w:p>
    <w:p w14:paraId="60A90B2F" w14:textId="77777777" w:rsidR="00E70CFF" w:rsidRDefault="00E70CFF" w:rsidP="00E70CFF">
      <w:pPr>
        <w:ind w:firstLine="709"/>
        <w:rPr>
          <w:szCs w:val="24"/>
        </w:rPr>
      </w:pPr>
      <w:r w:rsidRPr="00F052C3">
        <w:rPr>
          <w:szCs w:val="24"/>
        </w:rPr>
        <w:t>Инвентаризация проводится на складах хранения МТР согласно Приказу о проведении инвентаризации.</w:t>
      </w:r>
    </w:p>
    <w:p w14:paraId="501EE4E3" w14:textId="10F5B8EF" w:rsidR="00E70CFF" w:rsidRPr="009E7AAE" w:rsidRDefault="00E70CFF" w:rsidP="00E70CFF">
      <w:pPr>
        <w:ind w:firstLine="709"/>
        <w:rPr>
          <w:szCs w:val="24"/>
        </w:rPr>
      </w:pPr>
      <w:r w:rsidRPr="009E7AAE">
        <w:rPr>
          <w:szCs w:val="24"/>
        </w:rPr>
        <w:t>Этим документом назначается рабочая инвентаризационная комиссия (РИК) и устанавливаются сроки проведения инвентаризации. Для проведения инвентаризации</w:t>
      </w:r>
      <w:r>
        <w:rPr>
          <w:szCs w:val="24"/>
        </w:rPr>
        <w:t xml:space="preserve"> </w:t>
      </w:r>
      <w:r w:rsidRPr="009E7AAE">
        <w:rPr>
          <w:szCs w:val="24"/>
        </w:rPr>
        <w:t>(</w:t>
      </w:r>
      <w:r w:rsidR="005A598C" w:rsidRPr="005A598C">
        <w:rPr>
          <w:szCs w:val="24"/>
        </w:rPr>
        <w:t>с учётом специфики непрерывности производственного процесса</w:t>
      </w:r>
      <w:r w:rsidRPr="009E7AAE">
        <w:rPr>
          <w:szCs w:val="24"/>
        </w:rPr>
        <w:t>), выполняются следующие мероприятия:</w:t>
      </w:r>
    </w:p>
    <w:p w14:paraId="4C3FB7FF" w14:textId="518EC00F" w:rsidR="00E70CFF" w:rsidRPr="005F343B" w:rsidRDefault="00E70CFF" w:rsidP="00823682">
      <w:pPr>
        <w:pStyle w:val="afc"/>
        <w:numPr>
          <w:ilvl w:val="0"/>
          <w:numId w:val="106"/>
        </w:numPr>
        <w:ind w:left="1418"/>
        <w:rPr>
          <w:szCs w:val="24"/>
        </w:rPr>
      </w:pPr>
      <w:r w:rsidRPr="005F343B">
        <w:rPr>
          <w:szCs w:val="24"/>
        </w:rPr>
        <w:t>в промежутке времени между началом месяца и фактическим стартом проведения инвентаризационного подсчета организационно обеспечивается минимизация количества движений по складу;</w:t>
      </w:r>
    </w:p>
    <w:p w14:paraId="4382A22E" w14:textId="1E481412" w:rsidR="00E70CFF" w:rsidRPr="005F343B" w:rsidRDefault="00E70CFF" w:rsidP="00823682">
      <w:pPr>
        <w:pStyle w:val="afc"/>
        <w:numPr>
          <w:ilvl w:val="0"/>
          <w:numId w:val="106"/>
        </w:numPr>
        <w:ind w:left="1418"/>
        <w:rPr>
          <w:szCs w:val="24"/>
        </w:rPr>
      </w:pPr>
      <w:r w:rsidRPr="005F343B">
        <w:rPr>
          <w:szCs w:val="24"/>
        </w:rPr>
        <w:t>материальные движения, относящиеся к новому периоду, не регистрируются в системе до того момента, когда будет возможно выполнить фиксацию объема запаса по данным бухгалтерского учета</w:t>
      </w:r>
      <w:r w:rsidR="00A17D31">
        <w:rPr>
          <w:szCs w:val="24"/>
        </w:rPr>
        <w:t xml:space="preserve"> (под фиксацией понимается сохранение в системе текущего состояния остатков по запасам МТР, чтобы сравнивать результаты подсчета с этим состоянием)</w:t>
      </w:r>
      <w:r w:rsidR="00A17D31" w:rsidRPr="005F343B">
        <w:rPr>
          <w:szCs w:val="24"/>
        </w:rPr>
        <w:t>.</w:t>
      </w:r>
    </w:p>
    <w:p w14:paraId="059491CF" w14:textId="470120ED" w:rsidR="00E70CFF" w:rsidRPr="009E7AAE" w:rsidRDefault="00E70CFF" w:rsidP="00E70CFF">
      <w:pPr>
        <w:ind w:firstLine="709"/>
        <w:rPr>
          <w:szCs w:val="24"/>
        </w:rPr>
      </w:pPr>
      <w:r w:rsidRPr="009E7AAE">
        <w:rPr>
          <w:szCs w:val="24"/>
        </w:rPr>
        <w:t>Объектами инвентаризации в рамках данного процесса являются все запасы на всех зарегистрированных в системе складах – центральные, цеховые, склады МОЛ.</w:t>
      </w:r>
    </w:p>
    <w:p w14:paraId="2FAA7689" w14:textId="77777777" w:rsidR="00E70CFF" w:rsidRPr="009E7AAE" w:rsidRDefault="00E70CFF" w:rsidP="00E70CFF">
      <w:pPr>
        <w:ind w:firstLine="709"/>
        <w:rPr>
          <w:szCs w:val="24"/>
        </w:rPr>
      </w:pPr>
      <w:r w:rsidRPr="009E7AAE">
        <w:rPr>
          <w:szCs w:val="24"/>
        </w:rPr>
        <w:t>Инвентаризация проводится единообразно по различным складам, таким как:</w:t>
      </w:r>
    </w:p>
    <w:p w14:paraId="3992326C" w14:textId="77777777" w:rsidR="00E70CFF" w:rsidRPr="001A265C" w:rsidRDefault="00E70CFF" w:rsidP="00823682">
      <w:pPr>
        <w:pStyle w:val="afc"/>
        <w:numPr>
          <w:ilvl w:val="0"/>
          <w:numId w:val="107"/>
        </w:numPr>
        <w:ind w:left="1418"/>
      </w:pPr>
      <w:r w:rsidRPr="001A265C">
        <w:t>Центральные склады</w:t>
      </w:r>
      <w:r>
        <w:t>,</w:t>
      </w:r>
    </w:p>
    <w:p w14:paraId="38A52C1B" w14:textId="77777777" w:rsidR="00E70CFF" w:rsidRPr="001A265C" w:rsidRDefault="00E70CFF" w:rsidP="00823682">
      <w:pPr>
        <w:pStyle w:val="afc"/>
        <w:numPr>
          <w:ilvl w:val="0"/>
          <w:numId w:val="107"/>
        </w:numPr>
        <w:ind w:left="1418"/>
      </w:pPr>
      <w:r w:rsidRPr="001A265C">
        <w:t>Цеховые склады</w:t>
      </w:r>
      <w:r>
        <w:t>,</w:t>
      </w:r>
    </w:p>
    <w:p w14:paraId="3399DD9A" w14:textId="77777777" w:rsidR="00E70CFF" w:rsidRPr="001A265C" w:rsidRDefault="00E70CFF" w:rsidP="00823682">
      <w:pPr>
        <w:pStyle w:val="afc"/>
        <w:numPr>
          <w:ilvl w:val="0"/>
          <w:numId w:val="107"/>
        </w:numPr>
        <w:ind w:left="1418"/>
      </w:pPr>
      <w:r w:rsidRPr="001A265C">
        <w:t>Склады МОЛ</w:t>
      </w:r>
      <w:r>
        <w:t>,</w:t>
      </w:r>
    </w:p>
    <w:p w14:paraId="30D735F6" w14:textId="77777777" w:rsidR="00E70CFF" w:rsidRPr="00896233" w:rsidRDefault="00E70CFF" w:rsidP="00823682">
      <w:pPr>
        <w:pStyle w:val="afc"/>
        <w:numPr>
          <w:ilvl w:val="0"/>
          <w:numId w:val="107"/>
        </w:numPr>
        <w:ind w:left="1418"/>
      </w:pPr>
      <w:r w:rsidRPr="001A265C">
        <w:t>Склады подрядчиков.</w:t>
      </w:r>
    </w:p>
    <w:p w14:paraId="4B3DF01D" w14:textId="77777777" w:rsidR="00E70CFF" w:rsidRPr="00333279" w:rsidRDefault="00E70CFF" w:rsidP="00E70CFF">
      <w:pPr>
        <w:ind w:firstLine="709"/>
        <w:rPr>
          <w:szCs w:val="24"/>
        </w:rPr>
      </w:pPr>
      <w:r w:rsidRPr="00E43A62">
        <w:rPr>
          <w:szCs w:val="24"/>
        </w:rPr>
        <w:t xml:space="preserve">Инвентаризация проводится в отношении как собственных запасов МТР, так и МТР, принятых предприятием на ответственное хранение. При этом инвентаризируемые МТР могут числиться как на балансе предприятия, так и за балансом. Процедура </w:t>
      </w:r>
      <w:r w:rsidRPr="00333279">
        <w:rPr>
          <w:szCs w:val="24"/>
        </w:rPr>
        <w:t>инвентаризации МТР, находящихся в пути, в данном процессе не рассматривается за исключением внутригрупповых перемещений.</w:t>
      </w:r>
    </w:p>
    <w:p w14:paraId="223168E5" w14:textId="77777777" w:rsidR="00E70CFF" w:rsidRPr="00E43A62" w:rsidRDefault="00E70CFF" w:rsidP="00E70CFF">
      <w:pPr>
        <w:ind w:firstLine="709"/>
        <w:rPr>
          <w:szCs w:val="24"/>
        </w:rPr>
      </w:pPr>
      <w:r w:rsidRPr="00333279">
        <w:rPr>
          <w:szCs w:val="24"/>
        </w:rPr>
        <w:t>В случае обнаружения расхождений, при приемке МТР из товаров в пути, разницы приходуются на специально созданный склад «</w:t>
      </w:r>
      <w:r>
        <w:rPr>
          <w:szCs w:val="24"/>
        </w:rPr>
        <w:t>Разницы</w:t>
      </w:r>
      <w:r w:rsidRPr="00333279">
        <w:rPr>
          <w:szCs w:val="24"/>
        </w:rPr>
        <w:t>»,</w:t>
      </w:r>
      <w:r w:rsidRPr="00E43A62">
        <w:rPr>
          <w:szCs w:val="24"/>
        </w:rPr>
        <w:t xml:space="preserve"> на котором на периодической основе проводится внеплановая инвентаризация. По выявленным недостачам пров</w:t>
      </w:r>
      <w:r>
        <w:rPr>
          <w:szCs w:val="24"/>
        </w:rPr>
        <w:t>одятся соответствующие мероприят</w:t>
      </w:r>
      <w:r w:rsidRPr="00E43A62">
        <w:rPr>
          <w:szCs w:val="24"/>
        </w:rPr>
        <w:t>ия.</w:t>
      </w:r>
    </w:p>
    <w:p w14:paraId="5C91E34B" w14:textId="77777777" w:rsidR="00E70CFF" w:rsidRPr="00E43A62" w:rsidRDefault="00E70CFF" w:rsidP="00E70CFF">
      <w:pPr>
        <w:ind w:firstLine="709"/>
        <w:rPr>
          <w:szCs w:val="24"/>
        </w:rPr>
      </w:pPr>
      <w:r w:rsidRPr="00E43A62">
        <w:rPr>
          <w:szCs w:val="24"/>
        </w:rPr>
        <w:t xml:space="preserve">В данном процессе инвентаризируются следующие виды запасов МТР: </w:t>
      </w:r>
    </w:p>
    <w:p w14:paraId="63C9A6BC" w14:textId="77777777" w:rsidR="00E70CFF" w:rsidRDefault="00E70CFF" w:rsidP="00823682">
      <w:pPr>
        <w:pStyle w:val="afc"/>
        <w:numPr>
          <w:ilvl w:val="0"/>
          <w:numId w:val="108"/>
        </w:numPr>
        <w:ind w:left="1418"/>
      </w:pPr>
      <w:r w:rsidRPr="00906F5E">
        <w:t>оборудование</w:t>
      </w:r>
      <w:r>
        <w:t xml:space="preserve"> к установке;</w:t>
      </w:r>
      <w:r w:rsidRPr="00906F5E">
        <w:t xml:space="preserve"> </w:t>
      </w:r>
    </w:p>
    <w:p w14:paraId="4A0E691E" w14:textId="77777777" w:rsidR="00E70CFF" w:rsidRDefault="00E70CFF" w:rsidP="00823682">
      <w:pPr>
        <w:pStyle w:val="afc"/>
        <w:numPr>
          <w:ilvl w:val="0"/>
          <w:numId w:val="108"/>
        </w:numPr>
        <w:ind w:left="1418"/>
      </w:pPr>
      <w:r>
        <w:t>материалы;</w:t>
      </w:r>
    </w:p>
    <w:p w14:paraId="25E3702D" w14:textId="77777777" w:rsidR="00E70CFF" w:rsidRDefault="00E70CFF" w:rsidP="00823682">
      <w:pPr>
        <w:pStyle w:val="afc"/>
        <w:numPr>
          <w:ilvl w:val="0"/>
          <w:numId w:val="108"/>
        </w:numPr>
        <w:ind w:left="1418"/>
      </w:pPr>
      <w:r w:rsidRPr="00906F5E">
        <w:t>инвентарь и хозяйств</w:t>
      </w:r>
      <w:r>
        <w:t>енные принадлежности на складе;</w:t>
      </w:r>
    </w:p>
    <w:p w14:paraId="215344BE" w14:textId="77777777" w:rsidR="00E70CFF" w:rsidRDefault="00E70CFF" w:rsidP="00823682">
      <w:pPr>
        <w:pStyle w:val="afc"/>
        <w:numPr>
          <w:ilvl w:val="0"/>
          <w:numId w:val="108"/>
        </w:numPr>
        <w:ind w:left="1418"/>
      </w:pPr>
      <w:r w:rsidRPr="00906F5E">
        <w:t xml:space="preserve">спецодежда и </w:t>
      </w:r>
      <w:r>
        <w:t>СИЗ;</w:t>
      </w:r>
    </w:p>
    <w:p w14:paraId="1280F110" w14:textId="77777777" w:rsidR="00E70CFF" w:rsidRDefault="00E70CFF" w:rsidP="00823682">
      <w:pPr>
        <w:pStyle w:val="afc"/>
        <w:numPr>
          <w:ilvl w:val="0"/>
          <w:numId w:val="108"/>
        </w:numPr>
        <w:ind w:left="1418"/>
      </w:pPr>
      <w:r w:rsidRPr="00906F5E">
        <w:t>материалы, прин</w:t>
      </w:r>
      <w:r>
        <w:t>ятые на ответственное хранение;</w:t>
      </w:r>
    </w:p>
    <w:p w14:paraId="77ACA396" w14:textId="77777777" w:rsidR="00E70CFF" w:rsidRDefault="00E70CFF" w:rsidP="00823682">
      <w:pPr>
        <w:pStyle w:val="afc"/>
        <w:numPr>
          <w:ilvl w:val="0"/>
          <w:numId w:val="108"/>
        </w:numPr>
        <w:ind w:left="1418"/>
      </w:pPr>
      <w:r w:rsidRPr="00906F5E">
        <w:t>запасные</w:t>
      </w:r>
      <w:r>
        <w:t xml:space="preserve"> </w:t>
      </w:r>
      <w:r w:rsidRPr="00906F5E">
        <w:t>части подменного фонда</w:t>
      </w:r>
      <w:r>
        <w:t>;</w:t>
      </w:r>
    </w:p>
    <w:p w14:paraId="350CBB36" w14:textId="77777777" w:rsidR="00E70CFF" w:rsidRDefault="00E70CFF" w:rsidP="00823682">
      <w:pPr>
        <w:pStyle w:val="afc"/>
        <w:numPr>
          <w:ilvl w:val="0"/>
          <w:numId w:val="108"/>
        </w:numPr>
        <w:ind w:left="1418"/>
      </w:pPr>
      <w:r>
        <w:t>и другие.</w:t>
      </w:r>
    </w:p>
    <w:p w14:paraId="4476DB10" w14:textId="09DDE614" w:rsidR="00E70CFF" w:rsidRDefault="00E70CFF" w:rsidP="00E70CFF">
      <w:pPr>
        <w:ind w:firstLine="709"/>
        <w:rPr>
          <w:szCs w:val="24"/>
        </w:rPr>
      </w:pPr>
      <w:r w:rsidRPr="00680347">
        <w:rPr>
          <w:szCs w:val="24"/>
        </w:rPr>
        <w:lastRenderedPageBreak/>
        <w:t>Процесс</w:t>
      </w:r>
      <w:r>
        <w:rPr>
          <w:szCs w:val="24"/>
        </w:rPr>
        <w:t xml:space="preserve"> инвентаризации</w:t>
      </w:r>
      <w:r w:rsidRPr="00680347">
        <w:rPr>
          <w:szCs w:val="24"/>
        </w:rPr>
        <w:t xml:space="preserve"> основных средств, находящихся в эксплуатации</w:t>
      </w:r>
      <w:r>
        <w:rPr>
          <w:szCs w:val="24"/>
        </w:rPr>
        <w:t>,</w:t>
      </w:r>
      <w:r w:rsidRPr="00680347">
        <w:rPr>
          <w:szCs w:val="24"/>
        </w:rPr>
        <w:t xml:space="preserve"> описан в </w:t>
      </w:r>
      <w:r w:rsidRPr="00480250">
        <w:rPr>
          <w:szCs w:val="24"/>
        </w:rPr>
        <w:t xml:space="preserve">КД </w:t>
      </w:r>
      <w:r w:rsidR="00A97DD3" w:rsidRPr="00A97DD3">
        <w:rPr>
          <w:szCs w:val="24"/>
        </w:rPr>
        <w:t xml:space="preserve">ERP.5.1.27 </w:t>
      </w:r>
      <w:r>
        <w:rPr>
          <w:szCs w:val="24"/>
        </w:rPr>
        <w:t>«</w:t>
      </w:r>
      <w:r w:rsidRPr="00480250">
        <w:rPr>
          <w:szCs w:val="24"/>
        </w:rPr>
        <w:t>Учет ВНА</w:t>
      </w:r>
      <w:r>
        <w:rPr>
          <w:szCs w:val="24"/>
        </w:rPr>
        <w:t>».</w:t>
      </w:r>
    </w:p>
    <w:p w14:paraId="1F1637EF" w14:textId="77777777" w:rsidR="002F1C99" w:rsidRDefault="002F1C99" w:rsidP="00E70CFF">
      <w:pPr>
        <w:ind w:firstLine="709"/>
        <w:rPr>
          <w:szCs w:val="24"/>
        </w:rPr>
      </w:pPr>
    </w:p>
    <w:p w14:paraId="657DDE1E" w14:textId="07A7DE96" w:rsidR="005F343B" w:rsidRPr="005F343B" w:rsidRDefault="005F343B" w:rsidP="005F343B">
      <w:pPr>
        <w:ind w:firstLine="709"/>
        <w:rPr>
          <w:b/>
        </w:rPr>
      </w:pPr>
      <w:r w:rsidRPr="005F343B">
        <w:rPr>
          <w:b/>
        </w:rPr>
        <w:t xml:space="preserve">Примечание: </w:t>
      </w:r>
    </w:p>
    <w:p w14:paraId="28BF14EB" w14:textId="77777777" w:rsidR="005F343B" w:rsidRPr="005F343B" w:rsidRDefault="005F343B" w:rsidP="00823682">
      <w:pPr>
        <w:pStyle w:val="afc"/>
        <w:numPr>
          <w:ilvl w:val="0"/>
          <w:numId w:val="109"/>
        </w:numPr>
        <w:ind w:left="1418"/>
        <w:rPr>
          <w:rStyle w:val="14Comment"/>
          <w:rFonts w:cs="Arial"/>
          <w:i w:val="0"/>
          <w:color w:val="000000"/>
        </w:rPr>
      </w:pPr>
      <w:r w:rsidRPr="005F343B">
        <w:rPr>
          <w:rStyle w:val="14Comment"/>
          <w:rFonts w:cs="Arial"/>
          <w:i w:val="0"/>
          <w:color w:val="000000"/>
        </w:rPr>
        <w:t xml:space="preserve">Под каждый вид запаса (свободно-используемый, запаса проекта, запас на ОХ) формируется отдельный системный документ инвентаризации. Если на одном складе одна и та же номенклатурная позиция числится в различных видах запаса, то инвентаризироваться она будет несколькими системными документами инвентаризации. </w:t>
      </w:r>
    </w:p>
    <w:p w14:paraId="4592440D" w14:textId="3B41F9C4" w:rsidR="005F343B" w:rsidRPr="004B3425" w:rsidRDefault="005F343B" w:rsidP="00823682">
      <w:pPr>
        <w:pStyle w:val="afc"/>
        <w:numPr>
          <w:ilvl w:val="0"/>
          <w:numId w:val="109"/>
        </w:numPr>
        <w:ind w:left="1418"/>
      </w:pPr>
      <w:r w:rsidRPr="004B3425">
        <w:t>Если необходимо выполнить подсчет по МОЛу</w:t>
      </w:r>
      <w:r>
        <w:t>/кладовщику</w:t>
      </w:r>
      <w:r w:rsidRPr="004B3425">
        <w:t>, за которым закреплено несколько складов, то на каждый склад создается отдельный документ инвентаризации.</w:t>
      </w:r>
    </w:p>
    <w:p w14:paraId="206E5437" w14:textId="77777777" w:rsidR="005F343B" w:rsidRPr="004B3425" w:rsidRDefault="005F343B" w:rsidP="005F343B">
      <w:pPr>
        <w:rPr>
          <w:rFonts w:eastAsiaTheme="majorEastAsia"/>
        </w:rPr>
      </w:pPr>
    </w:p>
    <w:p w14:paraId="43A181F8" w14:textId="77777777" w:rsidR="005F343B" w:rsidRPr="005F343B" w:rsidRDefault="005F343B" w:rsidP="005F343B">
      <w:pPr>
        <w:ind w:firstLine="709"/>
        <w:rPr>
          <w:b/>
        </w:rPr>
      </w:pPr>
      <w:r w:rsidRPr="005F343B">
        <w:rPr>
          <w:b/>
        </w:rPr>
        <w:t>Плановая инвентаризация</w:t>
      </w:r>
    </w:p>
    <w:p w14:paraId="2603E595" w14:textId="77777777" w:rsidR="005F343B" w:rsidRDefault="005F343B" w:rsidP="005F343B">
      <w:pPr>
        <w:ind w:firstLine="709"/>
        <w:rPr>
          <w:szCs w:val="24"/>
        </w:rPr>
      </w:pPr>
      <w:r w:rsidRPr="00F226E1">
        <w:rPr>
          <w:szCs w:val="24"/>
        </w:rPr>
        <w:t xml:space="preserve">При </w:t>
      </w:r>
      <w:r>
        <w:rPr>
          <w:szCs w:val="24"/>
        </w:rPr>
        <w:t xml:space="preserve">проведении </w:t>
      </w:r>
      <w:r w:rsidRPr="00F226E1">
        <w:rPr>
          <w:szCs w:val="24"/>
        </w:rPr>
        <w:t xml:space="preserve">плановой ежегодной инвентаризации процесс подсчета проходит для всех материалов на складах. </w:t>
      </w:r>
    </w:p>
    <w:p w14:paraId="7E8B3A79" w14:textId="6EED32F9" w:rsidR="005F343B" w:rsidRDefault="005F343B" w:rsidP="00823682">
      <w:pPr>
        <w:pStyle w:val="afc"/>
        <w:numPr>
          <w:ilvl w:val="0"/>
          <w:numId w:val="110"/>
        </w:numPr>
        <w:ind w:left="1418"/>
      </w:pPr>
      <w:r w:rsidRPr="00451D8C">
        <w:t xml:space="preserve">Перед началом инвентаризации из системы печатаются подсчетные листы (бланки, в которые вписываются </w:t>
      </w:r>
      <w:r>
        <w:t xml:space="preserve">фактические </w:t>
      </w:r>
      <w:r w:rsidRPr="00451D8C">
        <w:t xml:space="preserve">данные в момент проведения инвентаризации для дальнейшего переноса информации о количествах МТР в инвентаризационную опись). </w:t>
      </w:r>
      <w:r w:rsidR="00AF0FA0">
        <w:t>В качестве этих подсчетных листов будут распечатываться незаполненные формуляры ИНВ-3</w:t>
      </w:r>
      <w:r w:rsidR="00AF0FA0" w:rsidRPr="00AF0FA0">
        <w:t xml:space="preserve"> </w:t>
      </w:r>
      <w:r w:rsidR="00AF0FA0">
        <w:t>и ИНВ-5 (</w:t>
      </w:r>
      <w:r w:rsidR="00AF0FA0">
        <w:rPr>
          <w:noProof/>
        </w:rPr>
        <w:t>разработка № ММ21</w:t>
      </w:r>
      <w:r w:rsidR="00AF0FA0">
        <w:t xml:space="preserve">). </w:t>
      </w:r>
      <w:r>
        <w:t xml:space="preserve">К моменту проведения инвентаризации в системе должны быть проведены </w:t>
      </w:r>
      <w:r w:rsidRPr="00451D8C">
        <w:t>все</w:t>
      </w:r>
      <w:r>
        <w:t xml:space="preserve"> движения МТР, т.е. зарегистрированы и сданы в</w:t>
      </w:r>
      <w:r w:rsidR="00AF0FA0">
        <w:t>о фронт-офис</w:t>
      </w:r>
      <w:r>
        <w:t xml:space="preserve"> МФЦ все</w:t>
      </w:r>
      <w:r w:rsidRPr="00451D8C">
        <w:t xml:space="preserve"> расходные и приходные документы на МТР</w:t>
      </w:r>
      <w:r>
        <w:t>.</w:t>
      </w:r>
    </w:p>
    <w:p w14:paraId="3E4F40BF" w14:textId="77777777" w:rsidR="005F343B" w:rsidRDefault="005F343B" w:rsidP="00823682">
      <w:pPr>
        <w:pStyle w:val="afc"/>
        <w:numPr>
          <w:ilvl w:val="0"/>
          <w:numId w:val="110"/>
        </w:numPr>
        <w:ind w:left="1418"/>
      </w:pPr>
      <w:r w:rsidRPr="00451D8C">
        <w:t xml:space="preserve">Далее РИК организует и осуществляет физический подсчет наличия МТР на инвентаризируемом складе. Результаты подсчета </w:t>
      </w:r>
      <w:r>
        <w:t>вносятся в подсчетные листы, которые подписываются членами РИК. Затем ответственный от РИК регистрирует результаты подсчета в системе и сводит</w:t>
      </w:r>
      <w:r w:rsidRPr="00451D8C">
        <w:t xml:space="preserve"> в инвентаризационную опись ИНВ-3 (или ИНВ-5 в случае инвентаризации запасов МТР, принятых на ответственное хранение). </w:t>
      </w:r>
    </w:p>
    <w:p w14:paraId="0173C4EB" w14:textId="43CC9DF2" w:rsidR="005F343B" w:rsidRDefault="005F343B" w:rsidP="00823682">
      <w:pPr>
        <w:pStyle w:val="afc"/>
        <w:numPr>
          <w:ilvl w:val="0"/>
          <w:numId w:val="110"/>
        </w:numPr>
        <w:ind w:left="1418"/>
      </w:pPr>
      <w:r>
        <w:t>Окончательные о</w:t>
      </w:r>
      <w:r w:rsidRPr="00451D8C">
        <w:t>пис</w:t>
      </w:r>
      <w:r>
        <w:t xml:space="preserve">и </w:t>
      </w:r>
      <w:r w:rsidRPr="00451D8C">
        <w:t>заверя</w:t>
      </w:r>
      <w:r>
        <w:t>ю</w:t>
      </w:r>
      <w:r w:rsidRPr="00451D8C">
        <w:t>тся подписями всех членов комиссии.</w:t>
      </w:r>
    </w:p>
    <w:p w14:paraId="51562391" w14:textId="7375667B" w:rsidR="005F343B" w:rsidRDefault="005F343B" w:rsidP="00823682">
      <w:pPr>
        <w:pStyle w:val="afc"/>
        <w:numPr>
          <w:ilvl w:val="0"/>
          <w:numId w:val="110"/>
        </w:numPr>
        <w:ind w:left="1418"/>
      </w:pPr>
      <w:r>
        <w:t>Вышеприведенные шаги и процесс выполнения инвентаризации могут актуализироваться в соответствии с текущим регламентом по проведению инвентаризации.</w:t>
      </w:r>
    </w:p>
    <w:p w14:paraId="3F3D2590" w14:textId="77777777" w:rsidR="0011133A" w:rsidRPr="00D42796" w:rsidRDefault="0011133A" w:rsidP="00FC2917"/>
    <w:p w14:paraId="709F545B" w14:textId="77777777" w:rsidR="005F343B" w:rsidRPr="005F343B" w:rsidRDefault="005F343B" w:rsidP="005F343B">
      <w:pPr>
        <w:ind w:firstLine="709"/>
        <w:rPr>
          <w:b/>
        </w:rPr>
      </w:pPr>
      <w:r w:rsidRPr="005F343B">
        <w:rPr>
          <w:b/>
        </w:rPr>
        <w:t>Внеплановая инвентаризация</w:t>
      </w:r>
    </w:p>
    <w:p w14:paraId="2B7414D5" w14:textId="77777777" w:rsidR="005F343B" w:rsidRDefault="005F343B" w:rsidP="005F343B">
      <w:pPr>
        <w:ind w:firstLine="709"/>
        <w:rPr>
          <w:szCs w:val="24"/>
        </w:rPr>
      </w:pPr>
      <w:r w:rsidRPr="00F226E1">
        <w:rPr>
          <w:szCs w:val="24"/>
        </w:rPr>
        <w:t xml:space="preserve">При внеплановой инвентаризации процесс подсчета </w:t>
      </w:r>
      <w:r>
        <w:rPr>
          <w:szCs w:val="24"/>
        </w:rPr>
        <w:t xml:space="preserve">может происходить для отдельных </w:t>
      </w:r>
      <w:r w:rsidRPr="00F226E1">
        <w:rPr>
          <w:szCs w:val="24"/>
        </w:rPr>
        <w:t>материалов, отбираемых вне системы по различным критериям (виду материала, различным группам материала), либо по составленному вручную списку.</w:t>
      </w:r>
      <w:r>
        <w:rPr>
          <w:szCs w:val="24"/>
        </w:rPr>
        <w:t xml:space="preserve"> </w:t>
      </w:r>
    </w:p>
    <w:p w14:paraId="1F4FE6E7" w14:textId="1FBF75F4" w:rsidR="005F343B" w:rsidRPr="00E43A62" w:rsidRDefault="005F343B" w:rsidP="005F343B">
      <w:pPr>
        <w:ind w:firstLine="709"/>
        <w:rPr>
          <w:szCs w:val="24"/>
          <w:lang w:eastAsia="af-ZA"/>
        </w:rPr>
      </w:pPr>
      <w:r>
        <w:rPr>
          <w:szCs w:val="24"/>
          <w:lang w:eastAsia="af-ZA"/>
        </w:rPr>
        <w:t>Внеплановая и</w:t>
      </w:r>
      <w:r w:rsidRPr="00E43A62">
        <w:rPr>
          <w:rFonts w:hint="eastAsia"/>
          <w:szCs w:val="24"/>
          <w:lang w:eastAsia="af-ZA"/>
        </w:rPr>
        <w:t>нвентаризация</w:t>
      </w:r>
      <w:r w:rsidRPr="00E43A62">
        <w:rPr>
          <w:szCs w:val="24"/>
          <w:lang w:eastAsia="af-ZA"/>
        </w:rPr>
        <w:t xml:space="preserve"> </w:t>
      </w:r>
      <w:r>
        <w:rPr>
          <w:szCs w:val="24"/>
          <w:lang w:eastAsia="af-ZA"/>
        </w:rPr>
        <w:t>может быть проведена, в следующих случаях</w:t>
      </w:r>
      <w:r w:rsidRPr="00E43A62">
        <w:rPr>
          <w:szCs w:val="24"/>
          <w:lang w:eastAsia="af-ZA"/>
        </w:rPr>
        <w:t>:</w:t>
      </w:r>
    </w:p>
    <w:p w14:paraId="5759F63F" w14:textId="77777777" w:rsidR="005F343B" w:rsidRPr="007417E0" w:rsidRDefault="005F343B" w:rsidP="00823682">
      <w:pPr>
        <w:pStyle w:val="afc"/>
        <w:numPr>
          <w:ilvl w:val="0"/>
          <w:numId w:val="111"/>
        </w:numPr>
        <w:ind w:left="1418"/>
      </w:pPr>
      <w:r w:rsidRPr="007050D3">
        <w:t xml:space="preserve">Смена </w:t>
      </w:r>
      <w:r>
        <w:t>МОЛ/кладовщика</w:t>
      </w:r>
      <w:r w:rsidRPr="007050D3">
        <w:t>;</w:t>
      </w:r>
    </w:p>
    <w:p w14:paraId="3148AFEC" w14:textId="77777777" w:rsidR="005F343B" w:rsidRPr="007417E0" w:rsidRDefault="005F343B" w:rsidP="00823682">
      <w:pPr>
        <w:pStyle w:val="afc"/>
        <w:numPr>
          <w:ilvl w:val="0"/>
          <w:numId w:val="111"/>
        </w:numPr>
        <w:ind w:left="1418"/>
      </w:pPr>
      <w:r w:rsidRPr="007417E0">
        <w:t>Порча или хищение товарно-материальных ценностей (ТМЦ);</w:t>
      </w:r>
    </w:p>
    <w:p w14:paraId="4C91ACD4" w14:textId="77777777" w:rsidR="005F343B" w:rsidRPr="007417E0" w:rsidRDefault="005F343B" w:rsidP="00823682">
      <w:pPr>
        <w:pStyle w:val="afc"/>
        <w:numPr>
          <w:ilvl w:val="0"/>
          <w:numId w:val="111"/>
        </w:numPr>
        <w:ind w:left="1418"/>
      </w:pPr>
      <w:r w:rsidRPr="007417E0">
        <w:t xml:space="preserve">Стихийные </w:t>
      </w:r>
      <w:r w:rsidRPr="009351CD">
        <w:t>бедствия</w:t>
      </w:r>
      <w:r w:rsidRPr="00016687">
        <w:t xml:space="preserve"> и ЧП, кото</w:t>
      </w:r>
      <w:r w:rsidRPr="007417E0">
        <w:t>рые могли привести к утрате ТМЦ;</w:t>
      </w:r>
    </w:p>
    <w:p w14:paraId="0BA00E6C" w14:textId="77777777" w:rsidR="005F343B" w:rsidRPr="00016687" w:rsidRDefault="005F343B" w:rsidP="00823682">
      <w:pPr>
        <w:pStyle w:val="afc"/>
        <w:numPr>
          <w:ilvl w:val="0"/>
          <w:numId w:val="111"/>
        </w:numPr>
        <w:ind w:left="1418"/>
      </w:pPr>
      <w:r>
        <w:t>Выявлена недостача в момент комплектации поставки.</w:t>
      </w:r>
    </w:p>
    <w:p w14:paraId="1655EAB4" w14:textId="77777777" w:rsidR="005F343B" w:rsidRDefault="005F343B" w:rsidP="006F5B6E">
      <w:pPr>
        <w:ind w:firstLine="708"/>
      </w:pPr>
      <w:r>
        <w:t xml:space="preserve">Внеплановая инвентаризация может быть отражена в системе </w:t>
      </w:r>
      <w:r w:rsidRPr="00016687">
        <w:t>SAP</w:t>
      </w:r>
      <w:r>
        <w:t xml:space="preserve"> как:</w:t>
      </w:r>
    </w:p>
    <w:p w14:paraId="7919A7F8" w14:textId="77777777" w:rsidR="005F343B" w:rsidRPr="003242C5" w:rsidRDefault="005F343B" w:rsidP="00823682">
      <w:pPr>
        <w:pStyle w:val="afc"/>
        <w:numPr>
          <w:ilvl w:val="0"/>
          <w:numId w:val="111"/>
        </w:numPr>
        <w:ind w:left="1418"/>
      </w:pPr>
      <w:r>
        <w:t>Обычная инвентаризация на ограниченный список МТР (список описан выше);</w:t>
      </w:r>
    </w:p>
    <w:p w14:paraId="684DD837" w14:textId="2E1B5606" w:rsidR="005F343B" w:rsidRDefault="005F343B" w:rsidP="00823682">
      <w:pPr>
        <w:pStyle w:val="afc"/>
        <w:numPr>
          <w:ilvl w:val="0"/>
          <w:numId w:val="111"/>
        </w:numPr>
        <w:ind w:left="1418"/>
      </w:pPr>
      <w:r>
        <w:t xml:space="preserve">Списание МТР (брака, потерь и т.д.) через документ материала, без предварительной регистрации в системе документа инвентаризации. </w:t>
      </w:r>
    </w:p>
    <w:p w14:paraId="05F9C362" w14:textId="77777777" w:rsidR="00AA00A0" w:rsidRDefault="00AA00A0" w:rsidP="005F343B">
      <w:pPr>
        <w:ind w:firstLine="709"/>
        <w:rPr>
          <w:b/>
        </w:rPr>
      </w:pPr>
    </w:p>
    <w:p w14:paraId="0D6CB164" w14:textId="77777777" w:rsidR="005F343B" w:rsidRPr="005F343B" w:rsidRDefault="005F343B" w:rsidP="005F343B">
      <w:pPr>
        <w:ind w:firstLine="709"/>
        <w:rPr>
          <w:b/>
        </w:rPr>
      </w:pPr>
      <w:r w:rsidRPr="005F343B">
        <w:rPr>
          <w:b/>
        </w:rPr>
        <w:t>Обнаружение расхождений</w:t>
      </w:r>
    </w:p>
    <w:p w14:paraId="1DDE0306" w14:textId="77777777" w:rsidR="005F343B" w:rsidRDefault="005F343B" w:rsidP="005F343B">
      <w:pPr>
        <w:ind w:firstLine="709"/>
        <w:rPr>
          <w:szCs w:val="24"/>
        </w:rPr>
      </w:pPr>
      <w:r w:rsidRPr="00BC0E34">
        <w:rPr>
          <w:szCs w:val="24"/>
        </w:rPr>
        <w:t>В случае обнаружения расхождений результатов</w:t>
      </w:r>
      <w:r>
        <w:rPr>
          <w:szCs w:val="24"/>
        </w:rPr>
        <w:t xml:space="preserve"> инвентаризации</w:t>
      </w:r>
      <w:r w:rsidRPr="00BC0E34">
        <w:rPr>
          <w:szCs w:val="24"/>
        </w:rPr>
        <w:t xml:space="preserve"> с данными системы, а также по другим причинам (например, по решению руководства, несогласие МОЛ с результатами подсчета), возможно проведение повторного подсчета по той или иной части номенклатуры, результаты которого также отражаются в системе и в инвентаризационной описи. </w:t>
      </w:r>
    </w:p>
    <w:p w14:paraId="6926D1C6" w14:textId="77777777" w:rsidR="005F343B" w:rsidRPr="00D42796" w:rsidRDefault="005F343B" w:rsidP="005F343B">
      <w:pPr>
        <w:ind w:firstLine="709"/>
        <w:rPr>
          <w:szCs w:val="24"/>
        </w:rPr>
      </w:pPr>
      <w:r w:rsidRPr="00BC0E34">
        <w:rPr>
          <w:szCs w:val="24"/>
        </w:rPr>
        <w:t>Стандартные средства SAP не предусматрив</w:t>
      </w:r>
      <w:r>
        <w:rPr>
          <w:szCs w:val="24"/>
        </w:rPr>
        <w:t xml:space="preserve">ают сторно результатов </w:t>
      </w:r>
      <w:r w:rsidRPr="00BC0E34">
        <w:rPr>
          <w:szCs w:val="24"/>
        </w:rPr>
        <w:t>инвентаризации, для исправления результатов инвентаризации используется повторная инвентаризация.</w:t>
      </w:r>
    </w:p>
    <w:p w14:paraId="114A758B" w14:textId="12754F6D" w:rsidR="005F343B" w:rsidRPr="00BC0E34" w:rsidRDefault="005F343B" w:rsidP="005F343B">
      <w:pPr>
        <w:ind w:firstLine="709"/>
        <w:rPr>
          <w:szCs w:val="24"/>
        </w:rPr>
      </w:pPr>
      <w:r w:rsidRPr="00BC0E34">
        <w:rPr>
          <w:szCs w:val="24"/>
        </w:rPr>
        <w:t>После того, как данные подсчета полностью внесены в систему, формируетс</w:t>
      </w:r>
      <w:r>
        <w:rPr>
          <w:szCs w:val="24"/>
        </w:rPr>
        <w:t>я сличительная ведомость ИНВ-19</w:t>
      </w:r>
      <w:r w:rsidR="0073632D">
        <w:rPr>
          <w:szCs w:val="24"/>
        </w:rPr>
        <w:t xml:space="preserve"> (</w:t>
      </w:r>
      <w:r w:rsidR="0073632D">
        <w:rPr>
          <w:noProof/>
        </w:rPr>
        <w:t xml:space="preserve">разработка </w:t>
      </w:r>
      <w:r w:rsidR="00F83367">
        <w:rPr>
          <w:noProof/>
        </w:rPr>
        <w:t xml:space="preserve">№ </w:t>
      </w:r>
      <w:r w:rsidR="0073632D">
        <w:rPr>
          <w:noProof/>
        </w:rPr>
        <w:t>ММ21)</w:t>
      </w:r>
      <w:r w:rsidRPr="00BC0E34">
        <w:rPr>
          <w:szCs w:val="24"/>
        </w:rPr>
        <w:t>. По итогам инвентаризации председатель РИК предоставляет материал на рассмотрение центральной инвентаризационной комисси</w:t>
      </w:r>
      <w:r>
        <w:rPr>
          <w:szCs w:val="24"/>
        </w:rPr>
        <w:t>и</w:t>
      </w:r>
      <w:r w:rsidRPr="00BC0E34">
        <w:rPr>
          <w:szCs w:val="24"/>
        </w:rPr>
        <w:t xml:space="preserve"> </w:t>
      </w:r>
      <w:r>
        <w:rPr>
          <w:szCs w:val="24"/>
        </w:rPr>
        <w:t xml:space="preserve">(ЦИК) </w:t>
      </w:r>
      <w:r w:rsidRPr="00BC0E34">
        <w:rPr>
          <w:szCs w:val="24"/>
        </w:rPr>
        <w:t>для принятия решения. По результатам заседания центральной инвентаризационной комиссии готовится протокол</w:t>
      </w:r>
      <w:r>
        <w:rPr>
          <w:szCs w:val="24"/>
        </w:rPr>
        <w:t>,</w:t>
      </w:r>
      <w:r w:rsidRPr="00BC0E34">
        <w:rPr>
          <w:szCs w:val="24"/>
        </w:rPr>
        <w:t xml:space="preserve"> утверждающий результаты инвентаризации и принятые комиссией решения.   </w:t>
      </w:r>
    </w:p>
    <w:p w14:paraId="708C1C73" w14:textId="3621FFE1" w:rsidR="005F343B" w:rsidRDefault="005F343B" w:rsidP="005F343B">
      <w:pPr>
        <w:ind w:firstLine="709"/>
        <w:rPr>
          <w:szCs w:val="24"/>
        </w:rPr>
      </w:pPr>
      <w:r w:rsidRPr="00BC0E34">
        <w:rPr>
          <w:szCs w:val="24"/>
        </w:rPr>
        <w:t xml:space="preserve">После получения протокола с решением центральной инвентаризационной комиссии (ЦИК, состав ЦИК определяется согласно распорядительным документам по предприятию) в системе проводятся инвентаризационные разницы для выравнивания данных о запасе в системе с результатами подсчета. После этого производится регистрация данных по пересортице и формируются окончательные выравнивающие проводки. </w:t>
      </w:r>
    </w:p>
    <w:p w14:paraId="516232B4" w14:textId="77777777" w:rsidR="00F363A0" w:rsidRDefault="00F363A0" w:rsidP="005F343B">
      <w:pPr>
        <w:ind w:firstLine="709"/>
        <w:rPr>
          <w:szCs w:val="24"/>
        </w:rPr>
      </w:pPr>
    </w:p>
    <w:p w14:paraId="4A2C6881" w14:textId="77777777" w:rsidR="005F343B" w:rsidRPr="005F343B" w:rsidRDefault="005F343B" w:rsidP="005F343B">
      <w:pPr>
        <w:ind w:firstLine="709"/>
        <w:rPr>
          <w:b/>
        </w:rPr>
      </w:pPr>
      <w:r w:rsidRPr="005F343B">
        <w:rPr>
          <w:b/>
        </w:rPr>
        <w:t>Зачёт пересортицы</w:t>
      </w:r>
    </w:p>
    <w:p w14:paraId="24B1F91A" w14:textId="77777777" w:rsidR="005F343B" w:rsidRDefault="005F343B" w:rsidP="005F343B">
      <w:pPr>
        <w:ind w:firstLine="709"/>
      </w:pPr>
      <w:r>
        <w:t>Зачёт пересортицы может быть выполнен при следующих условиях:</w:t>
      </w:r>
    </w:p>
    <w:p w14:paraId="5AAE24EC" w14:textId="77777777" w:rsidR="005F343B" w:rsidRDefault="005F343B" w:rsidP="00823682">
      <w:pPr>
        <w:pStyle w:val="afc"/>
        <w:numPr>
          <w:ilvl w:val="0"/>
          <w:numId w:val="112"/>
        </w:numPr>
        <w:ind w:left="1418"/>
      </w:pPr>
      <w:r>
        <w:t>Зачитываемые ТМЦ имеют одну и ту же группу материалов;</w:t>
      </w:r>
    </w:p>
    <w:p w14:paraId="65CB60B4" w14:textId="77777777" w:rsidR="005F343B" w:rsidRDefault="005F343B" w:rsidP="00823682">
      <w:pPr>
        <w:pStyle w:val="afc"/>
        <w:numPr>
          <w:ilvl w:val="0"/>
          <w:numId w:val="112"/>
        </w:numPr>
        <w:ind w:left="1418"/>
      </w:pPr>
      <w:r>
        <w:t>Зачитываемые ТМЦ имеют одну и ту же единицу измерения;</w:t>
      </w:r>
    </w:p>
    <w:p w14:paraId="4649B39B" w14:textId="77777777" w:rsidR="005F343B" w:rsidRDefault="005F343B" w:rsidP="00823682">
      <w:pPr>
        <w:pStyle w:val="afc"/>
        <w:numPr>
          <w:ilvl w:val="0"/>
          <w:numId w:val="112"/>
        </w:numPr>
        <w:ind w:left="1418"/>
      </w:pPr>
      <w:r>
        <w:t>К зачёту принимается равное количество материалов;</w:t>
      </w:r>
    </w:p>
    <w:p w14:paraId="147C0F76" w14:textId="77777777" w:rsidR="005F343B" w:rsidRDefault="005F343B" w:rsidP="00823682">
      <w:pPr>
        <w:pStyle w:val="afc"/>
        <w:numPr>
          <w:ilvl w:val="0"/>
          <w:numId w:val="112"/>
        </w:numPr>
        <w:ind w:left="1418"/>
      </w:pPr>
      <w:r>
        <w:t>Сумма недостачи не должна превышать сумму излишка;</w:t>
      </w:r>
    </w:p>
    <w:p w14:paraId="7669E6A6" w14:textId="77777777" w:rsidR="005F343B" w:rsidRDefault="005F343B" w:rsidP="00823682">
      <w:pPr>
        <w:pStyle w:val="afc"/>
        <w:numPr>
          <w:ilvl w:val="0"/>
          <w:numId w:val="112"/>
        </w:numPr>
        <w:ind w:left="1418"/>
      </w:pPr>
      <w:r>
        <w:t>Излишек и недостача числятся за одним материально ответственным лицом (или за МОЛ, находящимися в рамках одной БЕ).</w:t>
      </w:r>
    </w:p>
    <w:p w14:paraId="46526507" w14:textId="77E658F7" w:rsidR="005F343B" w:rsidRDefault="005F343B" w:rsidP="005F343B">
      <w:pPr>
        <w:ind w:firstLine="709"/>
      </w:pPr>
      <w:r w:rsidRPr="00BC0E34">
        <w:rPr>
          <w:szCs w:val="24"/>
        </w:rPr>
        <w:t xml:space="preserve">Результаты инвентаризации должны быть отражены в учете и отчетности того месяца, в котором была закончена инвентаризация и введены данные </w:t>
      </w:r>
      <w:r w:rsidR="00696D9D">
        <w:rPr>
          <w:szCs w:val="24"/>
        </w:rPr>
        <w:t>фактического подсчета.</w:t>
      </w:r>
      <w:r w:rsidR="00D32226">
        <w:rPr>
          <w:szCs w:val="24"/>
        </w:rPr>
        <w:t xml:space="preserve"> </w:t>
      </w:r>
      <w:r>
        <w:t xml:space="preserve">Подробное описание процесса приведено в </w:t>
      </w:r>
      <w:r w:rsidRPr="009C08A1">
        <w:t xml:space="preserve">КД </w:t>
      </w:r>
      <w:r w:rsidR="00515DD9" w:rsidRPr="00FE3CB6">
        <w:rPr>
          <w:lang w:val="en-US"/>
        </w:rPr>
        <w:t>ERP</w:t>
      </w:r>
      <w:r w:rsidR="00515DD9" w:rsidRPr="00FE3CB6">
        <w:t xml:space="preserve">.5.1.28 </w:t>
      </w:r>
      <w:r w:rsidRPr="009C08A1">
        <w:t>«Учет МПЗ, товаров и готовой продукции</w:t>
      </w:r>
      <w:r>
        <w:t>»,</w:t>
      </w:r>
      <w:r>
        <w:rPr>
          <w:sz w:val="20"/>
        </w:rPr>
        <w:t xml:space="preserve"> </w:t>
      </w:r>
      <w:r>
        <w:t>здесь упоминается для полноты представления процесса.</w:t>
      </w:r>
      <w:r w:rsidRPr="005A502E">
        <w:t xml:space="preserve"> </w:t>
      </w:r>
    </w:p>
    <w:p w14:paraId="1B4F9DBD" w14:textId="77777777" w:rsidR="005F343B" w:rsidRPr="009C08A1" w:rsidRDefault="005F343B" w:rsidP="005F343B">
      <w:pPr>
        <w:ind w:firstLine="709"/>
        <w:rPr>
          <w:sz w:val="20"/>
        </w:rPr>
      </w:pPr>
    </w:p>
    <w:p w14:paraId="61FAA3AB" w14:textId="61723115" w:rsidR="005F343B" w:rsidRDefault="005F343B" w:rsidP="005F343B">
      <w:pPr>
        <w:jc w:val="right"/>
        <w:rPr>
          <w:b/>
          <w:sz w:val="22"/>
        </w:rPr>
      </w:pPr>
      <w:r w:rsidRPr="00916FAB">
        <w:rPr>
          <w:b/>
          <w:sz w:val="22"/>
        </w:rPr>
        <w:t xml:space="preserve">Таблица </w:t>
      </w:r>
      <w:r w:rsidR="008F191E">
        <w:rPr>
          <w:b/>
          <w:sz w:val="22"/>
        </w:rPr>
        <w:t>9</w:t>
      </w:r>
      <w:r w:rsidRPr="00916FAB">
        <w:rPr>
          <w:b/>
          <w:sz w:val="22"/>
        </w:rPr>
        <w:t>. Описание бизнес-процесса</w:t>
      </w:r>
      <w:r w:rsidRPr="000835FE">
        <w:rPr>
          <w:b/>
          <w:sz w:val="22"/>
        </w:rPr>
        <w:t xml:space="preserve"> </w:t>
      </w:r>
      <w:r>
        <w:rPr>
          <w:b/>
          <w:sz w:val="22"/>
        </w:rPr>
        <w:t>ПП-10.07.03.04-ERP Выполнение инвентаризации МТР</w:t>
      </w:r>
    </w:p>
    <w:p w14:paraId="6BF13760" w14:textId="77777777" w:rsidR="008F191E" w:rsidRPr="007A1C56" w:rsidRDefault="008F191E" w:rsidP="00AA00A0">
      <w:pPr>
        <w:jc w:val="left"/>
        <w:rPr>
          <w:sz w:val="22"/>
        </w:rPr>
      </w:pP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5F343B" w:rsidRPr="000B6B4F" w14:paraId="010021C6" w14:textId="77777777" w:rsidTr="00072B2C">
        <w:trPr>
          <w:cantSplit/>
          <w:trHeight w:val="396"/>
          <w:tblHeader/>
        </w:trPr>
        <w:tc>
          <w:tcPr>
            <w:tcW w:w="2962" w:type="dxa"/>
            <w:shd w:val="clear" w:color="auto" w:fill="FFC000"/>
          </w:tcPr>
          <w:p w14:paraId="6765C710" w14:textId="77777777" w:rsidR="005F343B" w:rsidRPr="000B6B4F" w:rsidRDefault="005F343B" w:rsidP="00AA00A0">
            <w:pPr>
              <w:jc w:val="left"/>
              <w:rPr>
                <w:sz w:val="20"/>
                <w:szCs w:val="20"/>
              </w:rPr>
            </w:pPr>
            <w:r w:rsidRPr="000B6B4F">
              <w:rPr>
                <w:sz w:val="20"/>
                <w:szCs w:val="20"/>
              </w:rPr>
              <w:t>Код бизнес-процесса</w:t>
            </w:r>
          </w:p>
        </w:tc>
        <w:tc>
          <w:tcPr>
            <w:tcW w:w="7229" w:type="dxa"/>
            <w:vAlign w:val="bottom"/>
          </w:tcPr>
          <w:p w14:paraId="469298E3" w14:textId="77777777" w:rsidR="005F343B" w:rsidRPr="000B6B4F" w:rsidRDefault="005F343B" w:rsidP="00AA00A0">
            <w:pPr>
              <w:jc w:val="left"/>
              <w:rPr>
                <w:color w:val="000000"/>
                <w:sz w:val="20"/>
                <w:szCs w:val="20"/>
                <w:lang w:eastAsia="ru-RU"/>
              </w:rPr>
            </w:pPr>
            <w:r w:rsidRPr="000B6B4F">
              <w:rPr>
                <w:color w:val="000000"/>
                <w:sz w:val="20"/>
                <w:szCs w:val="20"/>
                <w:lang w:eastAsia="ru-RU"/>
              </w:rPr>
              <w:t>ПП-10.07.03.0</w:t>
            </w:r>
            <w:r>
              <w:rPr>
                <w:color w:val="000000"/>
                <w:sz w:val="20"/>
                <w:szCs w:val="20"/>
                <w:lang w:eastAsia="ru-RU"/>
              </w:rPr>
              <w:t>4</w:t>
            </w:r>
            <w:r w:rsidRPr="000B6B4F">
              <w:rPr>
                <w:color w:val="000000"/>
                <w:sz w:val="20"/>
                <w:szCs w:val="20"/>
                <w:lang w:eastAsia="ru-RU"/>
              </w:rPr>
              <w:t>-ERP Выполнение инвентаризации МТР</w:t>
            </w:r>
          </w:p>
        </w:tc>
      </w:tr>
      <w:tr w:rsidR="005F343B" w:rsidRPr="000B6B4F" w14:paraId="6F8095AF" w14:textId="77777777" w:rsidTr="00072B2C">
        <w:trPr>
          <w:cantSplit/>
          <w:trHeight w:val="290"/>
        </w:trPr>
        <w:tc>
          <w:tcPr>
            <w:tcW w:w="2962" w:type="dxa"/>
            <w:shd w:val="clear" w:color="auto" w:fill="FFC000"/>
          </w:tcPr>
          <w:p w14:paraId="7D1C4C38" w14:textId="77777777" w:rsidR="005F343B" w:rsidRPr="000B6B4F" w:rsidRDefault="005F343B" w:rsidP="00AA00A0">
            <w:pPr>
              <w:jc w:val="left"/>
              <w:rPr>
                <w:sz w:val="20"/>
                <w:szCs w:val="20"/>
              </w:rPr>
            </w:pPr>
            <w:r w:rsidRPr="000B6B4F">
              <w:rPr>
                <w:sz w:val="20"/>
                <w:szCs w:val="20"/>
              </w:rPr>
              <w:t>Цель бизнес-процесса</w:t>
            </w:r>
          </w:p>
        </w:tc>
        <w:tc>
          <w:tcPr>
            <w:tcW w:w="7229" w:type="dxa"/>
            <w:vAlign w:val="bottom"/>
          </w:tcPr>
          <w:p w14:paraId="41A4EF64" w14:textId="77777777" w:rsidR="005F343B" w:rsidRPr="000B6B4F" w:rsidRDefault="005F343B" w:rsidP="00AA00A0">
            <w:pPr>
              <w:jc w:val="left"/>
              <w:rPr>
                <w:color w:val="000000"/>
                <w:sz w:val="20"/>
                <w:szCs w:val="20"/>
                <w:lang w:eastAsia="ru-RU"/>
              </w:rPr>
            </w:pPr>
            <w:r w:rsidRPr="000B6B4F">
              <w:rPr>
                <w:color w:val="000000"/>
                <w:sz w:val="20"/>
                <w:szCs w:val="20"/>
                <w:lang w:eastAsia="ru-RU"/>
              </w:rPr>
              <w:t>Порядок и процедура выполнения оперативной и плановой инвентаризации МТР на складах, анализ и проведение результатов инвентаризации</w:t>
            </w:r>
          </w:p>
        </w:tc>
      </w:tr>
      <w:tr w:rsidR="005F343B" w:rsidRPr="000B6B4F" w14:paraId="5080CFCB" w14:textId="77777777" w:rsidTr="00072B2C">
        <w:trPr>
          <w:cantSplit/>
          <w:trHeight w:val="290"/>
        </w:trPr>
        <w:tc>
          <w:tcPr>
            <w:tcW w:w="2962" w:type="dxa"/>
            <w:shd w:val="clear" w:color="auto" w:fill="FFC000"/>
          </w:tcPr>
          <w:p w14:paraId="32FB49EB" w14:textId="77777777" w:rsidR="005F343B" w:rsidRPr="000B6B4F" w:rsidRDefault="005F343B" w:rsidP="00AA00A0">
            <w:pPr>
              <w:jc w:val="left"/>
              <w:rPr>
                <w:sz w:val="20"/>
                <w:szCs w:val="20"/>
              </w:rPr>
            </w:pPr>
            <w:r w:rsidRPr="000B6B4F">
              <w:rPr>
                <w:sz w:val="20"/>
                <w:szCs w:val="20"/>
              </w:rPr>
              <w:t>Периодичность</w:t>
            </w:r>
          </w:p>
        </w:tc>
        <w:tc>
          <w:tcPr>
            <w:tcW w:w="7229" w:type="dxa"/>
            <w:vAlign w:val="bottom"/>
          </w:tcPr>
          <w:p w14:paraId="6D4F9336" w14:textId="77777777" w:rsidR="005F343B" w:rsidRPr="000B6B4F" w:rsidRDefault="005F343B" w:rsidP="00AA00A0">
            <w:pPr>
              <w:jc w:val="left"/>
              <w:rPr>
                <w:sz w:val="20"/>
                <w:szCs w:val="20"/>
              </w:rPr>
            </w:pPr>
            <w:r w:rsidRPr="000B6B4F">
              <w:rPr>
                <w:sz w:val="20"/>
                <w:szCs w:val="20"/>
              </w:rPr>
              <w:t>Внеплановая инвентаризация – регулярно</w:t>
            </w:r>
          </w:p>
          <w:p w14:paraId="20CF6C77" w14:textId="77777777" w:rsidR="005F343B" w:rsidRPr="000B6B4F" w:rsidRDefault="005F343B" w:rsidP="00AA00A0">
            <w:pPr>
              <w:jc w:val="left"/>
              <w:rPr>
                <w:color w:val="000000"/>
                <w:sz w:val="20"/>
                <w:szCs w:val="20"/>
                <w:lang w:eastAsia="ru-RU"/>
              </w:rPr>
            </w:pPr>
            <w:r w:rsidRPr="000B6B4F">
              <w:rPr>
                <w:sz w:val="20"/>
                <w:szCs w:val="20"/>
              </w:rPr>
              <w:t>Плановая инвентаризация – согласно приказу</w:t>
            </w:r>
          </w:p>
        </w:tc>
      </w:tr>
      <w:tr w:rsidR="005F343B" w:rsidRPr="000B6B4F" w14:paraId="66B91BF3" w14:textId="77777777" w:rsidTr="00072B2C">
        <w:trPr>
          <w:cantSplit/>
          <w:trHeight w:val="293"/>
        </w:trPr>
        <w:tc>
          <w:tcPr>
            <w:tcW w:w="2962" w:type="dxa"/>
            <w:shd w:val="clear" w:color="auto" w:fill="FFC000"/>
          </w:tcPr>
          <w:p w14:paraId="78B09248" w14:textId="77777777" w:rsidR="005F343B" w:rsidRPr="000B6B4F" w:rsidRDefault="005F343B" w:rsidP="00AA00A0">
            <w:pPr>
              <w:jc w:val="left"/>
              <w:rPr>
                <w:sz w:val="20"/>
                <w:szCs w:val="20"/>
              </w:rPr>
            </w:pPr>
            <w:r w:rsidRPr="000B6B4F">
              <w:rPr>
                <w:sz w:val="20"/>
                <w:szCs w:val="20"/>
              </w:rPr>
              <w:t>Предваряющие связанные процессы</w:t>
            </w:r>
          </w:p>
        </w:tc>
        <w:tc>
          <w:tcPr>
            <w:tcW w:w="7229" w:type="dxa"/>
            <w:vAlign w:val="bottom"/>
          </w:tcPr>
          <w:p w14:paraId="28E8D7CF" w14:textId="77777777" w:rsidR="005F343B" w:rsidRPr="000B6B4F" w:rsidRDefault="005F343B" w:rsidP="00AA00A0">
            <w:pPr>
              <w:jc w:val="left"/>
              <w:rPr>
                <w:color w:val="000000"/>
                <w:sz w:val="20"/>
                <w:szCs w:val="20"/>
                <w:lang w:eastAsia="ru-RU"/>
              </w:rPr>
            </w:pPr>
            <w:r>
              <w:rPr>
                <w:color w:val="000000"/>
                <w:sz w:val="20"/>
                <w:szCs w:val="20"/>
                <w:lang w:eastAsia="ru-RU"/>
              </w:rPr>
              <w:t>ПП-10.07.03.03</w:t>
            </w:r>
            <w:r w:rsidRPr="000B6B4F">
              <w:rPr>
                <w:color w:val="000000"/>
                <w:sz w:val="20"/>
                <w:szCs w:val="20"/>
                <w:lang w:eastAsia="ru-RU"/>
              </w:rPr>
              <w:t>-</w:t>
            </w:r>
            <w:r w:rsidRPr="000B6B4F">
              <w:rPr>
                <w:color w:val="000000"/>
                <w:sz w:val="20"/>
                <w:szCs w:val="20"/>
                <w:lang w:val="en-US" w:eastAsia="ru-RU"/>
              </w:rPr>
              <w:t>ERP</w:t>
            </w:r>
            <w:r w:rsidRPr="000B6B4F">
              <w:rPr>
                <w:color w:val="000000"/>
                <w:sz w:val="20"/>
                <w:szCs w:val="20"/>
                <w:lang w:eastAsia="ru-RU"/>
              </w:rPr>
              <w:t xml:space="preserve"> Комплект</w:t>
            </w:r>
            <w:r>
              <w:rPr>
                <w:color w:val="000000"/>
                <w:sz w:val="20"/>
                <w:szCs w:val="20"/>
                <w:lang w:eastAsia="ru-RU"/>
              </w:rPr>
              <w:t>ация</w:t>
            </w:r>
            <w:r w:rsidRPr="000B6B4F">
              <w:rPr>
                <w:color w:val="000000"/>
                <w:sz w:val="20"/>
                <w:szCs w:val="20"/>
                <w:lang w:eastAsia="ru-RU"/>
              </w:rPr>
              <w:t xml:space="preserve"> и выдача МТР со склад</w:t>
            </w:r>
            <w:r>
              <w:rPr>
                <w:color w:val="000000"/>
                <w:sz w:val="20"/>
                <w:szCs w:val="20"/>
                <w:lang w:eastAsia="ru-RU"/>
              </w:rPr>
              <w:t>а</w:t>
            </w:r>
          </w:p>
          <w:p w14:paraId="07ABD939" w14:textId="483F1654" w:rsidR="005F343B" w:rsidRPr="000B6B4F" w:rsidRDefault="005F343B" w:rsidP="00AA00A0">
            <w:pPr>
              <w:jc w:val="left"/>
              <w:rPr>
                <w:color w:val="000000"/>
                <w:sz w:val="20"/>
                <w:szCs w:val="20"/>
                <w:lang w:eastAsia="ru-RU"/>
              </w:rPr>
            </w:pPr>
            <w:r w:rsidRPr="000B6B4F">
              <w:rPr>
                <w:color w:val="000000"/>
                <w:sz w:val="20"/>
                <w:szCs w:val="20"/>
                <w:lang w:eastAsia="ru-RU"/>
              </w:rPr>
              <w:t>По событиям: потребность в инвентаризации, выпуск приказа о проведении инвентаризаци</w:t>
            </w:r>
            <w:r w:rsidR="0087193C">
              <w:rPr>
                <w:color w:val="000000"/>
                <w:sz w:val="20"/>
                <w:szCs w:val="20"/>
                <w:lang w:eastAsia="ru-RU"/>
              </w:rPr>
              <w:t>и</w:t>
            </w:r>
          </w:p>
        </w:tc>
      </w:tr>
      <w:tr w:rsidR="005F343B" w:rsidRPr="000B6B4F" w14:paraId="7464FB3D" w14:textId="77777777" w:rsidTr="00072B2C">
        <w:trPr>
          <w:cantSplit/>
          <w:trHeight w:val="293"/>
        </w:trPr>
        <w:tc>
          <w:tcPr>
            <w:tcW w:w="2962" w:type="dxa"/>
            <w:shd w:val="clear" w:color="auto" w:fill="FFC000"/>
          </w:tcPr>
          <w:p w14:paraId="6672149D" w14:textId="77777777" w:rsidR="005F343B" w:rsidRPr="000B6B4F" w:rsidRDefault="005F343B" w:rsidP="00AA00A0">
            <w:pPr>
              <w:jc w:val="left"/>
              <w:rPr>
                <w:sz w:val="20"/>
                <w:szCs w:val="20"/>
              </w:rPr>
            </w:pPr>
            <w:r w:rsidRPr="000B6B4F">
              <w:rPr>
                <w:sz w:val="20"/>
                <w:szCs w:val="20"/>
              </w:rPr>
              <w:t>Последующие связанные процессы</w:t>
            </w:r>
          </w:p>
        </w:tc>
        <w:tc>
          <w:tcPr>
            <w:tcW w:w="7229" w:type="dxa"/>
            <w:vAlign w:val="bottom"/>
          </w:tcPr>
          <w:p w14:paraId="418DB4FC" w14:textId="77777777" w:rsidR="005F343B" w:rsidRPr="000B6B4F" w:rsidRDefault="005F343B" w:rsidP="00AA00A0">
            <w:pPr>
              <w:jc w:val="left"/>
              <w:rPr>
                <w:color w:val="000000"/>
                <w:sz w:val="20"/>
                <w:szCs w:val="20"/>
                <w:lang w:eastAsia="ru-RU"/>
              </w:rPr>
            </w:pPr>
            <w:r w:rsidRPr="000B6B4F">
              <w:rPr>
                <w:color w:val="000000"/>
                <w:sz w:val="20"/>
                <w:szCs w:val="20"/>
                <w:lang w:eastAsia="ru-RU"/>
              </w:rPr>
              <w:t>ПП-10.05.02 Выявление НВИ/НЛИ</w:t>
            </w:r>
          </w:p>
        </w:tc>
      </w:tr>
      <w:tr w:rsidR="005F343B" w:rsidRPr="000B6B4F" w14:paraId="3F62E9E8" w14:textId="77777777" w:rsidTr="00072B2C">
        <w:trPr>
          <w:cantSplit/>
          <w:trHeight w:val="293"/>
        </w:trPr>
        <w:tc>
          <w:tcPr>
            <w:tcW w:w="2962" w:type="dxa"/>
            <w:shd w:val="clear" w:color="auto" w:fill="FFC000"/>
          </w:tcPr>
          <w:p w14:paraId="61074F3D" w14:textId="77777777" w:rsidR="005F343B" w:rsidRPr="000B6B4F" w:rsidRDefault="005F343B" w:rsidP="00AA00A0">
            <w:pPr>
              <w:jc w:val="left"/>
              <w:rPr>
                <w:sz w:val="20"/>
                <w:szCs w:val="20"/>
              </w:rPr>
            </w:pPr>
            <w:r w:rsidRPr="000B6B4F">
              <w:rPr>
                <w:sz w:val="20"/>
                <w:szCs w:val="20"/>
              </w:rPr>
              <w:t>Входящие данные</w:t>
            </w:r>
          </w:p>
        </w:tc>
        <w:tc>
          <w:tcPr>
            <w:tcW w:w="7229" w:type="dxa"/>
            <w:vAlign w:val="bottom"/>
          </w:tcPr>
          <w:p w14:paraId="7077CF91" w14:textId="77777777" w:rsidR="005F343B" w:rsidRPr="000B6B4F" w:rsidRDefault="005F343B" w:rsidP="00AA00A0">
            <w:pPr>
              <w:jc w:val="left"/>
              <w:rPr>
                <w:color w:val="000000"/>
                <w:sz w:val="20"/>
                <w:szCs w:val="20"/>
                <w:lang w:eastAsia="ru-RU"/>
              </w:rPr>
            </w:pPr>
            <w:r>
              <w:rPr>
                <w:color w:val="000000"/>
                <w:sz w:val="20"/>
                <w:szCs w:val="20"/>
                <w:lang w:eastAsia="ru-RU"/>
              </w:rPr>
              <w:t>Приказ о проведении инвентаризации</w:t>
            </w:r>
          </w:p>
        </w:tc>
      </w:tr>
      <w:tr w:rsidR="005F343B" w:rsidRPr="000B6B4F" w14:paraId="2726E208" w14:textId="77777777" w:rsidTr="00072B2C">
        <w:trPr>
          <w:cantSplit/>
          <w:trHeight w:val="293"/>
        </w:trPr>
        <w:tc>
          <w:tcPr>
            <w:tcW w:w="2962" w:type="dxa"/>
            <w:shd w:val="clear" w:color="auto" w:fill="FFC000"/>
          </w:tcPr>
          <w:p w14:paraId="50B4496A" w14:textId="77777777" w:rsidR="005F343B" w:rsidRPr="000B6B4F" w:rsidRDefault="005F343B" w:rsidP="00AA00A0">
            <w:pPr>
              <w:jc w:val="left"/>
              <w:rPr>
                <w:sz w:val="20"/>
                <w:szCs w:val="20"/>
              </w:rPr>
            </w:pPr>
            <w:r w:rsidRPr="000B6B4F">
              <w:rPr>
                <w:sz w:val="20"/>
                <w:szCs w:val="20"/>
              </w:rPr>
              <w:t>Исходящие данные</w:t>
            </w:r>
          </w:p>
        </w:tc>
        <w:tc>
          <w:tcPr>
            <w:tcW w:w="7229" w:type="dxa"/>
            <w:vAlign w:val="bottom"/>
          </w:tcPr>
          <w:p w14:paraId="2F714312" w14:textId="77777777" w:rsidR="005F343B" w:rsidRPr="000B6B4F" w:rsidRDefault="005F343B" w:rsidP="00AA00A0">
            <w:pPr>
              <w:jc w:val="left"/>
              <w:rPr>
                <w:color w:val="000000"/>
                <w:sz w:val="20"/>
                <w:szCs w:val="20"/>
                <w:lang w:eastAsia="ru-RU"/>
              </w:rPr>
            </w:pPr>
            <w:r w:rsidRPr="000B6B4F">
              <w:rPr>
                <w:color w:val="000000"/>
                <w:sz w:val="20"/>
                <w:szCs w:val="20"/>
                <w:lang w:eastAsia="ru-RU"/>
              </w:rPr>
              <w:t>Документ инвентаризации</w:t>
            </w:r>
          </w:p>
        </w:tc>
      </w:tr>
    </w:tbl>
    <w:p w14:paraId="7E9A85FC" w14:textId="77777777" w:rsidR="00AA00A0" w:rsidRDefault="00AA00A0" w:rsidP="006F4129">
      <w:pPr>
        <w:ind w:firstLine="709"/>
        <w:rPr>
          <w:rFonts w:eastAsia="Calibri"/>
        </w:rPr>
      </w:pPr>
    </w:p>
    <w:p w14:paraId="52EFCCDB" w14:textId="77777777" w:rsidR="00AA00A0" w:rsidRDefault="00AA00A0" w:rsidP="006F4129">
      <w:pPr>
        <w:ind w:firstLine="709"/>
        <w:rPr>
          <w:rFonts w:eastAsia="Calibri"/>
        </w:rPr>
      </w:pPr>
    </w:p>
    <w:p w14:paraId="4C1EEE55" w14:textId="77777777" w:rsidR="006F4129" w:rsidRPr="00D20504" w:rsidRDefault="006F4129" w:rsidP="006F4129">
      <w:pPr>
        <w:ind w:firstLine="709"/>
        <w:rPr>
          <w:rFonts w:eastAsia="Calibri"/>
        </w:rPr>
      </w:pPr>
      <w:r w:rsidRPr="00F94454">
        <w:rPr>
          <w:rFonts w:eastAsia="Calibri"/>
        </w:rPr>
        <w:t>Ссылка</w:t>
      </w:r>
      <w:r w:rsidRPr="00D20504">
        <w:rPr>
          <w:rFonts w:eastAsia="Calibri"/>
        </w:rPr>
        <w:t xml:space="preserve"> </w:t>
      </w:r>
      <w:r w:rsidRPr="00F94454">
        <w:rPr>
          <w:rFonts w:eastAsia="Calibri"/>
        </w:rPr>
        <w:t>на</w:t>
      </w:r>
      <w:r w:rsidRPr="00D20504">
        <w:rPr>
          <w:rFonts w:eastAsia="Calibri"/>
        </w:rPr>
        <w:t xml:space="preserve"> </w:t>
      </w:r>
      <w:r w:rsidRPr="00F94454">
        <w:rPr>
          <w:rFonts w:eastAsia="Calibri"/>
          <w:lang w:val="en-US"/>
        </w:rPr>
        <w:t>Aris</w:t>
      </w:r>
      <w:r w:rsidRPr="00D20504">
        <w:rPr>
          <w:rFonts w:eastAsia="Calibri"/>
        </w:rPr>
        <w:t>-</w:t>
      </w:r>
      <w:r w:rsidRPr="00F94454">
        <w:rPr>
          <w:rFonts w:eastAsia="Calibri"/>
        </w:rPr>
        <w:t>схему</w:t>
      </w:r>
      <w:r>
        <w:rPr>
          <w:rFonts w:eastAsia="Calibri"/>
        </w:rPr>
        <w:t>:</w:t>
      </w:r>
    </w:p>
    <w:p w14:paraId="59AA18B5" w14:textId="77777777" w:rsidR="006F4129" w:rsidRPr="006F4129" w:rsidRDefault="00D61D7D" w:rsidP="006F4129">
      <w:pPr>
        <w:jc w:val="left"/>
        <w:rPr>
          <w:rFonts w:eastAsia="Calibri" w:cs="Arial"/>
          <w:color w:val="1F497D" w:themeColor="text2"/>
        </w:rPr>
      </w:pPr>
      <w:hyperlink r:id="rId22" w:history="1">
        <w:r w:rsidR="006F4129" w:rsidRPr="006F4129">
          <w:rPr>
            <w:rStyle w:val="ab"/>
            <w:rFonts w:eastAsia="Calibri" w:cs="Arial"/>
          </w:rPr>
          <w:t>http://portal.polyus.com/ERP/ERPDocuments/05_Бизнес-процессы/Целевые схемы БП/МТО/Складская логистика</w:t>
        </w:r>
      </w:hyperlink>
    </w:p>
    <w:p w14:paraId="21E768B2" w14:textId="77777777" w:rsidR="002F6244" w:rsidRDefault="002F6244" w:rsidP="00DF2FC2">
      <w:pPr>
        <w:ind w:firstLine="709"/>
        <w:rPr>
          <w:rFonts w:eastAsiaTheme="majorEastAsia"/>
        </w:rPr>
      </w:pPr>
    </w:p>
    <w:p w14:paraId="4C740561" w14:textId="77777777" w:rsidR="0011133A" w:rsidRDefault="0011133A" w:rsidP="00DF2FC2">
      <w:pPr>
        <w:ind w:firstLine="709"/>
        <w:rPr>
          <w:rFonts w:eastAsiaTheme="majorEastAsia"/>
        </w:rPr>
      </w:pPr>
    </w:p>
    <w:p w14:paraId="1D404A60" w14:textId="27B597FD" w:rsidR="00765DD5" w:rsidRPr="00214895" w:rsidRDefault="00765DD5" w:rsidP="00765DD5">
      <w:pPr>
        <w:pStyle w:val="3"/>
      </w:pPr>
      <w:bookmarkStart w:id="505" w:name="_Toc523232538"/>
      <w:bookmarkStart w:id="506" w:name="_Toc523401902"/>
      <w:bookmarkStart w:id="507" w:name="_Toc523413721"/>
      <w:bookmarkStart w:id="508" w:name="_Toc524079860"/>
      <w:bookmarkStart w:id="509" w:name="_Toc524083163"/>
      <w:bookmarkStart w:id="510" w:name="_Toc525914729"/>
      <w:r w:rsidRPr="00214895">
        <w:t>Описание бизнес-процесса ПП-10.07.04</w:t>
      </w:r>
      <w:r w:rsidR="00CE758E">
        <w:t>.01-</w:t>
      </w:r>
      <w:r w:rsidR="00CE758E">
        <w:rPr>
          <w:lang w:val="en-US"/>
        </w:rPr>
        <w:t>ERP</w:t>
      </w:r>
      <w:r w:rsidR="00CE758E">
        <w:t xml:space="preserve"> Приемка и размещение МТР на складе </w:t>
      </w:r>
      <w:r w:rsidR="00CE758E" w:rsidRPr="00986DEF">
        <w:t>(</w:t>
      </w:r>
      <w:r w:rsidR="00CE758E">
        <w:rPr>
          <w:lang w:val="en-US"/>
        </w:rPr>
        <w:t>WMS</w:t>
      </w:r>
      <w:r w:rsidR="00CE758E">
        <w:t>)</w:t>
      </w:r>
      <w:bookmarkEnd w:id="505"/>
      <w:bookmarkEnd w:id="506"/>
      <w:bookmarkEnd w:id="507"/>
      <w:bookmarkEnd w:id="508"/>
      <w:bookmarkEnd w:id="509"/>
      <w:bookmarkEnd w:id="510"/>
    </w:p>
    <w:p w14:paraId="69E6E81A" w14:textId="5A630D6D" w:rsidR="00611285" w:rsidRDefault="00611285" w:rsidP="00765DD5">
      <w:pPr>
        <w:ind w:firstLine="709"/>
      </w:pPr>
      <w:r w:rsidRPr="00611285">
        <w:t>Модуль EWM в системе SAP S/4HANA расширяет возможности модуля MM в части процес</w:t>
      </w:r>
      <w:r>
        <w:t>сов управления складом.</w:t>
      </w:r>
    </w:p>
    <w:p w14:paraId="4671FAAC" w14:textId="637A912E" w:rsidR="00765DD5" w:rsidRDefault="00765DD5" w:rsidP="00765DD5">
      <w:pPr>
        <w:ind w:firstLine="709"/>
      </w:pPr>
      <w:r>
        <w:t xml:space="preserve">Выполнение складских операций в системе расширенного управления складами подразумевает работу в </w:t>
      </w:r>
      <w:r w:rsidR="00091D7E">
        <w:t>модуле</w:t>
      </w:r>
      <w:r>
        <w:t xml:space="preserve"> SAP EWM (Extended Warehouse Management). </w:t>
      </w:r>
    </w:p>
    <w:p w14:paraId="1DAA825C" w14:textId="37487300" w:rsidR="00765DD5" w:rsidRDefault="00765DD5" w:rsidP="00765DD5">
      <w:pPr>
        <w:ind w:firstLine="709"/>
      </w:pPr>
      <w:r>
        <w:t xml:space="preserve">В </w:t>
      </w:r>
      <w:r w:rsidR="00091D7E">
        <w:t>модуле</w:t>
      </w:r>
      <w:r>
        <w:t xml:space="preserve"> </w:t>
      </w:r>
      <w:r>
        <w:rPr>
          <w:lang w:val="en-US"/>
        </w:rPr>
        <w:t>SAP</w:t>
      </w:r>
      <w:r w:rsidRPr="00721A81">
        <w:t xml:space="preserve"> </w:t>
      </w:r>
      <w:r>
        <w:rPr>
          <w:lang w:val="en-US"/>
        </w:rPr>
        <w:t>EWM</w:t>
      </w:r>
      <w:r w:rsidRPr="00721A81">
        <w:t xml:space="preserve"> </w:t>
      </w:r>
      <w:r>
        <w:t>будут выполняться следу</w:t>
      </w:r>
      <w:r w:rsidR="0087193C">
        <w:t>ю</w:t>
      </w:r>
      <w:r>
        <w:t>щие процессы:</w:t>
      </w:r>
    </w:p>
    <w:p w14:paraId="3157D026" w14:textId="77777777" w:rsidR="00765DD5" w:rsidRDefault="00765DD5" w:rsidP="00823682">
      <w:pPr>
        <w:pStyle w:val="afc"/>
        <w:numPr>
          <w:ilvl w:val="0"/>
          <w:numId w:val="75"/>
        </w:numPr>
      </w:pPr>
      <w:r>
        <w:t>Приемка и размещение МТР на складе;</w:t>
      </w:r>
    </w:p>
    <w:p w14:paraId="10D91BA6" w14:textId="77777777" w:rsidR="00765DD5" w:rsidRDefault="00765DD5" w:rsidP="00823682">
      <w:pPr>
        <w:pStyle w:val="afc"/>
        <w:numPr>
          <w:ilvl w:val="0"/>
          <w:numId w:val="75"/>
        </w:numPr>
      </w:pPr>
      <w:r>
        <w:t>Перемещение МТР внутри склада;</w:t>
      </w:r>
    </w:p>
    <w:p w14:paraId="74065A9C" w14:textId="424E46A0" w:rsidR="00765DD5" w:rsidRDefault="00765DD5" w:rsidP="00823682">
      <w:pPr>
        <w:pStyle w:val="afc"/>
        <w:numPr>
          <w:ilvl w:val="0"/>
          <w:numId w:val="75"/>
        </w:numPr>
      </w:pPr>
      <w:r>
        <w:t>Выполнение инвентаризации</w:t>
      </w:r>
      <w:r w:rsidR="00932673">
        <w:t xml:space="preserve"> МТР</w:t>
      </w:r>
      <w:r>
        <w:t>;</w:t>
      </w:r>
    </w:p>
    <w:p w14:paraId="32CF126D" w14:textId="77777777" w:rsidR="00765DD5" w:rsidRDefault="00765DD5" w:rsidP="00823682">
      <w:pPr>
        <w:pStyle w:val="afc"/>
        <w:numPr>
          <w:ilvl w:val="0"/>
          <w:numId w:val="75"/>
        </w:numPr>
      </w:pPr>
      <w:r>
        <w:t>Комплектование и выдача МТР со склада.</w:t>
      </w:r>
    </w:p>
    <w:p w14:paraId="4D02ADE6" w14:textId="77777777" w:rsidR="00765DD5" w:rsidRDefault="00765DD5" w:rsidP="00765DD5">
      <w:pPr>
        <w:ind w:firstLine="709"/>
      </w:pPr>
      <w:r>
        <w:t xml:space="preserve">Таким образом, в отличие от процесса ПП-10.07.03, процесс ПП-10.07.04 поддерживает адресное хранение МТР с точностью до ячейки хранения и товарного кванта с учетом всех характеристик хранимого и обрабатываемого МТР: артикула, «Правомочного распоряжаться» (собственника МТР), партии, вида товарного запаса, срока годности и т.д. </w:t>
      </w:r>
    </w:p>
    <w:p w14:paraId="7AD62346" w14:textId="790BA9D0" w:rsidR="00765DD5" w:rsidRPr="00F64873" w:rsidRDefault="00765DD5" w:rsidP="00765DD5">
      <w:pPr>
        <w:ind w:firstLine="709"/>
      </w:pPr>
      <w:r>
        <w:t>Кроме того, в рамках процесса возможна настройка оптимальных стратегий размещения МТР на складе, благодаря чему повышается эффективность использования складских площадей, минимизируются потери МТР, повышается скорость и точность комплектования МТР, инвентаризации, оптимизируется использование складских ресурсов.</w:t>
      </w:r>
    </w:p>
    <w:p w14:paraId="041422A7" w14:textId="03BA148D" w:rsidR="00765DD5" w:rsidRPr="006F0349" w:rsidRDefault="00C57CD4" w:rsidP="00765DD5">
      <w:pPr>
        <w:ind w:firstLine="709"/>
      </w:pPr>
      <w:r>
        <w:t xml:space="preserve">Модуль </w:t>
      </w:r>
      <w:r w:rsidR="00765DD5">
        <w:t xml:space="preserve">SAP EWM поддерживает работу как с мобильными устройствами, так и с терминалами сбора данных либо с бумажными носителями. </w:t>
      </w:r>
      <w:r w:rsidR="00E8237D">
        <w:t>П</w:t>
      </w:r>
      <w:r w:rsidR="00765DD5">
        <w:t>оддерживает</w:t>
      </w:r>
      <w:r w:rsidR="00E8237D">
        <w:t>ся</w:t>
      </w:r>
      <w:r w:rsidR="00765DD5">
        <w:t xml:space="preserve"> работ</w:t>
      </w:r>
      <w:r w:rsidR="008100E9">
        <w:t>а</w:t>
      </w:r>
      <w:r w:rsidR="00765DD5">
        <w:t xml:space="preserve"> как   со штриховыми кодами, так и со средствами и метками радиочастотной идентификации </w:t>
      </w:r>
      <w:r w:rsidR="00765DD5" w:rsidRPr="006F0349">
        <w:t>(</w:t>
      </w:r>
      <w:r w:rsidR="00765DD5">
        <w:rPr>
          <w:lang w:val="en-US"/>
        </w:rPr>
        <w:t>RFID</w:t>
      </w:r>
      <w:r w:rsidR="00765DD5" w:rsidRPr="006F0349">
        <w:t>)</w:t>
      </w:r>
      <w:r w:rsidR="00765DD5">
        <w:t>.</w:t>
      </w:r>
    </w:p>
    <w:p w14:paraId="13821BA4" w14:textId="30D2EB91" w:rsidR="00765DD5" w:rsidRDefault="00765DD5" w:rsidP="00765DD5">
      <w:pPr>
        <w:ind w:firstLine="708"/>
      </w:pPr>
      <w:r>
        <w:t xml:space="preserve">Предусмотренный данным Концептуальным дизайном функционал </w:t>
      </w:r>
      <w:r w:rsidR="00C57CD4">
        <w:t>модуля</w:t>
      </w:r>
      <w:r>
        <w:t xml:space="preserve"> SAP EWM полностью удовлетворяет предъявленным бизнес-требованиям и покрывает текущие потребности складов с перспективой расширения функционала, в том числе с использованием стандартных средств </w:t>
      </w:r>
      <w:r>
        <w:rPr>
          <w:lang w:val="en-US"/>
        </w:rPr>
        <w:t>SAP</w:t>
      </w:r>
      <w:r w:rsidRPr="00633071">
        <w:t xml:space="preserve"> </w:t>
      </w:r>
      <w:r>
        <w:rPr>
          <w:lang w:val="en-US"/>
        </w:rPr>
        <w:t>EWM</w:t>
      </w:r>
      <w:r>
        <w:t>.</w:t>
      </w:r>
    </w:p>
    <w:p w14:paraId="0584B7CA" w14:textId="77777777" w:rsidR="00CE758E" w:rsidRPr="00251D27" w:rsidRDefault="00CE758E" w:rsidP="00CE758E">
      <w:pPr>
        <w:ind w:firstLine="709"/>
      </w:pPr>
      <w:r>
        <w:t>Приемка МТР осуществляется на всех складах компании «Полюс» и начинается с выполнения процесса ПП-10.07.02-</w:t>
      </w:r>
      <w:r>
        <w:rPr>
          <w:lang w:val="en-US"/>
        </w:rPr>
        <w:t>ERP</w:t>
      </w:r>
      <w:r w:rsidRPr="00251D27">
        <w:t xml:space="preserve"> </w:t>
      </w:r>
      <w:r>
        <w:t>Планирование работы складской логистики.</w:t>
      </w:r>
    </w:p>
    <w:p w14:paraId="4F8B8205" w14:textId="1BBC90CE" w:rsidR="00CE758E" w:rsidRDefault="00CE758E" w:rsidP="00CE758E">
      <w:pPr>
        <w:ind w:firstLine="709"/>
      </w:pPr>
      <w:r>
        <w:t xml:space="preserve">Склады, автоматизированные </w:t>
      </w:r>
      <w:r w:rsidR="00C57CD4">
        <w:t>модулем</w:t>
      </w:r>
      <w:r>
        <w:t xml:space="preserve"> </w:t>
      </w:r>
      <w:r>
        <w:rPr>
          <w:lang w:val="en-US"/>
        </w:rPr>
        <w:t>SAP</w:t>
      </w:r>
      <w:r w:rsidRPr="00907DF9">
        <w:t xml:space="preserve"> </w:t>
      </w:r>
      <w:r>
        <w:rPr>
          <w:lang w:val="en-US"/>
        </w:rPr>
        <w:t>EWM</w:t>
      </w:r>
      <w:r>
        <w:t>, осуществл</w:t>
      </w:r>
      <w:r w:rsidR="00FC2917">
        <w:t>я</w:t>
      </w:r>
      <w:r>
        <w:t>ют приемку и размещение МТР, отражая ход выполнения процесса в этой системе при помощи терминала сбора данных (поддерживается также использование бумажных носителей).</w:t>
      </w:r>
    </w:p>
    <w:p w14:paraId="3607D827" w14:textId="35D49547" w:rsidR="00CE758E" w:rsidRPr="000C3C48" w:rsidRDefault="00CE758E" w:rsidP="00CE758E">
      <w:pPr>
        <w:ind w:firstLine="709"/>
      </w:pPr>
      <w:r>
        <w:t xml:space="preserve">В системе </w:t>
      </w:r>
      <w:r w:rsidR="007961EE">
        <w:rPr>
          <w:lang w:val="en-US"/>
        </w:rPr>
        <w:t>SAP</w:t>
      </w:r>
      <w:r w:rsidR="007961EE" w:rsidRPr="00DF29FD">
        <w:t xml:space="preserve"> </w:t>
      </w:r>
      <w:r w:rsidR="007961EE">
        <w:rPr>
          <w:lang w:val="en-US"/>
        </w:rPr>
        <w:t>ERP</w:t>
      </w:r>
      <w:r w:rsidR="007961EE">
        <w:t xml:space="preserve"> </w:t>
      </w:r>
      <w:r w:rsidR="007961EE" w:rsidRPr="00DF29FD">
        <w:t>(</w:t>
      </w:r>
      <w:r w:rsidR="007961EE">
        <w:rPr>
          <w:lang w:val="en-US"/>
        </w:rPr>
        <w:t>SAP</w:t>
      </w:r>
      <w:r w:rsidR="007961EE" w:rsidRPr="00DF29FD">
        <w:t xml:space="preserve"> </w:t>
      </w:r>
      <w:r w:rsidR="007961EE">
        <w:rPr>
          <w:lang w:val="en-US"/>
        </w:rPr>
        <w:t>S</w:t>
      </w:r>
      <w:r w:rsidR="007961EE" w:rsidRPr="00DF29FD">
        <w:t xml:space="preserve">/4 </w:t>
      </w:r>
      <w:r w:rsidR="007961EE">
        <w:rPr>
          <w:lang w:val="en-US"/>
        </w:rPr>
        <w:t>HANA</w:t>
      </w:r>
      <w:r w:rsidR="007961EE" w:rsidRPr="00DF29FD">
        <w:t>)</w:t>
      </w:r>
      <w:r w:rsidRPr="000C3C48">
        <w:t xml:space="preserve"> </w:t>
      </w:r>
      <w:r>
        <w:t xml:space="preserve">применяется объект «Завод», который принадлежит конкретной бизнес-единице. В </w:t>
      </w:r>
      <w:r>
        <w:rPr>
          <w:lang w:val="en-US"/>
        </w:rPr>
        <w:t>SAP</w:t>
      </w:r>
      <w:r w:rsidRPr="000C3C48">
        <w:t xml:space="preserve"> </w:t>
      </w:r>
      <w:r>
        <w:rPr>
          <w:lang w:val="en-US"/>
        </w:rPr>
        <w:t>EWM</w:t>
      </w:r>
      <w:r w:rsidRPr="000C3C48">
        <w:t xml:space="preserve"> </w:t>
      </w:r>
      <w:r>
        <w:t xml:space="preserve">Завод аналогичен объекту «Правомочный распоряжаться». Таким образом, МТР, поступающие в рамках конкретного Завода </w:t>
      </w:r>
      <w:r>
        <w:rPr>
          <w:lang w:val="en-US"/>
        </w:rPr>
        <w:t>ERP</w:t>
      </w:r>
      <w:r>
        <w:t xml:space="preserve">, учитываются в </w:t>
      </w:r>
      <w:r>
        <w:rPr>
          <w:lang w:val="en-US"/>
        </w:rPr>
        <w:t>SAP</w:t>
      </w:r>
      <w:r w:rsidRPr="000C3C48">
        <w:t xml:space="preserve"> </w:t>
      </w:r>
      <w:r>
        <w:rPr>
          <w:lang w:val="en-US"/>
        </w:rPr>
        <w:t>EWM</w:t>
      </w:r>
      <w:r w:rsidRPr="000C3C48">
        <w:t xml:space="preserve"> </w:t>
      </w:r>
      <w:r>
        <w:t>за конкретным Правомочным распоряжаться. Этот учет ведется на уровне всех документов, перемещений, товарных квантов.</w:t>
      </w:r>
    </w:p>
    <w:p w14:paraId="65FC1DF1" w14:textId="26A3DC70" w:rsidR="00CE758E" w:rsidRPr="00720CB4" w:rsidRDefault="00CE758E" w:rsidP="00CE758E">
      <w:pPr>
        <w:ind w:firstLine="709"/>
        <w:rPr>
          <w:rFonts w:eastAsiaTheme="majorEastAsia" w:cs="Arial"/>
        </w:rPr>
      </w:pPr>
      <w:r>
        <w:t>Для обработки входящей поставки и размещения МТР на складе используются един</w:t>
      </w:r>
      <w:r w:rsidR="000060BB">
        <w:t>и</w:t>
      </w:r>
      <w:r>
        <w:t xml:space="preserve">цы обработки – физические носители МТР. </w:t>
      </w:r>
      <w:r w:rsidRPr="00720CB4">
        <w:rPr>
          <w:rFonts w:cs="Arial"/>
          <w:lang w:eastAsia="de-DE"/>
        </w:rPr>
        <w:t>Единица обработки соответствует таким понятиям, как «поддон», «короб», «бочка» и т.п.</w:t>
      </w:r>
      <w:r>
        <w:rPr>
          <w:rFonts w:cs="Arial"/>
          <w:lang w:eastAsia="de-DE"/>
        </w:rPr>
        <w:t xml:space="preserve"> При этом, на складах открытого типа приме</w:t>
      </w:r>
      <w:r>
        <w:rPr>
          <w:rFonts w:cs="Arial"/>
          <w:lang w:eastAsia="de-DE"/>
        </w:rPr>
        <w:lastRenderedPageBreak/>
        <w:t>нение единиц обработки не является обязательным условием ввиду особенностей хранения МТР. Условие применения ЕО на определенном типе склада настраивается в зависимости от необходимости.</w:t>
      </w:r>
    </w:p>
    <w:p w14:paraId="14159539" w14:textId="77777777" w:rsidR="00CE758E" w:rsidRPr="000F5CA3" w:rsidRDefault="00CE758E" w:rsidP="00CE758E">
      <w:pPr>
        <w:ind w:firstLine="709"/>
      </w:pPr>
      <w:r>
        <w:t xml:space="preserve">Те МТР, что поступают без единиц обработки, могут быть дополнительно подготовлены к приемке посредством их перекладки, сортировки, маркировки и других физических действий, производимых вне </w:t>
      </w:r>
      <w:r>
        <w:rPr>
          <w:lang w:val="en-US"/>
        </w:rPr>
        <w:t>SAP</w:t>
      </w:r>
      <w:r w:rsidRPr="00616871">
        <w:t xml:space="preserve"> </w:t>
      </w:r>
      <w:r>
        <w:rPr>
          <w:lang w:val="en-US"/>
        </w:rPr>
        <w:t>EWM</w:t>
      </w:r>
      <w:r>
        <w:t>.</w:t>
      </w:r>
    </w:p>
    <w:p w14:paraId="1B0A6A0D" w14:textId="2152535B" w:rsidR="00CE758E" w:rsidRDefault="00CE758E" w:rsidP="00CE758E">
      <w:pPr>
        <w:ind w:firstLine="709"/>
      </w:pPr>
      <w:r>
        <w:t xml:space="preserve">Информация по итогам приемки МТР передается из </w:t>
      </w:r>
      <w:r>
        <w:rPr>
          <w:lang w:val="en-US"/>
        </w:rPr>
        <w:t>SAP</w:t>
      </w:r>
      <w:r w:rsidRPr="000E3CA2">
        <w:t xml:space="preserve"> </w:t>
      </w:r>
      <w:r>
        <w:rPr>
          <w:lang w:val="en-US"/>
        </w:rPr>
        <w:t>EWM</w:t>
      </w:r>
      <w:r>
        <w:t xml:space="preserve"> в </w:t>
      </w:r>
      <w:r>
        <w:rPr>
          <w:lang w:val="en-US"/>
        </w:rPr>
        <w:t>SAP</w:t>
      </w:r>
      <w:r w:rsidRPr="00DF29FD">
        <w:t xml:space="preserve"> </w:t>
      </w:r>
      <w:r>
        <w:rPr>
          <w:lang w:val="en-US"/>
        </w:rPr>
        <w:t>ERP</w:t>
      </w:r>
      <w:r>
        <w:t xml:space="preserve"> </w:t>
      </w:r>
      <w:r w:rsidRPr="00DF29FD">
        <w:t>(</w:t>
      </w:r>
      <w:r>
        <w:rPr>
          <w:lang w:val="en-US"/>
        </w:rPr>
        <w:t>SAP</w:t>
      </w:r>
      <w:r w:rsidRPr="00DF29FD">
        <w:t xml:space="preserve"> </w:t>
      </w:r>
      <w:r>
        <w:rPr>
          <w:lang w:val="en-US"/>
        </w:rPr>
        <w:t>S</w:t>
      </w:r>
      <w:r w:rsidRPr="00DF29FD">
        <w:t xml:space="preserve">/4 </w:t>
      </w:r>
      <w:r>
        <w:rPr>
          <w:lang w:val="en-US"/>
        </w:rPr>
        <w:t>HANA</w:t>
      </w:r>
      <w:r w:rsidRPr="00DF29FD">
        <w:t xml:space="preserve">) </w:t>
      </w:r>
      <w:r>
        <w:t xml:space="preserve">и является основанием для того, чтобы принятые МТР были оприходованы на соответствующий склад в </w:t>
      </w:r>
      <w:r>
        <w:rPr>
          <w:lang w:val="en-US"/>
        </w:rPr>
        <w:t>SAP</w:t>
      </w:r>
      <w:r w:rsidRPr="00DF29FD">
        <w:t xml:space="preserve"> </w:t>
      </w:r>
      <w:r>
        <w:rPr>
          <w:lang w:val="en-US"/>
        </w:rPr>
        <w:t>ERP</w:t>
      </w:r>
      <w:r>
        <w:t xml:space="preserve"> </w:t>
      </w:r>
      <w:r w:rsidRPr="00DF29FD">
        <w:t>(</w:t>
      </w:r>
      <w:r>
        <w:rPr>
          <w:lang w:val="en-US"/>
        </w:rPr>
        <w:t>SAP</w:t>
      </w:r>
      <w:r w:rsidRPr="00DF29FD">
        <w:t xml:space="preserve"> </w:t>
      </w:r>
      <w:r>
        <w:rPr>
          <w:lang w:val="en-US"/>
        </w:rPr>
        <w:t>S</w:t>
      </w:r>
      <w:r w:rsidRPr="00DF29FD">
        <w:t xml:space="preserve">/4 </w:t>
      </w:r>
      <w:r>
        <w:rPr>
          <w:lang w:val="en-US"/>
        </w:rPr>
        <w:t>HANA</w:t>
      </w:r>
      <w:r>
        <w:t>).</w:t>
      </w:r>
    </w:p>
    <w:p w14:paraId="308D1EF9" w14:textId="1DA5A4F5" w:rsidR="00AF3A3F" w:rsidRDefault="00AF3A3F" w:rsidP="00CE758E">
      <w:pPr>
        <w:ind w:firstLine="709"/>
      </w:pPr>
    </w:p>
    <w:p w14:paraId="6D9C3B8E" w14:textId="77777777" w:rsidR="00AF3A3F" w:rsidRDefault="00AF3A3F" w:rsidP="00CE758E">
      <w:pPr>
        <w:ind w:firstLine="709"/>
      </w:pPr>
    </w:p>
    <w:p w14:paraId="092DE5FF" w14:textId="77777777" w:rsidR="00AF3A3F" w:rsidRDefault="00AF3A3F" w:rsidP="00CE758E">
      <w:pPr>
        <w:ind w:firstLine="709"/>
      </w:pPr>
    </w:p>
    <w:p w14:paraId="3AC631D4" w14:textId="77777777" w:rsidR="00AF3A3F" w:rsidRDefault="00AF3A3F" w:rsidP="00CE758E">
      <w:pPr>
        <w:ind w:firstLine="709"/>
      </w:pPr>
    </w:p>
    <w:p w14:paraId="3ED27E38" w14:textId="77777777" w:rsidR="00AF3A3F" w:rsidRDefault="00AF3A3F" w:rsidP="00CE758E">
      <w:pPr>
        <w:ind w:firstLine="709"/>
      </w:pPr>
    </w:p>
    <w:p w14:paraId="5646A6CC" w14:textId="77777777" w:rsidR="00AF3A3F" w:rsidRDefault="00AF3A3F" w:rsidP="00CE758E">
      <w:pPr>
        <w:ind w:firstLine="709"/>
      </w:pPr>
    </w:p>
    <w:p w14:paraId="6ADA7A56" w14:textId="77777777" w:rsidR="00AF3A3F" w:rsidRDefault="00AF3A3F" w:rsidP="00CE758E">
      <w:pPr>
        <w:ind w:firstLine="709"/>
      </w:pPr>
    </w:p>
    <w:p w14:paraId="5F0567D2" w14:textId="77777777" w:rsidR="00AF3A3F" w:rsidRPr="00616871" w:rsidRDefault="00AF3A3F" w:rsidP="00CE758E">
      <w:pPr>
        <w:ind w:firstLine="709"/>
      </w:pPr>
    </w:p>
    <w:p w14:paraId="79932CFE" w14:textId="5A10B056" w:rsidR="00CE758E" w:rsidRDefault="00CE758E" w:rsidP="00CE758E">
      <w:pPr>
        <w:pStyle w:val="aa"/>
        <w:keepNext/>
        <w:spacing w:after="240" w:afterAutospacing="0" w:line="276" w:lineRule="auto"/>
        <w:jc w:val="right"/>
        <w:rPr>
          <w:rFonts w:cs="Arial"/>
          <w:b/>
          <w:sz w:val="22"/>
        </w:rPr>
      </w:pPr>
      <w:r w:rsidRPr="00916FAB">
        <w:rPr>
          <w:rFonts w:cs="Arial"/>
          <w:b/>
          <w:sz w:val="22"/>
        </w:rPr>
        <w:t xml:space="preserve">Таблица </w:t>
      </w:r>
      <w:r w:rsidR="008F191E">
        <w:rPr>
          <w:rFonts w:cs="Arial"/>
          <w:b/>
          <w:sz w:val="22"/>
        </w:rPr>
        <w:t>10</w:t>
      </w:r>
      <w:r w:rsidRPr="00916FAB">
        <w:rPr>
          <w:rFonts w:cs="Arial"/>
          <w:b/>
          <w:sz w:val="22"/>
        </w:rPr>
        <w:t>. Описание бизнес-процесса</w:t>
      </w:r>
      <w:r w:rsidRPr="000835FE">
        <w:rPr>
          <w:rFonts w:cs="Arial"/>
          <w:b/>
          <w:sz w:val="22"/>
        </w:rPr>
        <w:t xml:space="preserve"> </w:t>
      </w:r>
      <w:r>
        <w:rPr>
          <w:rFonts w:cs="Arial"/>
          <w:b/>
          <w:sz w:val="22"/>
        </w:rPr>
        <w:t>ПП-10.07.04.01-ERP Приемка и размещение МТР на складе (WMS)</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537"/>
        <w:gridCol w:w="7654"/>
      </w:tblGrid>
      <w:tr w:rsidR="00CE758E" w:rsidRPr="00BE014D" w14:paraId="0697A952" w14:textId="77777777" w:rsidTr="00D32226">
        <w:trPr>
          <w:cantSplit/>
          <w:trHeight w:val="396"/>
          <w:tblHeader/>
        </w:trPr>
        <w:tc>
          <w:tcPr>
            <w:tcW w:w="2537" w:type="dxa"/>
            <w:shd w:val="clear" w:color="auto" w:fill="FFC000"/>
          </w:tcPr>
          <w:p w14:paraId="1E31F5ED" w14:textId="77777777" w:rsidR="00CE758E" w:rsidRPr="00BE014D" w:rsidRDefault="00CE758E" w:rsidP="00072B2C">
            <w:pPr>
              <w:rPr>
                <w:rFonts w:cs="Arial"/>
                <w:sz w:val="20"/>
                <w:szCs w:val="20"/>
              </w:rPr>
            </w:pPr>
            <w:r w:rsidRPr="00BE014D">
              <w:rPr>
                <w:rFonts w:cs="Arial"/>
                <w:sz w:val="20"/>
                <w:szCs w:val="20"/>
              </w:rPr>
              <w:t>Код бизнес-процесса</w:t>
            </w:r>
          </w:p>
        </w:tc>
        <w:tc>
          <w:tcPr>
            <w:tcW w:w="7654" w:type="dxa"/>
            <w:vAlign w:val="bottom"/>
          </w:tcPr>
          <w:p w14:paraId="7DB43D11" w14:textId="77777777" w:rsidR="00CE758E" w:rsidRPr="00BE014D" w:rsidRDefault="00CE758E" w:rsidP="00072B2C">
            <w:pPr>
              <w:jc w:val="left"/>
              <w:rPr>
                <w:rFonts w:cs="Arial"/>
                <w:color w:val="000000"/>
                <w:sz w:val="20"/>
                <w:szCs w:val="20"/>
                <w:lang w:eastAsia="ru-RU"/>
              </w:rPr>
            </w:pPr>
            <w:r>
              <w:rPr>
                <w:rFonts w:cs="Arial"/>
                <w:color w:val="000000"/>
                <w:sz w:val="20"/>
                <w:szCs w:val="20"/>
                <w:lang w:eastAsia="ru-RU"/>
              </w:rPr>
              <w:t>ПП-10.07.04.01-ERP Приемка и размещение МТР на складе (WMS)</w:t>
            </w:r>
          </w:p>
        </w:tc>
      </w:tr>
      <w:tr w:rsidR="00CE758E" w:rsidRPr="00BE014D" w14:paraId="5158F1A2" w14:textId="77777777" w:rsidTr="00D32226">
        <w:trPr>
          <w:cantSplit/>
          <w:trHeight w:val="290"/>
        </w:trPr>
        <w:tc>
          <w:tcPr>
            <w:tcW w:w="2537" w:type="dxa"/>
            <w:shd w:val="clear" w:color="auto" w:fill="FFC000"/>
          </w:tcPr>
          <w:p w14:paraId="034750E3" w14:textId="77777777" w:rsidR="00CE758E" w:rsidRPr="00BE014D" w:rsidRDefault="00CE758E" w:rsidP="00072B2C">
            <w:pPr>
              <w:rPr>
                <w:rFonts w:cs="Arial"/>
                <w:sz w:val="20"/>
                <w:szCs w:val="20"/>
              </w:rPr>
            </w:pPr>
            <w:r w:rsidRPr="00BE014D">
              <w:rPr>
                <w:rFonts w:cs="Arial"/>
                <w:sz w:val="20"/>
                <w:szCs w:val="20"/>
              </w:rPr>
              <w:t>Цель бизнес-процесса</w:t>
            </w:r>
          </w:p>
        </w:tc>
        <w:tc>
          <w:tcPr>
            <w:tcW w:w="7654" w:type="dxa"/>
            <w:vAlign w:val="bottom"/>
          </w:tcPr>
          <w:p w14:paraId="61F6BA60" w14:textId="774C8874" w:rsidR="00CE758E" w:rsidRPr="00BE014D" w:rsidRDefault="00CE758E" w:rsidP="00072B2C">
            <w:pPr>
              <w:jc w:val="left"/>
              <w:rPr>
                <w:rFonts w:cs="Arial"/>
                <w:color w:val="000000"/>
                <w:sz w:val="20"/>
                <w:szCs w:val="20"/>
                <w:lang w:eastAsia="ru-RU"/>
              </w:rPr>
            </w:pPr>
            <w:r>
              <w:rPr>
                <w:rFonts w:cs="Arial"/>
                <w:color w:val="000000"/>
                <w:sz w:val="20"/>
                <w:szCs w:val="20"/>
                <w:lang w:eastAsia="ru-RU"/>
              </w:rPr>
              <w:t>Организация процесса п</w:t>
            </w:r>
            <w:r w:rsidRPr="00A22A48">
              <w:rPr>
                <w:rFonts w:cs="Arial"/>
                <w:color w:val="000000"/>
                <w:sz w:val="20"/>
                <w:szCs w:val="20"/>
                <w:lang w:eastAsia="ru-RU"/>
              </w:rPr>
              <w:t>риемк</w:t>
            </w:r>
            <w:r>
              <w:rPr>
                <w:rFonts w:cs="Arial"/>
                <w:color w:val="000000"/>
                <w:sz w:val="20"/>
                <w:szCs w:val="20"/>
                <w:lang w:eastAsia="ru-RU"/>
              </w:rPr>
              <w:t>и</w:t>
            </w:r>
            <w:r w:rsidRPr="00A22A48">
              <w:rPr>
                <w:rFonts w:cs="Arial"/>
                <w:color w:val="000000"/>
                <w:sz w:val="20"/>
                <w:szCs w:val="20"/>
                <w:lang w:eastAsia="ru-RU"/>
              </w:rPr>
              <w:t xml:space="preserve"> МТР на склады: открытые площадки, закрытые склады, стел</w:t>
            </w:r>
            <w:r>
              <w:rPr>
                <w:rFonts w:cs="Arial"/>
                <w:color w:val="000000"/>
                <w:sz w:val="20"/>
                <w:szCs w:val="20"/>
                <w:lang w:eastAsia="ru-RU"/>
              </w:rPr>
              <w:t>л</w:t>
            </w:r>
            <w:r w:rsidRPr="00A22A48">
              <w:rPr>
                <w:rFonts w:cs="Arial"/>
                <w:color w:val="000000"/>
                <w:sz w:val="20"/>
                <w:szCs w:val="20"/>
                <w:lang w:eastAsia="ru-RU"/>
              </w:rPr>
              <w:t xml:space="preserve">ажные склады. Приемка из автотранспорта, ж/д </w:t>
            </w:r>
            <w:r w:rsidRPr="000E1274">
              <w:rPr>
                <w:rFonts w:cs="Arial"/>
                <w:color w:val="000000"/>
                <w:sz w:val="20"/>
                <w:szCs w:val="20"/>
                <w:lang w:eastAsia="ru-RU"/>
              </w:rPr>
              <w:t xml:space="preserve">транспорта, </w:t>
            </w:r>
            <w:r w:rsidRPr="000E1274">
              <w:rPr>
                <w:sz w:val="20"/>
                <w:szCs w:val="20"/>
              </w:rPr>
              <w:t>речного/морского транспорта</w:t>
            </w:r>
            <w:r w:rsidRPr="000E1274">
              <w:rPr>
                <w:rFonts w:cs="Arial"/>
                <w:color w:val="000000"/>
                <w:sz w:val="20"/>
                <w:szCs w:val="20"/>
                <w:lang w:eastAsia="ru-RU"/>
              </w:rPr>
              <w:t>. Размещение</w:t>
            </w:r>
            <w:r>
              <w:rPr>
                <w:rFonts w:cs="Arial"/>
                <w:color w:val="000000"/>
                <w:sz w:val="20"/>
                <w:szCs w:val="20"/>
                <w:lang w:eastAsia="ru-RU"/>
              </w:rPr>
              <w:t xml:space="preserve"> принятых МТР на складах</w:t>
            </w:r>
          </w:p>
        </w:tc>
      </w:tr>
      <w:tr w:rsidR="00CE758E" w:rsidRPr="00BE014D" w14:paraId="0298381A" w14:textId="77777777" w:rsidTr="00D32226">
        <w:trPr>
          <w:cantSplit/>
          <w:trHeight w:val="290"/>
        </w:trPr>
        <w:tc>
          <w:tcPr>
            <w:tcW w:w="2537" w:type="dxa"/>
            <w:shd w:val="clear" w:color="auto" w:fill="FFC000"/>
          </w:tcPr>
          <w:p w14:paraId="5C3AAEE3" w14:textId="77777777" w:rsidR="00CE758E" w:rsidRPr="00BE014D" w:rsidRDefault="00CE758E" w:rsidP="00072B2C">
            <w:pPr>
              <w:rPr>
                <w:rFonts w:cs="Arial"/>
                <w:sz w:val="20"/>
                <w:szCs w:val="20"/>
              </w:rPr>
            </w:pPr>
            <w:r w:rsidRPr="00BE014D">
              <w:rPr>
                <w:rFonts w:cs="Arial"/>
                <w:sz w:val="20"/>
                <w:szCs w:val="20"/>
              </w:rPr>
              <w:t>Периодичность</w:t>
            </w:r>
          </w:p>
        </w:tc>
        <w:tc>
          <w:tcPr>
            <w:tcW w:w="7654" w:type="dxa"/>
            <w:vAlign w:val="bottom"/>
          </w:tcPr>
          <w:p w14:paraId="52542EE7" w14:textId="77777777" w:rsidR="00CE758E" w:rsidRPr="00BE014D" w:rsidRDefault="00CE758E" w:rsidP="00072B2C">
            <w:pPr>
              <w:jc w:val="left"/>
              <w:rPr>
                <w:rFonts w:cs="Arial"/>
                <w:color w:val="000000"/>
                <w:sz w:val="20"/>
                <w:szCs w:val="20"/>
                <w:lang w:eastAsia="ru-RU"/>
              </w:rPr>
            </w:pPr>
            <w:r>
              <w:rPr>
                <w:rFonts w:cs="Arial"/>
                <w:sz w:val="20"/>
                <w:szCs w:val="20"/>
              </w:rPr>
              <w:t>Регулярно</w:t>
            </w:r>
          </w:p>
        </w:tc>
      </w:tr>
      <w:tr w:rsidR="00CE758E" w:rsidRPr="00BE014D" w14:paraId="5861494C" w14:textId="77777777" w:rsidTr="00D32226">
        <w:trPr>
          <w:cantSplit/>
          <w:trHeight w:val="293"/>
        </w:trPr>
        <w:tc>
          <w:tcPr>
            <w:tcW w:w="2537" w:type="dxa"/>
            <w:shd w:val="clear" w:color="auto" w:fill="FFC000"/>
          </w:tcPr>
          <w:p w14:paraId="24ACEB4E" w14:textId="77777777" w:rsidR="00CE758E" w:rsidRPr="00BE014D" w:rsidRDefault="00CE758E" w:rsidP="00072B2C">
            <w:pPr>
              <w:jc w:val="left"/>
              <w:rPr>
                <w:rFonts w:cs="Arial"/>
                <w:sz w:val="20"/>
                <w:szCs w:val="20"/>
              </w:rPr>
            </w:pPr>
            <w:r w:rsidRPr="00BE014D">
              <w:rPr>
                <w:rFonts w:cs="Arial"/>
                <w:sz w:val="20"/>
                <w:szCs w:val="20"/>
              </w:rPr>
              <w:t>Предваряющие связанные процессы</w:t>
            </w:r>
          </w:p>
        </w:tc>
        <w:tc>
          <w:tcPr>
            <w:tcW w:w="7654" w:type="dxa"/>
            <w:vAlign w:val="bottom"/>
          </w:tcPr>
          <w:p w14:paraId="18CBC91C" w14:textId="77777777" w:rsidR="00CE758E" w:rsidRDefault="00CE758E" w:rsidP="00072B2C">
            <w:pPr>
              <w:jc w:val="left"/>
              <w:rPr>
                <w:rFonts w:cs="Arial"/>
                <w:color w:val="000000"/>
                <w:sz w:val="20"/>
                <w:szCs w:val="20"/>
                <w:lang w:eastAsia="ru-RU"/>
              </w:rPr>
            </w:pPr>
            <w:r>
              <w:rPr>
                <w:rFonts w:cs="Arial"/>
                <w:color w:val="000000"/>
                <w:sz w:val="20"/>
                <w:szCs w:val="20"/>
                <w:lang w:eastAsia="ru-RU"/>
              </w:rPr>
              <w:t>ПП-10.07.02-</w:t>
            </w:r>
            <w:r>
              <w:rPr>
                <w:rFonts w:cs="Arial"/>
                <w:color w:val="000000"/>
                <w:sz w:val="20"/>
                <w:szCs w:val="20"/>
                <w:lang w:val="en-US" w:eastAsia="ru-RU"/>
              </w:rPr>
              <w:t>ERP</w:t>
            </w:r>
            <w:r>
              <w:rPr>
                <w:rFonts w:cs="Arial"/>
                <w:color w:val="000000"/>
                <w:sz w:val="20"/>
                <w:szCs w:val="20"/>
                <w:lang w:eastAsia="ru-RU"/>
              </w:rPr>
              <w:t xml:space="preserve"> Планирование работы складской логистики</w:t>
            </w:r>
          </w:p>
          <w:p w14:paraId="5CEF035F" w14:textId="24811C3B" w:rsidR="00CE758E" w:rsidRPr="00BE014D" w:rsidRDefault="00CE758E" w:rsidP="00072B2C">
            <w:pPr>
              <w:jc w:val="left"/>
              <w:rPr>
                <w:rFonts w:cs="Arial"/>
                <w:color w:val="000000"/>
                <w:sz w:val="20"/>
                <w:szCs w:val="20"/>
                <w:lang w:eastAsia="ru-RU"/>
              </w:rPr>
            </w:pPr>
          </w:p>
        </w:tc>
      </w:tr>
      <w:tr w:rsidR="00CE758E" w:rsidRPr="00BE014D" w14:paraId="0BBEA01C" w14:textId="77777777" w:rsidTr="00D32226">
        <w:trPr>
          <w:cantSplit/>
          <w:trHeight w:val="293"/>
        </w:trPr>
        <w:tc>
          <w:tcPr>
            <w:tcW w:w="2537" w:type="dxa"/>
            <w:shd w:val="clear" w:color="auto" w:fill="FFC000"/>
          </w:tcPr>
          <w:p w14:paraId="2745D721" w14:textId="77777777" w:rsidR="00CE758E" w:rsidRPr="00BE014D" w:rsidRDefault="00CE758E" w:rsidP="00072B2C">
            <w:pPr>
              <w:jc w:val="left"/>
              <w:rPr>
                <w:rFonts w:cs="Arial"/>
                <w:sz w:val="20"/>
                <w:szCs w:val="20"/>
              </w:rPr>
            </w:pPr>
            <w:r w:rsidRPr="00BE014D">
              <w:rPr>
                <w:rFonts w:cs="Arial"/>
                <w:sz w:val="20"/>
                <w:szCs w:val="20"/>
              </w:rPr>
              <w:t>Последующие связанные процессы</w:t>
            </w:r>
          </w:p>
        </w:tc>
        <w:tc>
          <w:tcPr>
            <w:tcW w:w="7654" w:type="dxa"/>
            <w:vAlign w:val="bottom"/>
          </w:tcPr>
          <w:p w14:paraId="3D5AE3C1" w14:textId="77777777" w:rsidR="00CE758E" w:rsidRDefault="00CE758E" w:rsidP="00072B2C">
            <w:pPr>
              <w:jc w:val="left"/>
              <w:rPr>
                <w:rFonts w:cs="Arial"/>
                <w:color w:val="000000"/>
                <w:sz w:val="20"/>
                <w:szCs w:val="20"/>
                <w:lang w:eastAsia="ru-RU"/>
              </w:rPr>
            </w:pPr>
            <w:r>
              <w:rPr>
                <w:rFonts w:cs="Arial"/>
                <w:color w:val="000000"/>
                <w:sz w:val="20"/>
                <w:szCs w:val="20"/>
                <w:lang w:eastAsia="ru-RU"/>
              </w:rPr>
              <w:t>ПП-10.07.03.01-</w:t>
            </w:r>
            <w:r>
              <w:rPr>
                <w:rFonts w:cs="Arial"/>
                <w:color w:val="000000"/>
                <w:sz w:val="20"/>
                <w:szCs w:val="20"/>
                <w:lang w:val="en-US" w:eastAsia="ru-RU"/>
              </w:rPr>
              <w:t>ERP</w:t>
            </w:r>
            <w:r>
              <w:rPr>
                <w:rFonts w:cs="Arial"/>
                <w:color w:val="000000"/>
                <w:sz w:val="20"/>
                <w:szCs w:val="20"/>
                <w:lang w:eastAsia="ru-RU"/>
              </w:rPr>
              <w:t xml:space="preserve"> Приемка и размещение МТР на складе</w:t>
            </w:r>
          </w:p>
          <w:p w14:paraId="62E049FD" w14:textId="77777777" w:rsidR="00CE758E" w:rsidRDefault="00CE758E" w:rsidP="00072B2C">
            <w:pPr>
              <w:jc w:val="left"/>
              <w:rPr>
                <w:rFonts w:cs="Arial"/>
                <w:color w:val="000000"/>
                <w:sz w:val="20"/>
                <w:szCs w:val="20"/>
                <w:lang w:eastAsia="ru-RU"/>
              </w:rPr>
            </w:pPr>
            <w:r>
              <w:rPr>
                <w:rFonts w:cs="Arial"/>
                <w:color w:val="000000"/>
                <w:sz w:val="20"/>
                <w:szCs w:val="20"/>
                <w:lang w:eastAsia="ru-RU"/>
              </w:rPr>
              <w:t>ПП-10.0</w:t>
            </w:r>
            <w:r w:rsidRPr="002A71E9">
              <w:rPr>
                <w:rFonts w:cs="Arial"/>
                <w:color w:val="000000"/>
                <w:sz w:val="20"/>
                <w:szCs w:val="20"/>
                <w:lang w:eastAsia="ru-RU"/>
              </w:rPr>
              <w:t>4</w:t>
            </w:r>
            <w:r>
              <w:rPr>
                <w:rFonts w:cs="Arial"/>
                <w:color w:val="000000"/>
                <w:sz w:val="20"/>
                <w:szCs w:val="20"/>
                <w:lang w:eastAsia="ru-RU"/>
              </w:rPr>
              <w:t>.</w:t>
            </w:r>
            <w:r w:rsidRPr="002A71E9">
              <w:rPr>
                <w:rFonts w:cs="Arial"/>
                <w:color w:val="000000"/>
                <w:sz w:val="20"/>
                <w:szCs w:val="20"/>
                <w:lang w:eastAsia="ru-RU"/>
              </w:rPr>
              <w:t>04</w:t>
            </w:r>
            <w:r>
              <w:rPr>
                <w:rFonts w:cs="Arial"/>
                <w:color w:val="000000"/>
                <w:sz w:val="20"/>
                <w:szCs w:val="20"/>
                <w:lang w:eastAsia="ru-RU"/>
              </w:rPr>
              <w:t>.02-</w:t>
            </w:r>
            <w:r>
              <w:rPr>
                <w:rFonts w:cs="Arial"/>
                <w:color w:val="000000"/>
                <w:sz w:val="20"/>
                <w:szCs w:val="20"/>
                <w:lang w:val="en-US" w:eastAsia="ru-RU"/>
              </w:rPr>
              <w:t>ERP</w:t>
            </w:r>
            <w:r>
              <w:rPr>
                <w:rFonts w:cs="Arial"/>
                <w:color w:val="000000"/>
                <w:sz w:val="20"/>
                <w:szCs w:val="20"/>
                <w:lang w:eastAsia="ru-RU"/>
              </w:rPr>
              <w:t xml:space="preserve"> Допретензионная работа по МТР</w:t>
            </w:r>
          </w:p>
          <w:p w14:paraId="518357CF" w14:textId="77777777" w:rsidR="00CE758E" w:rsidRDefault="00CE758E" w:rsidP="00072B2C">
            <w:pPr>
              <w:jc w:val="left"/>
              <w:rPr>
                <w:rFonts w:cs="Arial"/>
                <w:color w:val="000000"/>
                <w:sz w:val="20"/>
                <w:szCs w:val="20"/>
                <w:lang w:eastAsia="ru-RU"/>
              </w:rPr>
            </w:pPr>
            <w:r>
              <w:rPr>
                <w:rFonts w:cs="Arial"/>
                <w:color w:val="000000"/>
                <w:sz w:val="20"/>
                <w:szCs w:val="20"/>
                <w:lang w:eastAsia="ru-RU"/>
              </w:rPr>
              <w:t>ПП-10.04.04.04.01-</w:t>
            </w:r>
            <w:r>
              <w:rPr>
                <w:rFonts w:cs="Arial"/>
                <w:color w:val="000000"/>
                <w:sz w:val="20"/>
                <w:szCs w:val="20"/>
                <w:lang w:val="en-US" w:eastAsia="ru-RU"/>
              </w:rPr>
              <w:t>ERP</w:t>
            </w:r>
            <w:r>
              <w:rPr>
                <w:rFonts w:cs="Arial"/>
                <w:color w:val="000000"/>
                <w:sz w:val="20"/>
                <w:szCs w:val="20"/>
                <w:lang w:eastAsia="ru-RU"/>
              </w:rPr>
              <w:t xml:space="preserve"> Управление обязательствами по закупке МТР (кроме допретензионной работы)</w:t>
            </w:r>
          </w:p>
          <w:p w14:paraId="36CC856E" w14:textId="77777777" w:rsidR="00CE758E" w:rsidRDefault="00CE758E" w:rsidP="00072B2C">
            <w:pPr>
              <w:jc w:val="left"/>
              <w:rPr>
                <w:rFonts w:cs="Arial"/>
                <w:color w:val="000000"/>
                <w:sz w:val="20"/>
                <w:szCs w:val="20"/>
                <w:lang w:eastAsia="ru-RU"/>
              </w:rPr>
            </w:pPr>
            <w:r>
              <w:rPr>
                <w:rFonts w:cs="Arial"/>
                <w:color w:val="000000"/>
                <w:sz w:val="20"/>
                <w:szCs w:val="20"/>
                <w:lang w:eastAsia="ru-RU"/>
              </w:rPr>
              <w:t>ПП-10.07.04.02-ERP Перемещение МТР внутри склада (</w:t>
            </w:r>
            <w:r>
              <w:rPr>
                <w:rFonts w:cs="Arial"/>
                <w:color w:val="000000"/>
                <w:sz w:val="20"/>
                <w:szCs w:val="20"/>
                <w:lang w:val="en-US" w:eastAsia="ru-RU"/>
              </w:rPr>
              <w:t>WMS</w:t>
            </w:r>
            <w:r w:rsidRPr="008F3E33">
              <w:rPr>
                <w:rFonts w:cs="Arial"/>
                <w:color w:val="000000"/>
                <w:sz w:val="20"/>
                <w:szCs w:val="20"/>
                <w:lang w:eastAsia="ru-RU"/>
              </w:rPr>
              <w:t>)</w:t>
            </w:r>
          </w:p>
          <w:p w14:paraId="5F278FA5" w14:textId="77777777" w:rsidR="00CE758E" w:rsidRPr="00BE014D" w:rsidRDefault="00CE758E" w:rsidP="00072B2C">
            <w:pPr>
              <w:jc w:val="left"/>
              <w:rPr>
                <w:rFonts w:cs="Arial"/>
                <w:color w:val="000000"/>
                <w:sz w:val="20"/>
                <w:szCs w:val="20"/>
                <w:lang w:eastAsia="ru-RU"/>
              </w:rPr>
            </w:pPr>
            <w:r>
              <w:rPr>
                <w:rFonts w:cs="Arial"/>
                <w:color w:val="000000"/>
                <w:sz w:val="20"/>
                <w:szCs w:val="20"/>
                <w:lang w:eastAsia="ru-RU"/>
              </w:rPr>
              <w:t>ПП-10.07.03.01-</w:t>
            </w:r>
            <w:r>
              <w:rPr>
                <w:rFonts w:cs="Arial"/>
                <w:color w:val="000000"/>
                <w:sz w:val="20"/>
                <w:szCs w:val="20"/>
                <w:lang w:val="en-US" w:eastAsia="ru-RU"/>
              </w:rPr>
              <w:t>ERP</w:t>
            </w:r>
            <w:r>
              <w:rPr>
                <w:rFonts w:cs="Arial"/>
                <w:color w:val="000000"/>
                <w:sz w:val="20"/>
                <w:szCs w:val="20"/>
                <w:lang w:eastAsia="ru-RU"/>
              </w:rPr>
              <w:t xml:space="preserve"> Приемка и размещение МТР на складе</w:t>
            </w:r>
          </w:p>
        </w:tc>
      </w:tr>
      <w:tr w:rsidR="00CE758E" w:rsidRPr="00BE014D" w14:paraId="22ADF28A" w14:textId="77777777" w:rsidTr="00D32226">
        <w:trPr>
          <w:cantSplit/>
          <w:trHeight w:val="293"/>
        </w:trPr>
        <w:tc>
          <w:tcPr>
            <w:tcW w:w="2537" w:type="dxa"/>
            <w:shd w:val="clear" w:color="auto" w:fill="FFC000"/>
          </w:tcPr>
          <w:p w14:paraId="2B110C9E" w14:textId="77777777" w:rsidR="00CE758E" w:rsidRPr="00BE014D" w:rsidRDefault="00CE758E" w:rsidP="00072B2C">
            <w:pPr>
              <w:rPr>
                <w:rFonts w:cs="Arial"/>
                <w:sz w:val="20"/>
                <w:szCs w:val="20"/>
              </w:rPr>
            </w:pPr>
            <w:r w:rsidRPr="00BE014D">
              <w:rPr>
                <w:rFonts w:cs="Arial"/>
                <w:sz w:val="20"/>
                <w:szCs w:val="20"/>
              </w:rPr>
              <w:t>Входящие данные</w:t>
            </w:r>
          </w:p>
        </w:tc>
        <w:tc>
          <w:tcPr>
            <w:tcW w:w="7654" w:type="dxa"/>
            <w:vAlign w:val="bottom"/>
          </w:tcPr>
          <w:p w14:paraId="481DD6F3" w14:textId="77777777" w:rsidR="00CE758E" w:rsidRDefault="00CE758E" w:rsidP="00072B2C">
            <w:pPr>
              <w:jc w:val="left"/>
              <w:rPr>
                <w:rFonts w:cs="Arial"/>
                <w:color w:val="000000"/>
                <w:sz w:val="20"/>
                <w:szCs w:val="20"/>
                <w:lang w:eastAsia="ru-RU"/>
              </w:rPr>
            </w:pPr>
            <w:r>
              <w:rPr>
                <w:rFonts w:cs="Arial"/>
                <w:color w:val="000000"/>
                <w:sz w:val="20"/>
                <w:szCs w:val="20"/>
                <w:lang w:eastAsia="ru-RU"/>
              </w:rPr>
              <w:t>Входящая поставка</w:t>
            </w:r>
          </w:p>
          <w:p w14:paraId="3BCC020B" w14:textId="77777777" w:rsidR="00CE758E" w:rsidRDefault="00CE758E" w:rsidP="00072B2C">
            <w:pPr>
              <w:jc w:val="left"/>
              <w:rPr>
                <w:rFonts w:cs="Arial"/>
                <w:color w:val="000000"/>
                <w:sz w:val="20"/>
                <w:szCs w:val="20"/>
                <w:lang w:eastAsia="ru-RU"/>
              </w:rPr>
            </w:pPr>
            <w:r>
              <w:rPr>
                <w:rFonts w:cs="Arial"/>
                <w:color w:val="000000"/>
                <w:sz w:val="20"/>
                <w:szCs w:val="20"/>
                <w:lang w:eastAsia="ru-RU"/>
              </w:rPr>
              <w:t>Товаросопроводительные документы</w:t>
            </w:r>
          </w:p>
          <w:p w14:paraId="1C772AB4" w14:textId="52A56151" w:rsidR="00CE758E" w:rsidRPr="00BE014D" w:rsidRDefault="00CE758E" w:rsidP="00072B2C">
            <w:pPr>
              <w:jc w:val="left"/>
              <w:rPr>
                <w:rFonts w:cs="Arial"/>
                <w:color w:val="000000"/>
                <w:sz w:val="20"/>
                <w:szCs w:val="20"/>
                <w:lang w:eastAsia="ru-RU"/>
              </w:rPr>
            </w:pPr>
            <w:r>
              <w:rPr>
                <w:rFonts w:cs="Arial"/>
                <w:color w:val="000000"/>
                <w:sz w:val="20"/>
                <w:szCs w:val="20"/>
                <w:lang w:eastAsia="ru-RU"/>
              </w:rPr>
              <w:t xml:space="preserve">Результаты замера </w:t>
            </w:r>
            <w:r w:rsidR="00245E2F">
              <w:rPr>
                <w:rFonts w:cs="Arial"/>
                <w:color w:val="000000"/>
                <w:sz w:val="20"/>
                <w:szCs w:val="20"/>
                <w:lang w:eastAsia="ru-RU"/>
              </w:rPr>
              <w:t>ГСМ (опционально)</w:t>
            </w:r>
          </w:p>
        </w:tc>
      </w:tr>
      <w:tr w:rsidR="00CE758E" w:rsidRPr="00BE014D" w14:paraId="4843EEF2" w14:textId="77777777" w:rsidTr="00D32226">
        <w:trPr>
          <w:cantSplit/>
          <w:trHeight w:val="293"/>
        </w:trPr>
        <w:tc>
          <w:tcPr>
            <w:tcW w:w="2537" w:type="dxa"/>
            <w:shd w:val="clear" w:color="auto" w:fill="FFC000"/>
          </w:tcPr>
          <w:p w14:paraId="063E65FD" w14:textId="77777777" w:rsidR="00CE758E" w:rsidRPr="00BE014D" w:rsidRDefault="00CE758E" w:rsidP="00072B2C">
            <w:pPr>
              <w:rPr>
                <w:rFonts w:cs="Arial"/>
                <w:sz w:val="20"/>
                <w:szCs w:val="20"/>
              </w:rPr>
            </w:pPr>
            <w:r w:rsidRPr="00BE014D">
              <w:rPr>
                <w:rFonts w:cs="Arial"/>
                <w:sz w:val="20"/>
                <w:szCs w:val="20"/>
              </w:rPr>
              <w:t>Исходящие данные</w:t>
            </w:r>
          </w:p>
        </w:tc>
        <w:tc>
          <w:tcPr>
            <w:tcW w:w="7654" w:type="dxa"/>
            <w:vAlign w:val="bottom"/>
          </w:tcPr>
          <w:p w14:paraId="22DB43D3" w14:textId="77777777" w:rsidR="00CE758E" w:rsidRDefault="00CE758E" w:rsidP="00072B2C">
            <w:pPr>
              <w:jc w:val="left"/>
              <w:rPr>
                <w:rFonts w:cs="Arial"/>
                <w:color w:val="000000"/>
                <w:sz w:val="20"/>
                <w:szCs w:val="20"/>
                <w:lang w:eastAsia="ru-RU"/>
              </w:rPr>
            </w:pPr>
            <w:r>
              <w:rPr>
                <w:rFonts w:cs="Arial"/>
                <w:color w:val="000000"/>
                <w:sz w:val="20"/>
                <w:szCs w:val="20"/>
                <w:lang w:eastAsia="ru-RU"/>
              </w:rPr>
              <w:t>Входящая поставка</w:t>
            </w:r>
          </w:p>
          <w:p w14:paraId="50C5AFDF" w14:textId="77777777" w:rsidR="00CE758E" w:rsidRDefault="00CE758E" w:rsidP="00072B2C">
            <w:pPr>
              <w:jc w:val="left"/>
              <w:rPr>
                <w:rFonts w:cs="Arial"/>
                <w:color w:val="000000"/>
                <w:sz w:val="20"/>
                <w:szCs w:val="20"/>
                <w:lang w:eastAsia="ru-RU"/>
              </w:rPr>
            </w:pPr>
            <w:r>
              <w:rPr>
                <w:rFonts w:cs="Arial"/>
                <w:color w:val="000000"/>
                <w:sz w:val="20"/>
                <w:szCs w:val="20"/>
                <w:lang w:eastAsia="ru-RU"/>
              </w:rPr>
              <w:t>Товаросопроводительные документы</w:t>
            </w:r>
          </w:p>
          <w:p w14:paraId="4AF8DD05" w14:textId="77777777" w:rsidR="00CE758E" w:rsidRPr="00BE014D" w:rsidRDefault="00CE758E" w:rsidP="00072B2C">
            <w:pPr>
              <w:jc w:val="left"/>
              <w:rPr>
                <w:rFonts w:cs="Arial"/>
                <w:color w:val="000000"/>
                <w:sz w:val="20"/>
                <w:szCs w:val="20"/>
                <w:lang w:eastAsia="ru-RU"/>
              </w:rPr>
            </w:pPr>
            <w:r>
              <w:rPr>
                <w:rFonts w:cs="Arial"/>
                <w:color w:val="000000"/>
                <w:sz w:val="20"/>
                <w:szCs w:val="20"/>
                <w:lang w:eastAsia="ru-RU"/>
              </w:rPr>
              <w:t>Акт по форме М-7</w:t>
            </w:r>
          </w:p>
        </w:tc>
      </w:tr>
    </w:tbl>
    <w:p w14:paraId="14B3122F" w14:textId="77777777" w:rsidR="008100E9" w:rsidRDefault="008100E9" w:rsidP="006F4129">
      <w:pPr>
        <w:ind w:firstLine="709"/>
        <w:rPr>
          <w:rFonts w:eastAsia="Calibri"/>
        </w:rPr>
      </w:pPr>
    </w:p>
    <w:p w14:paraId="6D82ABD2" w14:textId="77777777" w:rsidR="006F4129" w:rsidRPr="00D20504" w:rsidRDefault="006F4129" w:rsidP="006F4129">
      <w:pPr>
        <w:ind w:firstLine="709"/>
        <w:rPr>
          <w:rFonts w:eastAsia="Calibri"/>
        </w:rPr>
      </w:pPr>
      <w:r w:rsidRPr="00F94454">
        <w:rPr>
          <w:rFonts w:eastAsia="Calibri"/>
        </w:rPr>
        <w:t>Ссылка</w:t>
      </w:r>
      <w:r w:rsidRPr="00D20504">
        <w:rPr>
          <w:rFonts w:eastAsia="Calibri"/>
        </w:rPr>
        <w:t xml:space="preserve"> </w:t>
      </w:r>
      <w:r w:rsidRPr="00F94454">
        <w:rPr>
          <w:rFonts w:eastAsia="Calibri"/>
        </w:rPr>
        <w:t>на</w:t>
      </w:r>
      <w:r w:rsidRPr="00D20504">
        <w:rPr>
          <w:rFonts w:eastAsia="Calibri"/>
        </w:rPr>
        <w:t xml:space="preserve"> </w:t>
      </w:r>
      <w:r w:rsidRPr="00F94454">
        <w:rPr>
          <w:rFonts w:eastAsia="Calibri"/>
          <w:lang w:val="en-US"/>
        </w:rPr>
        <w:t>Aris</w:t>
      </w:r>
      <w:r w:rsidRPr="00D20504">
        <w:rPr>
          <w:rFonts w:eastAsia="Calibri"/>
        </w:rPr>
        <w:t>-</w:t>
      </w:r>
      <w:r w:rsidRPr="00F94454">
        <w:rPr>
          <w:rFonts w:eastAsia="Calibri"/>
        </w:rPr>
        <w:t>схему</w:t>
      </w:r>
      <w:r>
        <w:rPr>
          <w:rFonts w:eastAsia="Calibri"/>
        </w:rPr>
        <w:t>:</w:t>
      </w:r>
    </w:p>
    <w:p w14:paraId="49068FD9" w14:textId="77777777" w:rsidR="006F4129" w:rsidRDefault="00D61D7D" w:rsidP="006F4129">
      <w:pPr>
        <w:jc w:val="left"/>
        <w:rPr>
          <w:rStyle w:val="ab"/>
          <w:rFonts w:eastAsia="Calibri" w:cs="Arial"/>
        </w:rPr>
      </w:pPr>
      <w:hyperlink r:id="rId23" w:history="1">
        <w:r w:rsidR="006F4129" w:rsidRPr="006F4129">
          <w:rPr>
            <w:rStyle w:val="ab"/>
            <w:rFonts w:eastAsia="Calibri" w:cs="Arial"/>
          </w:rPr>
          <w:t>http://portal.polyus.com/ERP/ERPDocuments/05_Бизнес-процессы/Целевые схемы БП/МТО/Складская логистика</w:t>
        </w:r>
      </w:hyperlink>
    </w:p>
    <w:p w14:paraId="49924D75" w14:textId="77777777" w:rsidR="008100E9" w:rsidRDefault="008100E9" w:rsidP="008100E9">
      <w:pPr>
        <w:rPr>
          <w:rStyle w:val="ab"/>
          <w:rFonts w:eastAsia="Calibri" w:cs="Arial"/>
        </w:rPr>
      </w:pPr>
    </w:p>
    <w:p w14:paraId="607C142F" w14:textId="79E22AD6" w:rsidR="00CE758E" w:rsidRPr="00214895" w:rsidRDefault="00CE758E" w:rsidP="00CE758E">
      <w:pPr>
        <w:pStyle w:val="3"/>
      </w:pPr>
      <w:bookmarkStart w:id="511" w:name="_Toc523232539"/>
      <w:bookmarkStart w:id="512" w:name="_Toc523401903"/>
      <w:bookmarkStart w:id="513" w:name="_Toc523413722"/>
      <w:bookmarkStart w:id="514" w:name="_Toc524079861"/>
      <w:bookmarkStart w:id="515" w:name="_Toc524083164"/>
      <w:bookmarkStart w:id="516" w:name="_Toc525914730"/>
      <w:r w:rsidRPr="00214895">
        <w:t>Описание бизнес-процесса ПП-10.07.04</w:t>
      </w:r>
      <w:r>
        <w:t>.02-</w:t>
      </w:r>
      <w:r>
        <w:rPr>
          <w:lang w:val="en-US"/>
        </w:rPr>
        <w:t>ERP</w:t>
      </w:r>
      <w:r>
        <w:t xml:space="preserve"> Перемещение МТР внутри склада </w:t>
      </w:r>
      <w:r w:rsidRPr="00986DEF">
        <w:t>(</w:t>
      </w:r>
      <w:r>
        <w:rPr>
          <w:lang w:val="en-US"/>
        </w:rPr>
        <w:t>WMS</w:t>
      </w:r>
      <w:r>
        <w:t>)</w:t>
      </w:r>
      <w:bookmarkEnd w:id="511"/>
      <w:bookmarkEnd w:id="512"/>
      <w:bookmarkEnd w:id="513"/>
      <w:bookmarkEnd w:id="514"/>
      <w:bookmarkEnd w:id="515"/>
      <w:bookmarkEnd w:id="516"/>
    </w:p>
    <w:p w14:paraId="24A17116" w14:textId="77777777" w:rsidR="00CE758E" w:rsidRDefault="00CE758E" w:rsidP="001D4D53">
      <w:pPr>
        <w:rPr>
          <w:rFonts w:eastAsiaTheme="majorEastAsia"/>
        </w:rPr>
      </w:pPr>
    </w:p>
    <w:p w14:paraId="79305643" w14:textId="77777777" w:rsidR="00CE758E" w:rsidRDefault="00CE758E" w:rsidP="00CE758E">
      <w:pPr>
        <w:ind w:firstLine="709"/>
      </w:pPr>
      <w:r>
        <w:t xml:space="preserve">Перемещение МТР внутри склада подразумевает под собой физическое перемещение МТР из одного складского места в другое либо изменение каких-либо характеристик </w:t>
      </w:r>
      <w:r>
        <w:lastRenderedPageBreak/>
        <w:t>МТР. При этом, внутренние перемещения не влекут за собой изменение общего количество запаса МТР на складе.</w:t>
      </w:r>
    </w:p>
    <w:p w14:paraId="4E6A2F97" w14:textId="1B9B9ECE" w:rsidR="00CE758E" w:rsidRPr="00DE7A24" w:rsidRDefault="00CE758E" w:rsidP="00CE758E">
      <w:pPr>
        <w:ind w:firstLine="709"/>
      </w:pPr>
      <w:r w:rsidRPr="00DE7A24">
        <w:t xml:space="preserve">Необходимость </w:t>
      </w:r>
      <w:r>
        <w:t>перемещени</w:t>
      </w:r>
      <w:r w:rsidR="000060BB">
        <w:t xml:space="preserve">я МТР между складскими местами </w:t>
      </w:r>
      <w:r>
        <w:t>может возникнуть, в частности, по причинам</w:t>
      </w:r>
      <w:r w:rsidRPr="00DE7A24">
        <w:t>:</w:t>
      </w:r>
    </w:p>
    <w:p w14:paraId="5AB09962" w14:textId="499A30C4" w:rsidR="00CE758E" w:rsidRPr="00DE7A24" w:rsidRDefault="00CE758E" w:rsidP="00197470">
      <w:pPr>
        <w:pStyle w:val="afc"/>
        <w:numPr>
          <w:ilvl w:val="0"/>
          <w:numId w:val="16"/>
        </w:numPr>
        <w:ind w:left="426"/>
      </w:pPr>
      <w:r w:rsidRPr="00DE7A24">
        <w:t xml:space="preserve">возникновения </w:t>
      </w:r>
      <w:r>
        <w:t>рисков изменения ТТХ МТР,</w:t>
      </w:r>
      <w:r w:rsidRPr="00DE7A24">
        <w:t xml:space="preserve"> товарно</w:t>
      </w:r>
      <w:r>
        <w:t>го вида</w:t>
      </w:r>
      <w:r w:rsidRPr="00DE7A24">
        <w:t xml:space="preserve"> </w:t>
      </w:r>
      <w:r>
        <w:t xml:space="preserve">и/или качества </w:t>
      </w:r>
      <w:r w:rsidRPr="00DE7A24">
        <w:t>храним</w:t>
      </w:r>
      <w:r>
        <w:t>ых МТР (напр</w:t>
      </w:r>
      <w:r w:rsidR="000060BB">
        <w:t>имер, воздействие осадков, изме</w:t>
      </w:r>
      <w:r>
        <w:t>не</w:t>
      </w:r>
      <w:r w:rsidR="000060BB">
        <w:t>н</w:t>
      </w:r>
      <w:r>
        <w:t>ие температурного режима, запыленность, вибрация и т.д.)</w:t>
      </w:r>
      <w:r w:rsidRPr="00DE7A24">
        <w:t>;</w:t>
      </w:r>
    </w:p>
    <w:p w14:paraId="43F92329" w14:textId="77777777" w:rsidR="00CE758E" w:rsidRPr="00DE7A24" w:rsidRDefault="00CE758E" w:rsidP="00197470">
      <w:pPr>
        <w:pStyle w:val="afc"/>
        <w:numPr>
          <w:ilvl w:val="0"/>
          <w:numId w:val="16"/>
        </w:numPr>
        <w:ind w:left="426"/>
      </w:pPr>
      <w:r w:rsidRPr="00DE7A24">
        <w:t xml:space="preserve">появления требований по освобождению стеллажей </w:t>
      </w:r>
      <w:r>
        <w:t xml:space="preserve">или участка склада </w:t>
      </w:r>
      <w:r w:rsidRPr="00DE7A24">
        <w:t>для выполнения ремонтных или других работ;</w:t>
      </w:r>
    </w:p>
    <w:p w14:paraId="47C6BE93" w14:textId="77777777" w:rsidR="00CE758E" w:rsidRPr="00DE7A24" w:rsidRDefault="00CE758E" w:rsidP="00197470">
      <w:pPr>
        <w:pStyle w:val="afc"/>
        <w:numPr>
          <w:ilvl w:val="0"/>
          <w:numId w:val="16"/>
        </w:numPr>
        <w:ind w:left="426"/>
      </w:pPr>
      <w:r w:rsidRPr="00DE7A24">
        <w:t xml:space="preserve">возникновения необходимости перемещения </w:t>
      </w:r>
      <w:r>
        <w:t>МТР</w:t>
      </w:r>
      <w:r w:rsidRPr="00DE7A24">
        <w:t xml:space="preserve"> в </w:t>
      </w:r>
      <w:r>
        <w:t xml:space="preserve">другую </w:t>
      </w:r>
      <w:r w:rsidRPr="00DE7A24">
        <w:t xml:space="preserve">зону </w:t>
      </w:r>
      <w:r>
        <w:t>склада (например, в зону хранения брака)</w:t>
      </w:r>
      <w:r w:rsidRPr="00DE7A24">
        <w:t>;</w:t>
      </w:r>
    </w:p>
    <w:p w14:paraId="2E89EFB6" w14:textId="77777777" w:rsidR="00CE758E" w:rsidRPr="00DE7A24" w:rsidRDefault="00CE758E" w:rsidP="00197470">
      <w:pPr>
        <w:pStyle w:val="afc"/>
        <w:numPr>
          <w:ilvl w:val="0"/>
          <w:numId w:val="16"/>
        </w:numPr>
        <w:ind w:left="426"/>
      </w:pPr>
      <w:r w:rsidRPr="00DE7A24">
        <w:t xml:space="preserve">возникновения необходимости перераспределения </w:t>
      </w:r>
      <w:r>
        <w:t>МТР</w:t>
      </w:r>
      <w:r w:rsidRPr="00DE7A24">
        <w:t xml:space="preserve"> на складе по Типам склада или Складским участкам</w:t>
      </w:r>
      <w:r>
        <w:t>;</w:t>
      </w:r>
    </w:p>
    <w:p w14:paraId="7CBDD894" w14:textId="77777777" w:rsidR="00CE758E" w:rsidRPr="00DE7A24" w:rsidRDefault="00CE758E" w:rsidP="00197470">
      <w:pPr>
        <w:pStyle w:val="afc"/>
        <w:numPr>
          <w:ilvl w:val="0"/>
          <w:numId w:val="16"/>
        </w:numPr>
        <w:ind w:left="426"/>
      </w:pPr>
      <w:r w:rsidRPr="00DE7A24">
        <w:t xml:space="preserve">возникновения необходимости возврата на хранение неотгруженных по заказам </w:t>
      </w:r>
      <w:r>
        <w:t>МТР</w:t>
      </w:r>
      <w:r w:rsidRPr="00DE7A24">
        <w:t>.</w:t>
      </w:r>
    </w:p>
    <w:p w14:paraId="1A2AA033" w14:textId="77777777" w:rsidR="00CE758E" w:rsidRDefault="00CE758E" w:rsidP="00CE758E">
      <w:pPr>
        <w:ind w:firstLine="709"/>
        <w:rPr>
          <w:rFonts w:eastAsiaTheme="majorEastAsia"/>
        </w:rPr>
      </w:pPr>
      <w:r>
        <w:rPr>
          <w:rFonts w:eastAsiaTheme="majorEastAsia"/>
        </w:rPr>
        <w:t>Перемещения внутри склада могут выполняться как с использованием ТСД, так и на основании бумажных носителей.</w:t>
      </w:r>
    </w:p>
    <w:p w14:paraId="705096DF" w14:textId="77777777" w:rsidR="00CE758E" w:rsidRDefault="00CE758E" w:rsidP="00CE758E">
      <w:pPr>
        <w:ind w:firstLine="709"/>
      </w:pPr>
      <w:r>
        <w:t>Для смены вида товарного запаса применяется Проводка переноса. Это такая операция, в результате которой происходит изменение значения конкретной характеристики МТР. Например, при выявлении некондиционного МТР проводка переноса производится для изменения вида товарного запаса «свободный к использованию» на «блокированный запас». Либо МТР, который находился на контроле качества, переводится в свободный запас посредством проводки переноса и смены вида товарного запаса с «контроль качества» на «свободный к использованию».</w:t>
      </w:r>
    </w:p>
    <w:p w14:paraId="5EB8DAC0" w14:textId="77777777" w:rsidR="00CE758E" w:rsidRDefault="00CE758E" w:rsidP="00CE758E">
      <w:pPr>
        <w:ind w:firstLine="709"/>
      </w:pPr>
      <w:r>
        <w:t>Проводка переноса может также применяться в случаях, когда необходимо изменить срок годности, партию и другие характеристики товарного запаса.</w:t>
      </w:r>
    </w:p>
    <w:p w14:paraId="74ACEDC2" w14:textId="77777777" w:rsidR="00CE758E" w:rsidRDefault="00CE758E" w:rsidP="00CE758E">
      <w:pPr>
        <w:ind w:firstLine="709"/>
      </w:pPr>
      <w:r>
        <w:t xml:space="preserve">Проводка переноса со сменой вида товарного запаса применима также в случаях, когда необходимо учесть МТР, подлежащие утилизации (отходы: шины, масло, аккумуляторы, ртутные лампы и пр.). </w:t>
      </w:r>
    </w:p>
    <w:p w14:paraId="292A2EE7" w14:textId="40EDBEB3" w:rsidR="00CE758E" w:rsidRDefault="00CE758E" w:rsidP="00CE758E">
      <w:pPr>
        <w:ind w:firstLine="709"/>
      </w:pPr>
      <w:r>
        <w:t>Для учета таких МТР настраивается определенный вид товарного запаса (к примеру, «отходы»). Этот вид запаса присваивается подлежащим утилизации МТР и учитывается во всех внутренних перемещениях МТР на складе, а также в отчетах по товарным запасам. Таким образом, склад обладает информацией о количестве и местонахождении таких МТР, а в отношении самих МТР исключается вероятность их комплектования в рамках текущих заказов ввиду присвоения особого вида товарного запаса.</w:t>
      </w:r>
    </w:p>
    <w:p w14:paraId="52561E79" w14:textId="57051C03" w:rsidR="00CE758E" w:rsidRDefault="00CE758E" w:rsidP="00CE758E">
      <w:pPr>
        <w:pStyle w:val="aa"/>
        <w:keepNext/>
        <w:spacing w:after="240" w:afterAutospacing="0" w:line="276" w:lineRule="auto"/>
        <w:jc w:val="right"/>
      </w:pPr>
      <w:r w:rsidRPr="00916FAB">
        <w:rPr>
          <w:rFonts w:cs="Arial"/>
          <w:b/>
          <w:sz w:val="22"/>
        </w:rPr>
        <w:t xml:space="preserve">Таблица </w:t>
      </w:r>
      <w:r w:rsidR="008F191E">
        <w:rPr>
          <w:rFonts w:cs="Arial"/>
          <w:b/>
          <w:sz w:val="22"/>
        </w:rPr>
        <w:t>11</w:t>
      </w:r>
      <w:r w:rsidRPr="00916FAB">
        <w:rPr>
          <w:rFonts w:cs="Arial"/>
          <w:b/>
          <w:sz w:val="22"/>
        </w:rPr>
        <w:t>. Описание бизнес-процесса</w:t>
      </w:r>
      <w:r>
        <w:rPr>
          <w:rFonts w:cs="Arial"/>
          <w:b/>
          <w:sz w:val="22"/>
        </w:rPr>
        <w:t xml:space="preserve"> ПП-10.07.04.02-ERP </w:t>
      </w:r>
      <w:r w:rsidRPr="00051DDC">
        <w:rPr>
          <w:rFonts w:cs="Arial"/>
          <w:b/>
          <w:sz w:val="22"/>
        </w:rPr>
        <w:t>П</w:t>
      </w:r>
      <w:r>
        <w:rPr>
          <w:rFonts w:cs="Arial"/>
          <w:b/>
          <w:sz w:val="22"/>
        </w:rPr>
        <w:t xml:space="preserve">еремещение МТР внутри склада </w:t>
      </w:r>
      <w:r w:rsidRPr="00051DDC">
        <w:rPr>
          <w:rFonts w:cs="Arial"/>
          <w:b/>
          <w:sz w:val="22"/>
        </w:rPr>
        <w:t>(WMS)</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CE758E" w:rsidRPr="00BE014D" w14:paraId="73B1C706" w14:textId="77777777" w:rsidTr="00072B2C">
        <w:trPr>
          <w:cantSplit/>
          <w:trHeight w:val="396"/>
          <w:tblHeader/>
        </w:trPr>
        <w:tc>
          <w:tcPr>
            <w:tcW w:w="2962" w:type="dxa"/>
            <w:shd w:val="clear" w:color="auto" w:fill="FFC000"/>
          </w:tcPr>
          <w:p w14:paraId="4CDBD788" w14:textId="77777777" w:rsidR="00CE758E" w:rsidRPr="00BE014D" w:rsidRDefault="00CE758E" w:rsidP="00072B2C">
            <w:pPr>
              <w:rPr>
                <w:rFonts w:cs="Arial"/>
                <w:sz w:val="20"/>
                <w:szCs w:val="20"/>
              </w:rPr>
            </w:pPr>
            <w:r w:rsidRPr="00BE014D">
              <w:rPr>
                <w:rFonts w:cs="Arial"/>
                <w:sz w:val="20"/>
                <w:szCs w:val="20"/>
              </w:rPr>
              <w:t>Код бизнес-процесса</w:t>
            </w:r>
          </w:p>
        </w:tc>
        <w:tc>
          <w:tcPr>
            <w:tcW w:w="7229" w:type="dxa"/>
            <w:vAlign w:val="bottom"/>
          </w:tcPr>
          <w:p w14:paraId="28E85280" w14:textId="77777777" w:rsidR="00CE758E" w:rsidRPr="00BE014D" w:rsidRDefault="00CE758E" w:rsidP="00072B2C">
            <w:pPr>
              <w:jc w:val="left"/>
              <w:rPr>
                <w:rFonts w:cs="Arial"/>
                <w:color w:val="000000"/>
                <w:sz w:val="20"/>
                <w:szCs w:val="20"/>
                <w:lang w:eastAsia="ru-RU"/>
              </w:rPr>
            </w:pPr>
            <w:r>
              <w:rPr>
                <w:rFonts w:cs="Arial"/>
                <w:color w:val="000000"/>
                <w:sz w:val="20"/>
                <w:szCs w:val="20"/>
                <w:lang w:eastAsia="ru-RU"/>
              </w:rPr>
              <w:t xml:space="preserve">ПП-10.07.04.02-ERP </w:t>
            </w:r>
            <w:r w:rsidRPr="00611556">
              <w:rPr>
                <w:rFonts w:cs="Arial"/>
                <w:color w:val="000000"/>
                <w:sz w:val="20"/>
                <w:szCs w:val="20"/>
                <w:lang w:eastAsia="ru-RU"/>
              </w:rPr>
              <w:t>П</w:t>
            </w:r>
            <w:r>
              <w:rPr>
                <w:rFonts w:cs="Arial"/>
                <w:color w:val="000000"/>
                <w:sz w:val="20"/>
                <w:szCs w:val="20"/>
                <w:lang w:eastAsia="ru-RU"/>
              </w:rPr>
              <w:t>еремещение МТР внутри склада</w:t>
            </w:r>
            <w:r w:rsidRPr="00611556">
              <w:rPr>
                <w:rFonts w:cs="Arial"/>
                <w:color w:val="000000"/>
                <w:sz w:val="20"/>
                <w:szCs w:val="20"/>
                <w:lang w:eastAsia="ru-RU"/>
              </w:rPr>
              <w:t xml:space="preserve"> (WMS)</w:t>
            </w:r>
          </w:p>
        </w:tc>
      </w:tr>
      <w:tr w:rsidR="00CE758E" w:rsidRPr="00BE014D" w14:paraId="04AEE08E" w14:textId="77777777" w:rsidTr="00072B2C">
        <w:trPr>
          <w:cantSplit/>
          <w:trHeight w:val="290"/>
        </w:trPr>
        <w:tc>
          <w:tcPr>
            <w:tcW w:w="2962" w:type="dxa"/>
            <w:shd w:val="clear" w:color="auto" w:fill="FFC000"/>
          </w:tcPr>
          <w:p w14:paraId="062D18CF" w14:textId="77777777" w:rsidR="00CE758E" w:rsidRPr="00BE014D" w:rsidRDefault="00CE758E" w:rsidP="00072B2C">
            <w:pPr>
              <w:rPr>
                <w:rFonts w:cs="Arial"/>
                <w:sz w:val="20"/>
                <w:szCs w:val="20"/>
              </w:rPr>
            </w:pPr>
            <w:r w:rsidRPr="00BE014D">
              <w:rPr>
                <w:rFonts w:cs="Arial"/>
                <w:sz w:val="20"/>
                <w:szCs w:val="20"/>
              </w:rPr>
              <w:t>Цель бизнес-процесса</w:t>
            </w:r>
          </w:p>
        </w:tc>
        <w:tc>
          <w:tcPr>
            <w:tcW w:w="7229" w:type="dxa"/>
            <w:vAlign w:val="bottom"/>
          </w:tcPr>
          <w:p w14:paraId="0B1D78C5" w14:textId="77777777" w:rsidR="00CE758E" w:rsidRPr="00BE014D" w:rsidRDefault="00CE758E" w:rsidP="00072B2C">
            <w:pPr>
              <w:jc w:val="left"/>
              <w:rPr>
                <w:rFonts w:cs="Arial"/>
                <w:color w:val="000000"/>
                <w:sz w:val="20"/>
                <w:szCs w:val="20"/>
                <w:lang w:eastAsia="ru-RU"/>
              </w:rPr>
            </w:pPr>
            <w:r w:rsidRPr="00D976AA">
              <w:rPr>
                <w:rFonts w:cs="Arial"/>
                <w:color w:val="000000"/>
                <w:sz w:val="20"/>
                <w:szCs w:val="20"/>
                <w:lang w:eastAsia="ru-RU"/>
              </w:rPr>
              <w:t>Регламентирование процесса выполнения внутренних перемещения МТР на складах и  проводки переноса</w:t>
            </w:r>
          </w:p>
        </w:tc>
      </w:tr>
      <w:tr w:rsidR="00CE758E" w:rsidRPr="00BE014D" w14:paraId="7BADC2C9" w14:textId="77777777" w:rsidTr="00072B2C">
        <w:trPr>
          <w:cantSplit/>
          <w:trHeight w:val="290"/>
        </w:trPr>
        <w:tc>
          <w:tcPr>
            <w:tcW w:w="2962" w:type="dxa"/>
            <w:shd w:val="clear" w:color="auto" w:fill="FFC000"/>
          </w:tcPr>
          <w:p w14:paraId="43E969E6" w14:textId="77777777" w:rsidR="00CE758E" w:rsidRPr="00BE014D" w:rsidRDefault="00CE758E" w:rsidP="00072B2C">
            <w:pPr>
              <w:rPr>
                <w:rFonts w:cs="Arial"/>
                <w:sz w:val="20"/>
                <w:szCs w:val="20"/>
              </w:rPr>
            </w:pPr>
            <w:r w:rsidRPr="00BE014D">
              <w:rPr>
                <w:rFonts w:cs="Arial"/>
                <w:sz w:val="20"/>
                <w:szCs w:val="20"/>
              </w:rPr>
              <w:t>Периодичность</w:t>
            </w:r>
          </w:p>
        </w:tc>
        <w:tc>
          <w:tcPr>
            <w:tcW w:w="7229" w:type="dxa"/>
            <w:vAlign w:val="bottom"/>
          </w:tcPr>
          <w:p w14:paraId="6C906CE0" w14:textId="77777777" w:rsidR="00CE758E" w:rsidRPr="00BE014D" w:rsidRDefault="00CE758E" w:rsidP="00072B2C">
            <w:pPr>
              <w:jc w:val="left"/>
              <w:rPr>
                <w:rFonts w:cs="Arial"/>
                <w:color w:val="000000"/>
                <w:sz w:val="20"/>
                <w:szCs w:val="20"/>
                <w:lang w:eastAsia="ru-RU"/>
              </w:rPr>
            </w:pPr>
            <w:r>
              <w:rPr>
                <w:rFonts w:cs="Arial"/>
                <w:sz w:val="20"/>
                <w:szCs w:val="20"/>
              </w:rPr>
              <w:t>Регулярно</w:t>
            </w:r>
          </w:p>
        </w:tc>
      </w:tr>
      <w:tr w:rsidR="00CE758E" w:rsidRPr="00BE014D" w14:paraId="1A8945A3" w14:textId="77777777" w:rsidTr="00072B2C">
        <w:trPr>
          <w:cantSplit/>
          <w:trHeight w:val="293"/>
        </w:trPr>
        <w:tc>
          <w:tcPr>
            <w:tcW w:w="2962" w:type="dxa"/>
            <w:shd w:val="clear" w:color="auto" w:fill="FFC000"/>
          </w:tcPr>
          <w:p w14:paraId="54168B22" w14:textId="77777777" w:rsidR="00CE758E" w:rsidRPr="00BE014D" w:rsidRDefault="00CE758E" w:rsidP="00072B2C">
            <w:pPr>
              <w:jc w:val="left"/>
              <w:rPr>
                <w:rFonts w:cs="Arial"/>
                <w:sz w:val="20"/>
                <w:szCs w:val="20"/>
              </w:rPr>
            </w:pPr>
            <w:r w:rsidRPr="00BE014D">
              <w:rPr>
                <w:rFonts w:cs="Arial"/>
                <w:sz w:val="20"/>
                <w:szCs w:val="20"/>
              </w:rPr>
              <w:t>Предваряющие связанные процессы</w:t>
            </w:r>
          </w:p>
        </w:tc>
        <w:tc>
          <w:tcPr>
            <w:tcW w:w="7229" w:type="dxa"/>
            <w:vAlign w:val="bottom"/>
          </w:tcPr>
          <w:p w14:paraId="7FE489C3" w14:textId="77777777" w:rsidR="00CE758E" w:rsidRDefault="00CE758E" w:rsidP="00072B2C">
            <w:pPr>
              <w:jc w:val="left"/>
              <w:rPr>
                <w:rFonts w:cs="Arial"/>
                <w:color w:val="000000"/>
                <w:sz w:val="20"/>
                <w:szCs w:val="20"/>
                <w:lang w:eastAsia="ru-RU"/>
              </w:rPr>
            </w:pPr>
            <w:r>
              <w:rPr>
                <w:rFonts w:cs="Arial"/>
                <w:color w:val="000000"/>
                <w:sz w:val="20"/>
                <w:szCs w:val="20"/>
                <w:lang w:eastAsia="ru-RU"/>
              </w:rPr>
              <w:t>ПП-10.07.04.01-</w:t>
            </w:r>
            <w:r>
              <w:rPr>
                <w:rFonts w:cs="Arial"/>
                <w:color w:val="000000"/>
                <w:sz w:val="20"/>
                <w:szCs w:val="20"/>
                <w:lang w:val="en-US" w:eastAsia="ru-RU"/>
              </w:rPr>
              <w:t>ERP</w:t>
            </w:r>
            <w:r>
              <w:rPr>
                <w:rFonts w:cs="Arial"/>
                <w:color w:val="000000"/>
                <w:sz w:val="20"/>
                <w:szCs w:val="20"/>
                <w:lang w:eastAsia="ru-RU"/>
              </w:rPr>
              <w:t xml:space="preserve"> Приемка и размещение МТР на складе</w:t>
            </w:r>
          </w:p>
          <w:p w14:paraId="7D860C0D" w14:textId="77777777" w:rsidR="00CE758E" w:rsidRPr="00BC3DEC" w:rsidRDefault="00CE758E" w:rsidP="00072B2C">
            <w:pPr>
              <w:jc w:val="left"/>
              <w:rPr>
                <w:rFonts w:cs="Arial"/>
                <w:color w:val="000000"/>
                <w:sz w:val="20"/>
                <w:szCs w:val="20"/>
                <w:lang w:eastAsia="ru-RU"/>
              </w:rPr>
            </w:pPr>
            <w:r>
              <w:rPr>
                <w:rFonts w:cs="Arial"/>
                <w:color w:val="000000"/>
                <w:sz w:val="20"/>
                <w:szCs w:val="20"/>
                <w:lang w:eastAsia="ru-RU"/>
              </w:rPr>
              <w:t>По событиям: потребность в перемещении</w:t>
            </w:r>
          </w:p>
        </w:tc>
      </w:tr>
      <w:tr w:rsidR="00CE758E" w:rsidRPr="00BE014D" w14:paraId="1F2B7EFB" w14:textId="77777777" w:rsidTr="00072B2C">
        <w:trPr>
          <w:cantSplit/>
          <w:trHeight w:val="293"/>
        </w:trPr>
        <w:tc>
          <w:tcPr>
            <w:tcW w:w="2962" w:type="dxa"/>
            <w:shd w:val="clear" w:color="auto" w:fill="FFC000"/>
          </w:tcPr>
          <w:p w14:paraId="1F413BE2" w14:textId="77777777" w:rsidR="00CE758E" w:rsidRPr="00BE014D" w:rsidRDefault="00CE758E" w:rsidP="00072B2C">
            <w:pPr>
              <w:jc w:val="left"/>
              <w:rPr>
                <w:rFonts w:cs="Arial"/>
                <w:sz w:val="20"/>
                <w:szCs w:val="20"/>
              </w:rPr>
            </w:pPr>
            <w:r w:rsidRPr="00BE014D">
              <w:rPr>
                <w:rFonts w:cs="Arial"/>
                <w:sz w:val="20"/>
                <w:szCs w:val="20"/>
              </w:rPr>
              <w:t>Последующие связанные процессы</w:t>
            </w:r>
          </w:p>
        </w:tc>
        <w:tc>
          <w:tcPr>
            <w:tcW w:w="7229" w:type="dxa"/>
            <w:vAlign w:val="bottom"/>
          </w:tcPr>
          <w:p w14:paraId="24A31363" w14:textId="77777777" w:rsidR="00CE758E" w:rsidRPr="00992526" w:rsidRDefault="00CE758E" w:rsidP="00072B2C">
            <w:pPr>
              <w:jc w:val="left"/>
              <w:rPr>
                <w:rFonts w:cs="Arial"/>
                <w:color w:val="000000"/>
                <w:sz w:val="20"/>
                <w:szCs w:val="20"/>
                <w:lang w:eastAsia="ru-RU"/>
              </w:rPr>
            </w:pPr>
          </w:p>
        </w:tc>
      </w:tr>
      <w:tr w:rsidR="00CE758E" w:rsidRPr="00BE014D" w14:paraId="5AD67D24" w14:textId="77777777" w:rsidTr="00072B2C">
        <w:trPr>
          <w:cantSplit/>
          <w:trHeight w:val="293"/>
        </w:trPr>
        <w:tc>
          <w:tcPr>
            <w:tcW w:w="2962" w:type="dxa"/>
            <w:shd w:val="clear" w:color="auto" w:fill="FFC000"/>
          </w:tcPr>
          <w:p w14:paraId="62B317A2" w14:textId="77777777" w:rsidR="00CE758E" w:rsidRPr="00BE014D" w:rsidRDefault="00CE758E" w:rsidP="00072B2C">
            <w:pPr>
              <w:rPr>
                <w:rFonts w:cs="Arial"/>
                <w:sz w:val="20"/>
                <w:szCs w:val="20"/>
              </w:rPr>
            </w:pPr>
            <w:r w:rsidRPr="00BE014D">
              <w:rPr>
                <w:rFonts w:cs="Arial"/>
                <w:sz w:val="20"/>
                <w:szCs w:val="20"/>
              </w:rPr>
              <w:t>Входящие данные</w:t>
            </w:r>
          </w:p>
        </w:tc>
        <w:tc>
          <w:tcPr>
            <w:tcW w:w="7229" w:type="dxa"/>
            <w:vAlign w:val="bottom"/>
          </w:tcPr>
          <w:p w14:paraId="0B9E8163" w14:textId="77777777" w:rsidR="00CE758E" w:rsidRPr="00BE014D" w:rsidRDefault="00CE758E" w:rsidP="00072B2C">
            <w:pPr>
              <w:jc w:val="left"/>
              <w:rPr>
                <w:rFonts w:cs="Arial"/>
                <w:color w:val="000000"/>
                <w:sz w:val="20"/>
                <w:szCs w:val="20"/>
                <w:lang w:eastAsia="ru-RU"/>
              </w:rPr>
            </w:pPr>
            <w:r>
              <w:rPr>
                <w:rFonts w:cs="Arial"/>
                <w:color w:val="000000"/>
                <w:sz w:val="20"/>
                <w:szCs w:val="20"/>
                <w:lang w:eastAsia="ru-RU"/>
              </w:rPr>
              <w:t>Созданные складские заказы и складские задачи</w:t>
            </w:r>
          </w:p>
        </w:tc>
      </w:tr>
      <w:tr w:rsidR="00CE758E" w:rsidRPr="00BE014D" w14:paraId="3EDB713F" w14:textId="77777777" w:rsidTr="00072B2C">
        <w:trPr>
          <w:cantSplit/>
          <w:trHeight w:val="293"/>
        </w:trPr>
        <w:tc>
          <w:tcPr>
            <w:tcW w:w="2962" w:type="dxa"/>
            <w:shd w:val="clear" w:color="auto" w:fill="FFC000"/>
          </w:tcPr>
          <w:p w14:paraId="718BC789" w14:textId="77777777" w:rsidR="00CE758E" w:rsidRPr="00BE014D" w:rsidRDefault="00CE758E" w:rsidP="00072B2C">
            <w:pPr>
              <w:rPr>
                <w:rFonts w:cs="Arial"/>
                <w:sz w:val="20"/>
                <w:szCs w:val="20"/>
              </w:rPr>
            </w:pPr>
            <w:r w:rsidRPr="00BE014D">
              <w:rPr>
                <w:rFonts w:cs="Arial"/>
                <w:sz w:val="20"/>
                <w:szCs w:val="20"/>
              </w:rPr>
              <w:t>Исходящие данные</w:t>
            </w:r>
          </w:p>
        </w:tc>
        <w:tc>
          <w:tcPr>
            <w:tcW w:w="7229" w:type="dxa"/>
            <w:vAlign w:val="bottom"/>
          </w:tcPr>
          <w:p w14:paraId="1A72BD78" w14:textId="77777777" w:rsidR="00CE758E" w:rsidRPr="00BE014D" w:rsidRDefault="00CE758E" w:rsidP="00072B2C">
            <w:pPr>
              <w:jc w:val="left"/>
              <w:rPr>
                <w:rFonts w:cs="Arial"/>
                <w:color w:val="000000"/>
                <w:sz w:val="20"/>
                <w:szCs w:val="20"/>
                <w:lang w:eastAsia="ru-RU"/>
              </w:rPr>
            </w:pPr>
            <w:r>
              <w:rPr>
                <w:rFonts w:cs="Arial"/>
                <w:color w:val="000000"/>
                <w:sz w:val="20"/>
                <w:szCs w:val="20"/>
                <w:lang w:eastAsia="ru-RU"/>
              </w:rPr>
              <w:t>Подтвержденные складские заказы</w:t>
            </w:r>
          </w:p>
        </w:tc>
      </w:tr>
    </w:tbl>
    <w:p w14:paraId="5CD5F469" w14:textId="77777777" w:rsidR="00AA00A0" w:rsidRDefault="00AA00A0" w:rsidP="006F4129">
      <w:pPr>
        <w:ind w:firstLine="709"/>
        <w:rPr>
          <w:rFonts w:eastAsia="Calibri"/>
        </w:rPr>
      </w:pPr>
    </w:p>
    <w:p w14:paraId="1BC95BB7" w14:textId="77777777" w:rsidR="006F4129" w:rsidRPr="00D20504" w:rsidRDefault="006F4129" w:rsidP="006F4129">
      <w:pPr>
        <w:ind w:firstLine="709"/>
        <w:rPr>
          <w:rFonts w:eastAsia="Calibri"/>
        </w:rPr>
      </w:pPr>
      <w:r w:rsidRPr="00F94454">
        <w:rPr>
          <w:rFonts w:eastAsia="Calibri"/>
        </w:rPr>
        <w:lastRenderedPageBreak/>
        <w:t>Ссылка</w:t>
      </w:r>
      <w:r w:rsidRPr="00D20504">
        <w:rPr>
          <w:rFonts w:eastAsia="Calibri"/>
        </w:rPr>
        <w:t xml:space="preserve"> </w:t>
      </w:r>
      <w:r w:rsidRPr="00F94454">
        <w:rPr>
          <w:rFonts w:eastAsia="Calibri"/>
        </w:rPr>
        <w:t>на</w:t>
      </w:r>
      <w:r w:rsidRPr="00D20504">
        <w:rPr>
          <w:rFonts w:eastAsia="Calibri"/>
        </w:rPr>
        <w:t xml:space="preserve"> </w:t>
      </w:r>
      <w:r w:rsidRPr="00F94454">
        <w:rPr>
          <w:rFonts w:eastAsia="Calibri"/>
          <w:lang w:val="en-US"/>
        </w:rPr>
        <w:t>Aris</w:t>
      </w:r>
      <w:r w:rsidRPr="00D20504">
        <w:rPr>
          <w:rFonts w:eastAsia="Calibri"/>
        </w:rPr>
        <w:t>-</w:t>
      </w:r>
      <w:r w:rsidRPr="00F94454">
        <w:rPr>
          <w:rFonts w:eastAsia="Calibri"/>
        </w:rPr>
        <w:t>схему</w:t>
      </w:r>
      <w:r>
        <w:rPr>
          <w:rFonts w:eastAsia="Calibri"/>
        </w:rPr>
        <w:t>:</w:t>
      </w:r>
    </w:p>
    <w:p w14:paraId="16D033D4" w14:textId="6C345291" w:rsidR="006F4129" w:rsidRDefault="00D61D7D" w:rsidP="006F4129">
      <w:pPr>
        <w:jc w:val="left"/>
        <w:rPr>
          <w:rStyle w:val="ab"/>
          <w:rFonts w:eastAsia="Calibri" w:cs="Arial"/>
        </w:rPr>
      </w:pPr>
      <w:hyperlink r:id="rId24" w:history="1">
        <w:r w:rsidR="006F4129" w:rsidRPr="006F4129">
          <w:rPr>
            <w:rStyle w:val="ab"/>
            <w:rFonts w:eastAsia="Calibri" w:cs="Arial"/>
          </w:rPr>
          <w:t>http://portal.polyus.com/ERP/ERPDocuments/05_Бизнес-процессы/Целевые схемы БП/МТО/Складская логистика</w:t>
        </w:r>
      </w:hyperlink>
    </w:p>
    <w:p w14:paraId="2E50675C" w14:textId="77777777" w:rsidR="00197470" w:rsidRDefault="00197470" w:rsidP="006F4129">
      <w:pPr>
        <w:jc w:val="left"/>
        <w:rPr>
          <w:rFonts w:eastAsia="Calibri" w:cs="Arial"/>
          <w:color w:val="1F497D" w:themeColor="text2"/>
        </w:rPr>
      </w:pPr>
    </w:p>
    <w:p w14:paraId="6FF96E5F" w14:textId="77777777" w:rsidR="002F6244" w:rsidRPr="006F4129" w:rsidRDefault="002F6244" w:rsidP="006F4129">
      <w:pPr>
        <w:jc w:val="left"/>
        <w:rPr>
          <w:rFonts w:eastAsia="Calibri" w:cs="Arial"/>
          <w:color w:val="1F497D" w:themeColor="text2"/>
        </w:rPr>
      </w:pPr>
    </w:p>
    <w:p w14:paraId="3EB03A15" w14:textId="73927949" w:rsidR="00CE758E" w:rsidRPr="00214895" w:rsidRDefault="00CE758E" w:rsidP="00CE758E">
      <w:pPr>
        <w:pStyle w:val="3"/>
      </w:pPr>
      <w:bookmarkStart w:id="517" w:name="_Toc523232540"/>
      <w:bookmarkStart w:id="518" w:name="_Toc523401904"/>
      <w:bookmarkStart w:id="519" w:name="_Toc523413723"/>
      <w:bookmarkStart w:id="520" w:name="_Toc524079862"/>
      <w:bookmarkStart w:id="521" w:name="_Toc524083165"/>
      <w:bookmarkStart w:id="522" w:name="_Toc525914731"/>
      <w:r w:rsidRPr="00214895">
        <w:t>Описание бизнес-процесса ПП-10.07.04</w:t>
      </w:r>
      <w:r>
        <w:t>.03-</w:t>
      </w:r>
      <w:r>
        <w:rPr>
          <w:lang w:val="en-US"/>
        </w:rPr>
        <w:t>ERP</w:t>
      </w:r>
      <w:r>
        <w:t xml:space="preserve"> </w:t>
      </w:r>
      <w:r w:rsidR="002022D8">
        <w:t>Выполнение инвентаризации МТР</w:t>
      </w:r>
      <w:r>
        <w:t xml:space="preserve"> </w:t>
      </w:r>
      <w:r w:rsidRPr="00986DEF">
        <w:t>(</w:t>
      </w:r>
      <w:r>
        <w:rPr>
          <w:lang w:val="en-US"/>
        </w:rPr>
        <w:t>WMS</w:t>
      </w:r>
      <w:r>
        <w:t>)</w:t>
      </w:r>
      <w:bookmarkEnd w:id="517"/>
      <w:bookmarkEnd w:id="518"/>
      <w:bookmarkEnd w:id="519"/>
      <w:bookmarkEnd w:id="520"/>
      <w:bookmarkEnd w:id="521"/>
      <w:bookmarkEnd w:id="522"/>
    </w:p>
    <w:p w14:paraId="38D4CBFE" w14:textId="594D15DD" w:rsidR="00CE758E" w:rsidRPr="00B77FCE" w:rsidRDefault="00CE758E" w:rsidP="00CF4D61">
      <w:pPr>
        <w:ind w:firstLine="709"/>
        <w:rPr>
          <w:rFonts w:eastAsiaTheme="majorEastAsia"/>
        </w:rPr>
      </w:pPr>
      <w:r>
        <w:rPr>
          <w:rFonts w:eastAsiaTheme="majorEastAsia"/>
        </w:rPr>
        <w:t>Инвентаризация на складах делится на два вида:</w:t>
      </w:r>
      <w:r w:rsidR="00197470">
        <w:rPr>
          <w:rFonts w:eastAsiaTheme="majorEastAsia"/>
        </w:rPr>
        <w:t xml:space="preserve"> </w:t>
      </w:r>
      <w:r w:rsidRPr="00B77FCE">
        <w:rPr>
          <w:rFonts w:eastAsiaTheme="majorEastAsia"/>
        </w:rPr>
        <w:t>оперативная;</w:t>
      </w:r>
      <w:r w:rsidR="00CF4D61" w:rsidRPr="00CF4D61">
        <w:rPr>
          <w:rFonts w:eastAsiaTheme="majorEastAsia"/>
        </w:rPr>
        <w:t xml:space="preserve"> </w:t>
      </w:r>
      <w:r w:rsidRPr="00B77FCE">
        <w:rPr>
          <w:rFonts w:eastAsiaTheme="majorEastAsia"/>
        </w:rPr>
        <w:t>плановая.</w:t>
      </w:r>
    </w:p>
    <w:p w14:paraId="56A291A9" w14:textId="77777777" w:rsidR="00CE758E" w:rsidRDefault="00CE758E" w:rsidP="00CE758E">
      <w:pPr>
        <w:ind w:firstLine="709"/>
        <w:rPr>
          <w:rFonts w:eastAsiaTheme="majorEastAsia"/>
        </w:rPr>
      </w:pPr>
      <w:r>
        <w:rPr>
          <w:rFonts w:eastAsiaTheme="majorEastAsia"/>
        </w:rPr>
        <w:t>Причиной для проведения оперативной инвентаризации является разница в складском месте, выявленная в процессе выполнения складских операций – размещения, перемещения либо комплектования.</w:t>
      </w:r>
    </w:p>
    <w:p w14:paraId="35BAD7B0" w14:textId="3B4DAE4A" w:rsidR="00CE758E" w:rsidRDefault="00CE758E" w:rsidP="00CE758E">
      <w:pPr>
        <w:ind w:firstLine="709"/>
        <w:rPr>
          <w:rFonts w:eastAsiaTheme="majorEastAsia"/>
        </w:rPr>
      </w:pPr>
      <w:r>
        <w:rPr>
          <w:rFonts w:eastAsiaTheme="majorEastAsia"/>
        </w:rPr>
        <w:t xml:space="preserve">При выявлении таких разниц в процессе выполнения складских операций и после ввода кода исключения, </w:t>
      </w:r>
      <w:r w:rsidR="007961EE">
        <w:rPr>
          <w:rFonts w:eastAsiaTheme="majorEastAsia"/>
          <w:lang w:val="en-US"/>
        </w:rPr>
        <w:t>SAP</w:t>
      </w:r>
      <w:r w:rsidR="007961EE" w:rsidRPr="007961EE">
        <w:rPr>
          <w:rFonts w:eastAsiaTheme="majorEastAsia"/>
        </w:rPr>
        <w:t xml:space="preserve"> </w:t>
      </w:r>
      <w:r w:rsidR="007961EE">
        <w:rPr>
          <w:rFonts w:eastAsiaTheme="majorEastAsia"/>
          <w:lang w:val="en-US"/>
        </w:rPr>
        <w:t>EWM</w:t>
      </w:r>
      <w:r>
        <w:rPr>
          <w:rFonts w:eastAsiaTheme="majorEastAsia"/>
        </w:rPr>
        <w:t xml:space="preserve"> в автоматическом режиме назначает на проблемное складское место складскую задачу на выполнение инвентаризации. Такая задача может также быть назначена вручную оператором склада СП по решению заведующего складом СП. В таком случае, складской заказ на проведение оперативной инвентаризации может быть назначен на несколько складских мест либо складской участок, равно как и на отдельную номенклатурную позицию либо гру</w:t>
      </w:r>
      <w:r w:rsidR="000060BB">
        <w:rPr>
          <w:rFonts w:eastAsiaTheme="majorEastAsia"/>
        </w:rPr>
        <w:t>п</w:t>
      </w:r>
      <w:r>
        <w:rPr>
          <w:rFonts w:eastAsiaTheme="majorEastAsia"/>
        </w:rPr>
        <w:t>пу МТР, в зависимости от необходимости.</w:t>
      </w:r>
    </w:p>
    <w:p w14:paraId="5BF145DD" w14:textId="77777777" w:rsidR="00CE758E" w:rsidRPr="00A47AA4" w:rsidRDefault="00CE758E" w:rsidP="00CE758E">
      <w:pPr>
        <w:ind w:firstLine="709"/>
        <w:rPr>
          <w:rFonts w:eastAsiaTheme="majorEastAsia"/>
        </w:rPr>
      </w:pPr>
      <w:r>
        <w:rPr>
          <w:rFonts w:eastAsiaTheme="majorEastAsia"/>
        </w:rPr>
        <w:t>Плановая инвентаризация выполняется на основании приказа.</w:t>
      </w:r>
    </w:p>
    <w:p w14:paraId="1CA3B7E1" w14:textId="6A2333B4" w:rsidR="00CE758E" w:rsidRDefault="00CE758E" w:rsidP="00CE758E">
      <w:pPr>
        <w:ind w:firstLine="709"/>
        <w:rPr>
          <w:rFonts w:eastAsiaTheme="majorEastAsia"/>
        </w:rPr>
      </w:pPr>
      <w:r>
        <w:rPr>
          <w:rFonts w:eastAsiaTheme="majorEastAsia"/>
        </w:rPr>
        <w:t>Физическое проведение оперативной инвентаризации и плановой инвентаризации в каждом отдельно взятом складском месте производится одинаково.</w:t>
      </w:r>
      <w:r w:rsidR="00CF4D61" w:rsidRPr="00CF4D61">
        <w:rPr>
          <w:rFonts w:eastAsiaTheme="majorEastAsia"/>
        </w:rPr>
        <w:t xml:space="preserve"> </w:t>
      </w:r>
      <w:r>
        <w:rPr>
          <w:rFonts w:eastAsiaTheme="majorEastAsia"/>
        </w:rPr>
        <w:t>Допускается иной процесс формирования документов в зависимости от действующих решений по взаимодействию между МФЦ и «Полюс Логистикой».</w:t>
      </w:r>
    </w:p>
    <w:p w14:paraId="764B96B0" w14:textId="55B035EE" w:rsidR="00E03013" w:rsidRDefault="00860998" w:rsidP="00CE758E">
      <w:pPr>
        <w:ind w:firstLine="709"/>
        <w:rPr>
          <w:rFonts w:eastAsiaTheme="majorEastAsia"/>
        </w:rPr>
      </w:pPr>
      <w:r>
        <w:rPr>
          <w:rFonts w:eastAsiaTheme="majorEastAsia"/>
        </w:rPr>
        <w:t xml:space="preserve">Проведение </w:t>
      </w:r>
      <w:r w:rsidR="00356F63">
        <w:rPr>
          <w:rFonts w:eastAsiaTheme="majorEastAsia"/>
        </w:rPr>
        <w:t xml:space="preserve">плановой </w:t>
      </w:r>
      <w:r>
        <w:rPr>
          <w:rFonts w:eastAsiaTheme="majorEastAsia"/>
        </w:rPr>
        <w:t>инвентаризации не препятствует технической возможности обработки входящих и исходящих поставок.</w:t>
      </w:r>
      <w:r w:rsidR="00316AA4">
        <w:rPr>
          <w:rFonts w:eastAsiaTheme="majorEastAsia"/>
        </w:rPr>
        <w:t xml:space="preserve"> </w:t>
      </w:r>
      <w:r w:rsidR="00E03013">
        <w:rPr>
          <w:rFonts w:eastAsiaTheme="majorEastAsia"/>
        </w:rPr>
        <w:t xml:space="preserve">Поступление и отпуск МТР во время проведения инвентаризации осуществляется материально-ответственными лицами в присутствии членов РИК. Такие МТР вносятся в отдельную опись с указанием даты поступления/отпуска, наименования поставщика, даты и номера приходного/расходного документа, наименования </w:t>
      </w:r>
      <w:r w:rsidR="00726248">
        <w:rPr>
          <w:rFonts w:eastAsiaTheme="majorEastAsia"/>
        </w:rPr>
        <w:t xml:space="preserve">и количества </w:t>
      </w:r>
      <w:r w:rsidR="00E03013">
        <w:rPr>
          <w:rFonts w:eastAsiaTheme="majorEastAsia"/>
        </w:rPr>
        <w:t xml:space="preserve">МТР, </w:t>
      </w:r>
      <w:r w:rsidR="00726248">
        <w:rPr>
          <w:rFonts w:eastAsiaTheme="majorEastAsia"/>
        </w:rPr>
        <w:t xml:space="preserve">а также </w:t>
      </w:r>
      <w:r w:rsidR="00E03013">
        <w:rPr>
          <w:rFonts w:eastAsiaTheme="majorEastAsia"/>
        </w:rPr>
        <w:t xml:space="preserve">других </w:t>
      </w:r>
      <w:r w:rsidR="00726248">
        <w:rPr>
          <w:rFonts w:eastAsiaTheme="majorEastAsia"/>
        </w:rPr>
        <w:t>необходимых данных</w:t>
      </w:r>
      <w:r w:rsidR="00E03013">
        <w:rPr>
          <w:rFonts w:eastAsiaTheme="majorEastAsia"/>
        </w:rPr>
        <w:t>.</w:t>
      </w:r>
    </w:p>
    <w:p w14:paraId="763D07B5" w14:textId="0D92C303" w:rsidR="00A658E8" w:rsidRDefault="00726248" w:rsidP="00CE758E">
      <w:pPr>
        <w:ind w:firstLine="709"/>
        <w:rPr>
          <w:rFonts w:eastAsiaTheme="majorEastAsia"/>
        </w:rPr>
      </w:pPr>
      <w:r>
        <w:rPr>
          <w:rFonts w:eastAsiaTheme="majorEastAsia"/>
        </w:rPr>
        <w:t>Отпускаемые во время плановой инвентаризации МТР должны на момент их комплектования и отгрузки быть полностью просчитаны с внесением в инвентаризационную опись по результатам просчета. В случае, если подлежащие отпуску МТР не просчитаны либо просчитаны не до конца, т.е. на складе есть не просчитанный остаток, следует вначале полностью завершить их просчет и только по завершении просчета приступать к комплектованию и отгрузке с составлением документации, как указано выше.</w:t>
      </w:r>
      <w:r w:rsidR="00CF4D61" w:rsidRPr="00CF4D61">
        <w:rPr>
          <w:rFonts w:eastAsiaTheme="majorEastAsia"/>
        </w:rPr>
        <w:t xml:space="preserve"> </w:t>
      </w:r>
      <w:r w:rsidR="00316AA4">
        <w:rPr>
          <w:rFonts w:eastAsiaTheme="majorEastAsia"/>
        </w:rPr>
        <w:t>Реализация процесса учета принимаемых и отгружаемых во время плановой инвентаризации МТР регламентируется внутренними нормативными актами.</w:t>
      </w:r>
    </w:p>
    <w:p w14:paraId="7E0CF550" w14:textId="27B5472D" w:rsidR="006B0796" w:rsidRDefault="006B0796" w:rsidP="00CE758E">
      <w:pPr>
        <w:ind w:firstLine="709"/>
        <w:rPr>
          <w:rFonts w:eastAsiaTheme="majorEastAsia"/>
        </w:rPr>
      </w:pPr>
      <w:r>
        <w:rPr>
          <w:rFonts w:eastAsiaTheme="majorEastAsia"/>
        </w:rPr>
        <w:t xml:space="preserve">Документы по итогам инвентаризации </w:t>
      </w:r>
      <w:r w:rsidR="006C6780">
        <w:rPr>
          <w:rFonts w:eastAsiaTheme="majorEastAsia"/>
        </w:rPr>
        <w:t xml:space="preserve">распечатываются из </w:t>
      </w:r>
      <w:r w:rsidR="006C6780">
        <w:rPr>
          <w:rFonts w:eastAsiaTheme="majorEastAsia"/>
          <w:lang w:val="en-US"/>
        </w:rPr>
        <w:t>SAP</w:t>
      </w:r>
      <w:r w:rsidR="006C6780" w:rsidRPr="006C6780">
        <w:rPr>
          <w:rFonts w:eastAsiaTheme="majorEastAsia"/>
        </w:rPr>
        <w:t xml:space="preserve"> </w:t>
      </w:r>
      <w:r w:rsidR="006C6780">
        <w:rPr>
          <w:rFonts w:eastAsiaTheme="majorEastAsia"/>
          <w:lang w:val="en-US"/>
        </w:rPr>
        <w:t>ERP</w:t>
      </w:r>
      <w:r w:rsidR="006C6780">
        <w:rPr>
          <w:rFonts w:eastAsiaTheme="majorEastAsia"/>
        </w:rPr>
        <w:t xml:space="preserve">. </w:t>
      </w:r>
      <w:r w:rsidR="001121B9">
        <w:rPr>
          <w:rFonts w:eastAsiaTheme="majorEastAsia"/>
        </w:rPr>
        <w:t>М</w:t>
      </w:r>
      <w:r w:rsidR="006C6780">
        <w:rPr>
          <w:rFonts w:eastAsiaTheme="majorEastAsia"/>
        </w:rPr>
        <w:t xml:space="preserve">одуль </w:t>
      </w:r>
      <w:r w:rsidR="006C6780">
        <w:rPr>
          <w:rFonts w:eastAsiaTheme="majorEastAsia"/>
          <w:lang w:val="en-US"/>
        </w:rPr>
        <w:t>SAP</w:t>
      </w:r>
      <w:r w:rsidR="006C6780" w:rsidRPr="006C6780">
        <w:rPr>
          <w:rFonts w:eastAsiaTheme="majorEastAsia"/>
        </w:rPr>
        <w:t xml:space="preserve"> </w:t>
      </w:r>
      <w:r w:rsidR="006C6780">
        <w:rPr>
          <w:rFonts w:eastAsiaTheme="majorEastAsia"/>
          <w:lang w:val="en-US"/>
        </w:rPr>
        <w:t>EWM</w:t>
      </w:r>
      <w:r w:rsidR="006C6780">
        <w:rPr>
          <w:rFonts w:eastAsiaTheme="majorEastAsia"/>
        </w:rPr>
        <w:t xml:space="preserve"> используется для фактического подсчета количества МТР и передачи данных в </w:t>
      </w:r>
      <w:r w:rsidR="006C6780">
        <w:rPr>
          <w:rFonts w:eastAsiaTheme="majorEastAsia"/>
          <w:lang w:val="en-US"/>
        </w:rPr>
        <w:t>SAP</w:t>
      </w:r>
      <w:r w:rsidR="006C6780" w:rsidRPr="006C6780">
        <w:rPr>
          <w:rFonts w:eastAsiaTheme="majorEastAsia"/>
        </w:rPr>
        <w:t xml:space="preserve"> </w:t>
      </w:r>
      <w:r w:rsidR="006C6780">
        <w:rPr>
          <w:rFonts w:eastAsiaTheme="majorEastAsia"/>
          <w:lang w:val="en-US"/>
        </w:rPr>
        <w:t>ERP</w:t>
      </w:r>
      <w:r w:rsidR="006C6780">
        <w:rPr>
          <w:rFonts w:eastAsiaTheme="majorEastAsia"/>
        </w:rPr>
        <w:t>. Подробно работа с документами, формируемыми в процессе и по итогам инвентаризации</w:t>
      </w:r>
      <w:r w:rsidR="00CF4D61">
        <w:rPr>
          <w:rFonts w:eastAsiaTheme="majorEastAsia"/>
        </w:rPr>
        <w:t>,</w:t>
      </w:r>
      <w:r w:rsidR="006C6780">
        <w:rPr>
          <w:rFonts w:eastAsiaTheme="majorEastAsia"/>
        </w:rPr>
        <w:t xml:space="preserve"> описана в шагах процесса ПП-10.07.03.04-</w:t>
      </w:r>
      <w:r w:rsidR="006C6780">
        <w:rPr>
          <w:rFonts w:eastAsiaTheme="majorEastAsia"/>
          <w:lang w:val="en-US"/>
        </w:rPr>
        <w:t>ERP</w:t>
      </w:r>
      <w:r w:rsidR="006C6780">
        <w:rPr>
          <w:rFonts w:eastAsiaTheme="majorEastAsia"/>
        </w:rPr>
        <w:t xml:space="preserve"> Выполнение инвентаризации МТР.</w:t>
      </w:r>
    </w:p>
    <w:p w14:paraId="4FD20323" w14:textId="71651EF7" w:rsidR="00CE758E" w:rsidRPr="000835FE" w:rsidRDefault="00CE758E" w:rsidP="00CE758E">
      <w:pPr>
        <w:pStyle w:val="aa"/>
        <w:keepNext/>
        <w:spacing w:after="240" w:afterAutospacing="0" w:line="276" w:lineRule="auto"/>
        <w:jc w:val="right"/>
        <w:rPr>
          <w:rFonts w:cs="Arial"/>
          <w:b/>
          <w:sz w:val="22"/>
        </w:rPr>
      </w:pPr>
      <w:r w:rsidRPr="00916FAB">
        <w:rPr>
          <w:rFonts w:cs="Arial"/>
          <w:b/>
          <w:sz w:val="22"/>
        </w:rPr>
        <w:t xml:space="preserve">Таблица </w:t>
      </w:r>
      <w:r>
        <w:rPr>
          <w:rFonts w:cs="Arial"/>
          <w:b/>
          <w:sz w:val="22"/>
        </w:rPr>
        <w:t>1</w:t>
      </w:r>
      <w:r w:rsidR="008F191E">
        <w:rPr>
          <w:rFonts w:cs="Arial"/>
          <w:b/>
          <w:sz w:val="22"/>
        </w:rPr>
        <w:t>2</w:t>
      </w:r>
      <w:r w:rsidRPr="00916FAB">
        <w:rPr>
          <w:rFonts w:cs="Arial"/>
          <w:b/>
          <w:sz w:val="22"/>
        </w:rPr>
        <w:t>. Описание бизнес-процесса</w:t>
      </w:r>
      <w:r>
        <w:rPr>
          <w:rFonts w:cs="Arial"/>
          <w:b/>
          <w:sz w:val="22"/>
        </w:rPr>
        <w:t xml:space="preserve"> </w:t>
      </w:r>
      <w:r w:rsidRPr="00051DDC">
        <w:rPr>
          <w:rFonts w:cs="Arial"/>
          <w:b/>
          <w:sz w:val="22"/>
        </w:rPr>
        <w:t>ПП-10.07.04.0</w:t>
      </w:r>
      <w:r>
        <w:rPr>
          <w:rFonts w:cs="Arial"/>
          <w:b/>
          <w:sz w:val="22"/>
        </w:rPr>
        <w:t xml:space="preserve">3 Выполнение инвентаризации МТР </w:t>
      </w:r>
      <w:r w:rsidRPr="00051DDC">
        <w:rPr>
          <w:rFonts w:cs="Arial"/>
          <w:b/>
          <w:sz w:val="22"/>
        </w:rPr>
        <w:t>(WMS)</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CE758E" w:rsidRPr="00BE014D" w14:paraId="2D87A0F2" w14:textId="77777777" w:rsidTr="00072B2C">
        <w:trPr>
          <w:cantSplit/>
          <w:trHeight w:val="396"/>
          <w:tblHeader/>
        </w:trPr>
        <w:tc>
          <w:tcPr>
            <w:tcW w:w="2962" w:type="dxa"/>
            <w:shd w:val="clear" w:color="auto" w:fill="FFC000"/>
          </w:tcPr>
          <w:p w14:paraId="46CF2BBC" w14:textId="77777777" w:rsidR="00CE758E" w:rsidRPr="00BE014D" w:rsidRDefault="00CE758E" w:rsidP="00072B2C">
            <w:pPr>
              <w:rPr>
                <w:rFonts w:cs="Arial"/>
                <w:sz w:val="20"/>
                <w:szCs w:val="20"/>
              </w:rPr>
            </w:pPr>
            <w:r w:rsidRPr="00BE014D">
              <w:rPr>
                <w:rFonts w:cs="Arial"/>
                <w:sz w:val="20"/>
                <w:szCs w:val="20"/>
              </w:rPr>
              <w:t>Код бизнес-процесса</w:t>
            </w:r>
          </w:p>
        </w:tc>
        <w:tc>
          <w:tcPr>
            <w:tcW w:w="7229" w:type="dxa"/>
            <w:vAlign w:val="bottom"/>
          </w:tcPr>
          <w:p w14:paraId="14CD92DB" w14:textId="77777777" w:rsidR="00CE758E" w:rsidRPr="00BE014D" w:rsidRDefault="00CE758E" w:rsidP="00072B2C">
            <w:pPr>
              <w:jc w:val="left"/>
              <w:rPr>
                <w:rFonts w:cs="Arial"/>
                <w:color w:val="000000"/>
                <w:sz w:val="20"/>
                <w:szCs w:val="20"/>
                <w:lang w:eastAsia="ru-RU"/>
              </w:rPr>
            </w:pPr>
            <w:r w:rsidRPr="00611556">
              <w:rPr>
                <w:rFonts w:cs="Arial"/>
                <w:color w:val="000000"/>
                <w:sz w:val="20"/>
                <w:szCs w:val="20"/>
                <w:lang w:eastAsia="ru-RU"/>
              </w:rPr>
              <w:t>ПП-10.07.04.0</w:t>
            </w:r>
            <w:r>
              <w:rPr>
                <w:rFonts w:cs="Arial"/>
                <w:color w:val="000000"/>
                <w:sz w:val="20"/>
                <w:szCs w:val="20"/>
                <w:lang w:eastAsia="ru-RU"/>
              </w:rPr>
              <w:t>3</w:t>
            </w:r>
            <w:r w:rsidRPr="00611556">
              <w:rPr>
                <w:rFonts w:cs="Arial"/>
                <w:color w:val="000000"/>
                <w:sz w:val="20"/>
                <w:szCs w:val="20"/>
                <w:lang w:eastAsia="ru-RU"/>
              </w:rPr>
              <w:t>-</w:t>
            </w:r>
            <w:r>
              <w:rPr>
                <w:rFonts w:cs="Arial"/>
                <w:color w:val="000000"/>
                <w:sz w:val="20"/>
                <w:szCs w:val="20"/>
                <w:lang w:eastAsia="ru-RU"/>
              </w:rPr>
              <w:t xml:space="preserve"> ERP</w:t>
            </w:r>
            <w:r w:rsidRPr="00611556">
              <w:rPr>
                <w:rFonts w:cs="Arial"/>
                <w:color w:val="000000"/>
                <w:sz w:val="20"/>
                <w:szCs w:val="20"/>
                <w:lang w:eastAsia="ru-RU"/>
              </w:rPr>
              <w:t xml:space="preserve"> </w:t>
            </w:r>
            <w:r>
              <w:rPr>
                <w:rFonts w:cs="Arial"/>
                <w:color w:val="000000"/>
                <w:sz w:val="20"/>
                <w:szCs w:val="20"/>
                <w:lang w:eastAsia="ru-RU"/>
              </w:rPr>
              <w:t>Выполнение инвентаризации МТР</w:t>
            </w:r>
            <w:r w:rsidRPr="00611556">
              <w:rPr>
                <w:rFonts w:cs="Arial"/>
                <w:color w:val="000000"/>
                <w:sz w:val="20"/>
                <w:szCs w:val="20"/>
                <w:lang w:eastAsia="ru-RU"/>
              </w:rPr>
              <w:t xml:space="preserve"> (WMS)</w:t>
            </w:r>
          </w:p>
        </w:tc>
      </w:tr>
      <w:tr w:rsidR="00CE758E" w:rsidRPr="00BE014D" w14:paraId="063BEF3E" w14:textId="77777777" w:rsidTr="00072B2C">
        <w:trPr>
          <w:cantSplit/>
          <w:trHeight w:val="290"/>
        </w:trPr>
        <w:tc>
          <w:tcPr>
            <w:tcW w:w="2962" w:type="dxa"/>
            <w:shd w:val="clear" w:color="auto" w:fill="FFC000"/>
          </w:tcPr>
          <w:p w14:paraId="47361F08" w14:textId="77777777" w:rsidR="00CE758E" w:rsidRPr="00BE014D" w:rsidRDefault="00CE758E" w:rsidP="00072B2C">
            <w:pPr>
              <w:rPr>
                <w:rFonts w:cs="Arial"/>
                <w:sz w:val="20"/>
                <w:szCs w:val="20"/>
              </w:rPr>
            </w:pPr>
            <w:r w:rsidRPr="00BE014D">
              <w:rPr>
                <w:rFonts w:cs="Arial"/>
                <w:sz w:val="20"/>
                <w:szCs w:val="20"/>
              </w:rPr>
              <w:t>Цель бизнес-процесса</w:t>
            </w:r>
          </w:p>
        </w:tc>
        <w:tc>
          <w:tcPr>
            <w:tcW w:w="7229" w:type="dxa"/>
            <w:vAlign w:val="bottom"/>
          </w:tcPr>
          <w:p w14:paraId="02515BD0" w14:textId="77777777" w:rsidR="00CE758E" w:rsidRPr="00BE014D" w:rsidRDefault="00CE758E" w:rsidP="00072B2C">
            <w:pPr>
              <w:jc w:val="left"/>
              <w:rPr>
                <w:rFonts w:cs="Arial"/>
                <w:color w:val="000000"/>
                <w:sz w:val="20"/>
                <w:szCs w:val="20"/>
                <w:lang w:eastAsia="ru-RU"/>
              </w:rPr>
            </w:pPr>
            <w:r w:rsidRPr="009B0BD1">
              <w:rPr>
                <w:rFonts w:cs="Arial"/>
                <w:color w:val="000000"/>
                <w:sz w:val="20"/>
                <w:szCs w:val="20"/>
                <w:lang w:eastAsia="ru-RU"/>
              </w:rPr>
              <w:t>Порядок и процедура выполнения оперативной и плановой инвентаризации МТР на складах</w:t>
            </w:r>
            <w:r>
              <w:rPr>
                <w:rFonts w:cs="Arial"/>
                <w:color w:val="000000"/>
                <w:sz w:val="20"/>
                <w:szCs w:val="20"/>
                <w:lang w:eastAsia="ru-RU"/>
              </w:rPr>
              <w:t>, анализ и проведение результатов инвентаризации</w:t>
            </w:r>
          </w:p>
        </w:tc>
      </w:tr>
      <w:tr w:rsidR="00CE758E" w:rsidRPr="00BE014D" w14:paraId="24FC3C03" w14:textId="77777777" w:rsidTr="00072B2C">
        <w:trPr>
          <w:cantSplit/>
          <w:trHeight w:val="290"/>
        </w:trPr>
        <w:tc>
          <w:tcPr>
            <w:tcW w:w="2962" w:type="dxa"/>
            <w:shd w:val="clear" w:color="auto" w:fill="FFC000"/>
          </w:tcPr>
          <w:p w14:paraId="4455C53D" w14:textId="77777777" w:rsidR="00CE758E" w:rsidRPr="00BE014D" w:rsidRDefault="00CE758E" w:rsidP="00072B2C">
            <w:pPr>
              <w:rPr>
                <w:rFonts w:cs="Arial"/>
                <w:sz w:val="20"/>
                <w:szCs w:val="20"/>
              </w:rPr>
            </w:pPr>
            <w:r w:rsidRPr="00BE014D">
              <w:rPr>
                <w:rFonts w:cs="Arial"/>
                <w:sz w:val="20"/>
                <w:szCs w:val="20"/>
              </w:rPr>
              <w:lastRenderedPageBreak/>
              <w:t>Периодичность</w:t>
            </w:r>
          </w:p>
        </w:tc>
        <w:tc>
          <w:tcPr>
            <w:tcW w:w="7229" w:type="dxa"/>
            <w:vAlign w:val="bottom"/>
          </w:tcPr>
          <w:p w14:paraId="297C89F9" w14:textId="77777777" w:rsidR="00CE758E" w:rsidRDefault="00CE758E" w:rsidP="00072B2C">
            <w:pPr>
              <w:jc w:val="left"/>
              <w:rPr>
                <w:rFonts w:cs="Arial"/>
                <w:sz w:val="20"/>
                <w:szCs w:val="20"/>
              </w:rPr>
            </w:pPr>
            <w:r>
              <w:rPr>
                <w:rFonts w:cs="Arial"/>
                <w:sz w:val="20"/>
                <w:szCs w:val="20"/>
              </w:rPr>
              <w:t>Оперативная инвентаризация – регулярно</w:t>
            </w:r>
          </w:p>
          <w:p w14:paraId="29C5D154" w14:textId="77777777" w:rsidR="00CE758E" w:rsidRPr="00BE014D" w:rsidRDefault="00CE758E" w:rsidP="00072B2C">
            <w:pPr>
              <w:jc w:val="left"/>
              <w:rPr>
                <w:rFonts w:cs="Arial"/>
                <w:color w:val="000000"/>
                <w:sz w:val="20"/>
                <w:szCs w:val="20"/>
                <w:lang w:eastAsia="ru-RU"/>
              </w:rPr>
            </w:pPr>
            <w:r>
              <w:rPr>
                <w:rFonts w:cs="Arial"/>
                <w:sz w:val="20"/>
                <w:szCs w:val="20"/>
              </w:rPr>
              <w:t>Плановая инвентаризация – согласно приказу</w:t>
            </w:r>
          </w:p>
        </w:tc>
      </w:tr>
      <w:tr w:rsidR="00CE758E" w:rsidRPr="00BE014D" w14:paraId="3735C3DD" w14:textId="77777777" w:rsidTr="00072B2C">
        <w:trPr>
          <w:cantSplit/>
          <w:trHeight w:val="293"/>
        </w:trPr>
        <w:tc>
          <w:tcPr>
            <w:tcW w:w="2962" w:type="dxa"/>
            <w:shd w:val="clear" w:color="auto" w:fill="FFC000"/>
          </w:tcPr>
          <w:p w14:paraId="7B971747" w14:textId="77777777" w:rsidR="00CE758E" w:rsidRPr="00BE014D" w:rsidRDefault="00CE758E" w:rsidP="00072B2C">
            <w:pPr>
              <w:jc w:val="left"/>
              <w:rPr>
                <w:rFonts w:cs="Arial"/>
                <w:sz w:val="20"/>
                <w:szCs w:val="20"/>
              </w:rPr>
            </w:pPr>
            <w:r w:rsidRPr="00BE014D">
              <w:rPr>
                <w:rFonts w:cs="Arial"/>
                <w:sz w:val="20"/>
                <w:szCs w:val="20"/>
              </w:rPr>
              <w:t>Предваряющие связанные процессы</w:t>
            </w:r>
          </w:p>
        </w:tc>
        <w:tc>
          <w:tcPr>
            <w:tcW w:w="7229" w:type="dxa"/>
            <w:vAlign w:val="bottom"/>
          </w:tcPr>
          <w:p w14:paraId="6E64F6FA" w14:textId="77777777" w:rsidR="00CE758E" w:rsidRDefault="00CE758E" w:rsidP="00072B2C">
            <w:pPr>
              <w:jc w:val="left"/>
              <w:rPr>
                <w:rFonts w:cs="Arial"/>
                <w:color w:val="000000"/>
                <w:sz w:val="20"/>
                <w:szCs w:val="20"/>
                <w:lang w:eastAsia="ru-RU"/>
              </w:rPr>
            </w:pPr>
            <w:r>
              <w:rPr>
                <w:rFonts w:cs="Arial"/>
                <w:color w:val="000000"/>
                <w:sz w:val="20"/>
                <w:szCs w:val="20"/>
                <w:lang w:eastAsia="ru-RU"/>
              </w:rPr>
              <w:t>ПП-10.07.04.04-ERP Комплектование и выдача МТР со склада (</w:t>
            </w:r>
            <w:r>
              <w:rPr>
                <w:rFonts w:cs="Arial"/>
                <w:color w:val="000000"/>
                <w:sz w:val="20"/>
                <w:szCs w:val="20"/>
                <w:lang w:val="en-US" w:eastAsia="ru-RU"/>
              </w:rPr>
              <w:t>WMS</w:t>
            </w:r>
            <w:r>
              <w:rPr>
                <w:rFonts w:cs="Arial"/>
                <w:color w:val="000000"/>
                <w:sz w:val="20"/>
                <w:szCs w:val="20"/>
                <w:lang w:eastAsia="ru-RU"/>
              </w:rPr>
              <w:t>)</w:t>
            </w:r>
          </w:p>
          <w:p w14:paraId="3263BC26" w14:textId="2E24139E" w:rsidR="00CE758E" w:rsidRPr="00BC3DEC" w:rsidRDefault="00CE758E" w:rsidP="00072B2C">
            <w:pPr>
              <w:jc w:val="left"/>
              <w:rPr>
                <w:rFonts w:cs="Arial"/>
                <w:color w:val="000000"/>
                <w:sz w:val="20"/>
                <w:szCs w:val="20"/>
                <w:lang w:eastAsia="ru-RU"/>
              </w:rPr>
            </w:pPr>
            <w:r>
              <w:rPr>
                <w:rFonts w:cs="Arial"/>
                <w:color w:val="000000"/>
                <w:sz w:val="20"/>
                <w:szCs w:val="20"/>
                <w:lang w:eastAsia="ru-RU"/>
              </w:rPr>
              <w:t>По событиям: потребность в инвентаризации, выпуск приказа о проведении инвентаризаци</w:t>
            </w:r>
            <w:r w:rsidR="000060BB">
              <w:rPr>
                <w:rFonts w:cs="Arial"/>
                <w:color w:val="000000"/>
                <w:sz w:val="20"/>
                <w:szCs w:val="20"/>
                <w:lang w:eastAsia="ru-RU"/>
              </w:rPr>
              <w:t>и</w:t>
            </w:r>
          </w:p>
        </w:tc>
      </w:tr>
      <w:tr w:rsidR="00CE758E" w:rsidRPr="00BE014D" w14:paraId="464EA5FD" w14:textId="77777777" w:rsidTr="00072B2C">
        <w:trPr>
          <w:cantSplit/>
          <w:trHeight w:val="293"/>
        </w:trPr>
        <w:tc>
          <w:tcPr>
            <w:tcW w:w="2962" w:type="dxa"/>
            <w:shd w:val="clear" w:color="auto" w:fill="FFC000"/>
          </w:tcPr>
          <w:p w14:paraId="24A7C8C2" w14:textId="77777777" w:rsidR="00CE758E" w:rsidRPr="00BE014D" w:rsidRDefault="00CE758E" w:rsidP="00072B2C">
            <w:pPr>
              <w:jc w:val="left"/>
              <w:rPr>
                <w:rFonts w:cs="Arial"/>
                <w:sz w:val="20"/>
                <w:szCs w:val="20"/>
              </w:rPr>
            </w:pPr>
            <w:r w:rsidRPr="00BE014D">
              <w:rPr>
                <w:rFonts w:cs="Arial"/>
                <w:sz w:val="20"/>
                <w:szCs w:val="20"/>
              </w:rPr>
              <w:t>Последующие связанные процессы</w:t>
            </w:r>
          </w:p>
        </w:tc>
        <w:tc>
          <w:tcPr>
            <w:tcW w:w="7229" w:type="dxa"/>
            <w:vAlign w:val="bottom"/>
          </w:tcPr>
          <w:p w14:paraId="53CD7B4A" w14:textId="77777777" w:rsidR="00CE758E" w:rsidRDefault="00CE758E" w:rsidP="00072B2C">
            <w:pPr>
              <w:jc w:val="left"/>
              <w:rPr>
                <w:rFonts w:cs="Arial"/>
                <w:color w:val="000000"/>
                <w:sz w:val="20"/>
                <w:szCs w:val="20"/>
                <w:lang w:eastAsia="ru-RU"/>
              </w:rPr>
            </w:pPr>
            <w:r>
              <w:rPr>
                <w:rFonts w:cs="Arial"/>
                <w:color w:val="000000"/>
                <w:sz w:val="20"/>
                <w:szCs w:val="20"/>
                <w:lang w:eastAsia="ru-RU"/>
              </w:rPr>
              <w:t>ПП-10.05.02 Выявление НВИ/НЛИ</w:t>
            </w:r>
          </w:p>
          <w:p w14:paraId="0CFFA44C" w14:textId="77777777" w:rsidR="00CE758E" w:rsidRPr="009B0BD1" w:rsidRDefault="00CE758E" w:rsidP="00072B2C">
            <w:pPr>
              <w:jc w:val="left"/>
              <w:rPr>
                <w:rFonts w:cs="Arial"/>
                <w:color w:val="000000"/>
                <w:sz w:val="20"/>
                <w:szCs w:val="20"/>
                <w:lang w:eastAsia="ru-RU"/>
              </w:rPr>
            </w:pPr>
            <w:r>
              <w:rPr>
                <w:rFonts w:cs="Arial"/>
                <w:color w:val="000000"/>
                <w:sz w:val="20"/>
                <w:szCs w:val="20"/>
                <w:lang w:eastAsia="ru-RU"/>
              </w:rPr>
              <w:t>ПП-10.07.03.04-</w:t>
            </w:r>
            <w:r>
              <w:rPr>
                <w:rFonts w:cs="Arial"/>
                <w:color w:val="000000"/>
                <w:sz w:val="20"/>
                <w:szCs w:val="20"/>
                <w:lang w:val="en-US" w:eastAsia="ru-RU"/>
              </w:rPr>
              <w:t>ERP</w:t>
            </w:r>
            <w:r>
              <w:rPr>
                <w:rFonts w:cs="Arial"/>
                <w:color w:val="000000"/>
                <w:sz w:val="20"/>
                <w:szCs w:val="20"/>
                <w:lang w:eastAsia="ru-RU"/>
              </w:rPr>
              <w:t xml:space="preserve"> Выполнение инвентаризации МТР</w:t>
            </w:r>
          </w:p>
        </w:tc>
      </w:tr>
      <w:tr w:rsidR="00CE758E" w:rsidRPr="00BE014D" w14:paraId="563C753E" w14:textId="77777777" w:rsidTr="00072B2C">
        <w:trPr>
          <w:cantSplit/>
          <w:trHeight w:val="293"/>
        </w:trPr>
        <w:tc>
          <w:tcPr>
            <w:tcW w:w="2962" w:type="dxa"/>
            <w:shd w:val="clear" w:color="auto" w:fill="FFC000"/>
          </w:tcPr>
          <w:p w14:paraId="5242C575" w14:textId="77777777" w:rsidR="00CE758E" w:rsidRPr="00BE014D" w:rsidRDefault="00CE758E" w:rsidP="00072B2C">
            <w:pPr>
              <w:rPr>
                <w:rFonts w:cs="Arial"/>
                <w:sz w:val="20"/>
                <w:szCs w:val="20"/>
              </w:rPr>
            </w:pPr>
            <w:r w:rsidRPr="00BE014D">
              <w:rPr>
                <w:rFonts w:cs="Arial"/>
                <w:sz w:val="20"/>
                <w:szCs w:val="20"/>
              </w:rPr>
              <w:t>Входящие данные</w:t>
            </w:r>
          </w:p>
        </w:tc>
        <w:tc>
          <w:tcPr>
            <w:tcW w:w="7229" w:type="dxa"/>
            <w:vAlign w:val="bottom"/>
          </w:tcPr>
          <w:p w14:paraId="669DFE95" w14:textId="77777777" w:rsidR="00CE758E" w:rsidRPr="00D779C0" w:rsidRDefault="00CE758E" w:rsidP="00072B2C">
            <w:pPr>
              <w:jc w:val="left"/>
              <w:rPr>
                <w:rFonts w:cs="Arial"/>
                <w:color w:val="000000"/>
                <w:sz w:val="20"/>
                <w:szCs w:val="20"/>
                <w:lang w:eastAsia="ru-RU"/>
              </w:rPr>
            </w:pPr>
            <w:r>
              <w:rPr>
                <w:rFonts w:cs="Arial"/>
                <w:color w:val="000000"/>
                <w:sz w:val="20"/>
                <w:szCs w:val="20"/>
                <w:lang w:eastAsia="ru-RU"/>
              </w:rPr>
              <w:t>Созданные складские заказы и складские задачи</w:t>
            </w:r>
          </w:p>
        </w:tc>
      </w:tr>
      <w:tr w:rsidR="00CE758E" w:rsidRPr="00BE014D" w14:paraId="2D6E92E4" w14:textId="77777777" w:rsidTr="00072B2C">
        <w:trPr>
          <w:cantSplit/>
          <w:trHeight w:val="293"/>
        </w:trPr>
        <w:tc>
          <w:tcPr>
            <w:tcW w:w="2962" w:type="dxa"/>
            <w:shd w:val="clear" w:color="auto" w:fill="FFC000"/>
          </w:tcPr>
          <w:p w14:paraId="686AA091" w14:textId="77777777" w:rsidR="00CE758E" w:rsidRPr="00BE014D" w:rsidRDefault="00CE758E" w:rsidP="00072B2C">
            <w:pPr>
              <w:rPr>
                <w:rFonts w:cs="Arial"/>
                <w:sz w:val="20"/>
                <w:szCs w:val="20"/>
              </w:rPr>
            </w:pPr>
            <w:r w:rsidRPr="00BE014D">
              <w:rPr>
                <w:rFonts w:cs="Arial"/>
                <w:sz w:val="20"/>
                <w:szCs w:val="20"/>
              </w:rPr>
              <w:t>Исходящие данные</w:t>
            </w:r>
          </w:p>
        </w:tc>
        <w:tc>
          <w:tcPr>
            <w:tcW w:w="7229" w:type="dxa"/>
            <w:vAlign w:val="bottom"/>
          </w:tcPr>
          <w:p w14:paraId="5D9EBABB" w14:textId="77777777" w:rsidR="00CE758E" w:rsidRPr="00BE014D" w:rsidRDefault="00CE758E" w:rsidP="00072B2C">
            <w:pPr>
              <w:jc w:val="left"/>
              <w:rPr>
                <w:rFonts w:cs="Arial"/>
                <w:color w:val="000000"/>
                <w:sz w:val="20"/>
                <w:szCs w:val="20"/>
                <w:lang w:eastAsia="ru-RU"/>
              </w:rPr>
            </w:pPr>
            <w:r>
              <w:rPr>
                <w:rFonts w:cs="Arial"/>
                <w:color w:val="000000"/>
                <w:sz w:val="20"/>
                <w:szCs w:val="20"/>
                <w:lang w:eastAsia="ru-RU"/>
              </w:rPr>
              <w:t>Документ инвентаризации</w:t>
            </w:r>
          </w:p>
        </w:tc>
      </w:tr>
    </w:tbl>
    <w:p w14:paraId="06061171" w14:textId="7A583BE8" w:rsidR="00CE758E" w:rsidRDefault="00CE758E" w:rsidP="00CE758E">
      <w:pPr>
        <w:rPr>
          <w:rFonts w:eastAsiaTheme="majorEastAsia"/>
        </w:rPr>
      </w:pPr>
    </w:p>
    <w:p w14:paraId="116AF083" w14:textId="77777777" w:rsidR="00AA00A0" w:rsidRDefault="00AA00A0" w:rsidP="006F4129">
      <w:pPr>
        <w:ind w:firstLine="709"/>
        <w:rPr>
          <w:rFonts w:eastAsia="Calibri"/>
        </w:rPr>
      </w:pPr>
    </w:p>
    <w:p w14:paraId="4C611645" w14:textId="77777777" w:rsidR="006F4129" w:rsidRPr="00D20504" w:rsidRDefault="006F4129" w:rsidP="006F4129">
      <w:pPr>
        <w:ind w:firstLine="709"/>
        <w:rPr>
          <w:rFonts w:eastAsia="Calibri"/>
        </w:rPr>
      </w:pPr>
      <w:r w:rsidRPr="00F94454">
        <w:rPr>
          <w:rFonts w:eastAsia="Calibri"/>
        </w:rPr>
        <w:t>Ссылка</w:t>
      </w:r>
      <w:r w:rsidRPr="00D20504">
        <w:rPr>
          <w:rFonts w:eastAsia="Calibri"/>
        </w:rPr>
        <w:t xml:space="preserve"> </w:t>
      </w:r>
      <w:r w:rsidRPr="00F94454">
        <w:rPr>
          <w:rFonts w:eastAsia="Calibri"/>
        </w:rPr>
        <w:t>на</w:t>
      </w:r>
      <w:r w:rsidRPr="00D20504">
        <w:rPr>
          <w:rFonts w:eastAsia="Calibri"/>
        </w:rPr>
        <w:t xml:space="preserve"> </w:t>
      </w:r>
      <w:r w:rsidRPr="00F94454">
        <w:rPr>
          <w:rFonts w:eastAsia="Calibri"/>
          <w:lang w:val="en-US"/>
        </w:rPr>
        <w:t>Aris</w:t>
      </w:r>
      <w:r w:rsidRPr="00D20504">
        <w:rPr>
          <w:rFonts w:eastAsia="Calibri"/>
        </w:rPr>
        <w:t>-</w:t>
      </w:r>
      <w:r w:rsidRPr="00F94454">
        <w:rPr>
          <w:rFonts w:eastAsia="Calibri"/>
        </w:rPr>
        <w:t>схему</w:t>
      </w:r>
      <w:r>
        <w:rPr>
          <w:rFonts w:eastAsia="Calibri"/>
        </w:rPr>
        <w:t>:</w:t>
      </w:r>
    </w:p>
    <w:p w14:paraId="43A02F21" w14:textId="77777777" w:rsidR="006F4129" w:rsidRDefault="00D61D7D" w:rsidP="006F4129">
      <w:pPr>
        <w:jc w:val="left"/>
        <w:rPr>
          <w:rStyle w:val="ab"/>
          <w:rFonts w:eastAsia="Calibri" w:cs="Arial"/>
        </w:rPr>
      </w:pPr>
      <w:hyperlink r:id="rId25" w:history="1">
        <w:r w:rsidR="006F4129" w:rsidRPr="006F4129">
          <w:rPr>
            <w:rStyle w:val="ab"/>
            <w:rFonts w:eastAsia="Calibri" w:cs="Arial"/>
          </w:rPr>
          <w:t>http://portal.polyus.com/ERP/ERPDocuments/05_Бизнес-процессы/Целевые схемы БП/МТО/Складская логистика</w:t>
        </w:r>
      </w:hyperlink>
    </w:p>
    <w:p w14:paraId="0DCDF454" w14:textId="69FB3D56" w:rsidR="00CF4D61" w:rsidRDefault="00CF4D61" w:rsidP="006F4129">
      <w:pPr>
        <w:jc w:val="left"/>
        <w:rPr>
          <w:rFonts w:eastAsia="Calibri" w:cs="Arial"/>
          <w:color w:val="1F497D" w:themeColor="text2"/>
        </w:rPr>
      </w:pPr>
    </w:p>
    <w:p w14:paraId="401776DB" w14:textId="358D7AF5" w:rsidR="00CE758E" w:rsidRPr="00214895" w:rsidRDefault="00CE758E" w:rsidP="00CE758E">
      <w:pPr>
        <w:pStyle w:val="3"/>
      </w:pPr>
      <w:bookmarkStart w:id="523" w:name="_Toc523232541"/>
      <w:bookmarkStart w:id="524" w:name="_Toc523401905"/>
      <w:bookmarkStart w:id="525" w:name="_Toc523413724"/>
      <w:bookmarkStart w:id="526" w:name="_Toc524079863"/>
      <w:bookmarkStart w:id="527" w:name="_Toc524083166"/>
      <w:bookmarkStart w:id="528" w:name="_Toc525914732"/>
      <w:r w:rsidRPr="00214895">
        <w:t>Описание бизнес-процесса ПП-10.07.04</w:t>
      </w:r>
      <w:r>
        <w:t>.04-</w:t>
      </w:r>
      <w:r>
        <w:rPr>
          <w:lang w:val="en-US"/>
        </w:rPr>
        <w:t>ERP</w:t>
      </w:r>
      <w:r w:rsidR="002022D8">
        <w:t xml:space="preserve"> Комплектация</w:t>
      </w:r>
      <w:r>
        <w:t xml:space="preserve"> и выдача МТР со склада </w:t>
      </w:r>
      <w:r w:rsidRPr="00986DEF">
        <w:t>(</w:t>
      </w:r>
      <w:r>
        <w:rPr>
          <w:lang w:val="en-US"/>
        </w:rPr>
        <w:t>WMS</w:t>
      </w:r>
      <w:r>
        <w:t>)</w:t>
      </w:r>
      <w:bookmarkEnd w:id="523"/>
      <w:bookmarkEnd w:id="524"/>
      <w:bookmarkEnd w:id="525"/>
      <w:bookmarkEnd w:id="526"/>
      <w:bookmarkEnd w:id="527"/>
      <w:bookmarkEnd w:id="528"/>
    </w:p>
    <w:p w14:paraId="65749584" w14:textId="4498C471" w:rsidR="00CE758E" w:rsidRDefault="00CE758E" w:rsidP="00DF2FC2">
      <w:pPr>
        <w:ind w:firstLine="709"/>
        <w:rPr>
          <w:rFonts w:eastAsiaTheme="majorEastAsia"/>
        </w:rPr>
      </w:pPr>
    </w:p>
    <w:p w14:paraId="240983B7" w14:textId="26462C20" w:rsidR="00DE23DF" w:rsidRPr="008B566A" w:rsidRDefault="001B2997" w:rsidP="00DE23DF">
      <w:pPr>
        <w:ind w:firstLine="709"/>
        <w:rPr>
          <w:rFonts w:eastAsiaTheme="majorEastAsia"/>
        </w:rPr>
      </w:pPr>
      <w:r>
        <w:rPr>
          <w:rFonts w:eastAsiaTheme="majorEastAsia"/>
        </w:rPr>
        <w:t>Комплектация</w:t>
      </w:r>
      <w:r w:rsidR="00DE23DF">
        <w:rPr>
          <w:rFonts w:eastAsiaTheme="majorEastAsia"/>
        </w:rPr>
        <w:t xml:space="preserve"> и выдача МТР со складов, автоматизированных </w:t>
      </w:r>
      <w:r w:rsidR="00C57CD4">
        <w:rPr>
          <w:rFonts w:eastAsiaTheme="majorEastAsia"/>
        </w:rPr>
        <w:t>модулем</w:t>
      </w:r>
      <w:r w:rsidR="00DE23DF">
        <w:rPr>
          <w:rFonts w:eastAsiaTheme="majorEastAsia"/>
        </w:rPr>
        <w:t xml:space="preserve"> </w:t>
      </w:r>
      <w:r w:rsidR="00DE23DF">
        <w:rPr>
          <w:rFonts w:eastAsiaTheme="majorEastAsia"/>
          <w:lang w:val="en-US"/>
        </w:rPr>
        <w:t>SAP</w:t>
      </w:r>
      <w:r w:rsidR="00DE23DF" w:rsidRPr="00E91949">
        <w:rPr>
          <w:rFonts w:eastAsiaTheme="majorEastAsia"/>
        </w:rPr>
        <w:t xml:space="preserve"> </w:t>
      </w:r>
      <w:r w:rsidR="00DE23DF">
        <w:rPr>
          <w:rFonts w:eastAsiaTheme="majorEastAsia"/>
          <w:lang w:val="en-US"/>
        </w:rPr>
        <w:t>EWM</w:t>
      </w:r>
      <w:r w:rsidR="00DE23DF">
        <w:rPr>
          <w:rFonts w:eastAsiaTheme="majorEastAsia"/>
        </w:rPr>
        <w:t xml:space="preserve">, происходит исключительно на основании документа Заказ на исходящую поставку (заказа на перемещение при перемещении МТР между складами, находящимися под управлением </w:t>
      </w:r>
      <w:r w:rsidR="00DE23DF">
        <w:rPr>
          <w:rFonts w:eastAsiaTheme="majorEastAsia"/>
          <w:lang w:val="en-US"/>
        </w:rPr>
        <w:t>SAP</w:t>
      </w:r>
      <w:r w:rsidR="00DE23DF" w:rsidRPr="00C16F67">
        <w:rPr>
          <w:rFonts w:eastAsiaTheme="majorEastAsia"/>
        </w:rPr>
        <w:t xml:space="preserve"> </w:t>
      </w:r>
      <w:r w:rsidR="00DE23DF">
        <w:rPr>
          <w:rFonts w:eastAsiaTheme="majorEastAsia"/>
          <w:lang w:val="en-US"/>
        </w:rPr>
        <w:t>EWM</w:t>
      </w:r>
      <w:r w:rsidR="00DE23DF" w:rsidRPr="00C16F67">
        <w:rPr>
          <w:rFonts w:eastAsiaTheme="majorEastAsia"/>
        </w:rPr>
        <w:t>)</w:t>
      </w:r>
      <w:r w:rsidR="00DE23DF">
        <w:rPr>
          <w:rFonts w:eastAsiaTheme="majorEastAsia"/>
        </w:rPr>
        <w:t>.</w:t>
      </w:r>
    </w:p>
    <w:p w14:paraId="1C0EB95B" w14:textId="77777777" w:rsidR="00DE23DF" w:rsidRDefault="00DE23DF" w:rsidP="00DE23DF">
      <w:pPr>
        <w:ind w:firstLine="709"/>
        <w:rPr>
          <w:rFonts w:eastAsiaTheme="majorEastAsia"/>
        </w:rPr>
      </w:pPr>
      <w:r>
        <w:rPr>
          <w:rFonts w:eastAsiaTheme="majorEastAsia"/>
        </w:rPr>
        <w:t xml:space="preserve">Данный документ передается в </w:t>
      </w:r>
      <w:r>
        <w:rPr>
          <w:rFonts w:eastAsiaTheme="majorEastAsia"/>
          <w:lang w:val="en-US"/>
        </w:rPr>
        <w:t>SAP</w:t>
      </w:r>
      <w:r w:rsidRPr="00E91949">
        <w:rPr>
          <w:rFonts w:eastAsiaTheme="majorEastAsia"/>
        </w:rPr>
        <w:t xml:space="preserve"> </w:t>
      </w:r>
      <w:r>
        <w:rPr>
          <w:rFonts w:eastAsiaTheme="majorEastAsia"/>
          <w:lang w:val="en-US"/>
        </w:rPr>
        <w:t>EWM</w:t>
      </w:r>
      <w:r w:rsidRPr="00E91949">
        <w:rPr>
          <w:rFonts w:eastAsiaTheme="majorEastAsia"/>
        </w:rPr>
        <w:t xml:space="preserve"> </w:t>
      </w:r>
      <w:r>
        <w:rPr>
          <w:rFonts w:eastAsiaTheme="majorEastAsia"/>
        </w:rPr>
        <w:t xml:space="preserve">из </w:t>
      </w:r>
      <w:r>
        <w:rPr>
          <w:rFonts w:eastAsiaTheme="majorEastAsia"/>
          <w:lang w:val="en-US"/>
        </w:rPr>
        <w:t>SAP</w:t>
      </w:r>
      <w:r w:rsidRPr="00C16F67">
        <w:rPr>
          <w:rFonts w:eastAsiaTheme="majorEastAsia"/>
        </w:rPr>
        <w:t xml:space="preserve"> </w:t>
      </w:r>
      <w:r>
        <w:rPr>
          <w:rFonts w:eastAsiaTheme="majorEastAsia"/>
          <w:lang w:val="en-US"/>
        </w:rPr>
        <w:t>ERP</w:t>
      </w:r>
      <w:r>
        <w:rPr>
          <w:rFonts w:eastAsiaTheme="majorEastAsia"/>
        </w:rPr>
        <w:t xml:space="preserve"> (</w:t>
      </w:r>
      <w:r>
        <w:rPr>
          <w:rFonts w:eastAsiaTheme="majorEastAsia"/>
          <w:lang w:val="en-US"/>
        </w:rPr>
        <w:t>SAP</w:t>
      </w:r>
      <w:r w:rsidRPr="00C16F67">
        <w:rPr>
          <w:rFonts w:eastAsiaTheme="majorEastAsia"/>
        </w:rPr>
        <w:t xml:space="preserve"> </w:t>
      </w:r>
      <w:r>
        <w:rPr>
          <w:rFonts w:eastAsiaTheme="majorEastAsia"/>
          <w:lang w:val="en-US"/>
        </w:rPr>
        <w:t>S</w:t>
      </w:r>
      <w:r w:rsidRPr="00C16F67">
        <w:rPr>
          <w:rFonts w:eastAsiaTheme="majorEastAsia"/>
        </w:rPr>
        <w:t xml:space="preserve">/4 </w:t>
      </w:r>
      <w:r>
        <w:rPr>
          <w:rFonts w:eastAsiaTheme="majorEastAsia"/>
          <w:lang w:val="en-US"/>
        </w:rPr>
        <w:t>HANA</w:t>
      </w:r>
      <w:r w:rsidRPr="00C16F67">
        <w:rPr>
          <w:rFonts w:eastAsiaTheme="majorEastAsia"/>
        </w:rPr>
        <w:t xml:space="preserve">) </w:t>
      </w:r>
      <w:r>
        <w:rPr>
          <w:rFonts w:eastAsiaTheme="majorEastAsia"/>
        </w:rPr>
        <w:t>и является основанием для создания складских заказов и складских задач на комплектование и последующую отгрузку.</w:t>
      </w:r>
    </w:p>
    <w:p w14:paraId="7BE9A289" w14:textId="3D305756" w:rsidR="00DE23DF" w:rsidRPr="000C3C48" w:rsidRDefault="00DE23DF" w:rsidP="00DE23DF">
      <w:pPr>
        <w:ind w:firstLine="709"/>
      </w:pPr>
      <w:r>
        <w:t xml:space="preserve">В </w:t>
      </w:r>
      <w:r w:rsidR="00C57CD4">
        <w:rPr>
          <w:lang w:val="en-US"/>
        </w:rPr>
        <w:t>SAP</w:t>
      </w:r>
      <w:r>
        <w:t xml:space="preserve"> </w:t>
      </w:r>
      <w:r>
        <w:rPr>
          <w:lang w:val="en-US"/>
        </w:rPr>
        <w:t>ERP</w:t>
      </w:r>
      <w:r w:rsidR="00C57CD4" w:rsidRPr="00C57CD4">
        <w:t xml:space="preserve"> </w:t>
      </w:r>
      <w:r w:rsidR="00C57CD4">
        <w:rPr>
          <w:rFonts w:eastAsiaTheme="majorEastAsia"/>
        </w:rPr>
        <w:t>(</w:t>
      </w:r>
      <w:r w:rsidR="00C57CD4">
        <w:rPr>
          <w:rFonts w:eastAsiaTheme="majorEastAsia"/>
          <w:lang w:val="en-US"/>
        </w:rPr>
        <w:t>SAP</w:t>
      </w:r>
      <w:r w:rsidR="00C57CD4" w:rsidRPr="00C16F67">
        <w:rPr>
          <w:rFonts w:eastAsiaTheme="majorEastAsia"/>
        </w:rPr>
        <w:t xml:space="preserve"> </w:t>
      </w:r>
      <w:r w:rsidR="00C57CD4">
        <w:rPr>
          <w:rFonts w:eastAsiaTheme="majorEastAsia"/>
          <w:lang w:val="en-US"/>
        </w:rPr>
        <w:t>S</w:t>
      </w:r>
      <w:r w:rsidR="00C57CD4" w:rsidRPr="00C16F67">
        <w:rPr>
          <w:rFonts w:eastAsiaTheme="majorEastAsia"/>
        </w:rPr>
        <w:t xml:space="preserve">/4 </w:t>
      </w:r>
      <w:r w:rsidR="00C57CD4">
        <w:rPr>
          <w:rFonts w:eastAsiaTheme="majorEastAsia"/>
          <w:lang w:val="en-US"/>
        </w:rPr>
        <w:t>HANA</w:t>
      </w:r>
      <w:r w:rsidR="00C57CD4" w:rsidRPr="00C16F67">
        <w:rPr>
          <w:rFonts w:eastAsiaTheme="majorEastAsia"/>
        </w:rPr>
        <w:t xml:space="preserve">) </w:t>
      </w:r>
      <w:r>
        <w:t xml:space="preserve">применяется объект «Завод», который принадлежит конкретной бизнес-единице. В </w:t>
      </w:r>
      <w:r>
        <w:rPr>
          <w:lang w:val="en-US"/>
        </w:rPr>
        <w:t>SAP</w:t>
      </w:r>
      <w:r w:rsidRPr="000C3C48">
        <w:t xml:space="preserve"> </w:t>
      </w:r>
      <w:r>
        <w:rPr>
          <w:lang w:val="en-US"/>
        </w:rPr>
        <w:t>EWM</w:t>
      </w:r>
      <w:r w:rsidRPr="000C3C48">
        <w:t xml:space="preserve"> </w:t>
      </w:r>
      <w:r>
        <w:t xml:space="preserve">Завод аналогичен объекту «Правомочный распоряжаться». Таким образом, МТР, отпускаемые в рамках конкретного Завода </w:t>
      </w:r>
      <w:r>
        <w:rPr>
          <w:lang w:val="en-US"/>
        </w:rPr>
        <w:t>ERP</w:t>
      </w:r>
      <w:r>
        <w:t xml:space="preserve">, отпускаются в </w:t>
      </w:r>
      <w:r>
        <w:rPr>
          <w:lang w:val="en-US"/>
        </w:rPr>
        <w:t>SAP</w:t>
      </w:r>
      <w:r w:rsidRPr="000C3C48">
        <w:t xml:space="preserve"> </w:t>
      </w:r>
      <w:r>
        <w:rPr>
          <w:lang w:val="en-US"/>
        </w:rPr>
        <w:t>EWM</w:t>
      </w:r>
      <w:r w:rsidRPr="000C3C48">
        <w:t xml:space="preserve"> </w:t>
      </w:r>
      <w:r>
        <w:t>применительно к конкретному «Правомочному распоряжаться». МТР, принятые для одного «Правомочного распоряжаться», не могут быть скомплектованы и отгружены другому.</w:t>
      </w:r>
    </w:p>
    <w:p w14:paraId="4D0D50BD" w14:textId="3D47BE47" w:rsidR="00DE23DF" w:rsidRDefault="00DE23DF" w:rsidP="00DE23DF">
      <w:pPr>
        <w:ind w:firstLine="709"/>
        <w:rPr>
          <w:rFonts w:eastAsiaTheme="majorEastAsia"/>
        </w:rPr>
      </w:pPr>
      <w:r>
        <w:rPr>
          <w:rFonts w:eastAsiaTheme="majorEastAsia"/>
        </w:rPr>
        <w:t>Для обе</w:t>
      </w:r>
      <w:r w:rsidR="004A5A95">
        <w:rPr>
          <w:rFonts w:eastAsiaTheme="majorEastAsia"/>
        </w:rPr>
        <w:t>спечения процесса комплектации</w:t>
      </w:r>
      <w:r>
        <w:rPr>
          <w:rFonts w:eastAsiaTheme="majorEastAsia"/>
        </w:rPr>
        <w:t xml:space="preserve"> МТР на складе используются настроенные стратегии и правила, которые могут применяться как в отношении типа склада, так и применительно к отдельным позициям или группам МТР.</w:t>
      </w:r>
    </w:p>
    <w:p w14:paraId="12DF3CF4" w14:textId="14D1372E" w:rsidR="00DE23DF" w:rsidRDefault="004A5A95" w:rsidP="00DE23DF">
      <w:pPr>
        <w:ind w:firstLine="709"/>
        <w:rPr>
          <w:rFonts w:eastAsiaTheme="majorEastAsia"/>
        </w:rPr>
      </w:pPr>
      <w:r>
        <w:rPr>
          <w:rFonts w:eastAsiaTheme="majorEastAsia"/>
        </w:rPr>
        <w:t>По итогам комплектации</w:t>
      </w:r>
      <w:r w:rsidR="006F5B6E">
        <w:rPr>
          <w:rFonts w:eastAsiaTheme="majorEastAsia"/>
        </w:rPr>
        <w:t xml:space="preserve"> и</w:t>
      </w:r>
      <w:r w:rsidR="00DE23DF">
        <w:rPr>
          <w:rFonts w:eastAsiaTheme="majorEastAsia"/>
        </w:rPr>
        <w:t xml:space="preserve"> выдачи, МТР перестают числиться на складе.</w:t>
      </w:r>
    </w:p>
    <w:p w14:paraId="19320B66" w14:textId="58519E46" w:rsidR="00DE23DF" w:rsidRPr="000835FE" w:rsidRDefault="00DE23DF" w:rsidP="00DE23DF">
      <w:pPr>
        <w:pStyle w:val="aa"/>
        <w:keepNext/>
        <w:spacing w:after="240" w:afterAutospacing="0" w:line="276" w:lineRule="auto"/>
        <w:jc w:val="right"/>
        <w:rPr>
          <w:rFonts w:cs="Arial"/>
          <w:b/>
          <w:sz w:val="22"/>
        </w:rPr>
      </w:pPr>
      <w:r w:rsidRPr="00916FAB">
        <w:rPr>
          <w:rFonts w:cs="Arial"/>
          <w:b/>
          <w:sz w:val="22"/>
        </w:rPr>
        <w:t xml:space="preserve">Таблица </w:t>
      </w:r>
      <w:r>
        <w:rPr>
          <w:rFonts w:cs="Arial"/>
          <w:b/>
          <w:sz w:val="22"/>
        </w:rPr>
        <w:t>1</w:t>
      </w:r>
      <w:r w:rsidR="008F191E">
        <w:rPr>
          <w:rFonts w:cs="Arial"/>
          <w:b/>
          <w:sz w:val="22"/>
        </w:rPr>
        <w:t>3</w:t>
      </w:r>
      <w:r w:rsidRPr="00916FAB">
        <w:rPr>
          <w:rFonts w:cs="Arial"/>
          <w:b/>
          <w:sz w:val="22"/>
        </w:rPr>
        <w:t>. Описание бизнес-процесса</w:t>
      </w:r>
      <w:r>
        <w:rPr>
          <w:rFonts w:cs="Arial"/>
          <w:b/>
          <w:sz w:val="22"/>
        </w:rPr>
        <w:t xml:space="preserve"> ПП-10.07.04.04-ERP</w:t>
      </w:r>
      <w:r w:rsidRPr="00051DDC">
        <w:rPr>
          <w:rFonts w:cs="Arial"/>
          <w:b/>
          <w:sz w:val="22"/>
        </w:rPr>
        <w:t xml:space="preserve"> </w:t>
      </w:r>
      <w:r w:rsidR="00F131C2">
        <w:rPr>
          <w:rFonts w:cs="Arial"/>
          <w:b/>
          <w:sz w:val="22"/>
        </w:rPr>
        <w:t>Комплектация</w:t>
      </w:r>
      <w:r>
        <w:rPr>
          <w:rFonts w:cs="Arial"/>
          <w:b/>
          <w:sz w:val="22"/>
        </w:rPr>
        <w:t xml:space="preserve"> и выдача МТР со склада</w:t>
      </w:r>
      <w:r w:rsidRPr="00051DDC">
        <w:rPr>
          <w:rFonts w:cs="Arial"/>
          <w:b/>
          <w:sz w:val="22"/>
        </w:rPr>
        <w:t xml:space="preserve"> (WMS)</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DE23DF" w:rsidRPr="00BE014D" w14:paraId="51B13F69" w14:textId="77777777" w:rsidTr="00072B2C">
        <w:trPr>
          <w:cantSplit/>
          <w:trHeight w:val="396"/>
          <w:tblHeader/>
        </w:trPr>
        <w:tc>
          <w:tcPr>
            <w:tcW w:w="2962" w:type="dxa"/>
            <w:shd w:val="clear" w:color="auto" w:fill="FFC000"/>
          </w:tcPr>
          <w:p w14:paraId="2FEC08B8" w14:textId="77777777" w:rsidR="00DE23DF" w:rsidRPr="00BE014D" w:rsidRDefault="00DE23DF" w:rsidP="00072B2C">
            <w:pPr>
              <w:rPr>
                <w:rFonts w:cs="Arial"/>
                <w:sz w:val="20"/>
                <w:szCs w:val="20"/>
              </w:rPr>
            </w:pPr>
            <w:r w:rsidRPr="00BE014D">
              <w:rPr>
                <w:rFonts w:cs="Arial"/>
                <w:sz w:val="20"/>
                <w:szCs w:val="20"/>
              </w:rPr>
              <w:t>Код бизнес-процесса</w:t>
            </w:r>
          </w:p>
        </w:tc>
        <w:tc>
          <w:tcPr>
            <w:tcW w:w="7229" w:type="dxa"/>
            <w:vAlign w:val="bottom"/>
          </w:tcPr>
          <w:p w14:paraId="0D174B52" w14:textId="5BD4B586" w:rsidR="00DE23DF" w:rsidRPr="00BE014D" w:rsidRDefault="00DE23DF" w:rsidP="00072B2C">
            <w:pPr>
              <w:jc w:val="left"/>
              <w:rPr>
                <w:rFonts w:cs="Arial"/>
                <w:color w:val="000000"/>
                <w:sz w:val="20"/>
                <w:szCs w:val="20"/>
                <w:lang w:eastAsia="ru-RU"/>
              </w:rPr>
            </w:pPr>
            <w:r>
              <w:rPr>
                <w:rFonts w:cs="Arial"/>
                <w:color w:val="000000"/>
                <w:sz w:val="20"/>
                <w:szCs w:val="20"/>
                <w:lang w:eastAsia="ru-RU"/>
              </w:rPr>
              <w:t>ПП-10.07.04.04-ERP</w:t>
            </w:r>
            <w:r w:rsidRPr="00611556">
              <w:rPr>
                <w:rFonts w:cs="Arial"/>
                <w:color w:val="000000"/>
                <w:sz w:val="20"/>
                <w:szCs w:val="20"/>
                <w:lang w:eastAsia="ru-RU"/>
              </w:rPr>
              <w:t xml:space="preserve"> </w:t>
            </w:r>
            <w:r>
              <w:rPr>
                <w:rFonts w:cs="Arial"/>
                <w:color w:val="000000"/>
                <w:sz w:val="20"/>
                <w:szCs w:val="20"/>
                <w:lang w:eastAsia="ru-RU"/>
              </w:rPr>
              <w:t>К</w:t>
            </w:r>
            <w:r w:rsidR="00F131C2">
              <w:rPr>
                <w:rFonts w:cs="Arial"/>
                <w:color w:val="000000"/>
                <w:sz w:val="20"/>
                <w:szCs w:val="20"/>
                <w:lang w:eastAsia="ru-RU"/>
              </w:rPr>
              <w:t>омплектация</w:t>
            </w:r>
            <w:r>
              <w:rPr>
                <w:rFonts w:cs="Arial"/>
                <w:color w:val="000000"/>
                <w:sz w:val="20"/>
                <w:szCs w:val="20"/>
                <w:lang w:eastAsia="ru-RU"/>
              </w:rPr>
              <w:t xml:space="preserve"> и выдача МТР со склада</w:t>
            </w:r>
            <w:r w:rsidRPr="00611556">
              <w:rPr>
                <w:rFonts w:cs="Arial"/>
                <w:color w:val="000000"/>
                <w:sz w:val="20"/>
                <w:szCs w:val="20"/>
                <w:lang w:eastAsia="ru-RU"/>
              </w:rPr>
              <w:t xml:space="preserve"> (WMS)</w:t>
            </w:r>
          </w:p>
        </w:tc>
      </w:tr>
      <w:tr w:rsidR="00DE23DF" w:rsidRPr="00BE014D" w14:paraId="4C49B172" w14:textId="77777777" w:rsidTr="00072B2C">
        <w:trPr>
          <w:cantSplit/>
          <w:trHeight w:val="290"/>
        </w:trPr>
        <w:tc>
          <w:tcPr>
            <w:tcW w:w="2962" w:type="dxa"/>
            <w:shd w:val="clear" w:color="auto" w:fill="FFC000"/>
          </w:tcPr>
          <w:p w14:paraId="17DA88F2" w14:textId="77777777" w:rsidR="00DE23DF" w:rsidRPr="00BE014D" w:rsidRDefault="00DE23DF" w:rsidP="00072B2C">
            <w:pPr>
              <w:rPr>
                <w:rFonts w:cs="Arial"/>
                <w:sz w:val="20"/>
                <w:szCs w:val="20"/>
              </w:rPr>
            </w:pPr>
            <w:r w:rsidRPr="00BE014D">
              <w:rPr>
                <w:rFonts w:cs="Arial"/>
                <w:sz w:val="20"/>
                <w:szCs w:val="20"/>
              </w:rPr>
              <w:t>Цель бизнес-процесса</w:t>
            </w:r>
          </w:p>
        </w:tc>
        <w:tc>
          <w:tcPr>
            <w:tcW w:w="7229" w:type="dxa"/>
            <w:vAlign w:val="bottom"/>
          </w:tcPr>
          <w:p w14:paraId="35C471AC" w14:textId="1F533DEA" w:rsidR="00DE23DF" w:rsidRPr="00BE014D" w:rsidRDefault="00DE23DF" w:rsidP="00072B2C">
            <w:pPr>
              <w:jc w:val="left"/>
              <w:rPr>
                <w:rFonts w:cs="Arial"/>
                <w:color w:val="000000"/>
                <w:sz w:val="20"/>
                <w:szCs w:val="20"/>
                <w:lang w:eastAsia="ru-RU"/>
              </w:rPr>
            </w:pPr>
            <w:r>
              <w:rPr>
                <w:rFonts w:cs="Arial"/>
                <w:color w:val="000000"/>
                <w:sz w:val="20"/>
                <w:szCs w:val="20"/>
                <w:lang w:eastAsia="ru-RU"/>
              </w:rPr>
              <w:t>Регламент</w:t>
            </w:r>
            <w:r w:rsidR="00F131C2">
              <w:rPr>
                <w:rFonts w:cs="Arial"/>
                <w:color w:val="000000"/>
                <w:sz w:val="20"/>
                <w:szCs w:val="20"/>
                <w:lang w:eastAsia="ru-RU"/>
              </w:rPr>
              <w:t>ирование процесса комплектации</w:t>
            </w:r>
            <w:r>
              <w:rPr>
                <w:rFonts w:cs="Arial"/>
                <w:color w:val="000000"/>
                <w:sz w:val="20"/>
                <w:szCs w:val="20"/>
                <w:lang w:eastAsia="ru-RU"/>
              </w:rPr>
              <w:t xml:space="preserve"> МТР на складах компании и выдачи МТР со склада (отгрузка)</w:t>
            </w:r>
          </w:p>
        </w:tc>
      </w:tr>
      <w:tr w:rsidR="00DE23DF" w:rsidRPr="00BE014D" w14:paraId="57D4B15F" w14:textId="77777777" w:rsidTr="00072B2C">
        <w:trPr>
          <w:cantSplit/>
          <w:trHeight w:val="290"/>
        </w:trPr>
        <w:tc>
          <w:tcPr>
            <w:tcW w:w="2962" w:type="dxa"/>
            <w:shd w:val="clear" w:color="auto" w:fill="FFC000"/>
          </w:tcPr>
          <w:p w14:paraId="422933B6" w14:textId="77777777" w:rsidR="00DE23DF" w:rsidRPr="00BE014D" w:rsidRDefault="00DE23DF" w:rsidP="00072B2C">
            <w:pPr>
              <w:rPr>
                <w:rFonts w:cs="Arial"/>
                <w:sz w:val="20"/>
                <w:szCs w:val="20"/>
              </w:rPr>
            </w:pPr>
            <w:r w:rsidRPr="00BE014D">
              <w:rPr>
                <w:rFonts w:cs="Arial"/>
                <w:sz w:val="20"/>
                <w:szCs w:val="20"/>
              </w:rPr>
              <w:t>Периодичность</w:t>
            </w:r>
          </w:p>
        </w:tc>
        <w:tc>
          <w:tcPr>
            <w:tcW w:w="7229" w:type="dxa"/>
            <w:vAlign w:val="bottom"/>
          </w:tcPr>
          <w:p w14:paraId="41B1AA07" w14:textId="77777777" w:rsidR="00DE23DF" w:rsidRPr="00BE014D" w:rsidRDefault="00DE23DF" w:rsidP="00072B2C">
            <w:pPr>
              <w:jc w:val="left"/>
              <w:rPr>
                <w:rFonts w:cs="Arial"/>
                <w:color w:val="000000"/>
                <w:sz w:val="20"/>
                <w:szCs w:val="20"/>
                <w:lang w:eastAsia="ru-RU"/>
              </w:rPr>
            </w:pPr>
            <w:r>
              <w:rPr>
                <w:rFonts w:cs="Arial"/>
                <w:sz w:val="20"/>
                <w:szCs w:val="20"/>
              </w:rPr>
              <w:t xml:space="preserve">Регулярно </w:t>
            </w:r>
          </w:p>
        </w:tc>
      </w:tr>
      <w:tr w:rsidR="00DE23DF" w:rsidRPr="00BE014D" w14:paraId="1D6CADD9" w14:textId="77777777" w:rsidTr="00072B2C">
        <w:trPr>
          <w:cantSplit/>
          <w:trHeight w:val="293"/>
        </w:trPr>
        <w:tc>
          <w:tcPr>
            <w:tcW w:w="2962" w:type="dxa"/>
            <w:shd w:val="clear" w:color="auto" w:fill="FFC000"/>
          </w:tcPr>
          <w:p w14:paraId="15A579C2" w14:textId="77777777" w:rsidR="00DE23DF" w:rsidRPr="00BE014D" w:rsidRDefault="00DE23DF" w:rsidP="00072B2C">
            <w:pPr>
              <w:jc w:val="left"/>
              <w:rPr>
                <w:rFonts w:cs="Arial"/>
                <w:sz w:val="20"/>
                <w:szCs w:val="20"/>
              </w:rPr>
            </w:pPr>
            <w:r w:rsidRPr="00BE014D">
              <w:rPr>
                <w:rFonts w:cs="Arial"/>
                <w:sz w:val="20"/>
                <w:szCs w:val="20"/>
              </w:rPr>
              <w:t>Предваряющие связанные процессы</w:t>
            </w:r>
          </w:p>
        </w:tc>
        <w:tc>
          <w:tcPr>
            <w:tcW w:w="7229" w:type="dxa"/>
            <w:vAlign w:val="bottom"/>
          </w:tcPr>
          <w:p w14:paraId="083CBEB4" w14:textId="77777777" w:rsidR="00DE23DF" w:rsidRPr="00BC3DEC" w:rsidRDefault="00DE23DF" w:rsidP="00072B2C">
            <w:pPr>
              <w:jc w:val="left"/>
              <w:rPr>
                <w:rFonts w:cs="Arial"/>
                <w:color w:val="000000"/>
                <w:sz w:val="20"/>
                <w:szCs w:val="20"/>
                <w:lang w:eastAsia="ru-RU"/>
              </w:rPr>
            </w:pPr>
            <w:r>
              <w:rPr>
                <w:rFonts w:cs="Arial"/>
                <w:color w:val="000000"/>
                <w:sz w:val="20"/>
                <w:szCs w:val="20"/>
                <w:lang w:eastAsia="ru-RU"/>
              </w:rPr>
              <w:t>ПП-10.07.02-</w:t>
            </w:r>
            <w:r w:rsidRPr="00662E6B">
              <w:rPr>
                <w:rFonts w:cs="Arial"/>
                <w:color w:val="000000"/>
                <w:sz w:val="20"/>
                <w:szCs w:val="20"/>
                <w:lang w:eastAsia="ru-RU"/>
              </w:rPr>
              <w:t xml:space="preserve"> </w:t>
            </w:r>
            <w:r>
              <w:rPr>
                <w:rFonts w:cs="Arial"/>
                <w:color w:val="000000"/>
                <w:sz w:val="20"/>
                <w:szCs w:val="20"/>
                <w:lang w:val="en-US" w:eastAsia="ru-RU"/>
              </w:rPr>
              <w:t>ERP</w:t>
            </w:r>
            <w:r>
              <w:rPr>
                <w:rFonts w:cs="Arial"/>
                <w:color w:val="000000"/>
                <w:sz w:val="20"/>
                <w:szCs w:val="20"/>
                <w:lang w:eastAsia="ru-RU"/>
              </w:rPr>
              <w:t xml:space="preserve"> Планирование работы складской логистики</w:t>
            </w:r>
          </w:p>
        </w:tc>
      </w:tr>
      <w:tr w:rsidR="00DE23DF" w:rsidRPr="00BE014D" w14:paraId="40B709F5" w14:textId="77777777" w:rsidTr="00072B2C">
        <w:trPr>
          <w:cantSplit/>
          <w:trHeight w:val="293"/>
        </w:trPr>
        <w:tc>
          <w:tcPr>
            <w:tcW w:w="2962" w:type="dxa"/>
            <w:shd w:val="clear" w:color="auto" w:fill="FFC000"/>
          </w:tcPr>
          <w:p w14:paraId="6D5628FC" w14:textId="77777777" w:rsidR="00DE23DF" w:rsidRPr="00BE014D" w:rsidRDefault="00DE23DF" w:rsidP="00072B2C">
            <w:pPr>
              <w:jc w:val="left"/>
              <w:rPr>
                <w:rFonts w:cs="Arial"/>
                <w:sz w:val="20"/>
                <w:szCs w:val="20"/>
              </w:rPr>
            </w:pPr>
            <w:r w:rsidRPr="00BE014D">
              <w:rPr>
                <w:rFonts w:cs="Arial"/>
                <w:sz w:val="20"/>
                <w:szCs w:val="20"/>
              </w:rPr>
              <w:t>Последующие связанные процессы</w:t>
            </w:r>
          </w:p>
        </w:tc>
        <w:tc>
          <w:tcPr>
            <w:tcW w:w="7229" w:type="dxa"/>
            <w:vAlign w:val="bottom"/>
          </w:tcPr>
          <w:p w14:paraId="1D6F2C82" w14:textId="77777777" w:rsidR="00DE23DF" w:rsidRDefault="00DE23DF" w:rsidP="00072B2C">
            <w:pPr>
              <w:jc w:val="left"/>
              <w:rPr>
                <w:rFonts w:cs="Arial"/>
                <w:color w:val="000000"/>
                <w:sz w:val="20"/>
                <w:szCs w:val="20"/>
                <w:lang w:eastAsia="ru-RU"/>
              </w:rPr>
            </w:pPr>
            <w:r>
              <w:rPr>
                <w:rFonts w:cs="Arial"/>
                <w:color w:val="000000"/>
                <w:sz w:val="20"/>
                <w:szCs w:val="20"/>
                <w:lang w:eastAsia="ru-RU"/>
              </w:rPr>
              <w:t>ПП-10.07.04.03 Выполнение инвентаризации МТР (</w:t>
            </w:r>
            <w:r>
              <w:rPr>
                <w:rFonts w:cs="Arial"/>
                <w:color w:val="000000"/>
                <w:sz w:val="20"/>
                <w:szCs w:val="20"/>
                <w:lang w:val="en-US" w:eastAsia="ru-RU"/>
              </w:rPr>
              <w:t>WMS</w:t>
            </w:r>
            <w:r w:rsidRPr="002847F9">
              <w:rPr>
                <w:rFonts w:cs="Arial"/>
                <w:color w:val="000000"/>
                <w:sz w:val="20"/>
                <w:szCs w:val="20"/>
                <w:lang w:eastAsia="ru-RU"/>
              </w:rPr>
              <w:t>)</w:t>
            </w:r>
          </w:p>
          <w:p w14:paraId="4D0B2C80" w14:textId="77777777" w:rsidR="00DE23DF" w:rsidRPr="00C07456" w:rsidRDefault="00DE23DF" w:rsidP="00072B2C">
            <w:pPr>
              <w:jc w:val="left"/>
              <w:rPr>
                <w:rFonts w:cs="Arial"/>
                <w:color w:val="000000"/>
                <w:sz w:val="20"/>
                <w:szCs w:val="20"/>
                <w:lang w:eastAsia="ru-RU"/>
              </w:rPr>
            </w:pPr>
            <w:r>
              <w:rPr>
                <w:rFonts w:cs="Arial"/>
                <w:color w:val="000000"/>
                <w:sz w:val="20"/>
                <w:szCs w:val="20"/>
                <w:lang w:eastAsia="ru-RU"/>
              </w:rPr>
              <w:t>ПП-10.08.02.01-</w:t>
            </w:r>
            <w:r w:rsidRPr="00662E6B">
              <w:rPr>
                <w:rFonts w:cs="Arial"/>
                <w:color w:val="000000"/>
                <w:sz w:val="20"/>
                <w:szCs w:val="20"/>
                <w:lang w:eastAsia="ru-RU"/>
              </w:rPr>
              <w:t xml:space="preserve"> </w:t>
            </w:r>
            <w:r>
              <w:rPr>
                <w:rFonts w:cs="Arial"/>
                <w:color w:val="000000"/>
                <w:sz w:val="20"/>
                <w:szCs w:val="20"/>
                <w:lang w:val="en-US" w:eastAsia="ru-RU"/>
              </w:rPr>
              <w:t>ERP</w:t>
            </w:r>
            <w:r>
              <w:rPr>
                <w:rFonts w:cs="Arial"/>
                <w:color w:val="000000"/>
                <w:sz w:val="20"/>
                <w:szCs w:val="20"/>
                <w:lang w:eastAsia="ru-RU"/>
              </w:rPr>
              <w:t xml:space="preserve"> Управление обязательствами по реализации МТР на внутреннем рынке</w:t>
            </w:r>
          </w:p>
        </w:tc>
      </w:tr>
      <w:tr w:rsidR="00DE23DF" w:rsidRPr="00BE014D" w14:paraId="3434C882" w14:textId="77777777" w:rsidTr="00072B2C">
        <w:trPr>
          <w:cantSplit/>
          <w:trHeight w:val="293"/>
        </w:trPr>
        <w:tc>
          <w:tcPr>
            <w:tcW w:w="2962" w:type="dxa"/>
            <w:shd w:val="clear" w:color="auto" w:fill="FFC000"/>
          </w:tcPr>
          <w:p w14:paraId="4905E594" w14:textId="77777777" w:rsidR="00DE23DF" w:rsidRPr="00BE014D" w:rsidRDefault="00DE23DF" w:rsidP="00072B2C">
            <w:pPr>
              <w:rPr>
                <w:rFonts w:cs="Arial"/>
                <w:sz w:val="20"/>
                <w:szCs w:val="20"/>
              </w:rPr>
            </w:pPr>
            <w:r w:rsidRPr="00BE014D">
              <w:rPr>
                <w:rFonts w:cs="Arial"/>
                <w:sz w:val="20"/>
                <w:szCs w:val="20"/>
              </w:rPr>
              <w:t>Входящие данные</w:t>
            </w:r>
          </w:p>
        </w:tc>
        <w:tc>
          <w:tcPr>
            <w:tcW w:w="7229" w:type="dxa"/>
            <w:vAlign w:val="bottom"/>
          </w:tcPr>
          <w:p w14:paraId="024535FC" w14:textId="77777777" w:rsidR="00DE23DF" w:rsidRPr="00FC11C7" w:rsidRDefault="00DE23DF" w:rsidP="00072B2C">
            <w:pPr>
              <w:jc w:val="left"/>
              <w:rPr>
                <w:rFonts w:cs="Arial"/>
                <w:color w:val="000000"/>
                <w:sz w:val="20"/>
                <w:szCs w:val="20"/>
                <w:lang w:val="en-US" w:eastAsia="ru-RU"/>
              </w:rPr>
            </w:pPr>
            <w:r>
              <w:rPr>
                <w:rFonts w:cs="Arial"/>
                <w:color w:val="000000"/>
                <w:sz w:val="20"/>
                <w:szCs w:val="20"/>
                <w:lang w:eastAsia="ru-RU"/>
              </w:rPr>
              <w:t>Исходящая поставка</w:t>
            </w:r>
          </w:p>
        </w:tc>
      </w:tr>
      <w:tr w:rsidR="00DE23DF" w:rsidRPr="00BE014D" w14:paraId="58F2E89F" w14:textId="77777777" w:rsidTr="00072B2C">
        <w:trPr>
          <w:cantSplit/>
          <w:trHeight w:val="293"/>
        </w:trPr>
        <w:tc>
          <w:tcPr>
            <w:tcW w:w="2962" w:type="dxa"/>
            <w:shd w:val="clear" w:color="auto" w:fill="FFC000"/>
          </w:tcPr>
          <w:p w14:paraId="67FCF366" w14:textId="77777777" w:rsidR="00DE23DF" w:rsidRPr="00BE014D" w:rsidRDefault="00DE23DF" w:rsidP="00072B2C">
            <w:pPr>
              <w:rPr>
                <w:rFonts w:cs="Arial"/>
                <w:sz w:val="20"/>
                <w:szCs w:val="20"/>
              </w:rPr>
            </w:pPr>
            <w:r w:rsidRPr="00BE014D">
              <w:rPr>
                <w:rFonts w:cs="Arial"/>
                <w:sz w:val="20"/>
                <w:szCs w:val="20"/>
              </w:rPr>
              <w:lastRenderedPageBreak/>
              <w:t>Исходящие данные</w:t>
            </w:r>
          </w:p>
        </w:tc>
        <w:tc>
          <w:tcPr>
            <w:tcW w:w="7229" w:type="dxa"/>
            <w:vAlign w:val="bottom"/>
          </w:tcPr>
          <w:p w14:paraId="6E128E88" w14:textId="77777777" w:rsidR="00DE23DF" w:rsidRPr="00BE014D" w:rsidRDefault="00DE23DF" w:rsidP="00072B2C">
            <w:pPr>
              <w:jc w:val="left"/>
              <w:rPr>
                <w:rFonts w:cs="Arial"/>
                <w:color w:val="000000"/>
                <w:sz w:val="20"/>
                <w:szCs w:val="20"/>
                <w:lang w:eastAsia="ru-RU"/>
              </w:rPr>
            </w:pPr>
            <w:r>
              <w:rPr>
                <w:rFonts w:cs="Arial"/>
                <w:color w:val="000000"/>
                <w:sz w:val="20"/>
                <w:szCs w:val="20"/>
                <w:lang w:eastAsia="ru-RU"/>
              </w:rPr>
              <w:t>Исходящая поставка</w:t>
            </w:r>
          </w:p>
        </w:tc>
      </w:tr>
    </w:tbl>
    <w:p w14:paraId="680BD181" w14:textId="4A68B430" w:rsidR="00AA00A0" w:rsidRDefault="00AA00A0" w:rsidP="006F4129">
      <w:pPr>
        <w:ind w:firstLine="709"/>
        <w:rPr>
          <w:rFonts w:eastAsia="Calibri"/>
        </w:rPr>
      </w:pPr>
    </w:p>
    <w:p w14:paraId="21522708" w14:textId="77777777" w:rsidR="00AF3A3F" w:rsidRDefault="00AF3A3F" w:rsidP="006F4129">
      <w:pPr>
        <w:ind w:firstLine="709"/>
        <w:rPr>
          <w:rFonts w:eastAsia="Calibri"/>
        </w:rPr>
      </w:pPr>
    </w:p>
    <w:p w14:paraId="733CEB90" w14:textId="3FDD4198" w:rsidR="006F4129" w:rsidRPr="00D20504" w:rsidRDefault="006F4129" w:rsidP="006F4129">
      <w:pPr>
        <w:ind w:firstLine="709"/>
        <w:rPr>
          <w:rFonts w:eastAsia="Calibri"/>
        </w:rPr>
      </w:pPr>
      <w:r w:rsidRPr="00F94454">
        <w:rPr>
          <w:rFonts w:eastAsia="Calibri"/>
        </w:rPr>
        <w:t>Ссылка</w:t>
      </w:r>
      <w:r w:rsidRPr="00D20504">
        <w:rPr>
          <w:rFonts w:eastAsia="Calibri"/>
        </w:rPr>
        <w:t xml:space="preserve"> </w:t>
      </w:r>
      <w:r w:rsidRPr="00F94454">
        <w:rPr>
          <w:rFonts w:eastAsia="Calibri"/>
        </w:rPr>
        <w:t>на</w:t>
      </w:r>
      <w:r w:rsidRPr="00D20504">
        <w:rPr>
          <w:rFonts w:eastAsia="Calibri"/>
        </w:rPr>
        <w:t xml:space="preserve"> </w:t>
      </w:r>
      <w:r w:rsidRPr="00F94454">
        <w:rPr>
          <w:rFonts w:eastAsia="Calibri"/>
          <w:lang w:val="en-US"/>
        </w:rPr>
        <w:t>Aris</w:t>
      </w:r>
      <w:r w:rsidRPr="00D20504">
        <w:rPr>
          <w:rFonts w:eastAsia="Calibri"/>
        </w:rPr>
        <w:t>-</w:t>
      </w:r>
      <w:r w:rsidRPr="00F94454">
        <w:rPr>
          <w:rFonts w:eastAsia="Calibri"/>
        </w:rPr>
        <w:t>схему</w:t>
      </w:r>
      <w:r>
        <w:rPr>
          <w:rFonts w:eastAsia="Calibri"/>
        </w:rPr>
        <w:t>:</w:t>
      </w:r>
    </w:p>
    <w:p w14:paraId="0325E6B5" w14:textId="77777777" w:rsidR="006F4129" w:rsidRDefault="00D61D7D" w:rsidP="006F4129">
      <w:pPr>
        <w:jc w:val="left"/>
        <w:rPr>
          <w:rStyle w:val="ab"/>
          <w:rFonts w:eastAsia="Calibri" w:cs="Arial"/>
        </w:rPr>
      </w:pPr>
      <w:hyperlink r:id="rId26" w:history="1">
        <w:r w:rsidR="006F4129" w:rsidRPr="006F4129">
          <w:rPr>
            <w:rStyle w:val="ab"/>
            <w:rFonts w:eastAsia="Calibri" w:cs="Arial"/>
          </w:rPr>
          <w:t>http://portal.polyus.com/ERP/ERPDocuments/05_Бизнес-процессы/Целевые схемы БП/МТО/Складская логистика</w:t>
        </w:r>
      </w:hyperlink>
    </w:p>
    <w:p w14:paraId="38E43FEE" w14:textId="4DAB64C9" w:rsidR="00AF3A3F" w:rsidRDefault="00AF3A3F" w:rsidP="006F4129">
      <w:pPr>
        <w:jc w:val="left"/>
        <w:rPr>
          <w:rStyle w:val="ab"/>
          <w:rFonts w:eastAsia="Calibri" w:cs="Arial"/>
        </w:rPr>
      </w:pPr>
    </w:p>
    <w:p w14:paraId="0E682DA2" w14:textId="77777777" w:rsidR="00AF3A3F" w:rsidRDefault="00AF3A3F" w:rsidP="006F4129">
      <w:pPr>
        <w:jc w:val="left"/>
        <w:rPr>
          <w:rStyle w:val="ab"/>
          <w:rFonts w:eastAsia="Calibri" w:cs="Arial"/>
        </w:rPr>
      </w:pPr>
    </w:p>
    <w:p w14:paraId="749E2753" w14:textId="77777777" w:rsidR="00AF3A3F" w:rsidRDefault="00AF3A3F" w:rsidP="006F4129">
      <w:pPr>
        <w:jc w:val="left"/>
        <w:rPr>
          <w:rStyle w:val="ab"/>
          <w:rFonts w:eastAsia="Calibri" w:cs="Arial"/>
        </w:rPr>
      </w:pPr>
    </w:p>
    <w:p w14:paraId="7595AC42" w14:textId="77777777" w:rsidR="00AF3A3F" w:rsidRDefault="00AF3A3F" w:rsidP="006F4129">
      <w:pPr>
        <w:jc w:val="left"/>
        <w:rPr>
          <w:rStyle w:val="ab"/>
          <w:rFonts w:eastAsia="Calibri" w:cs="Arial"/>
        </w:rPr>
      </w:pPr>
    </w:p>
    <w:p w14:paraId="61FF4161" w14:textId="77777777" w:rsidR="00AF3A3F" w:rsidRDefault="00AF3A3F" w:rsidP="006F4129">
      <w:pPr>
        <w:jc w:val="left"/>
        <w:rPr>
          <w:rStyle w:val="ab"/>
          <w:rFonts w:eastAsia="Calibri" w:cs="Arial"/>
        </w:rPr>
      </w:pPr>
    </w:p>
    <w:p w14:paraId="24718856" w14:textId="77777777" w:rsidR="00AF3A3F" w:rsidRDefault="00AF3A3F" w:rsidP="006F4129">
      <w:pPr>
        <w:jc w:val="left"/>
        <w:rPr>
          <w:rStyle w:val="ab"/>
          <w:rFonts w:eastAsia="Calibri" w:cs="Arial"/>
        </w:rPr>
      </w:pPr>
    </w:p>
    <w:p w14:paraId="55A222C7" w14:textId="77777777" w:rsidR="00AF3A3F" w:rsidRDefault="00AF3A3F" w:rsidP="006F4129">
      <w:pPr>
        <w:jc w:val="left"/>
        <w:rPr>
          <w:rStyle w:val="ab"/>
          <w:rFonts w:eastAsia="Calibri" w:cs="Arial"/>
        </w:rPr>
      </w:pPr>
    </w:p>
    <w:p w14:paraId="03F20BFF" w14:textId="421B02A1" w:rsidR="00765DD5" w:rsidRPr="00BE014D" w:rsidRDefault="00765DD5" w:rsidP="00765DD5">
      <w:pPr>
        <w:pStyle w:val="22"/>
        <w:keepNext/>
        <w:keepLines/>
        <w:numPr>
          <w:ilvl w:val="1"/>
          <w:numId w:val="8"/>
        </w:numPr>
        <w:spacing w:before="160" w:after="120" w:line="276" w:lineRule="auto"/>
        <w:rPr>
          <w:rFonts w:eastAsiaTheme="majorEastAsia" w:cstheme="majorBidi"/>
          <w:bCs w:val="0"/>
          <w:iCs w:val="0"/>
          <w:szCs w:val="26"/>
        </w:rPr>
      </w:pPr>
      <w:bookmarkStart w:id="529" w:name="_Toc523232542"/>
      <w:bookmarkStart w:id="530" w:name="_Toc523401906"/>
      <w:bookmarkStart w:id="531" w:name="_Toc523413725"/>
      <w:bookmarkStart w:id="532" w:name="_Toc524079864"/>
      <w:bookmarkStart w:id="533" w:name="_Toc524083167"/>
      <w:bookmarkStart w:id="534" w:name="_Toc525914733"/>
      <w:r>
        <w:rPr>
          <w:rFonts w:eastAsiaTheme="majorEastAsia" w:cstheme="majorBidi"/>
          <w:bCs w:val="0"/>
          <w:iCs w:val="0"/>
          <w:szCs w:val="26"/>
        </w:rPr>
        <w:t>Описание шагов бизнес-процессов</w:t>
      </w:r>
      <w:bookmarkEnd w:id="529"/>
      <w:bookmarkEnd w:id="530"/>
      <w:bookmarkEnd w:id="531"/>
      <w:bookmarkEnd w:id="532"/>
      <w:bookmarkEnd w:id="533"/>
      <w:bookmarkEnd w:id="534"/>
    </w:p>
    <w:p w14:paraId="31E69F5B" w14:textId="77777777" w:rsidR="00765DD5" w:rsidRDefault="00765DD5" w:rsidP="00DF2FC2">
      <w:pPr>
        <w:ind w:firstLine="709"/>
        <w:rPr>
          <w:rFonts w:eastAsiaTheme="majorEastAsia"/>
        </w:rPr>
      </w:pPr>
    </w:p>
    <w:p w14:paraId="5B633D04" w14:textId="197D4236" w:rsidR="007953EB" w:rsidRDefault="007953EB" w:rsidP="00A86721">
      <w:pPr>
        <w:pStyle w:val="3"/>
      </w:pPr>
      <w:bookmarkStart w:id="535" w:name="_Toc523232543"/>
      <w:bookmarkStart w:id="536" w:name="_Toc523401907"/>
      <w:bookmarkStart w:id="537" w:name="_Toc523413726"/>
      <w:bookmarkStart w:id="538" w:name="_Toc524079865"/>
      <w:bookmarkStart w:id="539" w:name="_Toc524083168"/>
      <w:bookmarkStart w:id="540" w:name="_Toc525914734"/>
      <w:r w:rsidRPr="00BE014D">
        <w:t>Описание шагов бизнес-процесс</w:t>
      </w:r>
      <w:r w:rsidR="00A86721">
        <w:t xml:space="preserve">а </w:t>
      </w:r>
      <w:r w:rsidR="00A86721" w:rsidRPr="00214895">
        <w:t>ПП-10.07.0</w:t>
      </w:r>
      <w:r w:rsidR="00A86721">
        <w:t>2-</w:t>
      </w:r>
      <w:r w:rsidR="00A86721">
        <w:rPr>
          <w:lang w:val="en-US"/>
        </w:rPr>
        <w:t>ERP</w:t>
      </w:r>
      <w:r w:rsidR="00A86721" w:rsidRPr="00214895">
        <w:t xml:space="preserve"> </w:t>
      </w:r>
      <w:r w:rsidR="00A86721">
        <w:t>Планирование работы складской логистики</w:t>
      </w:r>
      <w:bookmarkEnd w:id="535"/>
      <w:bookmarkEnd w:id="536"/>
      <w:bookmarkEnd w:id="537"/>
      <w:bookmarkEnd w:id="538"/>
      <w:bookmarkEnd w:id="539"/>
      <w:bookmarkEnd w:id="540"/>
    </w:p>
    <w:p w14:paraId="769DEFE1" w14:textId="2CFF6CAC" w:rsidR="00A86721" w:rsidRDefault="00A86721" w:rsidP="00DF2FC2">
      <w:pPr>
        <w:ind w:firstLine="709"/>
        <w:rPr>
          <w:rFonts w:eastAsiaTheme="majorEastAsia"/>
        </w:rPr>
      </w:pPr>
    </w:p>
    <w:p w14:paraId="4B7808F6" w14:textId="296DC837" w:rsidR="00A86721" w:rsidRPr="0090243D" w:rsidRDefault="00FC66DC" w:rsidP="00A86721">
      <w:pPr>
        <w:pStyle w:val="4"/>
      </w:pPr>
      <w:bookmarkStart w:id="541" w:name="_ПП-10.07.02.005_Анализ_плана"/>
      <w:bookmarkEnd w:id="541"/>
      <w:r w:rsidRPr="00164E11">
        <w:t xml:space="preserve">Шаг процесса </w:t>
      </w:r>
      <w:r w:rsidR="00A86721">
        <w:t>ПП-</w:t>
      </w:r>
      <w:r w:rsidR="00A86721" w:rsidRPr="0090243D">
        <w:t>10.07.0</w:t>
      </w:r>
      <w:r w:rsidR="00A86721">
        <w:t>2</w:t>
      </w:r>
      <w:r w:rsidR="00A86721" w:rsidRPr="0090243D">
        <w:t xml:space="preserve">.005 </w:t>
      </w:r>
      <w:r w:rsidR="00072B2C">
        <w:t xml:space="preserve">– </w:t>
      </w:r>
      <w:r w:rsidR="00A86721">
        <w:t>Анализ плана перемещений</w:t>
      </w:r>
    </w:p>
    <w:p w14:paraId="56FCA1FA" w14:textId="77777777" w:rsidR="00A86721" w:rsidRDefault="00A86721" w:rsidP="00A86721">
      <w:pPr>
        <w:rPr>
          <w:rFonts w:eastAsiaTheme="majorEastAsia"/>
        </w:rPr>
      </w:pPr>
    </w:p>
    <w:p w14:paraId="34DEE124" w14:textId="77777777" w:rsidR="00A86721" w:rsidRDefault="00A86721" w:rsidP="00A86721">
      <w:pPr>
        <w:ind w:firstLine="709"/>
      </w:pPr>
      <w:r>
        <w:t>На данном шаге планировщик логистики формирует объемный план грузоперевозок для того, чтобы убедиться, что заявки на закупку и заявки на перемещение, сформированные автоматически процедурой ППМ, и требующие привлечения транспортных и складских ресурсов Полюс Логистика, исполнимы в требуемые сроки.</w:t>
      </w:r>
    </w:p>
    <w:p w14:paraId="656FFC71" w14:textId="46C7B9B5" w:rsidR="00A86721" w:rsidRDefault="00A86721" w:rsidP="00A86721">
      <w:pPr>
        <w:ind w:firstLine="709"/>
      </w:pPr>
      <w:r>
        <w:t xml:space="preserve">Планировщик логистики в </w:t>
      </w:r>
      <w:r>
        <w:rPr>
          <w:lang w:val="en-US"/>
        </w:rPr>
        <w:t>SAP</w:t>
      </w:r>
      <w:r w:rsidRPr="000B598A">
        <w:t xml:space="preserve"> </w:t>
      </w:r>
      <w:r>
        <w:rPr>
          <w:lang w:val="en-US"/>
        </w:rPr>
        <w:t>BI</w:t>
      </w:r>
      <w:r w:rsidRPr="000B598A">
        <w:t xml:space="preserve"> </w:t>
      </w:r>
      <w:r>
        <w:t>формирует объемный план грузоперевозок на основании гибкой матрицы «Складская и транспортная логистика». Объемный план грузоперевозок формируется в следующей детализации:</w:t>
      </w:r>
    </w:p>
    <w:p w14:paraId="14345724" w14:textId="374EC37C" w:rsidR="00A86721" w:rsidRDefault="00A86721" w:rsidP="00823682">
      <w:pPr>
        <w:pStyle w:val="afc"/>
        <w:numPr>
          <w:ilvl w:val="0"/>
          <w:numId w:val="86"/>
        </w:numPr>
      </w:pPr>
      <w:r>
        <w:t>Отправитель МТР (Поставщик или Склад-отправитель)</w:t>
      </w:r>
      <w:r w:rsidR="00725305">
        <w:t>;</w:t>
      </w:r>
    </w:p>
    <w:p w14:paraId="36FFBC9F" w14:textId="63AE4DD4" w:rsidR="00A86721" w:rsidRDefault="00A86721" w:rsidP="00823682">
      <w:pPr>
        <w:pStyle w:val="afc"/>
        <w:numPr>
          <w:ilvl w:val="0"/>
          <w:numId w:val="86"/>
        </w:numPr>
      </w:pPr>
      <w:r>
        <w:t>Получатель МТР (Клиент или Склад-получатель)</w:t>
      </w:r>
      <w:r w:rsidR="00725305">
        <w:t>;</w:t>
      </w:r>
    </w:p>
    <w:p w14:paraId="0BF3F09D" w14:textId="30EC996E" w:rsidR="00A86721" w:rsidRDefault="00A86721" w:rsidP="00823682">
      <w:pPr>
        <w:pStyle w:val="afc"/>
        <w:numPr>
          <w:ilvl w:val="0"/>
          <w:numId w:val="86"/>
        </w:numPr>
      </w:pPr>
      <w:r>
        <w:t>Период (Месяц, Неделя, День)</w:t>
      </w:r>
      <w:r w:rsidR="00725305">
        <w:t>;</w:t>
      </w:r>
    </w:p>
    <w:p w14:paraId="28626A23" w14:textId="5432DF49" w:rsidR="00A86721" w:rsidRDefault="00A86721" w:rsidP="00823682">
      <w:pPr>
        <w:pStyle w:val="afc"/>
        <w:numPr>
          <w:ilvl w:val="0"/>
          <w:numId w:val="86"/>
        </w:numPr>
      </w:pPr>
      <w:r>
        <w:t>Условия отгрузки МТР (На паллетах, Насыпной груз, Наливной груз и прочее.)</w:t>
      </w:r>
      <w:r w:rsidR="00725305">
        <w:t xml:space="preserve"> – определяется из карточки МТР;</w:t>
      </w:r>
    </w:p>
    <w:p w14:paraId="628E95E8" w14:textId="517C21B8" w:rsidR="00A86721" w:rsidRDefault="00A86721" w:rsidP="00823682">
      <w:pPr>
        <w:pStyle w:val="afc"/>
        <w:numPr>
          <w:ilvl w:val="0"/>
          <w:numId w:val="86"/>
        </w:numPr>
        <w:rPr>
          <w:ins w:id="542" w:author="Tukhbatov Ruslan" w:date="2020-04-21T05:01:00Z"/>
        </w:rPr>
      </w:pPr>
      <w:r>
        <w:t>Тип ТС (Самосвал, Автоцистерна и прочее.) – определяется на основании условия отгрузки МТР</w:t>
      </w:r>
      <w:r w:rsidR="00725305">
        <w:t>;</w:t>
      </w:r>
    </w:p>
    <w:p w14:paraId="222667F6" w14:textId="6C2E64CA" w:rsidR="00A21140" w:rsidRDefault="00A21140" w:rsidP="00823682">
      <w:pPr>
        <w:pStyle w:val="afc"/>
        <w:numPr>
          <w:ilvl w:val="0"/>
          <w:numId w:val="86"/>
        </w:numPr>
      </w:pPr>
      <w:ins w:id="543" w:author="Tukhbatov Ruslan" w:date="2020-04-21T05:01:00Z">
        <w:r>
          <w:t>Вид груза;</w:t>
        </w:r>
      </w:ins>
    </w:p>
    <w:p w14:paraId="1319D347" w14:textId="06B3AF92" w:rsidR="00A86721" w:rsidRDefault="00A86721" w:rsidP="00823682">
      <w:pPr>
        <w:pStyle w:val="afc"/>
        <w:numPr>
          <w:ilvl w:val="0"/>
          <w:numId w:val="86"/>
        </w:numPr>
      </w:pPr>
      <w:r>
        <w:t>Объем перевозок</w:t>
      </w:r>
      <w:r w:rsidR="00725305">
        <w:t>;</w:t>
      </w:r>
    </w:p>
    <w:p w14:paraId="60CB1725" w14:textId="36633048" w:rsidR="00A86721" w:rsidRDefault="00A86721" w:rsidP="00823682">
      <w:pPr>
        <w:pStyle w:val="afc"/>
        <w:numPr>
          <w:ilvl w:val="0"/>
          <w:numId w:val="86"/>
        </w:numPr>
      </w:pPr>
      <w:r>
        <w:t>Единица измерения (Т или М3)</w:t>
      </w:r>
      <w:r w:rsidR="00725305">
        <w:t>.</w:t>
      </w:r>
    </w:p>
    <w:p w14:paraId="6A43C3CD" w14:textId="6B633435" w:rsidR="00A86721" w:rsidRDefault="00A86721" w:rsidP="00A86721">
      <w:pPr>
        <w:ind w:firstLine="709"/>
      </w:pPr>
      <w:r>
        <w:t xml:space="preserve">План выгружается для анализа в </w:t>
      </w:r>
      <w:r>
        <w:rPr>
          <w:lang w:val="en-US"/>
        </w:rPr>
        <w:t>EXCEL</w:t>
      </w:r>
      <w:r w:rsidRPr="000B598A">
        <w:t xml:space="preserve">. </w:t>
      </w:r>
      <w:r>
        <w:t xml:space="preserve">Далее в </w:t>
      </w:r>
      <w:r>
        <w:rPr>
          <w:lang w:val="en-US"/>
        </w:rPr>
        <w:t>EXCEL</w:t>
      </w:r>
      <w:r w:rsidRPr="000B598A">
        <w:t xml:space="preserve"> </w:t>
      </w:r>
      <w:r>
        <w:t>применяются данные по грузоподъемности типов ТС и делается оценка о необходимом количестве ТС для исполнения данного плана. По результатам анализа делаются выводы о исполнимости/неисполнимости данного плана на основании доступных транспортных ресурсов (как своих, так и ресурсов сторонних подрядчиков).</w:t>
      </w:r>
    </w:p>
    <w:p w14:paraId="44BB75C0" w14:textId="5A7431D1" w:rsidR="00A86721" w:rsidRDefault="00A86721" w:rsidP="00A86721">
      <w:pPr>
        <w:ind w:firstLine="709"/>
      </w:pPr>
      <w:r>
        <w:t>Позиции заявок на перемещение нормируемых МТР поступают в работу планировщику логистики уже согласованными сток-контролёром и не доступны для прямого редак</w:t>
      </w:r>
      <w:r>
        <w:lastRenderedPageBreak/>
        <w:t xml:space="preserve">тирования планировщиком логистики, поэтому, при необходимости внесения корректировок в позиции заявок на перемещение по нормируемым МТР, планировщик логистики отклоняет её (шаг </w:t>
      </w:r>
      <w:r w:rsidRPr="00875889">
        <w:rPr>
          <w:rFonts w:cs="Arial"/>
        </w:rPr>
        <w:t>10.07.02.010</w:t>
      </w:r>
      <w:r>
        <w:t>), т.е. возвращает сток-контролёру на доработку.</w:t>
      </w:r>
    </w:p>
    <w:p w14:paraId="66A11E44" w14:textId="23ABF98E" w:rsidR="00A86721" w:rsidRPr="00C327E5" w:rsidRDefault="00A86721" w:rsidP="00A86721">
      <w:pPr>
        <w:ind w:firstLine="709"/>
        <w:rPr>
          <w:color w:val="FF0000"/>
        </w:rPr>
      </w:pPr>
      <w:r>
        <w:t xml:space="preserve">Позиции заявок на перемещение по остальным МТР </w:t>
      </w:r>
      <w:r w:rsidR="00B83EA9">
        <w:t>передаются на исполнение планировщику логистики автоматически после ППМ, без предварительной обработки и деблокирования сток-контролером</w:t>
      </w:r>
      <w:r>
        <w:t xml:space="preserve">. </w:t>
      </w:r>
      <w:r w:rsidR="00D46FB9">
        <w:t>Планировщик логистики деблокирует данные заявки, обозначая тем самым, что заявки взяты в работу. Если по этим Заявкам требуется корректировка сроков перемещения, то данная корректировка выполняется уже непосредственно в Заказе на перемещение.</w:t>
      </w:r>
    </w:p>
    <w:p w14:paraId="698DF5BA" w14:textId="7B4FA821" w:rsidR="00CF4D61" w:rsidRDefault="00F57C05" w:rsidP="00A86721">
      <w:pPr>
        <w:ind w:firstLine="709"/>
      </w:pPr>
      <w:r>
        <w:t>П</w:t>
      </w:r>
      <w:r w:rsidR="00A86721">
        <w:t>ланировщик логистики выполняет согласование</w:t>
      </w:r>
      <w:r w:rsidR="00A86721" w:rsidRPr="00776C38">
        <w:t>,</w:t>
      </w:r>
      <w:r w:rsidR="00A86721">
        <w:t xml:space="preserve"> используя свой код деблокирования в транзакции группового деблокирования заявок. Коды деблокирования для заявок на перемещение описаны в КД </w:t>
      </w:r>
      <w:r w:rsidR="00A86721" w:rsidRPr="00776C38">
        <w:t>ERP.5.1.58</w:t>
      </w:r>
      <w:r w:rsidR="00A97DD3">
        <w:t xml:space="preserve"> «</w:t>
      </w:r>
      <w:r w:rsidR="00A86721" w:rsidRPr="00776C38">
        <w:t>Планирование обеспечения МТР, работами и услугами</w:t>
      </w:r>
      <w:r w:rsidR="00A97DD3">
        <w:t>»</w:t>
      </w:r>
      <w:r w:rsidR="00A86721">
        <w:t>.</w:t>
      </w:r>
    </w:p>
    <w:p w14:paraId="3031FEF7" w14:textId="77777777" w:rsidR="00CF4D61" w:rsidRDefault="00CF4D61" w:rsidP="00A86721">
      <w:pPr>
        <w:ind w:firstLine="709"/>
      </w:pPr>
    </w:p>
    <w:p w14:paraId="57B564E5" w14:textId="5146E01F" w:rsidR="00AF3A3F" w:rsidRDefault="00AF3A3F" w:rsidP="00A86721">
      <w:pPr>
        <w:ind w:firstLine="709"/>
      </w:pPr>
    </w:p>
    <w:p w14:paraId="1810A2EB" w14:textId="77777777" w:rsidR="00AF3A3F" w:rsidRDefault="00AF3A3F" w:rsidP="00A86721">
      <w:pPr>
        <w:ind w:firstLine="709"/>
      </w:pPr>
    </w:p>
    <w:p w14:paraId="40A08D2C" w14:textId="77777777" w:rsidR="00AF3A3F" w:rsidRDefault="00AF3A3F" w:rsidP="00A86721">
      <w:pPr>
        <w:ind w:firstLine="709"/>
      </w:pPr>
    </w:p>
    <w:p w14:paraId="611A6040" w14:textId="60D69825" w:rsidR="00397750" w:rsidRDefault="00397750" w:rsidP="00397750">
      <w:pPr>
        <w:ind w:firstLine="709"/>
        <w:jc w:val="right"/>
      </w:pPr>
      <w:r w:rsidRPr="00916FAB">
        <w:rPr>
          <w:rFonts w:cs="Arial"/>
          <w:b/>
          <w:sz w:val="22"/>
        </w:rPr>
        <w:t xml:space="preserve">Таблица </w:t>
      </w:r>
      <w:r>
        <w:rPr>
          <w:rFonts w:cs="Arial"/>
          <w:b/>
          <w:sz w:val="22"/>
        </w:rPr>
        <w:t>14</w:t>
      </w:r>
      <w:r w:rsidRPr="00916FAB">
        <w:rPr>
          <w:rFonts w:cs="Arial"/>
          <w:b/>
          <w:sz w:val="22"/>
        </w:rPr>
        <w:t xml:space="preserve">. Описание </w:t>
      </w:r>
      <w:r>
        <w:rPr>
          <w:rFonts w:cs="Arial"/>
          <w:b/>
          <w:sz w:val="22"/>
        </w:rPr>
        <w:t>шага «Анализ плана перемещений»</w:t>
      </w:r>
    </w:p>
    <w:p w14:paraId="76DE5851" w14:textId="77777777" w:rsidR="003E58C0" w:rsidRDefault="003E58C0" w:rsidP="00A8672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590"/>
        <w:gridCol w:w="2552"/>
        <w:gridCol w:w="1701"/>
        <w:gridCol w:w="1559"/>
        <w:gridCol w:w="1275"/>
        <w:gridCol w:w="1559"/>
      </w:tblGrid>
      <w:tr w:rsidR="00397750" w14:paraId="3185AD79" w14:textId="77777777" w:rsidTr="00397750">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1AB0D0FF" w14:textId="77777777" w:rsidR="00397750" w:rsidRDefault="00397750">
            <w:pPr>
              <w:autoSpaceDE w:val="0"/>
              <w:autoSpaceDN w:val="0"/>
              <w:adjustRightInd w:val="0"/>
              <w:jc w:val="center"/>
              <w:rPr>
                <w:rFonts w:eastAsiaTheme="minorHAnsi" w:cs="Arial"/>
                <w:b/>
                <w:bCs/>
                <w:color w:val="000000"/>
                <w:sz w:val="20"/>
                <w:szCs w:val="20"/>
              </w:rPr>
            </w:pPr>
            <w:bookmarkStart w:id="544" w:name="_ПП-10.07.02.010_Отклонение_заявок"/>
            <w:bookmarkEnd w:id="544"/>
            <w:r>
              <w:rPr>
                <w:rFonts w:eastAsiaTheme="minorHAnsi" w:cs="Arial"/>
                <w:b/>
                <w:bCs/>
                <w:color w:val="000000"/>
                <w:sz w:val="20"/>
                <w:szCs w:val="20"/>
              </w:rPr>
              <w:t>Номер шага</w:t>
            </w:r>
          </w:p>
        </w:tc>
        <w:tc>
          <w:tcPr>
            <w:tcW w:w="2552" w:type="dxa"/>
            <w:tcBorders>
              <w:top w:val="single" w:sz="6" w:space="0" w:color="auto"/>
              <w:left w:val="single" w:sz="6" w:space="0" w:color="auto"/>
              <w:bottom w:val="single" w:sz="6" w:space="0" w:color="auto"/>
              <w:right w:val="single" w:sz="6" w:space="0" w:color="auto"/>
            </w:tcBorders>
            <w:shd w:val="solid" w:color="FFCC00" w:fill="auto"/>
          </w:tcPr>
          <w:p w14:paraId="0C4E84D5" w14:textId="77777777" w:rsidR="00397750" w:rsidRDefault="003977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3B4A89B7" w14:textId="77777777" w:rsidR="00397750" w:rsidRDefault="003977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3591FD02" w14:textId="77777777" w:rsidR="00397750" w:rsidRDefault="003977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3CA4132A" w14:textId="77777777" w:rsidR="00397750" w:rsidRDefault="003977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7D7FF923" w14:textId="77777777" w:rsidR="00397750" w:rsidRDefault="003977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397750" w14:paraId="5F660D2C" w14:textId="77777777" w:rsidTr="00397750">
        <w:trPr>
          <w:trHeight w:val="331"/>
        </w:trPr>
        <w:tc>
          <w:tcPr>
            <w:tcW w:w="1590" w:type="dxa"/>
            <w:tcBorders>
              <w:top w:val="single" w:sz="6" w:space="0" w:color="auto"/>
              <w:left w:val="single" w:sz="6" w:space="0" w:color="auto"/>
              <w:bottom w:val="single" w:sz="6" w:space="0" w:color="auto"/>
              <w:right w:val="single" w:sz="6" w:space="0" w:color="auto"/>
            </w:tcBorders>
          </w:tcPr>
          <w:p w14:paraId="705CDB3D" w14:textId="2062F6CE" w:rsidR="00397750" w:rsidRDefault="004E13A3">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397750">
              <w:rPr>
                <w:rFonts w:eastAsiaTheme="minorHAnsi" w:cs="Arial"/>
                <w:color w:val="000000"/>
                <w:sz w:val="20"/>
                <w:szCs w:val="20"/>
              </w:rPr>
              <w:t>10.07.02.005</w:t>
            </w:r>
          </w:p>
        </w:tc>
        <w:tc>
          <w:tcPr>
            <w:tcW w:w="2552" w:type="dxa"/>
            <w:tcBorders>
              <w:top w:val="single" w:sz="6" w:space="0" w:color="auto"/>
              <w:left w:val="single" w:sz="6" w:space="0" w:color="auto"/>
              <w:bottom w:val="single" w:sz="6" w:space="0" w:color="auto"/>
              <w:right w:val="single" w:sz="6" w:space="0" w:color="auto"/>
            </w:tcBorders>
          </w:tcPr>
          <w:p w14:paraId="35539CA9" w14:textId="77777777" w:rsidR="00397750" w:rsidRDefault="003977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Заявка на перемещение передана планировщику логистики</w:t>
            </w:r>
          </w:p>
          <w:p w14:paraId="63ADCFA4" w14:textId="77777777" w:rsidR="00397750" w:rsidRDefault="003977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ППМ выполнено</w:t>
            </w:r>
          </w:p>
          <w:p w14:paraId="1E03B506" w14:textId="77777777" w:rsidR="00397750" w:rsidRDefault="00397750">
            <w:pPr>
              <w:autoSpaceDE w:val="0"/>
              <w:autoSpaceDN w:val="0"/>
              <w:adjustRightInd w:val="0"/>
              <w:jc w:val="left"/>
              <w:rPr>
                <w:rFonts w:eastAsiaTheme="minorHAnsi" w:cs="Arial"/>
                <w:color w:val="000000"/>
                <w:sz w:val="20"/>
                <w:szCs w:val="20"/>
              </w:rPr>
            </w:pPr>
            <w:r>
              <w:rPr>
                <w:rFonts w:eastAsiaTheme="minorHAnsi" w:cs="Arial"/>
                <w:color w:val="000000"/>
                <w:sz w:val="20"/>
                <w:szCs w:val="20"/>
              </w:rPr>
              <w:t>Сформирована заявка на перемещение МТР</w:t>
            </w:r>
          </w:p>
        </w:tc>
        <w:tc>
          <w:tcPr>
            <w:tcW w:w="1701" w:type="dxa"/>
            <w:tcBorders>
              <w:top w:val="single" w:sz="6" w:space="0" w:color="auto"/>
              <w:left w:val="single" w:sz="6" w:space="0" w:color="auto"/>
              <w:bottom w:val="single" w:sz="6" w:space="0" w:color="auto"/>
              <w:right w:val="single" w:sz="6" w:space="0" w:color="auto"/>
            </w:tcBorders>
          </w:tcPr>
          <w:p w14:paraId="5D1C5151" w14:textId="77777777" w:rsidR="00397750" w:rsidRPr="00E03013" w:rsidRDefault="00397750">
            <w:pPr>
              <w:autoSpaceDE w:val="0"/>
              <w:autoSpaceDN w:val="0"/>
              <w:adjustRightInd w:val="0"/>
              <w:jc w:val="left"/>
              <w:rPr>
                <w:rFonts w:eastAsiaTheme="minorHAnsi" w:cs="Arial"/>
                <w:color w:val="000000"/>
                <w:sz w:val="20"/>
                <w:szCs w:val="20"/>
                <w:lang w:val="en-US"/>
              </w:rPr>
            </w:pPr>
            <w:r w:rsidRPr="00E03013">
              <w:rPr>
                <w:rFonts w:eastAsiaTheme="minorHAnsi" w:cs="Arial"/>
                <w:color w:val="000000"/>
                <w:sz w:val="20"/>
                <w:szCs w:val="20"/>
                <w:lang w:val="en-US"/>
              </w:rPr>
              <w:t xml:space="preserve">ME5A </w:t>
            </w:r>
            <w:r>
              <w:rPr>
                <w:rFonts w:eastAsiaTheme="minorHAnsi" w:cs="Arial"/>
                <w:color w:val="000000"/>
                <w:sz w:val="20"/>
                <w:szCs w:val="20"/>
              </w:rPr>
              <w:t>Просмотр</w:t>
            </w:r>
            <w:r w:rsidRPr="00E03013">
              <w:rPr>
                <w:rFonts w:eastAsiaTheme="minorHAnsi" w:cs="Arial"/>
                <w:color w:val="000000"/>
                <w:sz w:val="20"/>
                <w:szCs w:val="20"/>
                <w:lang w:val="en-US"/>
              </w:rPr>
              <w:t xml:space="preserve"> </w:t>
            </w:r>
            <w:r>
              <w:rPr>
                <w:rFonts w:eastAsiaTheme="minorHAnsi" w:cs="Arial"/>
                <w:color w:val="000000"/>
                <w:sz w:val="20"/>
                <w:szCs w:val="20"/>
              </w:rPr>
              <w:t>списка</w:t>
            </w:r>
            <w:r w:rsidRPr="00E03013">
              <w:rPr>
                <w:rFonts w:eastAsiaTheme="minorHAnsi" w:cs="Arial"/>
                <w:color w:val="000000"/>
                <w:sz w:val="20"/>
                <w:szCs w:val="20"/>
                <w:lang w:val="en-US"/>
              </w:rPr>
              <w:t xml:space="preserve"> </w:t>
            </w:r>
            <w:r>
              <w:rPr>
                <w:rFonts w:eastAsiaTheme="minorHAnsi" w:cs="Arial"/>
                <w:color w:val="000000"/>
                <w:sz w:val="20"/>
                <w:szCs w:val="20"/>
              </w:rPr>
              <w:t>заявок</w:t>
            </w:r>
          </w:p>
          <w:p w14:paraId="12195290" w14:textId="77777777" w:rsidR="00552FD4" w:rsidRDefault="00552FD4" w:rsidP="00552FD4">
            <w:pPr>
              <w:jc w:val="left"/>
              <w:rPr>
                <w:rFonts w:cs="Arial"/>
                <w:sz w:val="20"/>
                <w:lang w:val="en-US"/>
              </w:rPr>
            </w:pPr>
            <w:r w:rsidRPr="00E03013">
              <w:rPr>
                <w:rFonts w:cs="Arial"/>
                <w:sz w:val="20"/>
                <w:lang w:val="en-US"/>
              </w:rPr>
              <w:t>Z</w:t>
            </w:r>
            <w:r w:rsidRPr="000F73C4">
              <w:rPr>
                <w:rFonts w:cs="Arial"/>
                <w:sz w:val="20"/>
                <w:lang w:val="en-US"/>
              </w:rPr>
              <w:t>ME5A</w:t>
            </w:r>
          </w:p>
          <w:p w14:paraId="70811AB4" w14:textId="77777777" w:rsidR="00552FD4" w:rsidRDefault="00552FD4" w:rsidP="00552FD4">
            <w:pPr>
              <w:jc w:val="left"/>
              <w:rPr>
                <w:rFonts w:cs="Arial"/>
                <w:sz w:val="20"/>
                <w:szCs w:val="20"/>
                <w:lang w:val="en-US"/>
              </w:rPr>
            </w:pPr>
            <w:r>
              <w:rPr>
                <w:rFonts w:cs="Arial"/>
                <w:sz w:val="20"/>
                <w:szCs w:val="20"/>
                <w:lang w:val="en-US"/>
              </w:rPr>
              <w:t>ME52N</w:t>
            </w:r>
          </w:p>
          <w:p w14:paraId="0F4476FB" w14:textId="23EA54AB" w:rsidR="00552FD4" w:rsidRPr="00E03013" w:rsidRDefault="00552FD4" w:rsidP="00552FD4">
            <w:pPr>
              <w:autoSpaceDE w:val="0"/>
              <w:autoSpaceDN w:val="0"/>
              <w:adjustRightInd w:val="0"/>
              <w:jc w:val="left"/>
              <w:rPr>
                <w:rFonts w:eastAsiaTheme="minorHAnsi" w:cs="Arial"/>
                <w:color w:val="000000"/>
                <w:sz w:val="20"/>
                <w:szCs w:val="20"/>
                <w:lang w:val="en-US"/>
              </w:rPr>
            </w:pPr>
            <w:r>
              <w:rPr>
                <w:rFonts w:cs="Arial"/>
                <w:sz w:val="20"/>
                <w:szCs w:val="20"/>
                <w:lang w:val="en-US"/>
              </w:rPr>
              <w:t>ME55</w:t>
            </w:r>
          </w:p>
        </w:tc>
        <w:tc>
          <w:tcPr>
            <w:tcW w:w="1559" w:type="dxa"/>
            <w:tcBorders>
              <w:top w:val="single" w:sz="6" w:space="0" w:color="auto"/>
              <w:left w:val="single" w:sz="6" w:space="0" w:color="auto"/>
              <w:bottom w:val="single" w:sz="6" w:space="0" w:color="auto"/>
              <w:right w:val="single" w:sz="6" w:space="0" w:color="auto"/>
            </w:tcBorders>
          </w:tcPr>
          <w:p w14:paraId="50953FD1" w14:textId="77777777" w:rsidR="00397750" w:rsidRDefault="003977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Заявка на перемещение</w:t>
            </w:r>
          </w:p>
          <w:p w14:paraId="08BE1D74" w14:textId="77777777" w:rsidR="00397750" w:rsidRDefault="003977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Заявка на перемещение нормируемых МТР</w:t>
            </w:r>
          </w:p>
        </w:tc>
        <w:tc>
          <w:tcPr>
            <w:tcW w:w="1275" w:type="dxa"/>
            <w:tcBorders>
              <w:top w:val="single" w:sz="6" w:space="0" w:color="auto"/>
              <w:left w:val="single" w:sz="6" w:space="0" w:color="auto"/>
              <w:bottom w:val="single" w:sz="6" w:space="0" w:color="auto"/>
              <w:right w:val="single" w:sz="6" w:space="0" w:color="auto"/>
            </w:tcBorders>
          </w:tcPr>
          <w:p w14:paraId="007CAD88" w14:textId="77777777" w:rsidR="00397750" w:rsidRDefault="003977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План перемещений</w:t>
            </w:r>
          </w:p>
        </w:tc>
        <w:tc>
          <w:tcPr>
            <w:tcW w:w="1559" w:type="dxa"/>
            <w:tcBorders>
              <w:top w:val="single" w:sz="6" w:space="0" w:color="auto"/>
              <w:left w:val="single" w:sz="6" w:space="0" w:color="auto"/>
              <w:bottom w:val="single" w:sz="6" w:space="0" w:color="auto"/>
              <w:right w:val="single" w:sz="6" w:space="0" w:color="auto"/>
            </w:tcBorders>
          </w:tcPr>
          <w:p w14:paraId="4A19EB56" w14:textId="76085B73" w:rsidR="00397750" w:rsidRDefault="00397750">
            <w:pPr>
              <w:autoSpaceDE w:val="0"/>
              <w:autoSpaceDN w:val="0"/>
              <w:adjustRightInd w:val="0"/>
              <w:jc w:val="left"/>
              <w:rPr>
                <w:rFonts w:eastAsiaTheme="minorHAnsi" w:cs="Arial"/>
                <w:color w:val="000000"/>
                <w:sz w:val="20"/>
                <w:szCs w:val="20"/>
              </w:rPr>
            </w:pPr>
            <w:del w:id="545" w:author="Кращенко Олег Владимирович (Подрядчик. ООО БерингПойнт)" w:date="2020-04-23T15:21:00Z">
              <w:r w:rsidDel="000C41EC">
                <w:rPr>
                  <w:rFonts w:eastAsiaTheme="minorHAnsi" w:cs="Arial"/>
                  <w:color w:val="000000"/>
                  <w:sz w:val="20"/>
                  <w:szCs w:val="20"/>
                </w:rPr>
                <w:delText>Планировщик логистики СП</w:delText>
              </w:r>
            </w:del>
            <w:ins w:id="546"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7D795E90" w14:textId="77777777" w:rsidR="00397750" w:rsidRDefault="00397750" w:rsidP="00A86721">
      <w:pPr>
        <w:ind w:firstLine="709"/>
      </w:pPr>
    </w:p>
    <w:p w14:paraId="2E552D8B" w14:textId="77777777" w:rsidR="004A4A37" w:rsidRDefault="004A4A37" w:rsidP="00A86721">
      <w:pPr>
        <w:ind w:firstLine="709"/>
      </w:pPr>
    </w:p>
    <w:p w14:paraId="2C029587" w14:textId="68299BC6"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10</w:t>
      </w:r>
      <w:r w:rsidR="00A86721" w:rsidRPr="0090243D">
        <w:t xml:space="preserve"> </w:t>
      </w:r>
      <w:r w:rsidR="00072B2C">
        <w:t xml:space="preserve">– </w:t>
      </w:r>
      <w:r w:rsidR="00A86721" w:rsidRPr="007D787C">
        <w:t>Отклонение заявок на перемещение с указанием</w:t>
      </w:r>
      <w:r w:rsidR="00A86721">
        <w:t xml:space="preserve"> причин (логистических ограниче</w:t>
      </w:r>
      <w:r w:rsidR="00A86721" w:rsidRPr="007D787C">
        <w:t>ний)</w:t>
      </w:r>
    </w:p>
    <w:p w14:paraId="7A2F3594" w14:textId="77777777" w:rsidR="00A86721" w:rsidRDefault="00A86721" w:rsidP="00A86721">
      <w:pPr>
        <w:rPr>
          <w:rFonts w:eastAsiaTheme="majorEastAsia"/>
        </w:rPr>
      </w:pPr>
    </w:p>
    <w:p w14:paraId="0027714C" w14:textId="0364A2E7" w:rsidR="00A86721" w:rsidRPr="00CD4448" w:rsidRDefault="00A86721" w:rsidP="00A86721">
      <w:pPr>
        <w:ind w:firstLine="709"/>
      </w:pPr>
      <w:r>
        <w:t>Если на шаге «Анализ плана перемещений» выявляется, что запланированны</w:t>
      </w:r>
      <w:r w:rsidR="00507EE8">
        <w:t>й</w:t>
      </w:r>
      <w:r>
        <w:t xml:space="preserve"> </w:t>
      </w:r>
      <w:r w:rsidR="00507EE8">
        <w:t xml:space="preserve">план перемещений </w:t>
      </w:r>
      <w:r w:rsidR="00292D51">
        <w:t>нормируемых</w:t>
      </w:r>
      <w:r w:rsidR="00507EE8">
        <w:t xml:space="preserve"> МТР (заявки на перемещение) неисполним (например,</w:t>
      </w:r>
      <w:r>
        <w:t xml:space="preserve"> недостаточно транспортных или складских ресурсов</w:t>
      </w:r>
      <w:r w:rsidR="00507EE8">
        <w:t>,</w:t>
      </w:r>
      <w:r>
        <w:t xml:space="preserve"> перемещение выпадает на логистическую паузу</w:t>
      </w:r>
      <w:r w:rsidR="00507EE8">
        <w:t xml:space="preserve"> и т.д.)</w:t>
      </w:r>
      <w:r>
        <w:t xml:space="preserve">, то </w:t>
      </w:r>
      <w:r w:rsidR="00507EE8">
        <w:t>П</w:t>
      </w:r>
      <w:r>
        <w:t>ланировщик логистики отклоняет заявки на перемещение таких МТР с указанием причины.</w:t>
      </w:r>
    </w:p>
    <w:p w14:paraId="04320DE9" w14:textId="0D198797" w:rsidR="00A86721" w:rsidRPr="00BE2E5C" w:rsidRDefault="00712DB8" w:rsidP="00A86721">
      <w:pPr>
        <w:ind w:firstLine="709"/>
      </w:pPr>
      <w:r>
        <w:t>Для работы с Заявка</w:t>
      </w:r>
      <w:r w:rsidR="00380629">
        <w:t>ми</w:t>
      </w:r>
      <w:r>
        <w:t xml:space="preserve"> на перемещение Планировщик логистики использует </w:t>
      </w:r>
      <w:r w:rsidR="00380629">
        <w:t>транзакцию «Групповое деблокирование заявок (разработка ММ06)».</w:t>
      </w:r>
      <w:r w:rsidR="00A86721" w:rsidRPr="000E522B">
        <w:t xml:space="preserve"> </w:t>
      </w:r>
      <w:r w:rsidR="00A86721">
        <w:t>В отчетной форме выбираются заявки на те МТР, которые не укладываются в логистические ограничения. По заявкам проставляется индикатор отклонения, при необходимости вносятся текстовые комментарии.</w:t>
      </w:r>
      <w:r w:rsidR="00A86721" w:rsidRPr="000E522B">
        <w:t xml:space="preserve"> </w:t>
      </w:r>
      <w:r w:rsidR="00A86721">
        <w:t>При отклонении заявки сток-контролёру отправляется извещение на электронную почту.</w:t>
      </w:r>
    </w:p>
    <w:p w14:paraId="2FD9BB08" w14:textId="77777777" w:rsidR="00BB610C" w:rsidRDefault="00A86721" w:rsidP="00BB610C">
      <w:pPr>
        <w:ind w:firstLine="709"/>
      </w:pPr>
      <w:r>
        <w:t>Такие заявки должны быть вручную скорректированы сток-контролёром, например, запланированные объемы должны быть перераспределены между периодами.</w:t>
      </w:r>
    </w:p>
    <w:p w14:paraId="3ADDE5F2" w14:textId="77777777" w:rsidR="004A4A37" w:rsidRDefault="004A4A37" w:rsidP="00BB610C">
      <w:pPr>
        <w:ind w:firstLine="709"/>
      </w:pPr>
    </w:p>
    <w:p w14:paraId="09726CB7" w14:textId="676CCFC0" w:rsidR="004940B7" w:rsidRDefault="004940B7" w:rsidP="004940B7">
      <w:pPr>
        <w:ind w:firstLine="709"/>
        <w:jc w:val="right"/>
      </w:pPr>
      <w:r w:rsidRPr="00916FAB">
        <w:rPr>
          <w:rFonts w:cs="Arial"/>
          <w:b/>
          <w:sz w:val="22"/>
        </w:rPr>
        <w:t xml:space="preserve">Таблица </w:t>
      </w:r>
      <w:r>
        <w:rPr>
          <w:rFonts w:cs="Arial"/>
          <w:b/>
          <w:sz w:val="22"/>
        </w:rPr>
        <w:t>15</w:t>
      </w:r>
      <w:r w:rsidRPr="00916FAB">
        <w:rPr>
          <w:rFonts w:cs="Arial"/>
          <w:b/>
          <w:sz w:val="22"/>
        </w:rPr>
        <w:t xml:space="preserve">. Описание </w:t>
      </w:r>
      <w:r>
        <w:rPr>
          <w:rFonts w:cs="Arial"/>
          <w:b/>
          <w:sz w:val="22"/>
        </w:rPr>
        <w:t>шага «Отклонение заявок на перемещение с указанием причин (логистических ограничений)»</w:t>
      </w:r>
    </w:p>
    <w:p w14:paraId="05C14ED9" w14:textId="77777777" w:rsidR="004940B7" w:rsidRDefault="004940B7" w:rsidP="004940B7">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590"/>
        <w:gridCol w:w="2126"/>
        <w:gridCol w:w="1701"/>
        <w:gridCol w:w="1276"/>
        <w:gridCol w:w="1984"/>
        <w:gridCol w:w="1559"/>
      </w:tblGrid>
      <w:tr w:rsidR="004940B7" w:rsidRPr="004940B7" w14:paraId="3C7366D9" w14:textId="77777777" w:rsidTr="004E13A3">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5E4ABFCE"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Номер шага</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74AD342C"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33B7833B"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Транзакция</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22324308"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Вход</w:t>
            </w:r>
          </w:p>
        </w:tc>
        <w:tc>
          <w:tcPr>
            <w:tcW w:w="1984" w:type="dxa"/>
            <w:tcBorders>
              <w:top w:val="single" w:sz="6" w:space="0" w:color="auto"/>
              <w:left w:val="single" w:sz="6" w:space="0" w:color="auto"/>
              <w:bottom w:val="single" w:sz="6" w:space="0" w:color="auto"/>
              <w:right w:val="single" w:sz="6" w:space="0" w:color="auto"/>
            </w:tcBorders>
            <w:shd w:val="solid" w:color="FFCC00" w:fill="auto"/>
          </w:tcPr>
          <w:p w14:paraId="7D424027"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71A4057C"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Бизнес-роль</w:t>
            </w:r>
          </w:p>
        </w:tc>
      </w:tr>
      <w:tr w:rsidR="004940B7" w:rsidRPr="004940B7" w14:paraId="111A324B" w14:textId="77777777" w:rsidTr="004E13A3">
        <w:trPr>
          <w:trHeight w:val="134"/>
        </w:trPr>
        <w:tc>
          <w:tcPr>
            <w:tcW w:w="1590" w:type="dxa"/>
            <w:tcBorders>
              <w:top w:val="single" w:sz="6" w:space="0" w:color="auto"/>
              <w:left w:val="single" w:sz="6" w:space="0" w:color="auto"/>
              <w:bottom w:val="single" w:sz="6" w:space="0" w:color="auto"/>
              <w:right w:val="single" w:sz="6" w:space="0" w:color="auto"/>
            </w:tcBorders>
          </w:tcPr>
          <w:p w14:paraId="323D75F7" w14:textId="650D3C85" w:rsidR="004940B7" w:rsidRPr="004940B7" w:rsidRDefault="004E13A3" w:rsidP="004940B7">
            <w:pPr>
              <w:autoSpaceDE w:val="0"/>
              <w:autoSpaceDN w:val="0"/>
              <w:adjustRightInd w:val="0"/>
              <w:jc w:val="left"/>
              <w:rPr>
                <w:rFonts w:eastAsiaTheme="minorHAnsi" w:cs="Arial"/>
                <w:color w:val="000000"/>
                <w:sz w:val="20"/>
                <w:szCs w:val="20"/>
              </w:rPr>
            </w:pPr>
            <w:r>
              <w:rPr>
                <w:rFonts w:eastAsiaTheme="minorHAnsi" w:cs="Arial"/>
                <w:color w:val="000000"/>
                <w:sz w:val="20"/>
                <w:szCs w:val="20"/>
              </w:rPr>
              <w:lastRenderedPageBreak/>
              <w:t>ПП-</w:t>
            </w:r>
            <w:r w:rsidR="004940B7" w:rsidRPr="004940B7">
              <w:rPr>
                <w:rFonts w:eastAsiaTheme="minorHAnsi" w:cs="Arial"/>
                <w:color w:val="000000"/>
                <w:sz w:val="20"/>
                <w:szCs w:val="20"/>
              </w:rPr>
              <w:t>10.07.02.010</w:t>
            </w:r>
          </w:p>
        </w:tc>
        <w:tc>
          <w:tcPr>
            <w:tcW w:w="2126" w:type="dxa"/>
            <w:tcBorders>
              <w:top w:val="single" w:sz="6" w:space="0" w:color="auto"/>
              <w:left w:val="single" w:sz="6" w:space="0" w:color="auto"/>
              <w:bottom w:val="single" w:sz="6" w:space="0" w:color="auto"/>
              <w:right w:val="single" w:sz="6" w:space="0" w:color="auto"/>
            </w:tcBorders>
          </w:tcPr>
          <w:p w14:paraId="7AE3441E"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Требуется корректировка плана перемещений</w:t>
            </w:r>
          </w:p>
        </w:tc>
        <w:tc>
          <w:tcPr>
            <w:tcW w:w="1701" w:type="dxa"/>
            <w:tcBorders>
              <w:top w:val="single" w:sz="6" w:space="0" w:color="auto"/>
              <w:left w:val="single" w:sz="6" w:space="0" w:color="auto"/>
              <w:bottom w:val="single" w:sz="6" w:space="0" w:color="auto"/>
              <w:right w:val="single" w:sz="6" w:space="0" w:color="auto"/>
            </w:tcBorders>
          </w:tcPr>
          <w:p w14:paraId="36701CBD" w14:textId="77777777" w:rsidR="004940B7" w:rsidRDefault="00380629" w:rsidP="004940B7">
            <w:pPr>
              <w:autoSpaceDE w:val="0"/>
              <w:autoSpaceDN w:val="0"/>
              <w:adjustRightInd w:val="0"/>
              <w:jc w:val="left"/>
              <w:rPr>
                <w:rFonts w:eastAsiaTheme="minorHAnsi" w:cs="Arial"/>
                <w:color w:val="000000"/>
                <w:sz w:val="20"/>
                <w:szCs w:val="20"/>
              </w:rPr>
            </w:pPr>
            <w:r>
              <w:rPr>
                <w:rFonts w:eastAsiaTheme="minorHAnsi" w:cs="Arial"/>
                <w:color w:val="000000"/>
                <w:sz w:val="20"/>
                <w:szCs w:val="20"/>
              </w:rPr>
              <w:t>Групповое деблокирование (разработка ММ06)</w:t>
            </w:r>
          </w:p>
          <w:p w14:paraId="7BB9265C" w14:textId="060B4300" w:rsidR="00552FD4" w:rsidRPr="004940B7" w:rsidRDefault="00552FD4" w:rsidP="004940B7">
            <w:pPr>
              <w:autoSpaceDE w:val="0"/>
              <w:autoSpaceDN w:val="0"/>
              <w:adjustRightInd w:val="0"/>
              <w:jc w:val="left"/>
              <w:rPr>
                <w:rFonts w:eastAsiaTheme="minorHAnsi" w:cs="Arial"/>
                <w:color w:val="000000"/>
                <w:sz w:val="20"/>
                <w:szCs w:val="20"/>
              </w:rPr>
            </w:pPr>
            <w:r>
              <w:rPr>
                <w:rFonts w:cs="Arial"/>
                <w:sz w:val="20"/>
                <w:lang w:val="en-US"/>
              </w:rPr>
              <w:t>M</w:t>
            </w:r>
            <w:r>
              <w:rPr>
                <w:rFonts w:cs="Arial"/>
                <w:sz w:val="20"/>
              </w:rPr>
              <w:t>E54N</w:t>
            </w:r>
          </w:p>
        </w:tc>
        <w:tc>
          <w:tcPr>
            <w:tcW w:w="1276" w:type="dxa"/>
            <w:tcBorders>
              <w:top w:val="single" w:sz="6" w:space="0" w:color="auto"/>
              <w:left w:val="single" w:sz="6" w:space="0" w:color="auto"/>
              <w:bottom w:val="single" w:sz="6" w:space="0" w:color="auto"/>
              <w:right w:val="single" w:sz="6" w:space="0" w:color="auto"/>
            </w:tcBorders>
          </w:tcPr>
          <w:p w14:paraId="0901942E"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План перемещений</w:t>
            </w:r>
          </w:p>
        </w:tc>
        <w:tc>
          <w:tcPr>
            <w:tcW w:w="1984" w:type="dxa"/>
            <w:tcBorders>
              <w:top w:val="single" w:sz="6" w:space="0" w:color="auto"/>
              <w:left w:val="single" w:sz="6" w:space="0" w:color="auto"/>
              <w:bottom w:val="single" w:sz="6" w:space="0" w:color="auto"/>
              <w:right w:val="single" w:sz="6" w:space="0" w:color="auto"/>
            </w:tcBorders>
          </w:tcPr>
          <w:p w14:paraId="1C9E6CD3"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Заявка на перемещение нормируемых МТР</w:t>
            </w:r>
          </w:p>
        </w:tc>
        <w:tc>
          <w:tcPr>
            <w:tcW w:w="1559" w:type="dxa"/>
            <w:tcBorders>
              <w:top w:val="single" w:sz="6" w:space="0" w:color="auto"/>
              <w:left w:val="single" w:sz="6" w:space="0" w:color="auto"/>
              <w:bottom w:val="single" w:sz="6" w:space="0" w:color="auto"/>
              <w:right w:val="single" w:sz="6" w:space="0" w:color="auto"/>
            </w:tcBorders>
          </w:tcPr>
          <w:p w14:paraId="04C19267" w14:textId="39A947D5" w:rsidR="004940B7" w:rsidRPr="004940B7" w:rsidRDefault="004940B7" w:rsidP="004940B7">
            <w:pPr>
              <w:autoSpaceDE w:val="0"/>
              <w:autoSpaceDN w:val="0"/>
              <w:adjustRightInd w:val="0"/>
              <w:jc w:val="left"/>
              <w:rPr>
                <w:rFonts w:eastAsiaTheme="minorHAnsi" w:cs="Arial"/>
                <w:color w:val="000000"/>
                <w:sz w:val="20"/>
                <w:szCs w:val="20"/>
              </w:rPr>
            </w:pPr>
            <w:del w:id="547" w:author="Кращенко Олег Владимирович (Подрядчик. ООО БерингПойнт)" w:date="2020-04-23T15:21:00Z">
              <w:r w:rsidRPr="004940B7" w:rsidDel="000C41EC">
                <w:rPr>
                  <w:rFonts w:eastAsiaTheme="minorHAnsi" w:cs="Arial"/>
                  <w:color w:val="000000"/>
                  <w:sz w:val="20"/>
                  <w:szCs w:val="20"/>
                </w:rPr>
                <w:delText>Планировщик логистики СП</w:delText>
              </w:r>
            </w:del>
            <w:ins w:id="548"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6BDECF02" w14:textId="77777777" w:rsidR="004A4A37" w:rsidRDefault="004A4A37" w:rsidP="00BB610C">
      <w:pPr>
        <w:ind w:firstLine="709"/>
      </w:pPr>
    </w:p>
    <w:p w14:paraId="7F368CDD" w14:textId="77777777" w:rsidR="00C54FF1" w:rsidRDefault="00C54FF1" w:rsidP="00BB610C">
      <w:pPr>
        <w:ind w:firstLine="709"/>
      </w:pPr>
    </w:p>
    <w:p w14:paraId="1C946DC3" w14:textId="518008E2" w:rsidR="00A86721" w:rsidRPr="0090243D" w:rsidRDefault="00FC66DC" w:rsidP="00A86721">
      <w:pPr>
        <w:pStyle w:val="4"/>
      </w:pPr>
      <w:bookmarkStart w:id="549" w:name="_Шаг_процесса_ПП-10.07.02.015"/>
      <w:bookmarkEnd w:id="549"/>
      <w:r w:rsidRPr="00164E11">
        <w:t xml:space="preserve">Шаг процесса </w:t>
      </w:r>
      <w:r w:rsidR="00A86721">
        <w:t>ПП-</w:t>
      </w:r>
      <w:r w:rsidR="00A86721" w:rsidRPr="0090243D">
        <w:t>10.07.0</w:t>
      </w:r>
      <w:r w:rsidR="00A86721">
        <w:t>2</w:t>
      </w:r>
      <w:r w:rsidR="00A86721" w:rsidRPr="0090243D">
        <w:t>.0</w:t>
      </w:r>
      <w:r w:rsidR="00A86721">
        <w:t>1</w:t>
      </w:r>
      <w:r w:rsidR="00A86721" w:rsidRPr="0090243D">
        <w:t xml:space="preserve">5 </w:t>
      </w:r>
      <w:r w:rsidR="00072B2C">
        <w:t xml:space="preserve">– </w:t>
      </w:r>
      <w:r w:rsidR="00A86721" w:rsidRPr="00116CAB">
        <w:t>Создание за</w:t>
      </w:r>
      <w:r w:rsidR="008F3323">
        <w:t>каза</w:t>
      </w:r>
      <w:r w:rsidR="00A86721" w:rsidRPr="00116CAB">
        <w:t xml:space="preserve"> на перемещение</w:t>
      </w:r>
    </w:p>
    <w:p w14:paraId="05439BB9" w14:textId="77777777" w:rsidR="00A86721" w:rsidRDefault="00A86721" w:rsidP="00A86721">
      <w:pPr>
        <w:rPr>
          <w:rFonts w:eastAsiaTheme="majorEastAsia"/>
        </w:rPr>
      </w:pPr>
    </w:p>
    <w:p w14:paraId="426E3277" w14:textId="3C4F36F0" w:rsidR="002A559D" w:rsidRDefault="002A559D" w:rsidP="00A86721">
      <w:pPr>
        <w:ind w:firstLine="709"/>
      </w:pPr>
      <w:r>
        <w:t xml:space="preserve">Заявки на перемещение формируются автоматически процедурой ППМ только на перемещение МТР в направлении Перевалочная база </w:t>
      </w:r>
      <w:commentRangeStart w:id="550"/>
      <w:commentRangeStart w:id="551"/>
      <w:r>
        <w:t>-</w:t>
      </w:r>
      <w:r w:rsidRPr="002A559D">
        <w:t xml:space="preserve">&gt; </w:t>
      </w:r>
      <w:r>
        <w:t>Центральный завод БЕ</w:t>
      </w:r>
      <w:del w:id="552" w:author="Олег Владимирович" w:date="2021-03-09T12:33:00Z">
        <w:r w:rsidR="00A94037" w:rsidDel="008B5BCE">
          <w:delText xml:space="preserve"> и Перевалочная база -</w:delText>
        </w:r>
        <w:r w:rsidR="00A94037" w:rsidRPr="00A94037" w:rsidDel="008B5BCE">
          <w:delText xml:space="preserve">&gt; </w:delText>
        </w:r>
        <w:r w:rsidR="00A94037" w:rsidDel="008B5BCE">
          <w:delText>Порт Владивосток (в части договоров реализации флоток</w:delText>
        </w:r>
        <w:r w:rsidR="00617039" w:rsidDel="008B5BCE">
          <w:delText>онцентрата</w:delText>
        </w:r>
      </w:del>
      <w:r w:rsidR="00A94037">
        <w:t>)</w:t>
      </w:r>
      <w:r>
        <w:t xml:space="preserve">. </w:t>
      </w:r>
      <w:commentRangeEnd w:id="550"/>
      <w:r w:rsidR="00C90585">
        <w:rPr>
          <w:rStyle w:val="aff7"/>
        </w:rPr>
        <w:commentReference w:id="550"/>
      </w:r>
      <w:commentRangeEnd w:id="551"/>
      <w:r w:rsidR="008B5BCE">
        <w:rPr>
          <w:rStyle w:val="aff7"/>
        </w:rPr>
        <w:commentReference w:id="551"/>
      </w:r>
      <w:r>
        <w:t xml:space="preserve">На прочие перемещения </w:t>
      </w:r>
      <w:r w:rsidR="008F3323">
        <w:t>вручную</w:t>
      </w:r>
      <w:r w:rsidR="008F3323" w:rsidRPr="008F3323">
        <w:t xml:space="preserve"> </w:t>
      </w:r>
      <w:r w:rsidR="008F3323">
        <w:t>создаётся заказ</w:t>
      </w:r>
      <w:r>
        <w:t xml:space="preserve"> на</w:t>
      </w:r>
      <w:r w:rsidR="007C7B16">
        <w:t xml:space="preserve"> перемещение.</w:t>
      </w:r>
      <w:r w:rsidR="00617039">
        <w:t xml:space="preserve"> </w:t>
      </w:r>
      <w:r>
        <w:t>К таким перемещениям можно отнести:</w:t>
      </w:r>
    </w:p>
    <w:p w14:paraId="565DC680" w14:textId="0E2FAAF9" w:rsidR="002A559D" w:rsidRPr="00E10705" w:rsidRDefault="002A559D" w:rsidP="00A86721">
      <w:pPr>
        <w:ind w:firstLine="709"/>
      </w:pPr>
      <w:r>
        <w:t xml:space="preserve">- Перемещение </w:t>
      </w:r>
      <w:r w:rsidR="007254BE">
        <w:t>ГП</w:t>
      </w:r>
      <w:r w:rsidR="00925F0B">
        <w:t xml:space="preserve"> вспомогательного</w:t>
      </w:r>
      <w:r>
        <w:t xml:space="preserve"> добычного производства (Центральный завод БЕ -</w:t>
      </w:r>
      <w:r w:rsidRPr="002A559D">
        <w:t xml:space="preserve">&gt; </w:t>
      </w:r>
      <w:r>
        <w:t>Перевалочная база)</w:t>
      </w:r>
      <w:r w:rsidR="007C7B16">
        <w:t>;</w:t>
      </w:r>
    </w:p>
    <w:p w14:paraId="44EBBEBA" w14:textId="6C346E45" w:rsidR="002A559D" w:rsidRDefault="002A559D" w:rsidP="00A86721">
      <w:pPr>
        <w:ind w:firstLine="709"/>
      </w:pPr>
      <w:r>
        <w:t>- Перемещение флотоконцентрата (Центральный завод БЕ -</w:t>
      </w:r>
      <w:r w:rsidRPr="002A559D">
        <w:t xml:space="preserve">&gt; </w:t>
      </w:r>
      <w:r>
        <w:t>Перевалочная база)</w:t>
      </w:r>
      <w:r w:rsidR="007C7B16">
        <w:t>;</w:t>
      </w:r>
    </w:p>
    <w:p w14:paraId="09A8F8A8" w14:textId="7DA0B089" w:rsidR="002A559D" w:rsidRDefault="002A559D" w:rsidP="00A86721">
      <w:pPr>
        <w:ind w:firstLine="709"/>
      </w:pPr>
      <w:r>
        <w:t xml:space="preserve">- </w:t>
      </w:r>
      <w:r w:rsidR="00925F0B">
        <w:t>Перемещение ГСМ между складами Лесосибирск и Назимово</w:t>
      </w:r>
      <w:r w:rsidR="007C7B16">
        <w:t>.</w:t>
      </w:r>
    </w:p>
    <w:p w14:paraId="3B02FB74" w14:textId="065F5155" w:rsidR="00BC65ED" w:rsidDel="004F311A" w:rsidRDefault="007254BE" w:rsidP="00BC65ED">
      <w:pPr>
        <w:ind w:firstLine="709"/>
        <w:rPr>
          <w:del w:id="553" w:author="Олег Владимирович" w:date="2021-03-09T12:59:00Z"/>
        </w:rPr>
      </w:pPr>
      <w:del w:id="554" w:author="Олег Владимирович" w:date="2021-03-09T12:59:00Z">
        <w:r w:rsidDel="004F311A">
          <w:delText>Для просмотра плана выпуска ГП вспомогательного производства и флотоконцентрата Планировщик логистики используется отчет</w:delText>
        </w:r>
        <w:r w:rsidR="00BC65ED" w:rsidDel="004F311A">
          <w:delText xml:space="preserve"> </w:delText>
        </w:r>
        <w:commentRangeStart w:id="555"/>
        <w:commentRangeStart w:id="556"/>
        <w:r w:rsidR="00BC65ED" w:rsidDel="004F311A">
          <w:rPr>
            <w:lang w:val="en-US"/>
          </w:rPr>
          <w:delText>Z</w:delText>
        </w:r>
        <w:r w:rsidR="00BC65ED" w:rsidRPr="00BC65ED" w:rsidDel="004F311A">
          <w:delText>_</w:delText>
        </w:r>
        <w:r w:rsidR="00BC65ED" w:rsidDel="004F311A">
          <w:rPr>
            <w:lang w:val="en-US"/>
          </w:rPr>
          <w:delText>PP</w:delText>
        </w:r>
        <w:r w:rsidR="00BC65ED" w:rsidRPr="00BC65ED" w:rsidDel="004F311A">
          <w:delText xml:space="preserve">04 </w:delText>
        </w:r>
        <w:commentRangeEnd w:id="555"/>
        <w:r w:rsidR="00C85653" w:rsidDel="004F311A">
          <w:rPr>
            <w:rStyle w:val="aff7"/>
          </w:rPr>
          <w:commentReference w:id="555"/>
        </w:r>
      </w:del>
      <w:commentRangeEnd w:id="556"/>
      <w:r w:rsidR="004F311A">
        <w:rPr>
          <w:rStyle w:val="aff7"/>
        </w:rPr>
        <w:commentReference w:id="556"/>
      </w:r>
      <w:del w:id="557" w:author="Олег Владимирович" w:date="2021-03-09T12:59:00Z">
        <w:r w:rsidR="00BC65ED" w:rsidDel="004F311A">
          <w:delText>«Отчет для проверки введенной производственной программы в разные сценарии и оперативной области».</w:delText>
        </w:r>
        <w:r w:rsidDel="004F311A">
          <w:delText xml:space="preserve"> </w:delText>
        </w:r>
        <w:r w:rsidR="008F3323" w:rsidDel="004F311A">
          <w:delText>Заказы</w:delText>
        </w:r>
        <w:r w:rsidDel="004F311A">
          <w:delText xml:space="preserve"> на перемещение с цехового склада на Перевалочную базу</w:delText>
        </w:r>
        <w:r w:rsidR="00351180" w:rsidDel="004F311A">
          <w:delText xml:space="preserve"> формируется в соответствии с планом производства</w:delText>
        </w:r>
        <w:r w:rsidR="00BC65ED" w:rsidDel="004F311A">
          <w:delText>.</w:delText>
        </w:r>
      </w:del>
    </w:p>
    <w:p w14:paraId="29BCD8FC" w14:textId="59A5C510" w:rsidR="00BC65ED" w:rsidRDefault="00BC65ED" w:rsidP="00BC65ED">
      <w:pPr>
        <w:ind w:firstLine="709"/>
      </w:pPr>
      <w:r>
        <w:t xml:space="preserve">Перемещения ГСМ между складами Лесосибирск и Назимово планируется вне системы, </w:t>
      </w:r>
      <w:r w:rsidR="00A94037">
        <w:t>на основании моделей пополнения</w:t>
      </w:r>
      <w:r>
        <w:t>.</w:t>
      </w:r>
    </w:p>
    <w:p w14:paraId="0DB9BF6F" w14:textId="04C81AC2" w:rsidR="00BC65ED" w:rsidRDefault="008F3323" w:rsidP="00BC65ED">
      <w:pPr>
        <w:ind w:firstLine="709"/>
      </w:pPr>
      <w:r>
        <w:t>Заказ</w:t>
      </w:r>
      <w:r w:rsidR="007254BE">
        <w:t xml:space="preserve"> </w:t>
      </w:r>
      <w:r w:rsidR="00BC65ED">
        <w:t xml:space="preserve">на перемещение </w:t>
      </w:r>
      <w:r w:rsidR="007254BE">
        <w:t>долж</w:t>
      </w:r>
      <w:r>
        <w:t>ен быть сформирован как минимум</w:t>
      </w:r>
      <w:r w:rsidR="007254BE">
        <w:t xml:space="preserve"> на квартал вперед, для того чтобы </w:t>
      </w:r>
      <w:r w:rsidR="008100E9">
        <w:t>он</w:t>
      </w:r>
      <w:r w:rsidR="007254BE">
        <w:t xml:space="preserve"> мог быть обработан в</w:t>
      </w:r>
      <w:r w:rsidR="00351180">
        <w:t xml:space="preserve"> рамках единого процесса ресурсного планирования (ресурсный план формируется в </w:t>
      </w:r>
      <w:r w:rsidR="00351180">
        <w:rPr>
          <w:lang w:val="en-US"/>
        </w:rPr>
        <w:t>Excel</w:t>
      </w:r>
      <w:r w:rsidR="00351180" w:rsidRPr="00351180">
        <w:t>).</w:t>
      </w:r>
    </w:p>
    <w:p w14:paraId="0C53558F" w14:textId="6C7B350F" w:rsidR="005F5D1E" w:rsidRDefault="008F3323" w:rsidP="00BC65ED">
      <w:pPr>
        <w:ind w:firstLine="709"/>
      </w:pPr>
      <w:r>
        <w:t>Заказ</w:t>
      </w:r>
      <w:r w:rsidR="005F5D1E">
        <w:t xml:space="preserve"> на перемещение</w:t>
      </w:r>
      <w:r w:rsidR="00033C1E">
        <w:t>,</w:t>
      </w:r>
      <w:r w:rsidR="005F5D1E">
        <w:t xml:space="preserve"> созданн</w:t>
      </w:r>
      <w:r>
        <w:t>ый</w:t>
      </w:r>
      <w:r w:rsidR="005F5D1E">
        <w:t xml:space="preserve"> </w:t>
      </w:r>
      <w:r w:rsidR="00033C1E">
        <w:t>без ссылки на заявку на перемещение,</w:t>
      </w:r>
      <w:r w:rsidR="005F5D1E">
        <w:t xml:space="preserve"> обрабатывается далее в том же порядке, что и </w:t>
      </w:r>
      <w:r>
        <w:t>заказ</w:t>
      </w:r>
      <w:r w:rsidR="005F5D1E">
        <w:t xml:space="preserve"> на перемещение </w:t>
      </w:r>
      <w:r>
        <w:t>созданный на основании заявки на перемещение</w:t>
      </w:r>
      <w:r w:rsidR="005F5D1E">
        <w:t>.</w:t>
      </w:r>
    </w:p>
    <w:p w14:paraId="0F794084" w14:textId="22127456" w:rsidR="00351180" w:rsidRDefault="00351180" w:rsidP="00351180">
      <w:pPr>
        <w:ind w:firstLine="709"/>
      </w:pPr>
      <w:r>
        <w:t xml:space="preserve">Для создания </w:t>
      </w:r>
      <w:r w:rsidR="008F3323">
        <w:t>заказа</w:t>
      </w:r>
      <w:r>
        <w:t xml:space="preserve"> используется транзакция </w:t>
      </w:r>
      <w:r>
        <w:rPr>
          <w:lang w:val="en-US"/>
        </w:rPr>
        <w:t>ME</w:t>
      </w:r>
      <w:r w:rsidR="008F3323">
        <w:t>2</w:t>
      </w:r>
      <w:r w:rsidRPr="00351180">
        <w:t>1</w:t>
      </w:r>
      <w:r>
        <w:rPr>
          <w:lang w:val="en-US"/>
        </w:rPr>
        <w:t>N</w:t>
      </w:r>
      <w:r w:rsidRPr="00351180">
        <w:t xml:space="preserve">. </w:t>
      </w:r>
      <w:r>
        <w:t>В за</w:t>
      </w:r>
      <w:r w:rsidR="008F3323">
        <w:t>каз</w:t>
      </w:r>
      <w:r>
        <w:t>е указывается ЕК МТР продукции, период перемещения (месяц</w:t>
      </w:r>
      <w:r w:rsidR="008F3323">
        <w:t>/неделя</w:t>
      </w:r>
      <w:r>
        <w:t xml:space="preserve">), </w:t>
      </w:r>
      <w:r w:rsidR="00BC65ED">
        <w:t>завод/склад-отправитель, завод/склад-получатель</w:t>
      </w:r>
      <w:r>
        <w:t xml:space="preserve"> и </w:t>
      </w:r>
      <w:r w:rsidR="00BC65ED">
        <w:t>объем перевозки.</w:t>
      </w:r>
    </w:p>
    <w:p w14:paraId="1C76BAAF" w14:textId="77777777" w:rsidR="00BB610C" w:rsidRDefault="00BB610C" w:rsidP="00A86721">
      <w:pPr>
        <w:ind w:firstLine="709"/>
      </w:pPr>
    </w:p>
    <w:p w14:paraId="43D40259" w14:textId="7E9D9B2F" w:rsidR="004940B7" w:rsidRDefault="004940B7" w:rsidP="004940B7">
      <w:pPr>
        <w:ind w:firstLine="709"/>
        <w:jc w:val="right"/>
      </w:pPr>
      <w:r w:rsidRPr="00916FAB">
        <w:rPr>
          <w:rFonts w:cs="Arial"/>
          <w:b/>
          <w:sz w:val="22"/>
        </w:rPr>
        <w:t xml:space="preserve">Таблица </w:t>
      </w:r>
      <w:r>
        <w:rPr>
          <w:rFonts w:cs="Arial"/>
          <w:b/>
          <w:sz w:val="22"/>
        </w:rPr>
        <w:t>16</w:t>
      </w:r>
      <w:r w:rsidRPr="00916FAB">
        <w:rPr>
          <w:rFonts w:cs="Arial"/>
          <w:b/>
          <w:sz w:val="22"/>
        </w:rPr>
        <w:t xml:space="preserve">. Описание </w:t>
      </w:r>
      <w:r>
        <w:rPr>
          <w:rFonts w:cs="Arial"/>
          <w:b/>
          <w:sz w:val="22"/>
        </w:rPr>
        <w:t xml:space="preserve">шага «Создание </w:t>
      </w:r>
      <w:r w:rsidR="008F3323">
        <w:rPr>
          <w:rFonts w:cs="Arial"/>
          <w:b/>
          <w:sz w:val="22"/>
        </w:rPr>
        <w:t>заказа</w:t>
      </w:r>
      <w:r>
        <w:rPr>
          <w:rFonts w:cs="Arial"/>
          <w:b/>
          <w:sz w:val="22"/>
        </w:rPr>
        <w:t xml:space="preserve"> на перемещение»</w:t>
      </w:r>
    </w:p>
    <w:p w14:paraId="265D1141" w14:textId="4C449CBE" w:rsidR="004940B7" w:rsidRDefault="004940B7" w:rsidP="00A8672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590"/>
        <w:gridCol w:w="2268"/>
        <w:gridCol w:w="1417"/>
        <w:gridCol w:w="2126"/>
        <w:gridCol w:w="1418"/>
        <w:gridCol w:w="1417"/>
      </w:tblGrid>
      <w:tr w:rsidR="004940B7" w:rsidRPr="004940B7" w14:paraId="6564E8C4" w14:textId="77777777" w:rsidTr="004940B7">
        <w:trPr>
          <w:trHeight w:val="370"/>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259B70C6"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Номер шага</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574223A3"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Предпосылки</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1F5DF78A"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Транзакция</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72EE1C02"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33B55F61"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Результат</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5018E062"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Бизнес-роль</w:t>
            </w:r>
          </w:p>
        </w:tc>
      </w:tr>
      <w:tr w:rsidR="004940B7" w:rsidRPr="004940B7" w14:paraId="2F3510C2" w14:textId="77777777" w:rsidTr="004940B7">
        <w:trPr>
          <w:trHeight w:val="528"/>
        </w:trPr>
        <w:tc>
          <w:tcPr>
            <w:tcW w:w="1590" w:type="dxa"/>
            <w:tcBorders>
              <w:top w:val="single" w:sz="6" w:space="0" w:color="auto"/>
              <w:left w:val="single" w:sz="6" w:space="0" w:color="auto"/>
              <w:bottom w:val="single" w:sz="6" w:space="0" w:color="auto"/>
              <w:right w:val="single" w:sz="6" w:space="0" w:color="auto"/>
            </w:tcBorders>
          </w:tcPr>
          <w:p w14:paraId="6B4286E2" w14:textId="23A41CF9" w:rsidR="004940B7" w:rsidRPr="004940B7" w:rsidRDefault="004E13A3" w:rsidP="004940B7">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4940B7" w:rsidRPr="004940B7">
              <w:rPr>
                <w:rFonts w:eastAsiaTheme="minorHAnsi" w:cs="Arial"/>
                <w:color w:val="000000"/>
                <w:sz w:val="20"/>
                <w:szCs w:val="20"/>
              </w:rPr>
              <w:t>10.07.02.015</w:t>
            </w:r>
          </w:p>
        </w:tc>
        <w:tc>
          <w:tcPr>
            <w:tcW w:w="2268" w:type="dxa"/>
            <w:tcBorders>
              <w:top w:val="single" w:sz="6" w:space="0" w:color="auto"/>
              <w:left w:val="single" w:sz="6" w:space="0" w:color="auto"/>
              <w:bottom w:val="single" w:sz="6" w:space="0" w:color="auto"/>
              <w:right w:val="single" w:sz="6" w:space="0" w:color="auto"/>
            </w:tcBorders>
          </w:tcPr>
          <w:p w14:paraId="723D8A94"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Объемы в недельно-суточном периоде заведены</w:t>
            </w:r>
          </w:p>
          <w:p w14:paraId="3DFA40FC"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Объемы горной добычи и переработки для ПЗТГ заведены</w:t>
            </w:r>
          </w:p>
          <w:p w14:paraId="449BC8B5"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Объемы производства на месяц заведены</w:t>
            </w:r>
          </w:p>
          <w:p w14:paraId="276F9455"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 xml:space="preserve">Объемы производства загружены </w:t>
            </w:r>
          </w:p>
        </w:tc>
        <w:tc>
          <w:tcPr>
            <w:tcW w:w="1417" w:type="dxa"/>
            <w:tcBorders>
              <w:top w:val="single" w:sz="6" w:space="0" w:color="auto"/>
              <w:left w:val="single" w:sz="6" w:space="0" w:color="auto"/>
              <w:bottom w:val="single" w:sz="6" w:space="0" w:color="auto"/>
              <w:right w:val="single" w:sz="6" w:space="0" w:color="auto"/>
            </w:tcBorders>
          </w:tcPr>
          <w:p w14:paraId="7E9A4CC7" w14:textId="6C19D6D4" w:rsidR="004940B7" w:rsidRPr="004940B7" w:rsidRDefault="004940B7" w:rsidP="008F3323">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ME</w:t>
            </w:r>
            <w:r w:rsidR="008F3323">
              <w:rPr>
                <w:rFonts w:eastAsiaTheme="minorHAnsi" w:cs="Arial"/>
                <w:color w:val="000000"/>
                <w:sz w:val="20"/>
                <w:szCs w:val="20"/>
              </w:rPr>
              <w:t>2</w:t>
            </w:r>
            <w:r w:rsidRPr="004940B7">
              <w:rPr>
                <w:rFonts w:eastAsiaTheme="minorHAnsi" w:cs="Arial"/>
                <w:color w:val="000000"/>
                <w:sz w:val="20"/>
                <w:szCs w:val="20"/>
              </w:rPr>
              <w:t xml:space="preserve">1N Создание </w:t>
            </w:r>
            <w:r w:rsidR="008F3323">
              <w:rPr>
                <w:rFonts w:eastAsiaTheme="minorHAnsi" w:cs="Arial"/>
                <w:color w:val="000000"/>
                <w:sz w:val="20"/>
                <w:szCs w:val="20"/>
              </w:rPr>
              <w:t>заказа</w:t>
            </w:r>
          </w:p>
        </w:tc>
        <w:tc>
          <w:tcPr>
            <w:tcW w:w="2126" w:type="dxa"/>
            <w:tcBorders>
              <w:top w:val="single" w:sz="6" w:space="0" w:color="auto"/>
              <w:left w:val="single" w:sz="6" w:space="0" w:color="auto"/>
              <w:bottom w:val="single" w:sz="6" w:space="0" w:color="auto"/>
              <w:right w:val="single" w:sz="6" w:space="0" w:color="auto"/>
            </w:tcBorders>
          </w:tcPr>
          <w:p w14:paraId="00806E93"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Плановые объемы вспомогательного добычного производства (плановые заказы)</w:t>
            </w:r>
          </w:p>
          <w:p w14:paraId="5A1EAFAE"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Плановые объемы первичной переработки руды (плановые заказы)</w:t>
            </w:r>
          </w:p>
          <w:p w14:paraId="66467B7A"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Плановые объемы горной добычи (плановые заказы)</w:t>
            </w:r>
          </w:p>
        </w:tc>
        <w:tc>
          <w:tcPr>
            <w:tcW w:w="1418" w:type="dxa"/>
            <w:tcBorders>
              <w:top w:val="single" w:sz="6" w:space="0" w:color="auto"/>
              <w:left w:val="single" w:sz="6" w:space="0" w:color="auto"/>
              <w:bottom w:val="single" w:sz="6" w:space="0" w:color="auto"/>
              <w:right w:val="single" w:sz="6" w:space="0" w:color="auto"/>
            </w:tcBorders>
          </w:tcPr>
          <w:p w14:paraId="38FBF7C0" w14:textId="215D6EB3" w:rsidR="004940B7" w:rsidRPr="004940B7" w:rsidRDefault="008F3323" w:rsidP="004940B7">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Заказ</w:t>
            </w:r>
            <w:r w:rsidR="004940B7" w:rsidRPr="004940B7">
              <w:rPr>
                <w:rFonts w:eastAsiaTheme="minorHAnsi" w:cs="Arial"/>
                <w:color w:val="000000"/>
                <w:sz w:val="20"/>
                <w:szCs w:val="20"/>
              </w:rPr>
              <w:t xml:space="preserve"> на перемещение</w:t>
            </w:r>
          </w:p>
        </w:tc>
        <w:tc>
          <w:tcPr>
            <w:tcW w:w="1417" w:type="dxa"/>
            <w:tcBorders>
              <w:top w:val="single" w:sz="6" w:space="0" w:color="auto"/>
              <w:left w:val="single" w:sz="6" w:space="0" w:color="auto"/>
              <w:bottom w:val="single" w:sz="6" w:space="0" w:color="auto"/>
              <w:right w:val="single" w:sz="6" w:space="0" w:color="auto"/>
            </w:tcBorders>
          </w:tcPr>
          <w:p w14:paraId="355C40F7" w14:textId="710B1A16" w:rsidR="004940B7" w:rsidRPr="004940B7" w:rsidRDefault="004940B7" w:rsidP="004940B7">
            <w:pPr>
              <w:autoSpaceDE w:val="0"/>
              <w:autoSpaceDN w:val="0"/>
              <w:adjustRightInd w:val="0"/>
              <w:jc w:val="left"/>
              <w:rPr>
                <w:rFonts w:eastAsiaTheme="minorHAnsi" w:cs="Arial"/>
                <w:color w:val="000000"/>
                <w:sz w:val="20"/>
                <w:szCs w:val="20"/>
              </w:rPr>
            </w:pPr>
            <w:del w:id="558" w:author="Кращенко Олег Владимирович (Подрядчик. ООО БерингПойнт)" w:date="2020-04-23T15:21:00Z">
              <w:r w:rsidRPr="004940B7" w:rsidDel="000C41EC">
                <w:rPr>
                  <w:rFonts w:eastAsiaTheme="minorHAnsi" w:cs="Arial"/>
                  <w:color w:val="000000"/>
                  <w:sz w:val="20"/>
                  <w:szCs w:val="20"/>
                </w:rPr>
                <w:delText>Планировщик логистики СП</w:delText>
              </w:r>
            </w:del>
            <w:ins w:id="559"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ins w:id="560" w:author="TukhbatovRN" w:date="2021-04-06T19:24:00Z">
              <w:r w:rsidR="003B1871">
                <w:rPr>
                  <w:rFonts w:eastAsiaTheme="minorHAnsi" w:cs="Arial"/>
                  <w:color w:val="000000"/>
                  <w:sz w:val="20"/>
                  <w:szCs w:val="20"/>
                </w:rPr>
                <w:t>/Планировщик перемещений ЦС</w:t>
              </w:r>
            </w:ins>
          </w:p>
        </w:tc>
      </w:tr>
    </w:tbl>
    <w:p w14:paraId="27F7109A" w14:textId="77777777" w:rsidR="004940B7" w:rsidRDefault="004940B7" w:rsidP="00A86721">
      <w:pPr>
        <w:ind w:firstLine="709"/>
      </w:pPr>
    </w:p>
    <w:p w14:paraId="6846E6D0" w14:textId="77777777" w:rsidR="004A4A37" w:rsidRDefault="004A4A37" w:rsidP="00A86721">
      <w:pPr>
        <w:ind w:firstLine="709"/>
      </w:pPr>
    </w:p>
    <w:p w14:paraId="01780E7B" w14:textId="22FF15DB"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20</w:t>
      </w:r>
      <w:r w:rsidR="00A86721" w:rsidRPr="0090243D">
        <w:t xml:space="preserve"> </w:t>
      </w:r>
      <w:bookmarkStart w:id="561" w:name="_Hlk517980109"/>
      <w:r w:rsidR="00072B2C">
        <w:t xml:space="preserve">– </w:t>
      </w:r>
      <w:r w:rsidR="00A86721">
        <w:t xml:space="preserve">Формирование </w:t>
      </w:r>
      <w:bookmarkStart w:id="562" w:name="_Hlk518050267"/>
      <w:r w:rsidR="00A86721">
        <w:t>дол</w:t>
      </w:r>
      <w:r w:rsidR="00A86721" w:rsidRPr="00116CAB">
        <w:t>госрочного объемного плана грузоперевозок</w:t>
      </w:r>
      <w:bookmarkEnd w:id="561"/>
      <w:bookmarkEnd w:id="562"/>
    </w:p>
    <w:p w14:paraId="75D040B3" w14:textId="77777777" w:rsidR="00A86721" w:rsidRDefault="00A86721" w:rsidP="00A86721">
      <w:pPr>
        <w:rPr>
          <w:rFonts w:eastAsiaTheme="majorEastAsia"/>
        </w:rPr>
      </w:pPr>
    </w:p>
    <w:p w14:paraId="6EE543B2" w14:textId="35C210C5" w:rsidR="008E630C" w:rsidRDefault="008E630C" w:rsidP="008E630C">
      <w:pPr>
        <w:ind w:firstLine="709"/>
      </w:pPr>
      <w:r>
        <w:t xml:space="preserve">Планировщик логистики формирует долгосрочный объемный план грузоперевозок на основании заявок на перемещение, заявок на закупку, сформированных автоматически процедурой ППМ, заказов на перемещение сформированных вручную (см. </w:t>
      </w:r>
      <w:r w:rsidRPr="002F1C99">
        <w:t>п.5.2.1.3</w:t>
      </w:r>
      <w:r>
        <w:t>).</w:t>
      </w:r>
    </w:p>
    <w:p w14:paraId="6C62F6AD" w14:textId="77777777" w:rsidR="008E630C" w:rsidRDefault="008E630C" w:rsidP="008E630C">
      <w:pPr>
        <w:ind w:firstLine="709"/>
      </w:pPr>
      <w:r>
        <w:lastRenderedPageBreak/>
        <w:t>Особенностью долгосрочного плана грузоперевозок является гибкость данного плана. Данный план автоматически корректируется с каждым прогоном процедуры ППМ и адаптируется в соответствии с актуальной ситуацией по запасам и потребности.</w:t>
      </w:r>
    </w:p>
    <w:p w14:paraId="2B9E4428" w14:textId="77777777" w:rsidR="008E630C" w:rsidRDefault="008E630C" w:rsidP="008E630C">
      <w:pPr>
        <w:ind w:firstLine="709"/>
      </w:pPr>
      <w:r>
        <w:t>Предусматривается возможность фиксации данного плана путем выгрузки соответствующей версии в SAP BI. Фиксация выполняется при годовом планировании, а также при ежеквартальных прогнозах.</w:t>
      </w:r>
    </w:p>
    <w:p w14:paraId="71A98F5D" w14:textId="77777777" w:rsidR="008E630C" w:rsidRDefault="008E630C" w:rsidP="008E630C">
      <w:pPr>
        <w:ind w:firstLine="709"/>
      </w:pPr>
    </w:p>
    <w:p w14:paraId="5ACC4576" w14:textId="788DC19D" w:rsidR="00842C97" w:rsidRDefault="008E630C" w:rsidP="008E630C">
      <w:pPr>
        <w:ind w:firstLine="709"/>
      </w:pPr>
      <w:r>
        <w:t>Долгосрочный объемный план грузоперевозок формируется с разбивкой по месяцам в следующем формате:</w:t>
      </w:r>
    </w:p>
    <w:p w14:paraId="694E0FBE" w14:textId="77777777" w:rsidR="008E630C" w:rsidRDefault="008E630C" w:rsidP="008E630C">
      <w:pPr>
        <w:pStyle w:val="afc"/>
        <w:numPr>
          <w:ilvl w:val="0"/>
          <w:numId w:val="87"/>
        </w:numPr>
        <w:ind w:left="1068"/>
      </w:pPr>
      <w:r w:rsidRPr="00C36C99">
        <w:t>БЕ-Заказчик</w:t>
      </w:r>
    </w:p>
    <w:p w14:paraId="72BEE2DB" w14:textId="77777777" w:rsidR="008E630C" w:rsidRPr="00C36C99" w:rsidRDefault="008E630C" w:rsidP="008E630C">
      <w:pPr>
        <w:pStyle w:val="afc"/>
        <w:numPr>
          <w:ilvl w:val="0"/>
          <w:numId w:val="87"/>
        </w:numPr>
        <w:ind w:left="1068"/>
      </w:pPr>
      <w:r>
        <w:t>Период</w:t>
      </w:r>
    </w:p>
    <w:p w14:paraId="2011EEE9" w14:textId="77777777" w:rsidR="008E630C" w:rsidRPr="00C36C99" w:rsidRDefault="008E630C" w:rsidP="008E630C">
      <w:pPr>
        <w:pStyle w:val="afc"/>
        <w:numPr>
          <w:ilvl w:val="0"/>
          <w:numId w:val="87"/>
        </w:numPr>
        <w:ind w:left="1068"/>
      </w:pPr>
      <w:r w:rsidRPr="00C36C99">
        <w:t>Маршрут</w:t>
      </w:r>
    </w:p>
    <w:p w14:paraId="6B072427" w14:textId="77777777" w:rsidR="008E630C" w:rsidRPr="00C36C99" w:rsidRDefault="008E630C" w:rsidP="008E630C">
      <w:pPr>
        <w:pStyle w:val="afc"/>
        <w:numPr>
          <w:ilvl w:val="0"/>
          <w:numId w:val="87"/>
        </w:numPr>
        <w:ind w:left="1068"/>
      </w:pPr>
      <w:r w:rsidRPr="00C36C99">
        <w:t>Расстояние (справочные данные Маршрута)</w:t>
      </w:r>
    </w:p>
    <w:p w14:paraId="0C02DF43" w14:textId="77777777" w:rsidR="008E630C" w:rsidRDefault="008E630C" w:rsidP="008E630C">
      <w:pPr>
        <w:pStyle w:val="afc"/>
        <w:numPr>
          <w:ilvl w:val="0"/>
          <w:numId w:val="87"/>
        </w:numPr>
        <w:ind w:left="1068"/>
      </w:pPr>
      <w:r w:rsidRPr="00C36C99">
        <w:t>ЕК МТР</w:t>
      </w:r>
    </w:p>
    <w:p w14:paraId="653BC0D0" w14:textId="77777777" w:rsidR="008E630C" w:rsidRPr="00C36C99" w:rsidRDefault="008E630C" w:rsidP="008E630C">
      <w:pPr>
        <w:pStyle w:val="afc"/>
        <w:numPr>
          <w:ilvl w:val="0"/>
          <w:numId w:val="87"/>
        </w:numPr>
        <w:ind w:left="1068"/>
      </w:pPr>
      <w:r>
        <w:t>Тип ТС (Самосвал, Автоцистерна и прочее) – определяется на основании условия отгрузки МТР</w:t>
      </w:r>
    </w:p>
    <w:p w14:paraId="4060E399" w14:textId="0974F953" w:rsidR="008E630C" w:rsidRDefault="008E630C" w:rsidP="008E630C">
      <w:pPr>
        <w:pStyle w:val="afc"/>
        <w:numPr>
          <w:ilvl w:val="0"/>
          <w:numId w:val="87"/>
        </w:numPr>
        <w:ind w:left="1068"/>
        <w:rPr>
          <w:ins w:id="563" w:author="Tukhbatov Ruslan" w:date="2020-04-21T05:01:00Z"/>
        </w:rPr>
      </w:pPr>
      <w:r w:rsidRPr="00C36C99">
        <w:t>Номенклатура МТР (АСКБ) – определяется из карточки МТР</w:t>
      </w:r>
    </w:p>
    <w:p w14:paraId="678DAC42" w14:textId="416BD028" w:rsidR="00A21140" w:rsidRPr="00C36C99" w:rsidRDefault="00A21140" w:rsidP="008E630C">
      <w:pPr>
        <w:pStyle w:val="afc"/>
        <w:numPr>
          <w:ilvl w:val="0"/>
          <w:numId w:val="87"/>
        </w:numPr>
        <w:ind w:left="1068"/>
      </w:pPr>
      <w:ins w:id="564" w:author="Tukhbatov Ruslan" w:date="2020-04-21T05:01:00Z">
        <w:r>
          <w:t>Вид груза</w:t>
        </w:r>
      </w:ins>
    </w:p>
    <w:p w14:paraId="60083DF8" w14:textId="77777777" w:rsidR="008E630C" w:rsidRPr="00C36C99" w:rsidRDefault="008E630C" w:rsidP="008E630C">
      <w:pPr>
        <w:pStyle w:val="afc"/>
        <w:numPr>
          <w:ilvl w:val="0"/>
          <w:numId w:val="87"/>
        </w:numPr>
        <w:ind w:left="1068"/>
      </w:pPr>
      <w:r w:rsidRPr="00C36C99">
        <w:t>Вес (для не весовых МТР требуется ве</w:t>
      </w:r>
      <w:r>
        <w:t>д</w:t>
      </w:r>
      <w:r w:rsidRPr="00C36C99">
        <w:t>ение ВГХ в карточке МТР)</w:t>
      </w:r>
    </w:p>
    <w:p w14:paraId="373E47AF" w14:textId="77777777" w:rsidR="008E630C" w:rsidRPr="00C36C99" w:rsidRDefault="008E630C" w:rsidP="008E630C">
      <w:pPr>
        <w:pStyle w:val="afc"/>
        <w:numPr>
          <w:ilvl w:val="0"/>
          <w:numId w:val="87"/>
        </w:numPr>
        <w:ind w:left="1068"/>
      </w:pPr>
      <w:r w:rsidRPr="00C36C99">
        <w:t>Грузооборот = Вес * Расстояние</w:t>
      </w:r>
    </w:p>
    <w:p w14:paraId="7705A9BE" w14:textId="77777777" w:rsidR="008E630C" w:rsidRDefault="008E630C" w:rsidP="008E630C">
      <w:pPr>
        <w:ind w:firstLine="709"/>
      </w:pPr>
      <w:r>
        <w:t>Полный набор аналитик приведен в альбоме отчетных форм по направлению МТО (подробнее см. в ERP.5.1.19_КД_Отчетность по направлению МТО).</w:t>
      </w:r>
    </w:p>
    <w:p w14:paraId="2F4DDFA7" w14:textId="77777777" w:rsidR="008E630C" w:rsidRDefault="008E630C" w:rsidP="008E630C">
      <w:pPr>
        <w:ind w:firstLine="709"/>
      </w:pPr>
      <w:r>
        <w:t>При необходимости данный план может детализироваться до Кода МТР, а также до позиции системного документа SAP (Заявка, Заказ, Поставка).</w:t>
      </w:r>
    </w:p>
    <w:p w14:paraId="5989C66F" w14:textId="77777777" w:rsidR="008E630C" w:rsidRDefault="008E630C" w:rsidP="008E630C">
      <w:pPr>
        <w:ind w:firstLine="709"/>
      </w:pPr>
      <w:r>
        <w:t>Для анализа объемов Заявок на перемещение предусматривается формирование объемного плана. Данный план формируется в системе SAP BI через отчет на базе гибкой аналитической матрицы «Складская и Транспортная логистика». Данный отчет предоставляется данные об запрошенных объемах перевозок в разрезе Кодов ЕК МТР, Складов и Маршрутов.</w:t>
      </w:r>
    </w:p>
    <w:p w14:paraId="6B50D053" w14:textId="158E7614" w:rsidR="008E630C" w:rsidRDefault="008E630C" w:rsidP="008E630C">
      <w:pPr>
        <w:ind w:firstLine="709"/>
      </w:pPr>
      <w:r>
        <w:t>Для формирования плана используется инструмент аналитической отчетности SAP Analysis, который предусматривает вывод данного плана в Excel.</w:t>
      </w:r>
    </w:p>
    <w:p w14:paraId="3925AFC7" w14:textId="77777777" w:rsidR="00E4669D" w:rsidRPr="00E53BBF" w:rsidRDefault="00E4669D" w:rsidP="00A86721">
      <w:pPr>
        <w:ind w:firstLine="709"/>
      </w:pPr>
    </w:p>
    <w:p w14:paraId="424E2FD1" w14:textId="1F098D07" w:rsidR="004940B7" w:rsidRDefault="004940B7" w:rsidP="004940B7">
      <w:pPr>
        <w:ind w:firstLine="709"/>
        <w:jc w:val="right"/>
      </w:pPr>
      <w:r w:rsidRPr="00916FAB">
        <w:rPr>
          <w:rFonts w:cs="Arial"/>
          <w:b/>
          <w:sz w:val="22"/>
        </w:rPr>
        <w:t xml:space="preserve">Таблица </w:t>
      </w:r>
      <w:r>
        <w:rPr>
          <w:rFonts w:cs="Arial"/>
          <w:b/>
          <w:sz w:val="22"/>
        </w:rPr>
        <w:t>17</w:t>
      </w:r>
      <w:r w:rsidRPr="00916FAB">
        <w:rPr>
          <w:rFonts w:cs="Arial"/>
          <w:b/>
          <w:sz w:val="22"/>
        </w:rPr>
        <w:t xml:space="preserve">. Описание </w:t>
      </w:r>
      <w:r>
        <w:rPr>
          <w:rFonts w:cs="Arial"/>
          <w:b/>
          <w:sz w:val="22"/>
        </w:rPr>
        <w:t>шага «Формирование долгосрочного объемного плана грузоперевозок»</w:t>
      </w:r>
    </w:p>
    <w:p w14:paraId="78E25CA4" w14:textId="54D155FD" w:rsidR="004940B7" w:rsidRDefault="004940B7" w:rsidP="00A8672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590"/>
        <w:gridCol w:w="2268"/>
        <w:gridCol w:w="1027"/>
        <w:gridCol w:w="2091"/>
        <w:gridCol w:w="1701"/>
        <w:gridCol w:w="1559"/>
      </w:tblGrid>
      <w:tr w:rsidR="004940B7" w:rsidRPr="004940B7" w14:paraId="7B54E03C" w14:textId="77777777" w:rsidTr="004E13A3">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15C21336"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Номер шага</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5167C3B3"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Предпосылки</w:t>
            </w:r>
          </w:p>
        </w:tc>
        <w:tc>
          <w:tcPr>
            <w:tcW w:w="1027" w:type="dxa"/>
            <w:tcBorders>
              <w:top w:val="single" w:sz="6" w:space="0" w:color="auto"/>
              <w:left w:val="single" w:sz="6" w:space="0" w:color="auto"/>
              <w:bottom w:val="single" w:sz="6" w:space="0" w:color="auto"/>
              <w:right w:val="single" w:sz="6" w:space="0" w:color="auto"/>
            </w:tcBorders>
            <w:shd w:val="solid" w:color="FFCC00" w:fill="auto"/>
          </w:tcPr>
          <w:p w14:paraId="14CB9601"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Транзакция</w:t>
            </w:r>
          </w:p>
        </w:tc>
        <w:tc>
          <w:tcPr>
            <w:tcW w:w="2091" w:type="dxa"/>
            <w:tcBorders>
              <w:top w:val="single" w:sz="6" w:space="0" w:color="auto"/>
              <w:left w:val="single" w:sz="6" w:space="0" w:color="auto"/>
              <w:bottom w:val="single" w:sz="6" w:space="0" w:color="auto"/>
              <w:right w:val="single" w:sz="6" w:space="0" w:color="auto"/>
            </w:tcBorders>
            <w:shd w:val="solid" w:color="FFCC00" w:fill="auto"/>
          </w:tcPr>
          <w:p w14:paraId="61464E06"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Вход</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612C15B8"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734A1001" w14:textId="77777777" w:rsidR="004940B7" w:rsidRPr="004940B7" w:rsidRDefault="004940B7" w:rsidP="004940B7">
            <w:pPr>
              <w:autoSpaceDE w:val="0"/>
              <w:autoSpaceDN w:val="0"/>
              <w:adjustRightInd w:val="0"/>
              <w:jc w:val="center"/>
              <w:rPr>
                <w:rFonts w:eastAsiaTheme="minorHAnsi" w:cs="Arial"/>
                <w:b/>
                <w:bCs/>
                <w:color w:val="000000"/>
                <w:sz w:val="20"/>
                <w:szCs w:val="20"/>
              </w:rPr>
            </w:pPr>
            <w:r w:rsidRPr="004940B7">
              <w:rPr>
                <w:rFonts w:eastAsiaTheme="minorHAnsi" w:cs="Arial"/>
                <w:b/>
                <w:bCs/>
                <w:color w:val="000000"/>
                <w:sz w:val="20"/>
                <w:szCs w:val="20"/>
              </w:rPr>
              <w:t>Бизнес-роль</w:t>
            </w:r>
          </w:p>
        </w:tc>
      </w:tr>
      <w:tr w:rsidR="004940B7" w:rsidRPr="004940B7" w14:paraId="05CEC88C" w14:textId="77777777" w:rsidTr="004E13A3">
        <w:trPr>
          <w:trHeight w:val="398"/>
        </w:trPr>
        <w:tc>
          <w:tcPr>
            <w:tcW w:w="1590" w:type="dxa"/>
            <w:tcBorders>
              <w:top w:val="single" w:sz="6" w:space="0" w:color="auto"/>
              <w:left w:val="single" w:sz="6" w:space="0" w:color="auto"/>
              <w:bottom w:val="single" w:sz="6" w:space="0" w:color="auto"/>
              <w:right w:val="single" w:sz="6" w:space="0" w:color="auto"/>
            </w:tcBorders>
          </w:tcPr>
          <w:p w14:paraId="022B50F7" w14:textId="5806042B" w:rsidR="004940B7" w:rsidRPr="004940B7" w:rsidRDefault="004E13A3" w:rsidP="004940B7">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4940B7" w:rsidRPr="004940B7">
              <w:rPr>
                <w:rFonts w:eastAsiaTheme="minorHAnsi" w:cs="Arial"/>
                <w:color w:val="000000"/>
                <w:sz w:val="20"/>
                <w:szCs w:val="20"/>
              </w:rPr>
              <w:t>10.07.02.020</w:t>
            </w:r>
          </w:p>
        </w:tc>
        <w:tc>
          <w:tcPr>
            <w:tcW w:w="2268" w:type="dxa"/>
            <w:tcBorders>
              <w:top w:val="single" w:sz="6" w:space="0" w:color="auto"/>
              <w:left w:val="single" w:sz="6" w:space="0" w:color="auto"/>
              <w:bottom w:val="single" w:sz="6" w:space="0" w:color="auto"/>
              <w:right w:val="single" w:sz="6" w:space="0" w:color="auto"/>
            </w:tcBorders>
          </w:tcPr>
          <w:p w14:paraId="52CDCE40"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Корректировка плана перемещений не требуется</w:t>
            </w:r>
          </w:p>
          <w:p w14:paraId="3C6E41C6"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Согласована спецификация или разовый договор реализации</w:t>
            </w:r>
          </w:p>
        </w:tc>
        <w:tc>
          <w:tcPr>
            <w:tcW w:w="1027" w:type="dxa"/>
            <w:tcBorders>
              <w:top w:val="single" w:sz="6" w:space="0" w:color="auto"/>
              <w:left w:val="single" w:sz="6" w:space="0" w:color="auto"/>
              <w:bottom w:val="single" w:sz="6" w:space="0" w:color="auto"/>
              <w:right w:val="single" w:sz="6" w:space="0" w:color="auto"/>
            </w:tcBorders>
          </w:tcPr>
          <w:p w14:paraId="6CDE0F36" w14:textId="0C1188F9" w:rsidR="004940B7" w:rsidRPr="004940B7" w:rsidRDefault="00D2481E" w:rsidP="004940B7">
            <w:pPr>
              <w:autoSpaceDE w:val="0"/>
              <w:autoSpaceDN w:val="0"/>
              <w:adjustRightInd w:val="0"/>
              <w:jc w:val="left"/>
              <w:rPr>
                <w:rFonts w:eastAsiaTheme="minorHAnsi" w:cs="Arial"/>
                <w:color w:val="000000"/>
                <w:sz w:val="20"/>
                <w:szCs w:val="20"/>
              </w:rPr>
            </w:pPr>
            <w:r>
              <w:rPr>
                <w:rFonts w:eastAsiaTheme="minorHAnsi" w:cs="Arial"/>
                <w:color w:val="000000"/>
                <w:sz w:val="20"/>
                <w:szCs w:val="20"/>
              </w:rPr>
              <w:t xml:space="preserve">Аналитический отчет </w:t>
            </w:r>
            <w:r>
              <w:rPr>
                <w:rFonts w:eastAsiaTheme="minorHAnsi" w:cs="Arial"/>
                <w:color w:val="000000"/>
                <w:sz w:val="20"/>
                <w:szCs w:val="20"/>
                <w:lang w:val="en-US"/>
              </w:rPr>
              <w:t>BI</w:t>
            </w:r>
          </w:p>
        </w:tc>
        <w:tc>
          <w:tcPr>
            <w:tcW w:w="2091" w:type="dxa"/>
            <w:tcBorders>
              <w:top w:val="single" w:sz="6" w:space="0" w:color="auto"/>
              <w:left w:val="single" w:sz="6" w:space="0" w:color="auto"/>
              <w:bottom w:val="single" w:sz="6" w:space="0" w:color="auto"/>
              <w:right w:val="single" w:sz="6" w:space="0" w:color="auto"/>
            </w:tcBorders>
          </w:tcPr>
          <w:p w14:paraId="1DFA72FF"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Заявка на перемещение нормируемых МТР</w:t>
            </w:r>
          </w:p>
          <w:p w14:paraId="2C1A552A"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Заявка на перемещение</w:t>
            </w:r>
          </w:p>
          <w:p w14:paraId="0941EC66"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Заявка на закупку МТР</w:t>
            </w:r>
          </w:p>
          <w:p w14:paraId="4116CB1D"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Спецификация или разовый договор на реализацию</w:t>
            </w:r>
          </w:p>
        </w:tc>
        <w:tc>
          <w:tcPr>
            <w:tcW w:w="1701" w:type="dxa"/>
            <w:tcBorders>
              <w:top w:val="single" w:sz="6" w:space="0" w:color="auto"/>
              <w:left w:val="single" w:sz="6" w:space="0" w:color="auto"/>
              <w:bottom w:val="single" w:sz="6" w:space="0" w:color="auto"/>
              <w:right w:val="single" w:sz="6" w:space="0" w:color="auto"/>
            </w:tcBorders>
          </w:tcPr>
          <w:p w14:paraId="227AEB02" w14:textId="77777777" w:rsidR="004940B7" w:rsidRPr="004940B7" w:rsidRDefault="004940B7" w:rsidP="004940B7">
            <w:pPr>
              <w:autoSpaceDE w:val="0"/>
              <w:autoSpaceDN w:val="0"/>
              <w:adjustRightInd w:val="0"/>
              <w:jc w:val="left"/>
              <w:rPr>
                <w:rFonts w:eastAsiaTheme="minorHAnsi" w:cs="Arial"/>
                <w:color w:val="000000"/>
                <w:sz w:val="20"/>
                <w:szCs w:val="20"/>
              </w:rPr>
            </w:pPr>
            <w:r w:rsidRPr="004940B7">
              <w:rPr>
                <w:rFonts w:eastAsiaTheme="minorHAnsi" w:cs="Arial"/>
                <w:color w:val="000000"/>
                <w:sz w:val="20"/>
                <w:szCs w:val="20"/>
              </w:rPr>
              <w:t>Объемный план грузоперевозок</w:t>
            </w:r>
          </w:p>
        </w:tc>
        <w:tc>
          <w:tcPr>
            <w:tcW w:w="1559" w:type="dxa"/>
            <w:tcBorders>
              <w:top w:val="single" w:sz="6" w:space="0" w:color="auto"/>
              <w:left w:val="single" w:sz="6" w:space="0" w:color="auto"/>
              <w:bottom w:val="single" w:sz="6" w:space="0" w:color="auto"/>
              <w:right w:val="single" w:sz="6" w:space="0" w:color="auto"/>
            </w:tcBorders>
          </w:tcPr>
          <w:p w14:paraId="60966C8A" w14:textId="58D63B69" w:rsidR="004940B7" w:rsidRPr="004940B7" w:rsidRDefault="004940B7" w:rsidP="004940B7">
            <w:pPr>
              <w:autoSpaceDE w:val="0"/>
              <w:autoSpaceDN w:val="0"/>
              <w:adjustRightInd w:val="0"/>
              <w:jc w:val="left"/>
              <w:rPr>
                <w:rFonts w:eastAsiaTheme="minorHAnsi" w:cs="Arial"/>
                <w:color w:val="000000"/>
                <w:sz w:val="20"/>
                <w:szCs w:val="20"/>
              </w:rPr>
            </w:pPr>
            <w:del w:id="565" w:author="Кращенко Олег Владимирович (Подрядчик. ООО БерингПойнт)" w:date="2020-04-23T15:21:00Z">
              <w:r w:rsidRPr="004940B7" w:rsidDel="000C41EC">
                <w:rPr>
                  <w:rFonts w:eastAsiaTheme="minorHAnsi" w:cs="Arial"/>
                  <w:color w:val="000000"/>
                  <w:sz w:val="20"/>
                  <w:szCs w:val="20"/>
                </w:rPr>
                <w:delText>Планировщик логистики СП</w:delText>
              </w:r>
            </w:del>
            <w:ins w:id="566"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27C2CD9A" w14:textId="77777777" w:rsidR="004940B7" w:rsidRDefault="004940B7" w:rsidP="00A86721">
      <w:pPr>
        <w:ind w:firstLine="709"/>
      </w:pPr>
    </w:p>
    <w:p w14:paraId="3405E06B" w14:textId="77777777" w:rsidR="0011133A" w:rsidRDefault="0011133A" w:rsidP="00A86721">
      <w:pPr>
        <w:ind w:firstLine="709"/>
      </w:pPr>
    </w:p>
    <w:p w14:paraId="6C7F71D6" w14:textId="77777777" w:rsidR="004873D7" w:rsidRPr="0090243D" w:rsidRDefault="004873D7" w:rsidP="004873D7">
      <w:pPr>
        <w:pStyle w:val="4"/>
      </w:pPr>
      <w:r w:rsidRPr="00164E11">
        <w:t xml:space="preserve">Шаг процесса </w:t>
      </w:r>
      <w:r>
        <w:t>ПП-</w:t>
      </w:r>
      <w:r w:rsidRPr="0090243D">
        <w:t>10.07.0</w:t>
      </w:r>
      <w:r>
        <w:t>2</w:t>
      </w:r>
      <w:r w:rsidRPr="0090243D">
        <w:t>.0</w:t>
      </w:r>
      <w:r>
        <w:t>4</w:t>
      </w:r>
      <w:r w:rsidRPr="0090243D">
        <w:t xml:space="preserve">5 </w:t>
      </w:r>
      <w:r>
        <w:t xml:space="preserve">– </w:t>
      </w:r>
      <w:r w:rsidRPr="00C00515">
        <w:t>Анализ плана поставок и перемещений</w:t>
      </w:r>
    </w:p>
    <w:p w14:paraId="703F089E" w14:textId="77777777" w:rsidR="004873D7" w:rsidRDefault="004873D7" w:rsidP="004873D7">
      <w:pPr>
        <w:rPr>
          <w:rFonts w:eastAsiaTheme="majorEastAsia"/>
        </w:rPr>
      </w:pPr>
    </w:p>
    <w:p w14:paraId="153E84A8" w14:textId="77777777" w:rsidR="00F91805" w:rsidRDefault="00F91805" w:rsidP="00F91805">
      <w:pPr>
        <w:ind w:firstLine="709"/>
      </w:pPr>
      <w:r>
        <w:lastRenderedPageBreak/>
        <w:t>Для анализа объемов Заявок на перемещение и Заявок на ТТ/ПТ предусматривается формирование объемного плана. Данный план формируется в системе SAP BI через отчет на базе гибкой аналитической матрицы «Складская и Транспортная логистика». Данный отчет предоставляется данные об запрошенных объемах перевозок в разрезе Кодов ЕК МТР, Складов и Маршрутов.</w:t>
      </w:r>
    </w:p>
    <w:p w14:paraId="1A73E55E" w14:textId="77777777" w:rsidR="00F91805" w:rsidRDefault="00F91805" w:rsidP="00F91805">
      <w:pPr>
        <w:ind w:firstLine="709"/>
      </w:pPr>
      <w:r>
        <w:t>Данный план объединяет одновременно Заявки на перемещение МТР и Заявки на услуги ТТ/ПТ.</w:t>
      </w:r>
    </w:p>
    <w:p w14:paraId="368FE1BC" w14:textId="6B3313CC" w:rsidR="00F91805" w:rsidRDefault="00F91805" w:rsidP="00F91805">
      <w:pPr>
        <w:ind w:firstLine="709"/>
      </w:pPr>
      <w:r>
        <w:t>Для формирования плана используется инструмент аналитической отчетности SAP Analysis, который предусматривает вывод данного плана в Excel.</w:t>
      </w:r>
    </w:p>
    <w:p w14:paraId="3D3A7921" w14:textId="77777777" w:rsidR="004873D7" w:rsidRDefault="004873D7" w:rsidP="004873D7">
      <w:pPr>
        <w:ind w:firstLine="709"/>
      </w:pPr>
      <w:r>
        <w:t>На данном шаге производится мониторинг среднесрочного плана грузоперевозок, сформированного на основании заказов на перемещение, а также заказов на закупку (в план грузоперевозок попадают только заказы на поставку с переходом права собственности на дальнем базисе (у поставщика либо на таможне/в порту) и требующие привлечение Полюс Логистики в процесс транспортировки). План анализируется на актуальность и выполнимость с учётом логистических ограничений.</w:t>
      </w:r>
    </w:p>
    <w:p w14:paraId="0745B7D7" w14:textId="77777777" w:rsidR="004873D7" w:rsidRPr="00135861" w:rsidRDefault="004873D7" w:rsidP="004873D7">
      <w:pPr>
        <w:ind w:firstLine="709"/>
      </w:pPr>
      <w:r>
        <w:t xml:space="preserve">При необходимости выполняется корректировка заказов на перемещение (шаг </w:t>
      </w:r>
      <w:r w:rsidRPr="00135861">
        <w:rPr>
          <w:rFonts w:cs="Arial"/>
        </w:rPr>
        <w:t>ПП-10.07.02.047 Корректировка заказов на перемещение</w:t>
      </w:r>
      <w:r w:rsidRPr="00135861">
        <w:t>).</w:t>
      </w:r>
    </w:p>
    <w:p w14:paraId="18AA6636" w14:textId="77777777" w:rsidR="004873D7" w:rsidRDefault="004873D7" w:rsidP="004873D7">
      <w:pPr>
        <w:ind w:firstLine="709"/>
      </w:pPr>
      <w:r>
        <w:t>При необходимости корректировки заказов на закупку планировщик логистики согласовывает с менеджером по сопровождению закупок возможность внесения данных корректировок.</w:t>
      </w:r>
    </w:p>
    <w:p w14:paraId="74B0E890" w14:textId="77777777" w:rsidR="008E630C" w:rsidRDefault="008E630C" w:rsidP="004873D7">
      <w:pPr>
        <w:ind w:firstLine="709"/>
      </w:pPr>
    </w:p>
    <w:p w14:paraId="2FEE47E5" w14:textId="6CCBBD90" w:rsidR="003A77CE" w:rsidRDefault="003A77CE" w:rsidP="003A77CE">
      <w:pPr>
        <w:ind w:firstLine="709"/>
        <w:jc w:val="right"/>
      </w:pPr>
      <w:r w:rsidRPr="00916FAB">
        <w:rPr>
          <w:rFonts w:cs="Arial"/>
          <w:b/>
          <w:sz w:val="22"/>
        </w:rPr>
        <w:t xml:space="preserve">Таблица </w:t>
      </w:r>
      <w:r>
        <w:rPr>
          <w:rFonts w:cs="Arial"/>
          <w:b/>
          <w:sz w:val="22"/>
        </w:rPr>
        <w:t>18</w:t>
      </w:r>
      <w:r w:rsidRPr="00916FAB">
        <w:rPr>
          <w:rFonts w:cs="Arial"/>
          <w:b/>
          <w:sz w:val="22"/>
        </w:rPr>
        <w:t xml:space="preserve">. Описание </w:t>
      </w:r>
      <w:r>
        <w:rPr>
          <w:rFonts w:cs="Arial"/>
          <w:b/>
          <w:sz w:val="22"/>
        </w:rPr>
        <w:t>шага «Анализ плана поставок и перемещений»</w:t>
      </w:r>
    </w:p>
    <w:p w14:paraId="52619522" w14:textId="03A85A51" w:rsidR="003A77CE" w:rsidRDefault="003A77CE" w:rsidP="004873D7">
      <w:pPr>
        <w:ind w:firstLine="709"/>
      </w:pPr>
    </w:p>
    <w:tbl>
      <w:tblPr>
        <w:tblW w:w="10237" w:type="dxa"/>
        <w:tblInd w:w="-38" w:type="dxa"/>
        <w:tblLayout w:type="fixed"/>
        <w:tblCellMar>
          <w:left w:w="30" w:type="dxa"/>
          <w:right w:w="30" w:type="dxa"/>
        </w:tblCellMar>
        <w:tblLook w:val="0000" w:firstRow="0" w:lastRow="0" w:firstColumn="0" w:lastColumn="0" w:noHBand="0" w:noVBand="0"/>
      </w:tblPr>
      <w:tblGrid>
        <w:gridCol w:w="1590"/>
        <w:gridCol w:w="2410"/>
        <w:gridCol w:w="1027"/>
        <w:gridCol w:w="2091"/>
        <w:gridCol w:w="1559"/>
        <w:gridCol w:w="1560"/>
      </w:tblGrid>
      <w:tr w:rsidR="003A77CE" w:rsidRPr="003A77CE" w14:paraId="3011E7FC" w14:textId="77777777" w:rsidTr="004E13A3">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43A62461" w14:textId="77777777" w:rsidR="003A77CE" w:rsidRPr="003A77CE" w:rsidRDefault="003A77CE" w:rsidP="003A77CE">
            <w:pPr>
              <w:autoSpaceDE w:val="0"/>
              <w:autoSpaceDN w:val="0"/>
              <w:adjustRightInd w:val="0"/>
              <w:jc w:val="center"/>
              <w:rPr>
                <w:rFonts w:eastAsiaTheme="minorHAnsi" w:cs="Arial"/>
                <w:b/>
                <w:bCs/>
                <w:color w:val="000000"/>
                <w:sz w:val="20"/>
                <w:szCs w:val="20"/>
              </w:rPr>
            </w:pPr>
            <w:r w:rsidRPr="003A77CE">
              <w:rPr>
                <w:rFonts w:eastAsiaTheme="minorHAnsi" w:cs="Arial"/>
                <w:b/>
                <w:bCs/>
                <w:color w:val="000000"/>
                <w:sz w:val="20"/>
                <w:szCs w:val="20"/>
              </w:rPr>
              <w:t>Номер шага</w:t>
            </w:r>
          </w:p>
        </w:tc>
        <w:tc>
          <w:tcPr>
            <w:tcW w:w="2410" w:type="dxa"/>
            <w:tcBorders>
              <w:top w:val="single" w:sz="6" w:space="0" w:color="auto"/>
              <w:left w:val="single" w:sz="6" w:space="0" w:color="auto"/>
              <w:bottom w:val="single" w:sz="6" w:space="0" w:color="auto"/>
              <w:right w:val="single" w:sz="6" w:space="0" w:color="auto"/>
            </w:tcBorders>
            <w:shd w:val="solid" w:color="FFCC00" w:fill="auto"/>
          </w:tcPr>
          <w:p w14:paraId="57CE811E" w14:textId="77777777" w:rsidR="003A77CE" w:rsidRPr="003A77CE" w:rsidRDefault="003A77CE" w:rsidP="003A77CE">
            <w:pPr>
              <w:autoSpaceDE w:val="0"/>
              <w:autoSpaceDN w:val="0"/>
              <w:adjustRightInd w:val="0"/>
              <w:jc w:val="center"/>
              <w:rPr>
                <w:rFonts w:eastAsiaTheme="minorHAnsi" w:cs="Arial"/>
                <w:b/>
                <w:bCs/>
                <w:color w:val="000000"/>
                <w:sz w:val="20"/>
                <w:szCs w:val="20"/>
              </w:rPr>
            </w:pPr>
            <w:r w:rsidRPr="003A77CE">
              <w:rPr>
                <w:rFonts w:eastAsiaTheme="minorHAnsi" w:cs="Arial"/>
                <w:b/>
                <w:bCs/>
                <w:color w:val="000000"/>
                <w:sz w:val="20"/>
                <w:szCs w:val="20"/>
              </w:rPr>
              <w:t>Предпосылки</w:t>
            </w:r>
          </w:p>
        </w:tc>
        <w:tc>
          <w:tcPr>
            <w:tcW w:w="1027" w:type="dxa"/>
            <w:tcBorders>
              <w:top w:val="single" w:sz="6" w:space="0" w:color="auto"/>
              <w:left w:val="single" w:sz="6" w:space="0" w:color="auto"/>
              <w:bottom w:val="single" w:sz="6" w:space="0" w:color="auto"/>
              <w:right w:val="single" w:sz="6" w:space="0" w:color="auto"/>
            </w:tcBorders>
            <w:shd w:val="solid" w:color="FFCC00" w:fill="auto"/>
          </w:tcPr>
          <w:p w14:paraId="283C3A9C" w14:textId="77777777" w:rsidR="003A77CE" w:rsidRPr="003A77CE" w:rsidRDefault="003A77CE" w:rsidP="003A77CE">
            <w:pPr>
              <w:autoSpaceDE w:val="0"/>
              <w:autoSpaceDN w:val="0"/>
              <w:adjustRightInd w:val="0"/>
              <w:jc w:val="center"/>
              <w:rPr>
                <w:rFonts w:eastAsiaTheme="minorHAnsi" w:cs="Arial"/>
                <w:b/>
                <w:bCs/>
                <w:color w:val="000000"/>
                <w:sz w:val="20"/>
                <w:szCs w:val="20"/>
              </w:rPr>
            </w:pPr>
            <w:r w:rsidRPr="003A77CE">
              <w:rPr>
                <w:rFonts w:eastAsiaTheme="minorHAnsi" w:cs="Arial"/>
                <w:b/>
                <w:bCs/>
                <w:color w:val="000000"/>
                <w:sz w:val="20"/>
                <w:szCs w:val="20"/>
              </w:rPr>
              <w:t>Транзакция</w:t>
            </w:r>
          </w:p>
        </w:tc>
        <w:tc>
          <w:tcPr>
            <w:tcW w:w="2091" w:type="dxa"/>
            <w:tcBorders>
              <w:top w:val="single" w:sz="6" w:space="0" w:color="auto"/>
              <w:left w:val="single" w:sz="6" w:space="0" w:color="auto"/>
              <w:bottom w:val="single" w:sz="6" w:space="0" w:color="auto"/>
              <w:right w:val="single" w:sz="6" w:space="0" w:color="auto"/>
            </w:tcBorders>
            <w:shd w:val="solid" w:color="FFCC00" w:fill="auto"/>
          </w:tcPr>
          <w:p w14:paraId="29A13CED" w14:textId="77777777" w:rsidR="003A77CE" w:rsidRPr="003A77CE" w:rsidRDefault="003A77CE" w:rsidP="003A77CE">
            <w:pPr>
              <w:autoSpaceDE w:val="0"/>
              <w:autoSpaceDN w:val="0"/>
              <w:adjustRightInd w:val="0"/>
              <w:jc w:val="center"/>
              <w:rPr>
                <w:rFonts w:eastAsiaTheme="minorHAnsi" w:cs="Arial"/>
                <w:b/>
                <w:bCs/>
                <w:color w:val="000000"/>
                <w:sz w:val="20"/>
                <w:szCs w:val="20"/>
              </w:rPr>
            </w:pPr>
            <w:r w:rsidRPr="003A77CE">
              <w:rPr>
                <w:rFonts w:eastAsiaTheme="minorHAnsi" w:cs="Arial"/>
                <w:b/>
                <w:bCs/>
                <w:color w:val="000000"/>
                <w:sz w:val="20"/>
                <w:szCs w:val="20"/>
              </w:rPr>
              <w:t>Вход</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29AB2A2A" w14:textId="77777777" w:rsidR="003A77CE" w:rsidRPr="003A77CE" w:rsidRDefault="003A77CE" w:rsidP="003A77CE">
            <w:pPr>
              <w:autoSpaceDE w:val="0"/>
              <w:autoSpaceDN w:val="0"/>
              <w:adjustRightInd w:val="0"/>
              <w:jc w:val="center"/>
              <w:rPr>
                <w:rFonts w:eastAsiaTheme="minorHAnsi" w:cs="Arial"/>
                <w:b/>
                <w:bCs/>
                <w:color w:val="000000"/>
                <w:sz w:val="20"/>
                <w:szCs w:val="20"/>
              </w:rPr>
            </w:pPr>
            <w:r w:rsidRPr="003A77CE">
              <w:rPr>
                <w:rFonts w:eastAsiaTheme="minorHAnsi" w:cs="Arial"/>
                <w:b/>
                <w:bCs/>
                <w:color w:val="000000"/>
                <w:sz w:val="20"/>
                <w:szCs w:val="20"/>
              </w:rPr>
              <w:t>Результат</w:t>
            </w:r>
          </w:p>
        </w:tc>
        <w:tc>
          <w:tcPr>
            <w:tcW w:w="1560" w:type="dxa"/>
            <w:tcBorders>
              <w:top w:val="single" w:sz="6" w:space="0" w:color="auto"/>
              <w:left w:val="single" w:sz="6" w:space="0" w:color="auto"/>
              <w:bottom w:val="single" w:sz="6" w:space="0" w:color="auto"/>
              <w:right w:val="single" w:sz="6" w:space="0" w:color="auto"/>
            </w:tcBorders>
            <w:shd w:val="solid" w:color="FFCC00" w:fill="auto"/>
          </w:tcPr>
          <w:p w14:paraId="267D4D79" w14:textId="77777777" w:rsidR="003A77CE" w:rsidRPr="003A77CE" w:rsidRDefault="003A77CE" w:rsidP="003A77CE">
            <w:pPr>
              <w:autoSpaceDE w:val="0"/>
              <w:autoSpaceDN w:val="0"/>
              <w:adjustRightInd w:val="0"/>
              <w:jc w:val="center"/>
              <w:rPr>
                <w:rFonts w:eastAsiaTheme="minorHAnsi" w:cs="Arial"/>
                <w:b/>
                <w:bCs/>
                <w:color w:val="000000"/>
                <w:sz w:val="20"/>
                <w:szCs w:val="20"/>
              </w:rPr>
            </w:pPr>
            <w:r w:rsidRPr="003A77CE">
              <w:rPr>
                <w:rFonts w:eastAsiaTheme="minorHAnsi" w:cs="Arial"/>
                <w:b/>
                <w:bCs/>
                <w:color w:val="000000"/>
                <w:sz w:val="20"/>
                <w:szCs w:val="20"/>
              </w:rPr>
              <w:t>Бизнес-роль</w:t>
            </w:r>
          </w:p>
        </w:tc>
      </w:tr>
      <w:tr w:rsidR="003A77CE" w:rsidRPr="003A77CE" w14:paraId="0B784C5A" w14:textId="77777777" w:rsidTr="004E13A3">
        <w:trPr>
          <w:trHeight w:val="331"/>
        </w:trPr>
        <w:tc>
          <w:tcPr>
            <w:tcW w:w="1590" w:type="dxa"/>
            <w:tcBorders>
              <w:top w:val="single" w:sz="6" w:space="0" w:color="auto"/>
              <w:left w:val="single" w:sz="6" w:space="0" w:color="auto"/>
              <w:bottom w:val="single" w:sz="6" w:space="0" w:color="auto"/>
              <w:right w:val="single" w:sz="6" w:space="0" w:color="auto"/>
            </w:tcBorders>
          </w:tcPr>
          <w:p w14:paraId="39FD7DE6" w14:textId="2E6D2237" w:rsidR="003A77CE" w:rsidRPr="003A77CE" w:rsidRDefault="004E13A3" w:rsidP="003A77CE">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3A77CE" w:rsidRPr="003A77CE">
              <w:rPr>
                <w:rFonts w:eastAsiaTheme="minorHAnsi" w:cs="Arial"/>
                <w:color w:val="000000"/>
                <w:sz w:val="20"/>
                <w:szCs w:val="20"/>
              </w:rPr>
              <w:t>10.07.02.045</w:t>
            </w:r>
          </w:p>
        </w:tc>
        <w:tc>
          <w:tcPr>
            <w:tcW w:w="2410" w:type="dxa"/>
            <w:tcBorders>
              <w:top w:val="single" w:sz="6" w:space="0" w:color="auto"/>
              <w:left w:val="single" w:sz="6" w:space="0" w:color="auto"/>
              <w:bottom w:val="single" w:sz="6" w:space="0" w:color="auto"/>
              <w:right w:val="single" w:sz="6" w:space="0" w:color="auto"/>
            </w:tcBorders>
          </w:tcPr>
          <w:p w14:paraId="4CD3A1BE" w14:textId="77777777" w:rsidR="003A77CE" w:rsidRPr="003A77CE" w:rsidRDefault="003A77CE" w:rsidP="003A77CE">
            <w:pPr>
              <w:autoSpaceDE w:val="0"/>
              <w:autoSpaceDN w:val="0"/>
              <w:adjustRightInd w:val="0"/>
              <w:jc w:val="left"/>
              <w:rPr>
                <w:rFonts w:eastAsiaTheme="minorHAnsi" w:cs="Arial"/>
                <w:color w:val="000000"/>
                <w:sz w:val="20"/>
                <w:szCs w:val="20"/>
              </w:rPr>
            </w:pPr>
            <w:r w:rsidRPr="003A77CE">
              <w:rPr>
                <w:rFonts w:eastAsiaTheme="minorHAnsi" w:cs="Arial"/>
                <w:color w:val="000000"/>
                <w:sz w:val="20"/>
                <w:szCs w:val="20"/>
              </w:rPr>
              <w:t>Заказ на перемещение сформирован</w:t>
            </w:r>
          </w:p>
          <w:p w14:paraId="6DF0D0E9" w14:textId="77777777" w:rsidR="003A77CE" w:rsidRPr="003A77CE" w:rsidRDefault="003A77CE" w:rsidP="003A77CE">
            <w:pPr>
              <w:autoSpaceDE w:val="0"/>
              <w:autoSpaceDN w:val="0"/>
              <w:adjustRightInd w:val="0"/>
              <w:jc w:val="left"/>
              <w:rPr>
                <w:rFonts w:eastAsiaTheme="minorHAnsi" w:cs="Arial"/>
                <w:color w:val="000000"/>
                <w:sz w:val="20"/>
                <w:szCs w:val="20"/>
              </w:rPr>
            </w:pPr>
            <w:r w:rsidRPr="003A77CE">
              <w:rPr>
                <w:rFonts w:eastAsiaTheme="minorHAnsi" w:cs="Arial"/>
                <w:color w:val="000000"/>
                <w:sz w:val="20"/>
                <w:szCs w:val="20"/>
              </w:rPr>
              <w:t xml:space="preserve">Спецификация/ договор закупки зарегистрированы </w:t>
            </w:r>
          </w:p>
          <w:p w14:paraId="4A8B6125" w14:textId="77777777" w:rsidR="003A77CE" w:rsidRPr="003A77CE" w:rsidRDefault="003A77CE" w:rsidP="003A77CE">
            <w:pPr>
              <w:autoSpaceDE w:val="0"/>
              <w:autoSpaceDN w:val="0"/>
              <w:adjustRightInd w:val="0"/>
              <w:jc w:val="left"/>
              <w:rPr>
                <w:rFonts w:eastAsiaTheme="minorHAnsi" w:cs="Arial"/>
                <w:color w:val="000000"/>
                <w:sz w:val="20"/>
                <w:szCs w:val="20"/>
              </w:rPr>
            </w:pPr>
            <w:r w:rsidRPr="003A77CE">
              <w:rPr>
                <w:rFonts w:eastAsiaTheme="minorHAnsi" w:cs="Arial"/>
                <w:color w:val="000000"/>
                <w:sz w:val="20"/>
                <w:szCs w:val="20"/>
              </w:rPr>
              <w:t>Разнарядка создана</w:t>
            </w:r>
          </w:p>
        </w:tc>
        <w:tc>
          <w:tcPr>
            <w:tcW w:w="1027" w:type="dxa"/>
            <w:tcBorders>
              <w:top w:val="single" w:sz="6" w:space="0" w:color="auto"/>
              <w:left w:val="single" w:sz="6" w:space="0" w:color="auto"/>
              <w:bottom w:val="single" w:sz="6" w:space="0" w:color="auto"/>
              <w:right w:val="single" w:sz="6" w:space="0" w:color="auto"/>
            </w:tcBorders>
          </w:tcPr>
          <w:p w14:paraId="601AB4DC" w14:textId="311E76CF" w:rsidR="003A77CE" w:rsidRPr="003A77CE" w:rsidRDefault="0090082E" w:rsidP="003A77CE">
            <w:pPr>
              <w:autoSpaceDE w:val="0"/>
              <w:autoSpaceDN w:val="0"/>
              <w:adjustRightInd w:val="0"/>
              <w:jc w:val="left"/>
              <w:rPr>
                <w:rFonts w:eastAsiaTheme="minorHAnsi" w:cs="Arial"/>
                <w:color w:val="000000"/>
                <w:sz w:val="20"/>
                <w:szCs w:val="20"/>
              </w:rPr>
            </w:pPr>
            <w:r>
              <w:rPr>
                <w:rFonts w:eastAsiaTheme="minorHAnsi" w:cs="Arial"/>
                <w:color w:val="000000"/>
                <w:sz w:val="20"/>
                <w:szCs w:val="20"/>
              </w:rPr>
              <w:t xml:space="preserve">Аналитический отчет </w:t>
            </w:r>
            <w:r>
              <w:rPr>
                <w:rFonts w:eastAsiaTheme="minorHAnsi" w:cs="Arial"/>
                <w:color w:val="000000"/>
                <w:sz w:val="20"/>
                <w:szCs w:val="20"/>
                <w:lang w:val="en-US"/>
              </w:rPr>
              <w:t>BI</w:t>
            </w:r>
          </w:p>
        </w:tc>
        <w:tc>
          <w:tcPr>
            <w:tcW w:w="2091" w:type="dxa"/>
            <w:tcBorders>
              <w:top w:val="single" w:sz="6" w:space="0" w:color="auto"/>
              <w:left w:val="single" w:sz="6" w:space="0" w:color="auto"/>
              <w:bottom w:val="single" w:sz="6" w:space="0" w:color="auto"/>
              <w:right w:val="single" w:sz="6" w:space="0" w:color="auto"/>
            </w:tcBorders>
          </w:tcPr>
          <w:p w14:paraId="1477E0A7" w14:textId="4D29038D" w:rsidR="00251948" w:rsidRDefault="00251948" w:rsidP="003A77CE">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Заказ на перемещение</w:t>
            </w:r>
          </w:p>
          <w:p w14:paraId="7B9955C1" w14:textId="77777777" w:rsidR="003A77CE" w:rsidRPr="003A77CE" w:rsidRDefault="003A77CE" w:rsidP="003A77CE">
            <w:pPr>
              <w:autoSpaceDE w:val="0"/>
              <w:autoSpaceDN w:val="0"/>
              <w:adjustRightInd w:val="0"/>
              <w:jc w:val="left"/>
              <w:rPr>
                <w:rFonts w:eastAsiaTheme="minorHAnsi" w:cs="Arial"/>
                <w:color w:val="000000"/>
                <w:sz w:val="20"/>
                <w:szCs w:val="20"/>
              </w:rPr>
            </w:pPr>
            <w:r w:rsidRPr="003A77CE">
              <w:rPr>
                <w:rFonts w:eastAsiaTheme="minorHAnsi" w:cs="Arial"/>
                <w:color w:val="000000"/>
                <w:sz w:val="20"/>
                <w:szCs w:val="20"/>
              </w:rPr>
              <w:t>Разнарядка</w:t>
            </w:r>
          </w:p>
          <w:p w14:paraId="447BB44A" w14:textId="77777777" w:rsidR="003A77CE" w:rsidRPr="003A77CE" w:rsidRDefault="003A77CE" w:rsidP="003A77CE">
            <w:pPr>
              <w:autoSpaceDE w:val="0"/>
              <w:autoSpaceDN w:val="0"/>
              <w:adjustRightInd w:val="0"/>
              <w:jc w:val="left"/>
              <w:rPr>
                <w:rFonts w:eastAsiaTheme="minorHAnsi" w:cs="Arial"/>
                <w:color w:val="000000"/>
                <w:sz w:val="20"/>
                <w:szCs w:val="20"/>
              </w:rPr>
            </w:pPr>
            <w:r w:rsidRPr="003A77CE">
              <w:rPr>
                <w:rFonts w:eastAsiaTheme="minorHAnsi" w:cs="Arial"/>
                <w:color w:val="000000"/>
                <w:sz w:val="20"/>
                <w:szCs w:val="20"/>
              </w:rPr>
              <w:t>Спецификация к договору</w:t>
            </w:r>
          </w:p>
        </w:tc>
        <w:tc>
          <w:tcPr>
            <w:tcW w:w="1559" w:type="dxa"/>
            <w:tcBorders>
              <w:top w:val="single" w:sz="6" w:space="0" w:color="auto"/>
              <w:left w:val="single" w:sz="6" w:space="0" w:color="auto"/>
              <w:bottom w:val="single" w:sz="6" w:space="0" w:color="auto"/>
              <w:right w:val="single" w:sz="6" w:space="0" w:color="auto"/>
            </w:tcBorders>
          </w:tcPr>
          <w:p w14:paraId="58C0595E" w14:textId="77777777" w:rsidR="003A77CE" w:rsidRPr="003A77CE" w:rsidRDefault="003A77CE" w:rsidP="003A77CE">
            <w:pPr>
              <w:autoSpaceDE w:val="0"/>
              <w:autoSpaceDN w:val="0"/>
              <w:adjustRightInd w:val="0"/>
              <w:jc w:val="left"/>
              <w:rPr>
                <w:rFonts w:eastAsiaTheme="minorHAnsi" w:cs="Arial"/>
                <w:color w:val="000000"/>
                <w:sz w:val="20"/>
                <w:szCs w:val="20"/>
              </w:rPr>
            </w:pPr>
            <w:r w:rsidRPr="003A77CE">
              <w:rPr>
                <w:rFonts w:eastAsiaTheme="minorHAnsi" w:cs="Arial"/>
                <w:color w:val="000000"/>
                <w:sz w:val="20"/>
                <w:szCs w:val="20"/>
              </w:rPr>
              <w:t>Уведомление менеджеру по сопровождению закупок</w:t>
            </w:r>
          </w:p>
        </w:tc>
        <w:tc>
          <w:tcPr>
            <w:tcW w:w="1560" w:type="dxa"/>
            <w:tcBorders>
              <w:top w:val="single" w:sz="6" w:space="0" w:color="auto"/>
              <w:left w:val="single" w:sz="6" w:space="0" w:color="auto"/>
              <w:bottom w:val="single" w:sz="6" w:space="0" w:color="auto"/>
              <w:right w:val="single" w:sz="6" w:space="0" w:color="auto"/>
            </w:tcBorders>
          </w:tcPr>
          <w:p w14:paraId="663146DC" w14:textId="2DB20BE1" w:rsidR="003A77CE" w:rsidRPr="003A77CE" w:rsidRDefault="003A77CE" w:rsidP="003A77CE">
            <w:pPr>
              <w:autoSpaceDE w:val="0"/>
              <w:autoSpaceDN w:val="0"/>
              <w:adjustRightInd w:val="0"/>
              <w:jc w:val="left"/>
              <w:rPr>
                <w:rFonts w:eastAsiaTheme="minorHAnsi" w:cs="Arial"/>
                <w:color w:val="000000"/>
                <w:sz w:val="20"/>
                <w:szCs w:val="20"/>
              </w:rPr>
            </w:pPr>
            <w:del w:id="567" w:author="Кращенко Олег Владимирович (Подрядчик. ООО БерингПойнт)" w:date="2020-04-23T15:21:00Z">
              <w:r w:rsidRPr="003A77CE" w:rsidDel="000C41EC">
                <w:rPr>
                  <w:rFonts w:eastAsiaTheme="minorHAnsi" w:cs="Arial"/>
                  <w:color w:val="000000"/>
                  <w:sz w:val="20"/>
                  <w:szCs w:val="20"/>
                </w:rPr>
                <w:delText>Планировщик логистики СП</w:delText>
              </w:r>
            </w:del>
            <w:ins w:id="568"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3128C207" w14:textId="77777777" w:rsidR="003A77CE" w:rsidRDefault="003A77CE" w:rsidP="004873D7">
      <w:pPr>
        <w:ind w:firstLine="709"/>
      </w:pPr>
    </w:p>
    <w:p w14:paraId="7EDB8D81" w14:textId="77777777" w:rsidR="0011133A" w:rsidRDefault="0011133A" w:rsidP="004873D7">
      <w:pPr>
        <w:ind w:firstLine="709"/>
      </w:pPr>
    </w:p>
    <w:p w14:paraId="2DCA03AD" w14:textId="3E0512DA"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30</w:t>
      </w:r>
      <w:r w:rsidR="00A86721" w:rsidRPr="0090243D">
        <w:t xml:space="preserve"> </w:t>
      </w:r>
      <w:r w:rsidR="00072B2C">
        <w:t xml:space="preserve">– </w:t>
      </w:r>
      <w:r w:rsidR="00A86721" w:rsidRPr="00C00515">
        <w:t>Формирование заказа на перемещение</w:t>
      </w:r>
      <w:r w:rsidR="006D7106">
        <w:t xml:space="preserve"> (к заявке)</w:t>
      </w:r>
    </w:p>
    <w:p w14:paraId="39FBDEE3" w14:textId="77777777" w:rsidR="00A86721" w:rsidRDefault="00A86721" w:rsidP="00A86721">
      <w:pPr>
        <w:rPr>
          <w:rFonts w:eastAsiaTheme="majorEastAsia"/>
        </w:rPr>
      </w:pPr>
    </w:p>
    <w:p w14:paraId="5B8A2E2A" w14:textId="64655D63" w:rsidR="00F91805" w:rsidRDefault="005727AC" w:rsidP="00A86721">
      <w:pPr>
        <w:ind w:firstLine="709"/>
      </w:pPr>
      <w:r w:rsidRPr="005727AC">
        <w:t>Объемный план</w:t>
      </w:r>
      <w:r w:rsidR="007730AA">
        <w:t xml:space="preserve"> грузоперевозок, выгружаемый в </w:t>
      </w:r>
      <w:r w:rsidR="007730AA">
        <w:rPr>
          <w:lang w:val="en-US"/>
        </w:rPr>
        <w:t>Excel</w:t>
      </w:r>
      <w:r w:rsidR="007730AA" w:rsidRPr="007730AA">
        <w:t xml:space="preserve"> </w:t>
      </w:r>
      <w:r w:rsidR="007730AA">
        <w:t xml:space="preserve">из </w:t>
      </w:r>
      <w:r w:rsidR="007730AA">
        <w:rPr>
          <w:lang w:val="en-US"/>
        </w:rPr>
        <w:t>SAP</w:t>
      </w:r>
      <w:r w:rsidR="007730AA" w:rsidRPr="007730AA">
        <w:t xml:space="preserve"> </w:t>
      </w:r>
      <w:r w:rsidR="007730AA">
        <w:rPr>
          <w:lang w:val="en-US"/>
        </w:rPr>
        <w:t>BI</w:t>
      </w:r>
      <w:r w:rsidR="007730AA">
        <w:t>,</w:t>
      </w:r>
      <w:r w:rsidRPr="005727AC">
        <w:t xml:space="preserve"> берется за основу для формирования ресурсного плана. Ресурсный план предполагает распределение запланированных объемов по имеющимся ресурсам Полюс-Логистики, а также по ресурсам, законтрактованным у сторонних подрядчиков. Формирование и обработка ресурсного плана предполагается в Excel.</w:t>
      </w:r>
    </w:p>
    <w:p w14:paraId="1042106D" w14:textId="77777777" w:rsidR="007730AA" w:rsidRDefault="007730AA" w:rsidP="007730AA">
      <w:pPr>
        <w:ind w:firstLine="709"/>
      </w:pPr>
      <w:r>
        <w:t>Ресурсный план согласуется при следующих предпосылках:</w:t>
      </w:r>
    </w:p>
    <w:p w14:paraId="517CDAB9" w14:textId="77777777" w:rsidR="007730AA" w:rsidRDefault="007730AA" w:rsidP="007730AA">
      <w:pPr>
        <w:ind w:firstLine="709"/>
      </w:pPr>
      <w:r>
        <w:t>•</w:t>
      </w:r>
      <w:r>
        <w:tab/>
        <w:t>Необходимые ресурсы доступны, либо законтрактованы у подрядчиков.</w:t>
      </w:r>
    </w:p>
    <w:p w14:paraId="3DDFBCBB" w14:textId="77777777" w:rsidR="007730AA" w:rsidRDefault="007730AA" w:rsidP="007730AA">
      <w:pPr>
        <w:ind w:firstLine="709"/>
      </w:pPr>
      <w:r>
        <w:t>•</w:t>
      </w:r>
      <w:r>
        <w:tab/>
        <w:t>На перевалочных базах имеются запасы МТР для перевалки на бизнес-единицу. Либо на перевалочную базу запланированы приходы. Причем график приходов МТР на перевалочную базу не должен противоречить графику перемещений с Перевалочной базы на бизнес-единицу.</w:t>
      </w:r>
    </w:p>
    <w:p w14:paraId="77D47FC0" w14:textId="603DEF40" w:rsidR="005727AC" w:rsidRPr="007730AA" w:rsidRDefault="007730AA" w:rsidP="007730AA">
      <w:pPr>
        <w:ind w:firstLine="709"/>
      </w:pPr>
      <w:r>
        <w:t>После того, как внутри Полюс-Логистика, сформирован согласованный ресурсный план он фиксируется в систем</w:t>
      </w:r>
      <w:r w:rsidR="00136201">
        <w:t>е</w:t>
      </w:r>
      <w:r>
        <w:t xml:space="preserve"> </w:t>
      </w:r>
      <w:r>
        <w:rPr>
          <w:lang w:val="en-US"/>
        </w:rPr>
        <w:t>SAP</w:t>
      </w:r>
      <w:r w:rsidRPr="007730AA">
        <w:t xml:space="preserve"> </w:t>
      </w:r>
      <w:r>
        <w:t>через создание Заказ</w:t>
      </w:r>
      <w:r w:rsidR="00136201">
        <w:t>а</w:t>
      </w:r>
      <w:r>
        <w:t xml:space="preserve"> на перемещение.</w:t>
      </w:r>
    </w:p>
    <w:p w14:paraId="0EA2788B" w14:textId="5F42526C" w:rsidR="00A86721" w:rsidRDefault="00A86721" w:rsidP="00A86721">
      <w:pPr>
        <w:ind w:firstLine="709"/>
      </w:pPr>
      <w:r>
        <w:lastRenderedPageBreak/>
        <w:t>Заказ на перемещение – это системный документ, являющийся инструментом среднесрочного планирования</w:t>
      </w:r>
      <w:r w:rsidR="006D7106">
        <w:t xml:space="preserve"> логистики</w:t>
      </w:r>
      <w:r>
        <w:t>. Заказ на перемещение создается на основании заявок на перемещение и фиксирует данные заявки от автоматических изменений процедурой ППМ.</w:t>
      </w:r>
    </w:p>
    <w:p w14:paraId="09F72A51" w14:textId="0B1A944B" w:rsidR="00A86721" w:rsidRDefault="00A86721" w:rsidP="00A86721">
      <w:pPr>
        <w:ind w:firstLine="709"/>
      </w:pPr>
      <w:r>
        <w:t xml:space="preserve">В рамках данного шага планировщик логистики создает Заказы на перемещение МТР, таким образом фиксируя план грузоперевозок на </w:t>
      </w:r>
      <w:r w:rsidR="00136201">
        <w:t>следующий месяц</w:t>
      </w:r>
      <w:r>
        <w:t>.</w:t>
      </w:r>
    </w:p>
    <w:p w14:paraId="39395988" w14:textId="3BDAC598" w:rsidR="00F75B93" w:rsidRDefault="00987998" w:rsidP="00A86721">
      <w:pPr>
        <w:ind w:firstLine="709"/>
      </w:pPr>
      <w:r>
        <w:t>Для более точного планирования, п</w:t>
      </w:r>
      <w:r w:rsidR="00F75B93">
        <w:t>ри создании заказов на перемещение</w:t>
      </w:r>
      <w:r>
        <w:t>,</w:t>
      </w:r>
      <w:r w:rsidR="00F75B93">
        <w:t xml:space="preserve"> планировщик логистики анализирует отчёт «Анализ результатов ППМ» (</w:t>
      </w:r>
      <w:r w:rsidR="00F75B93">
        <w:rPr>
          <w:rFonts w:cs="Arial"/>
        </w:rPr>
        <w:t xml:space="preserve">разработка </w:t>
      </w:r>
      <w:r w:rsidR="00F75B93" w:rsidRPr="005A0065">
        <w:rPr>
          <w:rFonts w:cs="Arial"/>
        </w:rPr>
        <w:t>MM</w:t>
      </w:r>
      <w:r w:rsidR="00F75B93">
        <w:rPr>
          <w:rFonts w:cs="Arial"/>
        </w:rPr>
        <w:t>3</w:t>
      </w:r>
      <w:r w:rsidR="00F75B93" w:rsidRPr="005A0065">
        <w:rPr>
          <w:rFonts w:cs="Arial"/>
        </w:rPr>
        <w:t>4</w:t>
      </w:r>
      <w:r w:rsidR="00F75B93">
        <w:rPr>
          <w:rFonts w:cs="Arial"/>
        </w:rPr>
        <w:t xml:space="preserve"> в КД </w:t>
      </w:r>
      <w:r w:rsidR="00F75B93" w:rsidRPr="00F75B93">
        <w:rPr>
          <w:rFonts w:cs="Arial"/>
        </w:rPr>
        <w:t>ERP.5.1.58</w:t>
      </w:r>
      <w:r w:rsidR="00F75B93">
        <w:rPr>
          <w:rFonts w:cs="Arial"/>
        </w:rPr>
        <w:t xml:space="preserve"> </w:t>
      </w:r>
      <w:r w:rsidR="00F75B93" w:rsidRPr="00F75B93">
        <w:rPr>
          <w:rFonts w:cs="Arial"/>
        </w:rPr>
        <w:t>Планирование обеспечения МТР работами и услугами</w:t>
      </w:r>
      <w:r w:rsidR="00F75B93">
        <w:t>). Отчёт показывает, чем обеспечиваются плановые перемещения (заявки на перемещение) – существующим запасом, заявками на закупку или спецификациями (заказами на поставку). Из отчёта возможно создание заказов на перемещение. Для этого планировщик логистики в отчёте выделяет одну или несколько позиций заявок и нажимает кнопку «Создать заказ на перемещение».</w:t>
      </w:r>
    </w:p>
    <w:p w14:paraId="612C1708" w14:textId="5F149690" w:rsidR="00C43468" w:rsidRDefault="00C43468" w:rsidP="00A86721">
      <w:pPr>
        <w:ind w:firstLine="709"/>
      </w:pPr>
      <w:r>
        <w:t xml:space="preserve">Отклонения по зафиксированным заказами </w:t>
      </w:r>
      <w:r w:rsidR="00C25BB2">
        <w:t>перемещениям</w:t>
      </w:r>
      <w:r>
        <w:t xml:space="preserve"> вызванные </w:t>
      </w:r>
      <w:r w:rsidRPr="00C43468">
        <w:t>смещением сроков поставки МТР от поставщиков</w:t>
      </w:r>
      <w:r>
        <w:t xml:space="preserve"> </w:t>
      </w:r>
      <w:r w:rsidRPr="00C43468">
        <w:t>не должны влиять на KPI Полюс-Логистика</w:t>
      </w:r>
      <w:r>
        <w:t>. Отслеживание таких отклонений выполняется в отчёт</w:t>
      </w:r>
      <w:r w:rsidR="0080670F">
        <w:t>е</w:t>
      </w:r>
      <w:r w:rsidR="005F47D6">
        <w:t xml:space="preserve"> (матрица Исполнение закупок)</w:t>
      </w:r>
      <w:r>
        <w:t xml:space="preserve"> п</w:t>
      </w:r>
      <w:r w:rsidR="0080670F">
        <w:t>утём сравнения плановой даты поставки</w:t>
      </w:r>
      <w:r>
        <w:t xml:space="preserve"> </w:t>
      </w:r>
      <w:r w:rsidR="0080670F">
        <w:t xml:space="preserve">в </w:t>
      </w:r>
      <w:r>
        <w:t>спецификаци</w:t>
      </w:r>
      <w:r w:rsidR="0080670F">
        <w:t>и</w:t>
      </w:r>
      <w:r>
        <w:t xml:space="preserve"> (заказ</w:t>
      </w:r>
      <w:r w:rsidR="0080670F">
        <w:t>е</w:t>
      </w:r>
      <w:r>
        <w:t xml:space="preserve"> на поставку) и </w:t>
      </w:r>
      <w:r w:rsidR="0080670F">
        <w:t>фактической дат</w:t>
      </w:r>
      <w:r w:rsidR="005F47D6">
        <w:t>ы</w:t>
      </w:r>
      <w:r w:rsidR="0080670F">
        <w:t xml:space="preserve"> поступления.</w:t>
      </w:r>
    </w:p>
    <w:p w14:paraId="4533914A" w14:textId="0A78601F" w:rsidR="00A86721" w:rsidRDefault="00A86721" w:rsidP="00A86721">
      <w:pPr>
        <w:ind w:firstLine="709"/>
      </w:pPr>
      <w:r>
        <w:t xml:space="preserve">Заказ на перемещение создается на </w:t>
      </w:r>
      <w:r w:rsidR="00E44681">
        <w:t>горизонте - месяц</w:t>
      </w:r>
      <w:r>
        <w:t xml:space="preserve">. При создании заказа на перемещение месячный объем грузоперевозок (объём заявки на перемещение) может разбиваться по неделям. </w:t>
      </w:r>
      <w:del w:id="569" w:author="Тухбатов Руслан Наильевич (Подрядчик. ООО БерингПойнт)" w:date="2020-04-30T17:15:00Z">
        <w:r w:rsidDel="001925D6">
          <w:delText>Позиции заявок с одним МТР могут объединяться в одну позицию заказа.</w:delText>
        </w:r>
        <w:r w:rsidR="00197470" w:rsidDel="001925D6">
          <w:delText xml:space="preserve"> </w:delText>
        </w:r>
        <w:r w:rsidDel="001925D6">
          <w:delText>Это позволяет более точно спланировать транспортные и складские ресурсы на среднесрочном горизонте (на следующий месяц).</w:delText>
        </w:r>
      </w:del>
    </w:p>
    <w:p w14:paraId="472B767A" w14:textId="6A383F6B" w:rsidR="009707DF" w:rsidRDefault="009707DF" w:rsidP="00A86721">
      <w:pPr>
        <w:ind w:firstLine="709"/>
      </w:pPr>
      <w:r>
        <w:t xml:space="preserve">Для создания Заказа на перемещение используется транзакция </w:t>
      </w:r>
      <w:r>
        <w:rPr>
          <w:lang w:val="en-US"/>
        </w:rPr>
        <w:t>ME</w:t>
      </w:r>
      <w:r w:rsidRPr="009707DF">
        <w:t>21</w:t>
      </w:r>
      <w:r>
        <w:rPr>
          <w:lang w:val="en-US"/>
        </w:rPr>
        <w:t>N</w:t>
      </w:r>
      <w:r w:rsidRPr="009707DF">
        <w:t xml:space="preserve">. </w:t>
      </w:r>
      <w:r>
        <w:t>При создании указываются:</w:t>
      </w:r>
    </w:p>
    <w:p w14:paraId="4A96B376" w14:textId="04D43566" w:rsidR="00013A66" w:rsidRDefault="00013A66" w:rsidP="009707DF">
      <w:pPr>
        <w:pStyle w:val="afc"/>
        <w:numPr>
          <w:ilvl w:val="0"/>
          <w:numId w:val="147"/>
        </w:numPr>
      </w:pPr>
      <w:r>
        <w:t>Вид заказа на перемещение «</w:t>
      </w:r>
      <w:ins w:id="570" w:author="Тухбатов Руслан Наильевич (Подрядчик. ООО БерингПойнт)" w:date="2020-04-30T17:23:00Z">
        <w:r w:rsidR="00D63823">
          <w:rPr>
            <w:lang w:val="en-US"/>
          </w:rPr>
          <w:t>ZUB</w:t>
        </w:r>
        <w:r w:rsidR="00D63823" w:rsidRPr="00EA19ED">
          <w:t xml:space="preserve"> - </w:t>
        </w:r>
        <w:r w:rsidR="00D63823">
          <w:t>Заказ на перемещение запаса</w:t>
        </w:r>
        <w:r w:rsidR="00D63823" w:rsidDel="00D63823">
          <w:t xml:space="preserve"> </w:t>
        </w:r>
      </w:ins>
      <w:del w:id="571" w:author="Тухбатов Руслан Наильевич (Подрядчик. ООО БерингПойнт)" w:date="2020-04-30T17:23:00Z">
        <w:r w:rsidDel="00D63823">
          <w:delText>План перемещений</w:delText>
        </w:r>
      </w:del>
      <w:r>
        <w:t>»</w:t>
      </w:r>
    </w:p>
    <w:p w14:paraId="2DD89E28" w14:textId="279326F7" w:rsidR="009707DF" w:rsidRDefault="009707DF" w:rsidP="009707DF">
      <w:pPr>
        <w:pStyle w:val="afc"/>
        <w:numPr>
          <w:ilvl w:val="0"/>
          <w:numId w:val="147"/>
        </w:numPr>
      </w:pPr>
      <w:r>
        <w:t>Завод/Склад-отправитель</w:t>
      </w:r>
    </w:p>
    <w:p w14:paraId="2E087D33" w14:textId="55F15201" w:rsidR="009707DF" w:rsidRDefault="009707DF" w:rsidP="009707DF">
      <w:pPr>
        <w:pStyle w:val="afc"/>
        <w:numPr>
          <w:ilvl w:val="0"/>
          <w:numId w:val="147"/>
        </w:numPr>
      </w:pPr>
      <w:r>
        <w:t>Завод/Склад-получатель</w:t>
      </w:r>
    </w:p>
    <w:p w14:paraId="6561045D" w14:textId="525CAAE9" w:rsidR="009707DF" w:rsidRDefault="009E30DB" w:rsidP="009707DF">
      <w:pPr>
        <w:pStyle w:val="afc"/>
        <w:numPr>
          <w:ilvl w:val="0"/>
          <w:numId w:val="147"/>
        </w:numPr>
      </w:pPr>
      <w:r>
        <w:t>Период перемещений</w:t>
      </w:r>
    </w:p>
    <w:p w14:paraId="1618D97F" w14:textId="0BDB3093" w:rsidR="009E30DB" w:rsidRDefault="009E30DB" w:rsidP="009707DF">
      <w:pPr>
        <w:pStyle w:val="afc"/>
        <w:numPr>
          <w:ilvl w:val="0"/>
          <w:numId w:val="147"/>
        </w:numPr>
      </w:pPr>
      <w:r>
        <w:t>Набор Заявок на перемещение, которые включены в данный Заказ на перемещение. ЕК МТР и количества автоматически переносятся из Заявок на перемещение.</w:t>
      </w:r>
    </w:p>
    <w:p w14:paraId="748F48AA" w14:textId="37E394C6" w:rsidR="00135861" w:rsidRDefault="00135861" w:rsidP="00A86721">
      <w:pPr>
        <w:ind w:firstLine="709"/>
      </w:pPr>
    </w:p>
    <w:p w14:paraId="01BEED92" w14:textId="744E01F1" w:rsidR="00563166" w:rsidRDefault="00563166" w:rsidP="00563166">
      <w:pPr>
        <w:ind w:firstLine="709"/>
        <w:jc w:val="right"/>
      </w:pPr>
      <w:r w:rsidRPr="00916FAB">
        <w:rPr>
          <w:rFonts w:cs="Arial"/>
          <w:b/>
          <w:sz w:val="22"/>
        </w:rPr>
        <w:t xml:space="preserve">Таблица </w:t>
      </w:r>
      <w:r>
        <w:rPr>
          <w:rFonts w:cs="Arial"/>
          <w:b/>
          <w:sz w:val="22"/>
        </w:rPr>
        <w:t>19</w:t>
      </w:r>
      <w:r w:rsidRPr="00916FAB">
        <w:rPr>
          <w:rFonts w:cs="Arial"/>
          <w:b/>
          <w:sz w:val="22"/>
        </w:rPr>
        <w:t xml:space="preserve">. Описание </w:t>
      </w:r>
      <w:r>
        <w:rPr>
          <w:rFonts w:cs="Arial"/>
          <w:b/>
          <w:sz w:val="22"/>
        </w:rPr>
        <w:t>шага «Формирование заказа на перемещение (к заявке)»</w:t>
      </w:r>
    </w:p>
    <w:p w14:paraId="6E493246" w14:textId="26E68118" w:rsidR="00563166" w:rsidRDefault="00563166" w:rsidP="00A8672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590"/>
        <w:gridCol w:w="1843"/>
        <w:gridCol w:w="1559"/>
        <w:gridCol w:w="2268"/>
        <w:gridCol w:w="1701"/>
        <w:gridCol w:w="1275"/>
      </w:tblGrid>
      <w:tr w:rsidR="00563166" w:rsidRPr="00563166" w14:paraId="029B1DBC" w14:textId="77777777" w:rsidTr="00AF3A3F">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2437CB21" w14:textId="77777777" w:rsidR="00563166" w:rsidRPr="00563166" w:rsidRDefault="00563166" w:rsidP="00563166">
            <w:pPr>
              <w:autoSpaceDE w:val="0"/>
              <w:autoSpaceDN w:val="0"/>
              <w:adjustRightInd w:val="0"/>
              <w:jc w:val="center"/>
              <w:rPr>
                <w:rFonts w:eastAsiaTheme="minorHAnsi" w:cs="Arial"/>
                <w:b/>
                <w:bCs/>
                <w:color w:val="000000"/>
                <w:sz w:val="20"/>
                <w:szCs w:val="20"/>
              </w:rPr>
            </w:pPr>
            <w:r w:rsidRPr="00563166">
              <w:rPr>
                <w:rFonts w:eastAsiaTheme="minorHAnsi" w:cs="Arial"/>
                <w:b/>
                <w:bCs/>
                <w:color w:val="000000"/>
                <w:sz w:val="20"/>
                <w:szCs w:val="20"/>
              </w:rPr>
              <w:t>Номер шага</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0B786E6F" w14:textId="77777777" w:rsidR="00563166" w:rsidRPr="00563166" w:rsidRDefault="00563166" w:rsidP="00563166">
            <w:pPr>
              <w:autoSpaceDE w:val="0"/>
              <w:autoSpaceDN w:val="0"/>
              <w:adjustRightInd w:val="0"/>
              <w:jc w:val="center"/>
              <w:rPr>
                <w:rFonts w:eastAsiaTheme="minorHAnsi" w:cs="Arial"/>
                <w:b/>
                <w:bCs/>
                <w:color w:val="000000"/>
                <w:sz w:val="20"/>
                <w:szCs w:val="20"/>
              </w:rPr>
            </w:pPr>
            <w:r w:rsidRPr="00563166">
              <w:rPr>
                <w:rFonts w:eastAsiaTheme="minorHAnsi" w:cs="Arial"/>
                <w:b/>
                <w:bCs/>
                <w:color w:val="000000"/>
                <w:sz w:val="20"/>
                <w:szCs w:val="20"/>
              </w:rPr>
              <w:t>Предпосылки</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263149B4" w14:textId="77777777" w:rsidR="00563166" w:rsidRPr="00563166" w:rsidRDefault="00563166" w:rsidP="00563166">
            <w:pPr>
              <w:autoSpaceDE w:val="0"/>
              <w:autoSpaceDN w:val="0"/>
              <w:adjustRightInd w:val="0"/>
              <w:jc w:val="center"/>
              <w:rPr>
                <w:rFonts w:eastAsiaTheme="minorHAnsi" w:cs="Arial"/>
                <w:b/>
                <w:bCs/>
                <w:color w:val="000000"/>
                <w:sz w:val="20"/>
                <w:szCs w:val="20"/>
              </w:rPr>
            </w:pPr>
            <w:r w:rsidRPr="00563166">
              <w:rPr>
                <w:rFonts w:eastAsiaTheme="minorHAnsi" w:cs="Arial"/>
                <w:b/>
                <w:bCs/>
                <w:color w:val="000000"/>
                <w:sz w:val="20"/>
                <w:szCs w:val="20"/>
              </w:rPr>
              <w:t>Транзакция</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4BE54CC4" w14:textId="77777777" w:rsidR="00563166" w:rsidRPr="00563166" w:rsidRDefault="00563166" w:rsidP="00563166">
            <w:pPr>
              <w:autoSpaceDE w:val="0"/>
              <w:autoSpaceDN w:val="0"/>
              <w:adjustRightInd w:val="0"/>
              <w:jc w:val="center"/>
              <w:rPr>
                <w:rFonts w:eastAsiaTheme="minorHAnsi" w:cs="Arial"/>
                <w:b/>
                <w:bCs/>
                <w:color w:val="000000"/>
                <w:sz w:val="20"/>
                <w:szCs w:val="20"/>
              </w:rPr>
            </w:pPr>
            <w:r w:rsidRPr="00563166">
              <w:rPr>
                <w:rFonts w:eastAsiaTheme="minorHAnsi" w:cs="Arial"/>
                <w:b/>
                <w:bCs/>
                <w:color w:val="000000"/>
                <w:sz w:val="20"/>
                <w:szCs w:val="20"/>
              </w:rPr>
              <w:t>Вход</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36BED4E5" w14:textId="77777777" w:rsidR="00563166" w:rsidRPr="00563166" w:rsidRDefault="00563166" w:rsidP="00563166">
            <w:pPr>
              <w:autoSpaceDE w:val="0"/>
              <w:autoSpaceDN w:val="0"/>
              <w:adjustRightInd w:val="0"/>
              <w:jc w:val="center"/>
              <w:rPr>
                <w:rFonts w:eastAsiaTheme="minorHAnsi" w:cs="Arial"/>
                <w:b/>
                <w:bCs/>
                <w:color w:val="000000"/>
                <w:sz w:val="20"/>
                <w:szCs w:val="20"/>
              </w:rPr>
            </w:pPr>
            <w:r w:rsidRPr="00563166">
              <w:rPr>
                <w:rFonts w:eastAsiaTheme="minorHAnsi" w:cs="Arial"/>
                <w:b/>
                <w:bCs/>
                <w:color w:val="000000"/>
                <w:sz w:val="20"/>
                <w:szCs w:val="20"/>
              </w:rPr>
              <w:t>Результат</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51FA18ED" w14:textId="77777777" w:rsidR="00563166" w:rsidRPr="00563166" w:rsidRDefault="00563166" w:rsidP="00563166">
            <w:pPr>
              <w:autoSpaceDE w:val="0"/>
              <w:autoSpaceDN w:val="0"/>
              <w:adjustRightInd w:val="0"/>
              <w:jc w:val="center"/>
              <w:rPr>
                <w:rFonts w:eastAsiaTheme="minorHAnsi" w:cs="Arial"/>
                <w:b/>
                <w:bCs/>
                <w:color w:val="000000"/>
                <w:sz w:val="20"/>
                <w:szCs w:val="20"/>
              </w:rPr>
            </w:pPr>
            <w:r w:rsidRPr="00563166">
              <w:rPr>
                <w:rFonts w:eastAsiaTheme="minorHAnsi" w:cs="Arial"/>
                <w:b/>
                <w:bCs/>
                <w:color w:val="000000"/>
                <w:sz w:val="20"/>
                <w:szCs w:val="20"/>
              </w:rPr>
              <w:t>Бизнес-роль</w:t>
            </w:r>
          </w:p>
        </w:tc>
      </w:tr>
      <w:tr w:rsidR="00563166" w:rsidRPr="00563166" w14:paraId="095C0BBA" w14:textId="77777777" w:rsidTr="00AF3A3F">
        <w:trPr>
          <w:trHeight w:val="197"/>
        </w:trPr>
        <w:tc>
          <w:tcPr>
            <w:tcW w:w="1590" w:type="dxa"/>
            <w:tcBorders>
              <w:top w:val="single" w:sz="6" w:space="0" w:color="auto"/>
              <w:left w:val="single" w:sz="6" w:space="0" w:color="auto"/>
              <w:bottom w:val="single" w:sz="6" w:space="0" w:color="auto"/>
              <w:right w:val="single" w:sz="6" w:space="0" w:color="auto"/>
            </w:tcBorders>
          </w:tcPr>
          <w:p w14:paraId="3B75FAF1" w14:textId="1A2C994A" w:rsidR="00563166" w:rsidRPr="00563166" w:rsidRDefault="004E13A3" w:rsidP="00563166">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563166" w:rsidRPr="00563166">
              <w:rPr>
                <w:rFonts w:eastAsiaTheme="minorHAnsi" w:cs="Arial"/>
                <w:color w:val="000000"/>
                <w:sz w:val="20"/>
                <w:szCs w:val="20"/>
              </w:rPr>
              <w:t>10.07.02.030</w:t>
            </w:r>
          </w:p>
        </w:tc>
        <w:tc>
          <w:tcPr>
            <w:tcW w:w="1843" w:type="dxa"/>
            <w:tcBorders>
              <w:top w:val="single" w:sz="6" w:space="0" w:color="auto"/>
              <w:left w:val="single" w:sz="6" w:space="0" w:color="auto"/>
              <w:bottom w:val="single" w:sz="6" w:space="0" w:color="auto"/>
              <w:right w:val="single" w:sz="6" w:space="0" w:color="auto"/>
            </w:tcBorders>
          </w:tcPr>
          <w:p w14:paraId="3828D561" w14:textId="77777777" w:rsidR="00563166" w:rsidRPr="00563166" w:rsidRDefault="00563166" w:rsidP="00563166">
            <w:pPr>
              <w:autoSpaceDE w:val="0"/>
              <w:autoSpaceDN w:val="0"/>
              <w:adjustRightInd w:val="0"/>
              <w:jc w:val="left"/>
              <w:rPr>
                <w:rFonts w:eastAsiaTheme="minorHAnsi" w:cs="Arial"/>
                <w:color w:val="000000"/>
                <w:sz w:val="20"/>
                <w:szCs w:val="20"/>
              </w:rPr>
            </w:pPr>
            <w:r w:rsidRPr="00563166">
              <w:rPr>
                <w:rFonts w:eastAsiaTheme="minorHAnsi" w:cs="Arial"/>
                <w:color w:val="000000"/>
                <w:sz w:val="20"/>
                <w:szCs w:val="20"/>
              </w:rPr>
              <w:t xml:space="preserve">Наступил регламентный срок создания заказа </w:t>
            </w:r>
          </w:p>
        </w:tc>
        <w:tc>
          <w:tcPr>
            <w:tcW w:w="1559" w:type="dxa"/>
            <w:tcBorders>
              <w:top w:val="single" w:sz="6" w:space="0" w:color="auto"/>
              <w:left w:val="single" w:sz="6" w:space="0" w:color="auto"/>
              <w:bottom w:val="single" w:sz="6" w:space="0" w:color="auto"/>
              <w:right w:val="single" w:sz="6" w:space="0" w:color="auto"/>
            </w:tcBorders>
          </w:tcPr>
          <w:p w14:paraId="118EBE50" w14:textId="77777777" w:rsidR="00563166" w:rsidRPr="00563166" w:rsidRDefault="00563166" w:rsidP="00563166">
            <w:pPr>
              <w:autoSpaceDE w:val="0"/>
              <w:autoSpaceDN w:val="0"/>
              <w:adjustRightInd w:val="0"/>
              <w:jc w:val="left"/>
              <w:rPr>
                <w:rFonts w:eastAsiaTheme="minorHAnsi" w:cs="Arial"/>
                <w:color w:val="000000"/>
                <w:sz w:val="20"/>
                <w:szCs w:val="20"/>
              </w:rPr>
            </w:pPr>
            <w:r w:rsidRPr="00563166">
              <w:rPr>
                <w:rFonts w:eastAsiaTheme="minorHAnsi" w:cs="Arial"/>
                <w:color w:val="000000"/>
                <w:sz w:val="20"/>
                <w:szCs w:val="20"/>
              </w:rPr>
              <w:t>ME21N Создание заказа на поставку</w:t>
            </w:r>
          </w:p>
        </w:tc>
        <w:tc>
          <w:tcPr>
            <w:tcW w:w="2268" w:type="dxa"/>
            <w:tcBorders>
              <w:top w:val="single" w:sz="6" w:space="0" w:color="auto"/>
              <w:left w:val="single" w:sz="6" w:space="0" w:color="auto"/>
              <w:bottom w:val="single" w:sz="6" w:space="0" w:color="auto"/>
              <w:right w:val="single" w:sz="6" w:space="0" w:color="auto"/>
            </w:tcBorders>
          </w:tcPr>
          <w:p w14:paraId="2C27AEE6" w14:textId="77777777" w:rsidR="00563166" w:rsidRPr="00563166" w:rsidRDefault="00563166" w:rsidP="00563166">
            <w:pPr>
              <w:autoSpaceDE w:val="0"/>
              <w:autoSpaceDN w:val="0"/>
              <w:adjustRightInd w:val="0"/>
              <w:jc w:val="left"/>
              <w:rPr>
                <w:rFonts w:eastAsiaTheme="minorHAnsi" w:cs="Arial"/>
                <w:color w:val="000000"/>
                <w:sz w:val="20"/>
                <w:szCs w:val="20"/>
              </w:rPr>
            </w:pPr>
            <w:r w:rsidRPr="00563166">
              <w:rPr>
                <w:rFonts w:eastAsiaTheme="minorHAnsi" w:cs="Arial"/>
                <w:color w:val="000000"/>
                <w:sz w:val="20"/>
                <w:szCs w:val="20"/>
              </w:rPr>
              <w:t>Заявка на перемещение нормируемых МТР</w:t>
            </w:r>
          </w:p>
          <w:p w14:paraId="096D6B00" w14:textId="77777777" w:rsidR="00563166" w:rsidRPr="00563166" w:rsidRDefault="00563166" w:rsidP="00563166">
            <w:pPr>
              <w:autoSpaceDE w:val="0"/>
              <w:autoSpaceDN w:val="0"/>
              <w:adjustRightInd w:val="0"/>
              <w:jc w:val="left"/>
              <w:rPr>
                <w:rFonts w:eastAsiaTheme="minorHAnsi" w:cs="Arial"/>
                <w:color w:val="000000"/>
                <w:sz w:val="20"/>
                <w:szCs w:val="20"/>
              </w:rPr>
            </w:pPr>
            <w:r w:rsidRPr="00563166">
              <w:rPr>
                <w:rFonts w:eastAsiaTheme="minorHAnsi" w:cs="Arial"/>
                <w:color w:val="000000"/>
                <w:sz w:val="20"/>
                <w:szCs w:val="20"/>
              </w:rPr>
              <w:t>Заявка на перемещение</w:t>
            </w:r>
          </w:p>
        </w:tc>
        <w:tc>
          <w:tcPr>
            <w:tcW w:w="1701" w:type="dxa"/>
            <w:tcBorders>
              <w:top w:val="single" w:sz="6" w:space="0" w:color="auto"/>
              <w:left w:val="single" w:sz="6" w:space="0" w:color="auto"/>
              <w:bottom w:val="single" w:sz="6" w:space="0" w:color="auto"/>
              <w:right w:val="single" w:sz="6" w:space="0" w:color="auto"/>
            </w:tcBorders>
          </w:tcPr>
          <w:p w14:paraId="45AE9061" w14:textId="77777777" w:rsidR="00563166" w:rsidRPr="00563166" w:rsidRDefault="00563166" w:rsidP="00563166">
            <w:pPr>
              <w:autoSpaceDE w:val="0"/>
              <w:autoSpaceDN w:val="0"/>
              <w:adjustRightInd w:val="0"/>
              <w:jc w:val="left"/>
              <w:rPr>
                <w:rFonts w:eastAsiaTheme="minorHAnsi" w:cs="Arial"/>
                <w:color w:val="000000"/>
                <w:sz w:val="20"/>
                <w:szCs w:val="20"/>
              </w:rPr>
            </w:pPr>
            <w:r w:rsidRPr="00563166">
              <w:rPr>
                <w:rFonts w:eastAsiaTheme="minorHAnsi" w:cs="Arial"/>
                <w:color w:val="000000"/>
                <w:sz w:val="20"/>
                <w:szCs w:val="20"/>
              </w:rPr>
              <w:t>Заказ на перемещение</w:t>
            </w:r>
          </w:p>
        </w:tc>
        <w:tc>
          <w:tcPr>
            <w:tcW w:w="1275" w:type="dxa"/>
            <w:tcBorders>
              <w:top w:val="single" w:sz="6" w:space="0" w:color="auto"/>
              <w:left w:val="single" w:sz="6" w:space="0" w:color="auto"/>
              <w:bottom w:val="single" w:sz="6" w:space="0" w:color="auto"/>
              <w:right w:val="single" w:sz="6" w:space="0" w:color="auto"/>
            </w:tcBorders>
          </w:tcPr>
          <w:p w14:paraId="54E5A79D" w14:textId="227E7D53" w:rsidR="00563166" w:rsidRPr="00563166" w:rsidRDefault="00563166" w:rsidP="00563166">
            <w:pPr>
              <w:autoSpaceDE w:val="0"/>
              <w:autoSpaceDN w:val="0"/>
              <w:adjustRightInd w:val="0"/>
              <w:jc w:val="left"/>
              <w:rPr>
                <w:rFonts w:eastAsiaTheme="minorHAnsi" w:cs="Arial"/>
                <w:color w:val="000000"/>
                <w:sz w:val="20"/>
                <w:szCs w:val="20"/>
              </w:rPr>
            </w:pPr>
            <w:del w:id="572" w:author="Кращенко Олег Владимирович (Подрядчик. ООО БерингПойнт)" w:date="2020-04-23T15:21:00Z">
              <w:r w:rsidRPr="00563166" w:rsidDel="000C41EC">
                <w:rPr>
                  <w:rFonts w:eastAsiaTheme="minorHAnsi" w:cs="Arial"/>
                  <w:color w:val="000000"/>
                  <w:sz w:val="20"/>
                  <w:szCs w:val="20"/>
                </w:rPr>
                <w:delText>Планировщик логистики СП</w:delText>
              </w:r>
            </w:del>
            <w:ins w:id="573"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21160BB9" w14:textId="77777777" w:rsidR="005E57AE" w:rsidRDefault="005E57AE" w:rsidP="00A86721">
      <w:pPr>
        <w:ind w:firstLine="709"/>
      </w:pPr>
    </w:p>
    <w:p w14:paraId="17DDF121" w14:textId="77777777" w:rsidR="004A4A37" w:rsidRDefault="004A4A37" w:rsidP="00A86721">
      <w:pPr>
        <w:ind w:firstLine="709"/>
      </w:pPr>
    </w:p>
    <w:p w14:paraId="2A1617B0" w14:textId="3A4C08FC"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40</w:t>
      </w:r>
      <w:r w:rsidR="00A86721" w:rsidRPr="0090243D">
        <w:t xml:space="preserve"> </w:t>
      </w:r>
      <w:r w:rsidR="00072B2C">
        <w:t xml:space="preserve">– </w:t>
      </w:r>
      <w:r w:rsidR="00A86721" w:rsidRPr="00C00515">
        <w:t>Формирование заказа на перемещение на склад получателя</w:t>
      </w:r>
    </w:p>
    <w:p w14:paraId="607BAC87" w14:textId="77777777" w:rsidR="00CA4B9F" w:rsidRDefault="00CA4B9F" w:rsidP="00A86721">
      <w:pPr>
        <w:ind w:firstLine="709"/>
      </w:pPr>
    </w:p>
    <w:p w14:paraId="2C977F6C" w14:textId="1CEC2021" w:rsidR="00A86721" w:rsidRDefault="00A86721" w:rsidP="00A86721">
      <w:pPr>
        <w:ind w:firstLine="709"/>
      </w:pPr>
      <w:r>
        <w:t>В рамках данного шага планировщик перемещений инициирует перемещение МТР с</w:t>
      </w:r>
      <w:r w:rsidR="00E018A0">
        <w:t>о склада, на котором зарезервирован запас</w:t>
      </w:r>
      <w:r>
        <w:t xml:space="preserve"> </w:t>
      </w:r>
      <w:r w:rsidR="00E018A0">
        <w:t xml:space="preserve">под потребность на склад, с которого будет выполняться списание данного запаса на потребность. Например, с </w:t>
      </w:r>
      <w:r>
        <w:t>центрального склада на цеховой склад</w:t>
      </w:r>
      <w:r w:rsidR="0026258D">
        <w:t xml:space="preserve"> или </w:t>
      </w:r>
      <w:r w:rsidR="00E018A0">
        <w:t xml:space="preserve">на </w:t>
      </w:r>
      <w:r w:rsidR="0026258D">
        <w:t>склад подрядчика</w:t>
      </w:r>
      <w:r>
        <w:t xml:space="preserve">. Для планирования данного перемещения планировщиком создается Заказ на перемещение. Формирование Заказа на перемещение </w:t>
      </w:r>
      <w:r>
        <w:lastRenderedPageBreak/>
        <w:t>возможно только после того, как потребность подтверждена фактическим складским запасом.</w:t>
      </w:r>
      <w:r w:rsidR="00E018A0">
        <w:t xml:space="preserve"> При этом в части определенного перечня нормируемых материалов допускается формирование заказов на перемещение под потребность без наличия зарезервированного запаса. Например, по реагентике.</w:t>
      </w:r>
      <w:r w:rsidR="00B941A4">
        <w:t xml:space="preserve"> </w:t>
      </w:r>
      <w:commentRangeStart w:id="574"/>
      <w:commentRangeStart w:id="575"/>
      <w:r w:rsidR="00B941A4">
        <w:t>П</w:t>
      </w:r>
      <w:r w:rsidR="00CE4E23">
        <w:t>ланирование перемещений на цеховой склад для обеспечения</w:t>
      </w:r>
      <w:r w:rsidR="00B941A4">
        <w:t xml:space="preserve"> потребност</w:t>
      </w:r>
      <w:r w:rsidR="00CE4E23">
        <w:t>ей</w:t>
      </w:r>
      <w:r w:rsidR="00B941A4">
        <w:t xml:space="preserve"> производства в нормируемых МТР</w:t>
      </w:r>
      <w:r w:rsidR="00CE4E23">
        <w:t xml:space="preserve"> выполняет</w:t>
      </w:r>
      <w:ins w:id="576" w:author="Олег Владимирович" w:date="2021-03-09T13:10:00Z">
        <w:r w:rsidR="004F311A">
          <w:t>ся без проверки подтвержденного количества</w:t>
        </w:r>
      </w:ins>
      <w:ins w:id="577" w:author="Олег Владимирович" w:date="2021-03-09T13:13:00Z">
        <w:r w:rsidR="00681407">
          <w:t>.</w:t>
        </w:r>
      </w:ins>
      <w:r w:rsidR="00CE4E23">
        <w:t xml:space="preserve"> </w:t>
      </w:r>
      <w:del w:id="578" w:author="Олег Владимирович" w:date="2021-03-09T13:13:00Z">
        <w:r w:rsidR="00CE4E23" w:rsidDel="00681407">
          <w:delText>сток-контролёр, т.е.</w:delText>
        </w:r>
        <w:r w:rsidR="00B941A4" w:rsidDel="00681407">
          <w:delText xml:space="preserve"> в роли планировщика перемещений выступает сток-контролёр.</w:delText>
        </w:r>
        <w:commentRangeEnd w:id="574"/>
        <w:r w:rsidR="00C5401A" w:rsidDel="00681407">
          <w:rPr>
            <w:rStyle w:val="aff7"/>
          </w:rPr>
          <w:commentReference w:id="574"/>
        </w:r>
      </w:del>
      <w:commentRangeEnd w:id="575"/>
      <w:r w:rsidR="00681407">
        <w:rPr>
          <w:rStyle w:val="aff7"/>
        </w:rPr>
        <w:commentReference w:id="575"/>
      </w:r>
    </w:p>
    <w:p w14:paraId="3CB27E78" w14:textId="3499D7CE" w:rsidR="00774C4F" w:rsidRDefault="00A86721" w:rsidP="00A86721">
      <w:pPr>
        <w:ind w:firstLine="709"/>
      </w:pPr>
      <w:r>
        <w:t xml:space="preserve">Планировщик в системе </w:t>
      </w:r>
      <w:r>
        <w:rPr>
          <w:lang w:val="en-US"/>
        </w:rPr>
        <w:t>SAP</w:t>
      </w:r>
      <w:r w:rsidRPr="000540BB">
        <w:t xml:space="preserve"> </w:t>
      </w:r>
      <w:r>
        <w:rPr>
          <w:lang w:val="en-US"/>
        </w:rPr>
        <w:t>S</w:t>
      </w:r>
      <w:r w:rsidRPr="000540BB">
        <w:t>4/</w:t>
      </w:r>
      <w:r>
        <w:rPr>
          <w:lang w:val="en-US"/>
        </w:rPr>
        <w:t>HANA</w:t>
      </w:r>
      <w:r w:rsidRPr="000540BB">
        <w:t xml:space="preserve"> </w:t>
      </w:r>
      <w:r>
        <w:t xml:space="preserve">формирует список подтвержденных позиций потребности. </w:t>
      </w:r>
      <w:r w:rsidR="00E018A0">
        <w:t xml:space="preserve">Данный отчет отражает информацию на каком именно складе находится запас, зарезервированный под конкретную потребность. </w:t>
      </w:r>
      <w:r>
        <w:t xml:space="preserve">Выделяя позиции в списке, планировщик </w:t>
      </w:r>
      <w:r w:rsidR="00E018A0">
        <w:t xml:space="preserve">нажимает кнопку «Создать </w:t>
      </w:r>
      <w:r>
        <w:t>Заказ на перемещение</w:t>
      </w:r>
      <w:r w:rsidR="00E018A0">
        <w:t>»</w:t>
      </w:r>
      <w:r>
        <w:t xml:space="preserve">. </w:t>
      </w:r>
      <w:r w:rsidR="00E018A0">
        <w:t>В результате в системе автоматически создается заказ на перемещение, содержащий позиции, выбранные в отчете, с указани</w:t>
      </w:r>
      <w:r w:rsidR="00774C4F">
        <w:t>е</w:t>
      </w:r>
      <w:r w:rsidR="00E018A0">
        <w:t xml:space="preserve">м склада-отправителя и склада-получателя. </w:t>
      </w:r>
      <w:r>
        <w:t>При этом Заказ на перемещение формируется на количество, не превышающее объем за</w:t>
      </w:r>
      <w:r w:rsidR="00774C4F">
        <w:t>резервированного запаса под данную потребность</w:t>
      </w:r>
      <w:r w:rsidR="00117FAF">
        <w:t xml:space="preserve"> (кроме определенного перечня нормируемых МТР, для которых контролируется общий объем потребности)</w:t>
      </w:r>
      <w:r w:rsidR="00774C4F">
        <w:t xml:space="preserve">, с учетом уже созданных открытых заказов и уже имеющегося </w:t>
      </w:r>
      <w:r w:rsidR="00117FAF">
        <w:t>запаса на складе списания</w:t>
      </w:r>
      <w:r w:rsidR="00774C4F">
        <w:t>.</w:t>
      </w:r>
    </w:p>
    <w:p w14:paraId="57B0CD41" w14:textId="76B53041" w:rsidR="009378B0" w:rsidRDefault="009378B0" w:rsidP="00A86721">
      <w:pPr>
        <w:ind w:firstLine="709"/>
      </w:pPr>
      <w:r>
        <w:t>В позициях создаваемого заказа заполняются процент допуска сверхпоставки и недопоставки</w:t>
      </w:r>
      <w:r w:rsidR="00665425">
        <w:t xml:space="preserve"> (разработка MM</w:t>
      </w:r>
      <w:r w:rsidR="005A51B3">
        <w:t>8</w:t>
      </w:r>
      <w:r w:rsidR="00E1383F">
        <w:t>4</w:t>
      </w:r>
      <w:r w:rsidR="00665425">
        <w:t xml:space="preserve"> «Учёт допуска сверхпоставки и недопоставки при перемещении»)</w:t>
      </w:r>
      <w:r>
        <w:t xml:space="preserve">. </w:t>
      </w:r>
      <w:r w:rsidR="009D0E0F" w:rsidRPr="009D0E0F">
        <w:t>Данные параметры ведутся в справочнике МТР</w:t>
      </w:r>
      <w:r w:rsidR="007F19D1">
        <w:t xml:space="preserve"> (описание справочника с</w:t>
      </w:r>
      <w:r w:rsidR="007F19D1" w:rsidRPr="007F19D1">
        <w:t xml:space="preserve">м. КД </w:t>
      </w:r>
      <w:r w:rsidR="009D0E0F" w:rsidRPr="009D0E0F">
        <w:t>ERP.5.1.47</w:t>
      </w:r>
      <w:r w:rsidR="009D0E0F">
        <w:t xml:space="preserve"> «</w:t>
      </w:r>
      <w:r w:rsidR="009D0E0F" w:rsidRPr="009D0E0F">
        <w:t>Концепция по нормативно-справочной информации</w:t>
      </w:r>
      <w:r w:rsidR="007F19D1" w:rsidRPr="007F19D1">
        <w:t>»</w:t>
      </w:r>
      <w:r w:rsidR="007F19D1">
        <w:t>).</w:t>
      </w:r>
    </w:p>
    <w:p w14:paraId="5A02BE63" w14:textId="1A2F0738" w:rsidR="009E3F58" w:rsidRDefault="009E3F58" w:rsidP="00A86721">
      <w:pPr>
        <w:ind w:firstLine="709"/>
      </w:pPr>
      <w:r>
        <w:t xml:space="preserve">Для отражения информации о необходимости перевозки силами Полюс логистики, в </w:t>
      </w:r>
      <w:r w:rsidR="00043003">
        <w:t xml:space="preserve">карточке </w:t>
      </w:r>
      <w:r>
        <w:t>МТР на уровне производственной площадк</w:t>
      </w:r>
      <w:r w:rsidR="00043003">
        <w:t>и</w:t>
      </w:r>
      <w:r>
        <w:t xml:space="preserve"> ведутся Условия отгрузки – Самовывоз или Центральный завоз. Значение параметр используется по умолчанию и может быть изменено при создании заказа на перемещение.</w:t>
      </w:r>
      <w:r w:rsidR="009F342D">
        <w:t xml:space="preserve"> В дальнейшем </w:t>
      </w:r>
      <w:r w:rsidR="00AA0483">
        <w:t xml:space="preserve">по </w:t>
      </w:r>
      <w:r w:rsidR="00047588">
        <w:t>поставк</w:t>
      </w:r>
      <w:r w:rsidR="00AA0483">
        <w:t>ам</w:t>
      </w:r>
      <w:r w:rsidR="00047588">
        <w:t>,</w:t>
      </w:r>
      <w:r w:rsidR="009F342D">
        <w:t xml:space="preserve"> созданны</w:t>
      </w:r>
      <w:r w:rsidR="00AA0483">
        <w:t>м</w:t>
      </w:r>
      <w:r w:rsidR="009F342D">
        <w:t xml:space="preserve"> на основании заказов с усло</w:t>
      </w:r>
      <w:r w:rsidR="00AA0483">
        <w:t>вием отгрузки Центральный завоз, планирование транспортной логистики выполняется Планировщиком логистики, а по поставкам, созданным на основании заказов с условием отгрузки Самовывоз, самостоятельно бизнес-заказчиком.</w:t>
      </w:r>
      <w:r w:rsidR="00FE3CE3">
        <w:t xml:space="preserve"> Заказы с Самовывозом не попадают в план грузоперевозок.</w:t>
      </w:r>
    </w:p>
    <w:p w14:paraId="4F48CC51" w14:textId="21E8F795" w:rsidR="008820BC" w:rsidRDefault="008820BC" w:rsidP="00A86721">
      <w:pPr>
        <w:ind w:firstLine="709"/>
      </w:pPr>
      <w:r>
        <w:t xml:space="preserve">В качестве даты поставки по умолчанию копируется самая ранняя дата потребности из выбранных к перемещению позиций потребности. При необходимости дата может быть скорректирована, но всегда указывается одна для всех перемещаемых позиций. Если выбрано условие отгрузки Центральный завоз, то выполняется проверка на соответствие </w:t>
      </w:r>
      <w:r w:rsidR="00823DB6">
        <w:t>указанной даты поставки нормативному сроку перемещения. В случае несоответствия выдаётся сообщение об ошибке, дата должна быть скорректирована. Данный срок указывается в справочнике МТР в параметре «</w:t>
      </w:r>
      <w:r w:rsidR="00823DB6" w:rsidRPr="00823DB6">
        <w:t>Перемещение с ЦС</w:t>
      </w:r>
      <w:r w:rsidR="00823DB6">
        <w:t>».</w:t>
      </w:r>
    </w:p>
    <w:p w14:paraId="225FDAE6" w14:textId="431D5D64" w:rsidR="002900BD" w:rsidRDefault="00A86721" w:rsidP="002900BD">
      <w:pPr>
        <w:ind w:firstLine="709"/>
      </w:pPr>
      <w:r>
        <w:t>Для выполнения данного шага предполагается разработка спе</w:t>
      </w:r>
      <w:r w:rsidR="008200E6">
        <w:t xml:space="preserve">циализированного рабочего места </w:t>
      </w:r>
      <w:r w:rsidR="008200E6" w:rsidRPr="008200E6">
        <w:t>(разработка</w:t>
      </w:r>
      <w:r w:rsidR="00EA6519">
        <w:t xml:space="preserve"> </w:t>
      </w:r>
      <w:r w:rsidR="00F83367">
        <w:t xml:space="preserve">№ </w:t>
      </w:r>
      <w:r w:rsidR="00EA6519">
        <w:t>ММ45</w:t>
      </w:r>
      <w:r w:rsidR="008200E6" w:rsidRPr="008200E6">
        <w:t xml:space="preserve"> «Рабочее место для планирования перемещений с центрального склада на цеховой склад в соответствии с запланированной потребностью»)</w:t>
      </w:r>
      <w:r w:rsidR="008200E6">
        <w:t>.</w:t>
      </w:r>
      <w:r w:rsidR="002900BD" w:rsidRPr="002900BD">
        <w:t xml:space="preserve"> </w:t>
      </w:r>
      <w:r w:rsidR="002900BD">
        <w:t>Данная разработка предполагает так же формирование заказов на перемещение в автоматическом режиме (через планирование фонового задания) по</w:t>
      </w:r>
      <w:r w:rsidR="003B23C4">
        <w:t xml:space="preserve"> потребностям ТОРО, а также прочим</w:t>
      </w:r>
      <w:r w:rsidR="002900BD">
        <w:t xml:space="preserve"> категориям потребности (</w:t>
      </w:r>
      <w:ins w:id="579" w:author="Тухбатов Руслан Наильевич (Подрядчик. ООО БерингПойнт)" w:date="2020-04-30T17:27:00Z">
        <w:r w:rsidR="00FD0562">
          <w:t>тип потребности для фонового задания настраивается отдельно</w:t>
        </w:r>
      </w:ins>
      <w:del w:id="580" w:author="Тухбатов Руслан Наильевич (Подрядчик. ООО БерингПойнт)" w:date="2020-04-30T17:27:00Z">
        <w:r w:rsidR="002900BD" w:rsidDel="00FD0562">
          <w:delText xml:space="preserve">необходимо </w:delText>
        </w:r>
        <w:r w:rsidR="003B23C4" w:rsidDel="00FD0562">
          <w:delText>уточнить</w:delText>
        </w:r>
        <w:r w:rsidR="002900BD" w:rsidDel="00FD0562">
          <w:delText xml:space="preserve"> на этапе реализации</w:delText>
        </w:r>
      </w:del>
      <w:r w:rsidR="002900BD">
        <w:t>).</w:t>
      </w:r>
    </w:p>
    <w:p w14:paraId="57065C51" w14:textId="109BD31C" w:rsidR="0070276E" w:rsidRDefault="00C95400" w:rsidP="00A86721">
      <w:pPr>
        <w:ind w:firstLine="709"/>
      </w:pPr>
      <w:r>
        <w:t>В отдельных случаях возможно формирования заказа на перемещение без предварительной потребности. Данный заказ на перемещение создается с использованием типовой транзак</w:t>
      </w:r>
      <w:r w:rsidR="00DF3856">
        <w:t xml:space="preserve">ции </w:t>
      </w:r>
      <w:r w:rsidR="00DF3856">
        <w:rPr>
          <w:lang w:val="en-US"/>
        </w:rPr>
        <w:t>ME</w:t>
      </w:r>
      <w:r w:rsidR="00DF3856" w:rsidRPr="00DF3856">
        <w:t>21</w:t>
      </w:r>
      <w:r w:rsidR="00DF3856">
        <w:rPr>
          <w:lang w:val="en-US"/>
        </w:rPr>
        <w:t>N</w:t>
      </w:r>
      <w:r w:rsidR="00DF3856" w:rsidRPr="00DF3856">
        <w:t xml:space="preserve">. </w:t>
      </w:r>
      <w:r w:rsidR="00DF3856">
        <w:t xml:space="preserve">Правами на данную </w:t>
      </w:r>
      <w:r w:rsidR="0070276E">
        <w:t>операцию</w:t>
      </w:r>
      <w:r w:rsidR="00DF3856">
        <w:t xml:space="preserve"> будет обладать сотрудник с </w:t>
      </w:r>
      <w:r w:rsidR="0070276E">
        <w:t xml:space="preserve">выделенной </w:t>
      </w:r>
      <w:r w:rsidR="00DF3856">
        <w:t>ролью «Руководитель МТО</w:t>
      </w:r>
      <w:r w:rsidR="0070276E">
        <w:t>»</w:t>
      </w:r>
      <w:r w:rsidR="00B614AB">
        <w:t>, например, для перемещения на склад разниц в случае возникновения отклонений</w:t>
      </w:r>
      <w:r w:rsidR="0070276E">
        <w:t>.</w:t>
      </w:r>
    </w:p>
    <w:p w14:paraId="0E701168" w14:textId="1DC102C0" w:rsidR="00C95400" w:rsidRDefault="0070276E" w:rsidP="00A86721">
      <w:pPr>
        <w:ind w:firstLine="709"/>
      </w:pPr>
      <w:r>
        <w:lastRenderedPageBreak/>
        <w:t>Кроме того, полномочиями на с</w:t>
      </w:r>
      <w:r w:rsidR="00DF3856">
        <w:t xml:space="preserve">оздание заказа </w:t>
      </w:r>
      <w:r>
        <w:t xml:space="preserve">на перемещение без предварительной потребности </w:t>
      </w:r>
      <w:r w:rsidR="00B614AB">
        <w:t xml:space="preserve">с использованием типовой транзакции </w:t>
      </w:r>
      <w:r w:rsidR="00B614AB">
        <w:rPr>
          <w:lang w:val="en-US"/>
        </w:rPr>
        <w:t>ME</w:t>
      </w:r>
      <w:r w:rsidR="00B614AB" w:rsidRPr="00DF3856">
        <w:t>21</w:t>
      </w:r>
      <w:r w:rsidR="00B614AB">
        <w:rPr>
          <w:lang w:val="en-US"/>
        </w:rPr>
        <w:t>N</w:t>
      </w:r>
      <w:r w:rsidR="00B614AB">
        <w:t xml:space="preserve"> </w:t>
      </w:r>
      <w:r>
        <w:t>будет обладать Планировщик перемещени</w:t>
      </w:r>
      <w:r w:rsidR="00B614AB">
        <w:t>й.</w:t>
      </w:r>
      <w:r>
        <w:t xml:space="preserve"> </w:t>
      </w:r>
      <w:r w:rsidR="00B614AB">
        <w:t>Э</w:t>
      </w:r>
      <w:r>
        <w:t xml:space="preserve">то </w:t>
      </w:r>
      <w:r w:rsidR="00DF3856">
        <w:t>возможно только в следующих случаях:</w:t>
      </w:r>
    </w:p>
    <w:p w14:paraId="34EACD9F" w14:textId="415CB805" w:rsidR="00DF3856" w:rsidRDefault="00DF3856" w:rsidP="00A86721">
      <w:pPr>
        <w:ind w:firstLine="709"/>
      </w:pPr>
      <w:r>
        <w:t>- П</w:t>
      </w:r>
      <w:r w:rsidR="00EC6FE5" w:rsidRPr="00C95400">
        <w:t xml:space="preserve">еремещение </w:t>
      </w:r>
      <w:r w:rsidR="007D5D63" w:rsidRPr="00C95400">
        <w:t xml:space="preserve">между ремонтными цехами </w:t>
      </w:r>
      <w:r w:rsidR="00EC6FE5" w:rsidRPr="00C95400">
        <w:t>материалов подме</w:t>
      </w:r>
      <w:r w:rsidR="006068FC">
        <w:t>нного фонда, с видами оценки «НЕИСПРАВНЫЙ</w:t>
      </w:r>
      <w:r w:rsidR="00EC6FE5" w:rsidRPr="00C95400">
        <w:t>» или «</w:t>
      </w:r>
      <w:r w:rsidR="006068FC">
        <w:t>ИСПРАВНЫЙ</w:t>
      </w:r>
      <w:r w:rsidR="00EC6FE5" w:rsidRPr="00C95400">
        <w:t>»</w:t>
      </w:r>
      <w:r>
        <w:t>.</w:t>
      </w:r>
    </w:p>
    <w:p w14:paraId="6E0B1E5E" w14:textId="460E4E3F" w:rsidR="00DF3856" w:rsidRDefault="00DF3856" w:rsidP="00A86721">
      <w:pPr>
        <w:ind w:firstLine="709"/>
      </w:pPr>
      <w:r>
        <w:t>- Перемещение МТР между цеховыми складами.</w:t>
      </w:r>
    </w:p>
    <w:p w14:paraId="755B2E5B" w14:textId="2DDCA406" w:rsidR="00DF3856" w:rsidRDefault="00DF3856" w:rsidP="00A86721">
      <w:pPr>
        <w:ind w:firstLine="709"/>
      </w:pPr>
      <w:r>
        <w:t>- Возврат МТР с цехового склада на центральный склад.</w:t>
      </w:r>
    </w:p>
    <w:p w14:paraId="749005F8" w14:textId="77777777" w:rsidR="00DF3856" w:rsidRDefault="00DF3856" w:rsidP="00DF3856">
      <w:pPr>
        <w:ind w:firstLine="709"/>
      </w:pPr>
      <w:r>
        <w:t>В</w:t>
      </w:r>
      <w:r w:rsidR="007D5D63" w:rsidRPr="00C95400">
        <w:t xml:space="preserve"> системе будет реализована</w:t>
      </w:r>
      <w:r>
        <w:t xml:space="preserve"> автоматизированная </w:t>
      </w:r>
      <w:r w:rsidR="007D5D63" w:rsidRPr="00C95400">
        <w:t xml:space="preserve">проверка (разработка </w:t>
      </w:r>
      <w:r w:rsidR="007D5D63" w:rsidRPr="00C95400">
        <w:rPr>
          <w:lang w:val="en-US"/>
        </w:rPr>
        <w:t>MM</w:t>
      </w:r>
      <w:r>
        <w:t>82), что заказ на перемещение без потребности создается только для вышеуказанных случаев.</w:t>
      </w:r>
    </w:p>
    <w:p w14:paraId="6A57A78A" w14:textId="6AED2232" w:rsidR="0048449B" w:rsidRDefault="0048449B" w:rsidP="00A86721">
      <w:pPr>
        <w:ind w:firstLine="709"/>
      </w:pPr>
    </w:p>
    <w:p w14:paraId="36EB5109" w14:textId="2006AEF0" w:rsidR="000C24AE" w:rsidRDefault="000C24AE" w:rsidP="007C7B16">
      <w:pPr>
        <w:ind w:firstLine="709"/>
        <w:jc w:val="right"/>
        <w:rPr>
          <w:rFonts w:cs="Arial"/>
          <w:b/>
          <w:sz w:val="22"/>
        </w:rPr>
      </w:pPr>
      <w:bookmarkStart w:id="581" w:name="_ПП-10.07.02.045_Анализ_плана"/>
      <w:bookmarkStart w:id="582" w:name="_ПП-10.07.02.047_Корректировка_заказ"/>
      <w:bookmarkEnd w:id="581"/>
      <w:bookmarkEnd w:id="582"/>
      <w:r w:rsidRPr="00916FAB">
        <w:rPr>
          <w:rFonts w:cs="Arial"/>
          <w:b/>
          <w:sz w:val="22"/>
        </w:rPr>
        <w:t xml:space="preserve">Таблица </w:t>
      </w:r>
      <w:r>
        <w:rPr>
          <w:rFonts w:cs="Arial"/>
          <w:b/>
          <w:sz w:val="22"/>
        </w:rPr>
        <w:t>20</w:t>
      </w:r>
      <w:r w:rsidRPr="00916FAB">
        <w:rPr>
          <w:rFonts w:cs="Arial"/>
          <w:b/>
          <w:sz w:val="22"/>
        </w:rPr>
        <w:t xml:space="preserve">. Описание </w:t>
      </w:r>
      <w:r>
        <w:rPr>
          <w:rFonts w:cs="Arial"/>
          <w:b/>
          <w:sz w:val="22"/>
        </w:rPr>
        <w:t>шага «Формирование заказа на перемещение на склад получателя»</w:t>
      </w:r>
    </w:p>
    <w:p w14:paraId="4EDADC91" w14:textId="77777777" w:rsidR="00E1383F" w:rsidRDefault="00E1383F" w:rsidP="00E1383F">
      <w:pPr>
        <w:jc w:val="right"/>
      </w:pPr>
    </w:p>
    <w:tbl>
      <w:tblPr>
        <w:tblW w:w="0" w:type="auto"/>
        <w:tblInd w:w="-38" w:type="dxa"/>
        <w:tblLayout w:type="fixed"/>
        <w:tblCellMar>
          <w:left w:w="30" w:type="dxa"/>
          <w:right w:w="30" w:type="dxa"/>
        </w:tblCellMar>
        <w:tblLook w:val="0000" w:firstRow="0" w:lastRow="0" w:firstColumn="0" w:lastColumn="0" w:noHBand="0" w:noVBand="0"/>
      </w:tblPr>
      <w:tblGrid>
        <w:gridCol w:w="1590"/>
        <w:gridCol w:w="2409"/>
        <w:gridCol w:w="1027"/>
        <w:gridCol w:w="1525"/>
        <w:gridCol w:w="1559"/>
        <w:gridCol w:w="1985"/>
      </w:tblGrid>
      <w:tr w:rsidR="000C24AE" w:rsidRPr="000C24AE" w14:paraId="16F365CB" w14:textId="77777777" w:rsidTr="000C24AE">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7B73D0F2"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Номер шага</w:t>
            </w:r>
          </w:p>
        </w:tc>
        <w:tc>
          <w:tcPr>
            <w:tcW w:w="2409" w:type="dxa"/>
            <w:tcBorders>
              <w:top w:val="single" w:sz="6" w:space="0" w:color="auto"/>
              <w:left w:val="single" w:sz="6" w:space="0" w:color="auto"/>
              <w:bottom w:val="single" w:sz="6" w:space="0" w:color="auto"/>
              <w:right w:val="single" w:sz="6" w:space="0" w:color="auto"/>
            </w:tcBorders>
            <w:shd w:val="solid" w:color="FFCC00" w:fill="auto"/>
          </w:tcPr>
          <w:p w14:paraId="2523CC1A"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Предпосылки</w:t>
            </w:r>
          </w:p>
        </w:tc>
        <w:tc>
          <w:tcPr>
            <w:tcW w:w="1027" w:type="dxa"/>
            <w:tcBorders>
              <w:top w:val="single" w:sz="6" w:space="0" w:color="auto"/>
              <w:left w:val="single" w:sz="6" w:space="0" w:color="auto"/>
              <w:bottom w:val="single" w:sz="6" w:space="0" w:color="auto"/>
              <w:right w:val="single" w:sz="6" w:space="0" w:color="auto"/>
            </w:tcBorders>
            <w:shd w:val="solid" w:color="FFCC00" w:fill="auto"/>
          </w:tcPr>
          <w:p w14:paraId="6959C268"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Транзакция</w:t>
            </w:r>
          </w:p>
        </w:tc>
        <w:tc>
          <w:tcPr>
            <w:tcW w:w="1525" w:type="dxa"/>
            <w:tcBorders>
              <w:top w:val="single" w:sz="6" w:space="0" w:color="auto"/>
              <w:left w:val="single" w:sz="6" w:space="0" w:color="auto"/>
              <w:bottom w:val="single" w:sz="6" w:space="0" w:color="auto"/>
              <w:right w:val="single" w:sz="6" w:space="0" w:color="auto"/>
            </w:tcBorders>
            <w:shd w:val="solid" w:color="FFCC00" w:fill="auto"/>
          </w:tcPr>
          <w:p w14:paraId="3383FC21"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Вход</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696C4A7D"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Результат</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7A7288B4"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Бизнес-роль</w:t>
            </w:r>
          </w:p>
        </w:tc>
      </w:tr>
      <w:tr w:rsidR="000C24AE" w:rsidRPr="000C24AE" w14:paraId="334E2DFD" w14:textId="77777777" w:rsidTr="000C24AE">
        <w:trPr>
          <w:trHeight w:val="197"/>
        </w:trPr>
        <w:tc>
          <w:tcPr>
            <w:tcW w:w="1590" w:type="dxa"/>
            <w:tcBorders>
              <w:top w:val="single" w:sz="6" w:space="0" w:color="auto"/>
              <w:left w:val="single" w:sz="6" w:space="0" w:color="auto"/>
              <w:bottom w:val="single" w:sz="6" w:space="0" w:color="auto"/>
              <w:right w:val="single" w:sz="6" w:space="0" w:color="auto"/>
            </w:tcBorders>
          </w:tcPr>
          <w:p w14:paraId="71CB6EF6" w14:textId="05574A14" w:rsidR="000C24AE" w:rsidRPr="000C24AE" w:rsidRDefault="004E13A3" w:rsidP="000C24AE">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0C24AE" w:rsidRPr="000C24AE">
              <w:rPr>
                <w:rFonts w:eastAsiaTheme="minorHAnsi" w:cs="Arial"/>
                <w:color w:val="000000"/>
                <w:sz w:val="20"/>
                <w:szCs w:val="20"/>
              </w:rPr>
              <w:t>10.07.02.040</w:t>
            </w:r>
          </w:p>
        </w:tc>
        <w:tc>
          <w:tcPr>
            <w:tcW w:w="2409" w:type="dxa"/>
            <w:tcBorders>
              <w:top w:val="single" w:sz="6" w:space="0" w:color="auto"/>
              <w:left w:val="single" w:sz="6" w:space="0" w:color="auto"/>
              <w:bottom w:val="single" w:sz="6" w:space="0" w:color="auto"/>
              <w:right w:val="single" w:sz="6" w:space="0" w:color="auto"/>
            </w:tcBorders>
          </w:tcPr>
          <w:p w14:paraId="246CD8D1" w14:textId="77777777" w:rsidR="000C24AE" w:rsidRPr="000C24AE" w:rsidRDefault="000C24AE" w:rsidP="000C24AE">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Запас зарезервирован на другом складе производственной площадки</w:t>
            </w:r>
          </w:p>
        </w:tc>
        <w:tc>
          <w:tcPr>
            <w:tcW w:w="1027" w:type="dxa"/>
            <w:tcBorders>
              <w:top w:val="single" w:sz="6" w:space="0" w:color="auto"/>
              <w:left w:val="single" w:sz="6" w:space="0" w:color="auto"/>
              <w:bottom w:val="single" w:sz="6" w:space="0" w:color="auto"/>
              <w:right w:val="single" w:sz="6" w:space="0" w:color="auto"/>
            </w:tcBorders>
          </w:tcPr>
          <w:p w14:paraId="23C2B524" w14:textId="77777777" w:rsidR="000C24AE" w:rsidRDefault="000C24AE" w:rsidP="000C24AE">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Z*</w:t>
            </w:r>
          </w:p>
          <w:p w14:paraId="7EC690BB" w14:textId="7FABE0D2" w:rsidR="00552FD4" w:rsidRPr="000C24AE" w:rsidRDefault="00552FD4" w:rsidP="000C24AE">
            <w:pPr>
              <w:autoSpaceDE w:val="0"/>
              <w:autoSpaceDN w:val="0"/>
              <w:adjustRightInd w:val="0"/>
              <w:jc w:val="left"/>
              <w:rPr>
                <w:rFonts w:eastAsiaTheme="minorHAnsi" w:cs="Arial"/>
                <w:color w:val="000000"/>
                <w:sz w:val="20"/>
                <w:szCs w:val="20"/>
              </w:rPr>
            </w:pPr>
            <w:r>
              <w:rPr>
                <w:rFonts w:cs="Arial"/>
                <w:sz w:val="20"/>
              </w:rPr>
              <w:t>ZCO06</w:t>
            </w:r>
          </w:p>
        </w:tc>
        <w:tc>
          <w:tcPr>
            <w:tcW w:w="1525" w:type="dxa"/>
            <w:tcBorders>
              <w:top w:val="single" w:sz="6" w:space="0" w:color="auto"/>
              <w:left w:val="single" w:sz="6" w:space="0" w:color="auto"/>
              <w:bottom w:val="single" w:sz="6" w:space="0" w:color="auto"/>
              <w:right w:val="single" w:sz="6" w:space="0" w:color="auto"/>
            </w:tcBorders>
          </w:tcPr>
          <w:p w14:paraId="22AB48BA" w14:textId="77777777" w:rsidR="000C24AE" w:rsidRPr="000C24AE" w:rsidRDefault="000C24AE" w:rsidP="000C24AE">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Потребность в МТР</w:t>
            </w:r>
          </w:p>
        </w:tc>
        <w:tc>
          <w:tcPr>
            <w:tcW w:w="1559" w:type="dxa"/>
            <w:tcBorders>
              <w:top w:val="single" w:sz="6" w:space="0" w:color="auto"/>
              <w:left w:val="single" w:sz="6" w:space="0" w:color="auto"/>
              <w:bottom w:val="single" w:sz="6" w:space="0" w:color="auto"/>
              <w:right w:val="single" w:sz="6" w:space="0" w:color="auto"/>
            </w:tcBorders>
          </w:tcPr>
          <w:p w14:paraId="2011C58A" w14:textId="77777777" w:rsidR="000C24AE" w:rsidRPr="000C24AE" w:rsidRDefault="000C24AE" w:rsidP="000C24AE">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Заказ на перемещение</w:t>
            </w:r>
          </w:p>
        </w:tc>
        <w:tc>
          <w:tcPr>
            <w:tcW w:w="1985" w:type="dxa"/>
            <w:tcBorders>
              <w:top w:val="single" w:sz="6" w:space="0" w:color="auto"/>
              <w:left w:val="single" w:sz="6" w:space="0" w:color="auto"/>
              <w:bottom w:val="single" w:sz="6" w:space="0" w:color="auto"/>
              <w:right w:val="single" w:sz="6" w:space="0" w:color="auto"/>
            </w:tcBorders>
          </w:tcPr>
          <w:p w14:paraId="64D3FAEC" w14:textId="4A5484E3" w:rsidR="000C24AE" w:rsidRPr="000C24AE" w:rsidRDefault="000C24AE" w:rsidP="000C41EC">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 xml:space="preserve">Планировщик перемещений </w:t>
            </w:r>
            <w:del w:id="583" w:author="Кращенко Олег Владимирович (Подрядчик. ООО БерингПойнт)" w:date="2020-04-23T15:22:00Z">
              <w:r w:rsidRPr="000C24AE" w:rsidDel="000C41EC">
                <w:rPr>
                  <w:rFonts w:eastAsiaTheme="minorHAnsi" w:cs="Arial"/>
                  <w:color w:val="000000"/>
                  <w:sz w:val="20"/>
                  <w:szCs w:val="20"/>
                </w:rPr>
                <w:delText>БЕ ГОК</w:delText>
              </w:r>
            </w:del>
          </w:p>
        </w:tc>
      </w:tr>
    </w:tbl>
    <w:p w14:paraId="16C2FE19" w14:textId="77777777" w:rsidR="0011133A" w:rsidRDefault="0011133A" w:rsidP="00A86721">
      <w:pPr>
        <w:ind w:firstLine="709"/>
      </w:pPr>
    </w:p>
    <w:p w14:paraId="4EF74859" w14:textId="77777777" w:rsidR="007C7B16" w:rsidRDefault="007C7B16" w:rsidP="00A86721">
      <w:pPr>
        <w:ind w:firstLine="709"/>
      </w:pPr>
    </w:p>
    <w:p w14:paraId="6F572FDF" w14:textId="3FA69102"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47</w:t>
      </w:r>
      <w:r w:rsidR="00072B2C">
        <w:t xml:space="preserve"> – </w:t>
      </w:r>
      <w:r w:rsidR="00A86721">
        <w:t>Корректир</w:t>
      </w:r>
      <w:r w:rsidR="00A86721" w:rsidRPr="00C00515">
        <w:t>овка заказов на перемещение</w:t>
      </w:r>
    </w:p>
    <w:p w14:paraId="7ED477C4" w14:textId="77777777" w:rsidR="00A86721" w:rsidRDefault="00A86721" w:rsidP="00A86721">
      <w:pPr>
        <w:rPr>
          <w:rFonts w:eastAsiaTheme="majorEastAsia"/>
        </w:rPr>
      </w:pPr>
    </w:p>
    <w:p w14:paraId="29EDFD1D" w14:textId="581D79FA" w:rsidR="003E690E" w:rsidRDefault="003E690E" w:rsidP="00A86721">
      <w:pPr>
        <w:ind w:firstLine="709"/>
      </w:pPr>
      <w:r>
        <w:t>Заказ на перемещение отражает план работ Полюс-логистики на следующий месяц. Относительно данного плана производится расчет эффективности работы. Если в рамках данного периода появляются дополнительные заявки на перемещение, то они автоматически не включаются в план работ. Данные заявки должны быть проверены в рамках ресурсного плана (</w:t>
      </w:r>
      <w:r>
        <w:rPr>
          <w:lang w:val="en-US"/>
        </w:rPr>
        <w:t>Excel</w:t>
      </w:r>
      <w:r>
        <w:t>) на исполнимость</w:t>
      </w:r>
      <w:r w:rsidRPr="003E690E">
        <w:t xml:space="preserve"> </w:t>
      </w:r>
      <w:r>
        <w:t xml:space="preserve">и только после </w:t>
      </w:r>
      <w:r w:rsidR="00A94037">
        <w:t xml:space="preserve">этого </w:t>
      </w:r>
      <w:r>
        <w:t>могут быть добавлены в заказ на перемещение.</w:t>
      </w:r>
    </w:p>
    <w:p w14:paraId="66DFF92D" w14:textId="220EDF07" w:rsidR="003E690E" w:rsidDel="00681407" w:rsidRDefault="0078685C" w:rsidP="00A86721">
      <w:pPr>
        <w:ind w:firstLine="709"/>
        <w:rPr>
          <w:del w:id="584" w:author="Олег Владимирович" w:date="2021-03-09T13:19:00Z"/>
        </w:rPr>
      </w:pPr>
      <w:commentRangeStart w:id="585"/>
      <w:del w:id="586" w:author="Олег Владимирович" w:date="2021-03-09T13:19:00Z">
        <w:r w:rsidDel="00681407">
          <w:delText>П</w:delText>
        </w:r>
        <w:r w:rsidR="003E690E" w:rsidDel="00681407">
          <w:delText xml:space="preserve">редусматривается отдельный вид заказа на перемещение «Внеплановые </w:delText>
        </w:r>
        <w:r w:rsidR="00285DA5" w:rsidDel="00681407">
          <w:delText>перемещения</w:delText>
        </w:r>
        <w:r w:rsidR="003E690E" w:rsidDel="00681407">
          <w:delText>». Данный вид заказа необходим для того, чтобы отделить план перевозок</w:delText>
        </w:r>
        <w:r w:rsidR="00A94037" w:rsidDel="00681407">
          <w:delText>,</w:delText>
        </w:r>
        <w:r w:rsidR="003E690E" w:rsidDel="00681407">
          <w:delText xml:space="preserve"> спланированный в соответствии с регламентными сроками и план перевозок по внеплановым заявкам на перемещение. </w:delText>
        </w:r>
        <w:r w:rsidR="00285DA5" w:rsidDel="00681407">
          <w:delText>Это необходимо для последующей оценки эффективности работы Полюс Логистики без учета внеплановых перевозок.</w:delText>
        </w:r>
        <w:commentRangeEnd w:id="585"/>
        <w:r w:rsidR="00204929" w:rsidDel="00681407">
          <w:rPr>
            <w:rStyle w:val="aff7"/>
          </w:rPr>
          <w:commentReference w:id="585"/>
        </w:r>
      </w:del>
    </w:p>
    <w:p w14:paraId="66DE1A17" w14:textId="43F292D8" w:rsidR="003476E0" w:rsidRDefault="00A94037" w:rsidP="00A86721">
      <w:pPr>
        <w:ind w:firstLine="709"/>
      </w:pPr>
      <w:r>
        <w:t>Так</w:t>
      </w:r>
      <w:r w:rsidR="0078685C">
        <w:t>же Заказ на перемещение может быть скорректирован Планировщиком логистики, если произошли корректировки</w:t>
      </w:r>
      <w:r w:rsidR="00F638F5">
        <w:t xml:space="preserve"> графика поставок МТР на склады перевалочной базы.</w:t>
      </w:r>
      <w:r w:rsidR="00E72808">
        <w:t xml:space="preserve"> Отслеживание данного графика Планировщик логистики выполняет на основании плановых дат поступления МТР во входящих поставках и прогнозных датах поступления в </w:t>
      </w:r>
      <w:r w:rsidR="00F60755">
        <w:t>З</w:t>
      </w:r>
      <w:r w:rsidR="00E72808">
        <w:t>аказа</w:t>
      </w:r>
      <w:r w:rsidR="00F60755">
        <w:t>х</w:t>
      </w:r>
      <w:r w:rsidR="00E72808">
        <w:t xml:space="preserve"> на поставку.</w:t>
      </w:r>
      <w:r w:rsidR="00E1383F">
        <w:t xml:space="preserve"> </w:t>
      </w:r>
      <w:r w:rsidR="003476E0">
        <w:t xml:space="preserve">Корректировка заказа на перемещение выполняется с использованием транзакции </w:t>
      </w:r>
      <w:r w:rsidR="003476E0">
        <w:rPr>
          <w:lang w:val="en-US"/>
        </w:rPr>
        <w:t>ME</w:t>
      </w:r>
      <w:r w:rsidR="003476E0" w:rsidRPr="003476E0">
        <w:t>22</w:t>
      </w:r>
      <w:r w:rsidR="003476E0">
        <w:rPr>
          <w:lang w:val="en-US"/>
        </w:rPr>
        <w:t>N</w:t>
      </w:r>
      <w:r w:rsidR="003476E0" w:rsidRPr="003476E0">
        <w:t xml:space="preserve">. </w:t>
      </w:r>
      <w:r w:rsidR="006625BD">
        <w:t>В заказ на перемещение добавляются строки по новым заявкам.</w:t>
      </w:r>
    </w:p>
    <w:p w14:paraId="1AE34D84" w14:textId="7E361321" w:rsidR="00E1383F" w:rsidRDefault="00E1383F" w:rsidP="00A86721">
      <w:pPr>
        <w:ind w:firstLine="709"/>
      </w:pPr>
    </w:p>
    <w:p w14:paraId="64E1438D" w14:textId="7B209FDD" w:rsidR="000C24AE" w:rsidRDefault="000C24AE" w:rsidP="000C24AE">
      <w:pPr>
        <w:ind w:firstLine="709"/>
        <w:jc w:val="right"/>
        <w:rPr>
          <w:rFonts w:cs="Arial"/>
          <w:b/>
          <w:sz w:val="22"/>
        </w:rPr>
      </w:pPr>
      <w:r w:rsidRPr="00916FAB">
        <w:rPr>
          <w:rFonts w:cs="Arial"/>
          <w:b/>
          <w:sz w:val="22"/>
        </w:rPr>
        <w:t xml:space="preserve">Таблица </w:t>
      </w:r>
      <w:r>
        <w:rPr>
          <w:rFonts w:cs="Arial"/>
          <w:b/>
          <w:sz w:val="22"/>
        </w:rPr>
        <w:t>21</w:t>
      </w:r>
      <w:r w:rsidRPr="00916FAB">
        <w:rPr>
          <w:rFonts w:cs="Arial"/>
          <w:b/>
          <w:sz w:val="22"/>
        </w:rPr>
        <w:t xml:space="preserve">. Описание </w:t>
      </w:r>
      <w:r>
        <w:rPr>
          <w:rFonts w:cs="Arial"/>
          <w:b/>
          <w:sz w:val="22"/>
        </w:rPr>
        <w:t>шага «Корректировка заказов на перемещение»</w:t>
      </w:r>
    </w:p>
    <w:p w14:paraId="4BF8386B" w14:textId="77777777" w:rsidR="00E1383F" w:rsidRDefault="00E1383F" w:rsidP="000C24AE">
      <w:pPr>
        <w:ind w:firstLine="709"/>
        <w:jc w:val="right"/>
      </w:pPr>
    </w:p>
    <w:tbl>
      <w:tblPr>
        <w:tblW w:w="10237" w:type="dxa"/>
        <w:tblInd w:w="-38" w:type="dxa"/>
        <w:tblLayout w:type="fixed"/>
        <w:tblCellMar>
          <w:left w:w="30" w:type="dxa"/>
          <w:right w:w="30" w:type="dxa"/>
        </w:tblCellMar>
        <w:tblLook w:val="0000" w:firstRow="0" w:lastRow="0" w:firstColumn="0" w:lastColumn="0" w:noHBand="0" w:noVBand="0"/>
      </w:tblPr>
      <w:tblGrid>
        <w:gridCol w:w="1590"/>
        <w:gridCol w:w="1984"/>
        <w:gridCol w:w="1843"/>
        <w:gridCol w:w="1559"/>
        <w:gridCol w:w="1418"/>
        <w:gridCol w:w="1843"/>
      </w:tblGrid>
      <w:tr w:rsidR="000C24AE" w:rsidRPr="000C24AE" w14:paraId="0EBDFF52" w14:textId="77777777" w:rsidTr="004E13A3">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7004665E"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Номер шага</w:t>
            </w:r>
          </w:p>
        </w:tc>
        <w:tc>
          <w:tcPr>
            <w:tcW w:w="1984" w:type="dxa"/>
            <w:tcBorders>
              <w:top w:val="single" w:sz="6" w:space="0" w:color="auto"/>
              <w:left w:val="single" w:sz="6" w:space="0" w:color="auto"/>
              <w:bottom w:val="single" w:sz="6" w:space="0" w:color="auto"/>
              <w:right w:val="single" w:sz="6" w:space="0" w:color="auto"/>
            </w:tcBorders>
            <w:shd w:val="solid" w:color="FFCC00" w:fill="auto"/>
          </w:tcPr>
          <w:p w14:paraId="73D8180F"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Предпосылки</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441FF7A7"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Транзакция</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196C936B"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756029DD"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Результат</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0532F3C2" w14:textId="77777777" w:rsidR="000C24AE" w:rsidRPr="000C24AE" w:rsidRDefault="000C24AE" w:rsidP="000C24AE">
            <w:pPr>
              <w:autoSpaceDE w:val="0"/>
              <w:autoSpaceDN w:val="0"/>
              <w:adjustRightInd w:val="0"/>
              <w:jc w:val="center"/>
              <w:rPr>
                <w:rFonts w:eastAsiaTheme="minorHAnsi" w:cs="Arial"/>
                <w:b/>
                <w:bCs/>
                <w:color w:val="000000"/>
                <w:sz w:val="20"/>
                <w:szCs w:val="20"/>
              </w:rPr>
            </w:pPr>
            <w:r w:rsidRPr="000C24AE">
              <w:rPr>
                <w:rFonts w:eastAsiaTheme="minorHAnsi" w:cs="Arial"/>
                <w:b/>
                <w:bCs/>
                <w:color w:val="000000"/>
                <w:sz w:val="20"/>
                <w:szCs w:val="20"/>
              </w:rPr>
              <w:t>Бизнес-роль</w:t>
            </w:r>
          </w:p>
        </w:tc>
      </w:tr>
      <w:tr w:rsidR="000C24AE" w:rsidRPr="000C24AE" w14:paraId="6661996A" w14:textId="77777777" w:rsidTr="004E13A3">
        <w:trPr>
          <w:trHeight w:val="134"/>
        </w:trPr>
        <w:tc>
          <w:tcPr>
            <w:tcW w:w="1590" w:type="dxa"/>
            <w:tcBorders>
              <w:top w:val="single" w:sz="6" w:space="0" w:color="auto"/>
              <w:left w:val="single" w:sz="6" w:space="0" w:color="auto"/>
              <w:bottom w:val="single" w:sz="6" w:space="0" w:color="auto"/>
              <w:right w:val="single" w:sz="6" w:space="0" w:color="auto"/>
            </w:tcBorders>
          </w:tcPr>
          <w:p w14:paraId="29F895DA" w14:textId="17BAD9AD" w:rsidR="000C24AE" w:rsidRPr="000C24AE" w:rsidRDefault="004E13A3" w:rsidP="000C24AE">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0C24AE" w:rsidRPr="000C24AE">
              <w:rPr>
                <w:rFonts w:eastAsiaTheme="minorHAnsi" w:cs="Arial"/>
                <w:color w:val="000000"/>
                <w:sz w:val="20"/>
                <w:szCs w:val="20"/>
              </w:rPr>
              <w:t>10.07.02.047</w:t>
            </w:r>
          </w:p>
        </w:tc>
        <w:tc>
          <w:tcPr>
            <w:tcW w:w="1984" w:type="dxa"/>
            <w:tcBorders>
              <w:top w:val="single" w:sz="6" w:space="0" w:color="auto"/>
              <w:left w:val="single" w:sz="6" w:space="0" w:color="auto"/>
              <w:bottom w:val="single" w:sz="6" w:space="0" w:color="auto"/>
              <w:right w:val="single" w:sz="6" w:space="0" w:color="auto"/>
            </w:tcBorders>
          </w:tcPr>
          <w:p w14:paraId="4099945A" w14:textId="77777777" w:rsidR="000C24AE" w:rsidRPr="000C24AE" w:rsidRDefault="000C24AE" w:rsidP="000C24AE">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Требуется корректировка плана перемещений</w:t>
            </w:r>
          </w:p>
        </w:tc>
        <w:tc>
          <w:tcPr>
            <w:tcW w:w="1843" w:type="dxa"/>
            <w:tcBorders>
              <w:top w:val="single" w:sz="6" w:space="0" w:color="auto"/>
              <w:left w:val="single" w:sz="6" w:space="0" w:color="auto"/>
              <w:bottom w:val="single" w:sz="6" w:space="0" w:color="auto"/>
              <w:right w:val="single" w:sz="6" w:space="0" w:color="auto"/>
            </w:tcBorders>
          </w:tcPr>
          <w:p w14:paraId="5EDD1776" w14:textId="77777777" w:rsidR="000C24AE" w:rsidRPr="000C24AE" w:rsidRDefault="000C24AE" w:rsidP="000C24AE">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ME22N Изменение заказа на поставку</w:t>
            </w:r>
          </w:p>
        </w:tc>
        <w:tc>
          <w:tcPr>
            <w:tcW w:w="1559" w:type="dxa"/>
            <w:tcBorders>
              <w:top w:val="single" w:sz="6" w:space="0" w:color="auto"/>
              <w:left w:val="single" w:sz="6" w:space="0" w:color="auto"/>
              <w:bottom w:val="single" w:sz="6" w:space="0" w:color="auto"/>
              <w:right w:val="single" w:sz="6" w:space="0" w:color="auto"/>
            </w:tcBorders>
          </w:tcPr>
          <w:p w14:paraId="62D9F0BE" w14:textId="77777777" w:rsidR="000C24AE" w:rsidRPr="000C24AE" w:rsidRDefault="000C24AE" w:rsidP="000C24AE">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Заказ на перемещение</w:t>
            </w:r>
          </w:p>
        </w:tc>
        <w:tc>
          <w:tcPr>
            <w:tcW w:w="1418" w:type="dxa"/>
            <w:tcBorders>
              <w:top w:val="single" w:sz="6" w:space="0" w:color="auto"/>
              <w:left w:val="single" w:sz="6" w:space="0" w:color="auto"/>
              <w:bottom w:val="single" w:sz="6" w:space="0" w:color="auto"/>
              <w:right w:val="single" w:sz="6" w:space="0" w:color="auto"/>
            </w:tcBorders>
          </w:tcPr>
          <w:p w14:paraId="5DF591EC" w14:textId="77777777" w:rsidR="000C24AE" w:rsidRPr="000C24AE" w:rsidRDefault="000C24AE" w:rsidP="000C24AE">
            <w:pPr>
              <w:autoSpaceDE w:val="0"/>
              <w:autoSpaceDN w:val="0"/>
              <w:adjustRightInd w:val="0"/>
              <w:jc w:val="left"/>
              <w:rPr>
                <w:rFonts w:eastAsiaTheme="minorHAnsi" w:cs="Arial"/>
                <w:color w:val="000000"/>
                <w:sz w:val="20"/>
                <w:szCs w:val="20"/>
              </w:rPr>
            </w:pPr>
            <w:r w:rsidRPr="000C24AE">
              <w:rPr>
                <w:rFonts w:eastAsiaTheme="minorHAnsi" w:cs="Arial"/>
                <w:color w:val="000000"/>
                <w:sz w:val="20"/>
                <w:szCs w:val="20"/>
              </w:rPr>
              <w:t>Заказ на перемещение</w:t>
            </w:r>
          </w:p>
        </w:tc>
        <w:tc>
          <w:tcPr>
            <w:tcW w:w="1843" w:type="dxa"/>
            <w:tcBorders>
              <w:top w:val="single" w:sz="6" w:space="0" w:color="auto"/>
              <w:left w:val="single" w:sz="6" w:space="0" w:color="auto"/>
              <w:bottom w:val="single" w:sz="6" w:space="0" w:color="auto"/>
              <w:right w:val="single" w:sz="6" w:space="0" w:color="auto"/>
            </w:tcBorders>
          </w:tcPr>
          <w:p w14:paraId="30EBEFF7" w14:textId="699A90AC" w:rsidR="000C24AE" w:rsidRPr="000C24AE" w:rsidRDefault="000C24AE" w:rsidP="000C24AE">
            <w:pPr>
              <w:autoSpaceDE w:val="0"/>
              <w:autoSpaceDN w:val="0"/>
              <w:adjustRightInd w:val="0"/>
              <w:jc w:val="left"/>
              <w:rPr>
                <w:rFonts w:eastAsiaTheme="minorHAnsi" w:cs="Arial"/>
                <w:color w:val="000000"/>
                <w:sz w:val="20"/>
                <w:szCs w:val="20"/>
              </w:rPr>
            </w:pPr>
            <w:del w:id="587" w:author="Кращенко Олег Владимирович (Подрядчик. ООО БерингПойнт)" w:date="2020-04-23T15:21:00Z">
              <w:r w:rsidRPr="000C24AE" w:rsidDel="000C41EC">
                <w:rPr>
                  <w:rFonts w:eastAsiaTheme="minorHAnsi" w:cs="Arial"/>
                  <w:color w:val="000000"/>
                  <w:sz w:val="20"/>
                  <w:szCs w:val="20"/>
                </w:rPr>
                <w:delText>Планировщик логистики СП</w:delText>
              </w:r>
            </w:del>
            <w:ins w:id="588"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63FE6816" w14:textId="15FE5EB8" w:rsidR="00327C87" w:rsidRDefault="00327C87" w:rsidP="00327C87"/>
    <w:p w14:paraId="6E783E63" w14:textId="77777777" w:rsidR="00327C87" w:rsidRDefault="00327C87" w:rsidP="00327C87"/>
    <w:p w14:paraId="021278D7" w14:textId="61D14F33"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60</w:t>
      </w:r>
      <w:r w:rsidR="00A86721" w:rsidRPr="0090243D">
        <w:t xml:space="preserve"> </w:t>
      </w:r>
      <w:bookmarkStart w:id="589" w:name="_Hlk517980178"/>
      <w:r w:rsidR="00072B2C">
        <w:t xml:space="preserve">– </w:t>
      </w:r>
      <w:r w:rsidR="00A86721">
        <w:t>Формирование с</w:t>
      </w:r>
      <w:r w:rsidR="00A86721" w:rsidRPr="00C00515">
        <w:t>редне</w:t>
      </w:r>
      <w:r w:rsidR="00A86721">
        <w:t>с</w:t>
      </w:r>
      <w:r w:rsidR="00A86721" w:rsidRPr="00C00515">
        <w:t>рочного план</w:t>
      </w:r>
      <w:r w:rsidR="00EC6FE5">
        <w:t>а</w:t>
      </w:r>
      <w:r w:rsidR="00A86721" w:rsidRPr="00C00515">
        <w:t xml:space="preserve"> грузоперевозок</w:t>
      </w:r>
      <w:bookmarkEnd w:id="589"/>
    </w:p>
    <w:p w14:paraId="19B2701A" w14:textId="77777777" w:rsidR="00A86721" w:rsidRDefault="00A86721" w:rsidP="00A86721">
      <w:pPr>
        <w:rPr>
          <w:rFonts w:eastAsiaTheme="majorEastAsia"/>
        </w:rPr>
      </w:pPr>
    </w:p>
    <w:p w14:paraId="6D835E6D" w14:textId="77777777" w:rsidR="00A86721" w:rsidRDefault="00A86721" w:rsidP="00A86721">
      <w:pPr>
        <w:ind w:firstLine="709"/>
      </w:pPr>
      <w:r>
        <w:t>Планировщик логистики формирует среднесрочный</w:t>
      </w:r>
      <w:r w:rsidRPr="002C451D">
        <w:t xml:space="preserve"> объемн</w:t>
      </w:r>
      <w:r>
        <w:t>ый</w:t>
      </w:r>
      <w:r w:rsidRPr="002C451D">
        <w:t xml:space="preserve"> план грузоперевозок</w:t>
      </w:r>
      <w:r>
        <w:t xml:space="preserve"> на основании Заказов на перемещение и Заказов на закупку.</w:t>
      </w:r>
    </w:p>
    <w:p w14:paraId="63CA694A" w14:textId="77777777" w:rsidR="00A86721" w:rsidRDefault="00A86721" w:rsidP="00A86721">
      <w:pPr>
        <w:ind w:firstLine="709"/>
      </w:pPr>
      <w:r>
        <w:t>В отличии от долгосрочного плана, данный план является зафиксированным. Фиксация плана производится планировщиком логистики Полюс Логистика путем создания Заказа на перемещение.</w:t>
      </w:r>
    </w:p>
    <w:p w14:paraId="67363916" w14:textId="77777777" w:rsidR="00A86721" w:rsidRDefault="00A86721" w:rsidP="00A86721">
      <w:pPr>
        <w:ind w:firstLine="709"/>
      </w:pPr>
      <w:r>
        <w:lastRenderedPageBreak/>
        <w:t>Если в результате работы процедуры ППМ на среднесрочном горизонте (следующий месяц) появляется дополнительная потребность на перемещение МТР сверх зафиксированного плана (Заказа на перемещение), то в таком случае создаются дополнительные заявки на перемещение. Планировщик логистики может добавить данные объемы к уже сформированному заказу на перемещение, убедившись, что не происходит превышение доступных логистических мощностей.</w:t>
      </w:r>
    </w:p>
    <w:p w14:paraId="2638EED7" w14:textId="77777777" w:rsidR="00A86721" w:rsidRDefault="00A86721" w:rsidP="00A86721">
      <w:pPr>
        <w:ind w:firstLine="709"/>
      </w:pPr>
      <w:r>
        <w:t>Среднесрочный объемный план грузоперевозок формируется на следующий месяц по неделям в следующем формате:</w:t>
      </w:r>
    </w:p>
    <w:p w14:paraId="712F6C85" w14:textId="77777777" w:rsidR="00A86721" w:rsidRDefault="00A86721" w:rsidP="00823682">
      <w:pPr>
        <w:pStyle w:val="afc"/>
        <w:numPr>
          <w:ilvl w:val="0"/>
          <w:numId w:val="88"/>
        </w:numPr>
      </w:pPr>
      <w:r>
        <w:t>Отправитель МТР (Поставщик или Склад-отправитель)</w:t>
      </w:r>
    </w:p>
    <w:p w14:paraId="43630FEB" w14:textId="77777777" w:rsidR="00A86721" w:rsidRDefault="00A86721" w:rsidP="00823682">
      <w:pPr>
        <w:pStyle w:val="afc"/>
        <w:numPr>
          <w:ilvl w:val="0"/>
          <w:numId w:val="88"/>
        </w:numPr>
      </w:pPr>
      <w:r>
        <w:t>Получатель МТР (Клиент или Склад-получатель)</w:t>
      </w:r>
    </w:p>
    <w:p w14:paraId="4A668FE6" w14:textId="77777777" w:rsidR="00A86721" w:rsidRDefault="00A86721" w:rsidP="00823682">
      <w:pPr>
        <w:pStyle w:val="afc"/>
        <w:numPr>
          <w:ilvl w:val="0"/>
          <w:numId w:val="88"/>
        </w:numPr>
      </w:pPr>
      <w:r>
        <w:t>Период (Неделя)</w:t>
      </w:r>
    </w:p>
    <w:p w14:paraId="5BAB491D" w14:textId="77777777" w:rsidR="00A86721" w:rsidRDefault="00A86721" w:rsidP="00823682">
      <w:pPr>
        <w:pStyle w:val="afc"/>
        <w:numPr>
          <w:ilvl w:val="0"/>
          <w:numId w:val="88"/>
        </w:numPr>
      </w:pPr>
      <w:r>
        <w:t>Условия отгрузки МТР (На паллетах, Насыпной груз, Наливной груз и прочее.) – определяется из карточки МТР.</w:t>
      </w:r>
    </w:p>
    <w:p w14:paraId="5520C037" w14:textId="77777777" w:rsidR="00A86721" w:rsidRDefault="00A86721" w:rsidP="00823682">
      <w:pPr>
        <w:pStyle w:val="afc"/>
        <w:numPr>
          <w:ilvl w:val="0"/>
          <w:numId w:val="88"/>
        </w:numPr>
      </w:pPr>
      <w:r>
        <w:t>Тип ТС (Самосвал, Автоцистерна и прочее.) – определяется на основании условия отгрузки МТР</w:t>
      </w:r>
    </w:p>
    <w:p w14:paraId="647AE049" w14:textId="77777777" w:rsidR="00A86721" w:rsidRDefault="00A86721" w:rsidP="00823682">
      <w:pPr>
        <w:pStyle w:val="afc"/>
        <w:numPr>
          <w:ilvl w:val="0"/>
          <w:numId w:val="88"/>
        </w:numPr>
      </w:pPr>
      <w:r>
        <w:t>Объем перевозок</w:t>
      </w:r>
    </w:p>
    <w:p w14:paraId="58FB3659" w14:textId="77777777" w:rsidR="00A86721" w:rsidRDefault="00A86721" w:rsidP="00823682">
      <w:pPr>
        <w:pStyle w:val="afc"/>
        <w:numPr>
          <w:ilvl w:val="0"/>
          <w:numId w:val="88"/>
        </w:numPr>
      </w:pPr>
      <w:r>
        <w:t>Единица измерения (Т или М3)</w:t>
      </w:r>
    </w:p>
    <w:p w14:paraId="3860C867" w14:textId="4E17D510" w:rsidR="00A86721" w:rsidRPr="00E53BBF" w:rsidRDefault="00A86721" w:rsidP="003C4749">
      <w:pPr>
        <w:ind w:firstLine="708"/>
      </w:pPr>
      <w:r w:rsidRPr="00E53BBF">
        <w:t xml:space="preserve">Полный набор аналитик приведен в </w:t>
      </w:r>
      <w:r w:rsidR="00D04BDB">
        <w:t>документе ERP.5.1.19_КД_Отчетность по направлению МТО.</w:t>
      </w:r>
    </w:p>
    <w:p w14:paraId="73F4E99D" w14:textId="6991A8FD" w:rsidR="00A86721" w:rsidRDefault="00A86721" w:rsidP="00A86721">
      <w:pPr>
        <w:ind w:firstLine="709"/>
      </w:pPr>
      <w:r w:rsidRPr="00E53BBF">
        <w:t>При необходимости данный план может детализироваться до Кода МТР, а также до позиции системного документа SAP (Заявка, Заказ, Поставка).</w:t>
      </w:r>
    </w:p>
    <w:p w14:paraId="4119ACAB" w14:textId="5010ED21" w:rsidR="00C54FF1" w:rsidRDefault="00E94DE7" w:rsidP="00A86721">
      <w:pPr>
        <w:ind w:firstLine="709"/>
      </w:pPr>
      <w:r>
        <w:t>В рамках данного плана так же отслеживается план-факт по исполнению плана грузоперевозок. Данная информация переносится в ресурсный план. По результатам может потребоваться перепланирование необходимого количества транспортных маршрутов (КД Транспортная логистика).</w:t>
      </w:r>
    </w:p>
    <w:p w14:paraId="7EEE5ED4" w14:textId="77777777" w:rsidR="00C54FF1" w:rsidRDefault="00C54FF1" w:rsidP="00A86721">
      <w:pPr>
        <w:ind w:firstLine="709"/>
      </w:pPr>
    </w:p>
    <w:p w14:paraId="526399C4" w14:textId="6BEEC4DB" w:rsidR="006117E9" w:rsidRDefault="006117E9" w:rsidP="006117E9">
      <w:pPr>
        <w:ind w:firstLine="709"/>
        <w:jc w:val="right"/>
      </w:pPr>
      <w:r w:rsidRPr="00916FAB">
        <w:rPr>
          <w:rFonts w:cs="Arial"/>
          <w:b/>
          <w:sz w:val="22"/>
        </w:rPr>
        <w:t xml:space="preserve">Таблица </w:t>
      </w:r>
      <w:r>
        <w:rPr>
          <w:rFonts w:cs="Arial"/>
          <w:b/>
          <w:sz w:val="22"/>
        </w:rPr>
        <w:t>22</w:t>
      </w:r>
      <w:r w:rsidRPr="00916FAB">
        <w:rPr>
          <w:rFonts w:cs="Arial"/>
          <w:b/>
          <w:sz w:val="22"/>
        </w:rPr>
        <w:t xml:space="preserve">. Описание </w:t>
      </w:r>
      <w:r>
        <w:rPr>
          <w:rFonts w:cs="Arial"/>
          <w:b/>
          <w:sz w:val="22"/>
        </w:rPr>
        <w:t>шага «Формирование среднесрочного плана грузоперевозок»</w:t>
      </w:r>
    </w:p>
    <w:p w14:paraId="29C7C64E" w14:textId="2F5AF409" w:rsidR="006117E9" w:rsidRDefault="006117E9" w:rsidP="00A8672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590"/>
        <w:gridCol w:w="3260"/>
        <w:gridCol w:w="1276"/>
        <w:gridCol w:w="1417"/>
        <w:gridCol w:w="1418"/>
        <w:gridCol w:w="1275"/>
      </w:tblGrid>
      <w:tr w:rsidR="006117E9" w:rsidRPr="006117E9" w14:paraId="6F320E16" w14:textId="77777777" w:rsidTr="004E13A3">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62B43C4A"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Номер шага</w:t>
            </w:r>
          </w:p>
        </w:tc>
        <w:tc>
          <w:tcPr>
            <w:tcW w:w="3260" w:type="dxa"/>
            <w:tcBorders>
              <w:top w:val="single" w:sz="6" w:space="0" w:color="auto"/>
              <w:left w:val="single" w:sz="6" w:space="0" w:color="auto"/>
              <w:bottom w:val="single" w:sz="6" w:space="0" w:color="auto"/>
              <w:right w:val="single" w:sz="6" w:space="0" w:color="auto"/>
            </w:tcBorders>
            <w:shd w:val="solid" w:color="FFCC00" w:fill="auto"/>
          </w:tcPr>
          <w:p w14:paraId="3779BCDF"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Предпосылки</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544F969F"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Транзакция</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0C5222EA"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4612139E"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Результат</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3E877F79"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Бизнес-роль</w:t>
            </w:r>
          </w:p>
        </w:tc>
      </w:tr>
      <w:tr w:rsidR="006117E9" w:rsidRPr="006117E9" w14:paraId="1D51CD80" w14:textId="77777777" w:rsidTr="004E13A3">
        <w:trPr>
          <w:trHeight w:val="331"/>
        </w:trPr>
        <w:tc>
          <w:tcPr>
            <w:tcW w:w="1590" w:type="dxa"/>
            <w:tcBorders>
              <w:top w:val="single" w:sz="6" w:space="0" w:color="auto"/>
              <w:left w:val="single" w:sz="6" w:space="0" w:color="auto"/>
              <w:bottom w:val="single" w:sz="6" w:space="0" w:color="auto"/>
              <w:right w:val="single" w:sz="6" w:space="0" w:color="auto"/>
            </w:tcBorders>
          </w:tcPr>
          <w:p w14:paraId="6E53469E" w14:textId="3E8F4C9B" w:rsidR="006117E9" w:rsidRPr="006117E9" w:rsidRDefault="004E13A3" w:rsidP="006117E9">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6117E9" w:rsidRPr="006117E9">
              <w:rPr>
                <w:rFonts w:eastAsiaTheme="minorHAnsi" w:cs="Arial"/>
                <w:color w:val="000000"/>
                <w:sz w:val="20"/>
                <w:szCs w:val="20"/>
              </w:rPr>
              <w:t>10.07.02.060</w:t>
            </w:r>
          </w:p>
        </w:tc>
        <w:tc>
          <w:tcPr>
            <w:tcW w:w="3260" w:type="dxa"/>
            <w:tcBorders>
              <w:top w:val="single" w:sz="6" w:space="0" w:color="auto"/>
              <w:left w:val="single" w:sz="6" w:space="0" w:color="auto"/>
              <w:bottom w:val="single" w:sz="6" w:space="0" w:color="auto"/>
              <w:right w:val="single" w:sz="6" w:space="0" w:color="auto"/>
            </w:tcBorders>
          </w:tcPr>
          <w:p w14:paraId="0BC91982"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Корректировка плана поставок не требуется</w:t>
            </w:r>
          </w:p>
          <w:p w14:paraId="3CE43850"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Заказы на перемещение актуализированы в соответствии с планом</w:t>
            </w:r>
          </w:p>
        </w:tc>
        <w:tc>
          <w:tcPr>
            <w:tcW w:w="1276" w:type="dxa"/>
            <w:tcBorders>
              <w:top w:val="single" w:sz="6" w:space="0" w:color="auto"/>
              <w:left w:val="single" w:sz="6" w:space="0" w:color="auto"/>
              <w:bottom w:val="single" w:sz="6" w:space="0" w:color="auto"/>
              <w:right w:val="single" w:sz="6" w:space="0" w:color="auto"/>
            </w:tcBorders>
          </w:tcPr>
          <w:p w14:paraId="1A5135B9" w14:textId="6F5C991C" w:rsidR="006117E9" w:rsidRPr="006117E9" w:rsidRDefault="00E94DE7" w:rsidP="006117E9">
            <w:pPr>
              <w:autoSpaceDE w:val="0"/>
              <w:autoSpaceDN w:val="0"/>
              <w:adjustRightInd w:val="0"/>
              <w:jc w:val="left"/>
              <w:rPr>
                <w:rFonts w:eastAsiaTheme="minorHAnsi" w:cs="Arial"/>
                <w:color w:val="000000"/>
                <w:sz w:val="20"/>
                <w:szCs w:val="20"/>
              </w:rPr>
            </w:pPr>
            <w:r>
              <w:rPr>
                <w:rFonts w:eastAsiaTheme="minorHAnsi" w:cs="Arial"/>
                <w:color w:val="000000"/>
                <w:sz w:val="20"/>
                <w:szCs w:val="20"/>
              </w:rPr>
              <w:t xml:space="preserve">Аналитический отчет </w:t>
            </w:r>
            <w:r>
              <w:rPr>
                <w:rFonts w:eastAsiaTheme="minorHAnsi" w:cs="Arial"/>
                <w:color w:val="000000"/>
                <w:sz w:val="20"/>
                <w:szCs w:val="20"/>
                <w:lang w:val="en-US"/>
              </w:rPr>
              <w:t>SAP BI</w:t>
            </w:r>
          </w:p>
        </w:tc>
        <w:tc>
          <w:tcPr>
            <w:tcW w:w="1417" w:type="dxa"/>
            <w:tcBorders>
              <w:top w:val="single" w:sz="6" w:space="0" w:color="auto"/>
              <w:left w:val="single" w:sz="6" w:space="0" w:color="auto"/>
              <w:bottom w:val="single" w:sz="6" w:space="0" w:color="auto"/>
              <w:right w:val="single" w:sz="6" w:space="0" w:color="auto"/>
            </w:tcBorders>
          </w:tcPr>
          <w:p w14:paraId="3886B9D2"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Заказ на закупку МТР</w:t>
            </w:r>
          </w:p>
          <w:p w14:paraId="23938F4C"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Заказ на перемещение</w:t>
            </w:r>
          </w:p>
        </w:tc>
        <w:tc>
          <w:tcPr>
            <w:tcW w:w="1418" w:type="dxa"/>
            <w:tcBorders>
              <w:top w:val="single" w:sz="6" w:space="0" w:color="auto"/>
              <w:left w:val="single" w:sz="6" w:space="0" w:color="auto"/>
              <w:bottom w:val="single" w:sz="6" w:space="0" w:color="auto"/>
              <w:right w:val="single" w:sz="6" w:space="0" w:color="auto"/>
            </w:tcBorders>
          </w:tcPr>
          <w:p w14:paraId="6EED2090"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Среднесрочный план грузоперевозок</w:t>
            </w:r>
          </w:p>
        </w:tc>
        <w:tc>
          <w:tcPr>
            <w:tcW w:w="1275" w:type="dxa"/>
            <w:tcBorders>
              <w:top w:val="single" w:sz="6" w:space="0" w:color="auto"/>
              <w:left w:val="single" w:sz="6" w:space="0" w:color="auto"/>
              <w:bottom w:val="single" w:sz="6" w:space="0" w:color="auto"/>
              <w:right w:val="single" w:sz="6" w:space="0" w:color="auto"/>
            </w:tcBorders>
          </w:tcPr>
          <w:p w14:paraId="1A0718DE" w14:textId="69AD072D" w:rsidR="006117E9" w:rsidRPr="006117E9" w:rsidRDefault="006117E9" w:rsidP="006117E9">
            <w:pPr>
              <w:autoSpaceDE w:val="0"/>
              <w:autoSpaceDN w:val="0"/>
              <w:adjustRightInd w:val="0"/>
              <w:jc w:val="left"/>
              <w:rPr>
                <w:rFonts w:eastAsiaTheme="minorHAnsi" w:cs="Arial"/>
                <w:color w:val="000000"/>
                <w:sz w:val="20"/>
                <w:szCs w:val="20"/>
              </w:rPr>
            </w:pPr>
            <w:del w:id="590" w:author="Кращенко Олег Владимирович (Подрядчик. ООО БерингПойнт)" w:date="2020-04-23T15:21:00Z">
              <w:r w:rsidRPr="006117E9" w:rsidDel="000C41EC">
                <w:rPr>
                  <w:rFonts w:eastAsiaTheme="minorHAnsi" w:cs="Arial"/>
                  <w:color w:val="000000"/>
                  <w:sz w:val="20"/>
                  <w:szCs w:val="20"/>
                </w:rPr>
                <w:delText>Планировщик логистики СП</w:delText>
              </w:r>
            </w:del>
            <w:ins w:id="591"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2DDAC514" w14:textId="77777777" w:rsidR="006117E9" w:rsidRDefault="006117E9" w:rsidP="00A86721">
      <w:pPr>
        <w:ind w:firstLine="709"/>
      </w:pPr>
    </w:p>
    <w:p w14:paraId="738079CB" w14:textId="77777777" w:rsidR="005E57AE" w:rsidRDefault="005E57AE" w:rsidP="00A86721">
      <w:pPr>
        <w:ind w:firstLine="709"/>
      </w:pPr>
    </w:p>
    <w:p w14:paraId="4A686DBF" w14:textId="3F496DB1"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80</w:t>
      </w:r>
      <w:r w:rsidR="00A86721" w:rsidRPr="0090243D">
        <w:t xml:space="preserve"> </w:t>
      </w:r>
      <w:r w:rsidR="00072B2C">
        <w:t xml:space="preserve">– </w:t>
      </w:r>
      <w:r w:rsidR="00A86721" w:rsidRPr="00C00515">
        <w:t>Формирование исходящей поставки на перемещение</w:t>
      </w:r>
    </w:p>
    <w:p w14:paraId="234712E7" w14:textId="77777777" w:rsidR="00A86721" w:rsidRDefault="00A86721" w:rsidP="00A86721">
      <w:pPr>
        <w:rPr>
          <w:rFonts w:eastAsiaTheme="majorEastAsia"/>
        </w:rPr>
      </w:pPr>
    </w:p>
    <w:p w14:paraId="4167FDBC" w14:textId="1F7155FB" w:rsidR="007F19D1" w:rsidRDefault="00A86721" w:rsidP="00931C76">
      <w:pPr>
        <w:ind w:firstLine="709"/>
      </w:pPr>
      <w:r>
        <w:t>Исходящая поставка является требованием-накладной на отгрузку МТР со склада. Формирование исходящих поставок производится в течении недели на следующую неделю. Исходящая поставка не должна превышать грузоподъемность и объёмные возможности вместимости транспортного средства, которым планируется отгрузка</w:t>
      </w:r>
      <w:r w:rsidR="007F19D1">
        <w:t>. Также при создании поставки выполняется проверка на превышение открытого объёма заказа на перемещение – количество в создаваемой исходящей поставке</w:t>
      </w:r>
      <w:r w:rsidR="00BE7E26">
        <w:t xml:space="preserve"> и количество всех созданных ранее исходящих поставок</w:t>
      </w:r>
      <w:r w:rsidR="007F19D1">
        <w:t xml:space="preserve"> не должны превышать </w:t>
      </w:r>
      <w:r w:rsidR="00BE7E26">
        <w:t>количества в заказе на перемещение с учётом допуска сверхпоставки, т.е. процента, на который допускается превышение объёма заказа</w:t>
      </w:r>
      <w:r w:rsidR="00665425">
        <w:t xml:space="preserve"> (разработка MM</w:t>
      </w:r>
      <w:r w:rsidR="006F50AC">
        <w:t>8</w:t>
      </w:r>
      <w:r w:rsidR="00E1383F">
        <w:t>4</w:t>
      </w:r>
      <w:r w:rsidR="00665425">
        <w:t xml:space="preserve"> «Учёт допуска сверхпоставки и недопоставки при перемещении»)</w:t>
      </w:r>
      <w:r w:rsidR="00BE7E26">
        <w:t>.</w:t>
      </w:r>
    </w:p>
    <w:p w14:paraId="3B5FF42D" w14:textId="4D7DE175" w:rsidR="00931C76" w:rsidRDefault="00931C76" w:rsidP="00931C76">
      <w:pPr>
        <w:ind w:firstLine="709"/>
      </w:pPr>
      <w:r>
        <w:lastRenderedPageBreak/>
        <w:t>К системному документу Исходящая поставка могут распечатываться документы ТОРГ-13 и М-15 (см. раздел 5.8).</w:t>
      </w:r>
    </w:p>
    <w:p w14:paraId="1CD6676E" w14:textId="08B81793" w:rsidR="00A86721" w:rsidRDefault="00A86721" w:rsidP="00A86721">
      <w:pPr>
        <w:ind w:firstLine="709"/>
      </w:pPr>
      <w:r>
        <w:t>Поскольку не всегда возможно точно запланировать объем отгрузки под транспортное средство, то возможно использование двух альтернативных подходов:</w:t>
      </w:r>
    </w:p>
    <w:p w14:paraId="0F9336B7" w14:textId="77777777" w:rsidR="004A4A37" w:rsidRDefault="004A4A37" w:rsidP="004A4A37"/>
    <w:p w14:paraId="684AB8B5" w14:textId="026B83F3" w:rsidR="00A86721" w:rsidRPr="00197470" w:rsidRDefault="00920EEA" w:rsidP="00823682">
      <w:pPr>
        <w:pStyle w:val="afc"/>
        <w:numPr>
          <w:ilvl w:val="0"/>
          <w:numId w:val="144"/>
        </w:numPr>
        <w:rPr>
          <w:b/>
        </w:rPr>
      </w:pPr>
      <w:r>
        <w:rPr>
          <w:b/>
        </w:rPr>
        <w:t xml:space="preserve">Планировщик логистики создает Исходящие поставки с учетом грузоподъемности </w:t>
      </w:r>
      <w:commentRangeStart w:id="592"/>
      <w:commentRangeStart w:id="593"/>
      <w:r>
        <w:rPr>
          <w:b/>
        </w:rPr>
        <w:t>ТС</w:t>
      </w:r>
      <w:commentRangeEnd w:id="592"/>
      <w:r w:rsidR="00401565">
        <w:rPr>
          <w:rStyle w:val="aff7"/>
        </w:rPr>
        <w:commentReference w:id="592"/>
      </w:r>
      <w:commentRangeEnd w:id="593"/>
      <w:r w:rsidR="00695C49">
        <w:rPr>
          <w:rStyle w:val="aff7"/>
        </w:rPr>
        <w:commentReference w:id="593"/>
      </w:r>
    </w:p>
    <w:p w14:paraId="73831A4C" w14:textId="26D3136D" w:rsidR="00842C97" w:rsidRDefault="00920EEA" w:rsidP="00A86721">
      <w:pPr>
        <w:ind w:firstLine="709"/>
      </w:pPr>
      <w:r>
        <w:t>Данная схема</w:t>
      </w:r>
      <w:r w:rsidR="00A86721">
        <w:t xml:space="preserve"> предполагает, что формирование Исходящих поставок выполняет планировщик логистики. Кладовщик склада выполняет отгрузку МТР строго в соответствии с запланированными Исходящими поставками.</w:t>
      </w:r>
    </w:p>
    <w:p w14:paraId="3E3E2BAC" w14:textId="258B7E90" w:rsidR="008F5175" w:rsidRDefault="00A86721" w:rsidP="00A86721">
      <w:pPr>
        <w:ind w:firstLine="709"/>
      </w:pPr>
      <w:r>
        <w:t>Планировщик логистики формирует список Заказов на перемещение, по которым запланирована отгрузка на следующую неделю в рамках ср</w:t>
      </w:r>
      <w:r w:rsidR="008F5175">
        <w:t>еднесрочного плана перемещений (подробнее в описаниях шагов, Приложение 9.3, а также на диаграммах бизнес-процессов)</w:t>
      </w:r>
    </w:p>
    <w:p w14:paraId="3D1B9AA4" w14:textId="1479AF2D" w:rsidR="00A86721" w:rsidRDefault="00A86721" w:rsidP="00A86721">
      <w:pPr>
        <w:ind w:firstLine="709"/>
      </w:pPr>
      <w:r>
        <w:t>Из данного списка он инициирует формирование Исходящих поставок разбивая недельный объем на конкретные отгрузки. Далее в каждой Исходящей поставке проставляются плановые даты отгрузки.</w:t>
      </w:r>
    </w:p>
    <w:p w14:paraId="670851B4" w14:textId="77777777" w:rsidR="00A86721" w:rsidRDefault="00A86721" w:rsidP="00A86721">
      <w:pPr>
        <w:ind w:firstLine="709"/>
      </w:pPr>
      <w:r>
        <w:t>Безусловным преимуществом данного подхода является заблаговременное планирование отгрузок, что позволяет транспортной службе и складу заранее спланировать свою работу. Однако данный вариант применим только для МТР, по которым можно заранее спланировать отгрузку с учетом грузоподъемности ТС.</w:t>
      </w:r>
    </w:p>
    <w:p w14:paraId="45335536" w14:textId="3B27230F" w:rsidR="00A86721" w:rsidRDefault="00A86721" w:rsidP="00A86721">
      <w:pPr>
        <w:ind w:firstLine="709"/>
        <w:rPr>
          <w:ins w:id="594" w:author="Tukhbatov Ruslan" w:date="2020-04-22T17:23:00Z"/>
          <w:rFonts w:cs="Arial"/>
        </w:rPr>
      </w:pPr>
      <w:r w:rsidRPr="00217854">
        <w:t>Для автоматизации данного подхода предполагается разработка специального рабочего места</w:t>
      </w:r>
      <w:r w:rsidR="00217854" w:rsidRPr="00217854">
        <w:t xml:space="preserve"> (</w:t>
      </w:r>
      <w:r w:rsidR="00217854">
        <w:t xml:space="preserve">разработка № </w:t>
      </w:r>
      <w:r w:rsidR="00217854" w:rsidRPr="00217854">
        <w:t>ММ4</w:t>
      </w:r>
      <w:ins w:id="595" w:author="Tukhbatov Ruslan" w:date="2020-04-22T17:23:00Z">
        <w:r w:rsidR="00753873">
          <w:t>6</w:t>
        </w:r>
      </w:ins>
      <w:del w:id="596" w:author="Tukhbatov Ruslan" w:date="2020-04-22T17:23:00Z">
        <w:r w:rsidR="00217854" w:rsidRPr="00217854" w:rsidDel="00753873">
          <w:delText>5</w:delText>
        </w:r>
      </w:del>
      <w:r w:rsidR="00217854" w:rsidRPr="00217854">
        <w:t>)</w:t>
      </w:r>
      <w:r w:rsidRPr="00217854">
        <w:t xml:space="preserve">. </w:t>
      </w:r>
      <w:r>
        <w:t>В рабочем месте производится выбор позиций Заказов на перемещение с единым типом ТС. Далее указывается грузоподъемность данного типа ТС. После чего система автоматически разбивает объем Заказа на перемещение и формирует необходимо</w:t>
      </w:r>
      <w:r w:rsidR="008200E6">
        <w:t xml:space="preserve">е количество Исходящих поставок </w:t>
      </w:r>
      <w:r w:rsidR="008200E6">
        <w:rPr>
          <w:rFonts w:cs="Arial"/>
        </w:rPr>
        <w:t xml:space="preserve">(разработка </w:t>
      </w:r>
      <w:r w:rsidR="00F83367">
        <w:rPr>
          <w:rFonts w:cs="Arial"/>
        </w:rPr>
        <w:t xml:space="preserve">№ </w:t>
      </w:r>
      <w:r w:rsidR="00EA6519">
        <w:rPr>
          <w:rFonts w:cs="Arial"/>
        </w:rPr>
        <w:t xml:space="preserve">ММ46 </w:t>
      </w:r>
      <w:r w:rsidR="008200E6">
        <w:rPr>
          <w:rFonts w:cs="Arial"/>
        </w:rPr>
        <w:t>«Автоматическое формирование исходящих поставок с учетом грузоподъемности ТС»).</w:t>
      </w:r>
    </w:p>
    <w:p w14:paraId="6778CB57" w14:textId="489ECBD9" w:rsidR="00753873" w:rsidRPr="007961EE" w:rsidRDefault="00753873" w:rsidP="00A86721">
      <w:pPr>
        <w:ind w:firstLine="709"/>
      </w:pPr>
      <w:ins w:id="597" w:author="Tukhbatov Ruslan" w:date="2020-04-22T17:24:00Z">
        <w:r>
          <w:rPr>
            <w:rFonts w:cs="Arial"/>
          </w:rPr>
          <w:t>При отсутствии запланированной Планировщиком постав</w:t>
        </w:r>
      </w:ins>
      <w:ins w:id="598" w:author="Tukhbatov Ruslan" w:date="2020-04-22T17:25:00Z">
        <w:r>
          <w:rPr>
            <w:rFonts w:cs="Arial"/>
          </w:rPr>
          <w:t>ки, допускается создание Исходящей поставки силами Кладовщика склада.</w:t>
        </w:r>
      </w:ins>
    </w:p>
    <w:p w14:paraId="5D58C4E5" w14:textId="0D7DA107" w:rsidR="00A86721" w:rsidDel="00753873" w:rsidRDefault="00A86721" w:rsidP="00A86721">
      <w:pPr>
        <w:ind w:firstLine="709"/>
        <w:rPr>
          <w:del w:id="599" w:author="Tukhbatov Ruslan" w:date="2020-04-22T17:23:00Z"/>
        </w:rPr>
      </w:pPr>
      <w:del w:id="600" w:author="Tukhbatov Ruslan" w:date="2020-04-22T17:23:00Z">
        <w:r w:rsidDel="00753873">
          <w:delText>Данный подход планируется применять для сыпучих и наливных грузов.</w:delText>
        </w:r>
      </w:del>
    </w:p>
    <w:p w14:paraId="427217A2" w14:textId="77777777" w:rsidR="005E57AE" w:rsidRDefault="005E57AE" w:rsidP="00A86721">
      <w:pPr>
        <w:ind w:firstLine="709"/>
      </w:pPr>
    </w:p>
    <w:p w14:paraId="31865B96" w14:textId="46E6B165" w:rsidR="00A86721" w:rsidRPr="00197470" w:rsidRDefault="00920EEA" w:rsidP="00823682">
      <w:pPr>
        <w:pStyle w:val="afc"/>
        <w:numPr>
          <w:ilvl w:val="0"/>
          <w:numId w:val="144"/>
        </w:numPr>
        <w:rPr>
          <w:b/>
        </w:rPr>
      </w:pPr>
      <w:del w:id="601" w:author="Олег Владимирович" w:date="2021-03-09T13:39:00Z">
        <w:r w:rsidDel="00E1712D">
          <w:rPr>
            <w:b/>
          </w:rPr>
          <w:delText xml:space="preserve">Планировщик </w:delText>
        </w:r>
      </w:del>
      <w:ins w:id="602" w:author="Олег Владимирович" w:date="2021-03-09T13:39:00Z">
        <w:r w:rsidR="00E1712D">
          <w:rPr>
            <w:b/>
          </w:rPr>
          <w:t xml:space="preserve">Кладовщик </w:t>
        </w:r>
      </w:ins>
      <w:r>
        <w:rPr>
          <w:b/>
        </w:rPr>
        <w:t xml:space="preserve">логистики формирует Исходящую поставку без учета грузоподъемности </w:t>
      </w:r>
      <w:commentRangeStart w:id="603"/>
      <w:commentRangeStart w:id="604"/>
      <w:commentRangeStart w:id="605"/>
      <w:r>
        <w:rPr>
          <w:b/>
        </w:rPr>
        <w:t>ТС</w:t>
      </w:r>
      <w:commentRangeEnd w:id="603"/>
      <w:r w:rsidR="00401565">
        <w:rPr>
          <w:rStyle w:val="aff7"/>
        </w:rPr>
        <w:commentReference w:id="603"/>
      </w:r>
      <w:commentRangeEnd w:id="604"/>
      <w:r w:rsidR="00337717">
        <w:rPr>
          <w:rStyle w:val="aff7"/>
        </w:rPr>
        <w:commentReference w:id="604"/>
      </w:r>
      <w:commentRangeEnd w:id="605"/>
      <w:r w:rsidR="00E1712D">
        <w:rPr>
          <w:rStyle w:val="aff7"/>
        </w:rPr>
        <w:commentReference w:id="605"/>
      </w:r>
    </w:p>
    <w:p w14:paraId="3C93EDA1" w14:textId="1D764EB8" w:rsidR="00920EEA" w:rsidRDefault="00920EEA" w:rsidP="00A86721">
      <w:pPr>
        <w:ind w:firstLine="709"/>
      </w:pPr>
      <w:r>
        <w:t>Данная</w:t>
      </w:r>
      <w:r w:rsidR="00A86721">
        <w:t xml:space="preserve"> схема предполагает, что </w:t>
      </w:r>
      <w:r>
        <w:t xml:space="preserve">Планировщик логистики создает </w:t>
      </w:r>
      <w:del w:id="606" w:author="Олег Владимирович" w:date="2021-03-09T13:30:00Z">
        <w:r w:rsidRPr="00695C49" w:rsidDel="00695C49">
          <w:delText>Исходящую поставку на объем</w:delText>
        </w:r>
      </w:del>
      <w:ins w:id="607" w:author="Олег Владимирович" w:date="2021-03-09T13:30:00Z">
        <w:r w:rsidR="00695C49">
          <w:t>заказ на перемещение</w:t>
        </w:r>
      </w:ins>
      <w:r w:rsidRPr="00695C49">
        <w:t xml:space="preserve">, подлежащий </w:t>
      </w:r>
      <w:del w:id="608" w:author="Олег Владимирович" w:date="2021-03-09T13:30:00Z">
        <w:r w:rsidRPr="00695C49" w:rsidDel="00695C49">
          <w:delText xml:space="preserve">отгрузки </w:delText>
        </w:r>
      </w:del>
      <w:ins w:id="609" w:author="Олег Владимирович" w:date="2021-03-09T13:30:00Z">
        <w:r w:rsidR="00695C49" w:rsidRPr="00695C49">
          <w:t>отгрузк</w:t>
        </w:r>
        <w:r w:rsidR="00695C49">
          <w:t>е</w:t>
        </w:r>
        <w:r w:rsidR="00695C49" w:rsidRPr="00695C49">
          <w:t xml:space="preserve"> </w:t>
        </w:r>
      </w:ins>
      <w:r w:rsidRPr="00695C49">
        <w:t>в рамках определенного период</w:t>
      </w:r>
      <w:r>
        <w:t xml:space="preserve">а (день/неделя). </w:t>
      </w:r>
      <w:del w:id="610" w:author="Олег Владимирович" w:date="2021-03-09T13:30:00Z">
        <w:r w:rsidDel="00695C49">
          <w:delText xml:space="preserve">Данная Исходящая поставка создается без учета грузоподъемности ТС. </w:delText>
        </w:r>
      </w:del>
      <w:r>
        <w:t>Планирование необходимо</w:t>
      </w:r>
      <w:r w:rsidR="00FA464E">
        <w:t>го</w:t>
      </w:r>
      <w:r>
        <w:t xml:space="preserve"> количества ТС выполняется в рамках ресурсного плана (</w:t>
      </w:r>
      <w:r>
        <w:rPr>
          <w:lang w:val="en-US"/>
        </w:rPr>
        <w:t>Excel</w:t>
      </w:r>
      <w:r w:rsidRPr="00920EEA">
        <w:t xml:space="preserve">). </w:t>
      </w:r>
      <w:r>
        <w:t>По результатам создается необходимо</w:t>
      </w:r>
      <w:r w:rsidR="00FA464E">
        <w:t>е</w:t>
      </w:r>
      <w:r>
        <w:t xml:space="preserve"> количество Фрахтовых заказов (КД Транспортная логистика).</w:t>
      </w:r>
    </w:p>
    <w:p w14:paraId="47A80513" w14:textId="57ACA295" w:rsidR="00D219A3" w:rsidRPr="00920EEA" w:rsidRDefault="00D219A3" w:rsidP="00A86721">
      <w:pPr>
        <w:ind w:firstLine="709"/>
      </w:pPr>
      <w:r>
        <w:t xml:space="preserve">ТС подаются на склад, в соответствии с плановыми датами, определенными во Фрахтовом заказе. Кладовщик выполняет комплектование и погрузку МТР на основании </w:t>
      </w:r>
      <w:del w:id="611" w:author="Олег Владимирович" w:date="2021-03-09T13:37:00Z">
        <w:r w:rsidDel="00E1712D">
          <w:delText>Исходящей поставки</w:delText>
        </w:r>
      </w:del>
      <w:ins w:id="612" w:author="Олег Владимирович" w:date="2021-03-09T13:37:00Z">
        <w:r w:rsidR="00E1712D">
          <w:t>заказа на перемещение</w:t>
        </w:r>
      </w:ins>
      <w:r>
        <w:t>, сформированно</w:t>
      </w:r>
      <w:ins w:id="613" w:author="Олег Владимирович" w:date="2021-03-09T13:37:00Z">
        <w:r w:rsidR="00E1712D">
          <w:t>го</w:t>
        </w:r>
      </w:ins>
      <w:del w:id="614" w:author="Олег Владимирович" w:date="2021-03-09T13:37:00Z">
        <w:r w:rsidDel="00E1712D">
          <w:delText>й</w:delText>
        </w:r>
      </w:del>
      <w:r>
        <w:t xml:space="preserve"> на период. Данные о фактически погруженных МТР вносятся в систему </w:t>
      </w:r>
      <w:r>
        <w:rPr>
          <w:lang w:val="en-US"/>
        </w:rPr>
        <w:t>SAP</w:t>
      </w:r>
      <w:r w:rsidRPr="00D219A3">
        <w:t xml:space="preserve">. </w:t>
      </w:r>
      <w:r>
        <w:t xml:space="preserve">По результатам выполняется </w:t>
      </w:r>
      <w:del w:id="615" w:author="Олег Владимирович" w:date="2021-03-09T13:38:00Z">
        <w:r w:rsidDel="00E1712D">
          <w:delText xml:space="preserve">разделение </w:delText>
        </w:r>
      </w:del>
      <w:ins w:id="616" w:author="Олег Владимирович" w:date="2021-03-09T13:38:00Z">
        <w:r w:rsidR="00E1712D">
          <w:t xml:space="preserve">создание </w:t>
        </w:r>
      </w:ins>
      <w:r>
        <w:t>Исходящей поставки: формируется отдельная Исходящая поставка на фактически погруженное количество, а количест</w:t>
      </w:r>
      <w:r w:rsidR="00FA464E">
        <w:t xml:space="preserve">во </w:t>
      </w:r>
      <w:del w:id="617" w:author="Олег Владимирович" w:date="2021-03-09T13:38:00Z">
        <w:r w:rsidR="00FA464E" w:rsidDel="00E1712D">
          <w:delText>в исходной Исходящей поставке</w:delText>
        </w:r>
        <w:r w:rsidDel="00E1712D">
          <w:delText xml:space="preserve"> </w:delText>
        </w:r>
      </w:del>
      <w:ins w:id="618" w:author="Олег Владимирович" w:date="2021-03-09T13:38:00Z">
        <w:r w:rsidR="00E1712D">
          <w:t xml:space="preserve">к отгрузке в заказе на перемещение </w:t>
        </w:r>
      </w:ins>
      <w:r>
        <w:t>сокращается. Полученная таким образом поставка присваивается Фрахтовому заказу и по ней выполняется отпуск материалов.</w:t>
      </w:r>
    </w:p>
    <w:p w14:paraId="0A744D88" w14:textId="753470B6" w:rsidR="00A86721" w:rsidRDefault="00A86721" w:rsidP="00A86721">
      <w:pPr>
        <w:ind w:firstLine="709"/>
      </w:pPr>
      <w:r>
        <w:t>Плюсом данного подхода является максимальная утилизация ТС, т.к. сначала производится загрузка ТС до максимума, а уже затем формируется Исходящая поставка на фактическ</w:t>
      </w:r>
      <w:r w:rsidR="00B61A01">
        <w:t>ое погруженное количество.</w:t>
      </w:r>
    </w:p>
    <w:p w14:paraId="2ACF0B30" w14:textId="44063DB6" w:rsidR="00A86721" w:rsidRDefault="00A86721" w:rsidP="00A86721">
      <w:pPr>
        <w:ind w:firstLine="709"/>
      </w:pPr>
      <w:r>
        <w:t>Данный подход планируется использовать для сборных грузов.</w:t>
      </w:r>
    </w:p>
    <w:p w14:paraId="54492316" w14:textId="205C2E8D" w:rsidR="00B61A01" w:rsidRDefault="00B61A01" w:rsidP="00B61A01">
      <w:pPr>
        <w:ind w:firstLine="709"/>
        <w:rPr>
          <w:ins w:id="619" w:author="Tukhbatov Ruslan" w:date="2020-04-22T17:25:00Z"/>
        </w:rPr>
      </w:pPr>
      <w:r>
        <w:lastRenderedPageBreak/>
        <w:t xml:space="preserve">Для </w:t>
      </w:r>
      <w:del w:id="620" w:author="Олег Владимирович" w:date="2021-03-09T13:38:00Z">
        <w:r w:rsidDel="00E1712D">
          <w:delText xml:space="preserve">разделения </w:delText>
        </w:r>
      </w:del>
      <w:ins w:id="621" w:author="Олег Владимирович" w:date="2021-03-09T13:38:00Z">
        <w:r w:rsidR="00E1712D">
          <w:t xml:space="preserve">созданимя </w:t>
        </w:r>
      </w:ins>
      <w:r>
        <w:t xml:space="preserve">поставки используется транзакция </w:t>
      </w:r>
      <w:del w:id="622" w:author="Tukhbatov Ruslan" w:date="2020-04-22T17:26:00Z">
        <w:r w:rsidDel="0098301F">
          <w:rPr>
            <w:lang w:val="en-US"/>
          </w:rPr>
          <w:delText>VLSP</w:delText>
        </w:r>
      </w:del>
      <w:ins w:id="623" w:author="Tukhbatov Ruslan" w:date="2020-04-22T17:26:00Z">
        <w:r w:rsidR="0098301F">
          <w:rPr>
            <w:lang w:val="en-US"/>
          </w:rPr>
          <w:t>VL</w:t>
        </w:r>
        <w:r w:rsidR="0098301F" w:rsidRPr="0098301F">
          <w:rPr>
            <w:rPrChange w:id="624" w:author="Tukhbatov Ruslan" w:date="2020-04-22T17:26:00Z">
              <w:rPr>
                <w:lang w:val="en-US"/>
              </w:rPr>
            </w:rPrChange>
          </w:rPr>
          <w:t>10</w:t>
        </w:r>
        <w:r w:rsidR="0098301F">
          <w:rPr>
            <w:lang w:val="en-US"/>
          </w:rPr>
          <w:t>D</w:t>
        </w:r>
        <w:r w:rsidR="0098301F">
          <w:t>, в режиме «Без учета грузоподъемности»</w:t>
        </w:r>
      </w:ins>
      <w:r w:rsidRPr="00B61A01">
        <w:t xml:space="preserve">. </w:t>
      </w:r>
      <w:r>
        <w:t xml:space="preserve">В данной транзакции выводится </w:t>
      </w:r>
      <w:del w:id="625" w:author="Олег Владимирович" w:date="2021-03-09T13:39:00Z">
        <w:r w:rsidDel="00E1712D">
          <w:delText>Исходящая поставка</w:delText>
        </w:r>
      </w:del>
      <w:ins w:id="626" w:author="Олег Владимирович" w:date="2021-03-09T13:39:00Z">
        <w:r w:rsidR="00E1712D">
          <w:t>заказ на перемещение</w:t>
        </w:r>
      </w:ins>
      <w:r>
        <w:t>, созданн</w:t>
      </w:r>
      <w:ins w:id="627" w:author="Олег Владимирович" w:date="2021-03-09T13:39:00Z">
        <w:r w:rsidR="00E1712D">
          <w:t>ый</w:t>
        </w:r>
      </w:ins>
      <w:del w:id="628" w:author="Олег Владимирович" w:date="2021-03-09T13:39:00Z">
        <w:r w:rsidDel="00E1712D">
          <w:delText>ая</w:delText>
        </w:r>
      </w:del>
      <w:r>
        <w:t xml:space="preserve"> на период. В транзакцию вносятся данные о фактической отгрузке, после чего выполняется автоматическое </w:t>
      </w:r>
      <w:del w:id="629" w:author="Олег Владимирович" w:date="2021-03-09T13:39:00Z">
        <w:r w:rsidDel="00E1712D">
          <w:delText xml:space="preserve">разделение </w:delText>
        </w:r>
      </w:del>
      <w:ins w:id="630" w:author="Олег Владимирович" w:date="2021-03-09T13:39:00Z">
        <w:r w:rsidR="00E1712D">
          <w:t xml:space="preserve">создание </w:t>
        </w:r>
      </w:ins>
      <w:r>
        <w:t>исходящей поставки.</w:t>
      </w:r>
    </w:p>
    <w:p w14:paraId="7646BDB6" w14:textId="4581B837" w:rsidR="0098301F" w:rsidRPr="007961EE" w:rsidDel="00E1712D" w:rsidRDefault="0098301F" w:rsidP="0098301F">
      <w:pPr>
        <w:ind w:firstLine="709"/>
        <w:rPr>
          <w:ins w:id="631" w:author="Tukhbatov Ruslan" w:date="2020-04-22T17:25:00Z"/>
          <w:del w:id="632" w:author="Олег Владимирович" w:date="2021-03-09T13:39:00Z"/>
        </w:rPr>
      </w:pPr>
      <w:ins w:id="633" w:author="Tukhbatov Ruslan" w:date="2020-04-22T17:25:00Z">
        <w:del w:id="634" w:author="Олег Владимирович" w:date="2021-03-09T13:39:00Z">
          <w:r w:rsidDel="00E1712D">
            <w:rPr>
              <w:rFonts w:cs="Arial"/>
            </w:rPr>
            <w:delText>При отсутствии запланированной Планировщиком поставки, допускается создание Исходящей поставки силами Кладовщика склада.</w:delText>
          </w:r>
        </w:del>
      </w:ins>
    </w:p>
    <w:p w14:paraId="18F38DD3" w14:textId="77777777" w:rsidR="0098301F" w:rsidRDefault="0098301F" w:rsidP="00B61A01">
      <w:pPr>
        <w:ind w:firstLine="709"/>
      </w:pPr>
    </w:p>
    <w:p w14:paraId="0A6F2511" w14:textId="77777777" w:rsidR="004A4A37" w:rsidRDefault="004A4A37" w:rsidP="00A86721">
      <w:pPr>
        <w:ind w:firstLine="709"/>
      </w:pPr>
    </w:p>
    <w:p w14:paraId="1209BFDA" w14:textId="7FAF856B" w:rsidR="006117E9" w:rsidRDefault="006117E9" w:rsidP="006117E9">
      <w:pPr>
        <w:ind w:firstLine="709"/>
        <w:jc w:val="right"/>
      </w:pPr>
      <w:r w:rsidRPr="00916FAB">
        <w:rPr>
          <w:rFonts w:cs="Arial"/>
          <w:b/>
          <w:sz w:val="22"/>
        </w:rPr>
        <w:t xml:space="preserve">Таблица </w:t>
      </w:r>
      <w:r>
        <w:rPr>
          <w:rFonts w:cs="Arial"/>
          <w:b/>
          <w:sz w:val="22"/>
        </w:rPr>
        <w:t>23</w:t>
      </w:r>
      <w:r w:rsidRPr="00916FAB">
        <w:rPr>
          <w:rFonts w:cs="Arial"/>
          <w:b/>
          <w:sz w:val="22"/>
        </w:rPr>
        <w:t xml:space="preserve">. Описание </w:t>
      </w:r>
      <w:r>
        <w:rPr>
          <w:rFonts w:cs="Arial"/>
          <w:b/>
          <w:sz w:val="22"/>
        </w:rPr>
        <w:t>шага «Формирование исходящей поставки на перемещение»</w:t>
      </w:r>
    </w:p>
    <w:p w14:paraId="4D3C1730" w14:textId="77777777" w:rsidR="006117E9" w:rsidRDefault="006117E9" w:rsidP="00A8672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590"/>
        <w:gridCol w:w="1984"/>
        <w:gridCol w:w="2410"/>
        <w:gridCol w:w="1417"/>
        <w:gridCol w:w="1276"/>
        <w:gridCol w:w="1559"/>
      </w:tblGrid>
      <w:tr w:rsidR="006117E9" w:rsidRPr="006117E9" w14:paraId="387AEB03" w14:textId="77777777" w:rsidTr="006117E9">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24338F9F"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Номер шага</w:t>
            </w:r>
          </w:p>
        </w:tc>
        <w:tc>
          <w:tcPr>
            <w:tcW w:w="1984" w:type="dxa"/>
            <w:tcBorders>
              <w:top w:val="single" w:sz="6" w:space="0" w:color="auto"/>
              <w:left w:val="single" w:sz="6" w:space="0" w:color="auto"/>
              <w:bottom w:val="single" w:sz="6" w:space="0" w:color="auto"/>
              <w:right w:val="single" w:sz="6" w:space="0" w:color="auto"/>
            </w:tcBorders>
            <w:shd w:val="solid" w:color="FFCC00" w:fill="auto"/>
          </w:tcPr>
          <w:p w14:paraId="6919876C"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Предпосылки</w:t>
            </w:r>
          </w:p>
        </w:tc>
        <w:tc>
          <w:tcPr>
            <w:tcW w:w="2410" w:type="dxa"/>
            <w:tcBorders>
              <w:top w:val="single" w:sz="6" w:space="0" w:color="auto"/>
              <w:left w:val="single" w:sz="6" w:space="0" w:color="auto"/>
              <w:bottom w:val="single" w:sz="6" w:space="0" w:color="auto"/>
              <w:right w:val="single" w:sz="6" w:space="0" w:color="auto"/>
            </w:tcBorders>
            <w:shd w:val="solid" w:color="FFCC00" w:fill="auto"/>
          </w:tcPr>
          <w:p w14:paraId="136D3113"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Транзакция</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5F005C86"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2BEA6A7B"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5B03B671" w14:textId="77777777" w:rsidR="006117E9" w:rsidRPr="006117E9" w:rsidRDefault="006117E9" w:rsidP="006117E9">
            <w:pPr>
              <w:autoSpaceDE w:val="0"/>
              <w:autoSpaceDN w:val="0"/>
              <w:adjustRightInd w:val="0"/>
              <w:jc w:val="center"/>
              <w:rPr>
                <w:rFonts w:eastAsiaTheme="minorHAnsi" w:cs="Arial"/>
                <w:b/>
                <w:bCs/>
                <w:color w:val="000000"/>
                <w:sz w:val="20"/>
                <w:szCs w:val="20"/>
              </w:rPr>
            </w:pPr>
            <w:r w:rsidRPr="006117E9">
              <w:rPr>
                <w:rFonts w:eastAsiaTheme="minorHAnsi" w:cs="Arial"/>
                <w:b/>
                <w:bCs/>
                <w:color w:val="000000"/>
                <w:sz w:val="20"/>
                <w:szCs w:val="20"/>
              </w:rPr>
              <w:t>Бизнес-роль</w:t>
            </w:r>
          </w:p>
        </w:tc>
      </w:tr>
      <w:tr w:rsidR="006117E9" w:rsidRPr="006117E9" w14:paraId="4A3D604D" w14:textId="77777777" w:rsidTr="006117E9">
        <w:trPr>
          <w:trHeight w:val="134"/>
        </w:trPr>
        <w:tc>
          <w:tcPr>
            <w:tcW w:w="1590" w:type="dxa"/>
            <w:tcBorders>
              <w:top w:val="single" w:sz="6" w:space="0" w:color="auto"/>
              <w:left w:val="single" w:sz="6" w:space="0" w:color="auto"/>
              <w:bottom w:val="single" w:sz="6" w:space="0" w:color="auto"/>
              <w:right w:val="single" w:sz="6" w:space="0" w:color="auto"/>
            </w:tcBorders>
          </w:tcPr>
          <w:p w14:paraId="5406E9E0" w14:textId="395AEF7A" w:rsidR="006117E9" w:rsidRPr="006117E9" w:rsidRDefault="004E13A3" w:rsidP="006117E9">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6117E9" w:rsidRPr="006117E9">
              <w:rPr>
                <w:rFonts w:eastAsiaTheme="minorHAnsi" w:cs="Arial"/>
                <w:color w:val="000000"/>
                <w:sz w:val="20"/>
                <w:szCs w:val="20"/>
              </w:rPr>
              <w:t>10.07.02.080</w:t>
            </w:r>
          </w:p>
        </w:tc>
        <w:tc>
          <w:tcPr>
            <w:tcW w:w="1984" w:type="dxa"/>
            <w:tcBorders>
              <w:top w:val="single" w:sz="6" w:space="0" w:color="auto"/>
              <w:left w:val="single" w:sz="6" w:space="0" w:color="auto"/>
              <w:bottom w:val="single" w:sz="6" w:space="0" w:color="auto"/>
              <w:right w:val="single" w:sz="6" w:space="0" w:color="auto"/>
            </w:tcBorders>
          </w:tcPr>
          <w:p w14:paraId="28471935"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План сформирован/обновлён</w:t>
            </w:r>
          </w:p>
        </w:tc>
        <w:tc>
          <w:tcPr>
            <w:tcW w:w="2410" w:type="dxa"/>
            <w:tcBorders>
              <w:top w:val="single" w:sz="6" w:space="0" w:color="auto"/>
              <w:left w:val="single" w:sz="6" w:space="0" w:color="auto"/>
              <w:bottom w:val="single" w:sz="6" w:space="0" w:color="auto"/>
              <w:right w:val="single" w:sz="6" w:space="0" w:color="auto"/>
            </w:tcBorders>
          </w:tcPr>
          <w:p w14:paraId="164C743B" w14:textId="77777777" w:rsid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VL10D Подлежащие отгрузке позиции заказа на поставку</w:t>
            </w:r>
          </w:p>
          <w:p w14:paraId="4A9ED022" w14:textId="6A26055D" w:rsidR="00B61A01" w:rsidRPr="006117E9" w:rsidRDefault="00B61A01" w:rsidP="006117E9">
            <w:pPr>
              <w:autoSpaceDE w:val="0"/>
              <w:autoSpaceDN w:val="0"/>
              <w:adjustRightInd w:val="0"/>
              <w:jc w:val="left"/>
              <w:rPr>
                <w:rFonts w:eastAsiaTheme="minorHAnsi" w:cs="Arial"/>
                <w:color w:val="000000"/>
                <w:sz w:val="20"/>
                <w:szCs w:val="20"/>
              </w:rPr>
            </w:pPr>
            <w:commentRangeStart w:id="635"/>
            <w:commentRangeStart w:id="636"/>
            <w:del w:id="637" w:author="Олег Владимирович" w:date="2021-03-09T13:33:00Z">
              <w:r w:rsidDel="00E1712D">
                <w:rPr>
                  <w:rFonts w:eastAsiaTheme="minorHAnsi" w:cs="Arial"/>
                  <w:color w:val="000000"/>
                  <w:sz w:val="20"/>
                  <w:szCs w:val="20"/>
                  <w:lang w:val="en-US"/>
                </w:rPr>
                <w:delText>VLSP</w:delText>
              </w:r>
              <w:r w:rsidRPr="00703990" w:rsidDel="00E1712D">
                <w:rPr>
                  <w:rFonts w:eastAsiaTheme="minorHAnsi" w:cs="Arial"/>
                  <w:color w:val="000000"/>
                  <w:sz w:val="20"/>
                  <w:szCs w:val="20"/>
                  <w:rPrChange w:id="638" w:author="kraschenkoov" w:date="2021-03-09T15:44:00Z">
                    <w:rPr>
                      <w:rFonts w:eastAsiaTheme="minorHAnsi" w:cs="Arial"/>
                      <w:color w:val="000000"/>
                      <w:sz w:val="20"/>
                      <w:szCs w:val="20"/>
                      <w:lang w:val="en-US"/>
                    </w:rPr>
                  </w:rPrChange>
                </w:rPr>
                <w:delText xml:space="preserve"> </w:delText>
              </w:r>
              <w:r w:rsidDel="00E1712D">
                <w:rPr>
                  <w:rFonts w:eastAsiaTheme="minorHAnsi" w:cs="Arial"/>
                  <w:color w:val="000000"/>
                  <w:sz w:val="20"/>
                  <w:szCs w:val="20"/>
                </w:rPr>
                <w:delText>Разделение исходящей поставки</w:delText>
              </w:r>
              <w:commentRangeEnd w:id="635"/>
              <w:r w:rsidR="00E74193" w:rsidDel="00E1712D">
                <w:rPr>
                  <w:rStyle w:val="aff7"/>
                </w:rPr>
                <w:commentReference w:id="635"/>
              </w:r>
            </w:del>
            <w:commentRangeEnd w:id="636"/>
            <w:r w:rsidR="00E1712D">
              <w:rPr>
                <w:rStyle w:val="aff7"/>
              </w:rPr>
              <w:commentReference w:id="636"/>
            </w:r>
          </w:p>
        </w:tc>
        <w:tc>
          <w:tcPr>
            <w:tcW w:w="1417" w:type="dxa"/>
            <w:tcBorders>
              <w:top w:val="single" w:sz="6" w:space="0" w:color="auto"/>
              <w:left w:val="single" w:sz="6" w:space="0" w:color="auto"/>
              <w:bottom w:val="single" w:sz="6" w:space="0" w:color="auto"/>
              <w:right w:val="single" w:sz="6" w:space="0" w:color="auto"/>
            </w:tcBorders>
          </w:tcPr>
          <w:p w14:paraId="49A385F0"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Заказ на перемещение</w:t>
            </w:r>
          </w:p>
        </w:tc>
        <w:tc>
          <w:tcPr>
            <w:tcW w:w="1276" w:type="dxa"/>
            <w:tcBorders>
              <w:top w:val="single" w:sz="6" w:space="0" w:color="auto"/>
              <w:left w:val="single" w:sz="6" w:space="0" w:color="auto"/>
              <w:bottom w:val="single" w:sz="6" w:space="0" w:color="auto"/>
              <w:right w:val="single" w:sz="6" w:space="0" w:color="auto"/>
            </w:tcBorders>
          </w:tcPr>
          <w:p w14:paraId="21561D02"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Исходящая поставка</w:t>
            </w:r>
          </w:p>
        </w:tc>
        <w:tc>
          <w:tcPr>
            <w:tcW w:w="1559" w:type="dxa"/>
            <w:tcBorders>
              <w:top w:val="single" w:sz="6" w:space="0" w:color="auto"/>
              <w:left w:val="single" w:sz="6" w:space="0" w:color="auto"/>
              <w:bottom w:val="single" w:sz="6" w:space="0" w:color="auto"/>
              <w:right w:val="single" w:sz="6" w:space="0" w:color="auto"/>
            </w:tcBorders>
          </w:tcPr>
          <w:p w14:paraId="7FA3A0E0" w14:textId="77777777" w:rsidR="006117E9" w:rsidRPr="006117E9" w:rsidRDefault="006117E9" w:rsidP="006117E9">
            <w:pPr>
              <w:autoSpaceDE w:val="0"/>
              <w:autoSpaceDN w:val="0"/>
              <w:adjustRightInd w:val="0"/>
              <w:jc w:val="left"/>
              <w:rPr>
                <w:rFonts w:eastAsiaTheme="minorHAnsi" w:cs="Arial"/>
                <w:color w:val="000000"/>
                <w:sz w:val="20"/>
                <w:szCs w:val="20"/>
              </w:rPr>
            </w:pPr>
            <w:r w:rsidRPr="006117E9">
              <w:rPr>
                <w:rFonts w:eastAsiaTheme="minorHAnsi" w:cs="Arial"/>
                <w:color w:val="000000"/>
                <w:sz w:val="20"/>
                <w:szCs w:val="20"/>
              </w:rPr>
              <w:t>Автоматически</w:t>
            </w:r>
          </w:p>
          <w:p w14:paraId="172BC528" w14:textId="77777777" w:rsidR="006117E9" w:rsidRDefault="006117E9" w:rsidP="006117E9">
            <w:pPr>
              <w:autoSpaceDE w:val="0"/>
              <w:autoSpaceDN w:val="0"/>
              <w:adjustRightInd w:val="0"/>
              <w:jc w:val="left"/>
              <w:rPr>
                <w:ins w:id="639" w:author="Олег Владимирович" w:date="2021-03-09T13:33:00Z"/>
                <w:rFonts w:eastAsiaTheme="minorHAnsi" w:cs="Arial"/>
                <w:color w:val="000000"/>
                <w:sz w:val="20"/>
                <w:szCs w:val="20"/>
              </w:rPr>
            </w:pPr>
            <w:del w:id="640" w:author="Кращенко Олег Владимирович (Подрядчик. ООО БерингПойнт)" w:date="2020-04-23T15:21:00Z">
              <w:r w:rsidRPr="006117E9" w:rsidDel="000C41EC">
                <w:rPr>
                  <w:rFonts w:eastAsiaTheme="minorHAnsi" w:cs="Arial"/>
                  <w:color w:val="000000"/>
                  <w:sz w:val="20"/>
                  <w:szCs w:val="20"/>
                </w:rPr>
                <w:delText>Планировщик логистики СП</w:delText>
              </w:r>
            </w:del>
            <w:ins w:id="641"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p w14:paraId="435FB8B2" w14:textId="461FB029" w:rsidR="00E1712D" w:rsidRPr="006117E9" w:rsidRDefault="00E1712D" w:rsidP="006117E9">
            <w:pPr>
              <w:autoSpaceDE w:val="0"/>
              <w:autoSpaceDN w:val="0"/>
              <w:adjustRightInd w:val="0"/>
              <w:jc w:val="left"/>
              <w:rPr>
                <w:rFonts w:eastAsiaTheme="minorHAnsi" w:cs="Arial"/>
                <w:color w:val="000000"/>
                <w:sz w:val="20"/>
                <w:szCs w:val="20"/>
              </w:rPr>
            </w:pPr>
            <w:ins w:id="642" w:author="Олег Владимирович" w:date="2021-03-09T13:33:00Z">
              <w:r>
                <w:rPr>
                  <w:rFonts w:eastAsiaTheme="minorHAnsi" w:cs="Arial"/>
                  <w:color w:val="000000"/>
                  <w:sz w:val="20"/>
                  <w:szCs w:val="20"/>
                </w:rPr>
                <w:t>Кладовщик</w:t>
              </w:r>
            </w:ins>
          </w:p>
        </w:tc>
      </w:tr>
    </w:tbl>
    <w:p w14:paraId="3B539783" w14:textId="77777777" w:rsidR="00C54FF1" w:rsidRDefault="00C54FF1" w:rsidP="00C54FF1"/>
    <w:p w14:paraId="2B04B1EC" w14:textId="77777777" w:rsidR="00C54FF1" w:rsidRDefault="00C54FF1" w:rsidP="00C54FF1"/>
    <w:p w14:paraId="1950DAEF" w14:textId="5556014D"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50</w:t>
      </w:r>
      <w:r w:rsidR="00A86721" w:rsidRPr="0090243D">
        <w:t xml:space="preserve"> </w:t>
      </w:r>
      <w:r w:rsidR="00072B2C">
        <w:t xml:space="preserve">– </w:t>
      </w:r>
      <w:r w:rsidR="00A86721" w:rsidRPr="00C00515">
        <w:t>Формирование исходящей поставки на выдачу с ответ</w:t>
      </w:r>
      <w:r w:rsidR="00455CEA">
        <w:t>ственного</w:t>
      </w:r>
      <w:r w:rsidR="00A86721" w:rsidRPr="00C00515">
        <w:t xml:space="preserve"> хранения внешним контрагентам</w:t>
      </w:r>
    </w:p>
    <w:p w14:paraId="4DEBB660" w14:textId="77777777" w:rsidR="00A86721" w:rsidRDefault="00A86721" w:rsidP="00A86721">
      <w:pPr>
        <w:rPr>
          <w:rFonts w:eastAsiaTheme="majorEastAsia"/>
        </w:rPr>
      </w:pPr>
    </w:p>
    <w:p w14:paraId="5B9EC1EE" w14:textId="06212152" w:rsidR="001126E8" w:rsidRDefault="001126E8" w:rsidP="00A86721">
      <w:pPr>
        <w:ind w:firstLine="709"/>
      </w:pPr>
      <w:r>
        <w:t>В рамках данного шага инициируется возврат контрагенту МТР с ответственно хранения:</w:t>
      </w:r>
    </w:p>
    <w:p w14:paraId="6CBA1D88" w14:textId="51595BC5" w:rsidR="001126E8" w:rsidRDefault="001126E8" w:rsidP="00A86721">
      <w:pPr>
        <w:ind w:firstLine="709"/>
      </w:pPr>
      <w:r>
        <w:t>- Возврат МТР поставщику, от которого МТР были приняты на ответственное хранение из-за отсутствия требуемых сопроводительных документов</w:t>
      </w:r>
    </w:p>
    <w:p w14:paraId="4FD59F9E" w14:textId="4FA8D7C5" w:rsidR="001126E8" w:rsidRDefault="001126E8" w:rsidP="00A86721">
      <w:pPr>
        <w:ind w:firstLine="709"/>
      </w:pPr>
      <w:r>
        <w:t xml:space="preserve">- Возврат МТР стороннему </w:t>
      </w:r>
      <w:r w:rsidR="003F4BDB">
        <w:t>контрагенту, от которого МТР были приняты на ответственное хранение по договору хранения.</w:t>
      </w:r>
    </w:p>
    <w:p w14:paraId="6A26104B" w14:textId="4ADBADB2" w:rsidR="003F4BDB" w:rsidRDefault="003F4BDB" w:rsidP="00A86721">
      <w:pPr>
        <w:ind w:firstLine="709"/>
      </w:pPr>
      <w:r>
        <w:t xml:space="preserve">При необходимости данного возврата специалист МТО складского хозяйства, имеющий роль </w:t>
      </w:r>
      <w:del w:id="643" w:author="Кращенко Олег Владимирович (Подрядчик. ООО БерингПойнт)" w:date="2020-04-23T15:21:00Z">
        <w:r w:rsidDel="000C41EC">
          <w:delText>Планировщик логистики СП</w:delText>
        </w:r>
      </w:del>
      <w:ins w:id="644" w:author="Кращенко Олег Владимирович (Подрядчик. ООО БерингПойнт)" w:date="2020-04-23T15:21:00Z">
        <w:r w:rsidR="000C41EC">
          <w:t>Планировщик логистики</w:t>
        </w:r>
      </w:ins>
      <w:r>
        <w:t>, формирует в системе требование на возврат МТР</w:t>
      </w:r>
      <w:r w:rsidR="00FF65B5">
        <w:t xml:space="preserve"> контрагенту со склада</w:t>
      </w:r>
      <w:r>
        <w:t xml:space="preserve">. Данное требование регистрируется в системе </w:t>
      </w:r>
      <w:r>
        <w:rPr>
          <w:lang w:val="en-US"/>
        </w:rPr>
        <w:t>SAP</w:t>
      </w:r>
      <w:r w:rsidRPr="003F4BDB">
        <w:t xml:space="preserve"> </w:t>
      </w:r>
      <w:r>
        <w:t>документо</w:t>
      </w:r>
      <w:r w:rsidR="00FF65B5">
        <w:t>м</w:t>
      </w:r>
      <w:r>
        <w:t xml:space="preserve"> Исходящая поставка.</w:t>
      </w:r>
    </w:p>
    <w:p w14:paraId="66C05983" w14:textId="1C75D8ED" w:rsidR="00A86721" w:rsidRDefault="003F4BDB" w:rsidP="003F4BDB">
      <w:pPr>
        <w:ind w:firstLine="709"/>
      </w:pPr>
      <w:r>
        <w:t xml:space="preserve">Исходящая поставка создается без ссылки на предварительные документы с использованием транзакции </w:t>
      </w:r>
      <w:r>
        <w:rPr>
          <w:lang w:val="en-US"/>
        </w:rPr>
        <w:t>VL</w:t>
      </w:r>
      <w:r w:rsidRPr="003F4BDB">
        <w:t>01</w:t>
      </w:r>
      <w:r>
        <w:rPr>
          <w:lang w:val="en-US"/>
        </w:rPr>
        <w:t>NO</w:t>
      </w:r>
      <w:r w:rsidRPr="003F4BDB">
        <w:t xml:space="preserve">. </w:t>
      </w:r>
      <w:r>
        <w:t>При создании указывается перечень МТР, вид оценки ОТВЕТ</w:t>
      </w:r>
      <w:del w:id="645" w:author="Чернова Анастасия Викторовна" w:date="2021-03-05T14:09:00Z">
        <w:r w:rsidDel="00926AC3">
          <w:delText>_</w:delText>
        </w:r>
      </w:del>
      <w:r>
        <w:t>ХРАН, а также партии</w:t>
      </w:r>
      <w:r w:rsidR="000836B9">
        <w:t>,</w:t>
      </w:r>
      <w:r>
        <w:t xml:space="preserve"> в признаках которых определен необходимый контрагент.</w:t>
      </w:r>
    </w:p>
    <w:p w14:paraId="2047A1F8" w14:textId="77777777" w:rsidR="00633DF1" w:rsidRDefault="00633DF1" w:rsidP="00A86721">
      <w:pPr>
        <w:ind w:firstLine="709"/>
      </w:pPr>
    </w:p>
    <w:p w14:paraId="21B5E7E9" w14:textId="6451EF49" w:rsidR="00866D97" w:rsidRDefault="00866D97" w:rsidP="00866D97">
      <w:pPr>
        <w:ind w:firstLine="709"/>
        <w:jc w:val="right"/>
      </w:pPr>
      <w:r w:rsidRPr="00916FAB">
        <w:rPr>
          <w:rFonts w:cs="Arial"/>
          <w:b/>
          <w:sz w:val="22"/>
        </w:rPr>
        <w:t xml:space="preserve">Таблица </w:t>
      </w:r>
      <w:r>
        <w:rPr>
          <w:rFonts w:cs="Arial"/>
          <w:b/>
          <w:sz w:val="22"/>
        </w:rPr>
        <w:t>24</w:t>
      </w:r>
      <w:r w:rsidRPr="00916FAB">
        <w:rPr>
          <w:rFonts w:cs="Arial"/>
          <w:b/>
          <w:sz w:val="22"/>
        </w:rPr>
        <w:t xml:space="preserve">. Описание </w:t>
      </w:r>
      <w:r>
        <w:rPr>
          <w:rFonts w:cs="Arial"/>
          <w:b/>
          <w:sz w:val="22"/>
        </w:rPr>
        <w:t>шага «Формирование исходящей поставки на выдачу с ответственного хранения внешним контрагентам»</w:t>
      </w:r>
    </w:p>
    <w:p w14:paraId="2B58B271" w14:textId="1ED01930" w:rsidR="00866D97" w:rsidRDefault="00866D97" w:rsidP="00A8672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590"/>
        <w:gridCol w:w="2551"/>
        <w:gridCol w:w="2126"/>
        <w:gridCol w:w="998"/>
        <w:gridCol w:w="1270"/>
        <w:gridCol w:w="1701"/>
      </w:tblGrid>
      <w:tr w:rsidR="006357B4" w:rsidRPr="006357B4" w14:paraId="7DA42904" w14:textId="77777777" w:rsidTr="004E13A3">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20C7B850"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Номер шага</w:t>
            </w:r>
          </w:p>
        </w:tc>
        <w:tc>
          <w:tcPr>
            <w:tcW w:w="2551" w:type="dxa"/>
            <w:tcBorders>
              <w:top w:val="single" w:sz="6" w:space="0" w:color="auto"/>
              <w:left w:val="single" w:sz="6" w:space="0" w:color="auto"/>
              <w:bottom w:val="single" w:sz="6" w:space="0" w:color="auto"/>
              <w:right w:val="single" w:sz="6" w:space="0" w:color="auto"/>
            </w:tcBorders>
            <w:shd w:val="solid" w:color="FFCC00" w:fill="auto"/>
          </w:tcPr>
          <w:p w14:paraId="28F68B89"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Предпосылки</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1553E2A2"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Транзакция</w:t>
            </w:r>
          </w:p>
        </w:tc>
        <w:tc>
          <w:tcPr>
            <w:tcW w:w="998" w:type="dxa"/>
            <w:tcBorders>
              <w:top w:val="single" w:sz="6" w:space="0" w:color="auto"/>
              <w:left w:val="single" w:sz="6" w:space="0" w:color="auto"/>
              <w:bottom w:val="single" w:sz="6" w:space="0" w:color="auto"/>
              <w:right w:val="single" w:sz="6" w:space="0" w:color="auto"/>
            </w:tcBorders>
            <w:shd w:val="solid" w:color="FFCC00" w:fill="auto"/>
          </w:tcPr>
          <w:p w14:paraId="4E2A2EDA"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Вход</w:t>
            </w:r>
          </w:p>
        </w:tc>
        <w:tc>
          <w:tcPr>
            <w:tcW w:w="1270" w:type="dxa"/>
            <w:tcBorders>
              <w:top w:val="single" w:sz="6" w:space="0" w:color="auto"/>
              <w:left w:val="single" w:sz="6" w:space="0" w:color="auto"/>
              <w:bottom w:val="single" w:sz="6" w:space="0" w:color="auto"/>
              <w:right w:val="single" w:sz="6" w:space="0" w:color="auto"/>
            </w:tcBorders>
            <w:shd w:val="solid" w:color="FFCC00" w:fill="auto"/>
          </w:tcPr>
          <w:p w14:paraId="43543E68"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11EAF420"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Бизнес-роль</w:t>
            </w:r>
          </w:p>
        </w:tc>
      </w:tr>
      <w:tr w:rsidR="006357B4" w:rsidRPr="006357B4" w14:paraId="49AC71F5" w14:textId="77777777" w:rsidTr="004E13A3">
        <w:trPr>
          <w:trHeight w:val="134"/>
        </w:trPr>
        <w:tc>
          <w:tcPr>
            <w:tcW w:w="1590" w:type="dxa"/>
            <w:tcBorders>
              <w:top w:val="single" w:sz="6" w:space="0" w:color="auto"/>
              <w:left w:val="single" w:sz="6" w:space="0" w:color="auto"/>
              <w:bottom w:val="single" w:sz="6" w:space="0" w:color="auto"/>
              <w:right w:val="single" w:sz="6" w:space="0" w:color="auto"/>
            </w:tcBorders>
          </w:tcPr>
          <w:p w14:paraId="63BEFBB9" w14:textId="233ACA69" w:rsidR="006357B4" w:rsidRPr="006357B4" w:rsidRDefault="004E13A3" w:rsidP="006357B4">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6357B4" w:rsidRPr="006357B4">
              <w:rPr>
                <w:rFonts w:eastAsiaTheme="minorHAnsi" w:cs="Arial"/>
                <w:color w:val="000000"/>
                <w:sz w:val="20"/>
                <w:szCs w:val="20"/>
              </w:rPr>
              <w:t>10.07.02.050</w:t>
            </w:r>
          </w:p>
        </w:tc>
        <w:tc>
          <w:tcPr>
            <w:tcW w:w="2551" w:type="dxa"/>
            <w:tcBorders>
              <w:top w:val="single" w:sz="6" w:space="0" w:color="auto"/>
              <w:left w:val="single" w:sz="6" w:space="0" w:color="auto"/>
              <w:bottom w:val="single" w:sz="6" w:space="0" w:color="auto"/>
              <w:right w:val="single" w:sz="6" w:space="0" w:color="auto"/>
            </w:tcBorders>
          </w:tcPr>
          <w:p w14:paraId="30CBDB00" w14:textId="05E73A89" w:rsidR="006357B4" w:rsidRPr="006357B4" w:rsidRDefault="006357B4" w:rsidP="006357B4">
            <w:pPr>
              <w:autoSpaceDE w:val="0"/>
              <w:autoSpaceDN w:val="0"/>
              <w:adjustRightInd w:val="0"/>
              <w:jc w:val="left"/>
              <w:rPr>
                <w:rFonts w:eastAsiaTheme="minorHAnsi" w:cs="Arial"/>
                <w:color w:val="000000"/>
                <w:sz w:val="20"/>
                <w:szCs w:val="20"/>
              </w:rPr>
            </w:pPr>
            <w:r w:rsidRPr="006357B4">
              <w:rPr>
                <w:rFonts w:eastAsiaTheme="minorHAnsi" w:cs="Arial"/>
                <w:color w:val="000000"/>
                <w:sz w:val="20"/>
                <w:szCs w:val="20"/>
              </w:rPr>
              <w:t>Требуется возврат поставщику с ответствен</w:t>
            </w:r>
            <w:r>
              <w:rPr>
                <w:rFonts w:eastAsiaTheme="minorHAnsi" w:cs="Arial"/>
                <w:color w:val="000000"/>
                <w:sz w:val="20"/>
                <w:szCs w:val="20"/>
              </w:rPr>
              <w:t>н</w:t>
            </w:r>
            <w:r w:rsidRPr="006357B4">
              <w:rPr>
                <w:rFonts w:eastAsiaTheme="minorHAnsi" w:cs="Arial"/>
                <w:color w:val="000000"/>
                <w:sz w:val="20"/>
                <w:szCs w:val="20"/>
              </w:rPr>
              <w:t>ого хранения</w:t>
            </w:r>
          </w:p>
        </w:tc>
        <w:tc>
          <w:tcPr>
            <w:tcW w:w="2126" w:type="dxa"/>
            <w:tcBorders>
              <w:top w:val="single" w:sz="6" w:space="0" w:color="auto"/>
              <w:left w:val="single" w:sz="6" w:space="0" w:color="auto"/>
              <w:bottom w:val="single" w:sz="6" w:space="0" w:color="auto"/>
              <w:right w:val="single" w:sz="6" w:space="0" w:color="auto"/>
            </w:tcBorders>
          </w:tcPr>
          <w:p w14:paraId="179D4CF8" w14:textId="77777777" w:rsidR="006357B4" w:rsidRPr="006357B4" w:rsidRDefault="006357B4" w:rsidP="006357B4">
            <w:pPr>
              <w:autoSpaceDE w:val="0"/>
              <w:autoSpaceDN w:val="0"/>
              <w:adjustRightInd w:val="0"/>
              <w:jc w:val="left"/>
              <w:rPr>
                <w:rFonts w:eastAsiaTheme="minorHAnsi" w:cs="Arial"/>
                <w:color w:val="000000"/>
                <w:sz w:val="20"/>
                <w:szCs w:val="20"/>
              </w:rPr>
            </w:pPr>
            <w:r w:rsidRPr="006357B4">
              <w:rPr>
                <w:rFonts w:eastAsiaTheme="minorHAnsi" w:cs="Arial"/>
                <w:color w:val="000000"/>
                <w:sz w:val="20"/>
                <w:szCs w:val="20"/>
              </w:rPr>
              <w:t>VL01NO Создание исходящей поставки без ссылки</w:t>
            </w:r>
          </w:p>
        </w:tc>
        <w:tc>
          <w:tcPr>
            <w:tcW w:w="998" w:type="dxa"/>
            <w:tcBorders>
              <w:top w:val="single" w:sz="6" w:space="0" w:color="auto"/>
              <w:left w:val="single" w:sz="6" w:space="0" w:color="auto"/>
              <w:bottom w:val="single" w:sz="6" w:space="0" w:color="auto"/>
              <w:right w:val="single" w:sz="6" w:space="0" w:color="auto"/>
            </w:tcBorders>
          </w:tcPr>
          <w:p w14:paraId="089E81E4" w14:textId="77777777" w:rsidR="006357B4" w:rsidRPr="006357B4" w:rsidRDefault="006357B4" w:rsidP="006357B4">
            <w:pPr>
              <w:autoSpaceDE w:val="0"/>
              <w:autoSpaceDN w:val="0"/>
              <w:adjustRightInd w:val="0"/>
              <w:jc w:val="left"/>
              <w:rPr>
                <w:rFonts w:eastAsiaTheme="minorHAnsi" w:cs="Arial"/>
                <w:color w:val="000000"/>
                <w:sz w:val="20"/>
                <w:szCs w:val="20"/>
              </w:rPr>
            </w:pPr>
            <w:r w:rsidRPr="006357B4">
              <w:rPr>
                <w:rFonts w:eastAsiaTheme="minorHAnsi" w:cs="Arial"/>
                <w:color w:val="000000"/>
                <w:sz w:val="20"/>
                <w:szCs w:val="20"/>
              </w:rPr>
              <w:t>М-7</w:t>
            </w:r>
          </w:p>
        </w:tc>
        <w:tc>
          <w:tcPr>
            <w:tcW w:w="1270" w:type="dxa"/>
            <w:tcBorders>
              <w:top w:val="single" w:sz="6" w:space="0" w:color="auto"/>
              <w:left w:val="single" w:sz="6" w:space="0" w:color="auto"/>
              <w:bottom w:val="single" w:sz="6" w:space="0" w:color="auto"/>
              <w:right w:val="single" w:sz="6" w:space="0" w:color="auto"/>
            </w:tcBorders>
          </w:tcPr>
          <w:p w14:paraId="43E9B95B" w14:textId="77777777" w:rsidR="006357B4" w:rsidRPr="006357B4" w:rsidRDefault="006357B4" w:rsidP="006357B4">
            <w:pPr>
              <w:autoSpaceDE w:val="0"/>
              <w:autoSpaceDN w:val="0"/>
              <w:adjustRightInd w:val="0"/>
              <w:jc w:val="left"/>
              <w:rPr>
                <w:rFonts w:eastAsiaTheme="minorHAnsi" w:cs="Arial"/>
                <w:color w:val="000000"/>
                <w:sz w:val="20"/>
                <w:szCs w:val="20"/>
              </w:rPr>
            </w:pPr>
            <w:r w:rsidRPr="006357B4">
              <w:rPr>
                <w:rFonts w:eastAsiaTheme="minorHAnsi" w:cs="Arial"/>
                <w:color w:val="000000"/>
                <w:sz w:val="20"/>
                <w:szCs w:val="20"/>
              </w:rPr>
              <w:t>Исходящая поставка</w:t>
            </w:r>
          </w:p>
        </w:tc>
        <w:tc>
          <w:tcPr>
            <w:tcW w:w="1701" w:type="dxa"/>
            <w:tcBorders>
              <w:top w:val="single" w:sz="6" w:space="0" w:color="auto"/>
              <w:left w:val="single" w:sz="6" w:space="0" w:color="auto"/>
              <w:bottom w:val="single" w:sz="6" w:space="0" w:color="auto"/>
              <w:right w:val="single" w:sz="6" w:space="0" w:color="auto"/>
            </w:tcBorders>
          </w:tcPr>
          <w:p w14:paraId="7878B45E" w14:textId="68A35310" w:rsidR="006357B4" w:rsidRPr="006357B4" w:rsidRDefault="006357B4" w:rsidP="006357B4">
            <w:pPr>
              <w:autoSpaceDE w:val="0"/>
              <w:autoSpaceDN w:val="0"/>
              <w:adjustRightInd w:val="0"/>
              <w:jc w:val="left"/>
              <w:rPr>
                <w:rFonts w:eastAsiaTheme="minorHAnsi" w:cs="Arial"/>
                <w:color w:val="000000"/>
                <w:sz w:val="20"/>
                <w:szCs w:val="20"/>
              </w:rPr>
            </w:pPr>
            <w:del w:id="646" w:author="Кращенко Олег Владимирович (Подрядчик. ООО БерингПойнт)" w:date="2020-04-23T15:21:00Z">
              <w:r w:rsidRPr="006357B4" w:rsidDel="000C41EC">
                <w:rPr>
                  <w:rFonts w:eastAsiaTheme="minorHAnsi" w:cs="Arial"/>
                  <w:color w:val="000000"/>
                  <w:sz w:val="20"/>
                  <w:szCs w:val="20"/>
                </w:rPr>
                <w:delText>Планировщик логистики СП</w:delText>
              </w:r>
            </w:del>
            <w:ins w:id="647"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77BABB88" w14:textId="77777777" w:rsidR="004A4A37" w:rsidRDefault="004A4A37" w:rsidP="004A4A37"/>
    <w:p w14:paraId="09952221" w14:textId="77777777" w:rsidR="004A4A37" w:rsidRDefault="004A4A37" w:rsidP="004A4A37"/>
    <w:p w14:paraId="28881D76" w14:textId="3A7FAA1F"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70</w:t>
      </w:r>
      <w:r w:rsidR="00A86721" w:rsidRPr="0090243D">
        <w:t xml:space="preserve"> </w:t>
      </w:r>
      <w:r w:rsidR="00072B2C">
        <w:t xml:space="preserve">– </w:t>
      </w:r>
      <w:r w:rsidR="00A86721" w:rsidRPr="00C00515">
        <w:t>Формирование исходящей поставки на выдачу МТР подрядчику</w:t>
      </w:r>
    </w:p>
    <w:p w14:paraId="321CA29B" w14:textId="77777777" w:rsidR="005E57AE" w:rsidRDefault="005E57AE" w:rsidP="00A86721">
      <w:pPr>
        <w:ind w:firstLine="709"/>
      </w:pPr>
    </w:p>
    <w:p w14:paraId="4DBBE4C3" w14:textId="6586AE55" w:rsidR="00FF65B5" w:rsidRDefault="00FF65B5" w:rsidP="00A86721">
      <w:pPr>
        <w:ind w:firstLine="709"/>
      </w:pPr>
      <w:r>
        <w:t xml:space="preserve">В рамках данного шага инициируется выдача МТР подрядчику по давальческой схеме. Основанием для данной выдачи является Заказ на закупку услуг подрядчика, которые оказываются с использованием материалов Заказчика. </w:t>
      </w:r>
      <w:r w:rsidR="00093725">
        <w:t>Такой заказ содержит информацию о МТР и количестве, которые необходимо передать подрядчику в рамках выполнения работ по данному Заказу.</w:t>
      </w:r>
    </w:p>
    <w:p w14:paraId="2328F8C6" w14:textId="5CB67F00" w:rsidR="009D3DB9" w:rsidRDefault="009D3DB9" w:rsidP="00A86721">
      <w:pPr>
        <w:ind w:firstLine="709"/>
      </w:pPr>
      <w:r>
        <w:t xml:space="preserve">Планировщик логистики работает со списком Заказов на закупку услуг подрядчика через транзакцию </w:t>
      </w:r>
      <w:r w:rsidRPr="009D3DB9">
        <w:t xml:space="preserve">ADSUBCON </w:t>
      </w:r>
      <w:r>
        <w:t>«</w:t>
      </w:r>
      <w:r w:rsidRPr="009D3DB9">
        <w:t>Монитор обработки давальческого материала</w:t>
      </w:r>
      <w:r>
        <w:t xml:space="preserve">». В рамках </w:t>
      </w:r>
      <w:r>
        <w:lastRenderedPageBreak/>
        <w:t xml:space="preserve">данной транзакции формируется отчет о МТР, количествах и требуемых сроках выдачи МТР. Из данного отчета </w:t>
      </w:r>
      <w:del w:id="648" w:author="Кращенко Олег Владимирович (Подрядчик. ООО БерингПойнт)" w:date="2020-04-23T15:21:00Z">
        <w:r w:rsidDel="000C41EC">
          <w:delText>Планировщик логистики СП</w:delText>
        </w:r>
      </w:del>
      <w:ins w:id="649" w:author="Кращенко Олег Владимирович (Подрядчик. ООО БерингПойнт)" w:date="2020-04-23T15:21:00Z">
        <w:r w:rsidR="000C41EC">
          <w:t>Планировщик логистики</w:t>
        </w:r>
      </w:ins>
      <w:r>
        <w:t xml:space="preserve"> инициируется автоматическое создание Исходящих поставок.</w:t>
      </w:r>
    </w:p>
    <w:p w14:paraId="399722D2" w14:textId="77777777" w:rsidR="00842C97" w:rsidRDefault="00842C97" w:rsidP="00A86721">
      <w:pPr>
        <w:ind w:firstLine="709"/>
      </w:pPr>
    </w:p>
    <w:p w14:paraId="0CBAE271" w14:textId="21113AA1" w:rsidR="006357B4" w:rsidRDefault="006357B4" w:rsidP="00396C47">
      <w:pPr>
        <w:ind w:firstLine="709"/>
        <w:jc w:val="right"/>
      </w:pPr>
      <w:r w:rsidRPr="00916FAB">
        <w:rPr>
          <w:rFonts w:cs="Arial"/>
          <w:b/>
          <w:sz w:val="22"/>
        </w:rPr>
        <w:t xml:space="preserve">Таблица </w:t>
      </w:r>
      <w:r>
        <w:rPr>
          <w:rFonts w:cs="Arial"/>
          <w:b/>
          <w:sz w:val="22"/>
        </w:rPr>
        <w:t>25</w:t>
      </w:r>
      <w:r w:rsidRPr="00916FAB">
        <w:rPr>
          <w:rFonts w:cs="Arial"/>
          <w:b/>
          <w:sz w:val="22"/>
        </w:rPr>
        <w:t xml:space="preserve">. Описание </w:t>
      </w:r>
      <w:r>
        <w:rPr>
          <w:rFonts w:cs="Arial"/>
          <w:b/>
          <w:sz w:val="22"/>
        </w:rPr>
        <w:t>шага «Формирование исходящей поставки на выдачу МТР подрядчику»</w:t>
      </w:r>
    </w:p>
    <w:p w14:paraId="6AA2E587" w14:textId="2262F970" w:rsidR="006357B4" w:rsidRDefault="006357B4" w:rsidP="00A8672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731"/>
        <w:gridCol w:w="1985"/>
        <w:gridCol w:w="2410"/>
        <w:gridCol w:w="1417"/>
        <w:gridCol w:w="1276"/>
        <w:gridCol w:w="1417"/>
      </w:tblGrid>
      <w:tr w:rsidR="006357B4" w:rsidRPr="006357B4" w14:paraId="211E3377" w14:textId="77777777" w:rsidTr="004E13A3">
        <w:trPr>
          <w:trHeight w:val="67"/>
        </w:trPr>
        <w:tc>
          <w:tcPr>
            <w:tcW w:w="1731" w:type="dxa"/>
            <w:tcBorders>
              <w:top w:val="single" w:sz="6" w:space="0" w:color="auto"/>
              <w:left w:val="single" w:sz="6" w:space="0" w:color="auto"/>
              <w:bottom w:val="single" w:sz="6" w:space="0" w:color="auto"/>
              <w:right w:val="single" w:sz="6" w:space="0" w:color="auto"/>
            </w:tcBorders>
            <w:shd w:val="solid" w:color="FFCC00" w:fill="auto"/>
          </w:tcPr>
          <w:p w14:paraId="10FEAC0E"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Номер шага</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151B5142"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Предпосылки</w:t>
            </w:r>
          </w:p>
        </w:tc>
        <w:tc>
          <w:tcPr>
            <w:tcW w:w="2410" w:type="dxa"/>
            <w:tcBorders>
              <w:top w:val="single" w:sz="6" w:space="0" w:color="auto"/>
              <w:left w:val="single" w:sz="6" w:space="0" w:color="auto"/>
              <w:bottom w:val="single" w:sz="6" w:space="0" w:color="auto"/>
              <w:right w:val="single" w:sz="6" w:space="0" w:color="auto"/>
            </w:tcBorders>
            <w:shd w:val="solid" w:color="FFCC00" w:fill="auto"/>
          </w:tcPr>
          <w:p w14:paraId="5408FEFB"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Транзакция</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782AD140"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1DAA7DF0"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Результат</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30AE1311" w14:textId="77777777" w:rsidR="006357B4" w:rsidRPr="006357B4" w:rsidRDefault="006357B4" w:rsidP="006357B4">
            <w:pPr>
              <w:autoSpaceDE w:val="0"/>
              <w:autoSpaceDN w:val="0"/>
              <w:adjustRightInd w:val="0"/>
              <w:jc w:val="center"/>
              <w:rPr>
                <w:rFonts w:eastAsiaTheme="minorHAnsi" w:cs="Arial"/>
                <w:b/>
                <w:bCs/>
                <w:color w:val="000000"/>
                <w:sz w:val="20"/>
                <w:szCs w:val="20"/>
              </w:rPr>
            </w:pPr>
            <w:r w:rsidRPr="006357B4">
              <w:rPr>
                <w:rFonts w:eastAsiaTheme="minorHAnsi" w:cs="Arial"/>
                <w:b/>
                <w:bCs/>
                <w:color w:val="000000"/>
                <w:sz w:val="20"/>
                <w:szCs w:val="20"/>
              </w:rPr>
              <w:t>Бизнес-роль</w:t>
            </w:r>
          </w:p>
        </w:tc>
      </w:tr>
      <w:tr w:rsidR="006357B4" w:rsidRPr="006357B4" w14:paraId="71DC37BC" w14:textId="77777777" w:rsidTr="004E13A3">
        <w:trPr>
          <w:trHeight w:val="134"/>
        </w:trPr>
        <w:tc>
          <w:tcPr>
            <w:tcW w:w="1731" w:type="dxa"/>
            <w:tcBorders>
              <w:top w:val="single" w:sz="6" w:space="0" w:color="auto"/>
              <w:left w:val="single" w:sz="6" w:space="0" w:color="auto"/>
              <w:bottom w:val="single" w:sz="6" w:space="0" w:color="auto"/>
              <w:right w:val="single" w:sz="6" w:space="0" w:color="auto"/>
            </w:tcBorders>
          </w:tcPr>
          <w:p w14:paraId="1EA9303A" w14:textId="6DC696CB" w:rsidR="006357B4" w:rsidRPr="006357B4" w:rsidRDefault="004E13A3" w:rsidP="006357B4">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6357B4" w:rsidRPr="006357B4">
              <w:rPr>
                <w:rFonts w:eastAsiaTheme="minorHAnsi" w:cs="Arial"/>
                <w:color w:val="000000"/>
                <w:sz w:val="20"/>
                <w:szCs w:val="20"/>
              </w:rPr>
              <w:t>10.07.02.070</w:t>
            </w:r>
          </w:p>
        </w:tc>
        <w:tc>
          <w:tcPr>
            <w:tcW w:w="1985" w:type="dxa"/>
            <w:tcBorders>
              <w:top w:val="single" w:sz="6" w:space="0" w:color="auto"/>
              <w:left w:val="single" w:sz="6" w:space="0" w:color="auto"/>
              <w:bottom w:val="single" w:sz="6" w:space="0" w:color="auto"/>
              <w:right w:val="single" w:sz="6" w:space="0" w:color="auto"/>
            </w:tcBorders>
          </w:tcPr>
          <w:p w14:paraId="5BABEC4C" w14:textId="77777777" w:rsidR="006357B4" w:rsidRPr="006357B4" w:rsidRDefault="006357B4" w:rsidP="006357B4">
            <w:pPr>
              <w:autoSpaceDE w:val="0"/>
              <w:autoSpaceDN w:val="0"/>
              <w:adjustRightInd w:val="0"/>
              <w:jc w:val="left"/>
              <w:rPr>
                <w:rFonts w:eastAsiaTheme="minorHAnsi" w:cs="Arial"/>
                <w:color w:val="000000"/>
                <w:sz w:val="20"/>
                <w:szCs w:val="20"/>
              </w:rPr>
            </w:pPr>
            <w:r w:rsidRPr="006357B4">
              <w:rPr>
                <w:rFonts w:eastAsiaTheme="minorHAnsi" w:cs="Arial"/>
                <w:color w:val="000000"/>
                <w:sz w:val="20"/>
                <w:szCs w:val="20"/>
              </w:rPr>
              <w:t>Требуется выдача МТР для давальческой услуги</w:t>
            </w:r>
          </w:p>
        </w:tc>
        <w:tc>
          <w:tcPr>
            <w:tcW w:w="2410" w:type="dxa"/>
            <w:tcBorders>
              <w:top w:val="single" w:sz="6" w:space="0" w:color="auto"/>
              <w:left w:val="single" w:sz="6" w:space="0" w:color="auto"/>
              <w:bottom w:val="single" w:sz="6" w:space="0" w:color="auto"/>
              <w:right w:val="single" w:sz="6" w:space="0" w:color="auto"/>
            </w:tcBorders>
          </w:tcPr>
          <w:p w14:paraId="6D950788" w14:textId="77777777" w:rsidR="006357B4" w:rsidRPr="006357B4" w:rsidRDefault="006357B4" w:rsidP="006357B4">
            <w:pPr>
              <w:autoSpaceDE w:val="0"/>
              <w:autoSpaceDN w:val="0"/>
              <w:adjustRightInd w:val="0"/>
              <w:jc w:val="left"/>
              <w:rPr>
                <w:rFonts w:eastAsiaTheme="minorHAnsi" w:cs="Arial"/>
                <w:color w:val="000000"/>
                <w:sz w:val="20"/>
                <w:szCs w:val="20"/>
              </w:rPr>
            </w:pPr>
            <w:r w:rsidRPr="006357B4">
              <w:rPr>
                <w:rFonts w:eastAsiaTheme="minorHAnsi" w:cs="Arial"/>
                <w:color w:val="000000"/>
                <w:sz w:val="20"/>
                <w:szCs w:val="20"/>
              </w:rPr>
              <w:t>ADSUBCON Монитор обработки давальческого материала</w:t>
            </w:r>
          </w:p>
        </w:tc>
        <w:tc>
          <w:tcPr>
            <w:tcW w:w="1417" w:type="dxa"/>
            <w:tcBorders>
              <w:top w:val="single" w:sz="6" w:space="0" w:color="auto"/>
              <w:left w:val="single" w:sz="6" w:space="0" w:color="auto"/>
              <w:bottom w:val="single" w:sz="6" w:space="0" w:color="auto"/>
              <w:right w:val="single" w:sz="6" w:space="0" w:color="auto"/>
            </w:tcBorders>
          </w:tcPr>
          <w:p w14:paraId="094EEA24" w14:textId="77777777" w:rsidR="006357B4" w:rsidRPr="006357B4" w:rsidRDefault="006357B4" w:rsidP="006357B4">
            <w:pPr>
              <w:autoSpaceDE w:val="0"/>
              <w:autoSpaceDN w:val="0"/>
              <w:adjustRightInd w:val="0"/>
              <w:jc w:val="left"/>
              <w:rPr>
                <w:rFonts w:eastAsiaTheme="minorHAnsi" w:cs="Arial"/>
                <w:color w:val="000000"/>
                <w:sz w:val="20"/>
                <w:szCs w:val="20"/>
              </w:rPr>
            </w:pPr>
            <w:r w:rsidRPr="006357B4">
              <w:rPr>
                <w:rFonts w:eastAsiaTheme="minorHAnsi" w:cs="Arial"/>
                <w:color w:val="000000"/>
                <w:sz w:val="20"/>
                <w:szCs w:val="20"/>
              </w:rPr>
              <w:t>Спецификация к договору</w:t>
            </w:r>
          </w:p>
        </w:tc>
        <w:tc>
          <w:tcPr>
            <w:tcW w:w="1276" w:type="dxa"/>
            <w:tcBorders>
              <w:top w:val="single" w:sz="6" w:space="0" w:color="auto"/>
              <w:left w:val="single" w:sz="6" w:space="0" w:color="auto"/>
              <w:bottom w:val="single" w:sz="6" w:space="0" w:color="auto"/>
              <w:right w:val="single" w:sz="6" w:space="0" w:color="auto"/>
            </w:tcBorders>
          </w:tcPr>
          <w:p w14:paraId="337912C3" w14:textId="77777777" w:rsidR="006357B4" w:rsidRPr="006357B4" w:rsidRDefault="006357B4" w:rsidP="006357B4">
            <w:pPr>
              <w:autoSpaceDE w:val="0"/>
              <w:autoSpaceDN w:val="0"/>
              <w:adjustRightInd w:val="0"/>
              <w:jc w:val="left"/>
              <w:rPr>
                <w:rFonts w:eastAsiaTheme="minorHAnsi" w:cs="Arial"/>
                <w:color w:val="000000"/>
                <w:sz w:val="20"/>
                <w:szCs w:val="20"/>
              </w:rPr>
            </w:pPr>
            <w:r w:rsidRPr="006357B4">
              <w:rPr>
                <w:rFonts w:eastAsiaTheme="minorHAnsi" w:cs="Arial"/>
                <w:color w:val="000000"/>
                <w:sz w:val="20"/>
                <w:szCs w:val="20"/>
              </w:rPr>
              <w:t>Исходящая поставка</w:t>
            </w:r>
          </w:p>
        </w:tc>
        <w:tc>
          <w:tcPr>
            <w:tcW w:w="1417" w:type="dxa"/>
            <w:tcBorders>
              <w:top w:val="single" w:sz="6" w:space="0" w:color="auto"/>
              <w:left w:val="single" w:sz="6" w:space="0" w:color="auto"/>
              <w:bottom w:val="single" w:sz="6" w:space="0" w:color="auto"/>
              <w:right w:val="single" w:sz="6" w:space="0" w:color="auto"/>
            </w:tcBorders>
          </w:tcPr>
          <w:p w14:paraId="46D198B5" w14:textId="60331C4F" w:rsidR="006357B4" w:rsidRPr="006357B4" w:rsidRDefault="006357B4" w:rsidP="006357B4">
            <w:pPr>
              <w:autoSpaceDE w:val="0"/>
              <w:autoSpaceDN w:val="0"/>
              <w:adjustRightInd w:val="0"/>
              <w:jc w:val="left"/>
              <w:rPr>
                <w:rFonts w:eastAsiaTheme="minorHAnsi" w:cs="Arial"/>
                <w:color w:val="000000"/>
                <w:sz w:val="20"/>
                <w:szCs w:val="20"/>
              </w:rPr>
            </w:pPr>
            <w:del w:id="650" w:author="Кращенко Олег Владимирович (Подрядчик. ООО БерингПойнт)" w:date="2020-04-23T15:21:00Z">
              <w:r w:rsidRPr="006357B4" w:rsidDel="000C41EC">
                <w:rPr>
                  <w:rFonts w:eastAsiaTheme="minorHAnsi" w:cs="Arial"/>
                  <w:color w:val="000000"/>
                  <w:sz w:val="20"/>
                  <w:szCs w:val="20"/>
                </w:rPr>
                <w:delText>Планировщик логистики СП</w:delText>
              </w:r>
            </w:del>
            <w:ins w:id="651"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4DA1946C" w14:textId="77777777" w:rsidR="006357B4" w:rsidRDefault="006357B4" w:rsidP="00A86721">
      <w:pPr>
        <w:ind w:firstLine="709"/>
      </w:pPr>
    </w:p>
    <w:p w14:paraId="168AEB87" w14:textId="77777777" w:rsidR="0011133A" w:rsidRDefault="0011133A" w:rsidP="00A86721">
      <w:pPr>
        <w:ind w:firstLine="709"/>
      </w:pPr>
    </w:p>
    <w:p w14:paraId="3D0AE8CF" w14:textId="35CF1603"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.0</w:t>
      </w:r>
      <w:r w:rsidR="00A86721">
        <w:t>90</w:t>
      </w:r>
      <w:r w:rsidR="00A86721" w:rsidRPr="0090243D">
        <w:t xml:space="preserve"> </w:t>
      </w:r>
      <w:r w:rsidR="00072B2C">
        <w:t xml:space="preserve">– </w:t>
      </w:r>
      <w:r w:rsidR="00A86721" w:rsidRPr="00C00515">
        <w:t>Формирование плана грузоперевозок</w:t>
      </w:r>
    </w:p>
    <w:p w14:paraId="669215CD" w14:textId="77777777" w:rsidR="00A86721" w:rsidRDefault="00A86721" w:rsidP="00A86721">
      <w:pPr>
        <w:ind w:firstLine="709"/>
      </w:pPr>
    </w:p>
    <w:p w14:paraId="0D5B5A0E" w14:textId="3C813C12" w:rsidR="00A86721" w:rsidRDefault="00A86721" w:rsidP="00A86721">
      <w:pPr>
        <w:ind w:firstLine="709"/>
      </w:pPr>
      <w:r>
        <w:t xml:space="preserve">На данном шаге производится формирование </w:t>
      </w:r>
      <w:r w:rsidR="007B7867">
        <w:t xml:space="preserve">оперативного </w:t>
      </w:r>
      <w:r>
        <w:t xml:space="preserve">плана грузоперевозок в </w:t>
      </w:r>
      <w:r>
        <w:rPr>
          <w:lang w:val="en-US"/>
        </w:rPr>
        <w:t>SAP</w:t>
      </w:r>
      <w:r w:rsidRPr="002D488E">
        <w:t xml:space="preserve"> </w:t>
      </w:r>
      <w:r>
        <w:rPr>
          <w:lang w:val="en-US"/>
        </w:rPr>
        <w:t>BI</w:t>
      </w:r>
      <w:r>
        <w:t>.</w:t>
      </w:r>
      <w:r w:rsidRPr="00E255D9">
        <w:t xml:space="preserve"> </w:t>
      </w:r>
      <w:r>
        <w:t>План формируется на основании гибкой матрицы «Транспортная и складская логистика». План грузоперевозок формируется в разрезе транспортных маршрутов с отображением запланированных объемов перевозки по данным маршрутам. План грузоперевозок детализируется по Типам ТС (самосвал, автоцистерна и т.д.).</w:t>
      </w:r>
    </w:p>
    <w:p w14:paraId="049A72E0" w14:textId="77777777" w:rsidR="00A86721" w:rsidRDefault="00A86721" w:rsidP="00A86721">
      <w:pPr>
        <w:ind w:firstLine="709"/>
      </w:pPr>
      <w:r>
        <w:t xml:space="preserve">План грузоперевозок является базой для последующего планирования транспортной логистики. На текущем этапе данное планирование выполняется вне системы </w:t>
      </w:r>
      <w:r>
        <w:rPr>
          <w:lang w:val="en-US"/>
        </w:rPr>
        <w:t>SAP</w:t>
      </w:r>
      <w:r>
        <w:t xml:space="preserve">, в </w:t>
      </w:r>
      <w:r>
        <w:rPr>
          <w:lang w:val="en-US"/>
        </w:rPr>
        <w:t>Excel</w:t>
      </w:r>
      <w:r w:rsidRPr="00FE35D6">
        <w:t xml:space="preserve">. </w:t>
      </w:r>
      <w:r>
        <w:t xml:space="preserve">План грузоперевозок выгружается из </w:t>
      </w:r>
      <w:r>
        <w:rPr>
          <w:lang w:val="en-US"/>
        </w:rPr>
        <w:t>SAP</w:t>
      </w:r>
      <w:r w:rsidRPr="00FE35D6">
        <w:t xml:space="preserve"> </w:t>
      </w:r>
      <w:r>
        <w:t xml:space="preserve">в </w:t>
      </w:r>
      <w:r>
        <w:rPr>
          <w:lang w:val="en-US"/>
        </w:rPr>
        <w:t>Excel</w:t>
      </w:r>
      <w:r w:rsidRPr="00FE35D6">
        <w:t xml:space="preserve">. </w:t>
      </w:r>
      <w:r>
        <w:t xml:space="preserve">Данный план содержит детализацию по Типам ТС (самосвал, автоцистерна и т.д.). В </w:t>
      </w:r>
      <w:r>
        <w:rPr>
          <w:lang w:val="en-US"/>
        </w:rPr>
        <w:t>Excel</w:t>
      </w:r>
      <w:r w:rsidRPr="00FE35D6">
        <w:t xml:space="preserve"> </w:t>
      </w:r>
      <w:r>
        <w:t>в данный план добавляются данные о плановой грузоподъемности по Типам ТС, на основании чего расчетным путем получается количество ТС необходимых для исполнения плана.</w:t>
      </w:r>
    </w:p>
    <w:p w14:paraId="3435C029" w14:textId="21455256" w:rsidR="00A86721" w:rsidDel="00D63823" w:rsidRDefault="00A86721" w:rsidP="00A86721">
      <w:pPr>
        <w:ind w:firstLine="709"/>
        <w:rPr>
          <w:del w:id="652" w:author="Тухбатов Руслан Наильевич (Подрядчик. ООО БерингПойнт)" w:date="2020-04-30T17:24:00Z"/>
        </w:rPr>
      </w:pPr>
      <w:del w:id="653" w:author="Тухбатов Руслан Наильевич (Подрядчик. ООО БерингПойнт)" w:date="2020-04-30T17:24:00Z">
        <w:r w:rsidDel="00D63823">
          <w:delText>Предпосылкой для успешного транспортного планирования с использованием предлагаемой модели является формирование справочника Типов ТС, а также его соотнесения с Кодами МТР, чтобы Тип ТС определялся автоматически.</w:delText>
        </w:r>
      </w:del>
    </w:p>
    <w:p w14:paraId="7565995A" w14:textId="425A2C68" w:rsidR="00C05B3B" w:rsidDel="00D63823" w:rsidRDefault="00C05B3B" w:rsidP="00A86721">
      <w:pPr>
        <w:ind w:firstLine="709"/>
        <w:rPr>
          <w:del w:id="654" w:author="Тухбатов Руслан Наильевич (Подрядчик. ООО БерингПойнт)" w:date="2020-04-30T17:24:00Z"/>
        </w:rPr>
      </w:pPr>
      <w:del w:id="655" w:author="Тухбатов Руслан Наильевич (Подрядчик. ООО БерингПойнт)" w:date="2020-04-30T17:24:00Z">
        <w:r w:rsidDel="00D63823">
          <w:delText>На этапе реализации должен быть разработан справочник Типов ТС (</w:delText>
        </w:r>
        <w:r w:rsidR="009F1BC0" w:rsidDel="00D63823">
          <w:delText>объект НСИ «Средства транспорта»</w:delText>
        </w:r>
        <w:r w:rsidDel="00D63823">
          <w:delText>). Данный справочник используется как для планирования, так и для учета транспортировок. При разработке данного справочника должны быть учтены и проработаны следующие мэппинги:</w:delText>
        </w:r>
      </w:del>
    </w:p>
    <w:p w14:paraId="7582AF12" w14:textId="685973D3" w:rsidR="00C05B3B" w:rsidDel="00D63823" w:rsidRDefault="009F1BC0" w:rsidP="00C05B3B">
      <w:pPr>
        <w:pStyle w:val="afc"/>
        <w:numPr>
          <w:ilvl w:val="0"/>
          <w:numId w:val="154"/>
        </w:numPr>
        <w:rPr>
          <w:del w:id="656" w:author="Тухбатов Руслан Наильевич (Подрядчик. ООО БерингПойнт)" w:date="2020-04-30T17:24:00Z"/>
        </w:rPr>
      </w:pPr>
      <w:del w:id="657" w:author="Тухбатов Руслан Наильевич (Подрядчик. ООО БерингПойнт)" w:date="2020-04-30T17:24:00Z">
        <w:r w:rsidDel="00D63823">
          <w:delText>Для каждого ЕК МТР должен определяться Тип ТС (через заполнение полей Условие отгрузки и Группа транспортировки). План грузоперевозок формируется на основании заявок и заказов на перемещение, которые содержат информацию о ЕК МТР, но не содержат информацию о Типа ТС. Поэтому данный мэппинг необходим для формирования плана грузоперевозок в разрезе Типов ТС.</w:delText>
        </w:r>
      </w:del>
    </w:p>
    <w:p w14:paraId="10ED0E40" w14:textId="5B900FFE" w:rsidR="009F1BC0" w:rsidDel="00D63823" w:rsidRDefault="009F1BC0" w:rsidP="00C05B3B">
      <w:pPr>
        <w:pStyle w:val="afc"/>
        <w:numPr>
          <w:ilvl w:val="0"/>
          <w:numId w:val="154"/>
        </w:numPr>
        <w:rPr>
          <w:del w:id="658" w:author="Тухбатов Руслан Наильевич (Подрядчик. ООО БерингПойнт)" w:date="2020-04-30T17:24:00Z"/>
        </w:rPr>
      </w:pPr>
      <w:del w:id="659" w:author="Тухбатов Руслан Наильевич (Подрядчик. ООО БерингПойнт)" w:date="2020-04-30T17:24:00Z">
        <w:r w:rsidDel="00D63823">
          <w:delText>Типы ТС должны соотносится с кодами МТР-услуг. Это необходимо для автоматического формирования реализации транспортных услуг от Полюс-Логистики на Бизнес-Единицу</w:delText>
        </w:r>
        <w:r w:rsidR="00993A50" w:rsidDel="00D63823">
          <w:delText>, а так</w:delText>
        </w:r>
        <w:r w:rsidDel="00D63823">
          <w:delText>же применения нужных тарифов.</w:delText>
        </w:r>
      </w:del>
    </w:p>
    <w:p w14:paraId="3D567712" w14:textId="6FEAB934" w:rsidR="009F1BC0" w:rsidDel="00D63823" w:rsidRDefault="00D80620" w:rsidP="00C05B3B">
      <w:pPr>
        <w:pStyle w:val="afc"/>
        <w:numPr>
          <w:ilvl w:val="0"/>
          <w:numId w:val="154"/>
        </w:numPr>
        <w:rPr>
          <w:del w:id="660" w:author="Тухбатов Руслан Наильевич (Подрядчик. ООО БерингПойнт)" w:date="2020-04-30T17:24:00Z"/>
        </w:rPr>
      </w:pPr>
      <w:del w:id="661" w:author="Тухбатов Руслан Наильевич (Подрядчик. ООО БерингПойнт)" w:date="2020-04-30T17:24:00Z">
        <w:r w:rsidDel="00D63823">
          <w:delText>Типы ТС должны соотноситься с видами работ в Контроллинге, для того чтобы в Контроллинге было возможно использовать базу по фактическим транспортировкам для определения объемов по видам работ и расчета себестоимости данных работ.</w:delText>
        </w:r>
      </w:del>
    </w:p>
    <w:p w14:paraId="752EE0B5" w14:textId="39677D21" w:rsidR="004579CA" w:rsidDel="00D63823" w:rsidRDefault="004579CA" w:rsidP="00C05B3B">
      <w:pPr>
        <w:pStyle w:val="afc"/>
        <w:numPr>
          <w:ilvl w:val="0"/>
          <w:numId w:val="154"/>
        </w:numPr>
        <w:rPr>
          <w:del w:id="662" w:author="Тухбатов Руслан Наильевич (Подрядчик. ООО БерингПойнт)" w:date="2020-04-30T17:24:00Z"/>
        </w:rPr>
      </w:pPr>
      <w:del w:id="663" w:author="Тухбатов Руслан Наильевич (Подрядчик. ООО БерингПойнт)" w:date="2020-04-30T17:24:00Z">
        <w:r w:rsidDel="00D63823">
          <w:delText xml:space="preserve">Типы ТС должны соотноситься с аналогичным справочником в АСКБ. Это необходимо для выгрузки фактических данных в АСКБ в рамках СОИ </w:delText>
        </w:r>
        <w:r w:rsidDel="00D63823">
          <w:rPr>
            <w:lang w:val="en-US"/>
          </w:rPr>
          <w:delText>SAP</w:delText>
        </w:r>
        <w:r w:rsidRPr="004579CA" w:rsidDel="00D63823">
          <w:delText>-</w:delText>
        </w:r>
        <w:r w:rsidDel="00D63823">
          <w:delText>АСКБ.</w:delText>
        </w:r>
      </w:del>
    </w:p>
    <w:p w14:paraId="0D209B35" w14:textId="77777777" w:rsidR="00455CEA" w:rsidRPr="00FE35D6" w:rsidRDefault="00455CEA" w:rsidP="00A86721">
      <w:pPr>
        <w:ind w:firstLine="709"/>
      </w:pPr>
    </w:p>
    <w:p w14:paraId="25309C8F" w14:textId="71F86A25" w:rsidR="00396C47" w:rsidRDefault="00396C47" w:rsidP="00396C47">
      <w:pPr>
        <w:ind w:firstLine="709"/>
        <w:jc w:val="right"/>
      </w:pPr>
      <w:r w:rsidRPr="00916FAB">
        <w:rPr>
          <w:rFonts w:cs="Arial"/>
          <w:b/>
          <w:sz w:val="22"/>
        </w:rPr>
        <w:t xml:space="preserve">Таблица </w:t>
      </w:r>
      <w:r>
        <w:rPr>
          <w:rFonts w:cs="Arial"/>
          <w:b/>
          <w:sz w:val="22"/>
        </w:rPr>
        <w:t>26</w:t>
      </w:r>
      <w:r w:rsidRPr="00916FAB">
        <w:rPr>
          <w:rFonts w:cs="Arial"/>
          <w:b/>
          <w:sz w:val="22"/>
        </w:rPr>
        <w:t xml:space="preserve">. Описание </w:t>
      </w:r>
      <w:r>
        <w:rPr>
          <w:rFonts w:cs="Arial"/>
          <w:b/>
          <w:sz w:val="22"/>
        </w:rPr>
        <w:t>шага «Формирование плана грузоперевозок»</w:t>
      </w:r>
    </w:p>
    <w:p w14:paraId="6BD54D05" w14:textId="362BF6EC" w:rsidR="00396C47" w:rsidRDefault="00396C47" w:rsidP="00A86721">
      <w:pPr>
        <w:ind w:firstLine="709"/>
      </w:pPr>
    </w:p>
    <w:tbl>
      <w:tblPr>
        <w:tblW w:w="10140" w:type="dxa"/>
        <w:tblInd w:w="-38" w:type="dxa"/>
        <w:tblLayout w:type="fixed"/>
        <w:tblCellMar>
          <w:left w:w="30" w:type="dxa"/>
          <w:right w:w="30" w:type="dxa"/>
        </w:tblCellMar>
        <w:tblLook w:val="0000" w:firstRow="0" w:lastRow="0" w:firstColumn="0" w:lastColumn="0" w:noHBand="0" w:noVBand="0"/>
      </w:tblPr>
      <w:tblGrid>
        <w:gridCol w:w="1590"/>
        <w:gridCol w:w="2551"/>
        <w:gridCol w:w="1276"/>
        <w:gridCol w:w="2091"/>
        <w:gridCol w:w="1134"/>
        <w:gridCol w:w="1498"/>
      </w:tblGrid>
      <w:tr w:rsidR="00396C47" w:rsidRPr="00396C47" w14:paraId="02A57BBE" w14:textId="77777777" w:rsidTr="00C54FF1">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3FEB6977" w14:textId="77777777" w:rsidR="00396C47" w:rsidRPr="00396C47" w:rsidRDefault="00396C47" w:rsidP="00396C47">
            <w:pPr>
              <w:autoSpaceDE w:val="0"/>
              <w:autoSpaceDN w:val="0"/>
              <w:adjustRightInd w:val="0"/>
              <w:jc w:val="center"/>
              <w:rPr>
                <w:rFonts w:eastAsiaTheme="minorHAnsi" w:cs="Arial"/>
                <w:b/>
                <w:bCs/>
                <w:color w:val="000000"/>
                <w:sz w:val="20"/>
                <w:szCs w:val="20"/>
              </w:rPr>
            </w:pPr>
            <w:r w:rsidRPr="00396C47">
              <w:rPr>
                <w:rFonts w:eastAsiaTheme="minorHAnsi" w:cs="Arial"/>
                <w:b/>
                <w:bCs/>
                <w:color w:val="000000"/>
                <w:sz w:val="20"/>
                <w:szCs w:val="20"/>
              </w:rPr>
              <w:t>Номер шага</w:t>
            </w:r>
          </w:p>
        </w:tc>
        <w:tc>
          <w:tcPr>
            <w:tcW w:w="2551" w:type="dxa"/>
            <w:tcBorders>
              <w:top w:val="single" w:sz="6" w:space="0" w:color="auto"/>
              <w:left w:val="single" w:sz="6" w:space="0" w:color="auto"/>
              <w:bottom w:val="single" w:sz="6" w:space="0" w:color="auto"/>
              <w:right w:val="single" w:sz="6" w:space="0" w:color="auto"/>
            </w:tcBorders>
            <w:shd w:val="solid" w:color="FFCC00" w:fill="auto"/>
          </w:tcPr>
          <w:p w14:paraId="4539D737" w14:textId="77777777" w:rsidR="00396C47" w:rsidRPr="00396C47" w:rsidRDefault="00396C47" w:rsidP="00396C47">
            <w:pPr>
              <w:autoSpaceDE w:val="0"/>
              <w:autoSpaceDN w:val="0"/>
              <w:adjustRightInd w:val="0"/>
              <w:jc w:val="center"/>
              <w:rPr>
                <w:rFonts w:eastAsiaTheme="minorHAnsi" w:cs="Arial"/>
                <w:b/>
                <w:bCs/>
                <w:color w:val="000000"/>
                <w:sz w:val="20"/>
                <w:szCs w:val="20"/>
              </w:rPr>
            </w:pPr>
            <w:r w:rsidRPr="00396C47">
              <w:rPr>
                <w:rFonts w:eastAsiaTheme="minorHAnsi" w:cs="Arial"/>
                <w:b/>
                <w:bCs/>
                <w:color w:val="000000"/>
                <w:sz w:val="20"/>
                <w:szCs w:val="20"/>
              </w:rPr>
              <w:t>Предпосылки</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570242C7" w14:textId="77777777" w:rsidR="00396C47" w:rsidRPr="00396C47" w:rsidRDefault="00396C47" w:rsidP="00396C47">
            <w:pPr>
              <w:autoSpaceDE w:val="0"/>
              <w:autoSpaceDN w:val="0"/>
              <w:adjustRightInd w:val="0"/>
              <w:jc w:val="center"/>
              <w:rPr>
                <w:rFonts w:eastAsiaTheme="minorHAnsi" w:cs="Arial"/>
                <w:b/>
                <w:bCs/>
                <w:color w:val="000000"/>
                <w:sz w:val="20"/>
                <w:szCs w:val="20"/>
              </w:rPr>
            </w:pPr>
            <w:r w:rsidRPr="00396C47">
              <w:rPr>
                <w:rFonts w:eastAsiaTheme="minorHAnsi" w:cs="Arial"/>
                <w:b/>
                <w:bCs/>
                <w:color w:val="000000"/>
                <w:sz w:val="20"/>
                <w:szCs w:val="20"/>
              </w:rPr>
              <w:t>Транзакция</w:t>
            </w:r>
          </w:p>
        </w:tc>
        <w:tc>
          <w:tcPr>
            <w:tcW w:w="2091" w:type="dxa"/>
            <w:tcBorders>
              <w:top w:val="single" w:sz="6" w:space="0" w:color="auto"/>
              <w:left w:val="single" w:sz="6" w:space="0" w:color="auto"/>
              <w:bottom w:val="single" w:sz="6" w:space="0" w:color="auto"/>
              <w:right w:val="single" w:sz="6" w:space="0" w:color="auto"/>
            </w:tcBorders>
            <w:shd w:val="solid" w:color="FFCC00" w:fill="auto"/>
          </w:tcPr>
          <w:p w14:paraId="0CC8B86B" w14:textId="77777777" w:rsidR="00396C47" w:rsidRPr="00396C47" w:rsidRDefault="00396C47" w:rsidP="00396C47">
            <w:pPr>
              <w:autoSpaceDE w:val="0"/>
              <w:autoSpaceDN w:val="0"/>
              <w:adjustRightInd w:val="0"/>
              <w:jc w:val="center"/>
              <w:rPr>
                <w:rFonts w:eastAsiaTheme="minorHAnsi" w:cs="Arial"/>
                <w:b/>
                <w:bCs/>
                <w:color w:val="000000"/>
                <w:sz w:val="20"/>
                <w:szCs w:val="20"/>
              </w:rPr>
            </w:pPr>
            <w:r w:rsidRPr="00396C47">
              <w:rPr>
                <w:rFonts w:eastAsiaTheme="minorHAnsi" w:cs="Arial"/>
                <w:b/>
                <w:bCs/>
                <w:color w:val="000000"/>
                <w:sz w:val="20"/>
                <w:szCs w:val="20"/>
              </w:rPr>
              <w:t>Вход</w:t>
            </w:r>
          </w:p>
        </w:tc>
        <w:tc>
          <w:tcPr>
            <w:tcW w:w="1134" w:type="dxa"/>
            <w:tcBorders>
              <w:top w:val="single" w:sz="6" w:space="0" w:color="auto"/>
              <w:left w:val="single" w:sz="6" w:space="0" w:color="auto"/>
              <w:bottom w:val="single" w:sz="6" w:space="0" w:color="auto"/>
              <w:right w:val="single" w:sz="6" w:space="0" w:color="auto"/>
            </w:tcBorders>
            <w:shd w:val="solid" w:color="FFCC00" w:fill="auto"/>
          </w:tcPr>
          <w:p w14:paraId="0B579879" w14:textId="77777777" w:rsidR="00396C47" w:rsidRPr="00396C47" w:rsidRDefault="00396C47" w:rsidP="00396C47">
            <w:pPr>
              <w:autoSpaceDE w:val="0"/>
              <w:autoSpaceDN w:val="0"/>
              <w:adjustRightInd w:val="0"/>
              <w:jc w:val="center"/>
              <w:rPr>
                <w:rFonts w:eastAsiaTheme="minorHAnsi" w:cs="Arial"/>
                <w:b/>
                <w:bCs/>
                <w:color w:val="000000"/>
                <w:sz w:val="20"/>
                <w:szCs w:val="20"/>
              </w:rPr>
            </w:pPr>
            <w:r w:rsidRPr="00396C47">
              <w:rPr>
                <w:rFonts w:eastAsiaTheme="minorHAnsi" w:cs="Arial"/>
                <w:b/>
                <w:bCs/>
                <w:color w:val="000000"/>
                <w:sz w:val="20"/>
                <w:szCs w:val="20"/>
              </w:rPr>
              <w:t>Результат</w:t>
            </w:r>
          </w:p>
        </w:tc>
        <w:tc>
          <w:tcPr>
            <w:tcW w:w="1498" w:type="dxa"/>
            <w:tcBorders>
              <w:top w:val="single" w:sz="6" w:space="0" w:color="auto"/>
              <w:left w:val="single" w:sz="6" w:space="0" w:color="auto"/>
              <w:bottom w:val="single" w:sz="6" w:space="0" w:color="auto"/>
              <w:right w:val="single" w:sz="6" w:space="0" w:color="auto"/>
            </w:tcBorders>
            <w:shd w:val="solid" w:color="FFCC00" w:fill="auto"/>
          </w:tcPr>
          <w:p w14:paraId="3A8104E4" w14:textId="77777777" w:rsidR="00396C47" w:rsidRPr="00396C47" w:rsidRDefault="00396C47" w:rsidP="00396C47">
            <w:pPr>
              <w:autoSpaceDE w:val="0"/>
              <w:autoSpaceDN w:val="0"/>
              <w:adjustRightInd w:val="0"/>
              <w:jc w:val="center"/>
              <w:rPr>
                <w:rFonts w:eastAsiaTheme="minorHAnsi" w:cs="Arial"/>
                <w:b/>
                <w:bCs/>
                <w:color w:val="000000"/>
                <w:sz w:val="20"/>
                <w:szCs w:val="20"/>
              </w:rPr>
            </w:pPr>
            <w:r w:rsidRPr="00396C47">
              <w:rPr>
                <w:rFonts w:eastAsiaTheme="minorHAnsi" w:cs="Arial"/>
                <w:b/>
                <w:bCs/>
                <w:color w:val="000000"/>
                <w:sz w:val="20"/>
                <w:szCs w:val="20"/>
              </w:rPr>
              <w:t>Бизнес-роль</w:t>
            </w:r>
          </w:p>
        </w:tc>
      </w:tr>
      <w:tr w:rsidR="00396C47" w:rsidRPr="00396C47" w14:paraId="3199BA9E" w14:textId="77777777" w:rsidTr="00C54FF1">
        <w:trPr>
          <w:trHeight w:val="197"/>
        </w:trPr>
        <w:tc>
          <w:tcPr>
            <w:tcW w:w="1590" w:type="dxa"/>
            <w:tcBorders>
              <w:top w:val="single" w:sz="6" w:space="0" w:color="auto"/>
              <w:left w:val="single" w:sz="6" w:space="0" w:color="auto"/>
              <w:bottom w:val="single" w:sz="6" w:space="0" w:color="auto"/>
              <w:right w:val="single" w:sz="6" w:space="0" w:color="auto"/>
            </w:tcBorders>
          </w:tcPr>
          <w:p w14:paraId="2188E47E" w14:textId="7321EFB8" w:rsidR="00396C47" w:rsidRPr="00396C47" w:rsidRDefault="004E13A3" w:rsidP="00396C47">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396C47" w:rsidRPr="00396C47">
              <w:rPr>
                <w:rFonts w:eastAsiaTheme="minorHAnsi" w:cs="Arial"/>
                <w:color w:val="000000"/>
                <w:sz w:val="20"/>
                <w:szCs w:val="20"/>
              </w:rPr>
              <w:t>10.07.02.090</w:t>
            </w:r>
          </w:p>
        </w:tc>
        <w:tc>
          <w:tcPr>
            <w:tcW w:w="2551" w:type="dxa"/>
            <w:tcBorders>
              <w:top w:val="single" w:sz="6" w:space="0" w:color="auto"/>
              <w:left w:val="single" w:sz="6" w:space="0" w:color="auto"/>
              <w:bottom w:val="single" w:sz="6" w:space="0" w:color="auto"/>
              <w:right w:val="single" w:sz="6" w:space="0" w:color="auto"/>
            </w:tcBorders>
          </w:tcPr>
          <w:p w14:paraId="1BB27FA8" w14:textId="77777777" w:rsidR="00396C47" w:rsidRPr="00396C47" w:rsidRDefault="00396C47" w:rsidP="00396C47">
            <w:pPr>
              <w:autoSpaceDE w:val="0"/>
              <w:autoSpaceDN w:val="0"/>
              <w:adjustRightInd w:val="0"/>
              <w:jc w:val="left"/>
              <w:rPr>
                <w:rFonts w:eastAsiaTheme="minorHAnsi" w:cs="Arial"/>
                <w:color w:val="000000"/>
                <w:sz w:val="20"/>
                <w:szCs w:val="20"/>
              </w:rPr>
            </w:pPr>
            <w:r w:rsidRPr="00396C47">
              <w:rPr>
                <w:rFonts w:eastAsiaTheme="minorHAnsi" w:cs="Arial"/>
                <w:color w:val="000000"/>
                <w:sz w:val="20"/>
                <w:szCs w:val="20"/>
              </w:rPr>
              <w:t>Исходящая поставка создана</w:t>
            </w:r>
          </w:p>
          <w:p w14:paraId="29D81E42" w14:textId="77777777" w:rsidR="00396C47" w:rsidRPr="00396C47" w:rsidRDefault="00396C47" w:rsidP="00396C47">
            <w:pPr>
              <w:autoSpaceDE w:val="0"/>
              <w:autoSpaceDN w:val="0"/>
              <w:adjustRightInd w:val="0"/>
              <w:jc w:val="left"/>
              <w:rPr>
                <w:rFonts w:eastAsiaTheme="minorHAnsi" w:cs="Arial"/>
                <w:color w:val="000000"/>
                <w:sz w:val="20"/>
                <w:szCs w:val="20"/>
              </w:rPr>
            </w:pPr>
            <w:r w:rsidRPr="00396C47">
              <w:rPr>
                <w:rFonts w:eastAsiaTheme="minorHAnsi" w:cs="Arial"/>
                <w:color w:val="000000"/>
                <w:sz w:val="20"/>
                <w:szCs w:val="20"/>
              </w:rPr>
              <w:t>Входящая поставка создана</w:t>
            </w:r>
          </w:p>
        </w:tc>
        <w:tc>
          <w:tcPr>
            <w:tcW w:w="1276" w:type="dxa"/>
            <w:tcBorders>
              <w:top w:val="single" w:sz="6" w:space="0" w:color="auto"/>
              <w:left w:val="single" w:sz="6" w:space="0" w:color="auto"/>
              <w:bottom w:val="single" w:sz="6" w:space="0" w:color="auto"/>
              <w:right w:val="single" w:sz="6" w:space="0" w:color="auto"/>
            </w:tcBorders>
          </w:tcPr>
          <w:p w14:paraId="630D95BA" w14:textId="0CB02C84" w:rsidR="00396C47" w:rsidRPr="00396C47" w:rsidRDefault="00552FD4" w:rsidP="00396C47">
            <w:pPr>
              <w:autoSpaceDE w:val="0"/>
              <w:autoSpaceDN w:val="0"/>
              <w:adjustRightInd w:val="0"/>
              <w:jc w:val="left"/>
              <w:rPr>
                <w:rFonts w:eastAsiaTheme="minorHAnsi" w:cs="Arial"/>
                <w:color w:val="000000"/>
                <w:sz w:val="20"/>
                <w:szCs w:val="20"/>
              </w:rPr>
            </w:pPr>
            <w:r>
              <w:rPr>
                <w:rFonts w:eastAsiaTheme="minorHAnsi" w:cs="Arial"/>
                <w:color w:val="000000"/>
                <w:sz w:val="20"/>
                <w:szCs w:val="20"/>
              </w:rPr>
              <w:t xml:space="preserve">Аналитический отчет </w:t>
            </w:r>
            <w:r>
              <w:rPr>
                <w:rFonts w:eastAsiaTheme="minorHAnsi" w:cs="Arial"/>
                <w:color w:val="000000"/>
                <w:sz w:val="20"/>
                <w:szCs w:val="20"/>
                <w:lang w:val="en-US"/>
              </w:rPr>
              <w:t>SAP BI</w:t>
            </w:r>
          </w:p>
        </w:tc>
        <w:tc>
          <w:tcPr>
            <w:tcW w:w="2091" w:type="dxa"/>
            <w:tcBorders>
              <w:top w:val="single" w:sz="6" w:space="0" w:color="auto"/>
              <w:left w:val="single" w:sz="6" w:space="0" w:color="auto"/>
              <w:bottom w:val="single" w:sz="6" w:space="0" w:color="auto"/>
              <w:right w:val="single" w:sz="6" w:space="0" w:color="auto"/>
            </w:tcBorders>
          </w:tcPr>
          <w:p w14:paraId="1B35F2EA" w14:textId="77777777" w:rsidR="00396C47" w:rsidRPr="00396C47" w:rsidRDefault="00396C47" w:rsidP="00396C47">
            <w:pPr>
              <w:autoSpaceDE w:val="0"/>
              <w:autoSpaceDN w:val="0"/>
              <w:adjustRightInd w:val="0"/>
              <w:jc w:val="left"/>
              <w:rPr>
                <w:rFonts w:eastAsiaTheme="minorHAnsi" w:cs="Arial"/>
                <w:color w:val="000000"/>
                <w:sz w:val="20"/>
                <w:szCs w:val="20"/>
              </w:rPr>
            </w:pPr>
            <w:r w:rsidRPr="00396C47">
              <w:rPr>
                <w:rFonts w:eastAsiaTheme="minorHAnsi" w:cs="Arial"/>
                <w:color w:val="000000"/>
                <w:sz w:val="20"/>
                <w:szCs w:val="20"/>
              </w:rPr>
              <w:t>Входящая поставка</w:t>
            </w:r>
          </w:p>
          <w:p w14:paraId="7FB4B586" w14:textId="77777777" w:rsidR="00396C47" w:rsidRPr="00396C47" w:rsidRDefault="00396C47" w:rsidP="00396C47">
            <w:pPr>
              <w:autoSpaceDE w:val="0"/>
              <w:autoSpaceDN w:val="0"/>
              <w:adjustRightInd w:val="0"/>
              <w:jc w:val="left"/>
              <w:rPr>
                <w:rFonts w:eastAsiaTheme="minorHAnsi" w:cs="Arial"/>
                <w:color w:val="000000"/>
                <w:sz w:val="20"/>
                <w:szCs w:val="20"/>
              </w:rPr>
            </w:pPr>
            <w:r w:rsidRPr="00396C47">
              <w:rPr>
                <w:rFonts w:eastAsiaTheme="minorHAnsi" w:cs="Arial"/>
                <w:color w:val="000000"/>
                <w:sz w:val="20"/>
                <w:szCs w:val="20"/>
              </w:rPr>
              <w:t>Заказ на закупку МТР</w:t>
            </w:r>
          </w:p>
          <w:p w14:paraId="52A4D090" w14:textId="77777777" w:rsidR="00396C47" w:rsidRPr="00396C47" w:rsidRDefault="00396C47" w:rsidP="00396C47">
            <w:pPr>
              <w:autoSpaceDE w:val="0"/>
              <w:autoSpaceDN w:val="0"/>
              <w:adjustRightInd w:val="0"/>
              <w:jc w:val="left"/>
              <w:rPr>
                <w:rFonts w:eastAsiaTheme="minorHAnsi" w:cs="Arial"/>
                <w:color w:val="000000"/>
                <w:sz w:val="20"/>
                <w:szCs w:val="20"/>
              </w:rPr>
            </w:pPr>
            <w:r w:rsidRPr="00396C47">
              <w:rPr>
                <w:rFonts w:eastAsiaTheme="minorHAnsi" w:cs="Arial"/>
                <w:color w:val="000000"/>
                <w:sz w:val="20"/>
                <w:szCs w:val="20"/>
              </w:rPr>
              <w:t>Исходящая поставка</w:t>
            </w:r>
          </w:p>
        </w:tc>
        <w:tc>
          <w:tcPr>
            <w:tcW w:w="1134" w:type="dxa"/>
            <w:tcBorders>
              <w:top w:val="single" w:sz="6" w:space="0" w:color="auto"/>
              <w:left w:val="single" w:sz="6" w:space="0" w:color="auto"/>
              <w:bottom w:val="single" w:sz="6" w:space="0" w:color="auto"/>
              <w:right w:val="single" w:sz="6" w:space="0" w:color="auto"/>
            </w:tcBorders>
          </w:tcPr>
          <w:p w14:paraId="17E1F9F5" w14:textId="77777777" w:rsidR="00396C47" w:rsidRPr="00396C47" w:rsidRDefault="00396C47" w:rsidP="00396C47">
            <w:pPr>
              <w:autoSpaceDE w:val="0"/>
              <w:autoSpaceDN w:val="0"/>
              <w:adjustRightInd w:val="0"/>
              <w:jc w:val="left"/>
              <w:rPr>
                <w:rFonts w:eastAsiaTheme="minorHAnsi" w:cs="Arial"/>
                <w:color w:val="000000"/>
                <w:sz w:val="20"/>
                <w:szCs w:val="20"/>
              </w:rPr>
            </w:pPr>
            <w:r w:rsidRPr="00396C47">
              <w:rPr>
                <w:rFonts w:eastAsiaTheme="minorHAnsi" w:cs="Arial"/>
                <w:color w:val="000000"/>
                <w:sz w:val="20"/>
                <w:szCs w:val="20"/>
              </w:rPr>
              <w:t>План грузоперевозок</w:t>
            </w:r>
          </w:p>
        </w:tc>
        <w:tc>
          <w:tcPr>
            <w:tcW w:w="1498" w:type="dxa"/>
            <w:tcBorders>
              <w:top w:val="single" w:sz="6" w:space="0" w:color="auto"/>
              <w:left w:val="single" w:sz="6" w:space="0" w:color="auto"/>
              <w:bottom w:val="single" w:sz="6" w:space="0" w:color="auto"/>
              <w:right w:val="single" w:sz="6" w:space="0" w:color="auto"/>
            </w:tcBorders>
          </w:tcPr>
          <w:p w14:paraId="533EF715" w14:textId="23D1DF76" w:rsidR="00396C47" w:rsidRPr="00396C47" w:rsidRDefault="00396C47" w:rsidP="00396C47">
            <w:pPr>
              <w:autoSpaceDE w:val="0"/>
              <w:autoSpaceDN w:val="0"/>
              <w:adjustRightInd w:val="0"/>
              <w:jc w:val="left"/>
              <w:rPr>
                <w:rFonts w:eastAsiaTheme="minorHAnsi" w:cs="Arial"/>
                <w:color w:val="000000"/>
                <w:sz w:val="20"/>
                <w:szCs w:val="20"/>
              </w:rPr>
            </w:pPr>
            <w:del w:id="664" w:author="Кращенко Олег Владимирович (Подрядчик. ООО БерингПойнт)" w:date="2020-04-23T15:21:00Z">
              <w:r w:rsidRPr="00396C47" w:rsidDel="000C41EC">
                <w:rPr>
                  <w:rFonts w:eastAsiaTheme="minorHAnsi" w:cs="Arial"/>
                  <w:color w:val="000000"/>
                  <w:sz w:val="20"/>
                  <w:szCs w:val="20"/>
                </w:rPr>
                <w:delText>Планировщик логистики СП</w:delText>
              </w:r>
            </w:del>
            <w:ins w:id="665"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567BF206" w14:textId="7879FE82" w:rsidR="005E57AE" w:rsidRDefault="005E57AE" w:rsidP="00A86721">
      <w:pPr>
        <w:ind w:firstLine="709"/>
      </w:pPr>
    </w:p>
    <w:p w14:paraId="259FA497" w14:textId="77777777" w:rsidR="005E57AE" w:rsidRPr="00FE35D6" w:rsidRDefault="005E57AE" w:rsidP="00A86721">
      <w:pPr>
        <w:ind w:firstLine="709"/>
      </w:pPr>
    </w:p>
    <w:p w14:paraId="0BE1E3AF" w14:textId="025EAE13"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w:t>
      </w:r>
      <w:r w:rsidR="00A86721">
        <w:t>100</w:t>
      </w:r>
      <w:r w:rsidR="00A86721" w:rsidRPr="0090243D">
        <w:t xml:space="preserve"> </w:t>
      </w:r>
      <w:r w:rsidR="00072B2C">
        <w:t xml:space="preserve">– </w:t>
      </w:r>
      <w:r w:rsidR="00A86721" w:rsidRPr="00C00515">
        <w:t>Формирование плана грузопереработки</w:t>
      </w:r>
    </w:p>
    <w:p w14:paraId="73E86E16" w14:textId="77777777" w:rsidR="00A86721" w:rsidRDefault="00A86721" w:rsidP="00A86721">
      <w:pPr>
        <w:rPr>
          <w:rFonts w:eastAsiaTheme="majorEastAsia"/>
        </w:rPr>
      </w:pPr>
    </w:p>
    <w:p w14:paraId="36D44711" w14:textId="36D3A1ED" w:rsidR="00A86721" w:rsidRDefault="00A86721" w:rsidP="00A86721">
      <w:pPr>
        <w:ind w:firstLine="709"/>
      </w:pPr>
      <w:r>
        <w:t xml:space="preserve">На данном шаге производится формирование </w:t>
      </w:r>
      <w:r w:rsidR="00F416F8">
        <w:t xml:space="preserve">оперативного </w:t>
      </w:r>
      <w:r>
        <w:t xml:space="preserve">плана грузопереработки в </w:t>
      </w:r>
      <w:r>
        <w:rPr>
          <w:lang w:val="en-US"/>
        </w:rPr>
        <w:t>SAP</w:t>
      </w:r>
      <w:r w:rsidRPr="002D488E">
        <w:t xml:space="preserve"> </w:t>
      </w:r>
      <w:r>
        <w:rPr>
          <w:lang w:val="en-US"/>
        </w:rPr>
        <w:t>BI</w:t>
      </w:r>
      <w:r>
        <w:t>.</w:t>
      </w:r>
      <w:r w:rsidRPr="00E255D9">
        <w:t xml:space="preserve"> </w:t>
      </w:r>
      <w:r>
        <w:t>План формируется на основании гибкой матрицы «Транспортная и складская логистика». План грузопереработки формируется в разрезе складов с отображением запланированных объемов приемки и отгрузки.</w:t>
      </w:r>
    </w:p>
    <w:p w14:paraId="08B7216F" w14:textId="66BFC2AA" w:rsidR="00A86721" w:rsidRDefault="00A86721" w:rsidP="00A86721">
      <w:pPr>
        <w:ind w:firstLine="709"/>
      </w:pPr>
      <w:r>
        <w:t>План грузопереработки является базой для последующего планирования складских мощностей: как погрузо-разгрузочной техники (шаг «</w:t>
      </w:r>
      <w:r w:rsidRPr="00626558">
        <w:t>Планирование складских мощностей</w:t>
      </w:r>
      <w:r>
        <w:t>»), так и складского персонала (шаг «</w:t>
      </w:r>
      <w:r w:rsidRPr="00626558">
        <w:t>Формирование плана работы складского персонала</w:t>
      </w:r>
      <w:r>
        <w:t>»).</w:t>
      </w:r>
    </w:p>
    <w:p w14:paraId="708837FA" w14:textId="77777777" w:rsidR="004A4A37" w:rsidRPr="007D787C" w:rsidRDefault="004A4A37" w:rsidP="00135861"/>
    <w:p w14:paraId="1AC4E44D" w14:textId="537B805B" w:rsidR="00722B10" w:rsidRDefault="00722B10" w:rsidP="00722B10">
      <w:pPr>
        <w:ind w:firstLine="709"/>
        <w:jc w:val="right"/>
      </w:pPr>
      <w:r w:rsidRPr="00916FAB">
        <w:rPr>
          <w:rFonts w:cs="Arial"/>
          <w:b/>
          <w:sz w:val="22"/>
        </w:rPr>
        <w:t xml:space="preserve">Таблица </w:t>
      </w:r>
      <w:r>
        <w:rPr>
          <w:rFonts w:cs="Arial"/>
          <w:b/>
          <w:sz w:val="22"/>
        </w:rPr>
        <w:t>27</w:t>
      </w:r>
      <w:r w:rsidRPr="00916FAB">
        <w:rPr>
          <w:rFonts w:cs="Arial"/>
          <w:b/>
          <w:sz w:val="22"/>
        </w:rPr>
        <w:t xml:space="preserve">. Описание </w:t>
      </w:r>
      <w:r>
        <w:rPr>
          <w:rFonts w:cs="Arial"/>
          <w:b/>
          <w:sz w:val="22"/>
        </w:rPr>
        <w:t>шага «Формирование плана грузопереработки»</w:t>
      </w:r>
    </w:p>
    <w:p w14:paraId="6A71BA46" w14:textId="55FF0F23" w:rsidR="00722B10" w:rsidRDefault="00722B10" w:rsidP="00135861"/>
    <w:tbl>
      <w:tblPr>
        <w:tblW w:w="10237" w:type="dxa"/>
        <w:tblInd w:w="-38" w:type="dxa"/>
        <w:tblLayout w:type="fixed"/>
        <w:tblCellMar>
          <w:left w:w="30" w:type="dxa"/>
          <w:right w:w="30" w:type="dxa"/>
        </w:tblCellMar>
        <w:tblLook w:val="0000" w:firstRow="0" w:lastRow="0" w:firstColumn="0" w:lastColumn="0" w:noHBand="0" w:noVBand="0"/>
      </w:tblPr>
      <w:tblGrid>
        <w:gridCol w:w="1590"/>
        <w:gridCol w:w="2410"/>
        <w:gridCol w:w="1027"/>
        <w:gridCol w:w="2091"/>
        <w:gridCol w:w="1418"/>
        <w:gridCol w:w="1701"/>
      </w:tblGrid>
      <w:tr w:rsidR="00722B10" w:rsidRPr="00722B10" w14:paraId="4BFF4ED3" w14:textId="77777777" w:rsidTr="004E13A3">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497BF6BE"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Номер шага</w:t>
            </w:r>
          </w:p>
        </w:tc>
        <w:tc>
          <w:tcPr>
            <w:tcW w:w="2410" w:type="dxa"/>
            <w:tcBorders>
              <w:top w:val="single" w:sz="6" w:space="0" w:color="auto"/>
              <w:left w:val="single" w:sz="6" w:space="0" w:color="auto"/>
              <w:bottom w:val="single" w:sz="6" w:space="0" w:color="auto"/>
              <w:right w:val="single" w:sz="6" w:space="0" w:color="auto"/>
            </w:tcBorders>
            <w:shd w:val="solid" w:color="FFCC00" w:fill="auto"/>
          </w:tcPr>
          <w:p w14:paraId="33B5B98E"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Предпосылки</w:t>
            </w:r>
          </w:p>
        </w:tc>
        <w:tc>
          <w:tcPr>
            <w:tcW w:w="1027" w:type="dxa"/>
            <w:tcBorders>
              <w:top w:val="single" w:sz="6" w:space="0" w:color="auto"/>
              <w:left w:val="single" w:sz="6" w:space="0" w:color="auto"/>
              <w:bottom w:val="single" w:sz="6" w:space="0" w:color="auto"/>
              <w:right w:val="single" w:sz="6" w:space="0" w:color="auto"/>
            </w:tcBorders>
            <w:shd w:val="solid" w:color="FFCC00" w:fill="auto"/>
          </w:tcPr>
          <w:p w14:paraId="5D9C50F4"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Транзакция</w:t>
            </w:r>
          </w:p>
        </w:tc>
        <w:tc>
          <w:tcPr>
            <w:tcW w:w="2091" w:type="dxa"/>
            <w:tcBorders>
              <w:top w:val="single" w:sz="6" w:space="0" w:color="auto"/>
              <w:left w:val="single" w:sz="6" w:space="0" w:color="auto"/>
              <w:bottom w:val="single" w:sz="6" w:space="0" w:color="auto"/>
              <w:right w:val="single" w:sz="6" w:space="0" w:color="auto"/>
            </w:tcBorders>
            <w:shd w:val="solid" w:color="FFCC00" w:fill="auto"/>
          </w:tcPr>
          <w:p w14:paraId="50DA8EB6"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6BA1AF6F"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34D434EE"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Бизнес-роль</w:t>
            </w:r>
          </w:p>
        </w:tc>
      </w:tr>
      <w:tr w:rsidR="00722B10" w:rsidRPr="00722B10" w14:paraId="60EBF37B" w14:textId="77777777" w:rsidTr="004E13A3">
        <w:trPr>
          <w:trHeight w:val="197"/>
        </w:trPr>
        <w:tc>
          <w:tcPr>
            <w:tcW w:w="1590" w:type="dxa"/>
            <w:tcBorders>
              <w:top w:val="single" w:sz="6" w:space="0" w:color="auto"/>
              <w:left w:val="single" w:sz="6" w:space="0" w:color="auto"/>
              <w:bottom w:val="single" w:sz="6" w:space="0" w:color="auto"/>
              <w:right w:val="single" w:sz="6" w:space="0" w:color="auto"/>
            </w:tcBorders>
          </w:tcPr>
          <w:p w14:paraId="1C7FCF9E" w14:textId="3643BED9" w:rsidR="00722B10" w:rsidRPr="00722B10" w:rsidRDefault="004E13A3" w:rsidP="00722B10">
            <w:pPr>
              <w:autoSpaceDE w:val="0"/>
              <w:autoSpaceDN w:val="0"/>
              <w:adjustRightInd w:val="0"/>
              <w:jc w:val="left"/>
              <w:rPr>
                <w:rFonts w:eastAsiaTheme="minorHAnsi" w:cs="Arial"/>
                <w:color w:val="000000"/>
                <w:sz w:val="20"/>
                <w:szCs w:val="20"/>
              </w:rPr>
            </w:pPr>
            <w:r>
              <w:rPr>
                <w:rFonts w:eastAsiaTheme="minorHAnsi" w:cs="Arial"/>
                <w:color w:val="000000"/>
                <w:sz w:val="20"/>
                <w:szCs w:val="20"/>
              </w:rPr>
              <w:lastRenderedPageBreak/>
              <w:t>ПП-</w:t>
            </w:r>
            <w:r w:rsidR="00722B10" w:rsidRPr="00722B10">
              <w:rPr>
                <w:rFonts w:eastAsiaTheme="minorHAnsi" w:cs="Arial"/>
                <w:color w:val="000000"/>
                <w:sz w:val="20"/>
                <w:szCs w:val="20"/>
              </w:rPr>
              <w:t>10.07.02.100</w:t>
            </w:r>
          </w:p>
        </w:tc>
        <w:tc>
          <w:tcPr>
            <w:tcW w:w="2410" w:type="dxa"/>
            <w:tcBorders>
              <w:top w:val="single" w:sz="6" w:space="0" w:color="auto"/>
              <w:left w:val="single" w:sz="6" w:space="0" w:color="auto"/>
              <w:bottom w:val="single" w:sz="6" w:space="0" w:color="auto"/>
              <w:right w:val="single" w:sz="6" w:space="0" w:color="auto"/>
            </w:tcBorders>
          </w:tcPr>
          <w:p w14:paraId="6E4CA781"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Исходящая поставка создана</w:t>
            </w:r>
          </w:p>
          <w:p w14:paraId="0DC2E82B"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Входящая поставка создана</w:t>
            </w:r>
          </w:p>
        </w:tc>
        <w:tc>
          <w:tcPr>
            <w:tcW w:w="1027" w:type="dxa"/>
            <w:tcBorders>
              <w:top w:val="single" w:sz="6" w:space="0" w:color="auto"/>
              <w:left w:val="single" w:sz="6" w:space="0" w:color="auto"/>
              <w:bottom w:val="single" w:sz="6" w:space="0" w:color="auto"/>
              <w:right w:val="single" w:sz="6" w:space="0" w:color="auto"/>
            </w:tcBorders>
          </w:tcPr>
          <w:p w14:paraId="0951671B" w14:textId="0F43D46B" w:rsidR="00722B10" w:rsidRPr="00722B10" w:rsidRDefault="002F01D6" w:rsidP="00722B10">
            <w:pPr>
              <w:autoSpaceDE w:val="0"/>
              <w:autoSpaceDN w:val="0"/>
              <w:adjustRightInd w:val="0"/>
              <w:jc w:val="left"/>
              <w:rPr>
                <w:rFonts w:eastAsiaTheme="minorHAnsi" w:cs="Arial"/>
                <w:color w:val="000000"/>
                <w:sz w:val="20"/>
                <w:szCs w:val="20"/>
              </w:rPr>
            </w:pPr>
            <w:r>
              <w:rPr>
                <w:rFonts w:eastAsiaTheme="minorHAnsi" w:cs="Arial"/>
                <w:color w:val="000000"/>
                <w:sz w:val="20"/>
                <w:szCs w:val="20"/>
              </w:rPr>
              <w:t xml:space="preserve">Аналитический отчет </w:t>
            </w:r>
            <w:r>
              <w:rPr>
                <w:rFonts w:eastAsiaTheme="minorHAnsi" w:cs="Arial"/>
                <w:color w:val="000000"/>
                <w:sz w:val="20"/>
                <w:szCs w:val="20"/>
                <w:lang w:val="en-US"/>
              </w:rPr>
              <w:t>SAP BI</w:t>
            </w:r>
          </w:p>
        </w:tc>
        <w:tc>
          <w:tcPr>
            <w:tcW w:w="2091" w:type="dxa"/>
            <w:tcBorders>
              <w:top w:val="single" w:sz="6" w:space="0" w:color="auto"/>
              <w:left w:val="single" w:sz="6" w:space="0" w:color="auto"/>
              <w:bottom w:val="single" w:sz="6" w:space="0" w:color="auto"/>
              <w:right w:val="single" w:sz="6" w:space="0" w:color="auto"/>
            </w:tcBorders>
          </w:tcPr>
          <w:p w14:paraId="12ED341A"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Исходящая поставка</w:t>
            </w:r>
          </w:p>
          <w:p w14:paraId="30F49340"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Входящая поставка</w:t>
            </w:r>
          </w:p>
          <w:p w14:paraId="31C1D4DE"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Заказ на закупку МТР</w:t>
            </w:r>
          </w:p>
        </w:tc>
        <w:tc>
          <w:tcPr>
            <w:tcW w:w="1418" w:type="dxa"/>
            <w:tcBorders>
              <w:top w:val="single" w:sz="6" w:space="0" w:color="auto"/>
              <w:left w:val="single" w:sz="6" w:space="0" w:color="auto"/>
              <w:bottom w:val="single" w:sz="6" w:space="0" w:color="auto"/>
              <w:right w:val="single" w:sz="6" w:space="0" w:color="auto"/>
            </w:tcBorders>
          </w:tcPr>
          <w:p w14:paraId="74102196"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План грузопереработки</w:t>
            </w:r>
          </w:p>
        </w:tc>
        <w:tc>
          <w:tcPr>
            <w:tcW w:w="1701" w:type="dxa"/>
            <w:tcBorders>
              <w:top w:val="single" w:sz="6" w:space="0" w:color="auto"/>
              <w:left w:val="single" w:sz="6" w:space="0" w:color="auto"/>
              <w:bottom w:val="single" w:sz="6" w:space="0" w:color="auto"/>
              <w:right w:val="single" w:sz="6" w:space="0" w:color="auto"/>
            </w:tcBorders>
          </w:tcPr>
          <w:p w14:paraId="29E568A3" w14:textId="457686C3" w:rsidR="00722B10" w:rsidRPr="00722B10" w:rsidRDefault="00722B10" w:rsidP="00722B10">
            <w:pPr>
              <w:autoSpaceDE w:val="0"/>
              <w:autoSpaceDN w:val="0"/>
              <w:adjustRightInd w:val="0"/>
              <w:jc w:val="left"/>
              <w:rPr>
                <w:rFonts w:eastAsiaTheme="minorHAnsi" w:cs="Arial"/>
                <w:color w:val="000000"/>
                <w:sz w:val="20"/>
                <w:szCs w:val="20"/>
              </w:rPr>
            </w:pPr>
            <w:del w:id="666" w:author="Кращенко Олег Владимирович (Подрядчик. ООО БерингПойнт)" w:date="2020-04-23T15:21:00Z">
              <w:r w:rsidRPr="00722B10" w:rsidDel="000C41EC">
                <w:rPr>
                  <w:rFonts w:eastAsiaTheme="minorHAnsi" w:cs="Arial"/>
                  <w:color w:val="000000"/>
                  <w:sz w:val="20"/>
                  <w:szCs w:val="20"/>
                </w:rPr>
                <w:delText>Планировщик логистики СП</w:delText>
              </w:r>
            </w:del>
            <w:ins w:id="667"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67C0C1C2" w14:textId="77777777" w:rsidR="00722B10" w:rsidRDefault="00722B10" w:rsidP="00135861"/>
    <w:p w14:paraId="3BFDE80B" w14:textId="77777777" w:rsidR="005E57AE" w:rsidRPr="007D787C" w:rsidRDefault="005E57AE" w:rsidP="00135861"/>
    <w:p w14:paraId="5591A22B" w14:textId="2791055B"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w:t>
      </w:r>
      <w:r w:rsidR="00A86721">
        <w:t>110</w:t>
      </w:r>
      <w:r w:rsidR="00A86721" w:rsidRPr="0090243D">
        <w:t xml:space="preserve"> </w:t>
      </w:r>
      <w:r w:rsidR="00072B2C">
        <w:t xml:space="preserve">– </w:t>
      </w:r>
      <w:r w:rsidR="00A86721" w:rsidRPr="00C00515">
        <w:t>Формирование плана работы складского персонала</w:t>
      </w:r>
    </w:p>
    <w:p w14:paraId="4F073618" w14:textId="77777777" w:rsidR="00A86721" w:rsidRDefault="00A86721" w:rsidP="00A86721">
      <w:pPr>
        <w:rPr>
          <w:rFonts w:eastAsiaTheme="majorEastAsia"/>
        </w:rPr>
      </w:pPr>
    </w:p>
    <w:p w14:paraId="62B314D4" w14:textId="666F306F" w:rsidR="00A86721" w:rsidRDefault="00A86721" w:rsidP="00A86721">
      <w:pPr>
        <w:ind w:firstLine="709"/>
      </w:pPr>
      <w:r>
        <w:t xml:space="preserve">План работы складского персонала формируется в </w:t>
      </w:r>
      <w:r>
        <w:rPr>
          <w:lang w:val="en-US"/>
        </w:rPr>
        <w:t>Excel</w:t>
      </w:r>
      <w:r w:rsidRPr="00444660">
        <w:t xml:space="preserve">. </w:t>
      </w:r>
      <w:r>
        <w:t xml:space="preserve">Базой для планирования складского персонала является план грузопереработки, который выгружается в </w:t>
      </w:r>
      <w:r>
        <w:rPr>
          <w:lang w:val="en-US"/>
        </w:rPr>
        <w:t>Excel</w:t>
      </w:r>
      <w:r w:rsidRPr="00444660">
        <w:t xml:space="preserve"> </w:t>
      </w:r>
      <w:r>
        <w:t xml:space="preserve">из </w:t>
      </w:r>
      <w:r>
        <w:rPr>
          <w:lang w:val="en-US"/>
        </w:rPr>
        <w:t>SAP</w:t>
      </w:r>
      <w:r w:rsidRPr="002936CA">
        <w:t xml:space="preserve"> </w:t>
      </w:r>
      <w:r>
        <w:rPr>
          <w:lang w:val="en-US"/>
        </w:rPr>
        <w:t>BI</w:t>
      </w:r>
      <w:r>
        <w:t>, и содержит данные об объемах запланированных приходов и отгрузок на склад.</w:t>
      </w:r>
    </w:p>
    <w:p w14:paraId="0B32E841" w14:textId="36EEE665" w:rsidR="00A86721" w:rsidRDefault="00A86721" w:rsidP="00A86721">
      <w:pPr>
        <w:ind w:firstLine="709"/>
      </w:pPr>
      <w:r>
        <w:t xml:space="preserve">В </w:t>
      </w:r>
      <w:r>
        <w:rPr>
          <w:lang w:val="en-US"/>
        </w:rPr>
        <w:t>Excel</w:t>
      </w:r>
      <w:r>
        <w:t>,</w:t>
      </w:r>
      <w:r w:rsidRPr="00FE35D6">
        <w:t xml:space="preserve"> </w:t>
      </w:r>
      <w:r>
        <w:t>в данный план, добавляются нормы выработки складского персонала, на основании чего, расчетным путем, определяется количество складского персонала, необходимого для исполнения плана.</w:t>
      </w:r>
    </w:p>
    <w:p w14:paraId="25731865" w14:textId="79F1B064" w:rsidR="00AF3A3F" w:rsidRDefault="00AF3A3F" w:rsidP="00A86721">
      <w:pPr>
        <w:ind w:firstLine="709"/>
      </w:pPr>
    </w:p>
    <w:p w14:paraId="57C69FEA" w14:textId="77777777" w:rsidR="00AF3A3F" w:rsidRDefault="00AF3A3F" w:rsidP="00A86721">
      <w:pPr>
        <w:ind w:firstLine="709"/>
      </w:pPr>
    </w:p>
    <w:p w14:paraId="4C922667" w14:textId="77777777" w:rsidR="00AF3A3F" w:rsidRDefault="00AF3A3F" w:rsidP="00A86721">
      <w:pPr>
        <w:ind w:firstLine="709"/>
      </w:pPr>
    </w:p>
    <w:p w14:paraId="04591606" w14:textId="77777777" w:rsidR="00696D9D" w:rsidRDefault="00696D9D" w:rsidP="00135861"/>
    <w:p w14:paraId="2D332CA2" w14:textId="37C1FADF" w:rsidR="00722B10" w:rsidRDefault="00722B10" w:rsidP="00722B10">
      <w:pPr>
        <w:ind w:firstLine="709"/>
        <w:jc w:val="right"/>
      </w:pPr>
      <w:r w:rsidRPr="00916FAB">
        <w:rPr>
          <w:rFonts w:cs="Arial"/>
          <w:b/>
          <w:sz w:val="22"/>
        </w:rPr>
        <w:t xml:space="preserve">Таблица </w:t>
      </w:r>
      <w:r>
        <w:rPr>
          <w:rFonts w:cs="Arial"/>
          <w:b/>
          <w:sz w:val="22"/>
        </w:rPr>
        <w:t>28</w:t>
      </w:r>
      <w:r w:rsidRPr="00916FAB">
        <w:rPr>
          <w:rFonts w:cs="Arial"/>
          <w:b/>
          <w:sz w:val="22"/>
        </w:rPr>
        <w:t xml:space="preserve">. Описание </w:t>
      </w:r>
      <w:r>
        <w:rPr>
          <w:rFonts w:cs="Arial"/>
          <w:b/>
          <w:sz w:val="22"/>
        </w:rPr>
        <w:t>шага «Формирование плана работы складского персонала»</w:t>
      </w:r>
    </w:p>
    <w:p w14:paraId="0EDA3758" w14:textId="071D5949" w:rsidR="00722B10" w:rsidRDefault="00722B10" w:rsidP="00135861"/>
    <w:tbl>
      <w:tblPr>
        <w:tblW w:w="1023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31"/>
        <w:gridCol w:w="1276"/>
        <w:gridCol w:w="1275"/>
        <w:gridCol w:w="1844"/>
        <w:gridCol w:w="1984"/>
        <w:gridCol w:w="2126"/>
      </w:tblGrid>
      <w:tr w:rsidR="00722B10" w:rsidRPr="00722B10" w14:paraId="20D84B35" w14:textId="77777777" w:rsidTr="0011133A">
        <w:trPr>
          <w:trHeight w:val="67"/>
        </w:trPr>
        <w:tc>
          <w:tcPr>
            <w:tcW w:w="1731" w:type="dxa"/>
            <w:shd w:val="solid" w:color="FFCC00" w:fill="auto"/>
          </w:tcPr>
          <w:p w14:paraId="2C45CA0D"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Номер шага</w:t>
            </w:r>
          </w:p>
        </w:tc>
        <w:tc>
          <w:tcPr>
            <w:tcW w:w="1276" w:type="dxa"/>
            <w:shd w:val="solid" w:color="FFCC00" w:fill="auto"/>
          </w:tcPr>
          <w:p w14:paraId="0C651AA2"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Предпосылки</w:t>
            </w:r>
          </w:p>
        </w:tc>
        <w:tc>
          <w:tcPr>
            <w:tcW w:w="1275" w:type="dxa"/>
            <w:shd w:val="solid" w:color="FFCC00" w:fill="auto"/>
          </w:tcPr>
          <w:p w14:paraId="1DBB7E63"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Транзакция</w:t>
            </w:r>
          </w:p>
        </w:tc>
        <w:tc>
          <w:tcPr>
            <w:tcW w:w="1844" w:type="dxa"/>
            <w:shd w:val="solid" w:color="FFCC00" w:fill="auto"/>
          </w:tcPr>
          <w:p w14:paraId="3CEC6505"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Вход</w:t>
            </w:r>
          </w:p>
        </w:tc>
        <w:tc>
          <w:tcPr>
            <w:tcW w:w="1984" w:type="dxa"/>
            <w:shd w:val="solid" w:color="FFCC00" w:fill="auto"/>
          </w:tcPr>
          <w:p w14:paraId="53EC4E7A"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Результат</w:t>
            </w:r>
          </w:p>
        </w:tc>
        <w:tc>
          <w:tcPr>
            <w:tcW w:w="2126" w:type="dxa"/>
            <w:shd w:val="solid" w:color="FFCC00" w:fill="auto"/>
          </w:tcPr>
          <w:p w14:paraId="2B8B7A1C" w14:textId="77777777" w:rsidR="00722B10" w:rsidRPr="00722B10" w:rsidRDefault="00722B10" w:rsidP="00722B10">
            <w:pPr>
              <w:autoSpaceDE w:val="0"/>
              <w:autoSpaceDN w:val="0"/>
              <w:adjustRightInd w:val="0"/>
              <w:jc w:val="center"/>
              <w:rPr>
                <w:rFonts w:eastAsiaTheme="minorHAnsi" w:cs="Arial"/>
                <w:b/>
                <w:bCs/>
                <w:color w:val="000000"/>
                <w:sz w:val="20"/>
                <w:szCs w:val="20"/>
              </w:rPr>
            </w:pPr>
            <w:r w:rsidRPr="00722B10">
              <w:rPr>
                <w:rFonts w:eastAsiaTheme="minorHAnsi" w:cs="Arial"/>
                <w:b/>
                <w:bCs/>
                <w:color w:val="000000"/>
                <w:sz w:val="20"/>
                <w:szCs w:val="20"/>
              </w:rPr>
              <w:t>Бизнес-роль</w:t>
            </w:r>
          </w:p>
        </w:tc>
      </w:tr>
      <w:tr w:rsidR="00722B10" w:rsidRPr="00722B10" w14:paraId="38209528" w14:textId="77777777" w:rsidTr="0011133A">
        <w:trPr>
          <w:trHeight w:val="134"/>
        </w:trPr>
        <w:tc>
          <w:tcPr>
            <w:tcW w:w="1731" w:type="dxa"/>
          </w:tcPr>
          <w:p w14:paraId="24C9EB39" w14:textId="3944F8E4" w:rsidR="00722B10" w:rsidRPr="00722B10" w:rsidRDefault="004E13A3" w:rsidP="00722B1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722B10" w:rsidRPr="00722B10">
              <w:rPr>
                <w:rFonts w:eastAsiaTheme="minorHAnsi" w:cs="Arial"/>
                <w:color w:val="000000"/>
                <w:sz w:val="20"/>
                <w:szCs w:val="20"/>
              </w:rPr>
              <w:t>10.07.02.110</w:t>
            </w:r>
          </w:p>
        </w:tc>
        <w:tc>
          <w:tcPr>
            <w:tcW w:w="1276" w:type="dxa"/>
          </w:tcPr>
          <w:p w14:paraId="7151C1AC" w14:textId="7ED495FB" w:rsidR="00722B10" w:rsidRPr="00722B10" w:rsidRDefault="000877A7" w:rsidP="00722B1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План грузопереработки сформирован</w:t>
            </w:r>
          </w:p>
        </w:tc>
        <w:tc>
          <w:tcPr>
            <w:tcW w:w="1275" w:type="dxa"/>
          </w:tcPr>
          <w:p w14:paraId="687FC6C3"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w:t>
            </w:r>
          </w:p>
        </w:tc>
        <w:tc>
          <w:tcPr>
            <w:tcW w:w="1844" w:type="dxa"/>
          </w:tcPr>
          <w:p w14:paraId="08F91A9C"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План грузопереработки</w:t>
            </w:r>
          </w:p>
        </w:tc>
        <w:tc>
          <w:tcPr>
            <w:tcW w:w="1984" w:type="dxa"/>
          </w:tcPr>
          <w:p w14:paraId="577E7823" w14:textId="77777777" w:rsidR="00722B10" w:rsidRPr="00722B10" w:rsidRDefault="00722B10" w:rsidP="00722B10">
            <w:pPr>
              <w:autoSpaceDE w:val="0"/>
              <w:autoSpaceDN w:val="0"/>
              <w:adjustRightInd w:val="0"/>
              <w:jc w:val="left"/>
              <w:rPr>
                <w:rFonts w:eastAsiaTheme="minorHAnsi" w:cs="Arial"/>
                <w:color w:val="000000"/>
                <w:sz w:val="20"/>
                <w:szCs w:val="20"/>
              </w:rPr>
            </w:pPr>
            <w:r w:rsidRPr="00722B10">
              <w:rPr>
                <w:rFonts w:eastAsiaTheme="minorHAnsi" w:cs="Arial"/>
                <w:color w:val="000000"/>
                <w:sz w:val="20"/>
                <w:szCs w:val="20"/>
              </w:rPr>
              <w:t>План работы складского персонала</w:t>
            </w:r>
          </w:p>
        </w:tc>
        <w:tc>
          <w:tcPr>
            <w:tcW w:w="2126" w:type="dxa"/>
          </w:tcPr>
          <w:p w14:paraId="29D3A9AA" w14:textId="6F1CB8F5" w:rsidR="00722B10" w:rsidRPr="00722B10" w:rsidRDefault="00722B10" w:rsidP="00722B10">
            <w:pPr>
              <w:autoSpaceDE w:val="0"/>
              <w:autoSpaceDN w:val="0"/>
              <w:adjustRightInd w:val="0"/>
              <w:jc w:val="left"/>
              <w:rPr>
                <w:rFonts w:eastAsiaTheme="minorHAnsi" w:cs="Arial"/>
                <w:color w:val="000000"/>
                <w:sz w:val="20"/>
                <w:szCs w:val="20"/>
              </w:rPr>
            </w:pPr>
            <w:del w:id="668" w:author="Кращенко Олег Владимирович (Подрядчик. ООО БерингПойнт)" w:date="2020-04-23T15:21:00Z">
              <w:r w:rsidRPr="00722B10" w:rsidDel="000C41EC">
                <w:rPr>
                  <w:rFonts w:eastAsiaTheme="minorHAnsi" w:cs="Arial"/>
                  <w:color w:val="000000"/>
                  <w:sz w:val="20"/>
                  <w:szCs w:val="20"/>
                </w:rPr>
                <w:delText>Планировщик логистики СП</w:delText>
              </w:r>
            </w:del>
            <w:ins w:id="669" w:author="Кращенко Олег Владимирович (Подрядчик. ООО БерингПойнт)" w:date="2020-04-23T15:21:00Z">
              <w:r w:rsidR="000C41EC">
                <w:rPr>
                  <w:rFonts w:eastAsiaTheme="minorHAnsi" w:cs="Arial"/>
                  <w:color w:val="000000"/>
                  <w:sz w:val="20"/>
                  <w:szCs w:val="20"/>
                </w:rPr>
                <w:t>Планировщик логистики</w:t>
              </w:r>
            </w:ins>
          </w:p>
        </w:tc>
      </w:tr>
    </w:tbl>
    <w:p w14:paraId="2E3E0F2B" w14:textId="77777777" w:rsidR="00AF3A3F" w:rsidRDefault="00AF3A3F" w:rsidP="00AF3A3F"/>
    <w:p w14:paraId="468B4E98" w14:textId="77777777" w:rsidR="00AF3A3F" w:rsidRDefault="00AF3A3F" w:rsidP="00AF3A3F"/>
    <w:p w14:paraId="27D18C8B" w14:textId="6B5A2725" w:rsidR="00A86721" w:rsidRPr="0090243D" w:rsidRDefault="00FC66DC" w:rsidP="00A86721">
      <w:pPr>
        <w:pStyle w:val="4"/>
      </w:pPr>
      <w:r w:rsidRPr="00164E11">
        <w:t xml:space="preserve">Шаг процесса </w:t>
      </w:r>
      <w:r w:rsidR="00A86721">
        <w:t>ПП-</w:t>
      </w:r>
      <w:r w:rsidR="00A86721" w:rsidRPr="0090243D">
        <w:t>10.07.0</w:t>
      </w:r>
      <w:r w:rsidR="00A86721">
        <w:t>2</w:t>
      </w:r>
      <w:r w:rsidR="00A86721" w:rsidRPr="0090243D">
        <w:t>.</w:t>
      </w:r>
      <w:r w:rsidR="00A86721">
        <w:t>150</w:t>
      </w:r>
      <w:r w:rsidR="00A86721" w:rsidRPr="0090243D">
        <w:t xml:space="preserve"> </w:t>
      </w:r>
      <w:r w:rsidR="00072B2C">
        <w:t xml:space="preserve">– </w:t>
      </w:r>
      <w:r w:rsidR="00A86721" w:rsidRPr="00C00515">
        <w:t>Планирование складских мощностей</w:t>
      </w:r>
    </w:p>
    <w:p w14:paraId="2D09785B" w14:textId="77777777" w:rsidR="00A86721" w:rsidRDefault="00A86721" w:rsidP="00A86721">
      <w:pPr>
        <w:rPr>
          <w:rFonts w:eastAsiaTheme="majorEastAsia"/>
        </w:rPr>
      </w:pPr>
    </w:p>
    <w:p w14:paraId="5F5AF5F3" w14:textId="5B2B8396" w:rsidR="00A86721" w:rsidRDefault="00A86721" w:rsidP="00A86721">
      <w:pPr>
        <w:ind w:firstLine="709"/>
      </w:pPr>
      <w:r>
        <w:t xml:space="preserve">Планирование складских мощностей выполняется </w:t>
      </w:r>
      <w:r w:rsidR="002756FA" w:rsidRPr="002756FA">
        <w:t>Начальник</w:t>
      </w:r>
      <w:r w:rsidR="002756FA">
        <w:t>ом</w:t>
      </w:r>
      <w:r w:rsidR="002756FA" w:rsidRPr="002756FA">
        <w:t xml:space="preserve"> складского хозяйства </w:t>
      </w:r>
      <w:del w:id="670" w:author="Кращенко Олег Владимирович (Подрядчик. ООО БерингПойнт)" w:date="2020-04-23T15:41:00Z">
        <w:r w:rsidR="002756FA" w:rsidRPr="002756FA" w:rsidDel="004E728B">
          <w:delText>БЕ ГОК</w:delText>
        </w:r>
        <w:r w:rsidR="002756FA" w:rsidDel="004E728B">
          <w:delText xml:space="preserve"> </w:delText>
        </w:r>
      </w:del>
      <w:r>
        <w:t xml:space="preserve">в </w:t>
      </w:r>
      <w:r>
        <w:rPr>
          <w:lang w:val="en-US"/>
        </w:rPr>
        <w:t>Excel</w:t>
      </w:r>
      <w:r w:rsidRPr="00444660">
        <w:t xml:space="preserve">. </w:t>
      </w:r>
      <w:r>
        <w:t xml:space="preserve">Базой для планирования складских мощностей является план грузопереработки, который выгружается в </w:t>
      </w:r>
      <w:r>
        <w:rPr>
          <w:lang w:val="en-US"/>
        </w:rPr>
        <w:t>Excel</w:t>
      </w:r>
      <w:r w:rsidRPr="00444660">
        <w:t xml:space="preserve"> </w:t>
      </w:r>
      <w:r>
        <w:t xml:space="preserve">из </w:t>
      </w:r>
      <w:r>
        <w:rPr>
          <w:lang w:val="en-US"/>
        </w:rPr>
        <w:t>SAP</w:t>
      </w:r>
      <w:r w:rsidRPr="002936CA">
        <w:t xml:space="preserve"> </w:t>
      </w:r>
      <w:r>
        <w:rPr>
          <w:lang w:val="en-US"/>
        </w:rPr>
        <w:t>BI</w:t>
      </w:r>
      <w:r>
        <w:t>, и содержит данные об объемах запланированных приходов и отгрузок на склад.</w:t>
      </w:r>
    </w:p>
    <w:p w14:paraId="3F9A62A3" w14:textId="7C8F997C" w:rsidR="00A86721" w:rsidRDefault="00A86721" w:rsidP="00A86721">
      <w:pPr>
        <w:ind w:firstLine="709"/>
      </w:pPr>
      <w:r>
        <w:t xml:space="preserve">В </w:t>
      </w:r>
      <w:r>
        <w:rPr>
          <w:lang w:val="en-US"/>
        </w:rPr>
        <w:t>Excel</w:t>
      </w:r>
      <w:r>
        <w:t>,</w:t>
      </w:r>
      <w:r w:rsidRPr="00FE35D6">
        <w:t xml:space="preserve"> </w:t>
      </w:r>
      <w:r>
        <w:t>в данный план, добавляются нормы выработки погрузо-разгрузочной техники, на основании чего, расчетным путем, определяется количество складских мощностей, необходимых для исполнения плана.</w:t>
      </w:r>
    </w:p>
    <w:p w14:paraId="7DE16730" w14:textId="77777777" w:rsidR="005E57AE" w:rsidRDefault="005E57AE" w:rsidP="00455CEA">
      <w:bookmarkStart w:id="671" w:name="_Toc514340553"/>
    </w:p>
    <w:p w14:paraId="6D74E93E" w14:textId="44C23C9B" w:rsidR="000877A7" w:rsidRDefault="000877A7" w:rsidP="000877A7">
      <w:pPr>
        <w:ind w:firstLine="709"/>
        <w:jc w:val="right"/>
      </w:pPr>
      <w:r w:rsidRPr="00916FAB">
        <w:rPr>
          <w:rFonts w:cs="Arial"/>
          <w:b/>
          <w:sz w:val="22"/>
        </w:rPr>
        <w:t xml:space="preserve">Таблица </w:t>
      </w:r>
      <w:r>
        <w:rPr>
          <w:rFonts w:cs="Arial"/>
          <w:b/>
          <w:sz w:val="22"/>
        </w:rPr>
        <w:t>29</w:t>
      </w:r>
      <w:r w:rsidRPr="00916FAB">
        <w:rPr>
          <w:rFonts w:cs="Arial"/>
          <w:b/>
          <w:sz w:val="22"/>
        </w:rPr>
        <w:t xml:space="preserve">. Описание </w:t>
      </w:r>
      <w:r>
        <w:rPr>
          <w:rFonts w:cs="Arial"/>
          <w:b/>
          <w:sz w:val="22"/>
        </w:rPr>
        <w:t>шага «Формирование плана работы складского персонала»</w:t>
      </w:r>
    </w:p>
    <w:p w14:paraId="50579940" w14:textId="7AF406BF" w:rsidR="000877A7" w:rsidRDefault="000877A7" w:rsidP="00455CEA"/>
    <w:tbl>
      <w:tblPr>
        <w:tblW w:w="10236" w:type="dxa"/>
        <w:tblInd w:w="-38" w:type="dxa"/>
        <w:tblLayout w:type="fixed"/>
        <w:tblCellMar>
          <w:left w:w="30" w:type="dxa"/>
          <w:right w:w="30" w:type="dxa"/>
        </w:tblCellMar>
        <w:tblLook w:val="0000" w:firstRow="0" w:lastRow="0" w:firstColumn="0" w:lastColumn="0" w:noHBand="0" w:noVBand="0"/>
      </w:tblPr>
      <w:tblGrid>
        <w:gridCol w:w="1590"/>
        <w:gridCol w:w="1984"/>
        <w:gridCol w:w="1027"/>
        <w:gridCol w:w="1950"/>
        <w:gridCol w:w="1843"/>
        <w:gridCol w:w="1842"/>
      </w:tblGrid>
      <w:tr w:rsidR="000877A7" w:rsidRPr="000877A7" w14:paraId="713D382F" w14:textId="77777777" w:rsidTr="000877A7">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4B6CA11E" w14:textId="77777777" w:rsidR="000877A7" w:rsidRPr="000877A7" w:rsidRDefault="000877A7" w:rsidP="000877A7">
            <w:pPr>
              <w:autoSpaceDE w:val="0"/>
              <w:autoSpaceDN w:val="0"/>
              <w:adjustRightInd w:val="0"/>
              <w:jc w:val="center"/>
              <w:rPr>
                <w:rFonts w:eastAsiaTheme="minorHAnsi" w:cs="Arial"/>
                <w:b/>
                <w:bCs/>
                <w:color w:val="000000"/>
                <w:sz w:val="20"/>
                <w:szCs w:val="20"/>
              </w:rPr>
            </w:pPr>
            <w:r w:rsidRPr="000877A7">
              <w:rPr>
                <w:rFonts w:eastAsiaTheme="minorHAnsi" w:cs="Arial"/>
                <w:b/>
                <w:bCs/>
                <w:color w:val="000000"/>
                <w:sz w:val="20"/>
                <w:szCs w:val="20"/>
              </w:rPr>
              <w:t>Номер шага</w:t>
            </w:r>
          </w:p>
        </w:tc>
        <w:tc>
          <w:tcPr>
            <w:tcW w:w="1984" w:type="dxa"/>
            <w:tcBorders>
              <w:top w:val="single" w:sz="6" w:space="0" w:color="auto"/>
              <w:left w:val="single" w:sz="6" w:space="0" w:color="auto"/>
              <w:bottom w:val="single" w:sz="6" w:space="0" w:color="auto"/>
              <w:right w:val="single" w:sz="6" w:space="0" w:color="auto"/>
            </w:tcBorders>
            <w:shd w:val="solid" w:color="FFCC00" w:fill="auto"/>
          </w:tcPr>
          <w:p w14:paraId="216DD9A3" w14:textId="77777777" w:rsidR="000877A7" w:rsidRPr="000877A7" w:rsidRDefault="000877A7" w:rsidP="000877A7">
            <w:pPr>
              <w:autoSpaceDE w:val="0"/>
              <w:autoSpaceDN w:val="0"/>
              <w:adjustRightInd w:val="0"/>
              <w:jc w:val="center"/>
              <w:rPr>
                <w:rFonts w:eastAsiaTheme="minorHAnsi" w:cs="Arial"/>
                <w:b/>
                <w:bCs/>
                <w:color w:val="000000"/>
                <w:sz w:val="20"/>
                <w:szCs w:val="20"/>
              </w:rPr>
            </w:pPr>
            <w:r w:rsidRPr="000877A7">
              <w:rPr>
                <w:rFonts w:eastAsiaTheme="minorHAnsi" w:cs="Arial"/>
                <w:b/>
                <w:bCs/>
                <w:color w:val="000000"/>
                <w:sz w:val="20"/>
                <w:szCs w:val="20"/>
              </w:rPr>
              <w:t>Предпосылки</w:t>
            </w:r>
          </w:p>
        </w:tc>
        <w:tc>
          <w:tcPr>
            <w:tcW w:w="1027" w:type="dxa"/>
            <w:tcBorders>
              <w:top w:val="single" w:sz="6" w:space="0" w:color="auto"/>
              <w:left w:val="single" w:sz="6" w:space="0" w:color="auto"/>
              <w:bottom w:val="single" w:sz="6" w:space="0" w:color="auto"/>
              <w:right w:val="single" w:sz="6" w:space="0" w:color="auto"/>
            </w:tcBorders>
            <w:shd w:val="solid" w:color="FFCC00" w:fill="auto"/>
          </w:tcPr>
          <w:p w14:paraId="0E42FE9C" w14:textId="77777777" w:rsidR="000877A7" w:rsidRPr="000877A7" w:rsidRDefault="000877A7" w:rsidP="000877A7">
            <w:pPr>
              <w:autoSpaceDE w:val="0"/>
              <w:autoSpaceDN w:val="0"/>
              <w:adjustRightInd w:val="0"/>
              <w:jc w:val="center"/>
              <w:rPr>
                <w:rFonts w:eastAsiaTheme="minorHAnsi" w:cs="Arial"/>
                <w:b/>
                <w:bCs/>
                <w:color w:val="000000"/>
                <w:sz w:val="20"/>
                <w:szCs w:val="20"/>
              </w:rPr>
            </w:pPr>
            <w:r w:rsidRPr="000877A7">
              <w:rPr>
                <w:rFonts w:eastAsiaTheme="minorHAnsi" w:cs="Arial"/>
                <w:b/>
                <w:bCs/>
                <w:color w:val="000000"/>
                <w:sz w:val="20"/>
                <w:szCs w:val="20"/>
              </w:rPr>
              <w:t>Транзакция</w:t>
            </w:r>
          </w:p>
        </w:tc>
        <w:tc>
          <w:tcPr>
            <w:tcW w:w="1950" w:type="dxa"/>
            <w:tcBorders>
              <w:top w:val="single" w:sz="6" w:space="0" w:color="auto"/>
              <w:left w:val="single" w:sz="6" w:space="0" w:color="auto"/>
              <w:bottom w:val="single" w:sz="6" w:space="0" w:color="auto"/>
              <w:right w:val="single" w:sz="6" w:space="0" w:color="auto"/>
            </w:tcBorders>
            <w:shd w:val="solid" w:color="FFCC00" w:fill="auto"/>
          </w:tcPr>
          <w:p w14:paraId="3B2E6995" w14:textId="77777777" w:rsidR="000877A7" w:rsidRPr="000877A7" w:rsidRDefault="000877A7" w:rsidP="000877A7">
            <w:pPr>
              <w:autoSpaceDE w:val="0"/>
              <w:autoSpaceDN w:val="0"/>
              <w:adjustRightInd w:val="0"/>
              <w:jc w:val="center"/>
              <w:rPr>
                <w:rFonts w:eastAsiaTheme="minorHAnsi" w:cs="Arial"/>
                <w:b/>
                <w:bCs/>
                <w:color w:val="000000"/>
                <w:sz w:val="20"/>
                <w:szCs w:val="20"/>
              </w:rPr>
            </w:pPr>
            <w:r w:rsidRPr="000877A7">
              <w:rPr>
                <w:rFonts w:eastAsiaTheme="minorHAnsi" w:cs="Arial"/>
                <w:b/>
                <w:bCs/>
                <w:color w:val="000000"/>
                <w:sz w:val="20"/>
                <w:szCs w:val="20"/>
              </w:rPr>
              <w:t>Вход</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7E955AD5" w14:textId="77777777" w:rsidR="000877A7" w:rsidRPr="000877A7" w:rsidRDefault="000877A7" w:rsidP="000877A7">
            <w:pPr>
              <w:autoSpaceDE w:val="0"/>
              <w:autoSpaceDN w:val="0"/>
              <w:adjustRightInd w:val="0"/>
              <w:jc w:val="center"/>
              <w:rPr>
                <w:rFonts w:eastAsiaTheme="minorHAnsi" w:cs="Arial"/>
                <w:b/>
                <w:bCs/>
                <w:color w:val="000000"/>
                <w:sz w:val="20"/>
                <w:szCs w:val="20"/>
              </w:rPr>
            </w:pPr>
            <w:r w:rsidRPr="000877A7">
              <w:rPr>
                <w:rFonts w:eastAsiaTheme="minorHAnsi" w:cs="Arial"/>
                <w:b/>
                <w:bCs/>
                <w:color w:val="000000"/>
                <w:sz w:val="20"/>
                <w:szCs w:val="20"/>
              </w:rPr>
              <w:t>Результат</w:t>
            </w:r>
          </w:p>
        </w:tc>
        <w:tc>
          <w:tcPr>
            <w:tcW w:w="1842" w:type="dxa"/>
            <w:tcBorders>
              <w:top w:val="single" w:sz="6" w:space="0" w:color="auto"/>
              <w:left w:val="single" w:sz="6" w:space="0" w:color="auto"/>
              <w:bottom w:val="single" w:sz="6" w:space="0" w:color="auto"/>
              <w:right w:val="single" w:sz="6" w:space="0" w:color="auto"/>
            </w:tcBorders>
            <w:shd w:val="solid" w:color="FFCC00" w:fill="auto"/>
          </w:tcPr>
          <w:p w14:paraId="42CA9830" w14:textId="77777777" w:rsidR="000877A7" w:rsidRPr="000877A7" w:rsidRDefault="000877A7" w:rsidP="000877A7">
            <w:pPr>
              <w:autoSpaceDE w:val="0"/>
              <w:autoSpaceDN w:val="0"/>
              <w:adjustRightInd w:val="0"/>
              <w:jc w:val="center"/>
              <w:rPr>
                <w:rFonts w:eastAsiaTheme="minorHAnsi" w:cs="Arial"/>
                <w:b/>
                <w:bCs/>
                <w:color w:val="000000"/>
                <w:sz w:val="20"/>
                <w:szCs w:val="20"/>
              </w:rPr>
            </w:pPr>
            <w:r w:rsidRPr="000877A7">
              <w:rPr>
                <w:rFonts w:eastAsiaTheme="minorHAnsi" w:cs="Arial"/>
                <w:b/>
                <w:bCs/>
                <w:color w:val="000000"/>
                <w:sz w:val="20"/>
                <w:szCs w:val="20"/>
              </w:rPr>
              <w:t>Бизнес-роль</w:t>
            </w:r>
          </w:p>
        </w:tc>
      </w:tr>
      <w:tr w:rsidR="000877A7" w:rsidRPr="000877A7" w14:paraId="39F6286D" w14:textId="77777777" w:rsidTr="000877A7">
        <w:trPr>
          <w:trHeight w:val="134"/>
        </w:trPr>
        <w:tc>
          <w:tcPr>
            <w:tcW w:w="1590" w:type="dxa"/>
            <w:tcBorders>
              <w:top w:val="single" w:sz="6" w:space="0" w:color="auto"/>
              <w:left w:val="single" w:sz="6" w:space="0" w:color="auto"/>
              <w:bottom w:val="single" w:sz="6" w:space="0" w:color="auto"/>
              <w:right w:val="single" w:sz="6" w:space="0" w:color="auto"/>
            </w:tcBorders>
          </w:tcPr>
          <w:p w14:paraId="54A15F9B" w14:textId="5C43BD17" w:rsidR="000877A7" w:rsidRPr="000877A7" w:rsidRDefault="004E13A3" w:rsidP="000877A7">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0877A7" w:rsidRPr="000877A7">
              <w:rPr>
                <w:rFonts w:eastAsiaTheme="minorHAnsi" w:cs="Arial"/>
                <w:color w:val="000000"/>
                <w:sz w:val="20"/>
                <w:szCs w:val="20"/>
              </w:rPr>
              <w:t>10.07.02.150</w:t>
            </w:r>
          </w:p>
        </w:tc>
        <w:tc>
          <w:tcPr>
            <w:tcW w:w="1984" w:type="dxa"/>
            <w:tcBorders>
              <w:top w:val="single" w:sz="6" w:space="0" w:color="auto"/>
              <w:left w:val="single" w:sz="6" w:space="0" w:color="auto"/>
              <w:bottom w:val="single" w:sz="6" w:space="0" w:color="auto"/>
              <w:right w:val="single" w:sz="6" w:space="0" w:color="auto"/>
            </w:tcBorders>
          </w:tcPr>
          <w:p w14:paraId="4DDD92F3" w14:textId="77777777" w:rsidR="000877A7" w:rsidRPr="000877A7" w:rsidRDefault="000877A7" w:rsidP="000877A7">
            <w:pPr>
              <w:autoSpaceDE w:val="0"/>
              <w:autoSpaceDN w:val="0"/>
              <w:adjustRightInd w:val="0"/>
              <w:jc w:val="left"/>
              <w:rPr>
                <w:rFonts w:eastAsiaTheme="minorHAnsi" w:cs="Arial"/>
                <w:color w:val="000000"/>
                <w:sz w:val="20"/>
                <w:szCs w:val="20"/>
              </w:rPr>
            </w:pPr>
            <w:r w:rsidRPr="000877A7">
              <w:rPr>
                <w:rFonts w:eastAsiaTheme="minorHAnsi" w:cs="Arial"/>
                <w:color w:val="000000"/>
                <w:sz w:val="20"/>
                <w:szCs w:val="20"/>
              </w:rPr>
              <w:t>Планирование выполнено</w:t>
            </w:r>
          </w:p>
        </w:tc>
        <w:tc>
          <w:tcPr>
            <w:tcW w:w="1027" w:type="dxa"/>
            <w:tcBorders>
              <w:top w:val="single" w:sz="6" w:space="0" w:color="auto"/>
              <w:left w:val="single" w:sz="6" w:space="0" w:color="auto"/>
              <w:bottom w:val="single" w:sz="6" w:space="0" w:color="auto"/>
              <w:right w:val="single" w:sz="6" w:space="0" w:color="auto"/>
            </w:tcBorders>
          </w:tcPr>
          <w:p w14:paraId="485B65B8" w14:textId="77777777" w:rsidR="000877A7" w:rsidRPr="000877A7" w:rsidRDefault="000877A7" w:rsidP="000877A7">
            <w:pPr>
              <w:autoSpaceDE w:val="0"/>
              <w:autoSpaceDN w:val="0"/>
              <w:adjustRightInd w:val="0"/>
              <w:jc w:val="left"/>
              <w:rPr>
                <w:rFonts w:eastAsiaTheme="minorHAnsi" w:cs="Arial"/>
                <w:color w:val="000000"/>
                <w:sz w:val="20"/>
                <w:szCs w:val="20"/>
              </w:rPr>
            </w:pPr>
            <w:r w:rsidRPr="000877A7">
              <w:rPr>
                <w:rFonts w:eastAsiaTheme="minorHAnsi" w:cs="Arial"/>
                <w:color w:val="000000"/>
                <w:sz w:val="20"/>
                <w:szCs w:val="20"/>
              </w:rPr>
              <w:t>-</w:t>
            </w:r>
          </w:p>
        </w:tc>
        <w:tc>
          <w:tcPr>
            <w:tcW w:w="1950" w:type="dxa"/>
            <w:tcBorders>
              <w:top w:val="single" w:sz="6" w:space="0" w:color="auto"/>
              <w:left w:val="single" w:sz="6" w:space="0" w:color="auto"/>
              <w:bottom w:val="single" w:sz="6" w:space="0" w:color="auto"/>
              <w:right w:val="single" w:sz="6" w:space="0" w:color="auto"/>
            </w:tcBorders>
          </w:tcPr>
          <w:p w14:paraId="755A1DD4" w14:textId="77777777" w:rsidR="000877A7" w:rsidRPr="000877A7" w:rsidRDefault="000877A7" w:rsidP="000877A7">
            <w:pPr>
              <w:autoSpaceDE w:val="0"/>
              <w:autoSpaceDN w:val="0"/>
              <w:adjustRightInd w:val="0"/>
              <w:jc w:val="left"/>
              <w:rPr>
                <w:rFonts w:eastAsiaTheme="minorHAnsi" w:cs="Arial"/>
                <w:color w:val="000000"/>
                <w:sz w:val="20"/>
                <w:szCs w:val="20"/>
              </w:rPr>
            </w:pPr>
            <w:r w:rsidRPr="000877A7">
              <w:rPr>
                <w:rFonts w:eastAsiaTheme="minorHAnsi" w:cs="Arial"/>
                <w:color w:val="000000"/>
                <w:sz w:val="20"/>
                <w:szCs w:val="20"/>
              </w:rPr>
              <w:t>План работы складского персонала</w:t>
            </w:r>
          </w:p>
        </w:tc>
        <w:tc>
          <w:tcPr>
            <w:tcW w:w="1843" w:type="dxa"/>
            <w:tcBorders>
              <w:top w:val="single" w:sz="6" w:space="0" w:color="auto"/>
              <w:left w:val="single" w:sz="6" w:space="0" w:color="auto"/>
              <w:bottom w:val="single" w:sz="6" w:space="0" w:color="auto"/>
              <w:right w:val="single" w:sz="6" w:space="0" w:color="auto"/>
            </w:tcBorders>
          </w:tcPr>
          <w:p w14:paraId="1D3753FD" w14:textId="77777777" w:rsidR="000877A7" w:rsidRPr="000877A7" w:rsidRDefault="000877A7" w:rsidP="000877A7">
            <w:pPr>
              <w:autoSpaceDE w:val="0"/>
              <w:autoSpaceDN w:val="0"/>
              <w:adjustRightInd w:val="0"/>
              <w:jc w:val="left"/>
              <w:rPr>
                <w:rFonts w:eastAsiaTheme="minorHAnsi" w:cs="Arial"/>
                <w:color w:val="000000"/>
                <w:sz w:val="20"/>
                <w:szCs w:val="20"/>
              </w:rPr>
            </w:pPr>
            <w:r w:rsidRPr="000877A7">
              <w:rPr>
                <w:rFonts w:eastAsiaTheme="minorHAnsi" w:cs="Arial"/>
                <w:color w:val="000000"/>
                <w:sz w:val="20"/>
                <w:szCs w:val="20"/>
              </w:rPr>
              <w:t>План работы складского персонала</w:t>
            </w:r>
          </w:p>
        </w:tc>
        <w:tc>
          <w:tcPr>
            <w:tcW w:w="1842" w:type="dxa"/>
            <w:tcBorders>
              <w:top w:val="single" w:sz="6" w:space="0" w:color="auto"/>
              <w:left w:val="single" w:sz="6" w:space="0" w:color="auto"/>
              <w:bottom w:val="single" w:sz="6" w:space="0" w:color="auto"/>
              <w:right w:val="single" w:sz="6" w:space="0" w:color="auto"/>
            </w:tcBorders>
          </w:tcPr>
          <w:p w14:paraId="6E9DE20E" w14:textId="2F63F8D2" w:rsidR="000877A7" w:rsidRPr="000877A7" w:rsidRDefault="000877A7" w:rsidP="004E728B">
            <w:pPr>
              <w:autoSpaceDE w:val="0"/>
              <w:autoSpaceDN w:val="0"/>
              <w:adjustRightInd w:val="0"/>
              <w:jc w:val="left"/>
              <w:rPr>
                <w:rFonts w:eastAsiaTheme="minorHAnsi" w:cs="Arial"/>
                <w:color w:val="000000"/>
                <w:sz w:val="20"/>
                <w:szCs w:val="20"/>
              </w:rPr>
            </w:pPr>
            <w:r w:rsidRPr="000877A7">
              <w:rPr>
                <w:rFonts w:eastAsiaTheme="minorHAnsi" w:cs="Arial"/>
                <w:color w:val="000000"/>
                <w:sz w:val="20"/>
                <w:szCs w:val="20"/>
              </w:rPr>
              <w:t xml:space="preserve">Начальник складского хозяйства </w:t>
            </w:r>
            <w:del w:id="672" w:author="Кращенко Олег Владимирович (Подрядчик. ООО БерингПойнт)" w:date="2020-04-23T15:41:00Z">
              <w:r w:rsidRPr="000877A7" w:rsidDel="004E728B">
                <w:rPr>
                  <w:rFonts w:eastAsiaTheme="minorHAnsi" w:cs="Arial"/>
                  <w:color w:val="000000"/>
                  <w:sz w:val="20"/>
                  <w:szCs w:val="20"/>
                </w:rPr>
                <w:delText>БЕ ГОК</w:delText>
              </w:r>
            </w:del>
          </w:p>
        </w:tc>
      </w:tr>
    </w:tbl>
    <w:p w14:paraId="64C4A0AF" w14:textId="77777777" w:rsidR="003658E0" w:rsidRDefault="003658E0" w:rsidP="003658E0">
      <w:pPr>
        <w:ind w:firstLine="709"/>
      </w:pPr>
    </w:p>
    <w:p w14:paraId="7EB579A4" w14:textId="66553CDA" w:rsidR="003658E0" w:rsidRDefault="003658E0" w:rsidP="003658E0">
      <w:pPr>
        <w:ind w:firstLine="709"/>
      </w:pPr>
      <w:r w:rsidRPr="00D5251F">
        <w:t xml:space="preserve">Детальное описание шагов приведено в Приложении </w:t>
      </w:r>
      <w:r>
        <w:t>№ 3.</w:t>
      </w:r>
    </w:p>
    <w:p w14:paraId="13212E25" w14:textId="77777777" w:rsidR="000877A7" w:rsidRDefault="000877A7" w:rsidP="00455CEA"/>
    <w:p w14:paraId="63309C0E" w14:textId="1E0CCA53" w:rsidR="00214895" w:rsidRPr="00164E11" w:rsidRDefault="00102F55" w:rsidP="00240308">
      <w:pPr>
        <w:pStyle w:val="3"/>
      </w:pPr>
      <w:bookmarkStart w:id="673" w:name="_Toc523232544"/>
      <w:bookmarkStart w:id="674" w:name="_Toc523401908"/>
      <w:bookmarkStart w:id="675" w:name="_Toc523413727"/>
      <w:bookmarkStart w:id="676" w:name="_Toc524079866"/>
      <w:bookmarkStart w:id="677" w:name="_Toc524083169"/>
      <w:bookmarkStart w:id="678" w:name="_Toc525914735"/>
      <w:r>
        <w:lastRenderedPageBreak/>
        <w:t>О</w:t>
      </w:r>
      <w:r w:rsidR="00214895" w:rsidRPr="00164E11">
        <w:t xml:space="preserve">писание шагов бизнес-процесса </w:t>
      </w:r>
      <w:r w:rsidR="006A6CBA">
        <w:t>ПП-</w:t>
      </w:r>
      <w:r w:rsidR="00214895" w:rsidRPr="00164E11">
        <w:t>10.07.03.0</w:t>
      </w:r>
      <w:r w:rsidR="00BA7458" w:rsidRPr="00164E11">
        <w:t>1</w:t>
      </w:r>
      <w:r w:rsidR="00305068" w:rsidRPr="00164E11">
        <w:t>-</w:t>
      </w:r>
      <w:r w:rsidR="00305068" w:rsidRPr="00164E11">
        <w:rPr>
          <w:lang w:val="en-US"/>
        </w:rPr>
        <w:t>ERP</w:t>
      </w:r>
      <w:r w:rsidR="00817060">
        <w:t xml:space="preserve"> П</w:t>
      </w:r>
      <w:r w:rsidR="00BA7458" w:rsidRPr="00164E11">
        <w:t xml:space="preserve">риемка и размещение </w:t>
      </w:r>
      <w:r w:rsidR="00721A81">
        <w:t>МТР</w:t>
      </w:r>
      <w:r w:rsidR="00BA7458" w:rsidRPr="00164E11">
        <w:t xml:space="preserve"> на складе</w:t>
      </w:r>
      <w:bookmarkEnd w:id="673"/>
      <w:bookmarkEnd w:id="674"/>
      <w:bookmarkEnd w:id="675"/>
      <w:bookmarkEnd w:id="676"/>
      <w:bookmarkEnd w:id="677"/>
      <w:bookmarkEnd w:id="678"/>
    </w:p>
    <w:p w14:paraId="1F037F3D" w14:textId="06093725" w:rsidR="005F343B" w:rsidRDefault="005F343B" w:rsidP="005F343B">
      <w:pPr>
        <w:ind w:firstLine="709"/>
        <w:rPr>
          <w:rFonts w:eastAsiaTheme="majorEastAsia"/>
        </w:rPr>
      </w:pPr>
    </w:p>
    <w:p w14:paraId="792F4286" w14:textId="4E036CD8" w:rsidR="00C01062" w:rsidRPr="0090243D" w:rsidRDefault="00C01062" w:rsidP="00C01062">
      <w:pPr>
        <w:pStyle w:val="4"/>
        <w:spacing w:line="276" w:lineRule="auto"/>
      </w:pPr>
      <w:r>
        <w:t>Шаг процесса ПП-</w:t>
      </w:r>
      <w:r w:rsidRPr="0090243D">
        <w:t xml:space="preserve">10.07.03.01.005 </w:t>
      </w:r>
      <w:r w:rsidR="00072B2C">
        <w:t>–</w:t>
      </w:r>
      <w:r>
        <w:t xml:space="preserve"> </w:t>
      </w:r>
      <w:r w:rsidRPr="0090243D">
        <w:t>Контроль МТР</w:t>
      </w:r>
    </w:p>
    <w:p w14:paraId="2517FB1A" w14:textId="77777777" w:rsidR="00C01062" w:rsidRDefault="00C01062" w:rsidP="00072B2C">
      <w:pPr>
        <w:ind w:firstLine="709"/>
      </w:pPr>
      <w:r>
        <w:t>На данном шаге Кладовщик осуществляет контроль МТР, пришедших на разгрузку и товарно-сопроводительных документов. По результатам принимается решение о приемке МТР и допуске ТС на склад под разгрузку.</w:t>
      </w:r>
    </w:p>
    <w:p w14:paraId="2408E7FE" w14:textId="77777777" w:rsidR="00C01062" w:rsidRDefault="00C01062" w:rsidP="00072B2C">
      <w:pPr>
        <w:ind w:firstLine="709"/>
      </w:pPr>
      <w:r>
        <w:t>На данном шаге никакие операции в системе SAP не регистрируются.</w:t>
      </w:r>
    </w:p>
    <w:p w14:paraId="3B4FDA91" w14:textId="77777777" w:rsidR="005F343B" w:rsidRDefault="005F343B" w:rsidP="005F343B">
      <w:pPr>
        <w:ind w:firstLine="709"/>
        <w:rPr>
          <w:rFonts w:eastAsiaTheme="majorEastAsia"/>
        </w:rPr>
      </w:pPr>
    </w:p>
    <w:p w14:paraId="74748404" w14:textId="77777777" w:rsidR="0011133A" w:rsidRDefault="0011133A" w:rsidP="005F343B">
      <w:pPr>
        <w:ind w:firstLine="709"/>
        <w:rPr>
          <w:rFonts w:eastAsiaTheme="majorEastAsia"/>
        </w:rPr>
      </w:pPr>
    </w:p>
    <w:p w14:paraId="0A117B55" w14:textId="7ADE3DDA" w:rsidR="00696D9D" w:rsidRDefault="00016A19" w:rsidP="00CE04B9">
      <w:pPr>
        <w:ind w:firstLine="709"/>
        <w:jc w:val="right"/>
        <w:rPr>
          <w:b/>
        </w:rPr>
      </w:pPr>
      <w:r w:rsidRPr="00916FAB">
        <w:rPr>
          <w:rFonts w:cs="Arial"/>
          <w:b/>
          <w:sz w:val="22"/>
        </w:rPr>
        <w:t xml:space="preserve">Таблица </w:t>
      </w:r>
      <w:r>
        <w:rPr>
          <w:rFonts w:cs="Arial"/>
          <w:b/>
          <w:sz w:val="22"/>
        </w:rPr>
        <w:t>30</w:t>
      </w:r>
      <w:r w:rsidRPr="00916FAB">
        <w:rPr>
          <w:rFonts w:cs="Arial"/>
          <w:b/>
          <w:sz w:val="22"/>
        </w:rPr>
        <w:t xml:space="preserve">. Описание </w:t>
      </w:r>
      <w:r>
        <w:rPr>
          <w:rFonts w:cs="Arial"/>
          <w:b/>
          <w:sz w:val="22"/>
        </w:rPr>
        <w:t>шага «</w:t>
      </w:r>
      <w:r w:rsidR="00CE04B9">
        <w:rPr>
          <w:rFonts w:cs="Arial"/>
          <w:b/>
          <w:sz w:val="22"/>
        </w:rPr>
        <w:t>Контроль МТР»</w:t>
      </w:r>
    </w:p>
    <w:p w14:paraId="7D194AA2" w14:textId="00623F28" w:rsidR="00016A19" w:rsidRDefault="00016A19" w:rsidP="00072B2C">
      <w:pPr>
        <w:ind w:firstLine="709"/>
        <w:rPr>
          <w:b/>
        </w:rPr>
      </w:pPr>
    </w:p>
    <w:tbl>
      <w:tblPr>
        <w:tblW w:w="100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43"/>
        <w:gridCol w:w="2086"/>
        <w:gridCol w:w="1044"/>
        <w:gridCol w:w="1548"/>
        <w:gridCol w:w="1702"/>
        <w:gridCol w:w="1842"/>
      </w:tblGrid>
      <w:tr w:rsidR="00016A19" w:rsidRPr="00016A19" w14:paraId="29F4CB2C" w14:textId="77777777" w:rsidTr="004E13A3">
        <w:trPr>
          <w:trHeight w:val="67"/>
        </w:trPr>
        <w:tc>
          <w:tcPr>
            <w:tcW w:w="1843" w:type="dxa"/>
            <w:shd w:val="clear" w:color="auto" w:fill="FFC000"/>
          </w:tcPr>
          <w:p w14:paraId="5E1ED840" w14:textId="5EADC963" w:rsidR="00016A19" w:rsidRPr="00016A19" w:rsidRDefault="00016A19" w:rsidP="00016A1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2086" w:type="dxa"/>
            <w:shd w:val="clear" w:color="auto" w:fill="FFC000"/>
          </w:tcPr>
          <w:p w14:paraId="605B0137" w14:textId="4C13CAE8" w:rsidR="00016A19" w:rsidRPr="00016A19" w:rsidRDefault="00016A19" w:rsidP="00016A1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044" w:type="dxa"/>
            <w:shd w:val="clear" w:color="auto" w:fill="FFC000"/>
          </w:tcPr>
          <w:p w14:paraId="1E4A7F63" w14:textId="2E5C0E5C" w:rsidR="00016A19" w:rsidRPr="00016A19" w:rsidRDefault="00016A19" w:rsidP="00016A19">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548" w:type="dxa"/>
            <w:shd w:val="clear" w:color="auto" w:fill="FFC000"/>
          </w:tcPr>
          <w:p w14:paraId="2B05BBBA" w14:textId="1C9F9E5D" w:rsidR="00016A19" w:rsidRPr="00016A19" w:rsidRDefault="00016A19" w:rsidP="00016A1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702" w:type="dxa"/>
            <w:shd w:val="clear" w:color="auto" w:fill="FFC000"/>
          </w:tcPr>
          <w:p w14:paraId="15FFA258" w14:textId="328B1F71" w:rsidR="00016A19" w:rsidRPr="00016A19" w:rsidRDefault="00016A19" w:rsidP="00016A1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842" w:type="dxa"/>
            <w:shd w:val="clear" w:color="auto" w:fill="FFC000"/>
          </w:tcPr>
          <w:p w14:paraId="0B03C04C" w14:textId="1E41FABC" w:rsidR="00016A19" w:rsidRPr="00016A19" w:rsidRDefault="00016A19" w:rsidP="00016A1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016A19" w:rsidRPr="00016A19" w14:paraId="38D45B3F" w14:textId="77777777" w:rsidTr="004E13A3">
        <w:trPr>
          <w:trHeight w:val="67"/>
        </w:trPr>
        <w:tc>
          <w:tcPr>
            <w:tcW w:w="1843" w:type="dxa"/>
          </w:tcPr>
          <w:p w14:paraId="5A664111" w14:textId="4379ABF4" w:rsidR="00016A19" w:rsidRPr="00016A19" w:rsidRDefault="004E13A3" w:rsidP="00016A19">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016A19" w:rsidRPr="00016A19">
              <w:rPr>
                <w:rFonts w:eastAsiaTheme="minorHAnsi" w:cs="Arial"/>
                <w:color w:val="000000"/>
                <w:sz w:val="18"/>
                <w:szCs w:val="18"/>
              </w:rPr>
              <w:t>10.07.03.01.005</w:t>
            </w:r>
          </w:p>
        </w:tc>
        <w:tc>
          <w:tcPr>
            <w:tcW w:w="2086" w:type="dxa"/>
          </w:tcPr>
          <w:p w14:paraId="1FDB05CA" w14:textId="77777777" w:rsidR="00016A19" w:rsidRPr="00016A19" w:rsidRDefault="00016A19" w:rsidP="00016A19">
            <w:pPr>
              <w:autoSpaceDE w:val="0"/>
              <w:autoSpaceDN w:val="0"/>
              <w:adjustRightInd w:val="0"/>
              <w:jc w:val="left"/>
              <w:rPr>
                <w:rFonts w:eastAsiaTheme="minorHAnsi" w:cs="Arial"/>
                <w:color w:val="000000"/>
                <w:sz w:val="18"/>
                <w:szCs w:val="18"/>
              </w:rPr>
            </w:pPr>
            <w:r w:rsidRPr="00016A19">
              <w:rPr>
                <w:rFonts w:eastAsiaTheme="minorHAnsi" w:cs="Arial"/>
                <w:color w:val="000000"/>
                <w:sz w:val="18"/>
                <w:szCs w:val="18"/>
              </w:rPr>
              <w:t>Требуется приемка МТР на склад не под управлением WMS</w:t>
            </w:r>
          </w:p>
        </w:tc>
        <w:tc>
          <w:tcPr>
            <w:tcW w:w="1044" w:type="dxa"/>
          </w:tcPr>
          <w:p w14:paraId="3079DD57" w14:textId="77777777" w:rsidR="00016A19" w:rsidRPr="00016A19" w:rsidRDefault="00016A19" w:rsidP="00016A19">
            <w:pPr>
              <w:autoSpaceDE w:val="0"/>
              <w:autoSpaceDN w:val="0"/>
              <w:adjustRightInd w:val="0"/>
              <w:jc w:val="left"/>
              <w:rPr>
                <w:rFonts w:eastAsiaTheme="minorHAnsi" w:cs="Arial"/>
                <w:color w:val="000000"/>
                <w:sz w:val="20"/>
                <w:szCs w:val="20"/>
              </w:rPr>
            </w:pPr>
            <w:r w:rsidRPr="00016A19">
              <w:rPr>
                <w:rFonts w:eastAsiaTheme="minorHAnsi" w:cs="Arial"/>
                <w:color w:val="000000"/>
                <w:sz w:val="20"/>
                <w:szCs w:val="20"/>
              </w:rPr>
              <w:t>-</w:t>
            </w:r>
          </w:p>
        </w:tc>
        <w:tc>
          <w:tcPr>
            <w:tcW w:w="1548" w:type="dxa"/>
          </w:tcPr>
          <w:p w14:paraId="4E2D2CF8" w14:textId="77777777" w:rsidR="00016A19" w:rsidRPr="00016A19" w:rsidRDefault="00016A19" w:rsidP="00016A19">
            <w:pPr>
              <w:autoSpaceDE w:val="0"/>
              <w:autoSpaceDN w:val="0"/>
              <w:adjustRightInd w:val="0"/>
              <w:jc w:val="left"/>
              <w:rPr>
                <w:rFonts w:eastAsiaTheme="minorHAnsi" w:cs="Arial"/>
                <w:color w:val="000000"/>
                <w:sz w:val="18"/>
                <w:szCs w:val="18"/>
              </w:rPr>
            </w:pPr>
            <w:r w:rsidRPr="00016A19">
              <w:rPr>
                <w:rFonts w:eastAsiaTheme="minorHAnsi" w:cs="Arial"/>
                <w:color w:val="000000"/>
                <w:sz w:val="18"/>
                <w:szCs w:val="18"/>
              </w:rPr>
              <w:t>Товаросопроводительные документы (Получены)</w:t>
            </w:r>
          </w:p>
        </w:tc>
        <w:tc>
          <w:tcPr>
            <w:tcW w:w="1702" w:type="dxa"/>
          </w:tcPr>
          <w:p w14:paraId="3623022E" w14:textId="77777777" w:rsidR="00016A19" w:rsidRPr="00016A19" w:rsidRDefault="00016A19" w:rsidP="00016A19">
            <w:pPr>
              <w:autoSpaceDE w:val="0"/>
              <w:autoSpaceDN w:val="0"/>
              <w:adjustRightInd w:val="0"/>
              <w:jc w:val="left"/>
              <w:rPr>
                <w:rFonts w:eastAsiaTheme="minorHAnsi" w:cs="Arial"/>
                <w:color w:val="000000"/>
                <w:sz w:val="18"/>
                <w:szCs w:val="18"/>
              </w:rPr>
            </w:pPr>
            <w:r w:rsidRPr="00016A19">
              <w:rPr>
                <w:rFonts w:eastAsiaTheme="minorHAnsi" w:cs="Arial"/>
                <w:color w:val="000000"/>
                <w:sz w:val="18"/>
                <w:szCs w:val="18"/>
              </w:rPr>
              <w:t>Товаросопроводительные документы (Сверены)</w:t>
            </w:r>
          </w:p>
        </w:tc>
        <w:tc>
          <w:tcPr>
            <w:tcW w:w="1842" w:type="dxa"/>
          </w:tcPr>
          <w:p w14:paraId="738AE687" w14:textId="16F387EF" w:rsidR="00016A19" w:rsidRDefault="00016A19" w:rsidP="00016A19">
            <w:pPr>
              <w:autoSpaceDE w:val="0"/>
              <w:autoSpaceDN w:val="0"/>
              <w:adjustRightInd w:val="0"/>
              <w:jc w:val="left"/>
              <w:rPr>
                <w:rFonts w:eastAsiaTheme="minorHAnsi" w:cs="Arial"/>
                <w:color w:val="000000"/>
                <w:sz w:val="18"/>
                <w:szCs w:val="18"/>
              </w:rPr>
            </w:pPr>
            <w:del w:id="679" w:author="Кращенко Олег Владимирович (Подрядчик. ООО БерингПойнт)" w:date="2020-04-23T15:41:00Z">
              <w:r w:rsidRPr="00016A19" w:rsidDel="004E728B">
                <w:rPr>
                  <w:rFonts w:eastAsiaTheme="minorHAnsi" w:cs="Arial"/>
                  <w:color w:val="000000"/>
                  <w:sz w:val="18"/>
                  <w:szCs w:val="18"/>
                </w:rPr>
                <w:delText>Кладовщик СП</w:delText>
              </w:r>
            </w:del>
            <w:ins w:id="680" w:author="Кращенко Олег Владимирович (Подрядчик. ООО БерингПойнт)" w:date="2020-04-23T15:41:00Z">
              <w:r w:rsidR="004E728B">
                <w:rPr>
                  <w:rFonts w:eastAsiaTheme="minorHAnsi" w:cs="Arial"/>
                  <w:color w:val="000000"/>
                  <w:sz w:val="18"/>
                  <w:szCs w:val="18"/>
                </w:rPr>
                <w:t>Кладовщик</w:t>
              </w:r>
            </w:ins>
          </w:p>
          <w:p w14:paraId="31E5CF55" w14:textId="1DB2D92A" w:rsidR="00016A19" w:rsidRDefault="00016A19" w:rsidP="00016A19">
            <w:pPr>
              <w:autoSpaceDE w:val="0"/>
              <w:autoSpaceDN w:val="0"/>
              <w:adjustRightInd w:val="0"/>
              <w:jc w:val="left"/>
              <w:rPr>
                <w:rFonts w:eastAsiaTheme="minorHAnsi" w:cs="Arial"/>
                <w:color w:val="000000"/>
                <w:sz w:val="18"/>
                <w:szCs w:val="18"/>
              </w:rPr>
            </w:pPr>
            <w:del w:id="681" w:author="Кращенко Олег Владимирович (Подрядчик. ООО БерингПойнт)" w:date="2020-04-23T15:42:00Z">
              <w:r w:rsidDel="004E728B">
                <w:rPr>
                  <w:rFonts w:eastAsiaTheme="minorHAnsi" w:cs="Arial"/>
                  <w:color w:val="000000"/>
                  <w:sz w:val="18"/>
                  <w:szCs w:val="18"/>
                </w:rPr>
                <w:delText>Кладовщик БЕ ГОК</w:delText>
              </w:r>
            </w:del>
            <w:ins w:id="682" w:author="Кращенко Олег Владимирович (Подрядчик. ООО БерингПойнт)" w:date="2020-04-23T15:42:00Z">
              <w:r w:rsidR="004E728B">
                <w:rPr>
                  <w:rFonts w:eastAsiaTheme="minorHAnsi" w:cs="Arial"/>
                  <w:color w:val="000000"/>
                  <w:sz w:val="18"/>
                  <w:szCs w:val="18"/>
                </w:rPr>
                <w:t>Кладовщик</w:t>
              </w:r>
            </w:ins>
          </w:p>
          <w:p w14:paraId="7817819D" w14:textId="77777777" w:rsidR="00016A19" w:rsidRPr="00016A19" w:rsidRDefault="00016A19" w:rsidP="00016A19">
            <w:pPr>
              <w:autoSpaceDE w:val="0"/>
              <w:autoSpaceDN w:val="0"/>
              <w:adjustRightInd w:val="0"/>
              <w:jc w:val="left"/>
              <w:rPr>
                <w:rFonts w:eastAsiaTheme="minorHAnsi" w:cs="Arial"/>
                <w:color w:val="000000"/>
                <w:sz w:val="18"/>
                <w:szCs w:val="18"/>
              </w:rPr>
            </w:pPr>
          </w:p>
        </w:tc>
      </w:tr>
    </w:tbl>
    <w:p w14:paraId="56597380" w14:textId="77777777" w:rsidR="00016A19" w:rsidRDefault="00016A19" w:rsidP="00072B2C">
      <w:pPr>
        <w:ind w:firstLine="709"/>
        <w:rPr>
          <w:b/>
        </w:rPr>
      </w:pPr>
    </w:p>
    <w:p w14:paraId="72E6BB0F" w14:textId="77777777" w:rsidR="00DA5574" w:rsidRDefault="00DA5574" w:rsidP="00072B2C">
      <w:pPr>
        <w:ind w:firstLine="709"/>
        <w:rPr>
          <w:b/>
        </w:rPr>
      </w:pPr>
    </w:p>
    <w:p w14:paraId="74D3E76D" w14:textId="77777777" w:rsidR="00016A19" w:rsidRDefault="00016A19" w:rsidP="00072B2C">
      <w:pPr>
        <w:ind w:firstLine="709"/>
        <w:rPr>
          <w:b/>
        </w:rPr>
      </w:pPr>
    </w:p>
    <w:p w14:paraId="13141B4E" w14:textId="68AE842C" w:rsidR="00072B2C" w:rsidRPr="00072B2C" w:rsidRDefault="00072B2C" w:rsidP="00072B2C">
      <w:pPr>
        <w:ind w:firstLine="709"/>
        <w:rPr>
          <w:b/>
        </w:rPr>
      </w:pPr>
      <w:r w:rsidRPr="00072B2C">
        <w:rPr>
          <w:b/>
        </w:rPr>
        <w:t>ПОСТУПЛЕНИЕ МТР НА СКЛАД В РАМКАХ ДОГОВОРА ЗАКУПКИ</w:t>
      </w:r>
    </w:p>
    <w:p w14:paraId="14213C52" w14:textId="1B033380" w:rsidR="005F343B" w:rsidRDefault="005F343B" w:rsidP="005F343B">
      <w:pPr>
        <w:ind w:firstLine="709"/>
        <w:rPr>
          <w:rFonts w:eastAsiaTheme="majorEastAsia"/>
        </w:rPr>
      </w:pPr>
    </w:p>
    <w:p w14:paraId="2FAA2DB4" w14:textId="3749671A" w:rsidR="00072B2C" w:rsidRPr="0085504B" w:rsidRDefault="00072B2C" w:rsidP="00072B2C">
      <w:pPr>
        <w:pStyle w:val="4"/>
      </w:pPr>
      <w:r>
        <w:t>Шаг процесса ПП-</w:t>
      </w:r>
      <w:r w:rsidRPr="0085504B">
        <w:t xml:space="preserve">10.07.03.01.010 </w:t>
      </w:r>
      <w:r>
        <w:t xml:space="preserve">– </w:t>
      </w:r>
      <w:r w:rsidRPr="0085504B">
        <w:t>Проведение входного контроля - Приёмка по качеству и количеству</w:t>
      </w:r>
    </w:p>
    <w:p w14:paraId="345D7366" w14:textId="77777777" w:rsidR="00265F99" w:rsidRDefault="00265F99" w:rsidP="00072B2C">
      <w:pPr>
        <w:ind w:firstLine="709"/>
      </w:pPr>
    </w:p>
    <w:p w14:paraId="2EA80F29" w14:textId="15BAA520" w:rsidR="00072B2C" w:rsidRDefault="00072B2C" w:rsidP="00072B2C">
      <w:pPr>
        <w:ind w:firstLine="709"/>
      </w:pPr>
      <w:r w:rsidRPr="004C2F04">
        <w:t xml:space="preserve">При получении МТР </w:t>
      </w:r>
      <w:r>
        <w:t>Кладовщик</w:t>
      </w:r>
      <w:r w:rsidRPr="004C2F04">
        <w:t xml:space="preserve"> осуществляет сверку ф</w:t>
      </w:r>
      <w:r>
        <w:t>актически принимаемых МТР товарно-</w:t>
      </w:r>
      <w:r w:rsidRPr="004C2F04">
        <w:t>сопроводительным документам, в т.ч. сертификатам, паспортам, ГОСТам, ТУ и т.д.</w:t>
      </w:r>
    </w:p>
    <w:p w14:paraId="005A574A" w14:textId="4FB05292" w:rsidR="00072B2C" w:rsidRDefault="00072B2C" w:rsidP="00072B2C">
      <w:pPr>
        <w:ind w:firstLine="709"/>
      </w:pPr>
      <w:r>
        <w:t>На данном шаге никакие операции в системе SAP не регистрируются.</w:t>
      </w:r>
    </w:p>
    <w:p w14:paraId="3A5C7A04" w14:textId="77777777" w:rsidR="00072B2C" w:rsidRDefault="00072B2C" w:rsidP="00072B2C">
      <w:pPr>
        <w:ind w:firstLine="709"/>
      </w:pPr>
    </w:p>
    <w:p w14:paraId="35C20C83" w14:textId="3F5F80D7" w:rsidR="00934DEA" w:rsidRDefault="00934DEA" w:rsidP="00934DEA">
      <w:pPr>
        <w:ind w:firstLine="709"/>
        <w:jc w:val="right"/>
      </w:pPr>
      <w:r w:rsidRPr="00916FAB">
        <w:rPr>
          <w:rFonts w:cs="Arial"/>
          <w:b/>
          <w:sz w:val="22"/>
        </w:rPr>
        <w:t xml:space="preserve">Таблица </w:t>
      </w:r>
      <w:r>
        <w:rPr>
          <w:rFonts w:cs="Arial"/>
          <w:b/>
          <w:sz w:val="22"/>
        </w:rPr>
        <w:t>3</w:t>
      </w:r>
      <w:r w:rsidR="00016A19">
        <w:rPr>
          <w:rFonts w:cs="Arial"/>
          <w:b/>
          <w:sz w:val="22"/>
        </w:rPr>
        <w:t>1</w:t>
      </w:r>
      <w:r w:rsidRPr="00916FAB">
        <w:rPr>
          <w:rFonts w:cs="Arial"/>
          <w:b/>
          <w:sz w:val="22"/>
        </w:rPr>
        <w:t xml:space="preserve">. Описание </w:t>
      </w:r>
      <w:r>
        <w:rPr>
          <w:rFonts w:cs="Arial"/>
          <w:b/>
          <w:sz w:val="22"/>
        </w:rPr>
        <w:t>шага «Проведение входного контроля – приемка по качеству и количеству»</w:t>
      </w:r>
    </w:p>
    <w:p w14:paraId="43D1FC7A" w14:textId="1E344A1E" w:rsidR="00934DEA" w:rsidRDefault="00934DEA" w:rsidP="00072B2C">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2268"/>
        <w:gridCol w:w="1044"/>
        <w:gridCol w:w="1366"/>
        <w:gridCol w:w="1559"/>
        <w:gridCol w:w="2126"/>
      </w:tblGrid>
      <w:tr w:rsidR="00934DEA" w:rsidRPr="00934DEA" w14:paraId="2BA44808" w14:textId="77777777" w:rsidTr="004E13A3">
        <w:trPr>
          <w:trHeight w:val="125"/>
        </w:trPr>
        <w:tc>
          <w:tcPr>
            <w:tcW w:w="1873" w:type="dxa"/>
            <w:tcBorders>
              <w:top w:val="single" w:sz="6" w:space="0" w:color="auto"/>
              <w:left w:val="single" w:sz="6" w:space="0" w:color="auto"/>
              <w:bottom w:val="single" w:sz="6" w:space="0" w:color="auto"/>
              <w:right w:val="single" w:sz="6" w:space="0" w:color="auto"/>
            </w:tcBorders>
            <w:shd w:val="clear" w:color="auto" w:fill="FFC000"/>
          </w:tcPr>
          <w:p w14:paraId="2F05F3EF" w14:textId="55B3A413" w:rsidR="00934DEA" w:rsidRPr="00934DEA" w:rsidRDefault="00934DEA" w:rsidP="00934DEA">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Номер шага</w:t>
            </w:r>
          </w:p>
        </w:tc>
        <w:tc>
          <w:tcPr>
            <w:tcW w:w="2268" w:type="dxa"/>
            <w:tcBorders>
              <w:top w:val="single" w:sz="6" w:space="0" w:color="auto"/>
              <w:left w:val="single" w:sz="6" w:space="0" w:color="auto"/>
              <w:bottom w:val="single" w:sz="6" w:space="0" w:color="auto"/>
              <w:right w:val="single" w:sz="6" w:space="0" w:color="auto"/>
            </w:tcBorders>
            <w:shd w:val="clear" w:color="auto" w:fill="FFC000"/>
          </w:tcPr>
          <w:p w14:paraId="126BDF89" w14:textId="67AA6024" w:rsidR="00934DEA" w:rsidRPr="00934DEA" w:rsidRDefault="00934DEA" w:rsidP="00934DEA">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clear" w:color="auto" w:fill="FFC000"/>
          </w:tcPr>
          <w:p w14:paraId="4F6B37BA" w14:textId="0E372CDB" w:rsidR="00934DEA" w:rsidRPr="00934DEA" w:rsidRDefault="00934DEA" w:rsidP="00934DEA">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366" w:type="dxa"/>
            <w:tcBorders>
              <w:top w:val="single" w:sz="6" w:space="0" w:color="auto"/>
              <w:left w:val="single" w:sz="6" w:space="0" w:color="auto"/>
              <w:bottom w:val="single" w:sz="6" w:space="0" w:color="auto"/>
              <w:right w:val="single" w:sz="6" w:space="0" w:color="auto"/>
            </w:tcBorders>
            <w:shd w:val="clear" w:color="auto" w:fill="FFC000"/>
          </w:tcPr>
          <w:p w14:paraId="5F45B3CF" w14:textId="75C096FC" w:rsidR="00934DEA" w:rsidRPr="00934DEA" w:rsidRDefault="00934DEA" w:rsidP="00934DEA">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Вход</w:t>
            </w:r>
          </w:p>
        </w:tc>
        <w:tc>
          <w:tcPr>
            <w:tcW w:w="1559" w:type="dxa"/>
            <w:tcBorders>
              <w:top w:val="single" w:sz="6" w:space="0" w:color="auto"/>
              <w:left w:val="single" w:sz="6" w:space="0" w:color="auto"/>
              <w:bottom w:val="single" w:sz="6" w:space="0" w:color="auto"/>
              <w:right w:val="single" w:sz="6" w:space="0" w:color="auto"/>
            </w:tcBorders>
            <w:shd w:val="clear" w:color="auto" w:fill="FFC000"/>
          </w:tcPr>
          <w:p w14:paraId="100FF2DB" w14:textId="786D420C" w:rsidR="00934DEA" w:rsidRPr="00934DEA" w:rsidRDefault="00934DEA" w:rsidP="00934DEA">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Результат</w:t>
            </w:r>
          </w:p>
        </w:tc>
        <w:tc>
          <w:tcPr>
            <w:tcW w:w="2126" w:type="dxa"/>
            <w:tcBorders>
              <w:top w:val="single" w:sz="6" w:space="0" w:color="auto"/>
              <w:left w:val="single" w:sz="6" w:space="0" w:color="auto"/>
              <w:bottom w:val="single" w:sz="6" w:space="0" w:color="auto"/>
              <w:right w:val="single" w:sz="6" w:space="0" w:color="auto"/>
            </w:tcBorders>
            <w:shd w:val="clear" w:color="auto" w:fill="FFC000"/>
          </w:tcPr>
          <w:p w14:paraId="4EE46930" w14:textId="128BB3FC" w:rsidR="00934DEA" w:rsidRPr="00934DEA" w:rsidRDefault="00934DEA" w:rsidP="00934DEA">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Бизнес-роль</w:t>
            </w:r>
          </w:p>
        </w:tc>
      </w:tr>
      <w:tr w:rsidR="00934DEA" w:rsidRPr="00934DEA" w14:paraId="5686B0BF" w14:textId="77777777" w:rsidTr="004E13A3">
        <w:trPr>
          <w:trHeight w:val="125"/>
        </w:trPr>
        <w:tc>
          <w:tcPr>
            <w:tcW w:w="1873" w:type="dxa"/>
            <w:tcBorders>
              <w:top w:val="single" w:sz="6" w:space="0" w:color="auto"/>
              <w:left w:val="single" w:sz="6" w:space="0" w:color="auto"/>
              <w:bottom w:val="single" w:sz="6" w:space="0" w:color="auto"/>
              <w:right w:val="single" w:sz="6" w:space="0" w:color="auto"/>
            </w:tcBorders>
          </w:tcPr>
          <w:p w14:paraId="6BBC1CCF" w14:textId="21A416DF" w:rsidR="00934DEA" w:rsidRPr="00934DEA" w:rsidRDefault="004E13A3" w:rsidP="00934DEA">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934DEA" w:rsidRPr="00934DEA">
              <w:rPr>
                <w:rFonts w:eastAsiaTheme="minorHAnsi" w:cs="Arial"/>
                <w:color w:val="000000"/>
                <w:sz w:val="20"/>
                <w:szCs w:val="20"/>
              </w:rPr>
              <w:t>10.07.03.01.010</w:t>
            </w:r>
          </w:p>
        </w:tc>
        <w:tc>
          <w:tcPr>
            <w:tcW w:w="2268" w:type="dxa"/>
            <w:tcBorders>
              <w:top w:val="single" w:sz="6" w:space="0" w:color="auto"/>
              <w:left w:val="single" w:sz="6" w:space="0" w:color="auto"/>
              <w:bottom w:val="single" w:sz="6" w:space="0" w:color="auto"/>
              <w:right w:val="single" w:sz="6" w:space="0" w:color="auto"/>
            </w:tcBorders>
          </w:tcPr>
          <w:p w14:paraId="2AAA27F6" w14:textId="77777777" w:rsidR="00934DEA" w:rsidRPr="00934DEA" w:rsidRDefault="00934DEA" w:rsidP="00934DEA">
            <w:pPr>
              <w:autoSpaceDE w:val="0"/>
              <w:autoSpaceDN w:val="0"/>
              <w:adjustRightInd w:val="0"/>
              <w:jc w:val="left"/>
              <w:rPr>
                <w:rFonts w:eastAsiaTheme="minorHAnsi" w:cs="Arial"/>
                <w:color w:val="000000"/>
                <w:sz w:val="20"/>
                <w:szCs w:val="20"/>
              </w:rPr>
            </w:pPr>
            <w:r w:rsidRPr="00934DEA">
              <w:rPr>
                <w:rFonts w:eastAsiaTheme="minorHAnsi" w:cs="Arial"/>
                <w:color w:val="000000"/>
                <w:sz w:val="20"/>
                <w:szCs w:val="20"/>
              </w:rPr>
              <w:t xml:space="preserve">Прибытие груза в место первичного поступления от внешнего поставщика, запланированного вх. поставкой </w:t>
            </w:r>
          </w:p>
        </w:tc>
        <w:tc>
          <w:tcPr>
            <w:tcW w:w="1044" w:type="dxa"/>
            <w:tcBorders>
              <w:top w:val="single" w:sz="6" w:space="0" w:color="auto"/>
              <w:left w:val="single" w:sz="6" w:space="0" w:color="auto"/>
              <w:bottom w:val="single" w:sz="6" w:space="0" w:color="auto"/>
              <w:right w:val="single" w:sz="6" w:space="0" w:color="auto"/>
            </w:tcBorders>
          </w:tcPr>
          <w:p w14:paraId="5CCBDE75" w14:textId="77777777" w:rsidR="00934DEA" w:rsidRPr="00934DEA" w:rsidRDefault="00934DEA" w:rsidP="00934DEA">
            <w:pPr>
              <w:autoSpaceDE w:val="0"/>
              <w:autoSpaceDN w:val="0"/>
              <w:adjustRightInd w:val="0"/>
              <w:jc w:val="left"/>
              <w:rPr>
                <w:rFonts w:eastAsiaTheme="minorHAnsi" w:cs="Arial"/>
                <w:color w:val="000000"/>
                <w:sz w:val="20"/>
                <w:szCs w:val="20"/>
              </w:rPr>
            </w:pPr>
            <w:r w:rsidRPr="00934DEA">
              <w:rPr>
                <w:rFonts w:eastAsiaTheme="minorHAnsi" w:cs="Arial"/>
                <w:color w:val="000000"/>
                <w:sz w:val="20"/>
                <w:szCs w:val="20"/>
              </w:rPr>
              <w:t>-</w:t>
            </w:r>
          </w:p>
        </w:tc>
        <w:tc>
          <w:tcPr>
            <w:tcW w:w="1366" w:type="dxa"/>
            <w:tcBorders>
              <w:top w:val="single" w:sz="6" w:space="0" w:color="auto"/>
              <w:left w:val="single" w:sz="6" w:space="0" w:color="auto"/>
              <w:bottom w:val="single" w:sz="6" w:space="0" w:color="auto"/>
              <w:right w:val="single" w:sz="6" w:space="0" w:color="auto"/>
            </w:tcBorders>
          </w:tcPr>
          <w:p w14:paraId="14222365" w14:textId="77777777" w:rsidR="00934DEA" w:rsidRPr="00934DEA" w:rsidRDefault="00934DEA" w:rsidP="00934DEA">
            <w:pPr>
              <w:autoSpaceDE w:val="0"/>
              <w:autoSpaceDN w:val="0"/>
              <w:adjustRightInd w:val="0"/>
              <w:jc w:val="left"/>
              <w:rPr>
                <w:rFonts w:eastAsiaTheme="minorHAnsi" w:cs="Arial"/>
                <w:color w:val="000000"/>
                <w:sz w:val="20"/>
                <w:szCs w:val="20"/>
              </w:rPr>
            </w:pPr>
            <w:r w:rsidRPr="00934DEA">
              <w:rPr>
                <w:rFonts w:eastAsiaTheme="minorHAnsi" w:cs="Arial"/>
                <w:color w:val="000000"/>
                <w:sz w:val="20"/>
                <w:szCs w:val="20"/>
              </w:rPr>
              <w:t>Товаросопроводительные документы (Получены)</w:t>
            </w:r>
          </w:p>
        </w:tc>
        <w:tc>
          <w:tcPr>
            <w:tcW w:w="1559" w:type="dxa"/>
            <w:tcBorders>
              <w:top w:val="single" w:sz="6" w:space="0" w:color="auto"/>
              <w:left w:val="single" w:sz="6" w:space="0" w:color="auto"/>
              <w:bottom w:val="single" w:sz="6" w:space="0" w:color="auto"/>
              <w:right w:val="single" w:sz="6" w:space="0" w:color="auto"/>
            </w:tcBorders>
          </w:tcPr>
          <w:p w14:paraId="7CB49AF3" w14:textId="77777777" w:rsidR="00934DEA" w:rsidRPr="00934DEA" w:rsidRDefault="00934DEA" w:rsidP="00934DEA">
            <w:pPr>
              <w:autoSpaceDE w:val="0"/>
              <w:autoSpaceDN w:val="0"/>
              <w:adjustRightInd w:val="0"/>
              <w:jc w:val="left"/>
              <w:rPr>
                <w:rFonts w:eastAsiaTheme="minorHAnsi" w:cs="Arial"/>
                <w:color w:val="000000"/>
                <w:sz w:val="20"/>
                <w:szCs w:val="20"/>
              </w:rPr>
            </w:pPr>
            <w:r w:rsidRPr="00934DEA">
              <w:rPr>
                <w:rFonts w:eastAsiaTheme="minorHAnsi" w:cs="Arial"/>
                <w:color w:val="000000"/>
                <w:sz w:val="20"/>
                <w:szCs w:val="20"/>
              </w:rPr>
              <w:t>Товаросопроводительные документы (Сверены)</w:t>
            </w:r>
          </w:p>
          <w:p w14:paraId="37A9647F" w14:textId="77777777" w:rsidR="00934DEA" w:rsidRPr="00934DEA" w:rsidRDefault="00934DEA" w:rsidP="00934DEA">
            <w:pPr>
              <w:autoSpaceDE w:val="0"/>
              <w:autoSpaceDN w:val="0"/>
              <w:adjustRightInd w:val="0"/>
              <w:jc w:val="left"/>
              <w:rPr>
                <w:rFonts w:eastAsiaTheme="minorHAnsi" w:cs="Arial"/>
                <w:color w:val="000000"/>
                <w:sz w:val="20"/>
                <w:szCs w:val="20"/>
              </w:rPr>
            </w:pPr>
            <w:r w:rsidRPr="00934DEA">
              <w:rPr>
                <w:rFonts w:eastAsiaTheme="minorHAnsi" w:cs="Arial"/>
                <w:color w:val="000000"/>
                <w:sz w:val="20"/>
                <w:szCs w:val="20"/>
              </w:rPr>
              <w:t>М-7</w:t>
            </w:r>
          </w:p>
        </w:tc>
        <w:tc>
          <w:tcPr>
            <w:tcW w:w="2126" w:type="dxa"/>
            <w:tcBorders>
              <w:top w:val="single" w:sz="6" w:space="0" w:color="auto"/>
              <w:left w:val="single" w:sz="6" w:space="0" w:color="auto"/>
              <w:bottom w:val="single" w:sz="6" w:space="0" w:color="auto"/>
              <w:right w:val="single" w:sz="6" w:space="0" w:color="auto"/>
            </w:tcBorders>
          </w:tcPr>
          <w:p w14:paraId="78813EAA" w14:textId="77777777" w:rsidR="00934DEA" w:rsidRPr="00934DEA" w:rsidRDefault="00934DEA" w:rsidP="00934DEA">
            <w:pPr>
              <w:autoSpaceDE w:val="0"/>
              <w:autoSpaceDN w:val="0"/>
              <w:adjustRightInd w:val="0"/>
              <w:jc w:val="left"/>
              <w:rPr>
                <w:rFonts w:eastAsiaTheme="minorHAnsi" w:cs="Arial"/>
                <w:color w:val="000000"/>
                <w:sz w:val="20"/>
                <w:szCs w:val="20"/>
              </w:rPr>
            </w:pPr>
            <w:r w:rsidRPr="00934DEA">
              <w:rPr>
                <w:rFonts w:eastAsiaTheme="minorHAnsi" w:cs="Arial"/>
                <w:color w:val="000000"/>
                <w:sz w:val="20"/>
                <w:szCs w:val="20"/>
              </w:rPr>
              <w:t>Ответственный за приёмку по качеству СП</w:t>
            </w:r>
          </w:p>
          <w:p w14:paraId="114DFA7E" w14:textId="7141EEA1" w:rsidR="00934DEA" w:rsidRPr="00934DEA" w:rsidRDefault="00934DEA" w:rsidP="00934DEA">
            <w:pPr>
              <w:autoSpaceDE w:val="0"/>
              <w:autoSpaceDN w:val="0"/>
              <w:adjustRightInd w:val="0"/>
              <w:jc w:val="left"/>
              <w:rPr>
                <w:rFonts w:eastAsiaTheme="minorHAnsi" w:cs="Arial"/>
                <w:color w:val="000000"/>
                <w:sz w:val="20"/>
                <w:szCs w:val="20"/>
              </w:rPr>
            </w:pPr>
            <w:del w:id="683" w:author="Кращенко Олег Владимирович (Подрядчик. ООО БерингПойнт)" w:date="2020-04-23T15:42:00Z">
              <w:r w:rsidRPr="00934DEA" w:rsidDel="004E728B">
                <w:rPr>
                  <w:rFonts w:eastAsiaTheme="minorHAnsi" w:cs="Arial"/>
                  <w:color w:val="000000"/>
                  <w:sz w:val="20"/>
                  <w:szCs w:val="20"/>
                </w:rPr>
                <w:delText>Кладовщик БЕ ГОК</w:delText>
              </w:r>
            </w:del>
            <w:ins w:id="684" w:author="Кращенко Олег Владимирович (Подрядчик. ООО БерингПойнт)" w:date="2020-04-23T15:42:00Z">
              <w:r w:rsidR="004E728B">
                <w:rPr>
                  <w:rFonts w:eastAsiaTheme="minorHAnsi" w:cs="Arial"/>
                  <w:color w:val="000000"/>
                  <w:sz w:val="20"/>
                  <w:szCs w:val="20"/>
                </w:rPr>
                <w:t>Кладовщик</w:t>
              </w:r>
            </w:ins>
          </w:p>
          <w:p w14:paraId="778F7BA0" w14:textId="65EEA7AE" w:rsidR="00934DEA" w:rsidRPr="00934DEA" w:rsidRDefault="00934DEA" w:rsidP="00BD116E">
            <w:pPr>
              <w:autoSpaceDE w:val="0"/>
              <w:autoSpaceDN w:val="0"/>
              <w:adjustRightInd w:val="0"/>
              <w:jc w:val="left"/>
              <w:rPr>
                <w:rFonts w:eastAsiaTheme="minorHAnsi" w:cs="Arial"/>
                <w:color w:val="000000"/>
                <w:sz w:val="20"/>
                <w:szCs w:val="20"/>
              </w:rPr>
            </w:pPr>
            <w:del w:id="685" w:author="Кращенко Олег Владимирович (Подрядчик. ООО БерингПойнт)" w:date="2020-04-23T15:41:00Z">
              <w:r w:rsidRPr="00934DEA" w:rsidDel="004E728B">
                <w:rPr>
                  <w:rFonts w:eastAsiaTheme="minorHAnsi" w:cs="Arial"/>
                  <w:color w:val="000000"/>
                  <w:sz w:val="20"/>
                  <w:szCs w:val="20"/>
                </w:rPr>
                <w:delText>Кладовщик СП</w:delText>
              </w:r>
            </w:del>
          </w:p>
        </w:tc>
      </w:tr>
    </w:tbl>
    <w:p w14:paraId="2B20A3AF" w14:textId="77777777" w:rsidR="00934DEA" w:rsidRDefault="00934DEA" w:rsidP="00072B2C">
      <w:pPr>
        <w:ind w:firstLine="709"/>
      </w:pPr>
    </w:p>
    <w:p w14:paraId="0674689C" w14:textId="77777777" w:rsidR="00934DEA" w:rsidRDefault="00934DEA" w:rsidP="00072B2C">
      <w:pPr>
        <w:ind w:firstLine="709"/>
      </w:pPr>
    </w:p>
    <w:p w14:paraId="24D3589F" w14:textId="1475E719" w:rsidR="00072B2C" w:rsidRPr="00376D23" w:rsidRDefault="00072B2C" w:rsidP="00072B2C">
      <w:pPr>
        <w:pStyle w:val="4"/>
      </w:pPr>
      <w:r>
        <w:t xml:space="preserve">Шаг процесса </w:t>
      </w:r>
      <w:r w:rsidRPr="00376D23">
        <w:t xml:space="preserve">ПП-10.07.03.01.015 </w:t>
      </w:r>
      <w:r>
        <w:t xml:space="preserve">– </w:t>
      </w:r>
      <w:r w:rsidRPr="00376D23">
        <w:t>Поступление МТР, кроме наливных</w:t>
      </w:r>
    </w:p>
    <w:p w14:paraId="0874F67B" w14:textId="77777777" w:rsidR="00265F99" w:rsidRDefault="00265F99" w:rsidP="00072B2C">
      <w:pPr>
        <w:ind w:firstLine="709"/>
        <w:rPr>
          <w:rFonts w:cs="Arial"/>
        </w:rPr>
      </w:pPr>
    </w:p>
    <w:p w14:paraId="0285CB16" w14:textId="40A5456A" w:rsidR="00072B2C" w:rsidRPr="009321EC" w:rsidRDefault="00072B2C" w:rsidP="00072B2C">
      <w:pPr>
        <w:ind w:firstLine="709"/>
        <w:rPr>
          <w:rFonts w:cs="Arial"/>
        </w:rPr>
      </w:pPr>
      <w:r>
        <w:rPr>
          <w:rFonts w:cs="Arial"/>
        </w:rPr>
        <w:t>Кладовщик выполняет пересчет/взвешивание фактически полученных материалов. При приемке оборудования кладовщик п</w:t>
      </w:r>
      <w:r w:rsidR="003C3E0D">
        <w:rPr>
          <w:rFonts w:cs="Arial"/>
        </w:rPr>
        <w:t>роверяет в системе, что все тех.</w:t>
      </w:r>
      <w:r>
        <w:rPr>
          <w:rFonts w:cs="Arial"/>
        </w:rPr>
        <w:t>инспекции были проведены и</w:t>
      </w:r>
      <w:r w:rsidRPr="009D6829">
        <w:rPr>
          <w:rFonts w:cs="Arial"/>
        </w:rPr>
        <w:t xml:space="preserve"> необходимые документы приложены</w:t>
      </w:r>
      <w:r>
        <w:rPr>
          <w:rFonts w:cs="Arial"/>
        </w:rPr>
        <w:t xml:space="preserve">. Детальнее данный процесс описывается в КД </w:t>
      </w:r>
      <w:r w:rsidR="00A97DD3" w:rsidRPr="001A23AC">
        <w:rPr>
          <w:rFonts w:cs="Arial"/>
          <w:szCs w:val="24"/>
          <w:lang w:val="en-US"/>
        </w:rPr>
        <w:t>ERP</w:t>
      </w:r>
      <w:r w:rsidR="00A97DD3" w:rsidRPr="001A23AC">
        <w:rPr>
          <w:rFonts w:cs="Arial"/>
          <w:szCs w:val="24"/>
        </w:rPr>
        <w:t>.5.1.59</w:t>
      </w:r>
      <w:r w:rsidR="00A97DD3" w:rsidRPr="00A93775">
        <w:rPr>
          <w:rFonts w:cs="Arial"/>
          <w:sz w:val="20"/>
        </w:rPr>
        <w:t xml:space="preserve"> </w:t>
      </w:r>
      <w:r>
        <w:rPr>
          <w:rFonts w:cs="Arial"/>
        </w:rPr>
        <w:t>«</w:t>
      </w:r>
      <w:r w:rsidRPr="009321EC">
        <w:rPr>
          <w:rFonts w:cs="Arial"/>
        </w:rPr>
        <w:t>Закупка МТР, работ, услуг</w:t>
      </w:r>
      <w:r>
        <w:rPr>
          <w:rFonts w:cs="Arial"/>
        </w:rPr>
        <w:t>»</w:t>
      </w:r>
      <w:r w:rsidRPr="009D6829">
        <w:rPr>
          <w:rFonts w:cs="Arial"/>
        </w:rPr>
        <w:t>.</w:t>
      </w:r>
    </w:p>
    <w:p w14:paraId="61CCBB18" w14:textId="09900464" w:rsidR="00072B2C" w:rsidRDefault="00072B2C" w:rsidP="00072B2C">
      <w:pPr>
        <w:ind w:firstLine="709"/>
        <w:rPr>
          <w:rFonts w:cs="Arial"/>
        </w:rPr>
      </w:pPr>
      <w:r>
        <w:rPr>
          <w:rFonts w:cs="Arial"/>
        </w:rPr>
        <w:t>На данном шаге никакие операции в системе SAP не регистрируются.</w:t>
      </w:r>
    </w:p>
    <w:p w14:paraId="4F12AFEC" w14:textId="77777777" w:rsidR="00CF6696" w:rsidRDefault="00CF6696" w:rsidP="00072B2C">
      <w:pPr>
        <w:ind w:firstLine="709"/>
        <w:rPr>
          <w:rFonts w:cs="Arial"/>
        </w:rPr>
      </w:pPr>
    </w:p>
    <w:p w14:paraId="4F3F9AFB" w14:textId="3455A232" w:rsidR="001B0FD6" w:rsidRDefault="001B0FD6" w:rsidP="001B0FD6">
      <w:pPr>
        <w:ind w:firstLine="709"/>
        <w:jc w:val="right"/>
      </w:pPr>
      <w:r w:rsidRPr="00916FAB">
        <w:rPr>
          <w:rFonts w:cs="Arial"/>
          <w:b/>
          <w:sz w:val="22"/>
        </w:rPr>
        <w:t xml:space="preserve">Таблица </w:t>
      </w:r>
      <w:r>
        <w:rPr>
          <w:rFonts w:cs="Arial"/>
          <w:b/>
          <w:sz w:val="22"/>
        </w:rPr>
        <w:t>3</w:t>
      </w:r>
      <w:r w:rsidR="00016A19">
        <w:rPr>
          <w:rFonts w:cs="Arial"/>
          <w:b/>
          <w:sz w:val="22"/>
        </w:rPr>
        <w:t>2</w:t>
      </w:r>
      <w:r w:rsidRPr="00916FAB">
        <w:rPr>
          <w:rFonts w:cs="Arial"/>
          <w:b/>
          <w:sz w:val="22"/>
        </w:rPr>
        <w:t xml:space="preserve">. Описание </w:t>
      </w:r>
      <w:r>
        <w:rPr>
          <w:rFonts w:cs="Arial"/>
          <w:b/>
          <w:sz w:val="22"/>
        </w:rPr>
        <w:t>шага «Поступление МТР, кроме наливных»</w:t>
      </w:r>
    </w:p>
    <w:p w14:paraId="167A7448" w14:textId="77777777" w:rsidR="001B0FD6" w:rsidRDefault="001B0FD6" w:rsidP="00072B2C">
      <w:pPr>
        <w:ind w:firstLine="709"/>
        <w:rPr>
          <w:rFonts w:cs="Arial"/>
        </w:rPr>
      </w:pPr>
    </w:p>
    <w:tbl>
      <w:tblPr>
        <w:tblW w:w="1006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2410"/>
        <w:gridCol w:w="1044"/>
        <w:gridCol w:w="1366"/>
        <w:gridCol w:w="1559"/>
        <w:gridCol w:w="1944"/>
      </w:tblGrid>
      <w:tr w:rsidR="001B0FD6" w:rsidRPr="001B0FD6" w14:paraId="640A69AA" w14:textId="77777777" w:rsidTr="00AF3A3F">
        <w:trPr>
          <w:trHeight w:val="67"/>
        </w:trPr>
        <w:tc>
          <w:tcPr>
            <w:tcW w:w="1741" w:type="dxa"/>
            <w:shd w:val="clear" w:color="auto" w:fill="FFC000"/>
          </w:tcPr>
          <w:p w14:paraId="71032E50" w14:textId="5D76FD68"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2410" w:type="dxa"/>
            <w:shd w:val="clear" w:color="auto" w:fill="FFC000"/>
          </w:tcPr>
          <w:p w14:paraId="2214B417" w14:textId="38E46D27"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044" w:type="dxa"/>
            <w:shd w:val="clear" w:color="auto" w:fill="FFC000"/>
          </w:tcPr>
          <w:p w14:paraId="0F4DA81B" w14:textId="2E3C3A00" w:rsidR="001B0FD6" w:rsidRPr="001B0FD6" w:rsidRDefault="001B0FD6" w:rsidP="001B0FD6">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366" w:type="dxa"/>
            <w:shd w:val="clear" w:color="auto" w:fill="FFC000"/>
          </w:tcPr>
          <w:p w14:paraId="3136CDCE" w14:textId="5789DAC1"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559" w:type="dxa"/>
            <w:shd w:val="clear" w:color="auto" w:fill="FFC000"/>
          </w:tcPr>
          <w:p w14:paraId="1E8221F1" w14:textId="5E9A0643"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944" w:type="dxa"/>
            <w:shd w:val="clear" w:color="auto" w:fill="FFC000"/>
          </w:tcPr>
          <w:p w14:paraId="015CE6AF" w14:textId="55EF249C"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1B0FD6" w:rsidRPr="001B0FD6" w14:paraId="15B759BE" w14:textId="77777777" w:rsidTr="00AF3A3F">
        <w:trPr>
          <w:trHeight w:val="67"/>
        </w:trPr>
        <w:tc>
          <w:tcPr>
            <w:tcW w:w="1741" w:type="dxa"/>
          </w:tcPr>
          <w:p w14:paraId="344A2DB8" w14:textId="4E592E77" w:rsidR="001B0FD6" w:rsidRPr="001B0FD6" w:rsidRDefault="004E13A3" w:rsidP="001B0FD6">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1B0FD6" w:rsidRPr="001B0FD6">
              <w:rPr>
                <w:rFonts w:eastAsiaTheme="minorHAnsi" w:cs="Arial"/>
                <w:color w:val="000000"/>
                <w:sz w:val="18"/>
                <w:szCs w:val="18"/>
              </w:rPr>
              <w:t>10.07.03.01.015</w:t>
            </w:r>
          </w:p>
        </w:tc>
        <w:tc>
          <w:tcPr>
            <w:tcW w:w="2410" w:type="dxa"/>
          </w:tcPr>
          <w:p w14:paraId="1CC8B02E" w14:textId="77777777" w:rsidR="001B0FD6" w:rsidRPr="001B0FD6" w:rsidRDefault="001B0FD6" w:rsidP="001B0FD6">
            <w:pPr>
              <w:autoSpaceDE w:val="0"/>
              <w:autoSpaceDN w:val="0"/>
              <w:adjustRightInd w:val="0"/>
              <w:jc w:val="left"/>
              <w:rPr>
                <w:rFonts w:eastAsiaTheme="minorHAnsi" w:cs="Arial"/>
                <w:color w:val="000000"/>
                <w:sz w:val="18"/>
                <w:szCs w:val="18"/>
              </w:rPr>
            </w:pPr>
            <w:r w:rsidRPr="001B0FD6">
              <w:rPr>
                <w:rFonts w:eastAsiaTheme="minorHAnsi" w:cs="Arial"/>
                <w:color w:val="000000"/>
                <w:sz w:val="18"/>
                <w:szCs w:val="18"/>
              </w:rPr>
              <w:t>Поступили МТР, не обрабатываемые наливом</w:t>
            </w:r>
          </w:p>
        </w:tc>
        <w:tc>
          <w:tcPr>
            <w:tcW w:w="1044" w:type="dxa"/>
          </w:tcPr>
          <w:p w14:paraId="5A1BA15C" w14:textId="77777777" w:rsidR="001B0FD6" w:rsidRPr="001B0FD6" w:rsidRDefault="001B0FD6" w:rsidP="001B0FD6">
            <w:pPr>
              <w:autoSpaceDE w:val="0"/>
              <w:autoSpaceDN w:val="0"/>
              <w:adjustRightInd w:val="0"/>
              <w:jc w:val="left"/>
              <w:rPr>
                <w:rFonts w:eastAsiaTheme="minorHAnsi" w:cs="Arial"/>
                <w:color w:val="000000"/>
                <w:sz w:val="20"/>
                <w:szCs w:val="20"/>
              </w:rPr>
            </w:pPr>
            <w:r w:rsidRPr="001B0FD6">
              <w:rPr>
                <w:rFonts w:eastAsiaTheme="minorHAnsi" w:cs="Arial"/>
                <w:color w:val="000000"/>
                <w:sz w:val="20"/>
                <w:szCs w:val="20"/>
              </w:rPr>
              <w:t>-</w:t>
            </w:r>
          </w:p>
        </w:tc>
        <w:tc>
          <w:tcPr>
            <w:tcW w:w="1366" w:type="dxa"/>
          </w:tcPr>
          <w:p w14:paraId="710A3FA7" w14:textId="77777777" w:rsidR="001B0FD6" w:rsidRPr="001B0FD6" w:rsidRDefault="001B0FD6" w:rsidP="001B0FD6">
            <w:pPr>
              <w:autoSpaceDE w:val="0"/>
              <w:autoSpaceDN w:val="0"/>
              <w:adjustRightInd w:val="0"/>
              <w:jc w:val="left"/>
              <w:rPr>
                <w:rFonts w:eastAsiaTheme="minorHAnsi" w:cs="Arial"/>
                <w:color w:val="000000"/>
                <w:sz w:val="18"/>
                <w:szCs w:val="18"/>
              </w:rPr>
            </w:pPr>
            <w:r w:rsidRPr="001B0FD6">
              <w:rPr>
                <w:rFonts w:eastAsiaTheme="minorHAnsi" w:cs="Arial"/>
                <w:color w:val="000000"/>
                <w:sz w:val="18"/>
                <w:szCs w:val="18"/>
              </w:rPr>
              <w:t>Входящая поставка</w:t>
            </w:r>
          </w:p>
        </w:tc>
        <w:tc>
          <w:tcPr>
            <w:tcW w:w="1559" w:type="dxa"/>
          </w:tcPr>
          <w:p w14:paraId="3138E5D3" w14:textId="77777777" w:rsidR="001B0FD6" w:rsidRPr="001B0FD6" w:rsidRDefault="001B0FD6" w:rsidP="001B0FD6">
            <w:pPr>
              <w:autoSpaceDE w:val="0"/>
              <w:autoSpaceDN w:val="0"/>
              <w:adjustRightInd w:val="0"/>
              <w:jc w:val="left"/>
              <w:rPr>
                <w:rFonts w:eastAsiaTheme="minorHAnsi" w:cs="Arial"/>
                <w:color w:val="000000"/>
                <w:sz w:val="18"/>
                <w:szCs w:val="18"/>
              </w:rPr>
            </w:pPr>
            <w:r w:rsidRPr="001B0FD6">
              <w:rPr>
                <w:rFonts w:eastAsiaTheme="minorHAnsi" w:cs="Arial"/>
                <w:color w:val="000000"/>
                <w:sz w:val="18"/>
                <w:szCs w:val="18"/>
              </w:rPr>
              <w:t>Входящая поставка</w:t>
            </w:r>
          </w:p>
        </w:tc>
        <w:tc>
          <w:tcPr>
            <w:tcW w:w="1944" w:type="dxa"/>
          </w:tcPr>
          <w:p w14:paraId="6ED5A8BD" w14:textId="3ACE1083" w:rsidR="001B0FD6" w:rsidRPr="001B0FD6" w:rsidRDefault="001B0FD6" w:rsidP="001B0FD6">
            <w:pPr>
              <w:autoSpaceDE w:val="0"/>
              <w:autoSpaceDN w:val="0"/>
              <w:adjustRightInd w:val="0"/>
              <w:jc w:val="left"/>
              <w:rPr>
                <w:rFonts w:eastAsiaTheme="minorHAnsi" w:cs="Arial"/>
                <w:color w:val="000000"/>
                <w:sz w:val="18"/>
                <w:szCs w:val="18"/>
              </w:rPr>
            </w:pPr>
            <w:del w:id="686" w:author="Кращенко Олег Владимирович (Подрядчик. ООО БерингПойнт)" w:date="2020-04-23T15:41:00Z">
              <w:r w:rsidRPr="001B0FD6" w:rsidDel="004E728B">
                <w:rPr>
                  <w:rFonts w:eastAsiaTheme="minorHAnsi" w:cs="Arial"/>
                  <w:color w:val="000000"/>
                  <w:sz w:val="18"/>
                  <w:szCs w:val="18"/>
                </w:rPr>
                <w:delText>Кладовщик СП</w:delText>
              </w:r>
            </w:del>
            <w:ins w:id="687" w:author="Кращенко Олег Владимирович (Подрядчик. ООО БерингПойнт)" w:date="2020-04-23T15:41:00Z">
              <w:r w:rsidR="004E728B">
                <w:rPr>
                  <w:rFonts w:eastAsiaTheme="minorHAnsi" w:cs="Arial"/>
                  <w:color w:val="000000"/>
                  <w:sz w:val="18"/>
                  <w:szCs w:val="18"/>
                </w:rPr>
                <w:t>Кладовщик</w:t>
              </w:r>
            </w:ins>
          </w:p>
        </w:tc>
      </w:tr>
    </w:tbl>
    <w:p w14:paraId="2625BE97" w14:textId="77777777" w:rsidR="001B0FD6" w:rsidRDefault="001B0FD6" w:rsidP="00072B2C">
      <w:pPr>
        <w:ind w:firstLine="709"/>
        <w:rPr>
          <w:rFonts w:cs="Arial"/>
        </w:rPr>
      </w:pPr>
    </w:p>
    <w:p w14:paraId="09805333" w14:textId="77777777" w:rsidR="001B0FD6" w:rsidRDefault="001B0FD6" w:rsidP="00072B2C">
      <w:pPr>
        <w:ind w:firstLine="709"/>
        <w:rPr>
          <w:rFonts w:cs="Arial"/>
        </w:rPr>
      </w:pPr>
    </w:p>
    <w:p w14:paraId="06327917" w14:textId="4D70211D" w:rsidR="00072B2C" w:rsidRPr="00376D23" w:rsidRDefault="00072B2C" w:rsidP="00072B2C">
      <w:pPr>
        <w:pStyle w:val="4"/>
      </w:pPr>
      <w:r>
        <w:t>Шаг процесса ПП-</w:t>
      </w:r>
      <w:r w:rsidRPr="00376D23">
        <w:t xml:space="preserve">10.07.03.01.017 </w:t>
      </w:r>
      <w:r>
        <w:t xml:space="preserve">– </w:t>
      </w:r>
      <w:r w:rsidRPr="00376D23">
        <w:t>Выполнение замеров ГСМ</w:t>
      </w:r>
    </w:p>
    <w:p w14:paraId="1C9C5C8A" w14:textId="77777777" w:rsidR="00265F99" w:rsidRDefault="00265F99" w:rsidP="00072B2C">
      <w:pPr>
        <w:ind w:firstLine="709"/>
        <w:rPr>
          <w:rFonts w:cs="Arial"/>
        </w:rPr>
      </w:pPr>
    </w:p>
    <w:p w14:paraId="2F3A1CED" w14:textId="256EBC6E" w:rsidR="00A10C19" w:rsidRDefault="00072B2C" w:rsidP="00A10C19">
      <w:pPr>
        <w:ind w:firstLine="709"/>
        <w:rPr>
          <w:rFonts w:cs="Arial"/>
        </w:rPr>
      </w:pPr>
      <w:r w:rsidRPr="00431975">
        <w:rPr>
          <w:rFonts w:cs="Arial"/>
        </w:rPr>
        <w:t xml:space="preserve">В случае приемки ГСМ наливом </w:t>
      </w:r>
      <w:r w:rsidR="00A10C19">
        <w:rPr>
          <w:rFonts w:cs="Arial"/>
        </w:rPr>
        <w:t xml:space="preserve">выполнение замеров производится посредством </w:t>
      </w:r>
      <w:r w:rsidR="00D207EC">
        <w:rPr>
          <w:rFonts w:cs="Arial"/>
        </w:rPr>
        <w:t xml:space="preserve">измерительного </w:t>
      </w:r>
      <w:commentRangeStart w:id="688"/>
      <w:commentRangeStart w:id="689"/>
      <w:r w:rsidR="00D207EC">
        <w:rPr>
          <w:rFonts w:cs="Arial"/>
        </w:rPr>
        <w:t>щупа</w:t>
      </w:r>
      <w:commentRangeEnd w:id="688"/>
      <w:r w:rsidR="005070C0">
        <w:rPr>
          <w:rStyle w:val="aff7"/>
        </w:rPr>
        <w:commentReference w:id="688"/>
      </w:r>
      <w:commentRangeEnd w:id="689"/>
      <w:r w:rsidR="0044057F">
        <w:rPr>
          <w:rStyle w:val="aff7"/>
        </w:rPr>
        <w:commentReference w:id="689"/>
      </w:r>
      <w:ins w:id="690" w:author="Tukhbatov Ruslan" w:date="2020-04-22T09:18:00Z">
        <w:r w:rsidR="00311B81">
          <w:rPr>
            <w:rFonts w:cs="Arial"/>
          </w:rPr>
          <w:t>, ареометра, термометра</w:t>
        </w:r>
      </w:ins>
      <w:r w:rsidR="00D207EC">
        <w:rPr>
          <w:rFonts w:cs="Arial"/>
        </w:rPr>
        <w:t>.</w:t>
      </w:r>
    </w:p>
    <w:p w14:paraId="27DF75A8" w14:textId="77777777" w:rsidR="004C4B6E" w:rsidRDefault="004C4B6E" w:rsidP="004C4B6E">
      <w:pPr>
        <w:ind w:firstLine="709"/>
        <w:rPr>
          <w:rFonts w:cs="Arial"/>
        </w:rPr>
      </w:pPr>
      <w:r>
        <w:rPr>
          <w:rFonts w:cs="Arial"/>
        </w:rPr>
        <w:t>На данном шаге никакие операции в системе SAP не регистрируются.</w:t>
      </w:r>
    </w:p>
    <w:p w14:paraId="33798563" w14:textId="77777777" w:rsidR="004236E2" w:rsidRDefault="004236E2" w:rsidP="004C4B6E">
      <w:pPr>
        <w:ind w:firstLine="709"/>
        <w:rPr>
          <w:rFonts w:cs="Arial"/>
        </w:rPr>
      </w:pPr>
    </w:p>
    <w:p w14:paraId="18007145" w14:textId="508E96B5" w:rsidR="001B0FD6" w:rsidRDefault="001B0FD6" w:rsidP="001B0FD6">
      <w:pPr>
        <w:ind w:firstLine="709"/>
        <w:jc w:val="right"/>
      </w:pPr>
      <w:r w:rsidRPr="00916FAB">
        <w:rPr>
          <w:rFonts w:cs="Arial"/>
          <w:b/>
          <w:sz w:val="22"/>
        </w:rPr>
        <w:t xml:space="preserve">Таблица </w:t>
      </w:r>
      <w:r>
        <w:rPr>
          <w:rFonts w:cs="Arial"/>
          <w:b/>
          <w:sz w:val="22"/>
        </w:rPr>
        <w:t>3</w:t>
      </w:r>
      <w:r w:rsidR="00016A19">
        <w:rPr>
          <w:rFonts w:cs="Arial"/>
          <w:b/>
          <w:sz w:val="22"/>
        </w:rPr>
        <w:t>3</w:t>
      </w:r>
      <w:r w:rsidRPr="00916FAB">
        <w:rPr>
          <w:rFonts w:cs="Arial"/>
          <w:b/>
          <w:sz w:val="22"/>
        </w:rPr>
        <w:t xml:space="preserve">. Описание </w:t>
      </w:r>
      <w:r>
        <w:rPr>
          <w:rFonts w:cs="Arial"/>
          <w:b/>
          <w:sz w:val="22"/>
        </w:rPr>
        <w:t>шага «Выполнение замеров ГСМ»</w:t>
      </w:r>
    </w:p>
    <w:p w14:paraId="5A31205D" w14:textId="77777777" w:rsidR="001B0FD6" w:rsidRDefault="001B0FD6" w:rsidP="00072B2C">
      <w:pPr>
        <w:ind w:firstLine="709"/>
        <w:rPr>
          <w:rFonts w:cs="Arial"/>
        </w:rPr>
      </w:pPr>
    </w:p>
    <w:tbl>
      <w:tblPr>
        <w:tblW w:w="100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43"/>
        <w:gridCol w:w="1559"/>
        <w:gridCol w:w="1044"/>
        <w:gridCol w:w="1650"/>
        <w:gridCol w:w="2464"/>
        <w:gridCol w:w="1505"/>
      </w:tblGrid>
      <w:tr w:rsidR="001B0FD6" w:rsidRPr="001B0FD6" w14:paraId="6216F72D" w14:textId="77777777" w:rsidTr="004E13A3">
        <w:trPr>
          <w:trHeight w:val="118"/>
        </w:trPr>
        <w:tc>
          <w:tcPr>
            <w:tcW w:w="1843" w:type="dxa"/>
            <w:shd w:val="clear" w:color="auto" w:fill="FFC000"/>
          </w:tcPr>
          <w:p w14:paraId="6D49826F" w14:textId="000B6591"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1559" w:type="dxa"/>
            <w:shd w:val="clear" w:color="auto" w:fill="FFC000"/>
          </w:tcPr>
          <w:p w14:paraId="381DC7D9" w14:textId="5044249F"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044" w:type="dxa"/>
            <w:shd w:val="clear" w:color="auto" w:fill="FFC000"/>
          </w:tcPr>
          <w:p w14:paraId="69889C7B" w14:textId="613DC366" w:rsidR="001B0FD6" w:rsidRPr="001B0FD6" w:rsidRDefault="001B0FD6" w:rsidP="001B0FD6">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650" w:type="dxa"/>
            <w:shd w:val="clear" w:color="auto" w:fill="FFC000"/>
          </w:tcPr>
          <w:p w14:paraId="38E813EB" w14:textId="197E0D27"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2464" w:type="dxa"/>
            <w:shd w:val="clear" w:color="auto" w:fill="FFC000"/>
          </w:tcPr>
          <w:p w14:paraId="3A50F42A" w14:textId="13CB56A1"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505" w:type="dxa"/>
            <w:shd w:val="clear" w:color="auto" w:fill="FFC000"/>
          </w:tcPr>
          <w:p w14:paraId="4EB3C846" w14:textId="7AC72092" w:rsidR="001B0FD6" w:rsidRPr="001B0FD6" w:rsidRDefault="001B0FD6" w:rsidP="001B0FD6">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1B0FD6" w:rsidRPr="001B0FD6" w14:paraId="2747AEA5" w14:textId="77777777" w:rsidTr="004E13A3">
        <w:trPr>
          <w:trHeight w:val="118"/>
        </w:trPr>
        <w:tc>
          <w:tcPr>
            <w:tcW w:w="1843" w:type="dxa"/>
          </w:tcPr>
          <w:p w14:paraId="3590B320" w14:textId="4B8B6422" w:rsidR="001B0FD6" w:rsidRPr="001B0FD6" w:rsidRDefault="004E13A3" w:rsidP="001B0FD6">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1B0FD6" w:rsidRPr="001B0FD6">
              <w:rPr>
                <w:rFonts w:eastAsiaTheme="minorHAnsi" w:cs="Arial"/>
                <w:color w:val="000000"/>
                <w:sz w:val="18"/>
                <w:szCs w:val="18"/>
              </w:rPr>
              <w:t>10.07.03.01.017</w:t>
            </w:r>
          </w:p>
        </w:tc>
        <w:tc>
          <w:tcPr>
            <w:tcW w:w="1559" w:type="dxa"/>
          </w:tcPr>
          <w:p w14:paraId="0B34947E" w14:textId="77777777" w:rsidR="001B0FD6" w:rsidRPr="001B0FD6" w:rsidRDefault="001B0FD6" w:rsidP="001B0FD6">
            <w:pPr>
              <w:autoSpaceDE w:val="0"/>
              <w:autoSpaceDN w:val="0"/>
              <w:adjustRightInd w:val="0"/>
              <w:jc w:val="left"/>
              <w:rPr>
                <w:rFonts w:eastAsiaTheme="minorHAnsi" w:cs="Arial"/>
                <w:color w:val="000000"/>
                <w:sz w:val="18"/>
                <w:szCs w:val="18"/>
              </w:rPr>
            </w:pPr>
            <w:r w:rsidRPr="001B0FD6">
              <w:rPr>
                <w:rFonts w:eastAsiaTheme="minorHAnsi" w:cs="Arial"/>
                <w:color w:val="000000"/>
                <w:sz w:val="18"/>
                <w:szCs w:val="18"/>
              </w:rPr>
              <w:t>Поступили МТР наливом</w:t>
            </w:r>
          </w:p>
        </w:tc>
        <w:tc>
          <w:tcPr>
            <w:tcW w:w="1044" w:type="dxa"/>
          </w:tcPr>
          <w:p w14:paraId="7B314C49" w14:textId="77777777" w:rsidR="001B0FD6" w:rsidRPr="001B0FD6" w:rsidRDefault="001B0FD6" w:rsidP="001B0FD6">
            <w:pPr>
              <w:autoSpaceDE w:val="0"/>
              <w:autoSpaceDN w:val="0"/>
              <w:adjustRightInd w:val="0"/>
              <w:jc w:val="left"/>
              <w:rPr>
                <w:rFonts w:eastAsiaTheme="minorHAnsi" w:cs="Arial"/>
                <w:color w:val="000000"/>
                <w:sz w:val="20"/>
                <w:szCs w:val="20"/>
              </w:rPr>
            </w:pPr>
            <w:r w:rsidRPr="001B0FD6">
              <w:rPr>
                <w:rFonts w:eastAsiaTheme="minorHAnsi" w:cs="Arial"/>
                <w:color w:val="000000"/>
                <w:sz w:val="20"/>
                <w:szCs w:val="20"/>
              </w:rPr>
              <w:t>-</w:t>
            </w:r>
          </w:p>
        </w:tc>
        <w:tc>
          <w:tcPr>
            <w:tcW w:w="1650" w:type="dxa"/>
          </w:tcPr>
          <w:p w14:paraId="2D48744C" w14:textId="77777777" w:rsidR="001B0FD6" w:rsidRPr="001B0FD6" w:rsidRDefault="001B0FD6" w:rsidP="001B0FD6">
            <w:pPr>
              <w:autoSpaceDE w:val="0"/>
              <w:autoSpaceDN w:val="0"/>
              <w:adjustRightInd w:val="0"/>
              <w:jc w:val="left"/>
              <w:rPr>
                <w:rFonts w:eastAsiaTheme="minorHAnsi" w:cs="Arial"/>
                <w:color w:val="000000"/>
                <w:sz w:val="18"/>
                <w:szCs w:val="18"/>
              </w:rPr>
            </w:pPr>
            <w:r w:rsidRPr="001B0FD6">
              <w:rPr>
                <w:rFonts w:eastAsiaTheme="minorHAnsi" w:cs="Arial"/>
                <w:color w:val="000000"/>
                <w:sz w:val="18"/>
                <w:szCs w:val="18"/>
              </w:rPr>
              <w:t>Входящая поставка</w:t>
            </w:r>
          </w:p>
        </w:tc>
        <w:tc>
          <w:tcPr>
            <w:tcW w:w="2464" w:type="dxa"/>
          </w:tcPr>
          <w:p w14:paraId="210EA6A5" w14:textId="1489FF51" w:rsidR="001B0FD6" w:rsidRPr="001B0FD6" w:rsidRDefault="001B0FD6" w:rsidP="001B0FD6">
            <w:pPr>
              <w:autoSpaceDE w:val="0"/>
              <w:autoSpaceDN w:val="0"/>
              <w:adjustRightInd w:val="0"/>
              <w:jc w:val="left"/>
              <w:rPr>
                <w:rFonts w:eastAsiaTheme="minorHAnsi" w:cs="Arial"/>
                <w:color w:val="000000"/>
                <w:sz w:val="18"/>
                <w:szCs w:val="18"/>
              </w:rPr>
            </w:pPr>
            <w:r w:rsidRPr="001B0FD6">
              <w:rPr>
                <w:rFonts w:eastAsiaTheme="minorHAnsi" w:cs="Arial"/>
                <w:color w:val="000000"/>
                <w:sz w:val="18"/>
                <w:szCs w:val="18"/>
              </w:rPr>
              <w:t>Входящая поставка</w:t>
            </w:r>
          </w:p>
        </w:tc>
        <w:tc>
          <w:tcPr>
            <w:tcW w:w="1505" w:type="dxa"/>
          </w:tcPr>
          <w:p w14:paraId="58E053B2" w14:textId="77777777" w:rsidR="001B0FD6" w:rsidRDefault="001B0FD6" w:rsidP="001B0FD6">
            <w:pPr>
              <w:autoSpaceDE w:val="0"/>
              <w:autoSpaceDN w:val="0"/>
              <w:adjustRightInd w:val="0"/>
              <w:jc w:val="left"/>
              <w:rPr>
                <w:ins w:id="691" w:author="Tukhbatov Ruslan" w:date="2020-04-22T09:18:00Z"/>
                <w:rFonts w:eastAsiaTheme="minorHAnsi" w:cs="Arial"/>
                <w:color w:val="000000"/>
                <w:sz w:val="18"/>
                <w:szCs w:val="18"/>
              </w:rPr>
            </w:pPr>
            <w:commentRangeStart w:id="692"/>
            <w:commentRangeStart w:id="693"/>
            <w:del w:id="694" w:author="Tukhbatov Ruslan" w:date="2020-04-22T09:18:00Z">
              <w:r w:rsidRPr="001B0FD6" w:rsidDel="00311B81">
                <w:rPr>
                  <w:rFonts w:eastAsiaTheme="minorHAnsi" w:cs="Arial"/>
                  <w:color w:val="000000"/>
                  <w:sz w:val="18"/>
                  <w:szCs w:val="18"/>
                </w:rPr>
                <w:delText>Автоматически</w:delText>
              </w:r>
              <w:commentRangeEnd w:id="692"/>
              <w:r w:rsidR="005070C0" w:rsidDel="00311B81">
                <w:rPr>
                  <w:rStyle w:val="aff7"/>
                </w:rPr>
                <w:commentReference w:id="692"/>
              </w:r>
            </w:del>
            <w:commentRangeEnd w:id="693"/>
            <w:r w:rsidR="0044057F">
              <w:rPr>
                <w:rStyle w:val="aff7"/>
              </w:rPr>
              <w:commentReference w:id="693"/>
            </w:r>
            <w:ins w:id="695" w:author="Tukhbatov Ruslan" w:date="2020-04-22T09:18:00Z">
              <w:r w:rsidR="00311B81">
                <w:rPr>
                  <w:rFonts w:eastAsiaTheme="minorHAnsi" w:cs="Arial"/>
                  <w:color w:val="000000"/>
                  <w:sz w:val="18"/>
                  <w:szCs w:val="18"/>
                </w:rPr>
                <w:t>Кладовщик</w:t>
              </w:r>
            </w:ins>
          </w:p>
          <w:p w14:paraId="4A1BCB00" w14:textId="6C693E39" w:rsidR="00311B81" w:rsidRPr="001B0FD6" w:rsidRDefault="00311B81" w:rsidP="00311B81">
            <w:pPr>
              <w:autoSpaceDE w:val="0"/>
              <w:autoSpaceDN w:val="0"/>
              <w:adjustRightInd w:val="0"/>
              <w:jc w:val="left"/>
              <w:rPr>
                <w:rFonts w:eastAsiaTheme="minorHAnsi" w:cs="Arial"/>
                <w:color w:val="000000"/>
                <w:sz w:val="18"/>
                <w:szCs w:val="18"/>
              </w:rPr>
            </w:pPr>
          </w:p>
        </w:tc>
      </w:tr>
    </w:tbl>
    <w:p w14:paraId="1571F1E8" w14:textId="77777777" w:rsidR="001B0FD6" w:rsidRDefault="001B0FD6" w:rsidP="00072B2C">
      <w:pPr>
        <w:ind w:firstLine="709"/>
        <w:rPr>
          <w:rFonts w:cs="Arial"/>
        </w:rPr>
      </w:pPr>
    </w:p>
    <w:p w14:paraId="1616D2E2" w14:textId="77777777" w:rsidR="001B0FD6" w:rsidRPr="00431975" w:rsidRDefault="001B0FD6" w:rsidP="00072B2C">
      <w:pPr>
        <w:ind w:firstLine="709"/>
        <w:rPr>
          <w:rFonts w:cs="Arial"/>
        </w:rPr>
      </w:pPr>
    </w:p>
    <w:p w14:paraId="3FEB131E" w14:textId="1CC97F4F" w:rsidR="00072B2C" w:rsidRPr="00072B2C" w:rsidRDefault="00072B2C" w:rsidP="00072B2C">
      <w:pPr>
        <w:pStyle w:val="4"/>
      </w:pPr>
      <w:bookmarkStart w:id="696" w:name="_Hlk518310348"/>
      <w:r w:rsidRPr="00072B2C">
        <w:rPr>
          <w:rStyle w:val="42"/>
          <w:b/>
          <w:i/>
          <w:caps/>
        </w:rPr>
        <w:t>Шаг процесса ПП-</w:t>
      </w:r>
      <w:r w:rsidRPr="00072B2C">
        <w:t xml:space="preserve">10.07.03.01.025 </w:t>
      </w:r>
      <w:r>
        <w:t xml:space="preserve">– </w:t>
      </w:r>
      <w:r w:rsidR="00AF0FA0">
        <w:t>С</w:t>
      </w:r>
      <w:r w:rsidRPr="00072B2C">
        <w:t>оставление Акта о несоответствиях, принятие решения об ответственности</w:t>
      </w:r>
    </w:p>
    <w:p w14:paraId="7821BF5C" w14:textId="77777777" w:rsidR="00265F99" w:rsidRDefault="00265F99" w:rsidP="00072B2C">
      <w:pPr>
        <w:ind w:firstLine="709"/>
        <w:rPr>
          <w:rFonts w:cs="Arial"/>
        </w:rPr>
      </w:pPr>
    </w:p>
    <w:p w14:paraId="3849377F" w14:textId="6A720EE0" w:rsidR="00072B2C" w:rsidRDefault="00072B2C" w:rsidP="00072B2C">
      <w:pPr>
        <w:ind w:firstLine="709"/>
        <w:rPr>
          <w:rFonts w:cs="Arial"/>
        </w:rPr>
      </w:pPr>
      <w:r w:rsidRPr="004C2F04">
        <w:rPr>
          <w:rFonts w:cs="Arial"/>
        </w:rPr>
        <w:t>В случае выявления Заказчиком несоответствий МТР, принятых ранее входным контролем, составляется Акт о несоответствиях, выясняются причины несоответствий и вносятся предложения по дальнейшим действиям</w:t>
      </w:r>
      <w:r>
        <w:rPr>
          <w:rFonts w:cs="Arial"/>
        </w:rPr>
        <w:t>.</w:t>
      </w:r>
    </w:p>
    <w:p w14:paraId="6BE2D58E" w14:textId="28FCBB91" w:rsidR="00072B2C" w:rsidRDefault="00072B2C" w:rsidP="00072B2C">
      <w:pPr>
        <w:ind w:firstLine="709"/>
        <w:rPr>
          <w:rFonts w:cs="Arial"/>
        </w:rPr>
      </w:pPr>
      <w:r>
        <w:rPr>
          <w:rFonts w:cs="Arial"/>
        </w:rPr>
        <w:t>На данном шаге никакие операции в системе SAP не регистрируются.</w:t>
      </w:r>
    </w:p>
    <w:p w14:paraId="78DDAB57" w14:textId="77777777" w:rsidR="00C54FF1" w:rsidRDefault="00C54FF1" w:rsidP="00072B2C">
      <w:pPr>
        <w:ind w:firstLine="709"/>
        <w:rPr>
          <w:rFonts w:cs="Arial"/>
        </w:rPr>
      </w:pPr>
    </w:p>
    <w:p w14:paraId="4653019A" w14:textId="264643C6" w:rsidR="00CE04B9" w:rsidRDefault="00CE04B9" w:rsidP="00CE04B9">
      <w:pPr>
        <w:ind w:firstLine="709"/>
        <w:jc w:val="right"/>
      </w:pPr>
      <w:r w:rsidRPr="00916FAB">
        <w:rPr>
          <w:rFonts w:cs="Arial"/>
          <w:b/>
          <w:sz w:val="22"/>
        </w:rPr>
        <w:t xml:space="preserve">Таблица </w:t>
      </w:r>
      <w:r>
        <w:rPr>
          <w:rFonts w:cs="Arial"/>
          <w:b/>
          <w:sz w:val="22"/>
        </w:rPr>
        <w:t>34</w:t>
      </w:r>
      <w:r w:rsidRPr="00916FAB">
        <w:rPr>
          <w:rFonts w:cs="Arial"/>
          <w:b/>
          <w:sz w:val="22"/>
        </w:rPr>
        <w:t xml:space="preserve">. Описание </w:t>
      </w:r>
      <w:r>
        <w:rPr>
          <w:rFonts w:cs="Arial"/>
          <w:b/>
          <w:sz w:val="22"/>
        </w:rPr>
        <w:t>шага «</w:t>
      </w:r>
      <w:r w:rsidR="00990DCD">
        <w:rPr>
          <w:rFonts w:cs="Arial"/>
          <w:b/>
          <w:sz w:val="22"/>
        </w:rPr>
        <w:t>Составление акта о несоответствиях, принятие решения об ответственности</w:t>
      </w:r>
      <w:r>
        <w:rPr>
          <w:rFonts w:cs="Arial"/>
          <w:b/>
          <w:sz w:val="22"/>
        </w:rPr>
        <w:t>»</w:t>
      </w:r>
    </w:p>
    <w:p w14:paraId="65C71032" w14:textId="77777777" w:rsidR="00CE04B9" w:rsidRDefault="00CE04B9" w:rsidP="00072B2C">
      <w:pPr>
        <w:ind w:firstLine="709"/>
        <w:rPr>
          <w:rFonts w:cs="Arial"/>
        </w:rPr>
      </w:pPr>
    </w:p>
    <w:tbl>
      <w:tblPr>
        <w:tblW w:w="1024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1843"/>
        <w:gridCol w:w="1044"/>
        <w:gridCol w:w="1791"/>
        <w:gridCol w:w="1985"/>
        <w:gridCol w:w="1842"/>
      </w:tblGrid>
      <w:tr w:rsidR="00CE04B9" w:rsidRPr="00CE04B9" w14:paraId="0DED0B51" w14:textId="77777777" w:rsidTr="00CE04B9">
        <w:trPr>
          <w:trHeight w:val="125"/>
        </w:trPr>
        <w:tc>
          <w:tcPr>
            <w:tcW w:w="1741" w:type="dxa"/>
            <w:shd w:val="clear" w:color="auto" w:fill="FFC000"/>
          </w:tcPr>
          <w:p w14:paraId="1219488E" w14:textId="4E34F24A" w:rsidR="00CE04B9" w:rsidRDefault="00CE04B9" w:rsidP="00CE04B9">
            <w:pPr>
              <w:autoSpaceDE w:val="0"/>
              <w:autoSpaceDN w:val="0"/>
              <w:adjustRightInd w:val="0"/>
              <w:jc w:val="center"/>
              <w:rPr>
                <w:rFonts w:cs="Arial"/>
              </w:rPr>
            </w:pPr>
            <w:r w:rsidRPr="000877A7">
              <w:rPr>
                <w:rFonts w:eastAsiaTheme="minorHAnsi" w:cs="Arial"/>
                <w:b/>
                <w:bCs/>
                <w:color w:val="000000"/>
                <w:sz w:val="20"/>
                <w:szCs w:val="20"/>
              </w:rPr>
              <w:t>Номер шага</w:t>
            </w:r>
          </w:p>
        </w:tc>
        <w:tc>
          <w:tcPr>
            <w:tcW w:w="1843" w:type="dxa"/>
            <w:shd w:val="clear" w:color="auto" w:fill="FFC000"/>
          </w:tcPr>
          <w:p w14:paraId="6F01192B" w14:textId="603FEC67" w:rsidR="00CE04B9" w:rsidRPr="00CE04B9" w:rsidRDefault="00CE04B9" w:rsidP="00CE04B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044" w:type="dxa"/>
            <w:shd w:val="clear" w:color="auto" w:fill="FFC000"/>
          </w:tcPr>
          <w:p w14:paraId="182F7F8F" w14:textId="0F5D1E5C" w:rsidR="00CE04B9" w:rsidRPr="00CE04B9" w:rsidRDefault="00CE04B9" w:rsidP="00CE04B9">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791" w:type="dxa"/>
            <w:shd w:val="clear" w:color="auto" w:fill="FFC000"/>
          </w:tcPr>
          <w:p w14:paraId="713D4B04" w14:textId="02627B54" w:rsidR="00CE04B9" w:rsidRPr="00CE04B9" w:rsidRDefault="00CE04B9" w:rsidP="00CE04B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985" w:type="dxa"/>
            <w:shd w:val="clear" w:color="auto" w:fill="FFC000"/>
          </w:tcPr>
          <w:p w14:paraId="5773CFE3" w14:textId="1721F912" w:rsidR="00CE04B9" w:rsidRPr="00CE04B9" w:rsidRDefault="00CE04B9" w:rsidP="00CE04B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842" w:type="dxa"/>
            <w:shd w:val="clear" w:color="auto" w:fill="FFC000"/>
          </w:tcPr>
          <w:p w14:paraId="10FB25FD" w14:textId="0D5CD9D2" w:rsidR="00CE04B9" w:rsidRPr="00CE04B9" w:rsidRDefault="00CE04B9" w:rsidP="00CE04B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CE04B9" w:rsidRPr="00CE04B9" w14:paraId="3C3136FE" w14:textId="77777777" w:rsidTr="00CE04B9">
        <w:trPr>
          <w:trHeight w:val="125"/>
        </w:trPr>
        <w:tc>
          <w:tcPr>
            <w:tcW w:w="1741" w:type="dxa"/>
          </w:tcPr>
          <w:p w14:paraId="3EDDD608" w14:textId="21FA239C" w:rsidR="00CE04B9" w:rsidRPr="00CE04B9" w:rsidRDefault="004E13A3" w:rsidP="00CE04B9">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CE04B9" w:rsidRPr="00CE04B9">
              <w:rPr>
                <w:rFonts w:eastAsiaTheme="minorHAnsi" w:cs="Arial"/>
                <w:color w:val="000000"/>
                <w:sz w:val="18"/>
                <w:szCs w:val="18"/>
              </w:rPr>
              <w:t>10.07.03.01.025</w:t>
            </w:r>
          </w:p>
        </w:tc>
        <w:tc>
          <w:tcPr>
            <w:tcW w:w="1843" w:type="dxa"/>
          </w:tcPr>
          <w:p w14:paraId="5F68C905" w14:textId="77777777" w:rsidR="00CE04B9" w:rsidRPr="00CE04B9" w:rsidRDefault="00CE04B9" w:rsidP="00CE04B9">
            <w:pPr>
              <w:autoSpaceDE w:val="0"/>
              <w:autoSpaceDN w:val="0"/>
              <w:adjustRightInd w:val="0"/>
              <w:jc w:val="left"/>
              <w:rPr>
                <w:rFonts w:eastAsiaTheme="minorHAnsi" w:cs="Arial"/>
                <w:color w:val="000000"/>
                <w:sz w:val="18"/>
                <w:szCs w:val="18"/>
              </w:rPr>
            </w:pPr>
            <w:r w:rsidRPr="00CE04B9">
              <w:rPr>
                <w:rFonts w:eastAsiaTheme="minorHAnsi" w:cs="Arial"/>
                <w:color w:val="000000"/>
                <w:sz w:val="18"/>
                <w:szCs w:val="18"/>
              </w:rPr>
              <w:t>Выявлены расхождения</w:t>
            </w:r>
          </w:p>
        </w:tc>
        <w:tc>
          <w:tcPr>
            <w:tcW w:w="1044" w:type="dxa"/>
          </w:tcPr>
          <w:p w14:paraId="51F4B608" w14:textId="77777777" w:rsidR="00CE04B9" w:rsidRPr="00CE04B9" w:rsidRDefault="00CE04B9" w:rsidP="00CE04B9">
            <w:pPr>
              <w:autoSpaceDE w:val="0"/>
              <w:autoSpaceDN w:val="0"/>
              <w:adjustRightInd w:val="0"/>
              <w:jc w:val="left"/>
              <w:rPr>
                <w:rFonts w:eastAsiaTheme="minorHAnsi" w:cs="Arial"/>
                <w:color w:val="000000"/>
                <w:sz w:val="20"/>
                <w:szCs w:val="20"/>
              </w:rPr>
            </w:pPr>
            <w:r w:rsidRPr="00CE04B9">
              <w:rPr>
                <w:rFonts w:eastAsiaTheme="minorHAnsi" w:cs="Arial"/>
                <w:color w:val="000000"/>
                <w:sz w:val="20"/>
                <w:szCs w:val="20"/>
              </w:rPr>
              <w:t>-</w:t>
            </w:r>
          </w:p>
        </w:tc>
        <w:tc>
          <w:tcPr>
            <w:tcW w:w="1791" w:type="dxa"/>
          </w:tcPr>
          <w:p w14:paraId="33F83C5B" w14:textId="77777777" w:rsidR="00CE04B9" w:rsidRPr="00CE04B9" w:rsidRDefault="00CE04B9" w:rsidP="00CE04B9">
            <w:pPr>
              <w:autoSpaceDE w:val="0"/>
              <w:autoSpaceDN w:val="0"/>
              <w:adjustRightInd w:val="0"/>
              <w:jc w:val="left"/>
              <w:rPr>
                <w:rFonts w:eastAsiaTheme="minorHAnsi" w:cs="Arial"/>
                <w:color w:val="000000"/>
                <w:sz w:val="18"/>
                <w:szCs w:val="18"/>
              </w:rPr>
            </w:pPr>
            <w:r w:rsidRPr="00CE04B9">
              <w:rPr>
                <w:rFonts w:eastAsiaTheme="minorHAnsi" w:cs="Arial"/>
                <w:color w:val="000000"/>
                <w:sz w:val="18"/>
                <w:szCs w:val="18"/>
              </w:rPr>
              <w:t>Товаросопроводительные документы</w:t>
            </w:r>
          </w:p>
        </w:tc>
        <w:tc>
          <w:tcPr>
            <w:tcW w:w="1985" w:type="dxa"/>
          </w:tcPr>
          <w:p w14:paraId="553034AA" w14:textId="77777777" w:rsidR="00CE04B9" w:rsidRPr="00CE04B9" w:rsidRDefault="00CE04B9" w:rsidP="00CE04B9">
            <w:pPr>
              <w:autoSpaceDE w:val="0"/>
              <w:autoSpaceDN w:val="0"/>
              <w:adjustRightInd w:val="0"/>
              <w:jc w:val="left"/>
              <w:rPr>
                <w:rFonts w:eastAsiaTheme="minorHAnsi" w:cs="Arial"/>
                <w:color w:val="000000"/>
                <w:sz w:val="18"/>
                <w:szCs w:val="18"/>
              </w:rPr>
            </w:pPr>
            <w:r w:rsidRPr="00CE04B9">
              <w:rPr>
                <w:rFonts w:eastAsiaTheme="minorHAnsi" w:cs="Arial"/>
                <w:color w:val="000000"/>
                <w:sz w:val="18"/>
                <w:szCs w:val="18"/>
              </w:rPr>
              <w:t>Акт о несоответствиях</w:t>
            </w:r>
          </w:p>
        </w:tc>
        <w:tc>
          <w:tcPr>
            <w:tcW w:w="1842" w:type="dxa"/>
          </w:tcPr>
          <w:p w14:paraId="35615425" w14:textId="1AF8CABE" w:rsidR="00CE04B9" w:rsidRPr="00CE04B9" w:rsidRDefault="00CE04B9" w:rsidP="00CE04B9">
            <w:pPr>
              <w:autoSpaceDE w:val="0"/>
              <w:autoSpaceDN w:val="0"/>
              <w:adjustRightInd w:val="0"/>
              <w:jc w:val="left"/>
              <w:rPr>
                <w:rFonts w:eastAsiaTheme="minorHAnsi" w:cs="Arial"/>
                <w:color w:val="000000"/>
                <w:sz w:val="18"/>
                <w:szCs w:val="18"/>
              </w:rPr>
            </w:pPr>
            <w:del w:id="697" w:author="Кращенко Олег Владимирович (Подрядчик. ООО БерингПойнт)" w:date="2020-04-23T15:25:00Z">
              <w:r w:rsidRPr="00CE04B9" w:rsidDel="00556FB4">
                <w:rPr>
                  <w:rFonts w:eastAsiaTheme="minorHAnsi" w:cs="Arial"/>
                  <w:color w:val="000000"/>
                  <w:sz w:val="18"/>
                  <w:szCs w:val="18"/>
                </w:rPr>
                <w:delText>Получатель МТР по потребности БЕ ГОК</w:delText>
              </w:r>
            </w:del>
            <w:ins w:id="698" w:author="Кращенко Олег Владимирович (Подрядчик. ООО БерингПойнт)" w:date="2020-04-23T15:25:00Z">
              <w:r w:rsidR="00556FB4">
                <w:rPr>
                  <w:rFonts w:eastAsiaTheme="minorHAnsi" w:cs="Arial"/>
                  <w:color w:val="000000"/>
                  <w:sz w:val="18"/>
                  <w:szCs w:val="18"/>
                </w:rPr>
                <w:t>Получатель МТР по потребности</w:t>
              </w:r>
            </w:ins>
          </w:p>
          <w:p w14:paraId="71E5E8FA" w14:textId="0FA3AA43" w:rsidR="00CE04B9" w:rsidRPr="00CE04B9" w:rsidRDefault="00CE04B9" w:rsidP="00CE04B9">
            <w:pPr>
              <w:autoSpaceDE w:val="0"/>
              <w:autoSpaceDN w:val="0"/>
              <w:adjustRightInd w:val="0"/>
              <w:jc w:val="left"/>
              <w:rPr>
                <w:rFonts w:eastAsiaTheme="minorHAnsi" w:cs="Arial"/>
                <w:color w:val="000000"/>
                <w:sz w:val="18"/>
                <w:szCs w:val="18"/>
              </w:rPr>
            </w:pPr>
            <w:del w:id="699" w:author="Кращенко Олег Владимирович (Подрядчик. ООО БерингПойнт)" w:date="2020-04-23T15:41:00Z">
              <w:r w:rsidRPr="00CE04B9" w:rsidDel="004E728B">
                <w:rPr>
                  <w:rFonts w:eastAsiaTheme="minorHAnsi" w:cs="Arial"/>
                  <w:color w:val="000000"/>
                  <w:sz w:val="18"/>
                  <w:szCs w:val="18"/>
                </w:rPr>
                <w:delText>Кладовщик СП</w:delText>
              </w:r>
            </w:del>
          </w:p>
          <w:p w14:paraId="1C27C159" w14:textId="096C968B" w:rsidR="00CE04B9" w:rsidRPr="00CE04B9" w:rsidRDefault="00CE04B9" w:rsidP="00CE04B9">
            <w:pPr>
              <w:autoSpaceDE w:val="0"/>
              <w:autoSpaceDN w:val="0"/>
              <w:adjustRightInd w:val="0"/>
              <w:jc w:val="left"/>
              <w:rPr>
                <w:rFonts w:eastAsiaTheme="minorHAnsi" w:cs="Arial"/>
                <w:color w:val="000000"/>
                <w:sz w:val="18"/>
                <w:szCs w:val="18"/>
              </w:rPr>
            </w:pPr>
            <w:del w:id="700" w:author="Кращенко Олег Владимирович (Подрядчик. ООО БерингПойнт)" w:date="2020-04-23T15:42:00Z">
              <w:r w:rsidRPr="00CE04B9" w:rsidDel="004E728B">
                <w:rPr>
                  <w:rFonts w:eastAsiaTheme="minorHAnsi" w:cs="Arial"/>
                  <w:color w:val="000000"/>
                  <w:sz w:val="18"/>
                  <w:szCs w:val="18"/>
                </w:rPr>
                <w:delText>Кладовщик БЕ ГОК</w:delText>
              </w:r>
            </w:del>
            <w:ins w:id="701" w:author="Кращенко Олег Владимирович (Подрядчик. ООО БерингПойнт)" w:date="2020-04-23T15:42:00Z">
              <w:r w:rsidR="004E728B">
                <w:rPr>
                  <w:rFonts w:eastAsiaTheme="minorHAnsi" w:cs="Arial"/>
                  <w:color w:val="000000"/>
                  <w:sz w:val="18"/>
                  <w:szCs w:val="18"/>
                </w:rPr>
                <w:t>Кладовщик</w:t>
              </w:r>
            </w:ins>
          </w:p>
        </w:tc>
      </w:tr>
    </w:tbl>
    <w:p w14:paraId="642563B9" w14:textId="74839C92" w:rsidR="00CE04B9" w:rsidRDefault="00CE04B9" w:rsidP="00072B2C">
      <w:pPr>
        <w:ind w:firstLine="709"/>
        <w:rPr>
          <w:rFonts w:cs="Arial"/>
        </w:rPr>
      </w:pPr>
    </w:p>
    <w:p w14:paraId="1B645E55" w14:textId="2A4C437F" w:rsidR="00CE04B9" w:rsidRDefault="00CE04B9" w:rsidP="00072B2C">
      <w:pPr>
        <w:ind w:firstLine="709"/>
        <w:rPr>
          <w:rFonts w:cs="Arial"/>
        </w:rPr>
      </w:pPr>
    </w:p>
    <w:p w14:paraId="7827A14B" w14:textId="4B65BC58" w:rsidR="00072B2C" w:rsidRPr="004C2F04" w:rsidRDefault="00072B2C" w:rsidP="00072B2C">
      <w:pPr>
        <w:pStyle w:val="4"/>
      </w:pPr>
      <w:r>
        <w:t xml:space="preserve">Шаг процесса ПП-10.07.04.01.130 – </w:t>
      </w:r>
      <w:r w:rsidRPr="004C2F04">
        <w:t>Проверка наличия отклонений по количеству</w:t>
      </w:r>
    </w:p>
    <w:p w14:paraId="27FBED1F" w14:textId="77777777" w:rsidR="00265F99" w:rsidRDefault="00265F99" w:rsidP="00072B2C">
      <w:pPr>
        <w:ind w:firstLine="709"/>
        <w:rPr>
          <w:rFonts w:cs="Arial"/>
        </w:rPr>
      </w:pPr>
    </w:p>
    <w:p w14:paraId="2363AC10" w14:textId="41B7170C" w:rsidR="00072B2C" w:rsidRPr="00680347" w:rsidRDefault="00072B2C" w:rsidP="00072B2C">
      <w:pPr>
        <w:ind w:firstLine="709"/>
        <w:rPr>
          <w:rFonts w:cs="Arial"/>
        </w:rPr>
      </w:pPr>
      <w:r>
        <w:rPr>
          <w:rFonts w:cs="Arial"/>
        </w:rPr>
        <w:t xml:space="preserve">Кладовщик при приемке МТР на склад сверяет фактически поступившее количество с данными в документах. При отсутствии отклонений – переход к следующему шагу. При наличии расхождений кладовщик их регистрирует вне системы в соответствии с правилами приемки. </w:t>
      </w:r>
    </w:p>
    <w:p w14:paraId="41CCB85B" w14:textId="38E758EA" w:rsidR="00072B2C" w:rsidRPr="00096A79" w:rsidRDefault="00096A79" w:rsidP="00072B2C">
      <w:pPr>
        <w:ind w:firstLine="709"/>
        <w:rPr>
          <w:rFonts w:cs="Arial"/>
        </w:rPr>
      </w:pPr>
      <w:r>
        <w:rPr>
          <w:rFonts w:cs="Arial"/>
        </w:rPr>
        <w:t xml:space="preserve">В </w:t>
      </w:r>
      <w:r>
        <w:rPr>
          <w:rFonts w:cs="Arial"/>
          <w:lang w:val="en-US"/>
        </w:rPr>
        <w:t>SAP</w:t>
      </w:r>
      <w:r w:rsidRPr="00096A79">
        <w:rPr>
          <w:rFonts w:cs="Arial"/>
        </w:rPr>
        <w:t xml:space="preserve"> </w:t>
      </w:r>
      <w:r>
        <w:rPr>
          <w:rFonts w:cs="Arial"/>
          <w:lang w:val="en-US"/>
        </w:rPr>
        <w:t>ERP</w:t>
      </w:r>
      <w:r w:rsidRPr="00096A79">
        <w:rPr>
          <w:rFonts w:cs="Arial"/>
        </w:rPr>
        <w:t xml:space="preserve"> </w:t>
      </w:r>
      <w:r>
        <w:rPr>
          <w:rFonts w:cs="Arial"/>
        </w:rPr>
        <w:t>формируется акт М-7.</w:t>
      </w:r>
    </w:p>
    <w:p w14:paraId="437C0D00" w14:textId="77777777" w:rsidR="0076639B" w:rsidRPr="00653F51" w:rsidRDefault="0076639B" w:rsidP="00072B2C">
      <w:pPr>
        <w:ind w:firstLine="709"/>
        <w:rPr>
          <w:rFonts w:cs="Arial"/>
        </w:rPr>
      </w:pPr>
    </w:p>
    <w:p w14:paraId="70A2BC52" w14:textId="6F173BA4" w:rsidR="00990DCD" w:rsidRDefault="00990DCD" w:rsidP="00990DCD">
      <w:pPr>
        <w:ind w:firstLine="709"/>
        <w:jc w:val="right"/>
        <w:rPr>
          <w:rFonts w:cs="Arial"/>
        </w:rPr>
      </w:pPr>
      <w:r w:rsidRPr="00916FAB">
        <w:rPr>
          <w:rFonts w:cs="Arial"/>
          <w:b/>
          <w:sz w:val="22"/>
        </w:rPr>
        <w:t xml:space="preserve">Таблица </w:t>
      </w:r>
      <w:r>
        <w:rPr>
          <w:rFonts w:cs="Arial"/>
          <w:b/>
          <w:sz w:val="22"/>
        </w:rPr>
        <w:t>35</w:t>
      </w:r>
      <w:r w:rsidRPr="00916FAB">
        <w:rPr>
          <w:rFonts w:cs="Arial"/>
          <w:b/>
          <w:sz w:val="22"/>
        </w:rPr>
        <w:t xml:space="preserve">. Описание </w:t>
      </w:r>
      <w:r>
        <w:rPr>
          <w:rFonts w:cs="Arial"/>
          <w:b/>
          <w:sz w:val="22"/>
        </w:rPr>
        <w:t>шага «Проверка наличия отклонений по количеству»</w:t>
      </w:r>
    </w:p>
    <w:p w14:paraId="6957EF39" w14:textId="77777777" w:rsidR="00990DCD" w:rsidRDefault="00990DCD" w:rsidP="00072B2C">
      <w:pPr>
        <w:ind w:firstLine="709"/>
        <w:rPr>
          <w:rFonts w:cs="Arial"/>
        </w:rPr>
      </w:pPr>
    </w:p>
    <w:tbl>
      <w:tblPr>
        <w:tblW w:w="0" w:type="auto"/>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1843"/>
        <w:gridCol w:w="1044"/>
        <w:gridCol w:w="1791"/>
        <w:gridCol w:w="1985"/>
        <w:gridCol w:w="1701"/>
      </w:tblGrid>
      <w:tr w:rsidR="00793421" w:rsidRPr="00793421" w14:paraId="1B7E4773" w14:textId="77777777" w:rsidTr="00793421">
        <w:trPr>
          <w:trHeight w:val="67"/>
        </w:trPr>
        <w:tc>
          <w:tcPr>
            <w:tcW w:w="1741" w:type="dxa"/>
            <w:shd w:val="clear" w:color="auto" w:fill="FFC000"/>
          </w:tcPr>
          <w:p w14:paraId="4685CAEC" w14:textId="303A60A8" w:rsid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1843" w:type="dxa"/>
            <w:shd w:val="clear" w:color="auto" w:fill="FFC000"/>
          </w:tcPr>
          <w:p w14:paraId="15C69C80" w14:textId="4A9AD8EF"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044" w:type="dxa"/>
            <w:shd w:val="clear" w:color="auto" w:fill="FFC000"/>
          </w:tcPr>
          <w:p w14:paraId="7F6E8907" w14:textId="318122BD" w:rsidR="00793421" w:rsidRPr="00793421" w:rsidRDefault="00793421" w:rsidP="00793421">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791" w:type="dxa"/>
            <w:shd w:val="clear" w:color="auto" w:fill="FFC000"/>
          </w:tcPr>
          <w:p w14:paraId="4E8BCA07" w14:textId="421E854D"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985" w:type="dxa"/>
            <w:shd w:val="clear" w:color="auto" w:fill="FFC000"/>
          </w:tcPr>
          <w:p w14:paraId="63D24B61" w14:textId="27ECB03E"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701" w:type="dxa"/>
            <w:shd w:val="clear" w:color="auto" w:fill="FFC000"/>
          </w:tcPr>
          <w:p w14:paraId="15A2A41A" w14:textId="3E320920"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793421" w:rsidRPr="00793421" w14:paraId="6EDEF4E1" w14:textId="77777777" w:rsidTr="00793421">
        <w:trPr>
          <w:trHeight w:val="67"/>
        </w:trPr>
        <w:tc>
          <w:tcPr>
            <w:tcW w:w="1741" w:type="dxa"/>
          </w:tcPr>
          <w:p w14:paraId="1E9DCEEC" w14:textId="551DED26" w:rsidR="00793421" w:rsidRPr="00793421" w:rsidRDefault="004E13A3" w:rsidP="00793421">
            <w:pPr>
              <w:autoSpaceDE w:val="0"/>
              <w:autoSpaceDN w:val="0"/>
              <w:adjustRightInd w:val="0"/>
              <w:jc w:val="left"/>
              <w:rPr>
                <w:rFonts w:eastAsiaTheme="minorHAnsi" w:cs="Arial"/>
                <w:color w:val="000000"/>
                <w:sz w:val="18"/>
                <w:szCs w:val="18"/>
              </w:rPr>
            </w:pPr>
            <w:r>
              <w:rPr>
                <w:rFonts w:eastAsiaTheme="minorHAnsi" w:cs="Arial"/>
                <w:color w:val="000000"/>
                <w:sz w:val="20"/>
                <w:szCs w:val="20"/>
              </w:rPr>
              <w:lastRenderedPageBreak/>
              <w:t>ПП-</w:t>
            </w:r>
            <w:r w:rsidR="00793421" w:rsidRPr="00793421">
              <w:rPr>
                <w:rFonts w:eastAsiaTheme="minorHAnsi" w:cs="Arial"/>
                <w:color w:val="000000"/>
                <w:sz w:val="18"/>
                <w:szCs w:val="18"/>
              </w:rPr>
              <w:t>10.07.04.01.130</w:t>
            </w:r>
          </w:p>
        </w:tc>
        <w:tc>
          <w:tcPr>
            <w:tcW w:w="1843" w:type="dxa"/>
          </w:tcPr>
          <w:p w14:paraId="2717F8D2"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Приемка по количеству завершена</w:t>
            </w:r>
          </w:p>
        </w:tc>
        <w:tc>
          <w:tcPr>
            <w:tcW w:w="1044" w:type="dxa"/>
          </w:tcPr>
          <w:p w14:paraId="5DB155E5" w14:textId="77777777" w:rsidR="00793421" w:rsidRPr="00793421" w:rsidRDefault="00793421" w:rsidP="00793421">
            <w:pPr>
              <w:autoSpaceDE w:val="0"/>
              <w:autoSpaceDN w:val="0"/>
              <w:adjustRightInd w:val="0"/>
              <w:jc w:val="left"/>
              <w:rPr>
                <w:rFonts w:eastAsiaTheme="minorHAnsi" w:cs="Arial"/>
                <w:color w:val="000000"/>
                <w:sz w:val="20"/>
                <w:szCs w:val="20"/>
              </w:rPr>
            </w:pPr>
            <w:r w:rsidRPr="00793421">
              <w:rPr>
                <w:rFonts w:eastAsiaTheme="minorHAnsi" w:cs="Arial"/>
                <w:color w:val="000000"/>
                <w:sz w:val="20"/>
                <w:szCs w:val="20"/>
              </w:rPr>
              <w:t>-</w:t>
            </w:r>
          </w:p>
        </w:tc>
        <w:tc>
          <w:tcPr>
            <w:tcW w:w="1791" w:type="dxa"/>
          </w:tcPr>
          <w:p w14:paraId="77392893"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Входящая поставка</w:t>
            </w:r>
          </w:p>
        </w:tc>
        <w:tc>
          <w:tcPr>
            <w:tcW w:w="1985" w:type="dxa"/>
          </w:tcPr>
          <w:p w14:paraId="66D68F4E"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Документ с итогами проверки</w:t>
            </w:r>
          </w:p>
        </w:tc>
        <w:tc>
          <w:tcPr>
            <w:tcW w:w="1701" w:type="dxa"/>
          </w:tcPr>
          <w:p w14:paraId="50447F92" w14:textId="058A2F5A" w:rsidR="00793421" w:rsidRPr="00793421" w:rsidRDefault="00793421" w:rsidP="00793421">
            <w:pPr>
              <w:autoSpaceDE w:val="0"/>
              <w:autoSpaceDN w:val="0"/>
              <w:adjustRightInd w:val="0"/>
              <w:jc w:val="left"/>
              <w:rPr>
                <w:rFonts w:eastAsiaTheme="minorHAnsi" w:cs="Arial"/>
                <w:color w:val="000000"/>
                <w:sz w:val="18"/>
                <w:szCs w:val="18"/>
              </w:rPr>
            </w:pPr>
            <w:del w:id="702" w:author="Кращенко Олег Владимирович (Подрядчик. ООО БерингПойнт)" w:date="2020-04-23T15:41:00Z">
              <w:r w:rsidRPr="00793421" w:rsidDel="004E728B">
                <w:rPr>
                  <w:rFonts w:eastAsiaTheme="minorHAnsi" w:cs="Arial"/>
                  <w:color w:val="000000"/>
                  <w:sz w:val="18"/>
                  <w:szCs w:val="18"/>
                </w:rPr>
                <w:delText>Кладовщик СП</w:delText>
              </w:r>
            </w:del>
            <w:ins w:id="703" w:author="Кращенко Олег Владимирович (Подрядчик. ООО БерингПойнт)" w:date="2020-04-23T15:41:00Z">
              <w:r w:rsidR="004E728B">
                <w:rPr>
                  <w:rFonts w:eastAsiaTheme="minorHAnsi" w:cs="Arial"/>
                  <w:color w:val="000000"/>
                  <w:sz w:val="18"/>
                  <w:szCs w:val="18"/>
                </w:rPr>
                <w:t>Кладовщик</w:t>
              </w:r>
            </w:ins>
          </w:p>
        </w:tc>
      </w:tr>
      <w:bookmarkEnd w:id="696"/>
    </w:tbl>
    <w:p w14:paraId="110547E3" w14:textId="77777777" w:rsidR="004236E2" w:rsidRDefault="004236E2" w:rsidP="004236E2"/>
    <w:p w14:paraId="3FDB28FF" w14:textId="77777777" w:rsidR="004236E2" w:rsidRDefault="004236E2" w:rsidP="004236E2"/>
    <w:p w14:paraId="65C94D07" w14:textId="505F38BB" w:rsidR="00072B2C" w:rsidRPr="00072B2C" w:rsidRDefault="00072B2C" w:rsidP="00072B2C">
      <w:pPr>
        <w:pStyle w:val="4"/>
      </w:pPr>
      <w:r>
        <w:t xml:space="preserve">Шаг процесса </w:t>
      </w:r>
      <w:r w:rsidRPr="00072B2C">
        <w:t xml:space="preserve">ПП-10.07.03.01.085 </w:t>
      </w:r>
      <w:r>
        <w:t xml:space="preserve">– </w:t>
      </w:r>
      <w:r w:rsidRPr="00072B2C">
        <w:t>Регистрация поступления на склад по заказу на поставку</w:t>
      </w:r>
    </w:p>
    <w:p w14:paraId="39EA4A38" w14:textId="77777777" w:rsidR="00265F99" w:rsidRDefault="00265F99" w:rsidP="00072B2C">
      <w:pPr>
        <w:ind w:firstLine="709"/>
        <w:rPr>
          <w:rFonts w:cs="Arial"/>
        </w:rPr>
      </w:pPr>
    </w:p>
    <w:p w14:paraId="769CFACE" w14:textId="06C475DD" w:rsidR="00072B2C" w:rsidRDefault="00072B2C" w:rsidP="00072B2C">
      <w:pPr>
        <w:ind w:firstLine="709"/>
        <w:rPr>
          <w:rFonts w:cs="Arial"/>
        </w:rPr>
      </w:pPr>
      <w:r w:rsidRPr="00202180">
        <w:rPr>
          <w:rFonts w:cs="Arial"/>
        </w:rPr>
        <w:t>П</w:t>
      </w:r>
      <w:r>
        <w:rPr>
          <w:rFonts w:cs="Arial"/>
        </w:rPr>
        <w:t>риемка МТР от стороннего контраг</w:t>
      </w:r>
      <w:r w:rsidRPr="00202180">
        <w:rPr>
          <w:rFonts w:cs="Arial"/>
        </w:rPr>
        <w:t>ента возможн</w:t>
      </w:r>
      <w:r>
        <w:rPr>
          <w:rFonts w:cs="Arial"/>
        </w:rPr>
        <w:t>а</w:t>
      </w:r>
      <w:r w:rsidRPr="00202180">
        <w:rPr>
          <w:rFonts w:cs="Arial"/>
        </w:rPr>
        <w:t xml:space="preserve"> только при наличии зарегистрирован</w:t>
      </w:r>
      <w:r>
        <w:rPr>
          <w:rFonts w:cs="Arial"/>
        </w:rPr>
        <w:t>ной в системе спецификации к до</w:t>
      </w:r>
      <w:r w:rsidRPr="00202180">
        <w:rPr>
          <w:rFonts w:cs="Arial"/>
        </w:rPr>
        <w:t>говору поставки МТР</w:t>
      </w:r>
      <w:r>
        <w:rPr>
          <w:rFonts w:cs="Arial"/>
        </w:rPr>
        <w:t xml:space="preserve">. </w:t>
      </w:r>
      <w:r w:rsidRPr="0001139B">
        <w:rPr>
          <w:rFonts w:cs="Arial"/>
        </w:rPr>
        <w:t>Возможен аналогичный процесс приемки по гарантийному письму.</w:t>
      </w:r>
      <w:r w:rsidRPr="00202180">
        <w:rPr>
          <w:rFonts w:cs="Arial"/>
        </w:rPr>
        <w:t xml:space="preserve"> </w:t>
      </w:r>
      <w:r>
        <w:rPr>
          <w:rFonts w:cs="Arial"/>
        </w:rPr>
        <w:t xml:space="preserve">С точки зрения системы, поступление МТР осуществляется по </w:t>
      </w:r>
      <w:r w:rsidRPr="001765B9">
        <w:rPr>
          <w:rFonts w:cs="Arial"/>
          <w:i/>
        </w:rPr>
        <w:t>Заказ</w:t>
      </w:r>
      <w:r>
        <w:rPr>
          <w:rFonts w:cs="Arial"/>
          <w:i/>
        </w:rPr>
        <w:t>у</w:t>
      </w:r>
      <w:r w:rsidRPr="001765B9">
        <w:rPr>
          <w:rFonts w:cs="Arial"/>
          <w:i/>
        </w:rPr>
        <w:t xml:space="preserve"> на поставку</w:t>
      </w:r>
      <w:r>
        <w:rPr>
          <w:rFonts w:cs="Arial"/>
        </w:rPr>
        <w:t>.</w:t>
      </w:r>
    </w:p>
    <w:p w14:paraId="7F4E94F0" w14:textId="53A0224A" w:rsidR="00072B2C" w:rsidRDefault="00072B2C" w:rsidP="00072B2C">
      <w:pPr>
        <w:ind w:firstLine="709"/>
        <w:rPr>
          <w:rFonts w:cs="Arial"/>
          <w:szCs w:val="24"/>
        </w:rPr>
      </w:pPr>
      <w:r>
        <w:rPr>
          <w:rFonts w:cs="Arial"/>
        </w:rPr>
        <w:t>Процесс р</w:t>
      </w:r>
      <w:r w:rsidRPr="00202180">
        <w:rPr>
          <w:rFonts w:cs="Arial"/>
        </w:rPr>
        <w:t>е</w:t>
      </w:r>
      <w:r>
        <w:rPr>
          <w:rFonts w:cs="Arial"/>
        </w:rPr>
        <w:t>гистрации в системе спецификации к дого</w:t>
      </w:r>
      <w:r w:rsidRPr="00202180">
        <w:rPr>
          <w:rFonts w:cs="Arial"/>
        </w:rPr>
        <w:t xml:space="preserve">вору поставки МТР </w:t>
      </w:r>
      <w:r>
        <w:rPr>
          <w:rFonts w:cs="Arial"/>
        </w:rPr>
        <w:t>описан</w:t>
      </w:r>
      <w:r w:rsidRPr="00202180">
        <w:rPr>
          <w:rFonts w:cs="Arial"/>
        </w:rPr>
        <w:t xml:space="preserve"> в </w:t>
      </w:r>
      <w:r w:rsidRPr="000637C8">
        <w:rPr>
          <w:rFonts w:cs="Arial"/>
        </w:rPr>
        <w:t>КД</w:t>
      </w:r>
      <w:r w:rsidRPr="00B87B9D">
        <w:rPr>
          <w:rFonts w:cs="Arial"/>
          <w:highlight w:val="yellow"/>
        </w:rPr>
        <w:t xml:space="preserve"> </w:t>
      </w:r>
      <w:r w:rsidR="00A97DD3" w:rsidRPr="001A23AC">
        <w:rPr>
          <w:rFonts w:cs="Arial"/>
          <w:szCs w:val="24"/>
          <w:lang w:val="en-US"/>
        </w:rPr>
        <w:t>ERP</w:t>
      </w:r>
      <w:r w:rsidR="00A97DD3" w:rsidRPr="001A23AC">
        <w:rPr>
          <w:rFonts w:cs="Arial"/>
          <w:szCs w:val="24"/>
        </w:rPr>
        <w:t>.5.1.59</w:t>
      </w:r>
      <w:r w:rsidR="00A97DD3" w:rsidRPr="00A93775">
        <w:rPr>
          <w:rFonts w:cs="Arial"/>
          <w:sz w:val="20"/>
        </w:rPr>
        <w:t xml:space="preserve"> </w:t>
      </w:r>
      <w:r>
        <w:rPr>
          <w:rFonts w:cs="Arial"/>
          <w:szCs w:val="24"/>
        </w:rPr>
        <w:t>«</w:t>
      </w:r>
      <w:r w:rsidRPr="00ED71C3">
        <w:rPr>
          <w:rFonts w:cs="Arial"/>
          <w:szCs w:val="24"/>
        </w:rPr>
        <w:t>Закупка МТР, работ, услуг</w:t>
      </w:r>
      <w:r>
        <w:rPr>
          <w:rFonts w:cs="Arial"/>
          <w:szCs w:val="24"/>
        </w:rPr>
        <w:t>».</w:t>
      </w:r>
    </w:p>
    <w:p w14:paraId="23BA2FC2" w14:textId="23A3F683" w:rsidR="0064159C" w:rsidRPr="00202891" w:rsidRDefault="0064159C" w:rsidP="0064159C">
      <w:pPr>
        <w:ind w:firstLine="709"/>
        <w:rPr>
          <w:color w:val="000000"/>
        </w:rPr>
      </w:pPr>
      <w:r>
        <w:rPr>
          <w:color w:val="000000"/>
        </w:rPr>
        <w:t>При поступлении МТР, закупленных под проект, эти МТР приходуются в отдельный сегмент под потребность проекта. Таким образом, обеспечивается невыдача таких МТР на операционную деятельность или на другой проект.</w:t>
      </w:r>
    </w:p>
    <w:p w14:paraId="04B4AECE" w14:textId="13199395" w:rsidR="00072B2C" w:rsidRDefault="00072B2C" w:rsidP="00072B2C">
      <w:pPr>
        <w:ind w:firstLine="709"/>
        <w:rPr>
          <w:rFonts w:cs="Arial"/>
        </w:rPr>
      </w:pPr>
      <w:r w:rsidRPr="00202180">
        <w:rPr>
          <w:rFonts w:cs="Arial"/>
        </w:rPr>
        <w:t>Если спецификация отсутствует, то приемка МТР на склад невозможна. В такой ситуации выполняется</w:t>
      </w:r>
      <w:r>
        <w:rPr>
          <w:rFonts w:cs="Arial"/>
        </w:rPr>
        <w:t xml:space="preserve"> временная приемка МТР на ответ</w:t>
      </w:r>
      <w:r w:rsidRPr="00202180">
        <w:rPr>
          <w:rFonts w:cs="Arial"/>
        </w:rPr>
        <w:t>ственное хранение (см. ниже раздел «Приемка МТР от к</w:t>
      </w:r>
      <w:r>
        <w:rPr>
          <w:rFonts w:cs="Arial"/>
        </w:rPr>
        <w:t>онтрагента на ответственное хра</w:t>
      </w:r>
      <w:r w:rsidRPr="00202180">
        <w:rPr>
          <w:rFonts w:cs="Arial"/>
        </w:rPr>
        <w:t>нение»).</w:t>
      </w:r>
    </w:p>
    <w:p w14:paraId="467B96EE" w14:textId="2CC32C11" w:rsidR="009820A9" w:rsidRDefault="009820A9" w:rsidP="00072B2C">
      <w:pPr>
        <w:ind w:firstLine="709"/>
        <w:rPr>
          <w:rFonts w:cs="Arial"/>
        </w:rPr>
      </w:pPr>
      <w:r>
        <w:rPr>
          <w:rFonts w:cs="Arial"/>
        </w:rPr>
        <w:t xml:space="preserve">На этом шаге также возможно поступление </w:t>
      </w:r>
      <w:r>
        <w:t>взрывчатки, полученной в результате оказания давальческих работ/услуг.</w:t>
      </w:r>
      <w:r w:rsidR="00793577">
        <w:t xml:space="preserve"> В этом случае поступление выполняется к заказу на поставку с типом </w:t>
      </w:r>
      <w:r w:rsidR="00793577">
        <w:rPr>
          <w:rFonts w:cs="Arial"/>
          <w:szCs w:val="24"/>
        </w:rPr>
        <w:t>позиции «</w:t>
      </w:r>
      <w:r w:rsidR="00793577">
        <w:rPr>
          <w:rFonts w:cs="Arial"/>
          <w:szCs w:val="24"/>
          <w:lang w:val="en-US"/>
        </w:rPr>
        <w:t>L</w:t>
      </w:r>
      <w:r w:rsidR="00793577">
        <w:rPr>
          <w:rFonts w:cs="Arial"/>
          <w:szCs w:val="24"/>
        </w:rPr>
        <w:t xml:space="preserve"> – Обработка давальческого материала».</w:t>
      </w:r>
    </w:p>
    <w:p w14:paraId="7CD694C0" w14:textId="77777777" w:rsidR="00072B2C" w:rsidRDefault="00072B2C" w:rsidP="00072B2C">
      <w:pPr>
        <w:ind w:firstLine="709"/>
      </w:pPr>
    </w:p>
    <w:p w14:paraId="494DCD64" w14:textId="1A20F152" w:rsidR="00072B2C" w:rsidRPr="00072B2C" w:rsidRDefault="00072B2C" w:rsidP="00072B2C">
      <w:pPr>
        <w:ind w:firstLine="709"/>
        <w:rPr>
          <w:b/>
        </w:rPr>
      </w:pPr>
      <w:r w:rsidRPr="00072B2C">
        <w:rPr>
          <w:b/>
        </w:rPr>
        <w:t>Регистрация в системе SAP</w:t>
      </w:r>
    </w:p>
    <w:p w14:paraId="48CD5F0D" w14:textId="77777777" w:rsidR="00072B2C" w:rsidRDefault="00072B2C" w:rsidP="00072B2C">
      <w:pPr>
        <w:ind w:firstLine="709"/>
      </w:pPr>
      <w:r>
        <w:t xml:space="preserve">Транзакция: </w:t>
      </w:r>
      <w:r w:rsidRPr="00CF3E9A">
        <w:t>MIGO</w:t>
      </w:r>
    </w:p>
    <w:p w14:paraId="09C45AE1" w14:textId="77777777" w:rsidR="00072B2C" w:rsidRDefault="00072B2C" w:rsidP="00072B2C">
      <w:pPr>
        <w:ind w:firstLine="709"/>
      </w:pPr>
      <w:r>
        <w:t xml:space="preserve">Ссылочный документ: </w:t>
      </w:r>
      <w:r w:rsidRPr="00CF3E9A">
        <w:t>Заказ на поставку</w:t>
      </w:r>
    </w:p>
    <w:p w14:paraId="4CDF2575" w14:textId="4BA9E686" w:rsidR="00072B2C" w:rsidRDefault="00072B2C" w:rsidP="00072B2C">
      <w:pPr>
        <w:ind w:firstLine="709"/>
      </w:pPr>
      <w:r>
        <w:t xml:space="preserve">Вид движения: </w:t>
      </w:r>
      <w:r w:rsidRPr="00CF3E9A">
        <w:t>101</w:t>
      </w:r>
    </w:p>
    <w:p w14:paraId="4FFD7D6B" w14:textId="5859EAC2" w:rsidR="00B855E5" w:rsidRDefault="00B855E5" w:rsidP="00072B2C">
      <w:pPr>
        <w:ind w:firstLine="709"/>
      </w:pPr>
      <w:r>
        <w:t>Причина движения (выбор из списка возможных значений</w:t>
      </w:r>
      <w:r w:rsidR="00094FEB">
        <w:t xml:space="preserve"> описания расхождений)</w:t>
      </w:r>
    </w:p>
    <w:p w14:paraId="27ACCA6E" w14:textId="77777777" w:rsidR="00072B2C" w:rsidRDefault="00072B2C" w:rsidP="00072B2C">
      <w:pPr>
        <w:ind w:firstLine="709"/>
      </w:pPr>
      <w:r>
        <w:t xml:space="preserve">Перечень МТР переносится автоматически из </w:t>
      </w:r>
      <w:r w:rsidRPr="00D25DFB">
        <w:t>Заказа на поставку</w:t>
      </w:r>
      <w:r>
        <w:t>.</w:t>
      </w:r>
    </w:p>
    <w:p w14:paraId="2164AC3C" w14:textId="4F7921B6" w:rsidR="006F71D6" w:rsidRDefault="006F71D6" w:rsidP="006F71D6">
      <w:pPr>
        <w:ind w:firstLine="709"/>
      </w:pPr>
      <w:r w:rsidRPr="00C80FF5">
        <w:t>СПП-Элемент</w:t>
      </w:r>
      <w:r>
        <w:t xml:space="preserve"> переносится автоматически из Заказа на поставку.</w:t>
      </w:r>
    </w:p>
    <w:p w14:paraId="2ADE9808" w14:textId="77777777" w:rsidR="00072B2C" w:rsidRDefault="00072B2C" w:rsidP="00072B2C">
      <w:pPr>
        <w:ind w:firstLine="709"/>
      </w:pPr>
      <w:r>
        <w:t>Партия:</w:t>
      </w:r>
    </w:p>
    <w:p w14:paraId="387B3BFB" w14:textId="2A5C2162" w:rsidR="00072B2C" w:rsidRDefault="00072B2C" w:rsidP="00823682">
      <w:pPr>
        <w:pStyle w:val="afc"/>
        <w:numPr>
          <w:ilvl w:val="0"/>
          <w:numId w:val="113"/>
        </w:numPr>
        <w:ind w:left="1418"/>
      </w:pPr>
      <w:r>
        <w:t xml:space="preserve">Для МТР без управления по партиям: </w:t>
      </w:r>
      <w:r w:rsidR="00E85888">
        <w:t>ПОКУПНОЙ/ПРОИЗВОДИМ</w:t>
      </w:r>
      <w:r w:rsidR="00245E2F">
        <w:t>;</w:t>
      </w:r>
    </w:p>
    <w:p w14:paraId="6AB8D430" w14:textId="5D6AA161" w:rsidR="00072B2C" w:rsidRDefault="00072B2C" w:rsidP="00823682">
      <w:pPr>
        <w:pStyle w:val="afc"/>
        <w:numPr>
          <w:ilvl w:val="0"/>
          <w:numId w:val="113"/>
        </w:numPr>
        <w:ind w:left="1418"/>
      </w:pPr>
      <w:r>
        <w:t>Для МТР с управлением по партиям: Генерируется новый код партии</w:t>
      </w:r>
      <w:r w:rsidR="00245E2F">
        <w:t>.</w:t>
      </w:r>
    </w:p>
    <w:p w14:paraId="4FB124A1" w14:textId="77777777" w:rsidR="00072B2C" w:rsidRDefault="00072B2C" w:rsidP="00072B2C">
      <w:pPr>
        <w:ind w:firstLine="709"/>
      </w:pPr>
      <w:r>
        <w:t>Количество:</w:t>
      </w:r>
    </w:p>
    <w:p w14:paraId="59D7239B" w14:textId="5EBDFE0D" w:rsidR="00072B2C" w:rsidRDefault="00072B2C" w:rsidP="00823682">
      <w:pPr>
        <w:pStyle w:val="afc"/>
        <w:numPr>
          <w:ilvl w:val="0"/>
          <w:numId w:val="114"/>
        </w:numPr>
        <w:ind w:left="1418"/>
      </w:pPr>
      <w:r>
        <w:t>Вносится вручную на основании фактических данных</w:t>
      </w:r>
      <w:del w:id="704" w:author="Tukhbatov Ruslan" w:date="2020-04-22T09:21:00Z">
        <w:r w:rsidR="00245E2F" w:rsidDel="0044057F">
          <w:delText>;</w:delText>
        </w:r>
      </w:del>
    </w:p>
    <w:p w14:paraId="2D7DD976" w14:textId="7292DDA7" w:rsidR="00072B2C" w:rsidRPr="00CF3E9A" w:rsidDel="0044057F" w:rsidRDefault="00072B2C" w:rsidP="00823682">
      <w:pPr>
        <w:pStyle w:val="afc"/>
        <w:numPr>
          <w:ilvl w:val="0"/>
          <w:numId w:val="114"/>
        </w:numPr>
        <w:ind w:left="1418"/>
        <w:rPr>
          <w:del w:id="705" w:author="Tukhbatov Ruslan" w:date="2020-04-22T09:21:00Z"/>
        </w:rPr>
      </w:pPr>
      <w:del w:id="706" w:author="Tukhbatov Ruslan" w:date="2020-04-22T09:21:00Z">
        <w:r w:rsidDel="0044057F">
          <w:delText>Для ГСМ переносится авто</w:delText>
        </w:r>
        <w:r w:rsidR="007D54EA" w:rsidDel="0044057F">
          <w:delText xml:space="preserve">матически из системы Контур ГСМ </w:delText>
        </w:r>
        <w:r w:rsidR="004375D9" w:rsidDel="0044057F">
          <w:delText xml:space="preserve">(в случае наличия системы) </w:delText>
        </w:r>
        <w:r w:rsidR="007D54EA" w:rsidDel="0044057F">
          <w:delText>при проводке перемещения со склада «Ж/д цистерна» на склад «</w:delText>
        </w:r>
        <w:commentRangeStart w:id="707"/>
        <w:commentRangeStart w:id="708"/>
        <w:r w:rsidR="007D54EA" w:rsidDel="0044057F">
          <w:delText>Резервуар</w:delText>
        </w:r>
        <w:commentRangeEnd w:id="707"/>
        <w:r w:rsidR="00DE7A07" w:rsidDel="0044057F">
          <w:rPr>
            <w:rStyle w:val="aff7"/>
          </w:rPr>
          <w:commentReference w:id="707"/>
        </w:r>
      </w:del>
      <w:commentRangeEnd w:id="708"/>
      <w:r w:rsidR="0044057F">
        <w:rPr>
          <w:rStyle w:val="aff7"/>
        </w:rPr>
        <w:commentReference w:id="708"/>
      </w:r>
      <w:del w:id="709" w:author="Tukhbatov Ruslan" w:date="2020-04-22T09:21:00Z">
        <w:r w:rsidR="007D54EA" w:rsidDel="0044057F">
          <w:delText>».</w:delText>
        </w:r>
      </w:del>
    </w:p>
    <w:p w14:paraId="500C49C6" w14:textId="69B10F02" w:rsidR="00072B2C" w:rsidRDefault="00072B2C" w:rsidP="00072B2C">
      <w:pPr>
        <w:ind w:firstLine="709"/>
      </w:pPr>
      <w:r>
        <w:t xml:space="preserve">В результате приемки МТР на склад в системе формируется </w:t>
      </w:r>
      <w:r w:rsidRPr="0018351D">
        <w:t>Документ материала</w:t>
      </w:r>
      <w:r w:rsidR="000060BB">
        <w:t>, а так</w:t>
      </w:r>
      <w:r w:rsidRPr="001A265C">
        <w:t xml:space="preserve">же </w:t>
      </w:r>
      <w:r>
        <w:t>Бухгалтерский документ.</w:t>
      </w:r>
    </w:p>
    <w:p w14:paraId="02771CD5" w14:textId="77458A68" w:rsidR="00072B2C" w:rsidRDefault="00072B2C" w:rsidP="00072B2C">
      <w:pPr>
        <w:ind w:firstLine="709"/>
        <w:rPr>
          <w:szCs w:val="24"/>
        </w:rPr>
      </w:pPr>
      <w:r>
        <w:rPr>
          <w:szCs w:val="24"/>
        </w:rPr>
        <w:t>Е</w:t>
      </w:r>
      <w:r w:rsidRPr="00ED71C3">
        <w:rPr>
          <w:szCs w:val="24"/>
        </w:rPr>
        <w:t>сли в договоре</w:t>
      </w:r>
      <w:r>
        <w:rPr>
          <w:szCs w:val="24"/>
        </w:rPr>
        <w:t>/заказе на поставку</w:t>
      </w:r>
      <w:r w:rsidRPr="00ED71C3">
        <w:rPr>
          <w:szCs w:val="24"/>
        </w:rPr>
        <w:t xml:space="preserve"> есть индикатор «Гос</w:t>
      </w:r>
      <w:r w:rsidR="00907097">
        <w:rPr>
          <w:szCs w:val="24"/>
        </w:rPr>
        <w:t>.</w:t>
      </w:r>
      <w:r w:rsidRPr="00ED71C3">
        <w:rPr>
          <w:szCs w:val="24"/>
        </w:rPr>
        <w:t>финансирование»</w:t>
      </w:r>
      <w:r>
        <w:rPr>
          <w:szCs w:val="24"/>
        </w:rPr>
        <w:t xml:space="preserve"> (см. КД </w:t>
      </w:r>
      <w:r w:rsidR="00A97DD3" w:rsidRPr="001A23AC">
        <w:rPr>
          <w:rFonts w:cs="Arial"/>
          <w:szCs w:val="24"/>
          <w:lang w:val="en-US"/>
        </w:rPr>
        <w:t>ERP</w:t>
      </w:r>
      <w:r w:rsidR="00A97DD3" w:rsidRPr="001A23AC">
        <w:rPr>
          <w:rFonts w:cs="Arial"/>
          <w:szCs w:val="24"/>
        </w:rPr>
        <w:t>.5.1.59</w:t>
      </w:r>
      <w:r w:rsidR="00A97DD3" w:rsidRPr="00A93775">
        <w:rPr>
          <w:rFonts w:cs="Arial"/>
          <w:sz w:val="20"/>
        </w:rPr>
        <w:t xml:space="preserve"> </w:t>
      </w:r>
      <w:r>
        <w:rPr>
          <w:szCs w:val="24"/>
        </w:rPr>
        <w:t>«</w:t>
      </w:r>
      <w:r w:rsidRPr="00ED71C3">
        <w:rPr>
          <w:szCs w:val="24"/>
        </w:rPr>
        <w:t>Закупка МТР, работ, услуг</w:t>
      </w:r>
      <w:r>
        <w:rPr>
          <w:szCs w:val="24"/>
        </w:rPr>
        <w:t>»</w:t>
      </w:r>
      <w:r w:rsidR="005E67E0">
        <w:rPr>
          <w:szCs w:val="24"/>
        </w:rPr>
        <w:t>, разработка ММ55</w:t>
      </w:r>
      <w:r>
        <w:rPr>
          <w:szCs w:val="24"/>
        </w:rPr>
        <w:t>), то при создании партии при приемке материала нужно заполнить его аналогично в признаке партии «Гос</w:t>
      </w:r>
      <w:r w:rsidR="00907097">
        <w:rPr>
          <w:szCs w:val="24"/>
        </w:rPr>
        <w:t>.</w:t>
      </w:r>
      <w:r>
        <w:rPr>
          <w:szCs w:val="24"/>
        </w:rPr>
        <w:t>финансирование»</w:t>
      </w:r>
      <w:r w:rsidR="00FE335A">
        <w:rPr>
          <w:szCs w:val="24"/>
        </w:rPr>
        <w:t xml:space="preserve"> (</w:t>
      </w:r>
      <w:r w:rsidR="00FE335A">
        <w:t>разработка № ММ63)</w:t>
      </w:r>
      <w:r>
        <w:rPr>
          <w:szCs w:val="24"/>
        </w:rPr>
        <w:t>.</w:t>
      </w:r>
    </w:p>
    <w:p w14:paraId="3737D41A" w14:textId="2950C7DE" w:rsidR="000B4EF5" w:rsidRPr="00C63525" w:rsidRDefault="000B4EF5" w:rsidP="000B4EF5">
      <w:pPr>
        <w:ind w:firstLine="709"/>
        <w:rPr>
          <w:szCs w:val="24"/>
        </w:rPr>
      </w:pPr>
      <w:r>
        <w:rPr>
          <w:szCs w:val="24"/>
        </w:rPr>
        <w:t>При поступлении МТР с содержанием активного вещества коэффициент его содержания указывается в признаке партии «Коэффициент содержания активного вещества».</w:t>
      </w:r>
    </w:p>
    <w:p w14:paraId="359F62FE" w14:textId="6469E806" w:rsidR="00325A40" w:rsidRDefault="00072B2C" w:rsidP="00325A40">
      <w:pPr>
        <w:ind w:firstLine="709"/>
      </w:pPr>
      <w:r>
        <w:t>Из системы выполняется автоматическая печать формы М-4</w:t>
      </w:r>
      <w:r w:rsidRPr="00227E6E">
        <w:t xml:space="preserve"> (</w:t>
      </w:r>
      <w:r>
        <w:t>М-7 в случае расхождений</w:t>
      </w:r>
      <w:r w:rsidRPr="00227E6E">
        <w:t>)</w:t>
      </w:r>
      <w:r>
        <w:t>. В случае поступления МТР</w:t>
      </w:r>
      <w:ins w:id="710" w:author="Tukhbatov Ruslan" w:date="2020-04-22T09:24:00Z">
        <w:r w:rsidR="0044057F">
          <w:t xml:space="preserve"> собственности площадок</w:t>
        </w:r>
      </w:ins>
      <w:r>
        <w:t xml:space="preserve"> на склады под управлением «Полюс Логистика», дополнительно формируется печатный документ МХ-1.</w:t>
      </w:r>
      <w:r w:rsidR="00325A40">
        <w:t xml:space="preserve"> При </w:t>
      </w:r>
      <w:r w:rsidR="00325A40" w:rsidRPr="00754CFD">
        <w:t xml:space="preserve">несоответствиях в процессе приёмки по количеству или качеству и </w:t>
      </w:r>
      <w:r w:rsidR="00325A40">
        <w:t>после составления акта М-7</w:t>
      </w:r>
      <w:r w:rsidR="00325A40" w:rsidRPr="00754CFD">
        <w:t xml:space="preserve"> </w:t>
      </w:r>
      <w:commentRangeStart w:id="711"/>
      <w:commentRangeStart w:id="712"/>
      <w:r w:rsidR="00325A40" w:rsidRPr="00734C55">
        <w:t>склад</w:t>
      </w:r>
      <w:commentRangeEnd w:id="711"/>
      <w:r w:rsidR="00EF1705">
        <w:rPr>
          <w:rStyle w:val="aff7"/>
        </w:rPr>
        <w:commentReference w:id="711"/>
      </w:r>
      <w:commentRangeEnd w:id="712"/>
      <w:r w:rsidR="0044057F">
        <w:rPr>
          <w:rStyle w:val="aff7"/>
        </w:rPr>
        <w:commentReference w:id="712"/>
      </w:r>
      <w:r w:rsidR="00325A40" w:rsidRPr="00734C55">
        <w:t xml:space="preserve"> уведомляет </w:t>
      </w:r>
      <w:r w:rsidR="00E85888">
        <w:t>менеджера по сопровождению договора</w:t>
      </w:r>
      <w:r w:rsidR="00325A40" w:rsidRPr="00734C55">
        <w:t xml:space="preserve"> о факте приемки с </w:t>
      </w:r>
      <w:commentRangeStart w:id="713"/>
      <w:commentRangeStart w:id="714"/>
      <w:r w:rsidR="00325A40" w:rsidRPr="00734C55">
        <w:t>расхождениями</w:t>
      </w:r>
      <w:commentRangeEnd w:id="713"/>
      <w:r w:rsidR="00EF1705">
        <w:rPr>
          <w:rStyle w:val="aff7"/>
        </w:rPr>
        <w:commentReference w:id="713"/>
      </w:r>
      <w:commentRangeEnd w:id="714"/>
      <w:r w:rsidR="0044057F">
        <w:rPr>
          <w:rStyle w:val="aff7"/>
        </w:rPr>
        <w:commentReference w:id="714"/>
      </w:r>
      <w:r w:rsidR="00325A40">
        <w:t xml:space="preserve"> (уведомление</w:t>
      </w:r>
      <w:r w:rsidR="003A19FD">
        <w:t xml:space="preserve"> на</w:t>
      </w:r>
      <w:r w:rsidR="00325A40">
        <w:t>правляется по электронной почте)</w:t>
      </w:r>
      <w:r w:rsidR="00325A40" w:rsidRPr="00734C55">
        <w:t>.</w:t>
      </w:r>
    </w:p>
    <w:p w14:paraId="5A842233" w14:textId="089482A4" w:rsidR="00072B2C" w:rsidRDefault="00072B2C" w:rsidP="00072B2C">
      <w:pPr>
        <w:ind w:firstLine="709"/>
      </w:pPr>
      <w:r>
        <w:lastRenderedPageBreak/>
        <w:t>По окончании приемки МОЛ (кладовщик</w:t>
      </w:r>
      <w:r w:rsidRPr="000D3EF2">
        <w:t xml:space="preserve">) </w:t>
      </w:r>
      <w:r>
        <w:t xml:space="preserve">обязан прикрепить к документу материала скан-копии </w:t>
      </w:r>
      <w:r w:rsidRPr="000D3EF2">
        <w:t>в рамках регламента движения документов паспортов/сертификатов</w:t>
      </w:r>
      <w:r>
        <w:t>.</w:t>
      </w:r>
    </w:p>
    <w:p w14:paraId="67F2E29D" w14:textId="532E0058" w:rsidR="00072B2C" w:rsidRPr="00072B2C" w:rsidRDefault="00072B2C" w:rsidP="00072B2C">
      <w:pPr>
        <w:ind w:firstLine="709"/>
        <w:rPr>
          <w:rFonts w:cs="Arial"/>
        </w:rPr>
      </w:pPr>
      <w:r w:rsidRPr="001D7A71">
        <w:rPr>
          <w:rFonts w:cs="Arial"/>
        </w:rPr>
        <w:t xml:space="preserve">В результате приемки МТР на склад в системе формируется </w:t>
      </w:r>
      <w:r w:rsidRPr="00072B2C">
        <w:rPr>
          <w:rFonts w:cs="Arial"/>
        </w:rPr>
        <w:t>Документ материала, а также Бухгалтерский документ.</w:t>
      </w:r>
    </w:p>
    <w:p w14:paraId="1B3ECE2C" w14:textId="77777777" w:rsidR="00CF6696" w:rsidRDefault="00CF6696" w:rsidP="00072B2C">
      <w:pPr>
        <w:ind w:firstLine="709"/>
        <w:rPr>
          <w:rFonts w:cs="Arial"/>
        </w:rPr>
      </w:pPr>
    </w:p>
    <w:p w14:paraId="6E6D4EAE" w14:textId="358C7B43" w:rsidR="0086079E" w:rsidRDefault="0086079E" w:rsidP="00072B2C">
      <w:pPr>
        <w:ind w:firstLine="709"/>
        <w:rPr>
          <w:rFonts w:cs="Arial"/>
        </w:rPr>
      </w:pPr>
    </w:p>
    <w:p w14:paraId="7874D7EC" w14:textId="77777777" w:rsidR="0086079E" w:rsidRDefault="0086079E" w:rsidP="00072B2C">
      <w:pPr>
        <w:ind w:firstLine="709"/>
        <w:rPr>
          <w:rFonts w:cs="Arial"/>
        </w:rPr>
      </w:pPr>
    </w:p>
    <w:p w14:paraId="7EB33F23" w14:textId="21730A99" w:rsidR="00793421" w:rsidRDefault="00793421" w:rsidP="00793421">
      <w:pPr>
        <w:ind w:firstLine="709"/>
        <w:jc w:val="right"/>
        <w:rPr>
          <w:rFonts w:cs="Arial"/>
        </w:rPr>
      </w:pPr>
      <w:r w:rsidRPr="00916FAB">
        <w:rPr>
          <w:rFonts w:cs="Arial"/>
          <w:b/>
          <w:sz w:val="22"/>
        </w:rPr>
        <w:t xml:space="preserve">Таблица </w:t>
      </w:r>
      <w:r>
        <w:rPr>
          <w:rFonts w:cs="Arial"/>
          <w:b/>
          <w:sz w:val="22"/>
        </w:rPr>
        <w:t>36</w:t>
      </w:r>
      <w:r w:rsidRPr="00916FAB">
        <w:rPr>
          <w:rFonts w:cs="Arial"/>
          <w:b/>
          <w:sz w:val="22"/>
        </w:rPr>
        <w:t xml:space="preserve">. Описание </w:t>
      </w:r>
      <w:r>
        <w:rPr>
          <w:rFonts w:cs="Arial"/>
          <w:b/>
          <w:sz w:val="22"/>
        </w:rPr>
        <w:t>шага «Регистрация поступления на склад по заказу на поставку»</w:t>
      </w:r>
    </w:p>
    <w:p w14:paraId="12D3A5E3" w14:textId="07E9C049" w:rsidR="00793421" w:rsidRDefault="00793421" w:rsidP="00072B2C">
      <w:pPr>
        <w:ind w:firstLine="709"/>
        <w:rPr>
          <w:rFonts w:cs="Arial"/>
        </w:rPr>
      </w:pPr>
    </w:p>
    <w:tbl>
      <w:tblPr>
        <w:tblW w:w="1024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1985"/>
        <w:gridCol w:w="1843"/>
        <w:gridCol w:w="1275"/>
        <w:gridCol w:w="1560"/>
        <w:gridCol w:w="1842"/>
      </w:tblGrid>
      <w:tr w:rsidR="00793421" w:rsidRPr="00793421" w14:paraId="4DAC1E87" w14:textId="77777777" w:rsidTr="004E13A3">
        <w:trPr>
          <w:trHeight w:val="125"/>
        </w:trPr>
        <w:tc>
          <w:tcPr>
            <w:tcW w:w="1741" w:type="dxa"/>
            <w:shd w:val="clear" w:color="auto" w:fill="FFC000"/>
          </w:tcPr>
          <w:p w14:paraId="65D30F20" w14:textId="0E898844"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1985" w:type="dxa"/>
            <w:shd w:val="clear" w:color="auto" w:fill="FFC000"/>
          </w:tcPr>
          <w:p w14:paraId="6CF83622" w14:textId="4D3D547F"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843" w:type="dxa"/>
            <w:shd w:val="clear" w:color="auto" w:fill="FFC000"/>
          </w:tcPr>
          <w:p w14:paraId="0941ABB1" w14:textId="44DF6407" w:rsidR="00793421" w:rsidRPr="00793421" w:rsidRDefault="00793421" w:rsidP="00793421">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275" w:type="dxa"/>
            <w:shd w:val="clear" w:color="auto" w:fill="FFC000"/>
          </w:tcPr>
          <w:p w14:paraId="37646A29" w14:textId="490D3CDB"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560" w:type="dxa"/>
            <w:shd w:val="clear" w:color="auto" w:fill="FFC000"/>
          </w:tcPr>
          <w:p w14:paraId="22497DF7" w14:textId="1BE46F02"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842" w:type="dxa"/>
            <w:shd w:val="clear" w:color="auto" w:fill="FFC000"/>
          </w:tcPr>
          <w:p w14:paraId="787222C0" w14:textId="25836437"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793421" w:rsidRPr="00793421" w14:paraId="330797BF" w14:textId="77777777" w:rsidTr="004E13A3">
        <w:trPr>
          <w:trHeight w:val="125"/>
        </w:trPr>
        <w:tc>
          <w:tcPr>
            <w:tcW w:w="1741" w:type="dxa"/>
          </w:tcPr>
          <w:p w14:paraId="6BC7144B" w14:textId="7BEB62AB" w:rsidR="00793421" w:rsidRPr="00793421" w:rsidRDefault="004E13A3" w:rsidP="00793421">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793421" w:rsidRPr="00793421">
              <w:rPr>
                <w:rFonts w:eastAsiaTheme="minorHAnsi" w:cs="Arial"/>
                <w:color w:val="000000"/>
                <w:sz w:val="18"/>
                <w:szCs w:val="18"/>
              </w:rPr>
              <w:t>10.07.03.01.085</w:t>
            </w:r>
          </w:p>
        </w:tc>
        <w:tc>
          <w:tcPr>
            <w:tcW w:w="1985" w:type="dxa"/>
          </w:tcPr>
          <w:p w14:paraId="4F62845F"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Требуется регистрация поступления МТР без планирования складской логистики</w:t>
            </w:r>
          </w:p>
        </w:tc>
        <w:tc>
          <w:tcPr>
            <w:tcW w:w="1843" w:type="dxa"/>
          </w:tcPr>
          <w:p w14:paraId="117D058F" w14:textId="77777777" w:rsidR="00793421" w:rsidRPr="00793421" w:rsidRDefault="00793421" w:rsidP="00793421">
            <w:pPr>
              <w:autoSpaceDE w:val="0"/>
              <w:autoSpaceDN w:val="0"/>
              <w:adjustRightInd w:val="0"/>
              <w:jc w:val="left"/>
              <w:rPr>
                <w:rFonts w:eastAsiaTheme="minorHAnsi" w:cs="Arial"/>
                <w:color w:val="000000"/>
                <w:sz w:val="20"/>
                <w:szCs w:val="20"/>
              </w:rPr>
            </w:pPr>
            <w:r w:rsidRPr="00793421">
              <w:rPr>
                <w:rFonts w:eastAsiaTheme="minorHAnsi" w:cs="Arial"/>
                <w:color w:val="000000"/>
                <w:sz w:val="20"/>
                <w:szCs w:val="20"/>
              </w:rPr>
              <w:t>MIGO Поступление материала</w:t>
            </w:r>
          </w:p>
        </w:tc>
        <w:tc>
          <w:tcPr>
            <w:tcW w:w="1275" w:type="dxa"/>
          </w:tcPr>
          <w:p w14:paraId="044AF8A6"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Заказ на поставку</w:t>
            </w:r>
          </w:p>
          <w:p w14:paraId="4B31A689"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Спецификация к договору</w:t>
            </w:r>
          </w:p>
        </w:tc>
        <w:tc>
          <w:tcPr>
            <w:tcW w:w="1560" w:type="dxa"/>
          </w:tcPr>
          <w:p w14:paraId="4ACEB261"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Документ материала</w:t>
            </w:r>
          </w:p>
          <w:p w14:paraId="769E208E"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Бухгалтерский документ</w:t>
            </w:r>
          </w:p>
          <w:p w14:paraId="2B53E850"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М-4</w:t>
            </w:r>
          </w:p>
          <w:p w14:paraId="4D04214C"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М-7</w:t>
            </w:r>
          </w:p>
        </w:tc>
        <w:tc>
          <w:tcPr>
            <w:tcW w:w="1842" w:type="dxa"/>
          </w:tcPr>
          <w:p w14:paraId="327E5174" w14:textId="28B2A44C" w:rsidR="00793421" w:rsidRPr="00793421" w:rsidRDefault="00793421" w:rsidP="00793421">
            <w:pPr>
              <w:autoSpaceDE w:val="0"/>
              <w:autoSpaceDN w:val="0"/>
              <w:adjustRightInd w:val="0"/>
              <w:jc w:val="left"/>
              <w:rPr>
                <w:rFonts w:eastAsiaTheme="minorHAnsi" w:cs="Arial"/>
                <w:color w:val="000000"/>
                <w:sz w:val="18"/>
                <w:szCs w:val="18"/>
              </w:rPr>
            </w:pPr>
            <w:del w:id="715" w:author="Кращенко Олег Владимирович (Подрядчик. ООО БерингПойнт)" w:date="2020-04-23T15:42:00Z">
              <w:r w:rsidRPr="00793421" w:rsidDel="004E728B">
                <w:rPr>
                  <w:rFonts w:eastAsiaTheme="minorHAnsi" w:cs="Arial"/>
                  <w:color w:val="000000"/>
                  <w:sz w:val="18"/>
                  <w:szCs w:val="18"/>
                </w:rPr>
                <w:delText>Кладовщик БЕ ГОК</w:delText>
              </w:r>
            </w:del>
            <w:ins w:id="716" w:author="Кращенко Олег Владимирович (Подрядчик. ООО БерингПойнт)" w:date="2020-04-23T15:42:00Z">
              <w:r w:rsidR="004E728B">
                <w:rPr>
                  <w:rFonts w:eastAsiaTheme="minorHAnsi" w:cs="Arial"/>
                  <w:color w:val="000000"/>
                  <w:sz w:val="18"/>
                  <w:szCs w:val="18"/>
                </w:rPr>
                <w:t>Кладовщик</w:t>
              </w:r>
            </w:ins>
          </w:p>
        </w:tc>
      </w:tr>
    </w:tbl>
    <w:p w14:paraId="2CE61943" w14:textId="77777777" w:rsidR="00327C87" w:rsidRDefault="00327C87" w:rsidP="00072B2C">
      <w:pPr>
        <w:ind w:firstLine="709"/>
        <w:rPr>
          <w:rFonts w:cs="Arial"/>
        </w:rPr>
      </w:pPr>
    </w:p>
    <w:p w14:paraId="556A5D48" w14:textId="77777777" w:rsidR="00793421" w:rsidRPr="001D7A71" w:rsidRDefault="00793421" w:rsidP="00072B2C">
      <w:pPr>
        <w:ind w:firstLine="709"/>
        <w:rPr>
          <w:rFonts w:cs="Arial"/>
        </w:rPr>
      </w:pPr>
    </w:p>
    <w:p w14:paraId="6CC368DC" w14:textId="7FB81750" w:rsidR="00072B2C" w:rsidRPr="004C2F04" w:rsidRDefault="00072B2C" w:rsidP="00072B2C">
      <w:pPr>
        <w:pStyle w:val="4"/>
      </w:pPr>
      <w:r>
        <w:t xml:space="preserve">Шаг процесса ПП-10.07.03.01.060 – </w:t>
      </w:r>
      <w:r w:rsidRPr="00730FB0">
        <w:t>Регистрация поступления на склад по входящей поставке</w:t>
      </w:r>
    </w:p>
    <w:p w14:paraId="410B5772" w14:textId="77777777" w:rsidR="00265F99" w:rsidRDefault="00265F99" w:rsidP="00072B2C">
      <w:pPr>
        <w:ind w:firstLine="709"/>
        <w:rPr>
          <w:rFonts w:cs="Arial"/>
        </w:rPr>
      </w:pPr>
    </w:p>
    <w:p w14:paraId="1F9AA47A" w14:textId="6C2E2341" w:rsidR="00072B2C" w:rsidRDefault="00072B2C" w:rsidP="00072B2C">
      <w:pPr>
        <w:ind w:firstLine="709"/>
        <w:rPr>
          <w:rFonts w:cs="Arial"/>
        </w:rPr>
      </w:pPr>
      <w:r w:rsidRPr="00B1598A">
        <w:rPr>
          <w:rFonts w:cs="Arial"/>
        </w:rPr>
        <w:t xml:space="preserve">Для повышения качества планирования поставок от контрагента, к спецификации к договору поставки МТР может быть зарегистрировано уведомление об отгрузке (документ Входящая поставка). </w:t>
      </w:r>
      <w:r>
        <w:rPr>
          <w:rFonts w:cs="Arial"/>
        </w:rPr>
        <w:t xml:space="preserve">При отсутствии необходимости в регистрации в системе документа Входящая поставка, поступление МТР выполняется напрямую к спецификации (документ вида Заказ на поставку). Поступление МТР к спецификации – шаг 5.2.1.6 </w:t>
      </w:r>
      <w:r w:rsidRPr="001D7A71">
        <w:rPr>
          <w:rFonts w:cs="Arial"/>
        </w:rPr>
        <w:t>ПП-10.07.03.01.085 Регистрация поступления на склад по заказу на поставку</w:t>
      </w:r>
      <w:r>
        <w:rPr>
          <w:rFonts w:cs="Arial"/>
        </w:rPr>
        <w:t>.</w:t>
      </w:r>
    </w:p>
    <w:p w14:paraId="0AA4AD2C" w14:textId="77777777" w:rsidR="00072B2C" w:rsidRPr="00B1598A" w:rsidRDefault="00072B2C" w:rsidP="00072B2C">
      <w:pPr>
        <w:ind w:firstLine="709"/>
        <w:rPr>
          <w:rFonts w:cs="Arial"/>
        </w:rPr>
      </w:pPr>
      <w:r>
        <w:rPr>
          <w:rFonts w:cs="Arial"/>
        </w:rPr>
        <w:t>Д</w:t>
      </w:r>
      <w:r w:rsidRPr="00B1598A">
        <w:rPr>
          <w:rFonts w:cs="Arial"/>
        </w:rPr>
        <w:t xml:space="preserve">окумент </w:t>
      </w:r>
      <w:r>
        <w:rPr>
          <w:rFonts w:cs="Arial"/>
        </w:rPr>
        <w:t xml:space="preserve">«Входящая поставка» </w:t>
      </w:r>
      <w:r w:rsidRPr="00B1598A">
        <w:rPr>
          <w:rFonts w:cs="Arial"/>
        </w:rPr>
        <w:t>высылается поставщиком в адрес получателя, как правило</w:t>
      </w:r>
      <w:r>
        <w:rPr>
          <w:rFonts w:cs="Arial"/>
        </w:rPr>
        <w:t>,</w:t>
      </w:r>
      <w:r w:rsidRPr="00B1598A">
        <w:rPr>
          <w:rFonts w:cs="Arial"/>
        </w:rPr>
        <w:t xml:space="preserve"> в электронном виде, посредством:</w:t>
      </w:r>
    </w:p>
    <w:p w14:paraId="6A942415" w14:textId="77777777" w:rsidR="00072B2C" w:rsidRPr="00BD7764" w:rsidRDefault="00072B2C" w:rsidP="00823682">
      <w:pPr>
        <w:pStyle w:val="afc"/>
        <w:numPr>
          <w:ilvl w:val="0"/>
          <w:numId w:val="115"/>
        </w:numPr>
        <w:ind w:left="1418"/>
        <w:rPr>
          <w:rFonts w:cs="Arial"/>
        </w:rPr>
      </w:pPr>
      <w:r w:rsidRPr="00BD7764">
        <w:rPr>
          <w:rFonts w:cs="Arial"/>
        </w:rPr>
        <w:t>Портала поставщика, подключенного к SRM-системе получателя. Данный сценарий планируется к реализации в рамках последующего проекта внедрения системы класса SRM;</w:t>
      </w:r>
    </w:p>
    <w:p w14:paraId="5039352F" w14:textId="3D1EC4E7" w:rsidR="00072B2C" w:rsidRPr="00BD7764" w:rsidRDefault="00072B2C" w:rsidP="00823682">
      <w:pPr>
        <w:pStyle w:val="afc"/>
        <w:numPr>
          <w:ilvl w:val="0"/>
          <w:numId w:val="115"/>
        </w:numPr>
        <w:ind w:left="1418"/>
        <w:rPr>
          <w:rFonts w:cs="Arial"/>
        </w:rPr>
      </w:pPr>
      <w:r w:rsidRPr="00BD7764">
        <w:rPr>
          <w:rFonts w:cs="Arial"/>
        </w:rPr>
        <w:t>Электронной почты в адрес «Менеджера по сопровождению закупки». В таком случае уведомление об отгрузке должно быть внесено в систему вручную</w:t>
      </w:r>
      <w:r w:rsidR="004B32A3">
        <w:rPr>
          <w:rFonts w:cs="Arial"/>
        </w:rPr>
        <w:t xml:space="preserve"> в транзакции </w:t>
      </w:r>
      <w:r w:rsidR="004B32A3">
        <w:rPr>
          <w:rFonts w:cs="Arial"/>
          <w:lang w:val="en-US"/>
        </w:rPr>
        <w:t>VL</w:t>
      </w:r>
      <w:r w:rsidR="004B32A3" w:rsidRPr="004B32A3">
        <w:rPr>
          <w:rFonts w:cs="Arial"/>
        </w:rPr>
        <w:t>31</w:t>
      </w:r>
      <w:r w:rsidR="004B32A3">
        <w:rPr>
          <w:rFonts w:cs="Arial"/>
          <w:lang w:val="en-US"/>
        </w:rPr>
        <w:t>N</w:t>
      </w:r>
      <w:r w:rsidRPr="00BD7764">
        <w:rPr>
          <w:rFonts w:cs="Arial"/>
        </w:rPr>
        <w:t>.</w:t>
      </w:r>
    </w:p>
    <w:p w14:paraId="3DBA3A12" w14:textId="77777777" w:rsidR="00072B2C" w:rsidRPr="00B1598A" w:rsidRDefault="00072B2C" w:rsidP="00072B2C">
      <w:pPr>
        <w:ind w:firstLine="709"/>
        <w:rPr>
          <w:rFonts w:cs="Arial"/>
        </w:rPr>
      </w:pPr>
      <w:r w:rsidRPr="00B1598A">
        <w:rPr>
          <w:rFonts w:cs="Arial"/>
        </w:rPr>
        <w:t>Уведомление об отгрузке содержит актуальные данные о конкретной отгру</w:t>
      </w:r>
      <w:r>
        <w:rPr>
          <w:rFonts w:cs="Arial"/>
        </w:rPr>
        <w:t>з</w:t>
      </w:r>
      <w:r w:rsidRPr="00B1598A">
        <w:rPr>
          <w:rFonts w:cs="Arial"/>
        </w:rPr>
        <w:t>ке: Спецификация, Дата фак</w:t>
      </w:r>
      <w:r>
        <w:rPr>
          <w:rFonts w:cs="Arial"/>
        </w:rPr>
        <w:t>тической отгрузки, Плановая дата</w:t>
      </w:r>
      <w:r w:rsidRPr="00B1598A">
        <w:rPr>
          <w:rFonts w:cs="Arial"/>
        </w:rPr>
        <w:t xml:space="preserve"> поставки, Коды МТР, Количество, Номер первичного документа отгрузки и прочее.</w:t>
      </w:r>
    </w:p>
    <w:p w14:paraId="2C5290E4" w14:textId="4ABB1A55" w:rsidR="00072B2C" w:rsidRPr="00B1598A" w:rsidRDefault="00072B2C" w:rsidP="00072B2C">
      <w:pPr>
        <w:ind w:firstLine="709"/>
        <w:rPr>
          <w:rFonts w:cs="Arial"/>
        </w:rPr>
      </w:pPr>
      <w:r w:rsidRPr="00B1598A">
        <w:rPr>
          <w:rFonts w:cs="Arial"/>
        </w:rPr>
        <w:t>К спецификации может быть зарегистрировано как одн</w:t>
      </w:r>
      <w:r>
        <w:rPr>
          <w:rFonts w:cs="Arial"/>
        </w:rPr>
        <w:t>о, так и более уведомлений о</w:t>
      </w:r>
      <w:r w:rsidR="00C56641">
        <w:rPr>
          <w:rFonts w:cs="Arial"/>
        </w:rPr>
        <w:t>б</w:t>
      </w:r>
      <w:r>
        <w:rPr>
          <w:rFonts w:cs="Arial"/>
        </w:rPr>
        <w:t xml:space="preserve"> от</w:t>
      </w:r>
      <w:r w:rsidRPr="00B1598A">
        <w:rPr>
          <w:rFonts w:cs="Arial"/>
        </w:rPr>
        <w:t>грузке.</w:t>
      </w:r>
    </w:p>
    <w:p w14:paraId="277D0FB7" w14:textId="730C3DDF" w:rsidR="00072B2C" w:rsidRDefault="00072B2C" w:rsidP="00072B2C">
      <w:pPr>
        <w:ind w:firstLine="709"/>
        <w:rPr>
          <w:rFonts w:cs="Arial"/>
        </w:rPr>
      </w:pPr>
      <w:r w:rsidRPr="00B1598A">
        <w:rPr>
          <w:rFonts w:cs="Arial"/>
        </w:rPr>
        <w:t>При наличии в системе зарегистрированного уведомления об отгрузке, приемка МТР долж</w:t>
      </w:r>
      <w:r>
        <w:rPr>
          <w:rFonts w:cs="Arial"/>
        </w:rPr>
        <w:t>н</w:t>
      </w:r>
      <w:r w:rsidRPr="00B1598A">
        <w:rPr>
          <w:rFonts w:cs="Arial"/>
        </w:rPr>
        <w:t>а выполняться со ссылкой на данное уведомление, а не со ссылкой на спецификацию.</w:t>
      </w:r>
      <w:r w:rsidR="00FE6CA8">
        <w:rPr>
          <w:rFonts w:cs="Arial"/>
        </w:rPr>
        <w:t xml:space="preserve"> </w:t>
      </w:r>
      <w:r w:rsidRPr="00B1598A">
        <w:rPr>
          <w:rFonts w:cs="Arial"/>
        </w:rPr>
        <w:t xml:space="preserve">Для просмотра списка уведомлений об отгрузке </w:t>
      </w:r>
      <w:r>
        <w:rPr>
          <w:rFonts w:cs="Arial"/>
        </w:rPr>
        <w:t>кладовщик формирует</w:t>
      </w:r>
      <w:r w:rsidRPr="00B1598A">
        <w:rPr>
          <w:rFonts w:cs="Arial"/>
        </w:rPr>
        <w:t xml:space="preserve"> отчет VL06I, отражающий уведомления по датам, получателям МТР, поставщикам и прочее.</w:t>
      </w:r>
    </w:p>
    <w:p w14:paraId="03D0B713" w14:textId="744A3297" w:rsidR="00072B2C" w:rsidRPr="00BD7764" w:rsidRDefault="00072B2C" w:rsidP="00072B2C">
      <w:pPr>
        <w:ind w:firstLine="709"/>
        <w:rPr>
          <w:rFonts w:cs="Arial"/>
        </w:rPr>
      </w:pPr>
      <w:r>
        <w:rPr>
          <w:rFonts w:cs="Arial"/>
        </w:rPr>
        <w:t xml:space="preserve">В результате приемки МТР на склад в системе формируется </w:t>
      </w:r>
      <w:r w:rsidR="00C56641">
        <w:rPr>
          <w:rFonts w:cs="Arial"/>
        </w:rPr>
        <w:t>Документ материала, а так</w:t>
      </w:r>
      <w:r w:rsidRPr="00BD7764">
        <w:rPr>
          <w:rFonts w:cs="Arial"/>
        </w:rPr>
        <w:t>же Бухгалтерский документ.</w:t>
      </w:r>
    </w:p>
    <w:p w14:paraId="790C1456" w14:textId="297F88DC" w:rsidR="00072B2C" w:rsidRDefault="00072B2C" w:rsidP="00072B2C">
      <w:pPr>
        <w:ind w:firstLine="709"/>
        <w:rPr>
          <w:rFonts w:cs="Arial"/>
        </w:rPr>
      </w:pPr>
      <w:r>
        <w:rPr>
          <w:rFonts w:cs="Arial"/>
        </w:rPr>
        <w:t>Из системы выполняется автоматическая печать формы М-4</w:t>
      </w:r>
      <w:r w:rsidRPr="00F617B3">
        <w:rPr>
          <w:rFonts w:cs="Arial"/>
        </w:rPr>
        <w:t xml:space="preserve"> </w:t>
      </w:r>
      <w:r w:rsidRPr="00227E6E">
        <w:rPr>
          <w:rFonts w:cs="Arial"/>
        </w:rPr>
        <w:t>(</w:t>
      </w:r>
      <w:r>
        <w:rPr>
          <w:rFonts w:cs="Arial"/>
        </w:rPr>
        <w:t>М-7 в случае расхождений</w:t>
      </w:r>
      <w:r w:rsidRPr="00227E6E">
        <w:rPr>
          <w:rFonts w:cs="Arial"/>
        </w:rPr>
        <w:t>)</w:t>
      </w:r>
      <w:r>
        <w:rPr>
          <w:rFonts w:cs="Arial"/>
        </w:rPr>
        <w:t>. В случае поступления МТР</w:t>
      </w:r>
      <w:ins w:id="717" w:author="Tukhbatov Ruslan" w:date="2020-04-22T09:25:00Z">
        <w:r w:rsidR="0044057F">
          <w:rPr>
            <w:rFonts w:cs="Arial"/>
          </w:rPr>
          <w:t xml:space="preserve"> собственности площадок</w:t>
        </w:r>
      </w:ins>
      <w:r>
        <w:rPr>
          <w:rFonts w:cs="Arial"/>
        </w:rPr>
        <w:t xml:space="preserve"> на склады под управлением «Полюс Логистика» дополнительно формируется печатный документ МХ-1.</w:t>
      </w:r>
    </w:p>
    <w:p w14:paraId="45044C82" w14:textId="53F2690F" w:rsidR="003A19FD" w:rsidRDefault="003A19FD" w:rsidP="003A19FD">
      <w:pPr>
        <w:ind w:firstLine="709"/>
      </w:pPr>
      <w:r>
        <w:lastRenderedPageBreak/>
        <w:t xml:space="preserve">При </w:t>
      </w:r>
      <w:r w:rsidRPr="00754CFD">
        <w:t xml:space="preserve">несоответствиях в процессе приёмки по количеству или качеству и </w:t>
      </w:r>
      <w:r>
        <w:t>после составления акта М-7</w:t>
      </w:r>
      <w:r w:rsidRPr="00754CFD">
        <w:t xml:space="preserve"> </w:t>
      </w:r>
      <w:commentRangeStart w:id="718"/>
      <w:commentRangeStart w:id="719"/>
      <w:r w:rsidRPr="00734C55">
        <w:t>склад</w:t>
      </w:r>
      <w:commentRangeEnd w:id="718"/>
      <w:r w:rsidR="0037171D">
        <w:rPr>
          <w:rStyle w:val="aff7"/>
        </w:rPr>
        <w:commentReference w:id="718"/>
      </w:r>
      <w:commentRangeEnd w:id="719"/>
      <w:r w:rsidR="0044057F">
        <w:rPr>
          <w:rStyle w:val="aff7"/>
        </w:rPr>
        <w:commentReference w:id="719"/>
      </w:r>
      <w:r w:rsidRPr="00734C55">
        <w:t xml:space="preserve"> уведомляет </w:t>
      </w:r>
      <w:r w:rsidR="00963630">
        <w:t>менеджера по сопровождению договора</w:t>
      </w:r>
      <w:r w:rsidRPr="00734C55">
        <w:t xml:space="preserve"> о факте приемки с </w:t>
      </w:r>
      <w:commentRangeStart w:id="720"/>
      <w:commentRangeStart w:id="721"/>
      <w:r w:rsidRPr="00734C55">
        <w:t>расхождениями</w:t>
      </w:r>
      <w:commentRangeEnd w:id="720"/>
      <w:r w:rsidR="0037171D">
        <w:rPr>
          <w:rStyle w:val="aff7"/>
        </w:rPr>
        <w:commentReference w:id="720"/>
      </w:r>
      <w:commentRangeEnd w:id="721"/>
      <w:r w:rsidR="0044057F">
        <w:rPr>
          <w:rStyle w:val="aff7"/>
        </w:rPr>
        <w:commentReference w:id="721"/>
      </w:r>
      <w:r>
        <w:t xml:space="preserve"> (уведомление направляется по электронной почте)</w:t>
      </w:r>
      <w:r w:rsidRPr="00734C55">
        <w:t>.</w:t>
      </w:r>
    </w:p>
    <w:p w14:paraId="5F752F89" w14:textId="36BE28EA" w:rsidR="00072B2C" w:rsidRDefault="00072B2C" w:rsidP="00072B2C">
      <w:pPr>
        <w:ind w:firstLine="709"/>
        <w:rPr>
          <w:rFonts w:cs="Arial"/>
        </w:rPr>
      </w:pPr>
      <w:r>
        <w:rPr>
          <w:rFonts w:cs="Arial"/>
        </w:rPr>
        <w:t>По окончании приемки МОЛ (кладовщик</w:t>
      </w:r>
      <w:r w:rsidRPr="000D3EF2">
        <w:rPr>
          <w:rFonts w:cs="Arial"/>
        </w:rPr>
        <w:t xml:space="preserve">) </w:t>
      </w:r>
      <w:r>
        <w:rPr>
          <w:rFonts w:cs="Arial"/>
        </w:rPr>
        <w:t xml:space="preserve">обязан прикрепить ко входящей поставке скан-копии </w:t>
      </w:r>
      <w:r w:rsidR="00096A79">
        <w:rPr>
          <w:rFonts w:cs="Arial"/>
        </w:rPr>
        <w:t xml:space="preserve">паспортов/сертификатов </w:t>
      </w:r>
      <w:r w:rsidRPr="000D3EF2">
        <w:rPr>
          <w:rFonts w:cs="Arial"/>
        </w:rPr>
        <w:t>в рамках регламента движения документов паспортов/сертификатов</w:t>
      </w:r>
      <w:r>
        <w:rPr>
          <w:rFonts w:cs="Arial"/>
        </w:rPr>
        <w:t>.</w:t>
      </w:r>
    </w:p>
    <w:p w14:paraId="0907D70A" w14:textId="77777777" w:rsidR="00455CEA" w:rsidRDefault="00455CEA" w:rsidP="00072B2C">
      <w:pPr>
        <w:ind w:firstLine="709"/>
        <w:rPr>
          <w:rFonts w:cs="Arial"/>
        </w:rPr>
      </w:pPr>
    </w:p>
    <w:p w14:paraId="6C482013" w14:textId="42F89647" w:rsidR="00072B2C" w:rsidRPr="00BD7764" w:rsidRDefault="00072B2C" w:rsidP="00072B2C">
      <w:pPr>
        <w:ind w:firstLine="709"/>
        <w:rPr>
          <w:b/>
        </w:rPr>
      </w:pPr>
      <w:r w:rsidRPr="00BD7764">
        <w:rPr>
          <w:b/>
        </w:rPr>
        <w:t>Приемка на склад МТР, по которым был зарегистрирован ППС на дальнем базисе</w:t>
      </w:r>
    </w:p>
    <w:p w14:paraId="26036BEB" w14:textId="75AB36CB" w:rsidR="00072B2C" w:rsidRDefault="00072B2C" w:rsidP="00072B2C">
      <w:pPr>
        <w:ind w:firstLine="709"/>
      </w:pPr>
      <w:r>
        <w:t>Отдельные договоры</w:t>
      </w:r>
      <w:r w:rsidRPr="006D77D6">
        <w:t xml:space="preserve"> поставки могут предполагать переход права собственности на МТР на дальнем базисе. В таком случае </w:t>
      </w:r>
      <w:r>
        <w:t>поступление данных МТР в баланс предприятия</w:t>
      </w:r>
      <w:r w:rsidRPr="006D77D6">
        <w:t xml:space="preserve"> регистрируется по документам, до фактического поступления МТР на склад. Подробно данный процесс рассматривается в </w:t>
      </w:r>
      <w:r w:rsidRPr="00C6289F">
        <w:t xml:space="preserve">КД </w:t>
      </w:r>
      <w:r w:rsidR="00A97DD3" w:rsidRPr="001A23AC">
        <w:rPr>
          <w:rFonts w:cs="Arial"/>
          <w:szCs w:val="24"/>
          <w:lang w:val="en-US"/>
        </w:rPr>
        <w:t>ERP</w:t>
      </w:r>
      <w:r w:rsidR="00A97DD3" w:rsidRPr="001A23AC">
        <w:rPr>
          <w:rFonts w:cs="Arial"/>
          <w:szCs w:val="24"/>
        </w:rPr>
        <w:t>.5.1.59</w:t>
      </w:r>
      <w:r w:rsidR="00A97DD3" w:rsidRPr="00A93775">
        <w:rPr>
          <w:rFonts w:cs="Arial"/>
          <w:sz w:val="20"/>
        </w:rPr>
        <w:t xml:space="preserve"> </w:t>
      </w:r>
      <w:r w:rsidRPr="00C6289F">
        <w:t>«Закупка МТР, работ, услуг»</w:t>
      </w:r>
      <w:r>
        <w:t>.</w:t>
      </w:r>
    </w:p>
    <w:p w14:paraId="50B6A530" w14:textId="7601BDB1" w:rsidR="00072B2C" w:rsidRDefault="00072B2C" w:rsidP="00072B2C">
      <w:pPr>
        <w:ind w:firstLine="709"/>
      </w:pPr>
      <w:r w:rsidRPr="006D77D6">
        <w:t xml:space="preserve">До момента физического оприходования </w:t>
      </w:r>
      <w:r>
        <w:t xml:space="preserve">таких </w:t>
      </w:r>
      <w:r w:rsidRPr="006D77D6">
        <w:t>МТР на склад, запасы МТР недоступны для резервирования и выдачи под потребность.</w:t>
      </w:r>
    </w:p>
    <w:p w14:paraId="3BD728C3" w14:textId="6431845E" w:rsidR="00BD7764" w:rsidRDefault="00BD7764" w:rsidP="00072B2C">
      <w:pPr>
        <w:ind w:firstLine="709"/>
      </w:pPr>
    </w:p>
    <w:p w14:paraId="1F95D456" w14:textId="77777777" w:rsidR="000F7FCE" w:rsidRDefault="000F7FCE" w:rsidP="000F7FCE">
      <w:pPr>
        <w:ind w:firstLine="709"/>
        <w:rPr>
          <w:b/>
        </w:rPr>
      </w:pPr>
      <w:commentRangeStart w:id="722"/>
      <w:commentRangeStart w:id="723"/>
      <w:r>
        <w:rPr>
          <w:b/>
        </w:rPr>
        <w:t>Поступление</w:t>
      </w:r>
      <w:r w:rsidRPr="001B7501">
        <w:rPr>
          <w:b/>
        </w:rPr>
        <w:t xml:space="preserve"> ГСМ </w:t>
      </w:r>
      <w:r>
        <w:rPr>
          <w:b/>
        </w:rPr>
        <w:t>от внешнего поставщика</w:t>
      </w:r>
      <w:commentRangeEnd w:id="722"/>
      <w:r w:rsidR="009463A7">
        <w:rPr>
          <w:rStyle w:val="aff7"/>
        </w:rPr>
        <w:commentReference w:id="722"/>
      </w:r>
      <w:commentRangeEnd w:id="723"/>
      <w:r w:rsidR="00DB341B">
        <w:rPr>
          <w:rStyle w:val="aff7"/>
        </w:rPr>
        <w:commentReference w:id="723"/>
      </w:r>
    </w:p>
    <w:p w14:paraId="51FFB1A5" w14:textId="77777777" w:rsidR="000F7FCE" w:rsidRDefault="000F7FCE" w:rsidP="000F7FCE">
      <w:pPr>
        <w:ind w:firstLine="709"/>
      </w:pPr>
      <w:r>
        <w:t xml:space="preserve">Поступление топлива выполняется по заказам на поставку или по входящим поставкам к этим заказам. </w:t>
      </w:r>
    </w:p>
    <w:p w14:paraId="594EEEF1" w14:textId="7F8B2D92" w:rsidR="000F7FCE" w:rsidRDefault="000F7FCE" w:rsidP="000F7FCE">
      <w:pPr>
        <w:ind w:firstLine="709"/>
      </w:pPr>
      <w:r>
        <w:t>Сначала приемка выполняется Кладовщиком на склад «Ж/д цистерна», при этом указывается количество по железнодорожной накладной. При этом на одну накладную создается одна партия, вне зависимости от количества вагонов по этой накладной.</w:t>
      </w:r>
      <w:r w:rsidR="00F35D8A">
        <w:t xml:space="preserve"> В признаке создаваемой партии «Коэффициент пересчета КГ/Л» необходимо указать коэффициент пересчета из ЕИ КГ в Л.</w:t>
      </w:r>
    </w:p>
    <w:p w14:paraId="5AAFEEA0" w14:textId="457B62EC" w:rsidR="000F7FCE" w:rsidRDefault="000F7FCE" w:rsidP="000F7FCE">
      <w:pPr>
        <w:ind w:firstLine="709"/>
      </w:pPr>
      <w:del w:id="724" w:author="Tukhbatov Ruslan" w:date="2020-04-22T17:39:00Z">
        <w:r w:rsidDel="00CE2504">
          <w:delText xml:space="preserve">Далее </w:delText>
        </w:r>
      </w:del>
      <w:ins w:id="725" w:author="Tukhbatov Ruslan" w:date="2020-04-22T17:39:00Z">
        <w:r w:rsidR="00CE2504">
          <w:t xml:space="preserve">Дополнительно </w:t>
        </w:r>
      </w:ins>
      <w:r>
        <w:t>для перемещения фактически принятого количества топлива со склада «Ж/д цистерна» на склад «Резервуар»</w:t>
      </w:r>
      <w:ins w:id="726" w:author="Tukhbatov Ruslan" w:date="2020-04-22T17:38:00Z">
        <w:r w:rsidR="00CE2504">
          <w:t xml:space="preserve"> проверочно</w:t>
        </w:r>
      </w:ins>
      <w:r w:rsidRPr="001B7501">
        <w:t xml:space="preserve"> используются данные автоматизированных счетчиков под управлением системы Контур </w:t>
      </w:r>
      <w:commentRangeStart w:id="727"/>
      <w:commentRangeStart w:id="728"/>
      <w:r w:rsidRPr="001B7501">
        <w:t>ГСМ</w:t>
      </w:r>
      <w:commentRangeEnd w:id="727"/>
      <w:r w:rsidR="007A42A7">
        <w:rPr>
          <w:rStyle w:val="aff7"/>
        </w:rPr>
        <w:commentReference w:id="727"/>
      </w:r>
      <w:commentRangeEnd w:id="728"/>
      <w:r w:rsidR="000C579D">
        <w:rPr>
          <w:rStyle w:val="aff7"/>
        </w:rPr>
        <w:commentReference w:id="728"/>
      </w:r>
      <w:r w:rsidR="008D216D">
        <w:t>, в случае ее использования</w:t>
      </w:r>
      <w:r w:rsidRPr="001B7501">
        <w:t>.</w:t>
      </w:r>
      <w:r w:rsidR="00F07089" w:rsidRPr="00F07089">
        <w:t xml:space="preserve"> </w:t>
      </w:r>
      <w:r w:rsidR="00F07089">
        <w:t xml:space="preserve">Для возможности отражения разницы в большую сторону, на складе «Ж/д цистерна» предполагается предварительно приходовать разницу (автоматически при проводке из системы Контур ГСМ, в случае ее наличия, видом движения для оприходования излишков, выявленных при проведении инвентаризации). Для данного оприходования будет выполнена разработка </w:t>
      </w:r>
      <w:r w:rsidR="00F07089">
        <w:rPr>
          <w:lang w:val="en-US"/>
        </w:rPr>
        <w:t>MM</w:t>
      </w:r>
      <w:r w:rsidR="00F07089">
        <w:t>96</w:t>
      </w:r>
      <w:r w:rsidRPr="001B7501">
        <w:t xml:space="preserve"> Подробно интеграция с системой Контур ГСМ описана в СоИ «Контур ГСМ».</w:t>
      </w:r>
    </w:p>
    <w:p w14:paraId="1B1213FF" w14:textId="77777777" w:rsidR="000F7FCE" w:rsidRDefault="000F7FCE" w:rsidP="00072B2C">
      <w:pPr>
        <w:ind w:firstLine="709"/>
      </w:pPr>
    </w:p>
    <w:p w14:paraId="09EBF77C" w14:textId="77777777" w:rsidR="00072B2C" w:rsidRPr="00BD7764" w:rsidRDefault="00072B2C" w:rsidP="00072B2C">
      <w:pPr>
        <w:ind w:firstLine="709"/>
        <w:rPr>
          <w:b/>
        </w:rPr>
      </w:pPr>
      <w:r w:rsidRPr="00BD7764">
        <w:rPr>
          <w:b/>
        </w:rPr>
        <w:t>Регистрация в системе SAP</w:t>
      </w:r>
    </w:p>
    <w:p w14:paraId="3C8209BE" w14:textId="77777777" w:rsidR="00072B2C" w:rsidRDefault="00072B2C" w:rsidP="00072B2C">
      <w:pPr>
        <w:ind w:firstLine="709"/>
      </w:pPr>
      <w:r>
        <w:t xml:space="preserve">Транзакция: </w:t>
      </w:r>
      <w:r w:rsidRPr="00CF3E9A">
        <w:t>MIGO</w:t>
      </w:r>
    </w:p>
    <w:p w14:paraId="63BC929E" w14:textId="77777777" w:rsidR="00072B2C" w:rsidRDefault="00072B2C" w:rsidP="00072B2C">
      <w:pPr>
        <w:ind w:firstLine="709"/>
      </w:pPr>
      <w:r>
        <w:t>Ссылочный документ: Входящая поставка</w:t>
      </w:r>
    </w:p>
    <w:p w14:paraId="54519402" w14:textId="77777777" w:rsidR="00072B2C" w:rsidRDefault="00072B2C" w:rsidP="00072B2C">
      <w:pPr>
        <w:ind w:firstLine="709"/>
      </w:pPr>
      <w:r>
        <w:t>Вид движения:</w:t>
      </w:r>
    </w:p>
    <w:p w14:paraId="58A7FE0C" w14:textId="73D02D5C" w:rsidR="00072B2C" w:rsidRPr="00567B1C" w:rsidRDefault="00072B2C" w:rsidP="00823682">
      <w:pPr>
        <w:pStyle w:val="afc"/>
        <w:numPr>
          <w:ilvl w:val="0"/>
          <w:numId w:val="116"/>
        </w:numPr>
        <w:ind w:left="1418"/>
      </w:pPr>
      <w:r w:rsidRPr="00567B1C">
        <w:t>101</w:t>
      </w:r>
      <w:r>
        <w:t xml:space="preserve"> – если ППС производится на складе приемки</w:t>
      </w:r>
      <w:r w:rsidR="007961EE">
        <w:t>;</w:t>
      </w:r>
    </w:p>
    <w:p w14:paraId="3FC9ECB9" w14:textId="227CC145" w:rsidR="00072B2C" w:rsidRPr="00567B1C" w:rsidRDefault="00072B2C" w:rsidP="00823682">
      <w:pPr>
        <w:pStyle w:val="afc"/>
        <w:numPr>
          <w:ilvl w:val="0"/>
          <w:numId w:val="116"/>
        </w:numPr>
        <w:ind w:left="1418"/>
      </w:pPr>
      <w:r>
        <w:t>10</w:t>
      </w:r>
      <w:r w:rsidR="004050AC">
        <w:t>7</w:t>
      </w:r>
      <w:r>
        <w:t xml:space="preserve"> – если ППС произошел на дальнем базисе</w:t>
      </w:r>
      <w:r w:rsidR="007961EE">
        <w:t>.</w:t>
      </w:r>
    </w:p>
    <w:p w14:paraId="408B514B" w14:textId="77777777" w:rsidR="00072B2C" w:rsidRDefault="00072B2C" w:rsidP="00072B2C">
      <w:pPr>
        <w:ind w:firstLine="709"/>
      </w:pPr>
      <w:r>
        <w:t xml:space="preserve">Перечень МТР переносится автоматически из </w:t>
      </w:r>
      <w:r w:rsidRPr="00D25DFB">
        <w:t>Входящей поставки</w:t>
      </w:r>
      <w:r>
        <w:t>.</w:t>
      </w:r>
    </w:p>
    <w:p w14:paraId="3BBA8D27" w14:textId="77777777" w:rsidR="00072B2C" w:rsidRDefault="00072B2C" w:rsidP="00072B2C">
      <w:pPr>
        <w:ind w:firstLine="709"/>
      </w:pPr>
      <w:r>
        <w:t>Партия:</w:t>
      </w:r>
    </w:p>
    <w:p w14:paraId="7EC5E203" w14:textId="79669BA9" w:rsidR="00072B2C" w:rsidRDefault="00072B2C" w:rsidP="00823682">
      <w:pPr>
        <w:pStyle w:val="afc"/>
        <w:numPr>
          <w:ilvl w:val="0"/>
          <w:numId w:val="117"/>
        </w:numPr>
        <w:ind w:left="1418"/>
      </w:pPr>
      <w:r>
        <w:t xml:space="preserve">Для МТР без управления по партиям: </w:t>
      </w:r>
      <w:r w:rsidR="00651F98">
        <w:t>МАТЕРИАЛ</w:t>
      </w:r>
      <w:r w:rsidR="007961EE">
        <w:t>;</w:t>
      </w:r>
    </w:p>
    <w:p w14:paraId="087C8CEC" w14:textId="6EE94CBB" w:rsidR="00072B2C" w:rsidRDefault="00072B2C" w:rsidP="00823682">
      <w:pPr>
        <w:pStyle w:val="afc"/>
        <w:numPr>
          <w:ilvl w:val="0"/>
          <w:numId w:val="117"/>
        </w:numPr>
        <w:ind w:left="1418"/>
      </w:pPr>
      <w:r>
        <w:t>Для МТР с управлением по партиям: Генерируется новый код партии</w:t>
      </w:r>
      <w:r w:rsidR="007961EE">
        <w:t>.</w:t>
      </w:r>
    </w:p>
    <w:p w14:paraId="2D36E8B7" w14:textId="77777777" w:rsidR="00072B2C" w:rsidRDefault="00072B2C" w:rsidP="00072B2C">
      <w:pPr>
        <w:ind w:firstLine="709"/>
      </w:pPr>
      <w:r>
        <w:t>Количество:</w:t>
      </w:r>
    </w:p>
    <w:p w14:paraId="2E8A8A0D" w14:textId="0731969A" w:rsidR="00072B2C" w:rsidRDefault="00072B2C" w:rsidP="00823682">
      <w:pPr>
        <w:pStyle w:val="afc"/>
        <w:numPr>
          <w:ilvl w:val="0"/>
          <w:numId w:val="118"/>
        </w:numPr>
        <w:ind w:left="1418"/>
      </w:pPr>
      <w:r>
        <w:t>Вносится вручную на основании фактических данных</w:t>
      </w:r>
      <w:r w:rsidR="007961EE">
        <w:t>;</w:t>
      </w:r>
    </w:p>
    <w:p w14:paraId="13DED8D6" w14:textId="63B43497" w:rsidR="00072B2C" w:rsidRPr="00CF3E9A" w:rsidRDefault="00072B2C" w:rsidP="00823682">
      <w:pPr>
        <w:pStyle w:val="afc"/>
        <w:numPr>
          <w:ilvl w:val="0"/>
          <w:numId w:val="118"/>
        </w:numPr>
        <w:ind w:left="1418"/>
      </w:pPr>
      <w:r>
        <w:t xml:space="preserve">Для ГСМ </w:t>
      </w:r>
      <w:r w:rsidR="008C5251">
        <w:t>вносится на основании железнодорожной накладной.</w:t>
      </w:r>
    </w:p>
    <w:p w14:paraId="6731417D" w14:textId="42113ACA" w:rsidR="00072B2C" w:rsidRDefault="00072B2C" w:rsidP="00072B2C">
      <w:pPr>
        <w:ind w:firstLine="709"/>
      </w:pPr>
      <w:r w:rsidRPr="001D7A71">
        <w:t>В результате приемки МТР на склад в системе формир</w:t>
      </w:r>
      <w:r w:rsidR="00C56641">
        <w:t>уется Документ материала, а так</w:t>
      </w:r>
      <w:r w:rsidRPr="001D7A71">
        <w:t>же Бухгалтерский документ.</w:t>
      </w:r>
    </w:p>
    <w:p w14:paraId="3AC9C1E1" w14:textId="4F8D1AD7" w:rsidR="004A5F31" w:rsidRDefault="004A5F31" w:rsidP="004A5F31">
      <w:pPr>
        <w:ind w:firstLine="709"/>
      </w:pPr>
      <w:r>
        <w:lastRenderedPageBreak/>
        <w:t>В случае приемки ГСМ поступление проводится на склад «Ж/д цистерна». При эт</w:t>
      </w:r>
      <w:r w:rsidR="00F35D8A">
        <w:t>ом в создаваемой партии заполняю</w:t>
      </w:r>
      <w:r>
        <w:t>тся признак</w:t>
      </w:r>
      <w:r w:rsidR="00F35D8A">
        <w:t>и</w:t>
      </w:r>
      <w:r>
        <w:t xml:space="preserve"> «№ накладной при ПМ ГСМ»</w:t>
      </w:r>
      <w:r w:rsidR="00F35D8A">
        <w:t xml:space="preserve"> и «Коэффициент пересчета КГ/Л»</w:t>
      </w:r>
      <w:r>
        <w:t>.</w:t>
      </w:r>
    </w:p>
    <w:p w14:paraId="7D0691A1" w14:textId="1A86C3EE" w:rsidR="004A5F31" w:rsidRDefault="004A5F31" w:rsidP="00327C87">
      <w:pPr>
        <w:ind w:firstLine="708"/>
      </w:pPr>
      <w:r>
        <w:t>В случае приемки ГСМ для переноса фактически принятого количества топлива со склада «Ж/д цистерна» на склад «Резервуар»</w:t>
      </w:r>
      <w:ins w:id="729" w:author="Tukhbatov Ruslan" w:date="2020-04-22T17:49:00Z">
        <w:r w:rsidR="007F4196">
          <w:t xml:space="preserve"> при проверке данных</w:t>
        </w:r>
      </w:ins>
      <w:r>
        <w:t xml:space="preserve"> используются входящие сообщения из системы Контур ГСМ</w:t>
      </w:r>
      <w:r w:rsidR="004375D9">
        <w:t xml:space="preserve"> (в случае ее </w:t>
      </w:r>
      <w:commentRangeStart w:id="730"/>
      <w:commentRangeStart w:id="731"/>
      <w:r w:rsidR="004375D9">
        <w:t>использования</w:t>
      </w:r>
      <w:commentRangeEnd w:id="730"/>
      <w:r w:rsidR="00F83849">
        <w:rPr>
          <w:rStyle w:val="aff7"/>
        </w:rPr>
        <w:commentReference w:id="730"/>
      </w:r>
      <w:commentRangeEnd w:id="731"/>
      <w:r w:rsidR="007F4196">
        <w:rPr>
          <w:rStyle w:val="aff7"/>
        </w:rPr>
        <w:commentReference w:id="731"/>
      </w:r>
      <w:r w:rsidR="004375D9">
        <w:t>)</w:t>
      </w:r>
      <w:r>
        <w:t xml:space="preserve">. В результате проводки этих сообщений в </w:t>
      </w:r>
      <w:r>
        <w:rPr>
          <w:lang w:val="en-US"/>
        </w:rPr>
        <w:t>SAP</w:t>
      </w:r>
      <w:r w:rsidRPr="00523470">
        <w:t xml:space="preserve"> </w:t>
      </w:r>
      <w:r>
        <w:rPr>
          <w:lang w:val="en-US"/>
        </w:rPr>
        <w:t>S</w:t>
      </w:r>
      <w:r w:rsidRPr="00523470">
        <w:t>/4</w:t>
      </w:r>
      <w:r>
        <w:rPr>
          <w:lang w:val="en-US"/>
        </w:rPr>
        <w:t>HANA</w:t>
      </w:r>
      <w:r w:rsidRPr="00523470">
        <w:t xml:space="preserve"> </w:t>
      </w:r>
      <w:r>
        <w:t>автоматически проводится документ материала с 311 видом движения. Этим документом переносится партия, содержащая в признаке «№ накладной при ПМ ГСМ» корректный номер железнодорожной накладной, указанной Кладовщиком при поступлении на склад «Ж/д цистерна».</w:t>
      </w:r>
    </w:p>
    <w:p w14:paraId="5FBCA95E" w14:textId="27466D7F" w:rsidR="003A19FD" w:rsidRDefault="00072B2C" w:rsidP="003A19FD">
      <w:pPr>
        <w:ind w:firstLine="709"/>
      </w:pPr>
      <w:r w:rsidRPr="001D7A71">
        <w:t>Из системы выполняется автоматическая печать формы М-4</w:t>
      </w:r>
      <w:r>
        <w:t xml:space="preserve"> </w:t>
      </w:r>
      <w:r w:rsidRPr="00227E6E">
        <w:t>(</w:t>
      </w:r>
      <w:r>
        <w:t>М-7 в случае расхождений</w:t>
      </w:r>
      <w:r w:rsidRPr="00227E6E">
        <w:t>)</w:t>
      </w:r>
      <w:r w:rsidRPr="001D7A71">
        <w:t>. В случае поступления МТР на склады</w:t>
      </w:r>
      <w:r>
        <w:t xml:space="preserve"> под управлением </w:t>
      </w:r>
      <w:r w:rsidRPr="001D7A71">
        <w:t>«Полюс Логистика»</w:t>
      </w:r>
      <w:r>
        <w:t>, дополнительно</w:t>
      </w:r>
      <w:r w:rsidRPr="001D7A71">
        <w:t xml:space="preserve"> </w:t>
      </w:r>
      <w:r>
        <w:t>формируется печатный документ МХ-1</w:t>
      </w:r>
      <w:r w:rsidRPr="001D7A71">
        <w:t>.</w:t>
      </w:r>
      <w:r w:rsidR="003A19FD">
        <w:t xml:space="preserve"> При </w:t>
      </w:r>
      <w:r w:rsidR="003A19FD" w:rsidRPr="00754CFD">
        <w:t xml:space="preserve">несоответствиях в процессе приёмки по количеству или качеству и </w:t>
      </w:r>
      <w:r w:rsidR="003A19FD">
        <w:t>после составления акта М-7</w:t>
      </w:r>
      <w:r w:rsidR="003A19FD" w:rsidRPr="00754CFD">
        <w:t xml:space="preserve"> </w:t>
      </w:r>
      <w:r w:rsidR="003A19FD" w:rsidRPr="00734C55">
        <w:t xml:space="preserve">склад уведомляет </w:t>
      </w:r>
      <w:r w:rsidR="00E85888">
        <w:t>менеджера по сопровождению договора</w:t>
      </w:r>
      <w:r w:rsidR="003A19FD" w:rsidRPr="00734C55">
        <w:t xml:space="preserve"> о факте приемки с расхождениями</w:t>
      </w:r>
      <w:r w:rsidR="003A19FD">
        <w:t xml:space="preserve"> (уведомление направляется по электронной почте)</w:t>
      </w:r>
      <w:r w:rsidR="003A19FD" w:rsidRPr="00734C55">
        <w:t>.</w:t>
      </w:r>
    </w:p>
    <w:p w14:paraId="4E5F669C" w14:textId="77777777" w:rsidR="0011133A" w:rsidRDefault="0011133A" w:rsidP="00072B2C">
      <w:pPr>
        <w:ind w:firstLine="709"/>
      </w:pPr>
    </w:p>
    <w:p w14:paraId="0A33704F" w14:textId="41722AB2" w:rsidR="00CA185B" w:rsidRDefault="00793421" w:rsidP="002B1B59">
      <w:pPr>
        <w:ind w:firstLine="709"/>
        <w:jc w:val="right"/>
        <w:rPr>
          <w:b/>
        </w:rPr>
      </w:pPr>
      <w:r w:rsidRPr="00916FAB">
        <w:rPr>
          <w:rFonts w:cs="Arial"/>
          <w:b/>
          <w:sz w:val="22"/>
        </w:rPr>
        <w:t xml:space="preserve">Таблица </w:t>
      </w:r>
      <w:r>
        <w:rPr>
          <w:rFonts w:cs="Arial"/>
          <w:b/>
          <w:sz w:val="22"/>
        </w:rPr>
        <w:t>37</w:t>
      </w:r>
      <w:r w:rsidRPr="00916FAB">
        <w:rPr>
          <w:rFonts w:cs="Arial"/>
          <w:b/>
          <w:sz w:val="22"/>
        </w:rPr>
        <w:t xml:space="preserve">. Описание </w:t>
      </w:r>
      <w:r>
        <w:rPr>
          <w:rFonts w:cs="Arial"/>
          <w:b/>
          <w:sz w:val="22"/>
        </w:rPr>
        <w:t>шага «Регистрация поступления на склад по входящей поставке»</w:t>
      </w:r>
    </w:p>
    <w:p w14:paraId="229E0CC1" w14:textId="77777777" w:rsidR="00CA185B" w:rsidRDefault="00CA185B" w:rsidP="00BD7764">
      <w:pPr>
        <w:ind w:firstLine="709"/>
        <w:rPr>
          <w:b/>
        </w:rPr>
      </w:pPr>
    </w:p>
    <w:tbl>
      <w:tblPr>
        <w:tblW w:w="10247"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1418"/>
        <w:gridCol w:w="1134"/>
        <w:gridCol w:w="1417"/>
        <w:gridCol w:w="2694"/>
        <w:gridCol w:w="1843"/>
      </w:tblGrid>
      <w:tr w:rsidR="00793421" w:rsidRPr="00793421" w14:paraId="5F6A923C" w14:textId="77777777" w:rsidTr="004E13A3">
        <w:trPr>
          <w:trHeight w:val="125"/>
        </w:trPr>
        <w:tc>
          <w:tcPr>
            <w:tcW w:w="1741" w:type="dxa"/>
            <w:shd w:val="clear" w:color="auto" w:fill="FFC000"/>
          </w:tcPr>
          <w:p w14:paraId="5C41669E" w14:textId="3086538F" w:rsid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1418" w:type="dxa"/>
            <w:shd w:val="clear" w:color="auto" w:fill="FFC000"/>
          </w:tcPr>
          <w:p w14:paraId="540AB0A9" w14:textId="2C40559D"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134" w:type="dxa"/>
            <w:shd w:val="clear" w:color="auto" w:fill="FFC000"/>
          </w:tcPr>
          <w:p w14:paraId="39282780" w14:textId="3B213882" w:rsidR="00793421" w:rsidRPr="00793421" w:rsidRDefault="00793421" w:rsidP="00793421">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417" w:type="dxa"/>
            <w:shd w:val="clear" w:color="auto" w:fill="FFC000"/>
          </w:tcPr>
          <w:p w14:paraId="548026C0" w14:textId="0481B037"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2694" w:type="dxa"/>
            <w:shd w:val="clear" w:color="auto" w:fill="FFC000"/>
          </w:tcPr>
          <w:p w14:paraId="535B7801" w14:textId="7E51F16A"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843" w:type="dxa"/>
            <w:shd w:val="clear" w:color="auto" w:fill="FFC000"/>
          </w:tcPr>
          <w:p w14:paraId="7717998C" w14:textId="28A75BA2" w:rsidR="00793421" w:rsidRPr="00793421" w:rsidRDefault="00793421" w:rsidP="00793421">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793421" w:rsidRPr="00793421" w14:paraId="357AB6AA" w14:textId="77777777" w:rsidTr="004E13A3">
        <w:trPr>
          <w:trHeight w:val="125"/>
        </w:trPr>
        <w:tc>
          <w:tcPr>
            <w:tcW w:w="1741" w:type="dxa"/>
          </w:tcPr>
          <w:p w14:paraId="6D3C2177" w14:textId="0298C32B" w:rsidR="00793421" w:rsidRPr="00793421" w:rsidRDefault="004E13A3" w:rsidP="00793421">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793421" w:rsidRPr="00793421">
              <w:rPr>
                <w:rFonts w:eastAsiaTheme="minorHAnsi" w:cs="Arial"/>
                <w:color w:val="000000"/>
                <w:sz w:val="18"/>
                <w:szCs w:val="18"/>
              </w:rPr>
              <w:t>10.07.03.01.060</w:t>
            </w:r>
          </w:p>
        </w:tc>
        <w:tc>
          <w:tcPr>
            <w:tcW w:w="1418" w:type="dxa"/>
          </w:tcPr>
          <w:p w14:paraId="36DCB835"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Расхождения при входном контроле не выявлены</w:t>
            </w:r>
          </w:p>
        </w:tc>
        <w:tc>
          <w:tcPr>
            <w:tcW w:w="1134" w:type="dxa"/>
          </w:tcPr>
          <w:p w14:paraId="4C93AB56" w14:textId="75717D23" w:rsidR="00793421" w:rsidRPr="00793421" w:rsidRDefault="00C14CBA" w:rsidP="003516E0">
            <w:pPr>
              <w:autoSpaceDE w:val="0"/>
              <w:autoSpaceDN w:val="0"/>
              <w:adjustRightInd w:val="0"/>
              <w:jc w:val="left"/>
              <w:rPr>
                <w:rFonts w:eastAsiaTheme="minorHAnsi" w:cs="Arial"/>
                <w:color w:val="000000"/>
                <w:sz w:val="20"/>
                <w:szCs w:val="20"/>
              </w:rPr>
            </w:pPr>
            <w:r>
              <w:rPr>
                <w:rFonts w:eastAsiaTheme="minorHAnsi" w:cs="Arial"/>
                <w:color w:val="000000"/>
                <w:sz w:val="20"/>
                <w:szCs w:val="20"/>
                <w:lang w:val="en-US"/>
              </w:rPr>
              <w:t>MIGO</w:t>
            </w:r>
            <w:r w:rsidR="00793421" w:rsidRPr="00793421">
              <w:rPr>
                <w:rFonts w:eastAsiaTheme="minorHAnsi" w:cs="Arial"/>
                <w:color w:val="000000"/>
                <w:sz w:val="20"/>
                <w:szCs w:val="20"/>
              </w:rPr>
              <w:t xml:space="preserve"> </w:t>
            </w:r>
            <w:r w:rsidR="003516E0">
              <w:rPr>
                <w:rFonts w:eastAsiaTheme="minorHAnsi" w:cs="Arial"/>
                <w:color w:val="000000"/>
                <w:sz w:val="20"/>
                <w:szCs w:val="20"/>
              </w:rPr>
              <w:t>Поступление материала</w:t>
            </w:r>
          </w:p>
        </w:tc>
        <w:tc>
          <w:tcPr>
            <w:tcW w:w="1417" w:type="dxa"/>
          </w:tcPr>
          <w:p w14:paraId="5820D32A"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Входящая поставка</w:t>
            </w:r>
          </w:p>
          <w:p w14:paraId="7E51D2B0"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Товаросопроводительные документы (Сверены)</w:t>
            </w:r>
          </w:p>
        </w:tc>
        <w:tc>
          <w:tcPr>
            <w:tcW w:w="2694" w:type="dxa"/>
          </w:tcPr>
          <w:p w14:paraId="240CA160"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Документ материала</w:t>
            </w:r>
          </w:p>
          <w:p w14:paraId="1397A809"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Бухгалтерский документ</w:t>
            </w:r>
          </w:p>
          <w:p w14:paraId="3C1611AC"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Входящая поставка (проведена)</w:t>
            </w:r>
          </w:p>
          <w:p w14:paraId="35B0DA5D"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М-4</w:t>
            </w:r>
          </w:p>
          <w:p w14:paraId="5CB5E452"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МХ-1</w:t>
            </w:r>
          </w:p>
          <w:p w14:paraId="49050304" w14:textId="77777777" w:rsidR="00793421" w:rsidRPr="00793421" w:rsidRDefault="00793421" w:rsidP="00793421">
            <w:pPr>
              <w:autoSpaceDE w:val="0"/>
              <w:autoSpaceDN w:val="0"/>
              <w:adjustRightInd w:val="0"/>
              <w:jc w:val="left"/>
              <w:rPr>
                <w:rFonts w:eastAsiaTheme="minorHAnsi" w:cs="Arial"/>
                <w:color w:val="000000"/>
                <w:sz w:val="18"/>
                <w:szCs w:val="18"/>
              </w:rPr>
            </w:pPr>
            <w:r w:rsidRPr="00793421">
              <w:rPr>
                <w:rFonts w:eastAsiaTheme="minorHAnsi" w:cs="Arial"/>
                <w:color w:val="000000"/>
                <w:sz w:val="18"/>
                <w:szCs w:val="18"/>
              </w:rPr>
              <w:t>М-7</w:t>
            </w:r>
          </w:p>
        </w:tc>
        <w:tc>
          <w:tcPr>
            <w:tcW w:w="1843" w:type="dxa"/>
          </w:tcPr>
          <w:p w14:paraId="521B837B" w14:textId="6855BC04" w:rsidR="00793421" w:rsidRDefault="00793421" w:rsidP="00793421">
            <w:pPr>
              <w:autoSpaceDE w:val="0"/>
              <w:autoSpaceDN w:val="0"/>
              <w:adjustRightInd w:val="0"/>
              <w:jc w:val="left"/>
              <w:rPr>
                <w:rFonts w:eastAsiaTheme="minorHAnsi" w:cs="Arial"/>
                <w:color w:val="000000"/>
                <w:sz w:val="18"/>
                <w:szCs w:val="18"/>
              </w:rPr>
            </w:pPr>
            <w:del w:id="732" w:author="Кращенко Олег Владимирович (Подрядчик. ООО БерингПойнт)" w:date="2020-04-23T15:42:00Z">
              <w:r w:rsidRPr="00793421" w:rsidDel="004E728B">
                <w:rPr>
                  <w:rFonts w:eastAsiaTheme="minorHAnsi" w:cs="Arial"/>
                  <w:color w:val="000000"/>
                  <w:sz w:val="18"/>
                  <w:szCs w:val="18"/>
                </w:rPr>
                <w:delText>Кладовщик БЕ ГОК</w:delText>
              </w:r>
            </w:del>
            <w:ins w:id="733" w:author="Кращенко Олег Владимирович (Подрядчик. ООО БерингПойнт)" w:date="2020-04-23T15:42:00Z">
              <w:r w:rsidR="004E728B">
                <w:rPr>
                  <w:rFonts w:eastAsiaTheme="minorHAnsi" w:cs="Arial"/>
                  <w:color w:val="000000"/>
                  <w:sz w:val="18"/>
                  <w:szCs w:val="18"/>
                </w:rPr>
                <w:t>Кладовщик</w:t>
              </w:r>
            </w:ins>
          </w:p>
          <w:p w14:paraId="60519980" w14:textId="14C77CF9" w:rsidR="00793421" w:rsidRPr="00793421" w:rsidRDefault="00793421" w:rsidP="00BD116E">
            <w:pPr>
              <w:autoSpaceDE w:val="0"/>
              <w:autoSpaceDN w:val="0"/>
              <w:adjustRightInd w:val="0"/>
              <w:jc w:val="left"/>
              <w:rPr>
                <w:rFonts w:eastAsiaTheme="minorHAnsi" w:cs="Arial"/>
                <w:color w:val="000000"/>
                <w:sz w:val="18"/>
                <w:szCs w:val="18"/>
              </w:rPr>
            </w:pPr>
            <w:del w:id="734" w:author="Кращенко Олег Владимирович (Подрядчик. ООО БерингПойнт)" w:date="2020-04-23T15:41:00Z">
              <w:r w:rsidDel="004E728B">
                <w:rPr>
                  <w:rFonts w:eastAsiaTheme="minorHAnsi" w:cs="Arial"/>
                  <w:color w:val="000000"/>
                  <w:sz w:val="18"/>
                  <w:szCs w:val="18"/>
                </w:rPr>
                <w:delText>Кладовщик СП</w:delText>
              </w:r>
            </w:del>
          </w:p>
        </w:tc>
      </w:tr>
    </w:tbl>
    <w:p w14:paraId="369095D4" w14:textId="1794E1DE" w:rsidR="00BD7764" w:rsidRPr="00BD7764" w:rsidRDefault="00BD7764" w:rsidP="00BD7764">
      <w:pPr>
        <w:ind w:firstLine="709"/>
        <w:rPr>
          <w:b/>
        </w:rPr>
      </w:pPr>
      <w:r w:rsidRPr="00BD7764">
        <w:rPr>
          <w:b/>
        </w:rPr>
        <w:t xml:space="preserve">ПРИЕМКА МТР ОТ СТОРОННЕГО КОНТРАГЕНТА НА ОТВЕТСТВЕННОЕ ХРАНЕНИЕ (ОХ) </w:t>
      </w:r>
    </w:p>
    <w:p w14:paraId="7CC1D5DC" w14:textId="77777777" w:rsidR="00BD7764" w:rsidRPr="00ED5531" w:rsidRDefault="00BD7764" w:rsidP="00BD7764">
      <w:pPr>
        <w:ind w:firstLine="709"/>
      </w:pPr>
    </w:p>
    <w:p w14:paraId="333640C6" w14:textId="740061E3" w:rsidR="00BD7764" w:rsidRPr="004C2F04" w:rsidRDefault="00BD7764" w:rsidP="00BD7764">
      <w:pPr>
        <w:pStyle w:val="4"/>
      </w:pPr>
      <w:r>
        <w:t xml:space="preserve">Шаг процесса ПП-10.07.03.01.035 – </w:t>
      </w:r>
      <w:r w:rsidRPr="00697BF7">
        <w:t>Принятие решения о приеме на ответ</w:t>
      </w:r>
      <w:r w:rsidR="0016106B">
        <w:t xml:space="preserve">ственное </w:t>
      </w:r>
      <w:r w:rsidRPr="00697BF7">
        <w:t>хранение</w:t>
      </w:r>
    </w:p>
    <w:p w14:paraId="3E314CB4" w14:textId="77777777" w:rsidR="00265F99" w:rsidRDefault="00265F99" w:rsidP="00BD7764">
      <w:pPr>
        <w:ind w:firstLine="709"/>
      </w:pPr>
    </w:p>
    <w:p w14:paraId="435FBC7A" w14:textId="6B267A5E" w:rsidR="00BD7764" w:rsidRDefault="00BD7764" w:rsidP="00BD7764">
      <w:pPr>
        <w:ind w:firstLine="709"/>
      </w:pPr>
      <w:r>
        <w:t>Если невозможна приемка МТР на склад по заказу на поставку или перемещение, то приемка таких МТР выполняется на ответственное хранение. Это возможно в следующих случаях:</w:t>
      </w:r>
    </w:p>
    <w:p w14:paraId="4ACE7846" w14:textId="655AA466" w:rsidR="00BD7764" w:rsidRPr="00FB703A" w:rsidRDefault="00BD7764" w:rsidP="00823682">
      <w:pPr>
        <w:pStyle w:val="afc"/>
        <w:numPr>
          <w:ilvl w:val="0"/>
          <w:numId w:val="119"/>
        </w:numPr>
        <w:ind w:left="1418"/>
      </w:pPr>
      <w:r w:rsidRPr="00FB703A">
        <w:t>Приемка МТР от стороннего контрагента на ОХ по договору хранения</w:t>
      </w:r>
      <w:r w:rsidR="00D41828">
        <w:t xml:space="preserve"> или договору поставки</w:t>
      </w:r>
      <w:r>
        <w:t>;</w:t>
      </w:r>
    </w:p>
    <w:p w14:paraId="6DE8FB1B" w14:textId="4E7D557D" w:rsidR="00BD7764" w:rsidRPr="00FB703A" w:rsidRDefault="00BD7764" w:rsidP="00823682">
      <w:pPr>
        <w:pStyle w:val="afc"/>
        <w:numPr>
          <w:ilvl w:val="0"/>
          <w:numId w:val="119"/>
        </w:numPr>
        <w:ind w:left="1418"/>
      </w:pPr>
      <w:r w:rsidRPr="00FB703A">
        <w:t>При</w:t>
      </w:r>
      <w:r>
        <w:t>ем</w:t>
      </w:r>
      <w:r w:rsidRPr="00FB703A">
        <w:t xml:space="preserve">ка МТР от стороннего контрагента на ОХ </w:t>
      </w:r>
      <w:r>
        <w:t>на основании акта М-7</w:t>
      </w:r>
      <w:r w:rsidR="00D41828">
        <w:t xml:space="preserve"> (в зависимости от возможности идентификации, по какому договору поступили МТР, </w:t>
      </w:r>
      <w:r w:rsidR="002C25AA">
        <w:t>в соответствующей производственной БЕ или БЕ Полюс Логистика</w:t>
      </w:r>
      <w:r w:rsidR="00D41828">
        <w:t>)</w:t>
      </w:r>
      <w:r>
        <w:t>;</w:t>
      </w:r>
    </w:p>
    <w:p w14:paraId="1DF6274F" w14:textId="65705654" w:rsidR="00BD7764" w:rsidRPr="00FB703A" w:rsidRDefault="00BD7764" w:rsidP="00823682">
      <w:pPr>
        <w:pStyle w:val="afc"/>
        <w:numPr>
          <w:ilvl w:val="0"/>
          <w:numId w:val="119"/>
        </w:numPr>
        <w:ind w:left="1418"/>
      </w:pPr>
      <w:r w:rsidRPr="00FB703A">
        <w:t>При</w:t>
      </w:r>
      <w:r>
        <w:t>е</w:t>
      </w:r>
      <w:r w:rsidRPr="00FB703A">
        <w:t xml:space="preserve">мка частей </w:t>
      </w:r>
      <w:r w:rsidR="00D41828">
        <w:t xml:space="preserve">комплектов </w:t>
      </w:r>
      <w:r w:rsidRPr="00FB703A">
        <w:t>оборуд</w:t>
      </w:r>
      <w:r>
        <w:t xml:space="preserve">ования </w:t>
      </w:r>
      <w:r w:rsidR="00D41828">
        <w:t xml:space="preserve">по договору хранения </w:t>
      </w:r>
      <w:r>
        <w:t>на ответственное хранение</w:t>
      </w:r>
      <w:r w:rsidRPr="00FB703A">
        <w:t xml:space="preserve"> до полной поставки оборудования</w:t>
      </w:r>
      <w:r>
        <w:t>.</w:t>
      </w:r>
    </w:p>
    <w:p w14:paraId="074EB5C7" w14:textId="77777777" w:rsidR="00BD7764" w:rsidRPr="00653F51" w:rsidRDefault="00BD7764" w:rsidP="00BD7764">
      <w:pPr>
        <w:ind w:firstLine="709"/>
      </w:pPr>
      <w:r w:rsidRPr="00653F51">
        <w:t>На данном шаге никакие операции в системе SAP не регистрируются.</w:t>
      </w:r>
    </w:p>
    <w:p w14:paraId="71A04FFB" w14:textId="77777777" w:rsidR="00BD7764" w:rsidRDefault="00BD7764" w:rsidP="00BD7764">
      <w:pPr>
        <w:ind w:firstLine="709"/>
      </w:pPr>
    </w:p>
    <w:p w14:paraId="3A08DF3C" w14:textId="43281EFD" w:rsidR="002B1B59" w:rsidRDefault="002B1B59" w:rsidP="002B1B59">
      <w:pPr>
        <w:ind w:firstLine="709"/>
        <w:jc w:val="right"/>
        <w:rPr>
          <w:b/>
        </w:rPr>
      </w:pPr>
      <w:r w:rsidRPr="00916FAB">
        <w:rPr>
          <w:rFonts w:cs="Arial"/>
          <w:b/>
          <w:sz w:val="22"/>
        </w:rPr>
        <w:t xml:space="preserve">Таблица </w:t>
      </w:r>
      <w:r>
        <w:rPr>
          <w:rFonts w:cs="Arial"/>
          <w:b/>
          <w:sz w:val="22"/>
        </w:rPr>
        <w:t>38</w:t>
      </w:r>
      <w:r w:rsidRPr="00916FAB">
        <w:rPr>
          <w:rFonts w:cs="Arial"/>
          <w:b/>
          <w:sz w:val="22"/>
        </w:rPr>
        <w:t xml:space="preserve">. Описание </w:t>
      </w:r>
      <w:r>
        <w:rPr>
          <w:rFonts w:cs="Arial"/>
          <w:b/>
          <w:sz w:val="22"/>
        </w:rPr>
        <w:t>шага «Принятие решения о приемке на ответственное хранение»</w:t>
      </w:r>
    </w:p>
    <w:p w14:paraId="66FDCC5C" w14:textId="6AA51C0D" w:rsidR="002B1B59" w:rsidRDefault="002B1B59" w:rsidP="00BD7764">
      <w:pPr>
        <w:ind w:firstLine="709"/>
      </w:pPr>
    </w:p>
    <w:tbl>
      <w:tblPr>
        <w:tblW w:w="1024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2410"/>
        <w:gridCol w:w="1044"/>
        <w:gridCol w:w="1649"/>
        <w:gridCol w:w="1842"/>
        <w:gridCol w:w="1560"/>
      </w:tblGrid>
      <w:tr w:rsidR="002B1B59" w:rsidRPr="002B1B59" w14:paraId="6A27D220" w14:textId="77777777" w:rsidTr="004E13A3">
        <w:trPr>
          <w:trHeight w:val="67"/>
        </w:trPr>
        <w:tc>
          <w:tcPr>
            <w:tcW w:w="1741" w:type="dxa"/>
            <w:shd w:val="clear" w:color="auto" w:fill="FFC000"/>
          </w:tcPr>
          <w:p w14:paraId="71DF15AA" w14:textId="2EBC4E0C" w:rsidR="002B1B59" w:rsidRPr="002B1B59" w:rsidRDefault="002B1B59" w:rsidP="002B1B5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2410" w:type="dxa"/>
            <w:shd w:val="clear" w:color="auto" w:fill="FFC000"/>
          </w:tcPr>
          <w:p w14:paraId="164F217B" w14:textId="090ADED5" w:rsidR="002B1B59" w:rsidRPr="002B1B59" w:rsidRDefault="002B1B59" w:rsidP="002B1B5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044" w:type="dxa"/>
            <w:shd w:val="clear" w:color="auto" w:fill="FFC000"/>
          </w:tcPr>
          <w:p w14:paraId="74C435EF" w14:textId="011334E6" w:rsidR="002B1B59" w:rsidRPr="002B1B59" w:rsidRDefault="002B1B59" w:rsidP="002B1B59">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649" w:type="dxa"/>
            <w:shd w:val="clear" w:color="auto" w:fill="FFC000"/>
          </w:tcPr>
          <w:p w14:paraId="26561241" w14:textId="58E112C7" w:rsidR="002B1B59" w:rsidRPr="002B1B59" w:rsidRDefault="002B1B59" w:rsidP="002B1B5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842" w:type="dxa"/>
            <w:shd w:val="clear" w:color="auto" w:fill="FFC000"/>
          </w:tcPr>
          <w:p w14:paraId="4F0707FA" w14:textId="4D9A311D" w:rsidR="002B1B59" w:rsidRPr="002B1B59" w:rsidRDefault="002B1B59" w:rsidP="002B1B5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560" w:type="dxa"/>
            <w:shd w:val="clear" w:color="auto" w:fill="FFC000"/>
          </w:tcPr>
          <w:p w14:paraId="5BC9DCC8" w14:textId="2F5AFC27" w:rsidR="002B1B59" w:rsidRPr="002B1B59" w:rsidRDefault="002B1B59" w:rsidP="002B1B59">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2B1B59" w:rsidRPr="002B1B59" w14:paraId="6EACF937" w14:textId="77777777" w:rsidTr="004E13A3">
        <w:trPr>
          <w:trHeight w:val="67"/>
        </w:trPr>
        <w:tc>
          <w:tcPr>
            <w:tcW w:w="1741" w:type="dxa"/>
          </w:tcPr>
          <w:p w14:paraId="6CB9F18E" w14:textId="2AF732E8" w:rsidR="002B1B59" w:rsidRPr="002B1B59" w:rsidRDefault="004E13A3" w:rsidP="002B1B59">
            <w:pPr>
              <w:autoSpaceDE w:val="0"/>
              <w:autoSpaceDN w:val="0"/>
              <w:adjustRightInd w:val="0"/>
              <w:jc w:val="left"/>
              <w:rPr>
                <w:rFonts w:eastAsiaTheme="minorHAnsi" w:cs="Arial"/>
                <w:color w:val="000000"/>
                <w:sz w:val="18"/>
                <w:szCs w:val="18"/>
              </w:rPr>
            </w:pPr>
            <w:r>
              <w:rPr>
                <w:rFonts w:eastAsiaTheme="minorHAnsi" w:cs="Arial"/>
                <w:color w:val="000000"/>
                <w:sz w:val="20"/>
                <w:szCs w:val="20"/>
              </w:rPr>
              <w:lastRenderedPageBreak/>
              <w:t>ПП-</w:t>
            </w:r>
            <w:r w:rsidR="002B1B59" w:rsidRPr="002B1B59">
              <w:rPr>
                <w:rFonts w:eastAsiaTheme="minorHAnsi" w:cs="Arial"/>
                <w:color w:val="000000"/>
                <w:sz w:val="18"/>
                <w:szCs w:val="18"/>
              </w:rPr>
              <w:t>10.07.03.01.035</w:t>
            </w:r>
          </w:p>
        </w:tc>
        <w:tc>
          <w:tcPr>
            <w:tcW w:w="2410" w:type="dxa"/>
          </w:tcPr>
          <w:p w14:paraId="3474B3D2" w14:textId="77777777" w:rsidR="002B1B59" w:rsidRPr="002B1B59" w:rsidRDefault="002B1B59" w:rsidP="002B1B59">
            <w:pPr>
              <w:autoSpaceDE w:val="0"/>
              <w:autoSpaceDN w:val="0"/>
              <w:adjustRightInd w:val="0"/>
              <w:jc w:val="left"/>
              <w:rPr>
                <w:rFonts w:eastAsiaTheme="minorHAnsi" w:cs="Arial"/>
                <w:color w:val="000000"/>
                <w:sz w:val="18"/>
                <w:szCs w:val="18"/>
              </w:rPr>
            </w:pPr>
            <w:r w:rsidRPr="002B1B59">
              <w:rPr>
                <w:rFonts w:eastAsiaTheme="minorHAnsi" w:cs="Arial"/>
                <w:color w:val="000000"/>
                <w:sz w:val="18"/>
                <w:szCs w:val="18"/>
              </w:rPr>
              <w:t>Расхождения есть</w:t>
            </w:r>
          </w:p>
          <w:p w14:paraId="7C235408" w14:textId="77777777" w:rsidR="002B1B59" w:rsidRPr="002B1B59" w:rsidRDefault="002B1B59" w:rsidP="002B1B59">
            <w:pPr>
              <w:autoSpaceDE w:val="0"/>
              <w:autoSpaceDN w:val="0"/>
              <w:adjustRightInd w:val="0"/>
              <w:jc w:val="left"/>
              <w:rPr>
                <w:rFonts w:eastAsiaTheme="minorHAnsi" w:cs="Arial"/>
                <w:color w:val="000000"/>
                <w:sz w:val="18"/>
                <w:szCs w:val="18"/>
              </w:rPr>
            </w:pPr>
            <w:r w:rsidRPr="002B1B59">
              <w:rPr>
                <w:rFonts w:eastAsiaTheme="minorHAnsi" w:cs="Arial"/>
                <w:color w:val="000000"/>
                <w:sz w:val="18"/>
                <w:szCs w:val="18"/>
              </w:rPr>
              <w:t>Прибытие не запланированного вх. поставкой груза от внешнего поставщика</w:t>
            </w:r>
          </w:p>
        </w:tc>
        <w:tc>
          <w:tcPr>
            <w:tcW w:w="1044" w:type="dxa"/>
          </w:tcPr>
          <w:p w14:paraId="725BA174" w14:textId="77777777" w:rsidR="002B1B59" w:rsidRPr="002B1B59" w:rsidRDefault="002B1B59" w:rsidP="002B1B59">
            <w:pPr>
              <w:autoSpaceDE w:val="0"/>
              <w:autoSpaceDN w:val="0"/>
              <w:adjustRightInd w:val="0"/>
              <w:jc w:val="left"/>
              <w:rPr>
                <w:rFonts w:eastAsiaTheme="minorHAnsi" w:cs="Arial"/>
                <w:color w:val="000000"/>
                <w:sz w:val="20"/>
                <w:szCs w:val="20"/>
              </w:rPr>
            </w:pPr>
            <w:r w:rsidRPr="002B1B59">
              <w:rPr>
                <w:rFonts w:eastAsiaTheme="minorHAnsi" w:cs="Arial"/>
                <w:color w:val="000000"/>
                <w:sz w:val="20"/>
                <w:szCs w:val="20"/>
              </w:rPr>
              <w:t>-</w:t>
            </w:r>
          </w:p>
        </w:tc>
        <w:tc>
          <w:tcPr>
            <w:tcW w:w="1649" w:type="dxa"/>
          </w:tcPr>
          <w:p w14:paraId="404DC45E" w14:textId="77777777" w:rsidR="002B1B59" w:rsidRPr="002B1B59" w:rsidRDefault="002B1B59" w:rsidP="002B1B59">
            <w:pPr>
              <w:autoSpaceDE w:val="0"/>
              <w:autoSpaceDN w:val="0"/>
              <w:adjustRightInd w:val="0"/>
              <w:jc w:val="left"/>
              <w:rPr>
                <w:rFonts w:eastAsiaTheme="minorHAnsi" w:cs="Arial"/>
                <w:color w:val="000000"/>
                <w:sz w:val="18"/>
                <w:szCs w:val="18"/>
              </w:rPr>
            </w:pPr>
            <w:r w:rsidRPr="002B1B59">
              <w:rPr>
                <w:rFonts w:eastAsiaTheme="minorHAnsi" w:cs="Arial"/>
                <w:color w:val="000000"/>
                <w:sz w:val="18"/>
                <w:szCs w:val="18"/>
              </w:rPr>
              <w:t>Товаросопроводительные документы (Получены)</w:t>
            </w:r>
          </w:p>
        </w:tc>
        <w:tc>
          <w:tcPr>
            <w:tcW w:w="1842" w:type="dxa"/>
          </w:tcPr>
          <w:p w14:paraId="02733347" w14:textId="77777777" w:rsidR="002B1B59" w:rsidRPr="002B1B59" w:rsidRDefault="002B1B59" w:rsidP="002B1B59">
            <w:pPr>
              <w:autoSpaceDE w:val="0"/>
              <w:autoSpaceDN w:val="0"/>
              <w:adjustRightInd w:val="0"/>
              <w:jc w:val="left"/>
              <w:rPr>
                <w:rFonts w:eastAsiaTheme="minorHAnsi" w:cs="Arial"/>
                <w:color w:val="000000"/>
                <w:sz w:val="18"/>
                <w:szCs w:val="18"/>
              </w:rPr>
            </w:pPr>
            <w:r w:rsidRPr="002B1B59">
              <w:rPr>
                <w:rFonts w:eastAsiaTheme="minorHAnsi" w:cs="Arial"/>
                <w:color w:val="000000"/>
                <w:sz w:val="18"/>
                <w:szCs w:val="18"/>
              </w:rPr>
              <w:t>Товаросопроводительные документы (Сверены)</w:t>
            </w:r>
          </w:p>
        </w:tc>
        <w:tc>
          <w:tcPr>
            <w:tcW w:w="1560" w:type="dxa"/>
          </w:tcPr>
          <w:p w14:paraId="1882D834" w14:textId="4F9202BE" w:rsidR="002B1B59" w:rsidRPr="002B1B59" w:rsidRDefault="002B1B59" w:rsidP="002B1B59">
            <w:pPr>
              <w:autoSpaceDE w:val="0"/>
              <w:autoSpaceDN w:val="0"/>
              <w:adjustRightInd w:val="0"/>
              <w:jc w:val="left"/>
              <w:rPr>
                <w:rFonts w:eastAsiaTheme="minorHAnsi" w:cs="Arial"/>
                <w:color w:val="000000"/>
                <w:sz w:val="18"/>
                <w:szCs w:val="18"/>
              </w:rPr>
            </w:pPr>
            <w:del w:id="735" w:author="Кращенко Олег Владимирович (Подрядчик. ООО БерингПойнт)" w:date="2020-04-23T15:41:00Z">
              <w:r w:rsidRPr="002B1B59" w:rsidDel="004E728B">
                <w:rPr>
                  <w:rFonts w:eastAsiaTheme="minorHAnsi" w:cs="Arial"/>
                  <w:color w:val="000000"/>
                  <w:sz w:val="18"/>
                  <w:szCs w:val="18"/>
                </w:rPr>
                <w:delText>Кладовщик СП</w:delText>
              </w:r>
            </w:del>
            <w:ins w:id="736" w:author="Кращенко Олег Владимирович (Подрядчик. ООО БерингПойнт)" w:date="2020-04-23T15:41:00Z">
              <w:r w:rsidR="004E728B">
                <w:rPr>
                  <w:rFonts w:eastAsiaTheme="minorHAnsi" w:cs="Arial"/>
                  <w:color w:val="000000"/>
                  <w:sz w:val="18"/>
                  <w:szCs w:val="18"/>
                </w:rPr>
                <w:t>Кладовщик</w:t>
              </w:r>
            </w:ins>
          </w:p>
        </w:tc>
      </w:tr>
    </w:tbl>
    <w:p w14:paraId="515FA321" w14:textId="77777777" w:rsidR="00327C87" w:rsidRDefault="00327C87" w:rsidP="00327C87"/>
    <w:p w14:paraId="2CDAABD0" w14:textId="77777777" w:rsidR="0011133A" w:rsidRDefault="0011133A" w:rsidP="00327C87"/>
    <w:p w14:paraId="2E295555" w14:textId="56C3BAA9" w:rsidR="00BD7764" w:rsidRPr="004C2F04" w:rsidRDefault="00BD7764" w:rsidP="00BD7764">
      <w:pPr>
        <w:pStyle w:val="4"/>
      </w:pPr>
      <w:r>
        <w:t xml:space="preserve">Шаг процесса ПП-10.07.03.01.040 – </w:t>
      </w:r>
      <w:r w:rsidRPr="00697BF7">
        <w:t>Регистрация поступления МТР на ответ</w:t>
      </w:r>
      <w:r w:rsidR="002559EB">
        <w:t xml:space="preserve">ственное </w:t>
      </w:r>
      <w:r w:rsidRPr="00697BF7">
        <w:t>хранение от внешнего контрагента</w:t>
      </w:r>
    </w:p>
    <w:p w14:paraId="4E570BA0" w14:textId="77777777" w:rsidR="00265F99" w:rsidRDefault="00265F99" w:rsidP="00BD7764">
      <w:pPr>
        <w:ind w:firstLine="709"/>
      </w:pPr>
    </w:p>
    <w:p w14:paraId="02BB6F2E" w14:textId="0458663E" w:rsidR="00BD7764" w:rsidRDefault="00BD7764" w:rsidP="00BD7764">
      <w:pPr>
        <w:ind w:firstLine="709"/>
      </w:pPr>
      <w:r w:rsidRPr="004C2F04">
        <w:t>Кладовщик регистрирует по</w:t>
      </w:r>
      <w:r>
        <w:t>ступление МТР на ответственное</w:t>
      </w:r>
      <w:r w:rsidRPr="004C2F04">
        <w:t xml:space="preserve"> хранение от внешнего контрагента</w:t>
      </w:r>
      <w:r>
        <w:t>.</w:t>
      </w:r>
    </w:p>
    <w:p w14:paraId="47DF0324" w14:textId="3BBDD567" w:rsidR="007D54EA" w:rsidRDefault="007D54EA" w:rsidP="007D54EA">
      <w:pPr>
        <w:ind w:firstLine="709"/>
      </w:pPr>
      <w:r>
        <w:t>Приемка МТР осуществляется в отдельный вид оценки ОТВЕТ</w:t>
      </w:r>
      <w:del w:id="737" w:author="Чернова Анастасия Викторовна" w:date="2021-03-05T14:20:00Z">
        <w:r w:rsidRPr="001A3861" w:rsidDel="00214BB4">
          <w:delText>_</w:delText>
        </w:r>
      </w:del>
      <w:r>
        <w:t>ХРАН. При этом для учета запасов МТР на ОХ в разрезе контрагентов в признак</w:t>
      </w:r>
      <w:r w:rsidR="00BF4A9F">
        <w:t>и партии записываю</w:t>
      </w:r>
      <w:r>
        <w:t>тся номер</w:t>
      </w:r>
      <w:r w:rsidR="00BF4A9F">
        <w:t>а</w:t>
      </w:r>
      <w:r>
        <w:t xml:space="preserve"> </w:t>
      </w:r>
      <w:r w:rsidR="00BF4A9F">
        <w:t>поставщика и поклажедателя</w:t>
      </w:r>
      <w:r>
        <w:t xml:space="preserve">. При этом партии принимаемых на ОХ МТР автоматически принимают статус ограниченного использования (для исключения из ППМ). Для этого будет выполнена </w:t>
      </w:r>
      <w:r w:rsidRPr="00DE6CB4">
        <w:t>разработка (№</w:t>
      </w:r>
      <w:r w:rsidR="00681D80">
        <w:t xml:space="preserve"> </w:t>
      </w:r>
      <w:r w:rsidRPr="00DE6CB4">
        <w:rPr>
          <w:lang w:val="en-US"/>
        </w:rPr>
        <w:t>MM</w:t>
      </w:r>
      <w:r w:rsidRPr="001A3861">
        <w:t xml:space="preserve">81 </w:t>
      </w:r>
      <w:r w:rsidRPr="00DE6CB4">
        <w:t>в реестре разработок).</w:t>
      </w:r>
    </w:p>
    <w:p w14:paraId="31553CCF" w14:textId="219F81F6" w:rsidR="00BD7764" w:rsidRDefault="00BD7764" w:rsidP="00BD7764">
      <w:pPr>
        <w:ind w:firstLine="709"/>
      </w:pPr>
      <w:r w:rsidRPr="00313C0C">
        <w:t>На ОХ могут приходоваться МТР, операции с которыми ранее в системе не выполнялись</w:t>
      </w:r>
      <w:r>
        <w:t>,</w:t>
      </w:r>
      <w:r w:rsidRPr="00313C0C">
        <w:t xml:space="preserve"> и для них нет ОЗМ в справочнике. Кладовщик проверяет наличие ОЗМ в системе и, при необходимости, инициирует ввод н</w:t>
      </w:r>
      <w:r>
        <w:t>овой карточки МТР</w:t>
      </w:r>
      <w:r w:rsidR="0090702E">
        <w:t xml:space="preserve"> (при работе с этими МТР по договору ОХ)</w:t>
      </w:r>
      <w:r>
        <w:t>, либо используется «техническая ОЗМ»</w:t>
      </w:r>
      <w:r w:rsidR="0090702E" w:rsidRPr="0090702E">
        <w:t xml:space="preserve"> </w:t>
      </w:r>
      <w:r w:rsidR="0090702E">
        <w:t>(при разовом поступлении на ОХ).</w:t>
      </w:r>
    </w:p>
    <w:p w14:paraId="2E0AB215" w14:textId="15F5ECCC" w:rsidR="00BD7764" w:rsidRDefault="00BD7764" w:rsidP="00BD7764">
      <w:pPr>
        <w:ind w:firstLine="709"/>
      </w:pPr>
      <w:r>
        <w:t>Детально про</w:t>
      </w:r>
      <w:r w:rsidRPr="00313C0C">
        <w:t xml:space="preserve">цесс описан в КД </w:t>
      </w:r>
      <w:r w:rsidR="004E47AB" w:rsidRPr="004E47AB">
        <w:t xml:space="preserve">ERP.5.1.4 </w:t>
      </w:r>
      <w:r w:rsidRPr="00313C0C">
        <w:t>«Концепция по нормативно-справочной информации»</w:t>
      </w:r>
      <w:r>
        <w:t>.</w:t>
      </w:r>
    </w:p>
    <w:p w14:paraId="168A1991" w14:textId="159EC3C9" w:rsidR="00D2017B" w:rsidRDefault="00D2017B">
      <w:pPr>
        <w:ind w:firstLine="709"/>
      </w:pPr>
      <w:r>
        <w:t>Для предприятий</w:t>
      </w:r>
      <w:r w:rsidR="00196863">
        <w:t xml:space="preserve"> группы «Полюс»</w:t>
      </w:r>
      <w:r>
        <w:t xml:space="preserve">, не входящих в контур внедрения системы </w:t>
      </w:r>
      <w:r>
        <w:rPr>
          <w:lang w:val="en-US"/>
        </w:rPr>
        <w:t>SAP</w:t>
      </w:r>
      <w:r>
        <w:t xml:space="preserve">, МТР принимается на ответственное хранение, при этом учет выполняется </w:t>
      </w:r>
      <w:r w:rsidR="00CE19B4">
        <w:t>в балансовой единице</w:t>
      </w:r>
      <w:r>
        <w:t xml:space="preserve"> «Полюс Логистики»</w:t>
      </w:r>
      <w:r w:rsidRPr="00D5742A">
        <w:t xml:space="preserve">, т.к. нет первичного учета </w:t>
      </w:r>
      <w:r>
        <w:t>для данных</w:t>
      </w:r>
      <w:r w:rsidRPr="00D5742A">
        <w:t xml:space="preserve"> БЕ</w:t>
      </w:r>
      <w:r>
        <w:t xml:space="preserve"> в системе </w:t>
      </w:r>
      <w:r>
        <w:rPr>
          <w:lang w:val="en-US"/>
        </w:rPr>
        <w:t>SAP</w:t>
      </w:r>
      <w:r w:rsidRPr="00680347">
        <w:t xml:space="preserve"> </w:t>
      </w:r>
      <w:r>
        <w:rPr>
          <w:lang w:val="en-US"/>
        </w:rPr>
        <w:t>S</w:t>
      </w:r>
      <w:r w:rsidRPr="00680347">
        <w:t>/4</w:t>
      </w:r>
      <w:r>
        <w:rPr>
          <w:lang w:val="en-US"/>
        </w:rPr>
        <w:t>HANA</w:t>
      </w:r>
      <w:r w:rsidRPr="008B37A3">
        <w:t>.</w:t>
      </w:r>
    </w:p>
    <w:p w14:paraId="52DF7925" w14:textId="7F20D449" w:rsidR="00382EF8" w:rsidRPr="00313C0C" w:rsidRDefault="00382EF8">
      <w:pPr>
        <w:ind w:firstLine="709"/>
      </w:pPr>
      <w:r>
        <w:t>При поступлении на ОХ в случае расхождений по форме М-7, в случае возможности идентификации, по какому договору поставки поступили МТР, ОХ отражается в соответствующей производственной БЕ, в обратном случае – в БЕ Полюс Логистика.</w:t>
      </w:r>
    </w:p>
    <w:p w14:paraId="12233CBE" w14:textId="77777777" w:rsidR="00681D80" w:rsidRDefault="00681D80" w:rsidP="00BD7764">
      <w:pPr>
        <w:ind w:firstLine="709"/>
        <w:rPr>
          <w:b/>
        </w:rPr>
      </w:pPr>
    </w:p>
    <w:p w14:paraId="756CB534" w14:textId="780C7CF8" w:rsidR="00BD7764" w:rsidRPr="00BD7764" w:rsidRDefault="00BD7764" w:rsidP="00BD7764">
      <w:pPr>
        <w:ind w:firstLine="709"/>
        <w:rPr>
          <w:b/>
        </w:rPr>
      </w:pPr>
      <w:r w:rsidRPr="00BD7764">
        <w:rPr>
          <w:b/>
        </w:rPr>
        <w:t>Регистрация в системе SAP</w:t>
      </w:r>
    </w:p>
    <w:p w14:paraId="3CE65B0F" w14:textId="77777777" w:rsidR="00681D80" w:rsidRDefault="00681D80" w:rsidP="00681D80">
      <w:pPr>
        <w:ind w:firstLine="709"/>
      </w:pPr>
      <w:r>
        <w:t>Приемка выполняется в специальный вид оценки ОТВЕТ</w:t>
      </w:r>
      <w:del w:id="738" w:author="Чернова Анастасия Викторовна" w:date="2021-03-05T14:20:00Z">
        <w:r w:rsidDel="00954F1A">
          <w:delText>_</w:delText>
        </w:r>
      </w:del>
      <w:r>
        <w:t>ХРАН. Особенностью данного вида оценки является учет МТР на забалансовых счетах.</w:t>
      </w:r>
    </w:p>
    <w:p w14:paraId="6C401F72" w14:textId="77777777" w:rsidR="00681D80" w:rsidRDefault="00681D80" w:rsidP="00681D80">
      <w:pPr>
        <w:ind w:firstLine="709"/>
      </w:pPr>
      <w:r>
        <w:t>Транзакция: MIGO</w:t>
      </w:r>
    </w:p>
    <w:p w14:paraId="73033FD0" w14:textId="0259BCBB" w:rsidR="00681D80" w:rsidRDefault="00681D80" w:rsidP="00681D80">
      <w:pPr>
        <w:ind w:firstLine="709"/>
      </w:pPr>
      <w:r>
        <w:t xml:space="preserve">Вид движения: </w:t>
      </w:r>
      <w:del w:id="739" w:author="Олег Владимирович" w:date="2021-03-09T13:46:00Z">
        <w:r w:rsidDel="006827D9">
          <w:delText xml:space="preserve">501 </w:delText>
        </w:r>
      </w:del>
      <w:ins w:id="740" w:author="Олег Владимирович" w:date="2021-03-09T13:46:00Z">
        <w:r w:rsidR="006827D9">
          <w:rPr>
            <w:lang w:val="en-US"/>
          </w:rPr>
          <w:t>Z</w:t>
        </w:r>
        <w:r w:rsidR="006827D9" w:rsidRPr="006827D9">
          <w:rPr>
            <w:rPrChange w:id="741" w:author="Олег Владимирович" w:date="2021-03-09T13:46:00Z">
              <w:rPr>
                <w:lang w:val="en-US"/>
              </w:rPr>
            </w:rPrChange>
          </w:rPr>
          <w:t>7</w:t>
        </w:r>
        <w:r w:rsidR="006827D9" w:rsidRPr="006827D9">
          <w:rPr>
            <w:rPrChange w:id="742" w:author="Олег Владимирович" w:date="2021-03-09T13:50:00Z">
              <w:rPr>
                <w:lang w:val="en-US"/>
              </w:rPr>
            </w:rPrChange>
          </w:rPr>
          <w:t>1</w:t>
        </w:r>
        <w:r w:rsidR="006827D9">
          <w:t xml:space="preserve"> </w:t>
        </w:r>
      </w:ins>
      <w:r>
        <w:t>(</w:t>
      </w:r>
      <w:r w:rsidRPr="000375FC">
        <w:t>“</w:t>
      </w:r>
      <w:r>
        <w:rPr>
          <w:lang w:val="en-US"/>
        </w:rPr>
        <w:t>Z</w:t>
      </w:r>
      <w:r w:rsidRPr="000375FC">
        <w:t xml:space="preserve">51” </w:t>
      </w:r>
      <w:r>
        <w:t>в случае приемки по форме М-7 с расхождениями)</w:t>
      </w:r>
    </w:p>
    <w:p w14:paraId="5EB401E0" w14:textId="77777777" w:rsidR="00681D80" w:rsidRDefault="00681D80" w:rsidP="00681D80">
      <w:pPr>
        <w:ind w:firstLine="709"/>
      </w:pPr>
      <w:r>
        <w:t>Поставщик: Контрагент, от которого выполняется приемка на ОХ</w:t>
      </w:r>
    </w:p>
    <w:p w14:paraId="3AB8DD32" w14:textId="200A034E" w:rsidR="00681D80" w:rsidRDefault="00681D80" w:rsidP="00681D80">
      <w:pPr>
        <w:ind w:firstLine="709"/>
      </w:pPr>
      <w:r>
        <w:t xml:space="preserve">Материал: </w:t>
      </w:r>
      <w:r w:rsidR="00190794">
        <w:t>Код ЕК МТР в случае его наличия, либо т</w:t>
      </w:r>
      <w:r>
        <w:t>ехнический материал «МТР на ответ.хран.». Для частей комплектов предполагается за</w:t>
      </w:r>
      <w:r w:rsidR="00736615">
        <w:t>ранее создавать соответствующие ОЗМ</w:t>
      </w:r>
      <w:r>
        <w:t xml:space="preserve"> через КСУ НСИ. В случае принятия на ОХ по договору хранения от внешнего контрагента или компании группы «Полюс» предполагается</w:t>
      </w:r>
      <w:r w:rsidR="00860AAF">
        <w:t xml:space="preserve"> вести учет на ОХ в разрезе кодов ЕК МТР</w:t>
      </w:r>
      <w:r>
        <w:t>.</w:t>
      </w:r>
      <w:r w:rsidR="00860AAF">
        <w:t xml:space="preserve"> В случае отсутствия </w:t>
      </w:r>
      <w:r w:rsidR="00B85843">
        <w:t xml:space="preserve">по МТР </w:t>
      </w:r>
      <w:r w:rsidR="00860AAF">
        <w:t>договора поставки или договора хранения с «Полюс Логистикой» или одной из БЕ группы «Полюс» предполагается вести учет ОХ на техническом материале «МТР на ответ.хран.».</w:t>
      </w:r>
    </w:p>
    <w:p w14:paraId="5793D67F" w14:textId="77777777" w:rsidR="004A5F31" w:rsidRDefault="004A5F31" w:rsidP="004A5F31">
      <w:pPr>
        <w:ind w:firstLine="709"/>
      </w:pPr>
      <w:r>
        <w:t>Партия: Автоматически генерируется новый вид партии.</w:t>
      </w:r>
    </w:p>
    <w:p w14:paraId="5D98B0C2" w14:textId="77777777" w:rsidR="004A5F31" w:rsidRDefault="004A5F31" w:rsidP="004A5F31">
      <w:pPr>
        <w:ind w:firstLine="709"/>
      </w:pPr>
      <w:r>
        <w:t>Признаки партии:</w:t>
      </w:r>
    </w:p>
    <w:p w14:paraId="45C1EE86" w14:textId="77777777" w:rsidR="004A5F31" w:rsidRDefault="004A5F31" w:rsidP="00823682">
      <w:pPr>
        <w:pStyle w:val="afc"/>
        <w:numPr>
          <w:ilvl w:val="0"/>
          <w:numId w:val="120"/>
        </w:numPr>
        <w:ind w:left="1418"/>
      </w:pPr>
      <w:r>
        <w:t>Текстовое описание МТР;</w:t>
      </w:r>
    </w:p>
    <w:p w14:paraId="3BE861AC" w14:textId="77777777" w:rsidR="004A5F31" w:rsidRDefault="004A5F31" w:rsidP="00823682">
      <w:pPr>
        <w:pStyle w:val="afc"/>
        <w:numPr>
          <w:ilvl w:val="0"/>
          <w:numId w:val="120"/>
        </w:numPr>
        <w:ind w:left="1418"/>
      </w:pPr>
      <w:r>
        <w:t>Порядковый номер комплекта</w:t>
      </w:r>
      <w:r w:rsidRPr="00961201">
        <w:t xml:space="preserve"> (</w:t>
      </w:r>
      <w:r>
        <w:t>например, «Место комплекта 1/5»</w:t>
      </w:r>
      <w:r w:rsidRPr="00961201">
        <w:t>)</w:t>
      </w:r>
      <w:r>
        <w:t>;</w:t>
      </w:r>
    </w:p>
    <w:p w14:paraId="02B03727" w14:textId="6ED0A13E" w:rsidR="00D41828" w:rsidRDefault="00D41828" w:rsidP="00823682">
      <w:pPr>
        <w:pStyle w:val="afc"/>
        <w:numPr>
          <w:ilvl w:val="0"/>
          <w:numId w:val="120"/>
        </w:numPr>
        <w:ind w:left="1418"/>
      </w:pPr>
      <w:r>
        <w:t>Поставщик;</w:t>
      </w:r>
    </w:p>
    <w:p w14:paraId="5CF7D8E7" w14:textId="6EB0D7F0" w:rsidR="004A5F31" w:rsidRDefault="00D41828" w:rsidP="00823682">
      <w:pPr>
        <w:pStyle w:val="afc"/>
        <w:numPr>
          <w:ilvl w:val="0"/>
          <w:numId w:val="120"/>
        </w:numPr>
        <w:ind w:left="1418"/>
      </w:pPr>
      <w:r>
        <w:t>Поклажедатель</w:t>
      </w:r>
      <w:r w:rsidR="004A5F31">
        <w:t>;</w:t>
      </w:r>
    </w:p>
    <w:p w14:paraId="687BC13B" w14:textId="26EE5AF2" w:rsidR="00D41828" w:rsidRDefault="00D41828" w:rsidP="00823682">
      <w:pPr>
        <w:pStyle w:val="afc"/>
        <w:numPr>
          <w:ilvl w:val="0"/>
          <w:numId w:val="120"/>
        </w:numPr>
        <w:ind w:left="1418"/>
      </w:pPr>
      <w:r>
        <w:t>Субподрядчик Полюс Строй;</w:t>
      </w:r>
    </w:p>
    <w:p w14:paraId="2B48F275" w14:textId="77777777" w:rsidR="004A5F31" w:rsidRDefault="004A5F31" w:rsidP="00823682">
      <w:pPr>
        <w:pStyle w:val="afc"/>
        <w:numPr>
          <w:ilvl w:val="0"/>
          <w:numId w:val="120"/>
        </w:numPr>
        <w:ind w:left="1418"/>
      </w:pPr>
      <w:r>
        <w:lastRenderedPageBreak/>
        <w:t>Номер заказа на поставку (опционально);</w:t>
      </w:r>
    </w:p>
    <w:p w14:paraId="288A327F" w14:textId="77777777" w:rsidR="004A5F31" w:rsidRDefault="004A5F31" w:rsidP="00823682">
      <w:pPr>
        <w:pStyle w:val="afc"/>
        <w:numPr>
          <w:ilvl w:val="0"/>
          <w:numId w:val="120"/>
        </w:numPr>
        <w:ind w:left="1418"/>
      </w:pPr>
      <w:r>
        <w:t>Позиция заказа на поставку (опционально);</w:t>
      </w:r>
    </w:p>
    <w:p w14:paraId="58BFEA42" w14:textId="77777777" w:rsidR="004A5F31" w:rsidRDefault="004A5F31" w:rsidP="00823682">
      <w:pPr>
        <w:pStyle w:val="afc"/>
        <w:numPr>
          <w:ilvl w:val="0"/>
          <w:numId w:val="120"/>
        </w:numPr>
        <w:ind w:left="1418"/>
      </w:pPr>
      <w:r>
        <w:t>Залоговая цена.</w:t>
      </w:r>
    </w:p>
    <w:p w14:paraId="558AC1B0" w14:textId="77777777" w:rsidR="004A5F31" w:rsidRDefault="004A5F31" w:rsidP="004A5F31">
      <w:pPr>
        <w:ind w:firstLine="709"/>
      </w:pPr>
      <w:r w:rsidRPr="001D7A71">
        <w:t>При этом</w:t>
      </w:r>
      <w:r>
        <w:t xml:space="preserve"> формируется</w:t>
      </w:r>
      <w:r w:rsidRPr="001D7A71">
        <w:t xml:space="preserve"> бухгалтерская проводка </w:t>
      </w:r>
      <w:r>
        <w:t>по забалансовым счетам</w:t>
      </w:r>
      <w:r w:rsidRPr="001D7A71">
        <w:t>.</w:t>
      </w:r>
    </w:p>
    <w:p w14:paraId="3E0E2EDB" w14:textId="2F1B2124" w:rsidR="00633DF1" w:rsidRDefault="004A5F31" w:rsidP="004A5F31">
      <w:pPr>
        <w:ind w:firstLine="709"/>
        <w:rPr>
          <w:szCs w:val="24"/>
        </w:rPr>
      </w:pPr>
      <w:r>
        <w:rPr>
          <w:szCs w:val="24"/>
        </w:rPr>
        <w:t xml:space="preserve">В случае отмены прихода на ОХ по форме М-7, склад связывается с </w:t>
      </w:r>
      <w:r w:rsidR="00D41828">
        <w:rPr>
          <w:szCs w:val="24"/>
        </w:rPr>
        <w:t>менеджером по</w:t>
      </w:r>
      <w:r w:rsidR="0023500D">
        <w:rPr>
          <w:szCs w:val="24"/>
        </w:rPr>
        <w:t xml:space="preserve"> сопровождению</w:t>
      </w:r>
      <w:r w:rsidR="00D41828">
        <w:rPr>
          <w:szCs w:val="24"/>
        </w:rPr>
        <w:t xml:space="preserve"> </w:t>
      </w:r>
      <w:r w:rsidR="0023500D">
        <w:rPr>
          <w:szCs w:val="24"/>
        </w:rPr>
        <w:t>договора</w:t>
      </w:r>
      <w:r>
        <w:rPr>
          <w:szCs w:val="24"/>
        </w:rPr>
        <w:t xml:space="preserve"> для уточнения, и затем делает обратную проводку (видом движения 502) для вывода с ОХ.  </w:t>
      </w:r>
    </w:p>
    <w:p w14:paraId="60393F3E" w14:textId="77777777" w:rsidR="00BB4FFA" w:rsidRDefault="00BB4FFA" w:rsidP="004A5F31">
      <w:pPr>
        <w:ind w:firstLine="709"/>
        <w:rPr>
          <w:rFonts w:eastAsiaTheme="majorEastAsia"/>
        </w:rPr>
      </w:pPr>
    </w:p>
    <w:p w14:paraId="15C26019" w14:textId="5815755D" w:rsidR="00A936EB" w:rsidRDefault="00A936EB" w:rsidP="00BB4FFA">
      <w:pPr>
        <w:ind w:firstLine="709"/>
        <w:jc w:val="right"/>
        <w:rPr>
          <w:rFonts w:eastAsiaTheme="majorEastAsia"/>
        </w:rPr>
      </w:pPr>
      <w:r w:rsidRPr="00916FAB">
        <w:rPr>
          <w:rFonts w:cs="Arial"/>
          <w:b/>
          <w:sz w:val="22"/>
        </w:rPr>
        <w:t xml:space="preserve">Таблица </w:t>
      </w:r>
      <w:r>
        <w:rPr>
          <w:rFonts w:cs="Arial"/>
          <w:b/>
          <w:sz w:val="22"/>
        </w:rPr>
        <w:t>39</w:t>
      </w:r>
      <w:r w:rsidRPr="00916FAB">
        <w:rPr>
          <w:rFonts w:cs="Arial"/>
          <w:b/>
          <w:sz w:val="22"/>
        </w:rPr>
        <w:t xml:space="preserve">. Описание </w:t>
      </w:r>
      <w:r>
        <w:rPr>
          <w:rFonts w:cs="Arial"/>
          <w:b/>
          <w:sz w:val="22"/>
        </w:rPr>
        <w:t>шага «Регистрация поступления МТР на ответственное хранение от внешнего контрагента»</w:t>
      </w:r>
    </w:p>
    <w:p w14:paraId="6C16FA89" w14:textId="77777777" w:rsidR="00A936EB" w:rsidRDefault="00A936EB" w:rsidP="005F343B">
      <w:pPr>
        <w:ind w:firstLine="709"/>
        <w:rPr>
          <w:rFonts w:eastAsiaTheme="majorEastAsia"/>
        </w:rPr>
      </w:pPr>
    </w:p>
    <w:tbl>
      <w:tblPr>
        <w:tblW w:w="1024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2126"/>
        <w:gridCol w:w="1560"/>
        <w:gridCol w:w="1701"/>
        <w:gridCol w:w="1559"/>
        <w:gridCol w:w="1559"/>
      </w:tblGrid>
      <w:tr w:rsidR="00A936EB" w:rsidRPr="00A936EB" w14:paraId="415B6938" w14:textId="77777777" w:rsidTr="00327C87">
        <w:trPr>
          <w:trHeight w:val="233"/>
        </w:trPr>
        <w:tc>
          <w:tcPr>
            <w:tcW w:w="1741" w:type="dxa"/>
            <w:shd w:val="clear" w:color="auto" w:fill="FFC000"/>
          </w:tcPr>
          <w:p w14:paraId="387F44BB" w14:textId="4E1102CD" w:rsidR="00A936EB" w:rsidRPr="00A936EB" w:rsidRDefault="00A936EB" w:rsidP="00A936EB">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2126" w:type="dxa"/>
            <w:shd w:val="clear" w:color="auto" w:fill="FFC000"/>
          </w:tcPr>
          <w:p w14:paraId="057C7CA0" w14:textId="7DA55C31" w:rsidR="00A936EB" w:rsidRPr="00A936EB" w:rsidRDefault="00A936EB" w:rsidP="00A936EB">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560" w:type="dxa"/>
            <w:shd w:val="clear" w:color="auto" w:fill="FFC000"/>
          </w:tcPr>
          <w:p w14:paraId="13C5AC91" w14:textId="4BCECF51" w:rsidR="00A936EB" w:rsidRPr="00A936EB" w:rsidRDefault="00A936EB" w:rsidP="00A936EB">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701" w:type="dxa"/>
            <w:shd w:val="clear" w:color="auto" w:fill="FFC000"/>
          </w:tcPr>
          <w:p w14:paraId="2179F11F" w14:textId="57F438A8" w:rsidR="00A936EB" w:rsidRPr="00A936EB" w:rsidRDefault="00A936EB" w:rsidP="00A936EB">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559" w:type="dxa"/>
            <w:shd w:val="clear" w:color="auto" w:fill="FFC000"/>
          </w:tcPr>
          <w:p w14:paraId="5E23FFD0" w14:textId="4F2E63E4" w:rsidR="00A936EB" w:rsidRPr="00A936EB" w:rsidRDefault="00A936EB" w:rsidP="00A936EB">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559" w:type="dxa"/>
            <w:shd w:val="clear" w:color="auto" w:fill="FFC000"/>
          </w:tcPr>
          <w:p w14:paraId="2619A854" w14:textId="41BAFA05" w:rsidR="00A936EB" w:rsidRPr="00A936EB" w:rsidRDefault="00A936EB" w:rsidP="00A936EB">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A936EB" w:rsidRPr="00A936EB" w14:paraId="6843B761" w14:textId="77777777" w:rsidTr="00327C87">
        <w:trPr>
          <w:trHeight w:val="233"/>
        </w:trPr>
        <w:tc>
          <w:tcPr>
            <w:tcW w:w="1741" w:type="dxa"/>
          </w:tcPr>
          <w:p w14:paraId="2E641568" w14:textId="736A30EE" w:rsidR="00A936EB" w:rsidRPr="00A936EB" w:rsidRDefault="004E13A3" w:rsidP="00A936EB">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A936EB" w:rsidRPr="00A936EB">
              <w:rPr>
                <w:rFonts w:eastAsiaTheme="minorHAnsi" w:cs="Arial"/>
                <w:color w:val="000000"/>
                <w:sz w:val="18"/>
                <w:szCs w:val="18"/>
              </w:rPr>
              <w:t>10.07.03.01.040</w:t>
            </w:r>
          </w:p>
        </w:tc>
        <w:tc>
          <w:tcPr>
            <w:tcW w:w="2126" w:type="dxa"/>
          </w:tcPr>
          <w:p w14:paraId="5095FA5E" w14:textId="77777777" w:rsidR="00A936EB" w:rsidRPr="00A936EB" w:rsidRDefault="00A936EB" w:rsidP="00A936EB">
            <w:pPr>
              <w:autoSpaceDE w:val="0"/>
              <w:autoSpaceDN w:val="0"/>
              <w:adjustRightInd w:val="0"/>
              <w:jc w:val="left"/>
              <w:rPr>
                <w:rFonts w:eastAsiaTheme="minorHAnsi" w:cs="Arial"/>
                <w:color w:val="000000"/>
                <w:sz w:val="18"/>
                <w:szCs w:val="18"/>
              </w:rPr>
            </w:pPr>
            <w:r w:rsidRPr="00A936EB">
              <w:rPr>
                <w:rFonts w:eastAsiaTheme="minorHAnsi" w:cs="Arial"/>
                <w:color w:val="000000"/>
                <w:sz w:val="18"/>
                <w:szCs w:val="18"/>
              </w:rPr>
              <w:t>Принято решение о приеме на ответ.хранение</w:t>
            </w:r>
          </w:p>
        </w:tc>
        <w:tc>
          <w:tcPr>
            <w:tcW w:w="1560" w:type="dxa"/>
          </w:tcPr>
          <w:p w14:paraId="24B2BBD8" w14:textId="77777777" w:rsidR="00A936EB" w:rsidRPr="00A936EB" w:rsidRDefault="00A936EB" w:rsidP="00A936EB">
            <w:pPr>
              <w:autoSpaceDE w:val="0"/>
              <w:autoSpaceDN w:val="0"/>
              <w:adjustRightInd w:val="0"/>
              <w:jc w:val="left"/>
              <w:rPr>
                <w:rFonts w:eastAsiaTheme="minorHAnsi" w:cs="Arial"/>
                <w:color w:val="000000"/>
                <w:sz w:val="20"/>
                <w:szCs w:val="20"/>
              </w:rPr>
            </w:pPr>
            <w:r w:rsidRPr="00A936EB">
              <w:rPr>
                <w:rFonts w:eastAsiaTheme="minorHAnsi" w:cs="Arial"/>
                <w:color w:val="000000"/>
                <w:sz w:val="20"/>
                <w:szCs w:val="20"/>
              </w:rPr>
              <w:t>MIGO Поступление материала</w:t>
            </w:r>
          </w:p>
        </w:tc>
        <w:tc>
          <w:tcPr>
            <w:tcW w:w="1701" w:type="dxa"/>
          </w:tcPr>
          <w:p w14:paraId="77DD232F" w14:textId="77777777" w:rsidR="00A936EB" w:rsidRPr="00A936EB" w:rsidRDefault="00A936EB" w:rsidP="00A936EB">
            <w:pPr>
              <w:autoSpaceDE w:val="0"/>
              <w:autoSpaceDN w:val="0"/>
              <w:adjustRightInd w:val="0"/>
              <w:jc w:val="left"/>
              <w:rPr>
                <w:rFonts w:eastAsiaTheme="minorHAnsi" w:cs="Arial"/>
                <w:color w:val="000000"/>
                <w:sz w:val="18"/>
                <w:szCs w:val="18"/>
              </w:rPr>
            </w:pPr>
            <w:r w:rsidRPr="00A936EB">
              <w:rPr>
                <w:rFonts w:eastAsiaTheme="minorHAnsi" w:cs="Arial"/>
                <w:color w:val="000000"/>
                <w:sz w:val="18"/>
                <w:szCs w:val="18"/>
              </w:rPr>
              <w:t>Товаросопроводительные документы</w:t>
            </w:r>
          </w:p>
        </w:tc>
        <w:tc>
          <w:tcPr>
            <w:tcW w:w="1559" w:type="dxa"/>
          </w:tcPr>
          <w:p w14:paraId="799BBA7B" w14:textId="77777777" w:rsidR="00A936EB" w:rsidRPr="00A936EB" w:rsidRDefault="00A936EB" w:rsidP="00A936EB">
            <w:pPr>
              <w:autoSpaceDE w:val="0"/>
              <w:autoSpaceDN w:val="0"/>
              <w:adjustRightInd w:val="0"/>
              <w:jc w:val="left"/>
              <w:rPr>
                <w:rFonts w:eastAsiaTheme="minorHAnsi" w:cs="Arial"/>
                <w:color w:val="000000"/>
                <w:sz w:val="18"/>
                <w:szCs w:val="18"/>
              </w:rPr>
            </w:pPr>
            <w:r w:rsidRPr="00A936EB">
              <w:rPr>
                <w:rFonts w:eastAsiaTheme="minorHAnsi" w:cs="Arial"/>
                <w:color w:val="000000"/>
                <w:sz w:val="18"/>
                <w:szCs w:val="18"/>
              </w:rPr>
              <w:t>Документ материала</w:t>
            </w:r>
          </w:p>
          <w:p w14:paraId="664DFCFD" w14:textId="77777777" w:rsidR="00A936EB" w:rsidRPr="00A936EB" w:rsidRDefault="00A936EB" w:rsidP="00A936EB">
            <w:pPr>
              <w:autoSpaceDE w:val="0"/>
              <w:autoSpaceDN w:val="0"/>
              <w:adjustRightInd w:val="0"/>
              <w:jc w:val="left"/>
              <w:rPr>
                <w:rFonts w:eastAsiaTheme="minorHAnsi" w:cs="Arial"/>
                <w:color w:val="000000"/>
                <w:sz w:val="18"/>
                <w:szCs w:val="18"/>
              </w:rPr>
            </w:pPr>
            <w:r w:rsidRPr="00A936EB">
              <w:rPr>
                <w:rFonts w:eastAsiaTheme="minorHAnsi" w:cs="Arial"/>
                <w:color w:val="000000"/>
                <w:sz w:val="18"/>
                <w:szCs w:val="18"/>
              </w:rPr>
              <w:t>М-7</w:t>
            </w:r>
          </w:p>
          <w:p w14:paraId="58EF5CEF" w14:textId="77777777" w:rsidR="00A936EB" w:rsidRPr="00A936EB" w:rsidRDefault="00A936EB" w:rsidP="00A936EB">
            <w:pPr>
              <w:autoSpaceDE w:val="0"/>
              <w:autoSpaceDN w:val="0"/>
              <w:adjustRightInd w:val="0"/>
              <w:jc w:val="left"/>
              <w:rPr>
                <w:rFonts w:eastAsiaTheme="minorHAnsi" w:cs="Arial"/>
                <w:color w:val="000000"/>
                <w:sz w:val="18"/>
                <w:szCs w:val="18"/>
              </w:rPr>
            </w:pPr>
            <w:r w:rsidRPr="00A936EB">
              <w:rPr>
                <w:rFonts w:eastAsiaTheme="minorHAnsi" w:cs="Arial"/>
                <w:color w:val="000000"/>
                <w:sz w:val="18"/>
                <w:szCs w:val="18"/>
              </w:rPr>
              <w:t>МХ-1</w:t>
            </w:r>
          </w:p>
        </w:tc>
        <w:tc>
          <w:tcPr>
            <w:tcW w:w="1559" w:type="dxa"/>
          </w:tcPr>
          <w:p w14:paraId="71CD33A8" w14:textId="2F80200C" w:rsidR="00A936EB" w:rsidRPr="00A936EB" w:rsidRDefault="00A936EB" w:rsidP="00A936EB">
            <w:pPr>
              <w:autoSpaceDE w:val="0"/>
              <w:autoSpaceDN w:val="0"/>
              <w:adjustRightInd w:val="0"/>
              <w:jc w:val="left"/>
              <w:rPr>
                <w:rFonts w:eastAsiaTheme="minorHAnsi" w:cs="Arial"/>
                <w:color w:val="000000"/>
                <w:sz w:val="18"/>
                <w:szCs w:val="18"/>
              </w:rPr>
            </w:pPr>
            <w:del w:id="743" w:author="Кращенко Олег Владимирович (Подрядчик. ООО БерингПойнт)" w:date="2020-04-23T15:41:00Z">
              <w:r w:rsidRPr="00A936EB" w:rsidDel="004E728B">
                <w:rPr>
                  <w:rFonts w:eastAsiaTheme="minorHAnsi" w:cs="Arial"/>
                  <w:color w:val="000000"/>
                  <w:sz w:val="18"/>
                  <w:szCs w:val="18"/>
                </w:rPr>
                <w:delText>Кладовщик СП</w:delText>
              </w:r>
            </w:del>
            <w:ins w:id="744" w:author="Кращенко Олег Владимирович (Подрядчик. ООО БерингПойнт)" w:date="2020-04-23T15:41:00Z">
              <w:r w:rsidR="004E728B">
                <w:rPr>
                  <w:rFonts w:eastAsiaTheme="minorHAnsi" w:cs="Arial"/>
                  <w:color w:val="000000"/>
                  <w:sz w:val="18"/>
                  <w:szCs w:val="18"/>
                </w:rPr>
                <w:t>Кладовщик</w:t>
              </w:r>
            </w:ins>
          </w:p>
        </w:tc>
      </w:tr>
    </w:tbl>
    <w:p w14:paraId="6B059E62" w14:textId="77777777" w:rsidR="00C54FF1" w:rsidRDefault="00C54FF1" w:rsidP="00BD7764">
      <w:pPr>
        <w:ind w:firstLine="709"/>
        <w:rPr>
          <w:b/>
        </w:rPr>
      </w:pPr>
    </w:p>
    <w:p w14:paraId="5574B1D3" w14:textId="77777777" w:rsidR="00C54FF1" w:rsidRDefault="00C54FF1" w:rsidP="00BD7764">
      <w:pPr>
        <w:ind w:firstLine="709"/>
        <w:rPr>
          <w:b/>
        </w:rPr>
      </w:pPr>
    </w:p>
    <w:p w14:paraId="51162913" w14:textId="77777777" w:rsidR="00BD7764" w:rsidRPr="00BD7764" w:rsidRDefault="00BD7764" w:rsidP="00BD7764">
      <w:pPr>
        <w:ind w:firstLine="709"/>
        <w:rPr>
          <w:b/>
        </w:rPr>
      </w:pPr>
      <w:r w:rsidRPr="00BD7764">
        <w:rPr>
          <w:b/>
        </w:rPr>
        <w:t>ВНУТРЕННЕЕ ПЕРЕМЕЩЕНИЕ МЕЖДУ СКЛАДАМИ</w:t>
      </w:r>
    </w:p>
    <w:p w14:paraId="296EA097" w14:textId="10EEEA52" w:rsidR="00BD7764" w:rsidRDefault="00BD7764" w:rsidP="004F4C76">
      <w:pPr>
        <w:ind w:firstLine="709"/>
        <w:rPr>
          <w:rFonts w:eastAsiaTheme="majorEastAsia"/>
        </w:rPr>
      </w:pPr>
    </w:p>
    <w:p w14:paraId="5ACBDCCF" w14:textId="240A014E" w:rsidR="004F4C76" w:rsidRPr="004C2F04" w:rsidRDefault="004F4C76" w:rsidP="004F4C76">
      <w:pPr>
        <w:pStyle w:val="4"/>
      </w:pPr>
      <w:r>
        <w:t xml:space="preserve">Шаг процесса ПП-10.07.03.01.020 – </w:t>
      </w:r>
      <w:r w:rsidRPr="004C2F04">
        <w:t>Приёмка по количеству и целостности</w:t>
      </w:r>
    </w:p>
    <w:p w14:paraId="68A8E76B" w14:textId="77777777" w:rsidR="00265F99" w:rsidRDefault="00265F99" w:rsidP="004F4C76">
      <w:pPr>
        <w:ind w:firstLine="709"/>
        <w:rPr>
          <w:rFonts w:cs="Arial"/>
        </w:rPr>
      </w:pPr>
    </w:p>
    <w:p w14:paraId="2175CD19" w14:textId="77777777" w:rsidR="00A17D31" w:rsidRDefault="00A17D31" w:rsidP="00A17D31">
      <w:pPr>
        <w:ind w:firstLine="709"/>
        <w:rPr>
          <w:rFonts w:cs="Arial"/>
        </w:rPr>
      </w:pPr>
      <w:r>
        <w:rPr>
          <w:rFonts w:cs="Arial"/>
        </w:rPr>
        <w:t>Кладовщик, при приемке МТР на склад, выполняет проверку поступивших МТР на предмет соответствия фактического количества, указанному в сопроводительных документах, полноту и корректность сопроводительных документов, целостность поступивших МТР. При обнаружении несоответствия – переход к шагу «</w:t>
      </w:r>
      <w:r w:rsidRPr="00866306">
        <w:rPr>
          <w:rFonts w:cs="Arial"/>
        </w:rPr>
        <w:t>ПП-</w:t>
      </w:r>
      <w:r w:rsidRPr="00064AAF">
        <w:rPr>
          <w:rFonts w:cs="Arial"/>
        </w:rPr>
        <w:t>10.07.03.01.025</w:t>
      </w:r>
      <w:r>
        <w:rPr>
          <w:rFonts w:cs="Arial"/>
        </w:rPr>
        <w:t xml:space="preserve"> - </w:t>
      </w:r>
      <w:r>
        <w:t>С</w:t>
      </w:r>
      <w:r w:rsidRPr="00072B2C">
        <w:t>оставление Акта о несоответствиях, принятие решения об ответственности</w:t>
      </w:r>
      <w:r>
        <w:t>»</w:t>
      </w:r>
      <w:r>
        <w:rPr>
          <w:rFonts w:cs="Arial"/>
        </w:rPr>
        <w:t>. При отсутствии несоответствий – переход к шагу «</w:t>
      </w:r>
      <w:r w:rsidRPr="005E77BD">
        <w:rPr>
          <w:rFonts w:cs="Arial"/>
        </w:rPr>
        <w:t>10.07.03.01.070 Регистрация поступления при внутреннем перемещении</w:t>
      </w:r>
      <w:r>
        <w:rPr>
          <w:rFonts w:cs="Arial"/>
        </w:rPr>
        <w:t>».</w:t>
      </w:r>
    </w:p>
    <w:p w14:paraId="3F49FC7E" w14:textId="77777777" w:rsidR="00A17D31" w:rsidRDefault="00A17D31" w:rsidP="00A17D31">
      <w:pPr>
        <w:ind w:firstLine="709"/>
        <w:rPr>
          <w:rFonts w:cs="Arial"/>
        </w:rPr>
      </w:pPr>
      <w:r>
        <w:rPr>
          <w:rFonts w:cs="Arial"/>
        </w:rPr>
        <w:t>На данном шаге никакие операции в системе SAP не регистрируются.</w:t>
      </w:r>
    </w:p>
    <w:p w14:paraId="006B7091" w14:textId="77777777" w:rsidR="004F4C76" w:rsidRPr="004C2F04" w:rsidRDefault="004F4C76" w:rsidP="004F4C76">
      <w:pPr>
        <w:ind w:firstLine="709"/>
        <w:rPr>
          <w:rFonts w:cs="Arial"/>
        </w:rPr>
      </w:pPr>
    </w:p>
    <w:p w14:paraId="4F3A5325" w14:textId="0D2B4EA3" w:rsidR="00B8739E" w:rsidRDefault="00B8739E" w:rsidP="00B8739E">
      <w:pPr>
        <w:ind w:firstLine="709"/>
        <w:jc w:val="right"/>
        <w:rPr>
          <w:rFonts w:eastAsiaTheme="majorEastAsia"/>
        </w:rPr>
      </w:pPr>
      <w:r w:rsidRPr="00916FAB">
        <w:rPr>
          <w:rFonts w:cs="Arial"/>
          <w:b/>
          <w:sz w:val="22"/>
        </w:rPr>
        <w:t xml:space="preserve">Таблица </w:t>
      </w:r>
      <w:r>
        <w:rPr>
          <w:rFonts w:cs="Arial"/>
          <w:b/>
          <w:sz w:val="22"/>
        </w:rPr>
        <w:t>40</w:t>
      </w:r>
      <w:r w:rsidRPr="00916FAB">
        <w:rPr>
          <w:rFonts w:cs="Arial"/>
          <w:b/>
          <w:sz w:val="22"/>
        </w:rPr>
        <w:t xml:space="preserve">. Описание </w:t>
      </w:r>
      <w:r>
        <w:rPr>
          <w:rFonts w:cs="Arial"/>
          <w:b/>
          <w:sz w:val="22"/>
        </w:rPr>
        <w:t>шага «Приемка по количеству и целостности»</w:t>
      </w:r>
    </w:p>
    <w:p w14:paraId="34E5CA9A" w14:textId="3B50B596" w:rsidR="00B8739E" w:rsidRDefault="00B8739E" w:rsidP="004F4C76">
      <w:pPr>
        <w:ind w:firstLine="709"/>
        <w:rPr>
          <w:rFonts w:cs="Arial"/>
        </w:rPr>
      </w:pPr>
    </w:p>
    <w:tbl>
      <w:tblPr>
        <w:tblW w:w="1024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1701"/>
        <w:gridCol w:w="1044"/>
        <w:gridCol w:w="1791"/>
        <w:gridCol w:w="2126"/>
        <w:gridCol w:w="1843"/>
      </w:tblGrid>
      <w:tr w:rsidR="00B8739E" w:rsidRPr="00B8739E" w14:paraId="2B2A42C7" w14:textId="77777777" w:rsidTr="004E13A3">
        <w:trPr>
          <w:trHeight w:val="67"/>
        </w:trPr>
        <w:tc>
          <w:tcPr>
            <w:tcW w:w="1741" w:type="dxa"/>
            <w:shd w:val="clear" w:color="auto" w:fill="FFC000"/>
          </w:tcPr>
          <w:p w14:paraId="55B524BC" w14:textId="63AB066C"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1701" w:type="dxa"/>
            <w:shd w:val="clear" w:color="auto" w:fill="FFC000"/>
          </w:tcPr>
          <w:p w14:paraId="214F3018" w14:textId="332247DC"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044" w:type="dxa"/>
            <w:shd w:val="clear" w:color="auto" w:fill="FFC000"/>
          </w:tcPr>
          <w:p w14:paraId="75F4BC7E" w14:textId="452B889B" w:rsidR="00B8739E" w:rsidRPr="00B8739E" w:rsidRDefault="00B8739E" w:rsidP="00B8739E">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791" w:type="dxa"/>
            <w:shd w:val="clear" w:color="auto" w:fill="FFC000"/>
          </w:tcPr>
          <w:p w14:paraId="48F01B52" w14:textId="3224794D"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2126" w:type="dxa"/>
            <w:shd w:val="clear" w:color="auto" w:fill="FFC000"/>
          </w:tcPr>
          <w:p w14:paraId="3E54E1D8" w14:textId="3C4E5464"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843" w:type="dxa"/>
            <w:shd w:val="clear" w:color="auto" w:fill="FFC000"/>
          </w:tcPr>
          <w:p w14:paraId="5968F921" w14:textId="24085CDE"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B8739E" w:rsidRPr="00B8739E" w14:paraId="6D7087DA" w14:textId="77777777" w:rsidTr="004E13A3">
        <w:trPr>
          <w:trHeight w:val="67"/>
        </w:trPr>
        <w:tc>
          <w:tcPr>
            <w:tcW w:w="1741" w:type="dxa"/>
          </w:tcPr>
          <w:p w14:paraId="2B938FED" w14:textId="7E4C3DD3" w:rsidR="00B8739E" w:rsidRPr="00B8739E" w:rsidRDefault="004E13A3" w:rsidP="00B8739E">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B8739E" w:rsidRPr="00B8739E">
              <w:rPr>
                <w:rFonts w:eastAsiaTheme="minorHAnsi" w:cs="Arial"/>
                <w:color w:val="000000"/>
                <w:sz w:val="18"/>
                <w:szCs w:val="18"/>
              </w:rPr>
              <w:t>10.07.03.01.020</w:t>
            </w:r>
          </w:p>
        </w:tc>
        <w:tc>
          <w:tcPr>
            <w:tcW w:w="1701" w:type="dxa"/>
          </w:tcPr>
          <w:p w14:paraId="5705404D" w14:textId="77777777" w:rsidR="00B8739E" w:rsidRPr="00B8739E" w:rsidRDefault="00B8739E" w:rsidP="00B8739E">
            <w:pPr>
              <w:autoSpaceDE w:val="0"/>
              <w:autoSpaceDN w:val="0"/>
              <w:adjustRightInd w:val="0"/>
              <w:jc w:val="left"/>
              <w:rPr>
                <w:rFonts w:eastAsiaTheme="minorHAnsi" w:cs="Arial"/>
                <w:color w:val="000000"/>
                <w:sz w:val="18"/>
                <w:szCs w:val="18"/>
              </w:rPr>
            </w:pPr>
            <w:r w:rsidRPr="00B8739E">
              <w:rPr>
                <w:rFonts w:eastAsiaTheme="minorHAnsi" w:cs="Arial"/>
                <w:color w:val="000000"/>
                <w:sz w:val="18"/>
                <w:szCs w:val="18"/>
              </w:rPr>
              <w:t>Прибытие груза по внутреннему перемещению</w:t>
            </w:r>
          </w:p>
        </w:tc>
        <w:tc>
          <w:tcPr>
            <w:tcW w:w="1044" w:type="dxa"/>
          </w:tcPr>
          <w:p w14:paraId="7F80B591" w14:textId="77777777" w:rsidR="00B8739E" w:rsidRPr="00B8739E" w:rsidRDefault="00B8739E" w:rsidP="00B8739E">
            <w:pPr>
              <w:autoSpaceDE w:val="0"/>
              <w:autoSpaceDN w:val="0"/>
              <w:adjustRightInd w:val="0"/>
              <w:jc w:val="left"/>
              <w:rPr>
                <w:rFonts w:eastAsiaTheme="minorHAnsi" w:cs="Arial"/>
                <w:color w:val="000000"/>
                <w:sz w:val="20"/>
                <w:szCs w:val="20"/>
              </w:rPr>
            </w:pPr>
            <w:r w:rsidRPr="00B8739E">
              <w:rPr>
                <w:rFonts w:eastAsiaTheme="minorHAnsi" w:cs="Arial"/>
                <w:color w:val="000000"/>
                <w:sz w:val="20"/>
                <w:szCs w:val="20"/>
              </w:rPr>
              <w:t>-</w:t>
            </w:r>
          </w:p>
        </w:tc>
        <w:tc>
          <w:tcPr>
            <w:tcW w:w="1791" w:type="dxa"/>
          </w:tcPr>
          <w:p w14:paraId="07C27596" w14:textId="77777777" w:rsidR="00B8739E" w:rsidRPr="00B8739E" w:rsidRDefault="00B8739E" w:rsidP="00B8739E">
            <w:pPr>
              <w:autoSpaceDE w:val="0"/>
              <w:autoSpaceDN w:val="0"/>
              <w:adjustRightInd w:val="0"/>
              <w:jc w:val="left"/>
              <w:rPr>
                <w:rFonts w:eastAsiaTheme="minorHAnsi" w:cs="Arial"/>
                <w:color w:val="000000"/>
                <w:sz w:val="18"/>
                <w:szCs w:val="18"/>
              </w:rPr>
            </w:pPr>
            <w:r w:rsidRPr="00B8739E">
              <w:rPr>
                <w:rFonts w:eastAsiaTheme="minorHAnsi" w:cs="Arial"/>
                <w:color w:val="000000"/>
                <w:sz w:val="18"/>
                <w:szCs w:val="18"/>
              </w:rPr>
              <w:t>Товаросопроводительные документы (Получены)</w:t>
            </w:r>
          </w:p>
        </w:tc>
        <w:tc>
          <w:tcPr>
            <w:tcW w:w="2126" w:type="dxa"/>
          </w:tcPr>
          <w:p w14:paraId="4A25C359" w14:textId="77777777" w:rsidR="00B8739E" w:rsidRPr="00B8739E" w:rsidRDefault="00B8739E" w:rsidP="00B8739E">
            <w:pPr>
              <w:autoSpaceDE w:val="0"/>
              <w:autoSpaceDN w:val="0"/>
              <w:adjustRightInd w:val="0"/>
              <w:jc w:val="left"/>
              <w:rPr>
                <w:rFonts w:eastAsiaTheme="minorHAnsi" w:cs="Arial"/>
                <w:color w:val="000000"/>
                <w:sz w:val="18"/>
                <w:szCs w:val="18"/>
              </w:rPr>
            </w:pPr>
            <w:r w:rsidRPr="00B8739E">
              <w:rPr>
                <w:rFonts w:eastAsiaTheme="minorHAnsi" w:cs="Arial"/>
                <w:color w:val="000000"/>
                <w:sz w:val="18"/>
                <w:szCs w:val="18"/>
              </w:rPr>
              <w:t>Товаросопроводительные документы (Сверены)</w:t>
            </w:r>
          </w:p>
        </w:tc>
        <w:tc>
          <w:tcPr>
            <w:tcW w:w="1843" w:type="dxa"/>
          </w:tcPr>
          <w:p w14:paraId="25C40E97" w14:textId="3C1ADF70" w:rsidR="00B8739E" w:rsidRPr="00B8739E" w:rsidRDefault="00B8739E" w:rsidP="00B8739E">
            <w:pPr>
              <w:autoSpaceDE w:val="0"/>
              <w:autoSpaceDN w:val="0"/>
              <w:adjustRightInd w:val="0"/>
              <w:jc w:val="left"/>
              <w:rPr>
                <w:rFonts w:eastAsiaTheme="minorHAnsi" w:cs="Arial"/>
                <w:color w:val="000000"/>
                <w:sz w:val="18"/>
                <w:szCs w:val="18"/>
              </w:rPr>
            </w:pPr>
            <w:del w:id="745" w:author="Кращенко Олег Владимирович (Подрядчик. ООО БерингПойнт)" w:date="2020-04-23T15:42:00Z">
              <w:r w:rsidRPr="00B8739E" w:rsidDel="004E728B">
                <w:rPr>
                  <w:rFonts w:eastAsiaTheme="minorHAnsi" w:cs="Arial"/>
                  <w:color w:val="000000"/>
                  <w:sz w:val="18"/>
                  <w:szCs w:val="18"/>
                </w:rPr>
                <w:delText>Кладовщик БЕ ГОК</w:delText>
              </w:r>
            </w:del>
            <w:ins w:id="746" w:author="Кращенко Олег Владимирович (Подрядчик. ООО БерингПойнт)" w:date="2020-04-23T15:42:00Z">
              <w:r w:rsidR="004E728B">
                <w:rPr>
                  <w:rFonts w:eastAsiaTheme="minorHAnsi" w:cs="Arial"/>
                  <w:color w:val="000000"/>
                  <w:sz w:val="18"/>
                  <w:szCs w:val="18"/>
                </w:rPr>
                <w:t>Кладовщик</w:t>
              </w:r>
            </w:ins>
          </w:p>
        </w:tc>
      </w:tr>
    </w:tbl>
    <w:p w14:paraId="7F02615F" w14:textId="77777777" w:rsidR="00B8739E" w:rsidRDefault="00B8739E" w:rsidP="004F4C76">
      <w:pPr>
        <w:ind w:firstLine="709"/>
        <w:rPr>
          <w:rFonts w:cs="Arial"/>
        </w:rPr>
      </w:pPr>
    </w:p>
    <w:p w14:paraId="3CBF9654" w14:textId="77777777" w:rsidR="002F1C99" w:rsidRDefault="002F1C99" w:rsidP="004F4C76">
      <w:pPr>
        <w:ind w:firstLine="709"/>
        <w:rPr>
          <w:rFonts w:cs="Arial"/>
        </w:rPr>
      </w:pPr>
    </w:p>
    <w:p w14:paraId="0111391C" w14:textId="16FD9828" w:rsidR="004F4C76" w:rsidRDefault="004F4C76" w:rsidP="004F4C76">
      <w:pPr>
        <w:pStyle w:val="4"/>
      </w:pPr>
      <w:r>
        <w:t xml:space="preserve">Шаг процесса ПП-10.07.03.01.070 – </w:t>
      </w:r>
      <w:r w:rsidRPr="002D5C1C">
        <w:t xml:space="preserve">Регистрация поступления при </w:t>
      </w:r>
      <w:r>
        <w:t xml:space="preserve">внутреннем </w:t>
      </w:r>
      <w:r w:rsidRPr="002D5C1C">
        <w:t>перемещении</w:t>
      </w:r>
    </w:p>
    <w:p w14:paraId="7A14E5DA" w14:textId="77777777" w:rsidR="00265F99" w:rsidRDefault="00265F99" w:rsidP="004F4C76">
      <w:pPr>
        <w:ind w:firstLine="709"/>
        <w:rPr>
          <w:rFonts w:cs="Arial"/>
        </w:rPr>
      </w:pPr>
    </w:p>
    <w:p w14:paraId="0CC8A1B2" w14:textId="66012E40" w:rsidR="004F4C76" w:rsidRPr="002D6785" w:rsidRDefault="004F4C76" w:rsidP="004F4C76">
      <w:pPr>
        <w:ind w:firstLine="709"/>
        <w:rPr>
          <w:rFonts w:cs="Arial"/>
        </w:rPr>
      </w:pPr>
      <w:r w:rsidRPr="00D722AC">
        <w:rPr>
          <w:rFonts w:cs="Arial"/>
        </w:rPr>
        <w:t>Приемка МТР по внутренним перемещениям возмож</w:t>
      </w:r>
      <w:r>
        <w:rPr>
          <w:rFonts w:cs="Arial"/>
        </w:rPr>
        <w:t xml:space="preserve">на на основании ранее созданного в системе </w:t>
      </w:r>
      <w:r w:rsidRPr="007961EE">
        <w:rPr>
          <w:rFonts w:cs="Arial"/>
        </w:rPr>
        <w:t>Исходящей поставки</w:t>
      </w:r>
      <w:ins w:id="747" w:author="Олег Владимирович" w:date="2021-03-09T13:56:00Z">
        <w:r w:rsidR="00DB341B">
          <w:rPr>
            <w:rFonts w:cs="Arial"/>
          </w:rPr>
          <w:t>, или входящей поставки, созданной автоматически при отпуске материалов по исходящей поставки</w:t>
        </w:r>
      </w:ins>
      <w:r w:rsidRPr="00D722AC">
        <w:rPr>
          <w:rFonts w:cs="Arial"/>
        </w:rPr>
        <w:t xml:space="preserve">. </w:t>
      </w:r>
      <w:r>
        <w:rPr>
          <w:rFonts w:cs="Arial"/>
        </w:rPr>
        <w:t xml:space="preserve">Процесс </w:t>
      </w:r>
      <w:r w:rsidRPr="007961EE">
        <w:rPr>
          <w:rFonts w:cs="Arial"/>
        </w:rPr>
        <w:t>создания Исходящей поставки</w:t>
      </w:r>
      <w:r w:rsidRPr="00D722AC">
        <w:rPr>
          <w:rFonts w:cs="Arial"/>
        </w:rPr>
        <w:t xml:space="preserve"> </w:t>
      </w:r>
      <w:r>
        <w:rPr>
          <w:rFonts w:cs="Arial"/>
        </w:rPr>
        <w:t>описан</w:t>
      </w:r>
      <w:r w:rsidRPr="00D722AC">
        <w:rPr>
          <w:rFonts w:cs="Arial"/>
        </w:rPr>
        <w:t xml:space="preserve"> в рамках </w:t>
      </w:r>
      <w:r w:rsidRPr="00FC164B">
        <w:rPr>
          <w:rFonts w:cs="Arial"/>
        </w:rPr>
        <w:t>раздела «Планирование работы складской логистики».</w:t>
      </w:r>
    </w:p>
    <w:p w14:paraId="07EFD7D3" w14:textId="0041D78E" w:rsidR="004F4C76" w:rsidRDefault="004F4C76" w:rsidP="004F4C76">
      <w:pPr>
        <w:ind w:firstLine="709"/>
        <w:rPr>
          <w:rFonts w:cs="Arial"/>
        </w:rPr>
      </w:pPr>
      <w:r w:rsidRPr="00D722AC">
        <w:rPr>
          <w:rFonts w:cs="Arial"/>
        </w:rPr>
        <w:t>К моменту приемки МТР по внутренним перемещениям на складе-получателе должен быть зарегистрирован отпуск МТР на складе-отправителе.</w:t>
      </w:r>
      <w:r>
        <w:rPr>
          <w:rFonts w:cs="Arial"/>
        </w:rPr>
        <w:t xml:space="preserve"> В случае, если по каким-либо причинам (например, порча МТР, некорректные документы) кладовщик склада-получателя отказывается принять МТР в полном объеме, то разница должна быть оприходована на склад «Разницы» в блокированный запас</w:t>
      </w:r>
      <w:r w:rsidR="002040F7">
        <w:rPr>
          <w:rFonts w:cs="Arial"/>
        </w:rPr>
        <w:t xml:space="preserve"> (вторым документом материала)</w:t>
      </w:r>
      <w:r>
        <w:rPr>
          <w:rFonts w:cs="Arial"/>
        </w:rPr>
        <w:t xml:space="preserve">. Далее, </w:t>
      </w:r>
      <w:r>
        <w:rPr>
          <w:rFonts w:cs="Arial"/>
        </w:rPr>
        <w:lastRenderedPageBreak/>
        <w:t>по итогам разбирательства, МТР либо подлежит списанию (детальное описание приведено в разделе</w:t>
      </w:r>
      <w:r w:rsidR="000F5E5B" w:rsidRPr="000F5E5B">
        <w:rPr>
          <w:rFonts w:cs="Arial"/>
        </w:rPr>
        <w:t xml:space="preserve"> </w:t>
      </w:r>
      <w:r w:rsidRPr="00E42F9D">
        <w:rPr>
          <w:rFonts w:cs="Arial"/>
        </w:rPr>
        <w:t>«Выполнение инвентаризации МТР»</w:t>
      </w:r>
      <w:r>
        <w:rPr>
          <w:rFonts w:cs="Arial"/>
        </w:rPr>
        <w:t>), либо приходуется на склад-получатель, либо возвращается на склад-отправитель.</w:t>
      </w:r>
    </w:p>
    <w:p w14:paraId="17377470" w14:textId="19C2E789" w:rsidR="004F4C76" w:rsidRDefault="004F4C76" w:rsidP="004F4C76">
      <w:pPr>
        <w:ind w:firstLine="709"/>
        <w:rPr>
          <w:rFonts w:cs="Arial"/>
        </w:rPr>
      </w:pPr>
      <w:r>
        <w:rPr>
          <w:rFonts w:cs="Arial"/>
        </w:rPr>
        <w:t>Данный вариант возможен, если осуществляется двухшаговое перемещение, т.е. отпуск со склада-отправителя, а затем приемка на склад-получатель осуществляются не одновременно и автоматически, а разнесены по времени. В случае одношагового перемещения, т.к. операции отпуска и приемки осуществляются одномоментно, отпущенный МТР принимается в полном объеме.</w:t>
      </w:r>
    </w:p>
    <w:p w14:paraId="30CC1A84" w14:textId="77777777" w:rsidR="0076639B" w:rsidRDefault="0076639B" w:rsidP="004F4C76">
      <w:pPr>
        <w:ind w:firstLine="709"/>
        <w:rPr>
          <w:rFonts w:cs="Arial"/>
        </w:rPr>
      </w:pPr>
    </w:p>
    <w:p w14:paraId="39C49EE5" w14:textId="62437F02" w:rsidR="00413374" w:rsidRPr="00413374" w:rsidRDefault="00413374" w:rsidP="004F4C76">
      <w:pPr>
        <w:ind w:firstLine="709"/>
        <w:rPr>
          <w:rFonts w:cs="Arial"/>
          <w:b/>
        </w:rPr>
      </w:pPr>
      <w:r w:rsidRPr="00413374">
        <w:rPr>
          <w:rFonts w:cs="Arial"/>
          <w:b/>
        </w:rPr>
        <w:t>Поступление ГСМ при внутреннем перемещении</w:t>
      </w:r>
    </w:p>
    <w:p w14:paraId="6135BA23" w14:textId="11372D6E" w:rsidR="00413374" w:rsidRDefault="00413374" w:rsidP="00413374">
      <w:pPr>
        <w:ind w:firstLine="709"/>
        <w:rPr>
          <w:rFonts w:cs="Arial"/>
        </w:rPr>
      </w:pPr>
      <w:r>
        <w:rPr>
          <w:rFonts w:cs="Arial"/>
        </w:rPr>
        <w:t>Д</w:t>
      </w:r>
      <w:r w:rsidRPr="00431975">
        <w:rPr>
          <w:rFonts w:cs="Arial"/>
        </w:rPr>
        <w:t>анные о фактическо</w:t>
      </w:r>
      <w:r w:rsidRPr="00791061">
        <w:rPr>
          <w:rFonts w:cs="Arial"/>
        </w:rPr>
        <w:t>м количестве переносятся в систему автоматически посредством интеграции с системой Контур</w:t>
      </w:r>
      <w:r w:rsidRPr="00431975">
        <w:rPr>
          <w:rFonts w:cs="Arial"/>
        </w:rPr>
        <w:t xml:space="preserve"> ГСМ</w:t>
      </w:r>
      <w:r w:rsidR="004375D9">
        <w:rPr>
          <w:rFonts w:cs="Arial"/>
        </w:rPr>
        <w:t>, в случае ее использования</w:t>
      </w:r>
      <w:r w:rsidRPr="00431975">
        <w:rPr>
          <w:rFonts w:cs="Arial"/>
        </w:rPr>
        <w:t>. Подробно данн</w:t>
      </w:r>
      <w:r>
        <w:rPr>
          <w:rFonts w:cs="Arial"/>
        </w:rPr>
        <w:t>ая</w:t>
      </w:r>
      <w:r w:rsidRPr="00431975">
        <w:rPr>
          <w:rFonts w:cs="Arial"/>
        </w:rPr>
        <w:t xml:space="preserve"> </w:t>
      </w:r>
      <w:r>
        <w:rPr>
          <w:rFonts w:cs="Arial"/>
        </w:rPr>
        <w:t>интеграция рассматривается в Со</w:t>
      </w:r>
      <w:r w:rsidRPr="00431975">
        <w:rPr>
          <w:rFonts w:cs="Arial"/>
        </w:rPr>
        <w:t>И с Контур ГСМ.</w:t>
      </w:r>
    </w:p>
    <w:p w14:paraId="6532C59A" w14:textId="77777777" w:rsidR="00413374" w:rsidRPr="00DD355A" w:rsidRDefault="00413374" w:rsidP="00413374">
      <w:pPr>
        <w:ind w:firstLine="709"/>
      </w:pPr>
      <w:r w:rsidRPr="00DD355A">
        <w:t xml:space="preserve">При заливе в </w:t>
      </w:r>
      <w:r>
        <w:t>топливозаправщик</w:t>
      </w:r>
      <w:r w:rsidRPr="00DD355A">
        <w:t xml:space="preserve"> с имеющимися остатками топлива применяется акт ВН-8-НП «Акт о наличии нефтепродуктов в автоцистерне» (печатается вне системы). Также при поступлении применяется накладная на перемещение ВН-3-НП «Требование-накладная на перемещение нефтепродуктов» (формируется в системе при выдаче топлива, описано в разделе 5.1.3). </w:t>
      </w:r>
    </w:p>
    <w:p w14:paraId="2631AB62" w14:textId="2A4136C5" w:rsidR="00413374" w:rsidRDefault="00413374" w:rsidP="00413374">
      <w:pPr>
        <w:ind w:firstLine="709"/>
        <w:rPr>
          <w:ins w:id="748" w:author="Tukhbatov Ruslan" w:date="2020-04-20T17:15:00Z"/>
        </w:rPr>
      </w:pPr>
      <w:r w:rsidRPr="00DD355A">
        <w:t>При приёмке на АЗС (КАЗС) оператором АЗС (КАЗС) вне системы составляется акт ВН-7-НП «Акт приемки нефтепродуктов по количеству (поступивших водны</w:t>
      </w:r>
      <w:r>
        <w:t>м, автомобильным транспортом)».</w:t>
      </w:r>
    </w:p>
    <w:p w14:paraId="22DEF670" w14:textId="4166D57D" w:rsidR="00A53859" w:rsidRPr="00A53859" w:rsidRDefault="003F564B" w:rsidP="00413374">
      <w:pPr>
        <w:ind w:firstLine="709"/>
      </w:pPr>
      <w:ins w:id="749" w:author="Tukhbatov Ruslan" w:date="2020-04-20T17:15:00Z">
        <w:r>
          <w:t>Поступление отражается в фиксированную партию для склада приемки (резервуар, топливозаправщик, АЗС, КАЗС).</w:t>
        </w:r>
      </w:ins>
      <w:ins w:id="750" w:author="Tukhbatov Ruslan" w:date="2020-04-21T03:32:00Z">
        <w:r w:rsidR="0096042B">
          <w:t xml:space="preserve"> Подбор партии для приемки выполняется автоматически. Подробные данные реализации подбора описаны в ФС </w:t>
        </w:r>
        <w:r w:rsidR="0096042B" w:rsidRPr="0096042B">
          <w:t>MM126.Подбор партии ГСМ в заказах на перемещение</w:t>
        </w:r>
        <w:r w:rsidR="0096042B">
          <w:t>.</w:t>
        </w:r>
      </w:ins>
    </w:p>
    <w:p w14:paraId="653944AA" w14:textId="77777777" w:rsidR="004F4C76" w:rsidRDefault="004F4C76" w:rsidP="004F4C76">
      <w:pPr>
        <w:ind w:firstLine="709"/>
        <w:rPr>
          <w:rFonts w:cs="Arial"/>
        </w:rPr>
      </w:pPr>
    </w:p>
    <w:p w14:paraId="457AA00D" w14:textId="4DCC8287" w:rsidR="004F4C76" w:rsidRPr="004F4C76" w:rsidRDefault="004F4C76" w:rsidP="004F4C76">
      <w:pPr>
        <w:ind w:firstLine="709"/>
        <w:rPr>
          <w:rFonts w:cs="Arial"/>
          <w:b/>
        </w:rPr>
      </w:pPr>
      <w:r w:rsidRPr="004F4C76">
        <w:rPr>
          <w:rFonts w:cs="Arial"/>
          <w:b/>
        </w:rPr>
        <w:t>Регистрация в системе SAP</w:t>
      </w:r>
      <w:ins w:id="751" w:author="Олег Владимирович" w:date="2021-03-09T13:57:00Z">
        <w:r w:rsidR="00DB341B">
          <w:rPr>
            <w:rFonts w:cs="Arial"/>
            <w:b/>
          </w:rPr>
          <w:t xml:space="preserve"> со ссылкой на исходящую поставку</w:t>
        </w:r>
      </w:ins>
    </w:p>
    <w:p w14:paraId="0C5AED21" w14:textId="77777777" w:rsidR="004F4C76" w:rsidRDefault="004F4C76" w:rsidP="004F4C76">
      <w:pPr>
        <w:ind w:firstLine="709"/>
        <w:rPr>
          <w:rFonts w:cs="Arial"/>
        </w:rPr>
      </w:pPr>
      <w:r>
        <w:rPr>
          <w:rFonts w:cs="Arial"/>
        </w:rPr>
        <w:t xml:space="preserve">Транзакция: </w:t>
      </w:r>
      <w:r w:rsidRPr="00CF3E9A">
        <w:rPr>
          <w:rFonts w:cs="Arial"/>
          <w:i/>
        </w:rPr>
        <w:t>MIGO</w:t>
      </w:r>
    </w:p>
    <w:p w14:paraId="1747B10E" w14:textId="77777777" w:rsidR="004F4C76" w:rsidRDefault="004F4C76" w:rsidP="004F4C76">
      <w:pPr>
        <w:ind w:firstLine="709"/>
        <w:rPr>
          <w:rFonts w:cs="Arial"/>
        </w:rPr>
      </w:pPr>
      <w:commentRangeStart w:id="752"/>
      <w:commentRangeStart w:id="753"/>
      <w:r>
        <w:rPr>
          <w:rFonts w:cs="Arial"/>
        </w:rPr>
        <w:t xml:space="preserve">Ссылочный документ: </w:t>
      </w:r>
      <w:r>
        <w:rPr>
          <w:rFonts w:cs="Arial"/>
          <w:i/>
        </w:rPr>
        <w:t>Исходящая поставка (определяется по номеру формы M-11 или М-15, распечатанной при отпуске МТР на складе-отправителе).</w:t>
      </w:r>
      <w:commentRangeEnd w:id="752"/>
      <w:r w:rsidR="00610A51">
        <w:rPr>
          <w:rStyle w:val="aff7"/>
        </w:rPr>
        <w:commentReference w:id="752"/>
      </w:r>
      <w:commentRangeEnd w:id="753"/>
      <w:r w:rsidR="003B3A45">
        <w:rPr>
          <w:rStyle w:val="aff7"/>
        </w:rPr>
        <w:commentReference w:id="753"/>
      </w:r>
    </w:p>
    <w:p w14:paraId="3460240D" w14:textId="77777777" w:rsidR="004F4C76" w:rsidRDefault="004F4C76" w:rsidP="004F4C76">
      <w:pPr>
        <w:ind w:firstLine="709"/>
        <w:rPr>
          <w:rFonts w:cs="Arial"/>
        </w:rPr>
      </w:pPr>
      <w:r>
        <w:rPr>
          <w:rFonts w:cs="Arial"/>
        </w:rPr>
        <w:t>Вид движения: 101</w:t>
      </w:r>
    </w:p>
    <w:p w14:paraId="6753E8E0" w14:textId="77777777" w:rsidR="004F4C76" w:rsidRDefault="004F4C76" w:rsidP="004F4C76">
      <w:pPr>
        <w:ind w:firstLine="709"/>
        <w:rPr>
          <w:rFonts w:cs="Arial"/>
        </w:rPr>
      </w:pPr>
      <w:r>
        <w:rPr>
          <w:rFonts w:cs="Arial"/>
        </w:rPr>
        <w:t xml:space="preserve">Перечень МТР переносится автоматически из </w:t>
      </w:r>
      <w:r>
        <w:rPr>
          <w:rFonts w:cs="Arial"/>
          <w:i/>
        </w:rPr>
        <w:t>Исходящей</w:t>
      </w:r>
      <w:r w:rsidRPr="00D25DFB">
        <w:rPr>
          <w:rFonts w:cs="Arial"/>
          <w:i/>
        </w:rPr>
        <w:t xml:space="preserve"> поставки</w:t>
      </w:r>
      <w:r>
        <w:rPr>
          <w:rFonts w:cs="Arial"/>
        </w:rPr>
        <w:t>.</w:t>
      </w:r>
    </w:p>
    <w:p w14:paraId="1919D7A2" w14:textId="77777777" w:rsidR="004F4C76" w:rsidRDefault="004F4C76" w:rsidP="004F4C76">
      <w:pPr>
        <w:ind w:firstLine="709"/>
        <w:rPr>
          <w:rFonts w:cs="Arial"/>
        </w:rPr>
      </w:pPr>
      <w:r>
        <w:rPr>
          <w:rFonts w:cs="Arial"/>
        </w:rPr>
        <w:t xml:space="preserve">Партия: переносятся автоматически из </w:t>
      </w:r>
      <w:r w:rsidRPr="006632ED">
        <w:rPr>
          <w:rFonts w:cs="Arial"/>
          <w:i/>
        </w:rPr>
        <w:t>Исходящей поставки</w:t>
      </w:r>
      <w:r>
        <w:rPr>
          <w:rFonts w:cs="Arial"/>
        </w:rPr>
        <w:t>.</w:t>
      </w:r>
    </w:p>
    <w:p w14:paraId="0F7217CE" w14:textId="77777777" w:rsidR="004F4C76" w:rsidRDefault="004F4C76" w:rsidP="004F4C76">
      <w:pPr>
        <w:ind w:firstLine="709"/>
        <w:rPr>
          <w:rFonts w:cs="Arial"/>
        </w:rPr>
      </w:pPr>
      <w:r>
        <w:rPr>
          <w:rFonts w:cs="Arial"/>
        </w:rPr>
        <w:t>Количество:</w:t>
      </w:r>
    </w:p>
    <w:p w14:paraId="2707E4EC" w14:textId="77777777" w:rsidR="004F4C76" w:rsidRPr="004F4C76" w:rsidRDefault="004F4C76" w:rsidP="00823682">
      <w:pPr>
        <w:pStyle w:val="afc"/>
        <w:numPr>
          <w:ilvl w:val="0"/>
          <w:numId w:val="121"/>
        </w:numPr>
        <w:ind w:left="1418"/>
        <w:rPr>
          <w:rFonts w:cs="Arial"/>
        </w:rPr>
      </w:pPr>
      <w:r w:rsidRPr="004F4C76">
        <w:rPr>
          <w:rFonts w:cs="Arial"/>
        </w:rPr>
        <w:t>Вносится вручную на основании фактических данных</w:t>
      </w:r>
    </w:p>
    <w:p w14:paraId="74E5F637" w14:textId="32CF8D8A" w:rsidR="004F4C76" w:rsidRPr="004F4C76" w:rsidRDefault="004F4C76" w:rsidP="00823682">
      <w:pPr>
        <w:pStyle w:val="afc"/>
        <w:numPr>
          <w:ilvl w:val="0"/>
          <w:numId w:val="121"/>
        </w:numPr>
        <w:ind w:left="1418"/>
        <w:rPr>
          <w:rFonts w:cs="Arial"/>
        </w:rPr>
      </w:pPr>
      <w:r w:rsidRPr="004F4C76">
        <w:rPr>
          <w:rFonts w:cs="Arial"/>
        </w:rPr>
        <w:t>Для ГСМ переносится автоматически из системы Контур ГСМ</w:t>
      </w:r>
      <w:r w:rsidR="004375D9">
        <w:rPr>
          <w:rFonts w:cs="Arial"/>
        </w:rPr>
        <w:t xml:space="preserve"> (в случае ее использования)</w:t>
      </w:r>
      <w:r w:rsidRPr="004F4C76">
        <w:rPr>
          <w:rFonts w:cs="Arial"/>
        </w:rPr>
        <w:t>.</w:t>
      </w:r>
    </w:p>
    <w:p w14:paraId="35239CEF" w14:textId="777348AB" w:rsidR="004F4C76" w:rsidRDefault="004F4C76" w:rsidP="004F4C76">
      <w:pPr>
        <w:ind w:firstLine="709"/>
        <w:rPr>
          <w:ins w:id="754" w:author="Олег Владимирович" w:date="2021-03-09T13:57:00Z"/>
          <w:rFonts w:cs="Arial"/>
        </w:rPr>
      </w:pPr>
      <w:r>
        <w:rPr>
          <w:rFonts w:cs="Arial"/>
        </w:rPr>
        <w:t xml:space="preserve">В результате приемки формируется </w:t>
      </w:r>
      <w:r w:rsidRPr="0018351D">
        <w:rPr>
          <w:rFonts w:cs="Arial"/>
          <w:i/>
        </w:rPr>
        <w:t>Документ материала</w:t>
      </w:r>
      <w:r>
        <w:rPr>
          <w:rFonts w:cs="Arial"/>
        </w:rPr>
        <w:t>. Полный перечень полей данного документа описан в разделе «Транзакционные данные».</w:t>
      </w:r>
    </w:p>
    <w:p w14:paraId="1CB7BD63" w14:textId="4FE93CC8" w:rsidR="00DB341B" w:rsidRDefault="00DB341B" w:rsidP="004F4C76">
      <w:pPr>
        <w:ind w:firstLine="709"/>
        <w:rPr>
          <w:ins w:id="755" w:author="Олег Владимирович" w:date="2021-03-09T13:57:00Z"/>
          <w:rFonts w:cs="Arial"/>
        </w:rPr>
      </w:pPr>
    </w:p>
    <w:p w14:paraId="076EA983" w14:textId="53BB1165" w:rsidR="00DB341B" w:rsidRPr="004F4C76" w:rsidRDefault="00DB341B" w:rsidP="00DB341B">
      <w:pPr>
        <w:ind w:firstLine="709"/>
        <w:rPr>
          <w:ins w:id="756" w:author="Олег Владимирович" w:date="2021-03-09T13:57:00Z"/>
          <w:rFonts w:cs="Arial"/>
          <w:b/>
        </w:rPr>
      </w:pPr>
      <w:ins w:id="757" w:author="Олег Владимирович" w:date="2021-03-09T13:57:00Z">
        <w:r w:rsidRPr="004F4C76">
          <w:rPr>
            <w:rFonts w:cs="Arial"/>
            <w:b/>
          </w:rPr>
          <w:t>Регистрация в системе SAP</w:t>
        </w:r>
        <w:r>
          <w:rPr>
            <w:rFonts w:cs="Arial"/>
            <w:b/>
          </w:rPr>
          <w:t xml:space="preserve"> со ссылкой на входящую поставку</w:t>
        </w:r>
      </w:ins>
    </w:p>
    <w:p w14:paraId="3B69BBCA" w14:textId="71B13780" w:rsidR="00DB341B" w:rsidRPr="00DB341B" w:rsidRDefault="00DB341B" w:rsidP="00DB341B">
      <w:pPr>
        <w:ind w:firstLine="709"/>
        <w:rPr>
          <w:ins w:id="758" w:author="Олег Владимирович" w:date="2021-03-09T13:57:00Z"/>
          <w:rFonts w:cs="Arial"/>
        </w:rPr>
      </w:pPr>
      <w:ins w:id="759" w:author="Олег Владимирович" w:date="2021-03-09T13:57:00Z">
        <w:r>
          <w:rPr>
            <w:rFonts w:cs="Arial"/>
          </w:rPr>
          <w:t xml:space="preserve">Транзакция: </w:t>
        </w:r>
        <w:r>
          <w:rPr>
            <w:rFonts w:cs="Arial"/>
            <w:i/>
            <w:lang w:val="en-US"/>
          </w:rPr>
          <w:t>VL</w:t>
        </w:r>
        <w:r w:rsidRPr="00DB341B">
          <w:rPr>
            <w:rFonts w:cs="Arial"/>
            <w:i/>
            <w:rPrChange w:id="760" w:author="Олег Владимирович" w:date="2021-03-09T13:58:00Z">
              <w:rPr>
                <w:rFonts w:cs="Arial"/>
                <w:i/>
                <w:lang w:val="en-US"/>
              </w:rPr>
            </w:rPrChange>
          </w:rPr>
          <w:t>32</w:t>
        </w:r>
        <w:r>
          <w:rPr>
            <w:rFonts w:cs="Arial"/>
            <w:i/>
            <w:lang w:val="en-US"/>
          </w:rPr>
          <w:t>N</w:t>
        </w:r>
      </w:ins>
    </w:p>
    <w:p w14:paraId="62560CDF" w14:textId="5322FD30" w:rsidR="00DB341B" w:rsidRDefault="00DB341B" w:rsidP="00DB341B">
      <w:pPr>
        <w:ind w:firstLine="709"/>
        <w:rPr>
          <w:ins w:id="761" w:author="Олег Владимирович" w:date="2021-03-09T13:57:00Z"/>
          <w:rFonts w:cs="Arial"/>
        </w:rPr>
      </w:pPr>
      <w:commentRangeStart w:id="762"/>
      <w:commentRangeStart w:id="763"/>
      <w:ins w:id="764" w:author="Олег Владимирович" w:date="2021-03-09T13:57:00Z">
        <w:r>
          <w:rPr>
            <w:rFonts w:cs="Arial"/>
          </w:rPr>
          <w:t xml:space="preserve">Ссылочный документ: </w:t>
        </w:r>
      </w:ins>
      <w:ins w:id="765" w:author="Олег Владимирович" w:date="2021-03-09T13:58:00Z">
        <w:r>
          <w:rPr>
            <w:rFonts w:cs="Arial"/>
            <w:i/>
          </w:rPr>
          <w:t>В</w:t>
        </w:r>
      </w:ins>
      <w:ins w:id="766" w:author="Олег Владимирович" w:date="2021-03-09T13:57:00Z">
        <w:r>
          <w:rPr>
            <w:rFonts w:cs="Arial"/>
            <w:i/>
          </w:rPr>
          <w:t>ходящая поставка (определяется по</w:t>
        </w:r>
      </w:ins>
      <w:ins w:id="767" w:author="Олег Владимирович" w:date="2021-03-09T13:58:00Z">
        <w:r>
          <w:rPr>
            <w:rFonts w:cs="Arial"/>
            <w:i/>
          </w:rPr>
          <w:t xml:space="preserve"> внешнему идентификатору поставки равному</w:t>
        </w:r>
      </w:ins>
      <w:ins w:id="768" w:author="Олег Владимирович" w:date="2021-03-09T13:57:00Z">
        <w:r>
          <w:rPr>
            <w:rFonts w:cs="Arial"/>
            <w:i/>
          </w:rPr>
          <w:t xml:space="preserve"> номеру формы M-11 или М-15, распечатанной при отпуске МТР на складе-отправителе).</w:t>
        </w:r>
        <w:commentRangeEnd w:id="762"/>
        <w:r>
          <w:rPr>
            <w:rStyle w:val="aff7"/>
          </w:rPr>
          <w:commentReference w:id="762"/>
        </w:r>
      </w:ins>
      <w:commentRangeEnd w:id="763"/>
      <w:ins w:id="769" w:author="Олег Владимирович" w:date="2021-03-09T14:04:00Z">
        <w:r w:rsidR="003B3A45">
          <w:rPr>
            <w:rStyle w:val="aff7"/>
          </w:rPr>
          <w:commentReference w:id="763"/>
        </w:r>
      </w:ins>
    </w:p>
    <w:p w14:paraId="1A38B4B6" w14:textId="07B72687" w:rsidR="00DB341B" w:rsidRDefault="00DB341B" w:rsidP="00DB341B">
      <w:pPr>
        <w:ind w:firstLine="709"/>
        <w:rPr>
          <w:ins w:id="770" w:author="Олег Владимирович" w:date="2021-03-09T13:57:00Z"/>
          <w:rFonts w:cs="Arial"/>
        </w:rPr>
      </w:pPr>
      <w:ins w:id="771" w:author="Олег Владимирович" w:date="2021-03-09T13:57:00Z">
        <w:r>
          <w:rPr>
            <w:rFonts w:cs="Arial"/>
          </w:rPr>
          <w:t>Вид движения: 101</w:t>
        </w:r>
      </w:ins>
      <w:ins w:id="772" w:author="Олег Владимирович" w:date="2021-03-09T13:58:00Z">
        <w:r>
          <w:rPr>
            <w:rFonts w:cs="Arial"/>
          </w:rPr>
          <w:t xml:space="preserve"> (определяется автоматически)</w:t>
        </w:r>
      </w:ins>
    </w:p>
    <w:p w14:paraId="0C795A99" w14:textId="05F50F68" w:rsidR="00DB341B" w:rsidRDefault="00DB341B">
      <w:pPr>
        <w:ind w:left="708" w:firstLine="1"/>
        <w:rPr>
          <w:ins w:id="773" w:author="Олег Владимирович" w:date="2021-03-09T13:57:00Z"/>
          <w:rFonts w:cs="Arial"/>
        </w:rPr>
        <w:pPrChange w:id="774" w:author="Олег Владимирович" w:date="2021-03-09T14:00:00Z">
          <w:pPr>
            <w:ind w:firstLine="709"/>
          </w:pPr>
        </w:pPrChange>
      </w:pPr>
      <w:ins w:id="775" w:author="Олег Владимирович" w:date="2021-03-09T13:57:00Z">
        <w:r>
          <w:rPr>
            <w:rFonts w:cs="Arial"/>
          </w:rPr>
          <w:t>Перечень МТР</w:t>
        </w:r>
      </w:ins>
      <w:ins w:id="776" w:author="Олег Владимирович" w:date="2021-03-09T13:59:00Z">
        <w:r>
          <w:rPr>
            <w:rFonts w:cs="Arial"/>
          </w:rPr>
          <w:t xml:space="preserve"> и партий</w:t>
        </w:r>
      </w:ins>
      <w:ins w:id="777" w:author="Олег Владимирович" w:date="2021-03-09T13:57:00Z">
        <w:r>
          <w:rPr>
            <w:rFonts w:cs="Arial"/>
          </w:rPr>
          <w:t xml:space="preserve"> переносится автоматически из </w:t>
        </w:r>
      </w:ins>
      <w:ins w:id="778" w:author="Олег Владимирович" w:date="2021-03-09T13:59:00Z">
        <w:r>
          <w:rPr>
            <w:rFonts w:cs="Arial"/>
            <w:i/>
          </w:rPr>
          <w:t>Ис</w:t>
        </w:r>
      </w:ins>
      <w:ins w:id="779" w:author="Олег Владимирович" w:date="2021-03-09T13:57:00Z">
        <w:r>
          <w:rPr>
            <w:rFonts w:cs="Arial"/>
            <w:i/>
          </w:rPr>
          <w:t>ходящей</w:t>
        </w:r>
        <w:r w:rsidRPr="00D25DFB">
          <w:rPr>
            <w:rFonts w:cs="Arial"/>
            <w:i/>
          </w:rPr>
          <w:t xml:space="preserve"> поставки</w:t>
        </w:r>
      </w:ins>
      <w:ins w:id="780" w:author="Олег Владимирович" w:date="2021-03-09T13:59:00Z">
        <w:r>
          <w:rPr>
            <w:rFonts w:cs="Arial"/>
            <w:i/>
          </w:rPr>
          <w:t xml:space="preserve"> во Входящую поставку</w:t>
        </w:r>
      </w:ins>
      <w:ins w:id="781" w:author="Олег Владимирович" w:date="2021-03-09T13:57:00Z">
        <w:r>
          <w:rPr>
            <w:rFonts w:cs="Arial"/>
          </w:rPr>
          <w:t>.</w:t>
        </w:r>
      </w:ins>
    </w:p>
    <w:p w14:paraId="4C9FB597" w14:textId="77777777" w:rsidR="00DB341B" w:rsidRDefault="00DB341B" w:rsidP="00DB341B">
      <w:pPr>
        <w:ind w:firstLine="709"/>
        <w:rPr>
          <w:ins w:id="782" w:author="Олег Владимирович" w:date="2021-03-09T13:57:00Z"/>
          <w:rFonts w:cs="Arial"/>
        </w:rPr>
      </w:pPr>
      <w:ins w:id="783" w:author="Олег Владимирович" w:date="2021-03-09T13:57:00Z">
        <w:r>
          <w:rPr>
            <w:rFonts w:cs="Arial"/>
          </w:rPr>
          <w:t>Количество:</w:t>
        </w:r>
      </w:ins>
    </w:p>
    <w:p w14:paraId="26064776" w14:textId="21C326E6" w:rsidR="00DB341B" w:rsidRPr="004F4C76" w:rsidRDefault="00DB341B" w:rsidP="00DB341B">
      <w:pPr>
        <w:pStyle w:val="afc"/>
        <w:numPr>
          <w:ilvl w:val="0"/>
          <w:numId w:val="121"/>
        </w:numPr>
        <w:ind w:left="1418"/>
        <w:rPr>
          <w:ins w:id="784" w:author="Олег Владимирович" w:date="2021-03-09T13:57:00Z"/>
          <w:rFonts w:cs="Arial"/>
        </w:rPr>
      </w:pPr>
      <w:ins w:id="785" w:author="Олег Владимирович" w:date="2021-03-09T13:59:00Z">
        <w:r>
          <w:rPr>
            <w:rFonts w:cs="Arial"/>
          </w:rPr>
          <w:lastRenderedPageBreak/>
          <w:t>Соответствует количеству исходящ</w:t>
        </w:r>
      </w:ins>
      <w:ins w:id="786" w:author="Олег Владимирович" w:date="2021-03-09T14:00:00Z">
        <w:r>
          <w:rPr>
            <w:rFonts w:cs="Arial"/>
          </w:rPr>
          <w:t>ей поставки</w:t>
        </w:r>
      </w:ins>
    </w:p>
    <w:p w14:paraId="59F03908" w14:textId="4CE3ADFB" w:rsidR="00DB341B" w:rsidRPr="004F4C76" w:rsidRDefault="00DB341B" w:rsidP="00DB341B">
      <w:pPr>
        <w:pStyle w:val="afc"/>
        <w:numPr>
          <w:ilvl w:val="0"/>
          <w:numId w:val="121"/>
        </w:numPr>
        <w:ind w:left="1418"/>
        <w:rPr>
          <w:ins w:id="787" w:author="Олег Владимирович" w:date="2021-03-09T13:57:00Z"/>
          <w:rFonts w:cs="Arial"/>
        </w:rPr>
      </w:pPr>
      <w:ins w:id="788" w:author="Олег Владимирович" w:date="2021-03-09T14:00:00Z">
        <w:r>
          <w:rPr>
            <w:rFonts w:cs="Arial"/>
          </w:rPr>
          <w:t>В случае наличия расхождений при перемещени</w:t>
        </w:r>
      </w:ins>
      <w:ins w:id="789" w:author="Олег Владимирович" w:date="2021-03-09T14:03:00Z">
        <w:r w:rsidR="003B3A45">
          <w:rPr>
            <w:rFonts w:cs="Arial"/>
          </w:rPr>
          <w:t>ях при приемке по входящей поставки кладовщик принимающего склада создает подпозицию разделения</w:t>
        </w:r>
      </w:ins>
      <w:ins w:id="790" w:author="Олег Владимирович" w:date="2021-03-09T14:04:00Z">
        <w:r w:rsidR="003B3A45">
          <w:rPr>
            <w:rFonts w:cs="Arial"/>
          </w:rPr>
          <w:t xml:space="preserve"> партий на количество расхождений и указывает там склад разниц.</w:t>
        </w:r>
      </w:ins>
    </w:p>
    <w:p w14:paraId="6FC8C677" w14:textId="77777777" w:rsidR="00DB341B" w:rsidRDefault="00DB341B" w:rsidP="00DB341B">
      <w:pPr>
        <w:ind w:firstLine="709"/>
        <w:rPr>
          <w:ins w:id="791" w:author="Олег Владимирович" w:date="2021-03-09T13:57:00Z"/>
          <w:rFonts w:cs="Arial"/>
        </w:rPr>
      </w:pPr>
      <w:ins w:id="792" w:author="Олег Владимирович" w:date="2021-03-09T13:57:00Z">
        <w:r>
          <w:rPr>
            <w:rFonts w:cs="Arial"/>
          </w:rPr>
          <w:t xml:space="preserve">В результате приемки формируется </w:t>
        </w:r>
        <w:r w:rsidRPr="0018351D">
          <w:rPr>
            <w:rFonts w:cs="Arial"/>
            <w:i/>
          </w:rPr>
          <w:t>Документ материала</w:t>
        </w:r>
        <w:r>
          <w:rPr>
            <w:rFonts w:cs="Arial"/>
          </w:rPr>
          <w:t>. Полный перечень полей данного документа описан в разделе «Транзакционные данные».</w:t>
        </w:r>
      </w:ins>
    </w:p>
    <w:p w14:paraId="41CD98E0" w14:textId="77777777" w:rsidR="00DB341B" w:rsidRDefault="00DB341B" w:rsidP="004F4C76">
      <w:pPr>
        <w:ind w:firstLine="709"/>
        <w:rPr>
          <w:rFonts w:cs="Arial"/>
        </w:rPr>
      </w:pPr>
    </w:p>
    <w:p w14:paraId="7E3C6341" w14:textId="77777777" w:rsidR="00C54FF1" w:rsidRDefault="00C54FF1" w:rsidP="004F4C76">
      <w:pPr>
        <w:ind w:firstLine="709"/>
        <w:rPr>
          <w:b/>
        </w:rPr>
      </w:pPr>
    </w:p>
    <w:p w14:paraId="2677489F" w14:textId="16B51499" w:rsidR="00B8739E" w:rsidRDefault="00B8739E" w:rsidP="00B8739E">
      <w:pPr>
        <w:ind w:firstLine="709"/>
        <w:jc w:val="right"/>
        <w:rPr>
          <w:rFonts w:eastAsiaTheme="majorEastAsia"/>
        </w:rPr>
      </w:pPr>
      <w:r w:rsidRPr="00916FAB">
        <w:rPr>
          <w:rFonts w:cs="Arial"/>
          <w:b/>
          <w:sz w:val="22"/>
        </w:rPr>
        <w:t xml:space="preserve">Таблица </w:t>
      </w:r>
      <w:r>
        <w:rPr>
          <w:rFonts w:cs="Arial"/>
          <w:b/>
          <w:sz w:val="22"/>
        </w:rPr>
        <w:t>41</w:t>
      </w:r>
      <w:r w:rsidRPr="00916FAB">
        <w:rPr>
          <w:rFonts w:cs="Arial"/>
          <w:b/>
          <w:sz w:val="22"/>
        </w:rPr>
        <w:t xml:space="preserve">. Описание </w:t>
      </w:r>
      <w:r>
        <w:rPr>
          <w:rFonts w:cs="Arial"/>
          <w:b/>
          <w:sz w:val="22"/>
        </w:rPr>
        <w:t>шага «Регистрация поступления при внутреннем перемещении»</w:t>
      </w:r>
    </w:p>
    <w:p w14:paraId="6FC80088" w14:textId="77777777" w:rsidR="00B8739E" w:rsidRDefault="00B8739E" w:rsidP="004F4C76">
      <w:pPr>
        <w:ind w:firstLine="709"/>
        <w:rPr>
          <w:b/>
        </w:rPr>
      </w:pPr>
    </w:p>
    <w:tbl>
      <w:tblPr>
        <w:tblW w:w="10337"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3260"/>
        <w:gridCol w:w="851"/>
        <w:gridCol w:w="1366"/>
        <w:gridCol w:w="1418"/>
        <w:gridCol w:w="1701"/>
      </w:tblGrid>
      <w:tr w:rsidR="00B8739E" w:rsidRPr="00B8739E" w14:paraId="72B4BD1A" w14:textId="77777777" w:rsidTr="004E13A3">
        <w:trPr>
          <w:trHeight w:val="125"/>
        </w:trPr>
        <w:tc>
          <w:tcPr>
            <w:tcW w:w="1741" w:type="dxa"/>
            <w:shd w:val="clear" w:color="auto" w:fill="FFC000"/>
          </w:tcPr>
          <w:p w14:paraId="5ED029D4" w14:textId="6CA9B9C1"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3260" w:type="dxa"/>
            <w:shd w:val="clear" w:color="auto" w:fill="FFC000"/>
          </w:tcPr>
          <w:p w14:paraId="72E19396" w14:textId="46480AD6"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851" w:type="dxa"/>
            <w:shd w:val="clear" w:color="auto" w:fill="FFC000"/>
          </w:tcPr>
          <w:p w14:paraId="52E7DF12" w14:textId="54D498F8" w:rsidR="00B8739E" w:rsidRPr="00B8739E" w:rsidRDefault="00B8739E" w:rsidP="00B8739E">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366" w:type="dxa"/>
            <w:shd w:val="clear" w:color="auto" w:fill="FFC000"/>
          </w:tcPr>
          <w:p w14:paraId="24659FDD" w14:textId="7AFD4B24"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418" w:type="dxa"/>
            <w:shd w:val="clear" w:color="auto" w:fill="FFC000"/>
          </w:tcPr>
          <w:p w14:paraId="69B2B175" w14:textId="6238973E"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701" w:type="dxa"/>
            <w:shd w:val="clear" w:color="auto" w:fill="FFC000"/>
          </w:tcPr>
          <w:p w14:paraId="074EBCFC" w14:textId="300F0668" w:rsidR="00B8739E" w:rsidRPr="00B8739E" w:rsidRDefault="00B8739E" w:rsidP="00B8739E">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B8739E" w:rsidRPr="00B8739E" w14:paraId="59251296" w14:textId="77777777" w:rsidTr="004E13A3">
        <w:trPr>
          <w:trHeight w:val="125"/>
        </w:trPr>
        <w:tc>
          <w:tcPr>
            <w:tcW w:w="1741" w:type="dxa"/>
          </w:tcPr>
          <w:p w14:paraId="78D3108E" w14:textId="54439BAD" w:rsidR="00B8739E" w:rsidRPr="00B8739E" w:rsidRDefault="004E13A3" w:rsidP="00B8739E">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B8739E" w:rsidRPr="00B8739E">
              <w:rPr>
                <w:rFonts w:eastAsiaTheme="minorHAnsi" w:cs="Arial"/>
                <w:color w:val="000000"/>
                <w:sz w:val="18"/>
                <w:szCs w:val="18"/>
              </w:rPr>
              <w:t>10.07.03.01.070</w:t>
            </w:r>
          </w:p>
        </w:tc>
        <w:tc>
          <w:tcPr>
            <w:tcW w:w="3260" w:type="dxa"/>
          </w:tcPr>
          <w:p w14:paraId="542F1876" w14:textId="77777777" w:rsidR="00B8739E" w:rsidRPr="00B8739E" w:rsidRDefault="00B8739E" w:rsidP="00B8739E">
            <w:pPr>
              <w:autoSpaceDE w:val="0"/>
              <w:autoSpaceDN w:val="0"/>
              <w:adjustRightInd w:val="0"/>
              <w:jc w:val="left"/>
              <w:rPr>
                <w:rFonts w:eastAsiaTheme="minorHAnsi" w:cs="Arial"/>
                <w:color w:val="000000"/>
                <w:sz w:val="18"/>
                <w:szCs w:val="18"/>
              </w:rPr>
            </w:pPr>
            <w:r w:rsidRPr="00B8739E">
              <w:rPr>
                <w:rFonts w:eastAsiaTheme="minorHAnsi" w:cs="Arial"/>
                <w:color w:val="000000"/>
                <w:sz w:val="18"/>
                <w:szCs w:val="18"/>
              </w:rPr>
              <w:t>Расхождения не выявлены, выполняется приход по внутреннему перемещению</w:t>
            </w:r>
          </w:p>
          <w:p w14:paraId="2DCA50E4" w14:textId="77777777" w:rsidR="00B8739E" w:rsidRPr="00B8739E" w:rsidRDefault="00B8739E" w:rsidP="00B8739E">
            <w:pPr>
              <w:autoSpaceDE w:val="0"/>
              <w:autoSpaceDN w:val="0"/>
              <w:adjustRightInd w:val="0"/>
              <w:jc w:val="left"/>
              <w:rPr>
                <w:rFonts w:eastAsiaTheme="minorHAnsi" w:cs="Arial"/>
                <w:color w:val="000000"/>
                <w:sz w:val="18"/>
                <w:szCs w:val="18"/>
              </w:rPr>
            </w:pPr>
            <w:r w:rsidRPr="00B8739E">
              <w:rPr>
                <w:rFonts w:eastAsiaTheme="minorHAnsi" w:cs="Arial"/>
                <w:color w:val="000000"/>
                <w:sz w:val="18"/>
                <w:szCs w:val="18"/>
              </w:rPr>
              <w:t>Расхождения не выявлены, выполняется приход при перемещении на цеховой склад</w:t>
            </w:r>
          </w:p>
        </w:tc>
        <w:tc>
          <w:tcPr>
            <w:tcW w:w="851" w:type="dxa"/>
          </w:tcPr>
          <w:p w14:paraId="048870D6" w14:textId="77777777" w:rsidR="00B8739E" w:rsidRDefault="00B8739E" w:rsidP="00B8739E">
            <w:pPr>
              <w:autoSpaceDE w:val="0"/>
              <w:autoSpaceDN w:val="0"/>
              <w:adjustRightInd w:val="0"/>
              <w:jc w:val="left"/>
              <w:rPr>
                <w:ins w:id="793" w:author="Олег Владимирович" w:date="2021-03-09T14:04:00Z"/>
                <w:rFonts w:eastAsiaTheme="minorHAnsi" w:cs="Arial"/>
                <w:color w:val="000000"/>
                <w:sz w:val="20"/>
                <w:szCs w:val="20"/>
              </w:rPr>
            </w:pPr>
            <w:r w:rsidRPr="00B8739E">
              <w:rPr>
                <w:rFonts w:eastAsiaTheme="minorHAnsi" w:cs="Arial"/>
                <w:color w:val="000000"/>
                <w:sz w:val="20"/>
                <w:szCs w:val="20"/>
              </w:rPr>
              <w:t>MIGO Поступление материала</w:t>
            </w:r>
          </w:p>
          <w:p w14:paraId="458E157E" w14:textId="5E72486F" w:rsidR="003B3A45" w:rsidRPr="003B3A45" w:rsidRDefault="003B3A45" w:rsidP="00B8739E">
            <w:pPr>
              <w:autoSpaceDE w:val="0"/>
              <w:autoSpaceDN w:val="0"/>
              <w:adjustRightInd w:val="0"/>
              <w:jc w:val="left"/>
              <w:rPr>
                <w:rFonts w:eastAsiaTheme="minorHAnsi" w:cs="Arial"/>
                <w:color w:val="000000"/>
                <w:sz w:val="20"/>
                <w:szCs w:val="20"/>
              </w:rPr>
            </w:pPr>
            <w:ins w:id="794" w:author="Олег Владимирович" w:date="2021-03-09T14:04:00Z">
              <w:r>
                <w:rPr>
                  <w:rFonts w:eastAsiaTheme="minorHAnsi" w:cs="Arial"/>
                  <w:color w:val="000000"/>
                  <w:sz w:val="20"/>
                  <w:szCs w:val="20"/>
                  <w:lang w:val="en-US"/>
                </w:rPr>
                <w:t>VL</w:t>
              </w:r>
              <w:r w:rsidRPr="00CE57C4">
                <w:rPr>
                  <w:rFonts w:eastAsiaTheme="minorHAnsi" w:cs="Arial"/>
                  <w:color w:val="000000"/>
                  <w:sz w:val="20"/>
                  <w:szCs w:val="20"/>
                  <w:rPrChange w:id="795" w:author="Чернова Анастасия Викторовна" w:date="2021-03-11T17:35:00Z">
                    <w:rPr>
                      <w:rFonts w:eastAsiaTheme="minorHAnsi" w:cs="Arial"/>
                      <w:color w:val="000000"/>
                      <w:sz w:val="20"/>
                      <w:szCs w:val="20"/>
                      <w:lang w:val="en-US"/>
                    </w:rPr>
                  </w:rPrChange>
                </w:rPr>
                <w:t>32</w:t>
              </w:r>
              <w:r>
                <w:rPr>
                  <w:rFonts w:eastAsiaTheme="minorHAnsi" w:cs="Arial"/>
                  <w:color w:val="000000"/>
                  <w:sz w:val="20"/>
                  <w:szCs w:val="20"/>
                  <w:lang w:val="en-US"/>
                </w:rPr>
                <w:t>N</w:t>
              </w:r>
              <w:r>
                <w:rPr>
                  <w:rFonts w:eastAsiaTheme="minorHAnsi" w:cs="Arial"/>
                  <w:color w:val="000000"/>
                  <w:sz w:val="20"/>
                  <w:szCs w:val="20"/>
                </w:rPr>
                <w:t xml:space="preserve"> изменение входящей поставки</w:t>
              </w:r>
            </w:ins>
          </w:p>
        </w:tc>
        <w:tc>
          <w:tcPr>
            <w:tcW w:w="1366" w:type="dxa"/>
          </w:tcPr>
          <w:p w14:paraId="76DB545E" w14:textId="56B8022C" w:rsidR="00B8739E" w:rsidRDefault="00B8739E" w:rsidP="00B8739E">
            <w:pPr>
              <w:autoSpaceDE w:val="0"/>
              <w:autoSpaceDN w:val="0"/>
              <w:adjustRightInd w:val="0"/>
              <w:jc w:val="left"/>
              <w:rPr>
                <w:ins w:id="796" w:author="Олег Владимирович" w:date="2021-03-09T14:00:00Z"/>
                <w:rFonts w:eastAsiaTheme="minorHAnsi" w:cs="Arial"/>
                <w:color w:val="000000"/>
                <w:sz w:val="18"/>
                <w:szCs w:val="18"/>
              </w:rPr>
            </w:pPr>
            <w:r w:rsidRPr="00B8739E">
              <w:rPr>
                <w:rFonts w:eastAsiaTheme="minorHAnsi" w:cs="Arial"/>
                <w:color w:val="000000"/>
                <w:sz w:val="18"/>
                <w:szCs w:val="18"/>
              </w:rPr>
              <w:t>Исходящая поставка</w:t>
            </w:r>
          </w:p>
          <w:p w14:paraId="6C3829CC" w14:textId="1D484F30" w:rsidR="00DB341B" w:rsidRPr="00B8739E" w:rsidRDefault="00DB341B" w:rsidP="00B8739E">
            <w:pPr>
              <w:autoSpaceDE w:val="0"/>
              <w:autoSpaceDN w:val="0"/>
              <w:adjustRightInd w:val="0"/>
              <w:jc w:val="left"/>
              <w:rPr>
                <w:rFonts w:eastAsiaTheme="minorHAnsi" w:cs="Arial"/>
                <w:color w:val="000000"/>
                <w:sz w:val="18"/>
                <w:szCs w:val="18"/>
              </w:rPr>
            </w:pPr>
            <w:ins w:id="797" w:author="Олег Владимирович" w:date="2021-03-09T14:00:00Z">
              <w:r>
                <w:rPr>
                  <w:rFonts w:eastAsiaTheme="minorHAnsi" w:cs="Arial"/>
                  <w:color w:val="000000"/>
                  <w:sz w:val="18"/>
                  <w:szCs w:val="18"/>
                </w:rPr>
                <w:t>Входящая поставка</w:t>
              </w:r>
            </w:ins>
          </w:p>
          <w:p w14:paraId="574092EF" w14:textId="1A6AC28A" w:rsidR="00B8739E" w:rsidRPr="00B8739E" w:rsidRDefault="00B8739E" w:rsidP="00B8739E">
            <w:pPr>
              <w:autoSpaceDE w:val="0"/>
              <w:autoSpaceDN w:val="0"/>
              <w:adjustRightInd w:val="0"/>
              <w:jc w:val="left"/>
              <w:rPr>
                <w:rFonts w:eastAsiaTheme="minorHAnsi" w:cs="Arial"/>
                <w:color w:val="000000"/>
                <w:sz w:val="18"/>
                <w:szCs w:val="18"/>
              </w:rPr>
            </w:pPr>
            <w:r w:rsidRPr="00B8739E">
              <w:rPr>
                <w:rFonts w:eastAsiaTheme="minorHAnsi" w:cs="Arial"/>
                <w:color w:val="000000"/>
                <w:sz w:val="18"/>
                <w:szCs w:val="18"/>
              </w:rPr>
              <w:t>Товаросопроводительные документы</w:t>
            </w:r>
            <w:ins w:id="798" w:author="Олег Владимирович" w:date="2021-03-09T14:05:00Z">
              <w:r w:rsidR="003B3A45">
                <w:rPr>
                  <w:rFonts w:eastAsiaTheme="minorHAnsi" w:cs="Arial"/>
                  <w:color w:val="000000"/>
                  <w:sz w:val="18"/>
                  <w:szCs w:val="18"/>
                </w:rPr>
                <w:t>: М-11, М-15</w:t>
              </w:r>
            </w:ins>
            <w:r w:rsidRPr="00B8739E">
              <w:rPr>
                <w:rFonts w:eastAsiaTheme="minorHAnsi" w:cs="Arial"/>
                <w:color w:val="000000"/>
                <w:sz w:val="18"/>
                <w:szCs w:val="18"/>
              </w:rPr>
              <w:t xml:space="preserve"> (Сверены)</w:t>
            </w:r>
          </w:p>
        </w:tc>
        <w:tc>
          <w:tcPr>
            <w:tcW w:w="1418" w:type="dxa"/>
          </w:tcPr>
          <w:p w14:paraId="6351AD2B" w14:textId="77777777" w:rsidR="00B8739E" w:rsidRPr="00B8739E" w:rsidRDefault="00B8739E" w:rsidP="00B8739E">
            <w:pPr>
              <w:autoSpaceDE w:val="0"/>
              <w:autoSpaceDN w:val="0"/>
              <w:adjustRightInd w:val="0"/>
              <w:jc w:val="left"/>
              <w:rPr>
                <w:rFonts w:eastAsiaTheme="minorHAnsi" w:cs="Arial"/>
                <w:color w:val="000000"/>
                <w:sz w:val="18"/>
                <w:szCs w:val="18"/>
              </w:rPr>
            </w:pPr>
            <w:r w:rsidRPr="00B8739E">
              <w:rPr>
                <w:rFonts w:eastAsiaTheme="minorHAnsi" w:cs="Arial"/>
                <w:color w:val="000000"/>
                <w:sz w:val="18"/>
                <w:szCs w:val="18"/>
              </w:rPr>
              <w:t>Документ материала</w:t>
            </w:r>
          </w:p>
          <w:p w14:paraId="4F6D3C5D" w14:textId="5A5957D1" w:rsidR="00B8739E" w:rsidRPr="00B8739E" w:rsidDel="009867AC" w:rsidRDefault="00B8739E" w:rsidP="00B8739E">
            <w:pPr>
              <w:autoSpaceDE w:val="0"/>
              <w:autoSpaceDN w:val="0"/>
              <w:adjustRightInd w:val="0"/>
              <w:jc w:val="left"/>
              <w:rPr>
                <w:del w:id="799" w:author="Олег Владимирович" w:date="2021-03-12T10:39:00Z"/>
                <w:rFonts w:eastAsiaTheme="minorHAnsi" w:cs="Arial"/>
                <w:color w:val="000000"/>
                <w:sz w:val="18"/>
                <w:szCs w:val="18"/>
              </w:rPr>
            </w:pPr>
            <w:commentRangeStart w:id="800"/>
            <w:commentRangeStart w:id="801"/>
            <w:commentRangeStart w:id="802"/>
            <w:commentRangeStart w:id="803"/>
            <w:del w:id="804" w:author="Олег Владимирович" w:date="2021-03-12T10:39:00Z">
              <w:r w:rsidRPr="00B8739E" w:rsidDel="009867AC">
                <w:rPr>
                  <w:rFonts w:eastAsiaTheme="minorHAnsi" w:cs="Arial"/>
                  <w:color w:val="000000"/>
                  <w:sz w:val="18"/>
                  <w:szCs w:val="18"/>
                </w:rPr>
                <w:delText>Бухгалтерский документ</w:delText>
              </w:r>
            </w:del>
          </w:p>
          <w:p w14:paraId="2CB18B49" w14:textId="75915446" w:rsidR="00B8739E" w:rsidRPr="00B8739E" w:rsidRDefault="00B8739E" w:rsidP="00B8739E">
            <w:pPr>
              <w:autoSpaceDE w:val="0"/>
              <w:autoSpaceDN w:val="0"/>
              <w:adjustRightInd w:val="0"/>
              <w:jc w:val="left"/>
              <w:rPr>
                <w:rFonts w:eastAsiaTheme="minorHAnsi" w:cs="Arial"/>
                <w:color w:val="000000"/>
                <w:sz w:val="18"/>
                <w:szCs w:val="18"/>
              </w:rPr>
            </w:pPr>
            <w:del w:id="805" w:author="Олег Владимирович" w:date="2021-03-12T10:39:00Z">
              <w:r w:rsidRPr="00B8739E" w:rsidDel="009867AC">
                <w:rPr>
                  <w:rFonts w:eastAsiaTheme="minorHAnsi" w:cs="Arial"/>
                  <w:color w:val="000000"/>
                  <w:sz w:val="18"/>
                  <w:szCs w:val="18"/>
                </w:rPr>
                <w:delText>М-4</w:delText>
              </w:r>
              <w:commentRangeEnd w:id="800"/>
              <w:r w:rsidR="00610A51" w:rsidDel="009867AC">
                <w:rPr>
                  <w:rStyle w:val="aff7"/>
                </w:rPr>
                <w:commentReference w:id="800"/>
              </w:r>
              <w:commentRangeEnd w:id="801"/>
              <w:r w:rsidR="003B3A45" w:rsidDel="009867AC">
                <w:rPr>
                  <w:rStyle w:val="aff7"/>
                </w:rPr>
                <w:commentReference w:id="801"/>
              </w:r>
              <w:commentRangeEnd w:id="802"/>
              <w:r w:rsidR="00126BE4" w:rsidDel="009867AC">
                <w:rPr>
                  <w:rStyle w:val="aff7"/>
                </w:rPr>
                <w:commentReference w:id="802"/>
              </w:r>
            </w:del>
            <w:commentRangeEnd w:id="803"/>
            <w:r w:rsidR="009867AC">
              <w:rPr>
                <w:rStyle w:val="aff7"/>
              </w:rPr>
              <w:commentReference w:id="803"/>
            </w:r>
          </w:p>
        </w:tc>
        <w:tc>
          <w:tcPr>
            <w:tcW w:w="1701" w:type="dxa"/>
          </w:tcPr>
          <w:p w14:paraId="32393EA5" w14:textId="6DFA9A6F" w:rsidR="00B8739E" w:rsidRPr="00B8739E" w:rsidRDefault="00B8739E" w:rsidP="00B8739E">
            <w:pPr>
              <w:autoSpaceDE w:val="0"/>
              <w:autoSpaceDN w:val="0"/>
              <w:adjustRightInd w:val="0"/>
              <w:jc w:val="left"/>
              <w:rPr>
                <w:rFonts w:eastAsiaTheme="minorHAnsi" w:cs="Arial"/>
                <w:color w:val="000000"/>
                <w:sz w:val="18"/>
                <w:szCs w:val="18"/>
              </w:rPr>
            </w:pPr>
            <w:del w:id="806" w:author="Кращенко Олег Владимирович (Подрядчик. ООО БерингПойнт)" w:date="2020-04-23T15:42:00Z">
              <w:r w:rsidRPr="00B8739E" w:rsidDel="004E728B">
                <w:rPr>
                  <w:rFonts w:eastAsiaTheme="minorHAnsi" w:cs="Arial"/>
                  <w:color w:val="000000"/>
                  <w:sz w:val="18"/>
                  <w:szCs w:val="18"/>
                </w:rPr>
                <w:delText>Кладовщик БЕ ГОК</w:delText>
              </w:r>
            </w:del>
            <w:ins w:id="807" w:author="Кращенко Олег Владимирович (Подрядчик. ООО БерингПойнт)" w:date="2020-04-23T15:42:00Z">
              <w:r w:rsidR="004E728B">
                <w:rPr>
                  <w:rFonts w:eastAsiaTheme="minorHAnsi" w:cs="Arial"/>
                  <w:color w:val="000000"/>
                  <w:sz w:val="18"/>
                  <w:szCs w:val="18"/>
                </w:rPr>
                <w:t>Кладовщик</w:t>
              </w:r>
            </w:ins>
          </w:p>
        </w:tc>
      </w:tr>
    </w:tbl>
    <w:p w14:paraId="4C31E102" w14:textId="77777777" w:rsidR="00BB4FFA" w:rsidRDefault="00BB4FFA" w:rsidP="004F4C76">
      <w:pPr>
        <w:ind w:firstLine="709"/>
        <w:rPr>
          <w:b/>
        </w:rPr>
      </w:pPr>
    </w:p>
    <w:p w14:paraId="297D0256" w14:textId="77777777" w:rsidR="0011133A" w:rsidRDefault="0011133A" w:rsidP="004F4C76">
      <w:pPr>
        <w:ind w:firstLine="709"/>
        <w:rPr>
          <w:b/>
        </w:rPr>
      </w:pPr>
    </w:p>
    <w:p w14:paraId="735BF26E" w14:textId="281E702F" w:rsidR="00494F94" w:rsidRDefault="00494F94" w:rsidP="004F4C76">
      <w:pPr>
        <w:ind w:firstLine="709"/>
        <w:rPr>
          <w:b/>
        </w:rPr>
      </w:pPr>
    </w:p>
    <w:p w14:paraId="1FDACE06" w14:textId="77777777" w:rsidR="00494F94" w:rsidRDefault="00494F94" w:rsidP="004F4C76">
      <w:pPr>
        <w:ind w:firstLine="709"/>
        <w:rPr>
          <w:b/>
        </w:rPr>
      </w:pPr>
    </w:p>
    <w:p w14:paraId="577FF270" w14:textId="77777777" w:rsidR="00494F94" w:rsidRDefault="00494F94" w:rsidP="004F4C76">
      <w:pPr>
        <w:ind w:firstLine="709"/>
        <w:rPr>
          <w:b/>
        </w:rPr>
      </w:pPr>
    </w:p>
    <w:p w14:paraId="44813109" w14:textId="77777777" w:rsidR="00494F94" w:rsidRDefault="00494F94" w:rsidP="004F4C76">
      <w:pPr>
        <w:ind w:firstLine="709"/>
        <w:rPr>
          <w:b/>
        </w:rPr>
      </w:pPr>
    </w:p>
    <w:p w14:paraId="4B18951E" w14:textId="77777777" w:rsidR="00494F94" w:rsidRDefault="00494F94" w:rsidP="004F4C76">
      <w:pPr>
        <w:ind w:firstLine="709"/>
        <w:rPr>
          <w:b/>
        </w:rPr>
      </w:pPr>
    </w:p>
    <w:p w14:paraId="469F2F82" w14:textId="77777777" w:rsidR="004F4C76" w:rsidRPr="004F4C76" w:rsidRDefault="004F4C76" w:rsidP="004F4C76">
      <w:pPr>
        <w:ind w:firstLine="709"/>
        <w:rPr>
          <w:b/>
        </w:rPr>
      </w:pPr>
      <w:r w:rsidRPr="004F4C76">
        <w:rPr>
          <w:b/>
        </w:rPr>
        <w:t>ПРОЧИЕ ПОСТУПЛЕНИЯ МТР НА СКЛАД</w:t>
      </w:r>
    </w:p>
    <w:p w14:paraId="18EA0F2B" w14:textId="1E67687F" w:rsidR="00BD7764" w:rsidRDefault="00BD7764" w:rsidP="005F343B">
      <w:pPr>
        <w:ind w:firstLine="709"/>
        <w:rPr>
          <w:rFonts w:eastAsiaTheme="majorEastAsia"/>
        </w:rPr>
      </w:pPr>
    </w:p>
    <w:p w14:paraId="2CE0A0EA" w14:textId="3D9D9F9A" w:rsidR="004F4C76" w:rsidRDefault="00265F99" w:rsidP="004F4C76">
      <w:pPr>
        <w:pStyle w:val="4"/>
      </w:pPr>
      <w:r>
        <w:t xml:space="preserve">Шаг процесса </w:t>
      </w:r>
      <w:r w:rsidR="004F4C76">
        <w:t xml:space="preserve">ПП-10.07.03.01.080 </w:t>
      </w:r>
      <w:r>
        <w:t xml:space="preserve">– </w:t>
      </w:r>
      <w:r w:rsidR="004F4C76" w:rsidRPr="00697BF7">
        <w:t>Регистрация прочего поступления на склад</w:t>
      </w:r>
    </w:p>
    <w:p w14:paraId="60AB738C" w14:textId="77777777" w:rsidR="00265F99" w:rsidRDefault="00265F99" w:rsidP="004F4C76">
      <w:pPr>
        <w:ind w:firstLine="709"/>
        <w:rPr>
          <w:rFonts w:cs="Arial"/>
        </w:rPr>
      </w:pPr>
    </w:p>
    <w:p w14:paraId="408A06F3" w14:textId="10F170DB" w:rsidR="004F4C76" w:rsidRPr="00DB0E4D" w:rsidRDefault="004F4C76" w:rsidP="004F4C76">
      <w:pPr>
        <w:ind w:firstLine="709"/>
        <w:rPr>
          <w:rFonts w:cs="Arial"/>
        </w:rPr>
      </w:pPr>
      <w:r w:rsidRPr="003807C0">
        <w:rPr>
          <w:rFonts w:cs="Arial"/>
        </w:rPr>
        <w:t xml:space="preserve">К прочим поступлениям МТР на склад относятся поступления, которые, как правило, </w:t>
      </w:r>
      <w:r>
        <w:rPr>
          <w:rFonts w:cs="Arial"/>
        </w:rPr>
        <w:t xml:space="preserve">проводятся в системе без ссылки на существующие системные документы </w:t>
      </w:r>
      <w:r>
        <w:rPr>
          <w:rFonts w:cs="Arial"/>
          <w:lang w:val="en-US"/>
        </w:rPr>
        <w:t>SAP</w:t>
      </w:r>
      <w:r w:rsidRPr="0078226E">
        <w:rPr>
          <w:rFonts w:cs="Arial"/>
        </w:rPr>
        <w:t xml:space="preserve"> </w:t>
      </w:r>
      <w:r>
        <w:rPr>
          <w:rFonts w:cs="Arial"/>
          <w:lang w:val="en-US"/>
        </w:rPr>
        <w:t>S</w:t>
      </w:r>
      <w:r w:rsidRPr="0078226E">
        <w:rPr>
          <w:rFonts w:cs="Arial"/>
        </w:rPr>
        <w:t>/4</w:t>
      </w:r>
      <w:r w:rsidR="00E37CA8">
        <w:rPr>
          <w:rFonts w:cs="Arial"/>
        </w:rPr>
        <w:t xml:space="preserve"> </w:t>
      </w:r>
      <w:r>
        <w:rPr>
          <w:rFonts w:cs="Arial"/>
          <w:lang w:val="en-US"/>
        </w:rPr>
        <w:t>HANA</w:t>
      </w:r>
      <w:r>
        <w:rPr>
          <w:rFonts w:cs="Arial"/>
        </w:rPr>
        <w:t xml:space="preserve">. </w:t>
      </w:r>
      <w:r w:rsidRPr="00BC0F87">
        <w:rPr>
          <w:rFonts w:cs="Arial"/>
        </w:rPr>
        <w:t>При этом для всех описанных ниже сценариев должны существовать соответствующие документы в качестве основания для запуска сценария.</w:t>
      </w:r>
    </w:p>
    <w:p w14:paraId="0A397F3C" w14:textId="77777777" w:rsidR="004F4C76" w:rsidRPr="004A6F51" w:rsidRDefault="004F4C76" w:rsidP="004F4C76">
      <w:pPr>
        <w:ind w:firstLine="709"/>
        <w:rPr>
          <w:rFonts w:cs="Arial"/>
        </w:rPr>
      </w:pPr>
      <w:r w:rsidRPr="004A6F51">
        <w:rPr>
          <w:rFonts w:cs="Arial"/>
        </w:rPr>
        <w:t>К прочим поступлениям МТР относятся:</w:t>
      </w:r>
    </w:p>
    <w:p w14:paraId="5AD2C3F0" w14:textId="77777777" w:rsidR="004F4C76" w:rsidRPr="004F4C76" w:rsidRDefault="004F4C76" w:rsidP="00823682">
      <w:pPr>
        <w:pStyle w:val="afc"/>
        <w:numPr>
          <w:ilvl w:val="0"/>
          <w:numId w:val="122"/>
        </w:numPr>
        <w:ind w:left="1418"/>
        <w:rPr>
          <w:rFonts w:cs="Arial"/>
        </w:rPr>
      </w:pPr>
      <w:r w:rsidRPr="004F4C76">
        <w:rPr>
          <w:rFonts w:cs="Arial"/>
        </w:rPr>
        <w:t>Приемка МТР после демонтажа ОС;</w:t>
      </w:r>
    </w:p>
    <w:p w14:paraId="62B3AF4B" w14:textId="77777777" w:rsidR="004F4C76" w:rsidRPr="004F4C76" w:rsidRDefault="004F4C76" w:rsidP="00823682">
      <w:pPr>
        <w:pStyle w:val="afc"/>
        <w:numPr>
          <w:ilvl w:val="0"/>
          <w:numId w:val="122"/>
        </w:numPr>
        <w:ind w:left="1418"/>
        <w:rPr>
          <w:rFonts w:cs="Arial"/>
        </w:rPr>
      </w:pPr>
      <w:r w:rsidRPr="004F4C76">
        <w:rPr>
          <w:rFonts w:cs="Arial"/>
        </w:rPr>
        <w:t>Приемка МТР/ОС, направляемых в ремонт/поверку Подрядчику, либо получаемых из ремонта/поверки от Подрядчика;</w:t>
      </w:r>
    </w:p>
    <w:p w14:paraId="2258B9AC" w14:textId="77777777" w:rsidR="004F4C76" w:rsidRPr="004F4C76" w:rsidRDefault="004F4C76" w:rsidP="00823682">
      <w:pPr>
        <w:pStyle w:val="afc"/>
        <w:numPr>
          <w:ilvl w:val="0"/>
          <w:numId w:val="122"/>
        </w:numPr>
        <w:ind w:left="1418"/>
        <w:rPr>
          <w:rFonts w:cs="Arial"/>
        </w:rPr>
      </w:pPr>
      <w:r w:rsidRPr="004F4C76">
        <w:rPr>
          <w:rFonts w:cs="Arial"/>
        </w:rPr>
        <w:t>Прием лома черных и цветных металлов от подразделений;</w:t>
      </w:r>
    </w:p>
    <w:p w14:paraId="30A45F68" w14:textId="17686EF9" w:rsidR="004F4C76" w:rsidRPr="004F4C76" w:rsidRDefault="004F4C76" w:rsidP="00823682">
      <w:pPr>
        <w:pStyle w:val="afc"/>
        <w:numPr>
          <w:ilvl w:val="0"/>
          <w:numId w:val="122"/>
        </w:numPr>
        <w:ind w:left="1418"/>
        <w:rPr>
          <w:rFonts w:cs="Arial"/>
        </w:rPr>
      </w:pPr>
      <w:r w:rsidRPr="004F4C76">
        <w:rPr>
          <w:rFonts w:cs="Arial"/>
        </w:rPr>
        <w:t>Безвозмездное поступление МТР</w:t>
      </w:r>
      <w:r w:rsidR="00277DF8">
        <w:rPr>
          <w:rFonts w:cs="Arial"/>
        </w:rPr>
        <w:t xml:space="preserve"> (кроме РБП и ВНА)</w:t>
      </w:r>
      <w:r w:rsidRPr="004F4C76">
        <w:rPr>
          <w:rFonts w:cs="Arial"/>
        </w:rPr>
        <w:t>;</w:t>
      </w:r>
    </w:p>
    <w:p w14:paraId="2CECE835" w14:textId="2779453C" w:rsidR="004F4C76" w:rsidRPr="004F4C76" w:rsidRDefault="004F4C76" w:rsidP="00823682">
      <w:pPr>
        <w:pStyle w:val="afc"/>
        <w:numPr>
          <w:ilvl w:val="0"/>
          <w:numId w:val="122"/>
        </w:numPr>
        <w:ind w:left="1418"/>
        <w:rPr>
          <w:rFonts w:cs="Arial"/>
        </w:rPr>
      </w:pPr>
      <w:r w:rsidRPr="004F4C76">
        <w:rPr>
          <w:rFonts w:cs="Arial"/>
        </w:rPr>
        <w:t>Вклад в уставной капитал</w:t>
      </w:r>
      <w:r w:rsidR="00277DF8">
        <w:rPr>
          <w:rFonts w:cs="Arial"/>
        </w:rPr>
        <w:t xml:space="preserve"> (кроме ВНА)</w:t>
      </w:r>
      <w:r w:rsidRPr="004F4C76">
        <w:rPr>
          <w:rFonts w:cs="Arial"/>
        </w:rPr>
        <w:t>;</w:t>
      </w:r>
    </w:p>
    <w:p w14:paraId="1795016A" w14:textId="77777777" w:rsidR="004F4C76" w:rsidRPr="004F4C76" w:rsidRDefault="004F4C76" w:rsidP="00823682">
      <w:pPr>
        <w:pStyle w:val="afc"/>
        <w:numPr>
          <w:ilvl w:val="0"/>
          <w:numId w:val="122"/>
        </w:numPr>
        <w:ind w:left="1418"/>
        <w:rPr>
          <w:rFonts w:cs="Arial"/>
        </w:rPr>
      </w:pPr>
      <w:r w:rsidRPr="004F4C76">
        <w:rPr>
          <w:rFonts w:cs="Arial"/>
        </w:rPr>
        <w:t>Вклад в имущество;</w:t>
      </w:r>
    </w:p>
    <w:p w14:paraId="4A63EFE9" w14:textId="77777777" w:rsidR="004F4C76" w:rsidRPr="004F4C76" w:rsidRDefault="004F4C76" w:rsidP="00823682">
      <w:pPr>
        <w:pStyle w:val="afc"/>
        <w:numPr>
          <w:ilvl w:val="0"/>
          <w:numId w:val="122"/>
        </w:numPr>
        <w:ind w:left="1418"/>
        <w:rPr>
          <w:rFonts w:cs="Arial"/>
        </w:rPr>
      </w:pPr>
      <w:r w:rsidRPr="004F4C76">
        <w:rPr>
          <w:rFonts w:cs="Arial"/>
        </w:rPr>
        <w:t>Возврат из уставного капитала сторонней организации;</w:t>
      </w:r>
    </w:p>
    <w:p w14:paraId="76F7A485" w14:textId="77777777" w:rsidR="004F4C76" w:rsidRDefault="004F4C76" w:rsidP="00823682">
      <w:pPr>
        <w:pStyle w:val="afc"/>
        <w:numPr>
          <w:ilvl w:val="0"/>
          <w:numId w:val="122"/>
        </w:numPr>
        <w:ind w:left="1418"/>
        <w:rPr>
          <w:rFonts w:cs="Arial"/>
        </w:rPr>
      </w:pPr>
      <w:r w:rsidRPr="004F4C76">
        <w:rPr>
          <w:rFonts w:cs="Arial"/>
        </w:rPr>
        <w:t>Погашение обязательств по залогу;</w:t>
      </w:r>
    </w:p>
    <w:p w14:paraId="3D65E7D0" w14:textId="77C2CC68" w:rsidR="00902C9E" w:rsidRPr="00902C9E" w:rsidRDefault="00902C9E" w:rsidP="00902C9E">
      <w:pPr>
        <w:pStyle w:val="afc"/>
        <w:numPr>
          <w:ilvl w:val="0"/>
          <w:numId w:val="122"/>
        </w:numPr>
        <w:ind w:left="1418"/>
        <w:rPr>
          <w:rFonts w:cs="Arial"/>
        </w:rPr>
      </w:pPr>
      <w:r w:rsidRPr="00902C9E">
        <w:rPr>
          <w:rFonts w:cs="Arial"/>
        </w:rPr>
        <w:t>Возврат неиспользованных давальческих компонентов;</w:t>
      </w:r>
    </w:p>
    <w:p w14:paraId="156F6B38" w14:textId="5A8F1789" w:rsidR="004F4C76" w:rsidRPr="004F4C76" w:rsidRDefault="004F4C76" w:rsidP="00823682">
      <w:pPr>
        <w:pStyle w:val="afc"/>
        <w:numPr>
          <w:ilvl w:val="0"/>
          <w:numId w:val="122"/>
        </w:numPr>
        <w:ind w:left="1418"/>
        <w:rPr>
          <w:rFonts w:cs="Arial"/>
        </w:rPr>
      </w:pPr>
      <w:r w:rsidRPr="004F4C76">
        <w:rPr>
          <w:rFonts w:cs="Arial"/>
        </w:rPr>
        <w:t>Формирование подменного фонда.</w:t>
      </w:r>
    </w:p>
    <w:p w14:paraId="138C990F" w14:textId="77777777" w:rsidR="00C54FF1" w:rsidRDefault="00C54FF1" w:rsidP="004F4C76">
      <w:pPr>
        <w:ind w:firstLine="709"/>
        <w:rPr>
          <w:rFonts w:cs="Arial"/>
          <w:b/>
        </w:rPr>
      </w:pPr>
    </w:p>
    <w:p w14:paraId="6E710235" w14:textId="77777777" w:rsidR="004F4C76" w:rsidRPr="004F4C76" w:rsidRDefault="004F4C76" w:rsidP="004F4C76">
      <w:pPr>
        <w:ind w:firstLine="709"/>
        <w:rPr>
          <w:rFonts w:cs="Arial"/>
          <w:b/>
        </w:rPr>
      </w:pPr>
      <w:r w:rsidRPr="004F4C76">
        <w:rPr>
          <w:rFonts w:cs="Arial"/>
          <w:b/>
        </w:rPr>
        <w:t>Приемка МТР после демонтажа ОС</w:t>
      </w:r>
    </w:p>
    <w:p w14:paraId="79086E54" w14:textId="77777777" w:rsidR="003421DE" w:rsidRPr="003421DE" w:rsidRDefault="003421DE" w:rsidP="003421DE">
      <w:pPr>
        <w:ind w:firstLine="709"/>
        <w:rPr>
          <w:ins w:id="808" w:author="Tukhbatov Ruslan" w:date="2020-04-21T05:33:00Z"/>
          <w:rFonts w:cs="Arial"/>
        </w:rPr>
      </w:pPr>
      <w:ins w:id="809" w:author="Tukhbatov Ruslan" w:date="2020-04-21T05:33:00Z">
        <w:r w:rsidRPr="003421DE">
          <w:rPr>
            <w:rFonts w:cs="Arial"/>
          </w:rPr>
          <w:t>В результате списания или частичной ликвидации ОС возникают МТР, пригодные для дальнейшего использования, а также металлолом, который сдаётся на склад металлолома. Данные МТР после демонтажа и металлолом, приходуются на склад для дальнейшего использования.</w:t>
        </w:r>
      </w:ins>
    </w:p>
    <w:p w14:paraId="537D9136" w14:textId="77777777" w:rsidR="003421DE" w:rsidRPr="003421DE" w:rsidRDefault="003421DE" w:rsidP="003421DE">
      <w:pPr>
        <w:ind w:firstLine="709"/>
        <w:rPr>
          <w:ins w:id="810" w:author="Tukhbatov Ruslan" w:date="2020-04-21T05:33:00Z"/>
          <w:rFonts w:cs="Arial"/>
        </w:rPr>
      </w:pPr>
      <w:ins w:id="811" w:author="Tukhbatov Ruslan" w:date="2020-04-21T05:33:00Z">
        <w:r w:rsidRPr="003421DE">
          <w:rPr>
            <w:rFonts w:cs="Arial"/>
          </w:rPr>
          <w:t>Оприходование МТР выполняется в количественном выражении по цене металлолома, установленной в соответствии с действующей методикой. Чтобы не производилось усреднение цены с новыми МТР, оприходование выполняется на отдельный код ЕК МТР с видом оценки «БУ» (такие коды исключаются из планирования ППМ).</w:t>
        </w:r>
      </w:ins>
    </w:p>
    <w:p w14:paraId="1338B8D6" w14:textId="77777777" w:rsidR="003421DE" w:rsidRPr="003421DE" w:rsidRDefault="003421DE" w:rsidP="003421DE">
      <w:pPr>
        <w:ind w:firstLine="709"/>
        <w:rPr>
          <w:ins w:id="812" w:author="Tukhbatov Ruslan" w:date="2020-04-21T05:33:00Z"/>
          <w:rFonts w:cs="Arial"/>
        </w:rPr>
      </w:pPr>
      <w:ins w:id="813" w:author="Tukhbatov Ruslan" w:date="2020-04-21T05:33:00Z">
        <w:r w:rsidRPr="003421DE">
          <w:rPr>
            <w:rFonts w:cs="Arial"/>
          </w:rPr>
          <w:t>Основанием для оприходования данных МТР на склад является бумажный документ, содержащий информацию о Коде МТР и оценочной стоимости данных МТР.</w:t>
        </w:r>
      </w:ins>
    </w:p>
    <w:p w14:paraId="006E944F" w14:textId="2915F141" w:rsidR="004F4C76" w:rsidRPr="004A6F51" w:rsidDel="003421DE" w:rsidRDefault="003421DE" w:rsidP="003421DE">
      <w:pPr>
        <w:ind w:firstLine="709"/>
        <w:rPr>
          <w:del w:id="814" w:author="Tukhbatov Ruslan" w:date="2020-04-21T05:33:00Z"/>
          <w:rFonts w:cs="Arial"/>
        </w:rPr>
      </w:pPr>
      <w:ins w:id="815" w:author="Tukhbatov Ruslan" w:date="2020-04-21T05:33:00Z">
        <w:r w:rsidRPr="003421DE">
          <w:rPr>
            <w:rFonts w:cs="Arial"/>
          </w:rPr>
          <w:t>В документе оприходование МТР после демонтажа ОС должна быть ссылка на номер ОС, в результате демонтажа которого образовались МТР</w:t>
        </w:r>
        <w:r>
          <w:rPr>
            <w:rFonts w:cs="Arial"/>
          </w:rPr>
          <w:t>.</w:t>
        </w:r>
      </w:ins>
      <w:del w:id="816" w:author="Tukhbatov Ruslan" w:date="2020-04-21T05:33:00Z">
        <w:r w:rsidR="004F4C76" w:rsidRPr="004A6F51" w:rsidDel="003421DE">
          <w:rPr>
            <w:rFonts w:cs="Arial"/>
          </w:rPr>
          <w:delText>В результате списания или частичной ликвидации ОС возникают МТР, пригодные для дальнейшего использования</w:delText>
        </w:r>
        <w:r w:rsidR="004F4C76" w:rsidDel="003421DE">
          <w:rPr>
            <w:rFonts w:cs="Arial"/>
          </w:rPr>
          <w:delText>, а также металлолом, который сдаётся на склад металлолома. Данные МТР</w:delText>
        </w:r>
        <w:r w:rsidR="004F4C76" w:rsidRPr="004A6F51" w:rsidDel="003421DE">
          <w:rPr>
            <w:rFonts w:cs="Arial"/>
          </w:rPr>
          <w:delText xml:space="preserve"> после </w:delText>
        </w:r>
        <w:r w:rsidR="004F4C76" w:rsidDel="003421DE">
          <w:rPr>
            <w:rFonts w:cs="Arial"/>
          </w:rPr>
          <w:delText>демонтажа и металлолом</w:delText>
        </w:r>
        <w:r w:rsidR="004F4C76" w:rsidRPr="004A6F51" w:rsidDel="003421DE">
          <w:rPr>
            <w:rFonts w:cs="Arial"/>
          </w:rPr>
          <w:delText>, приходуются на скл</w:delText>
        </w:r>
        <w:r w:rsidR="004F4C76" w:rsidDel="003421DE">
          <w:rPr>
            <w:rFonts w:cs="Arial"/>
          </w:rPr>
          <w:delText>ад для дальнейшего использования</w:delText>
        </w:r>
        <w:r w:rsidR="004F4C76" w:rsidRPr="004A6F51" w:rsidDel="003421DE">
          <w:rPr>
            <w:rFonts w:cs="Arial"/>
          </w:rPr>
          <w:delText>.</w:delText>
        </w:r>
      </w:del>
    </w:p>
    <w:p w14:paraId="2D3C414A" w14:textId="3463F05A" w:rsidR="004F4C76" w:rsidRPr="004A6F51" w:rsidDel="003421DE" w:rsidRDefault="004F4C76" w:rsidP="004F4C76">
      <w:pPr>
        <w:ind w:firstLine="709"/>
        <w:rPr>
          <w:del w:id="817" w:author="Tukhbatov Ruslan" w:date="2020-04-21T05:33:00Z"/>
          <w:rFonts w:cs="Arial"/>
        </w:rPr>
      </w:pPr>
      <w:del w:id="818" w:author="Tukhbatov Ruslan" w:date="2020-04-21T05:33:00Z">
        <w:r w:rsidRPr="00685D8A" w:rsidDel="003421DE">
          <w:rPr>
            <w:rFonts w:cs="Arial"/>
          </w:rPr>
          <w:delText>Оприходование МТР выполняется в количествен</w:delText>
        </w:r>
        <w:r w:rsidDel="003421DE">
          <w:rPr>
            <w:rFonts w:cs="Arial"/>
          </w:rPr>
          <w:delText>н</w:delText>
        </w:r>
        <w:r w:rsidRPr="00685D8A" w:rsidDel="003421DE">
          <w:rPr>
            <w:rFonts w:cs="Arial"/>
          </w:rPr>
          <w:delText>ом выражении по це</w:delText>
        </w:r>
        <w:r w:rsidDel="003421DE">
          <w:rPr>
            <w:rFonts w:cs="Arial"/>
          </w:rPr>
          <w:delText>не</w:delText>
        </w:r>
        <w:r w:rsidRPr="00685D8A" w:rsidDel="003421DE">
          <w:rPr>
            <w:rFonts w:cs="Arial"/>
          </w:rPr>
          <w:delText xml:space="preserve"> металлолома, установленной в соотве</w:delText>
        </w:r>
        <w:r w:rsidDel="003421DE">
          <w:rPr>
            <w:rFonts w:cs="Arial"/>
          </w:rPr>
          <w:delText>т</w:delText>
        </w:r>
        <w:r w:rsidRPr="00685D8A" w:rsidDel="003421DE">
          <w:rPr>
            <w:rFonts w:cs="Arial"/>
          </w:rPr>
          <w:delText>ствии с действующей методикой</w:delText>
        </w:r>
        <w:r w:rsidRPr="004A6F51" w:rsidDel="003421DE">
          <w:rPr>
            <w:rFonts w:cs="Arial"/>
          </w:rPr>
          <w:delText xml:space="preserve">. Чтобы не производилось усреднение цены с новыми МТР, </w:delText>
        </w:r>
        <w:r w:rsidR="00E37CA8" w:rsidDel="003421DE">
          <w:rPr>
            <w:rFonts w:cs="Arial"/>
          </w:rPr>
          <w:delText>о</w:delText>
        </w:r>
        <w:r w:rsidRPr="004A6F51" w:rsidDel="003421DE">
          <w:rPr>
            <w:rFonts w:cs="Arial"/>
          </w:rPr>
          <w:delText xml:space="preserve">приходование выполняется </w:delText>
        </w:r>
        <w:r w:rsidR="0042060C" w:rsidDel="003421DE">
          <w:rPr>
            <w:rFonts w:cs="Arial"/>
          </w:rPr>
          <w:delText>на</w:delText>
        </w:r>
        <w:r w:rsidRPr="004A6F51" w:rsidDel="003421DE">
          <w:rPr>
            <w:rFonts w:cs="Arial"/>
          </w:rPr>
          <w:delText xml:space="preserve"> отдельный </w:delText>
        </w:r>
        <w:r w:rsidR="0042060C" w:rsidDel="003421DE">
          <w:rPr>
            <w:rFonts w:cs="Arial"/>
          </w:rPr>
          <w:delText xml:space="preserve">код ЕК МТР с </w:delText>
        </w:r>
        <w:r w:rsidRPr="004A6F51" w:rsidDel="003421DE">
          <w:rPr>
            <w:rFonts w:cs="Arial"/>
          </w:rPr>
          <w:delText>вид</w:delText>
        </w:r>
        <w:r w:rsidR="0042060C" w:rsidDel="003421DE">
          <w:rPr>
            <w:rFonts w:cs="Arial"/>
          </w:rPr>
          <w:delText>ом</w:delText>
        </w:r>
        <w:r w:rsidRPr="004A6F51" w:rsidDel="003421DE">
          <w:rPr>
            <w:rFonts w:cs="Arial"/>
          </w:rPr>
          <w:delText xml:space="preserve"> оценки «</w:delText>
        </w:r>
        <w:r w:rsidR="006068FC" w:rsidDel="003421DE">
          <w:rPr>
            <w:rFonts w:cs="Arial"/>
          </w:rPr>
          <w:delText>НЕИСПРАВНЫЙ</w:delText>
        </w:r>
        <w:r w:rsidRPr="004A6F51" w:rsidDel="003421DE">
          <w:rPr>
            <w:rFonts w:cs="Arial"/>
          </w:rPr>
          <w:delText>»</w:delText>
        </w:r>
        <w:r w:rsidR="005D01AE" w:rsidDel="003421DE">
          <w:rPr>
            <w:rFonts w:cs="Arial"/>
          </w:rPr>
          <w:delText xml:space="preserve"> (такие коды исключаются из планирования ППМ)</w:delText>
        </w:r>
        <w:r w:rsidRPr="004A6F51" w:rsidDel="003421DE">
          <w:rPr>
            <w:rFonts w:cs="Arial"/>
          </w:rPr>
          <w:delText>.</w:delText>
        </w:r>
      </w:del>
    </w:p>
    <w:p w14:paraId="7BA17C43" w14:textId="5C736AF6" w:rsidR="004F4C76" w:rsidRDefault="004F4C76" w:rsidP="004F4C76">
      <w:pPr>
        <w:ind w:firstLine="709"/>
        <w:rPr>
          <w:rFonts w:cs="Arial"/>
        </w:rPr>
      </w:pPr>
      <w:r w:rsidRPr="004A6F51">
        <w:rPr>
          <w:rFonts w:cs="Arial"/>
        </w:rPr>
        <w:t xml:space="preserve">Основанием для </w:t>
      </w:r>
      <w:r w:rsidR="00E37CA8">
        <w:rPr>
          <w:rFonts w:cs="Arial"/>
        </w:rPr>
        <w:t>о</w:t>
      </w:r>
      <w:r w:rsidRPr="004A6F51">
        <w:rPr>
          <w:rFonts w:cs="Arial"/>
        </w:rPr>
        <w:t>приходования данных МТР на склад является бумажный документ, содержащий информацию о Коде МТР и оценочной стоимости данных МТР.</w:t>
      </w:r>
    </w:p>
    <w:p w14:paraId="49BB8B08" w14:textId="77777777" w:rsidR="004F4C76" w:rsidRDefault="004F4C76" w:rsidP="004F4C76">
      <w:pPr>
        <w:ind w:firstLine="709"/>
        <w:rPr>
          <w:rFonts w:cs="Arial"/>
        </w:rPr>
      </w:pPr>
    </w:p>
    <w:p w14:paraId="7D290D83" w14:textId="77777777" w:rsidR="004F4C76" w:rsidRPr="004F4C76" w:rsidRDefault="004F4C76" w:rsidP="004F4C76">
      <w:pPr>
        <w:ind w:firstLine="709"/>
        <w:rPr>
          <w:rFonts w:cs="Arial"/>
          <w:b/>
        </w:rPr>
      </w:pPr>
      <w:r w:rsidRPr="004F4C76">
        <w:rPr>
          <w:rFonts w:cs="Arial"/>
          <w:b/>
        </w:rPr>
        <w:t>Приемка МТР/ОС, направляемых в ремонт/поверку подрядчику, либо получаемых из ремонта/поверки от подрядчика</w:t>
      </w:r>
    </w:p>
    <w:p w14:paraId="2AF843DE" w14:textId="77777777" w:rsidR="004F4C76" w:rsidRPr="004A6F51" w:rsidRDefault="004F4C76" w:rsidP="004F4C76">
      <w:pPr>
        <w:ind w:firstLine="709"/>
        <w:rPr>
          <w:rFonts w:cs="Arial"/>
        </w:rPr>
      </w:pPr>
      <w:r>
        <w:rPr>
          <w:rFonts w:cs="Arial"/>
        </w:rPr>
        <w:t>При необходимости отправить МТР/ОС в ремонт/поверку подрядчику возникают МТР, которые</w:t>
      </w:r>
      <w:r w:rsidRPr="004A6F51">
        <w:rPr>
          <w:rFonts w:cs="Arial"/>
        </w:rPr>
        <w:t xml:space="preserve"> приходуются на скл</w:t>
      </w:r>
      <w:r>
        <w:rPr>
          <w:rFonts w:cs="Arial"/>
        </w:rPr>
        <w:t>ад</w:t>
      </w:r>
      <w:r w:rsidRPr="004A6F51">
        <w:rPr>
          <w:rFonts w:cs="Arial"/>
        </w:rPr>
        <w:t>.</w:t>
      </w:r>
    </w:p>
    <w:p w14:paraId="11505712" w14:textId="52A6B440" w:rsidR="004F4C76" w:rsidRPr="00F55203" w:rsidRDefault="004F4C76" w:rsidP="004F4C76">
      <w:pPr>
        <w:ind w:firstLine="709"/>
        <w:rPr>
          <w:rFonts w:cs="Arial"/>
        </w:rPr>
      </w:pPr>
      <w:r w:rsidRPr="00685D8A">
        <w:rPr>
          <w:rFonts w:cs="Arial"/>
        </w:rPr>
        <w:t>Оприходование МТР выполняется в количествен</w:t>
      </w:r>
      <w:r>
        <w:rPr>
          <w:rFonts w:cs="Arial"/>
        </w:rPr>
        <w:t>н</w:t>
      </w:r>
      <w:r w:rsidRPr="00685D8A">
        <w:rPr>
          <w:rFonts w:cs="Arial"/>
        </w:rPr>
        <w:t>ом выражении по це</w:t>
      </w:r>
      <w:r>
        <w:rPr>
          <w:rFonts w:cs="Arial"/>
        </w:rPr>
        <w:t>не</w:t>
      </w:r>
      <w:r w:rsidRPr="00685D8A">
        <w:rPr>
          <w:rFonts w:cs="Arial"/>
        </w:rPr>
        <w:t xml:space="preserve"> металлолома, установленной в соотве</w:t>
      </w:r>
      <w:r>
        <w:rPr>
          <w:rFonts w:cs="Arial"/>
        </w:rPr>
        <w:t>т</w:t>
      </w:r>
      <w:r w:rsidRPr="00685D8A">
        <w:rPr>
          <w:rFonts w:cs="Arial"/>
        </w:rPr>
        <w:t>ствии с действующей методикой</w:t>
      </w:r>
      <w:r w:rsidRPr="004A6F51">
        <w:rPr>
          <w:rFonts w:cs="Arial"/>
        </w:rPr>
        <w:t xml:space="preserve">. Чтобы не производилось усреднение цены с новыми МТР, </w:t>
      </w:r>
      <w:r w:rsidR="00E37CA8">
        <w:rPr>
          <w:rFonts w:cs="Arial"/>
        </w:rPr>
        <w:t>о</w:t>
      </w:r>
      <w:r w:rsidRPr="004A6F51">
        <w:rPr>
          <w:rFonts w:cs="Arial"/>
        </w:rPr>
        <w:t>приходование выполняет</w:t>
      </w:r>
      <w:r>
        <w:rPr>
          <w:rFonts w:cs="Arial"/>
        </w:rPr>
        <w:t xml:space="preserve">ся </w:t>
      </w:r>
      <w:r w:rsidR="0021704C">
        <w:rPr>
          <w:rFonts w:cs="Arial"/>
        </w:rPr>
        <w:t xml:space="preserve">в виды </w:t>
      </w:r>
      <w:r>
        <w:rPr>
          <w:rFonts w:cs="Arial"/>
        </w:rPr>
        <w:t>оценки «</w:t>
      </w:r>
      <w:r w:rsidR="006068FC">
        <w:rPr>
          <w:rFonts w:cs="Arial"/>
        </w:rPr>
        <w:t>НЕИСПРАВНЫЙ</w:t>
      </w:r>
      <w:r>
        <w:rPr>
          <w:rFonts w:cs="Arial"/>
        </w:rPr>
        <w:t>» или «</w:t>
      </w:r>
      <w:r w:rsidR="006068FC">
        <w:rPr>
          <w:rFonts w:cs="Arial"/>
        </w:rPr>
        <w:t>ИСПРАВНЫЙ</w:t>
      </w:r>
      <w:r w:rsidR="002507C0">
        <w:rPr>
          <w:rFonts w:cs="Arial"/>
        </w:rPr>
        <w:t>» (</w:t>
      </w:r>
      <w:r w:rsidR="002507C0">
        <w:t>согласно Методике ТОРО по восстановлению запчастей и компонентов ОС, такие МТР учитываются по нулевой цене</w:t>
      </w:r>
      <w:r w:rsidR="002507C0">
        <w:rPr>
          <w:rFonts w:cs="Arial"/>
        </w:rPr>
        <w:t>)</w:t>
      </w:r>
      <w:r>
        <w:rPr>
          <w:rFonts w:cs="Arial"/>
        </w:rPr>
        <w:t>.</w:t>
      </w:r>
    </w:p>
    <w:p w14:paraId="52290296" w14:textId="429B307B" w:rsidR="004F4C76" w:rsidRDefault="004F4C76" w:rsidP="004F4C76">
      <w:pPr>
        <w:ind w:firstLine="709"/>
        <w:rPr>
          <w:rFonts w:cs="Arial"/>
        </w:rPr>
      </w:pPr>
      <w:r w:rsidRPr="004A6F51">
        <w:rPr>
          <w:rFonts w:cs="Arial"/>
        </w:rPr>
        <w:t xml:space="preserve">Основанием для </w:t>
      </w:r>
      <w:r w:rsidR="00E37CA8">
        <w:rPr>
          <w:rFonts w:cs="Arial"/>
        </w:rPr>
        <w:t>о</w:t>
      </w:r>
      <w:r w:rsidRPr="004A6F51">
        <w:rPr>
          <w:rFonts w:cs="Arial"/>
        </w:rPr>
        <w:t>приходования данных МТР на склад является бумажный документ, содержащий информацию о Коде МТР и оценочной стоимости данных МТР.</w:t>
      </w:r>
    </w:p>
    <w:p w14:paraId="1669135A" w14:textId="26A2D280" w:rsidR="004F4C76" w:rsidRDefault="004F4C76" w:rsidP="004F4C76">
      <w:pPr>
        <w:ind w:firstLine="709"/>
        <w:rPr>
          <w:rFonts w:cs="Arial"/>
        </w:rPr>
      </w:pPr>
    </w:p>
    <w:p w14:paraId="0A55256A" w14:textId="77777777" w:rsidR="004F4C76" w:rsidRPr="004F4C76" w:rsidRDefault="004F4C76" w:rsidP="004F4C76">
      <w:pPr>
        <w:ind w:firstLine="709"/>
        <w:rPr>
          <w:rFonts w:cs="Arial"/>
          <w:b/>
        </w:rPr>
      </w:pPr>
      <w:r w:rsidRPr="004F4C76">
        <w:rPr>
          <w:rFonts w:cs="Arial"/>
          <w:b/>
        </w:rPr>
        <w:t>Прием лома черных и цветных металлов от подразделений</w:t>
      </w:r>
    </w:p>
    <w:p w14:paraId="7F88FCB7" w14:textId="58181C91" w:rsidR="004F4C76" w:rsidRDefault="004F4C76" w:rsidP="004F4C76">
      <w:pPr>
        <w:ind w:firstLine="709"/>
        <w:rPr>
          <w:rFonts w:cs="Arial"/>
        </w:rPr>
      </w:pPr>
      <w:r w:rsidRPr="00FF44C4">
        <w:rPr>
          <w:rFonts w:cs="Arial"/>
        </w:rPr>
        <w:t xml:space="preserve">В </w:t>
      </w:r>
      <w:r>
        <w:rPr>
          <w:rFonts w:cs="Arial"/>
        </w:rPr>
        <w:t>предыдущем процессе также может образовываться металлолом, который необходимо принять на склад. Для дальнейшего использования или списания лом черных или цветных металлов приходуется на склад в отдельный код номенклатуры.</w:t>
      </w:r>
    </w:p>
    <w:p w14:paraId="2F2F329D" w14:textId="125A5F61" w:rsidR="004F4C76" w:rsidRPr="004F4C76" w:rsidRDefault="004F4C76" w:rsidP="004F4C76">
      <w:pPr>
        <w:ind w:firstLine="709"/>
        <w:rPr>
          <w:rFonts w:cs="Arial"/>
          <w:b/>
        </w:rPr>
      </w:pPr>
      <w:r w:rsidRPr="004F4C76">
        <w:rPr>
          <w:rFonts w:cs="Arial"/>
          <w:b/>
        </w:rPr>
        <w:t>Безвозмездное поступление МТР</w:t>
      </w:r>
      <w:r w:rsidR="00277DF8">
        <w:rPr>
          <w:rFonts w:cs="Arial"/>
          <w:b/>
        </w:rPr>
        <w:t xml:space="preserve"> (кроме РБП и ВНА)</w:t>
      </w:r>
    </w:p>
    <w:p w14:paraId="40B58EC5" w14:textId="77777777" w:rsidR="004F4C76" w:rsidRPr="004A6F51" w:rsidRDefault="004F4C76" w:rsidP="004F4C76">
      <w:pPr>
        <w:ind w:firstLine="709"/>
        <w:rPr>
          <w:rFonts w:cs="Arial"/>
        </w:rPr>
      </w:pPr>
      <w:r w:rsidRPr="004A6F51">
        <w:rPr>
          <w:rFonts w:cs="Arial"/>
        </w:rPr>
        <w:t xml:space="preserve">Менеджер по </w:t>
      </w:r>
      <w:r w:rsidRPr="0046131A">
        <w:rPr>
          <w:rFonts w:cs="Arial"/>
        </w:rPr>
        <w:t>сопровождению</w:t>
      </w:r>
      <w:r>
        <w:rPr>
          <w:rFonts w:cs="Arial"/>
        </w:rPr>
        <w:t xml:space="preserve"> </w:t>
      </w:r>
      <w:r w:rsidRPr="004A6F51">
        <w:rPr>
          <w:rFonts w:cs="Arial"/>
        </w:rPr>
        <w:t>договора, руководствуясь положениями учетной политики предприятия, принимает решение об оприходовании на баланс МТР, полученного безвозмездно от поставщика. При этом такая поставка, как правило, происходит на основании договора дарения или для других подобных сделок, либо сопровождается письмом от поставщика о безвозмездной передаче МТР, либо поставка происходит вообще без оформления формальных документов (например, когда поставщик дарит предприятию какой-либо подарок на праздник).</w:t>
      </w:r>
    </w:p>
    <w:p w14:paraId="1032FE53" w14:textId="77777777" w:rsidR="004F4C76" w:rsidRPr="004A6F51" w:rsidRDefault="004F4C76" w:rsidP="004F4C76">
      <w:pPr>
        <w:ind w:firstLine="709"/>
        <w:rPr>
          <w:rFonts w:cs="Arial"/>
        </w:rPr>
      </w:pPr>
      <w:r w:rsidRPr="004A6F51">
        <w:rPr>
          <w:rFonts w:cs="Arial"/>
        </w:rPr>
        <w:t xml:space="preserve">Далее, Менеджер по </w:t>
      </w:r>
      <w:r w:rsidRPr="0046131A">
        <w:rPr>
          <w:rFonts w:cs="Arial"/>
        </w:rPr>
        <w:t>сопровождению</w:t>
      </w:r>
      <w:r>
        <w:rPr>
          <w:rFonts w:cs="Arial"/>
        </w:rPr>
        <w:t xml:space="preserve"> </w:t>
      </w:r>
      <w:r w:rsidRPr="004A6F51">
        <w:rPr>
          <w:rFonts w:cs="Arial"/>
        </w:rPr>
        <w:t xml:space="preserve">договора вне системы проводит анализ рынка и определяет рыночную цену, по которой материал будет приниматься на баланс предприятия. После этого Менеджер по </w:t>
      </w:r>
      <w:r w:rsidRPr="0046131A">
        <w:rPr>
          <w:rFonts w:cs="Arial"/>
        </w:rPr>
        <w:t>сопровождению</w:t>
      </w:r>
      <w:r>
        <w:rPr>
          <w:rFonts w:cs="Arial"/>
        </w:rPr>
        <w:t xml:space="preserve"> </w:t>
      </w:r>
      <w:r w:rsidRPr="004A6F51">
        <w:rPr>
          <w:rFonts w:cs="Arial"/>
        </w:rPr>
        <w:t>договора отправляет на склад информацию (в виде служебной записки или e-mail) о количестве, необходимом виде оценки и стои</w:t>
      </w:r>
      <w:r>
        <w:rPr>
          <w:rFonts w:cs="Arial"/>
        </w:rPr>
        <w:t>мости принимаемого МТР, а также</w:t>
      </w:r>
      <w:r w:rsidRPr="004A6F51">
        <w:rPr>
          <w:rFonts w:cs="Arial"/>
        </w:rPr>
        <w:t xml:space="preserve"> </w:t>
      </w:r>
      <w:r>
        <w:rPr>
          <w:rFonts w:cs="Arial"/>
        </w:rPr>
        <w:t>о факте</w:t>
      </w:r>
      <w:r w:rsidRPr="004A6F51">
        <w:rPr>
          <w:rFonts w:cs="Arial"/>
        </w:rPr>
        <w:t xml:space="preserve"> наличия письма поставщика о безвозмездной поставке.</w:t>
      </w:r>
    </w:p>
    <w:p w14:paraId="0F537911" w14:textId="360E8030" w:rsidR="004F4C76" w:rsidRDefault="004F4C76" w:rsidP="004F4C76">
      <w:pPr>
        <w:ind w:firstLine="709"/>
        <w:rPr>
          <w:rFonts w:cs="Arial"/>
        </w:rPr>
      </w:pPr>
      <w:r w:rsidRPr="004A6F51">
        <w:rPr>
          <w:rFonts w:cs="Arial"/>
        </w:rPr>
        <w:lastRenderedPageBreak/>
        <w:t xml:space="preserve">На данном шаге Кладовщик, получив от Менеджера по </w:t>
      </w:r>
      <w:r w:rsidRPr="0046131A">
        <w:rPr>
          <w:rFonts w:cs="Arial"/>
        </w:rPr>
        <w:t>сопровождению</w:t>
      </w:r>
      <w:r>
        <w:rPr>
          <w:rFonts w:cs="Arial"/>
        </w:rPr>
        <w:t xml:space="preserve"> </w:t>
      </w:r>
      <w:r w:rsidRPr="004A6F51">
        <w:rPr>
          <w:rFonts w:cs="Arial"/>
        </w:rPr>
        <w:t>договора информацию о необходимости провести безвозмездное поступление, организует приемку МТР на склад и регистрирует данную операцию в системе.</w:t>
      </w:r>
    </w:p>
    <w:p w14:paraId="65588A13" w14:textId="77777777" w:rsidR="004F4C76" w:rsidRDefault="004F4C76" w:rsidP="004F4C76">
      <w:pPr>
        <w:ind w:firstLine="709"/>
        <w:rPr>
          <w:rFonts w:cs="Arial"/>
        </w:rPr>
      </w:pPr>
    </w:p>
    <w:p w14:paraId="10583C86" w14:textId="02D48359" w:rsidR="004F4C76" w:rsidRPr="004F4C76" w:rsidRDefault="004F4C76" w:rsidP="004F4C76">
      <w:pPr>
        <w:ind w:firstLine="709"/>
        <w:rPr>
          <w:rFonts w:cs="Arial"/>
          <w:b/>
        </w:rPr>
      </w:pPr>
      <w:r w:rsidRPr="004F4C76">
        <w:rPr>
          <w:rFonts w:cs="Arial"/>
          <w:b/>
        </w:rPr>
        <w:t>Вклад в уставной капитал</w:t>
      </w:r>
      <w:r w:rsidR="00277DF8">
        <w:rPr>
          <w:rFonts w:cs="Arial"/>
          <w:b/>
        </w:rPr>
        <w:t xml:space="preserve"> (кроме ВНА)</w:t>
      </w:r>
    </w:p>
    <w:p w14:paraId="24168EC3" w14:textId="77777777" w:rsidR="004F4C76" w:rsidRDefault="004F4C76" w:rsidP="004F4C76">
      <w:pPr>
        <w:ind w:firstLine="709"/>
        <w:rPr>
          <w:rFonts w:asciiTheme="minorHAnsi" w:hAnsiTheme="minorHAnsi"/>
        </w:rPr>
      </w:pPr>
      <w:r w:rsidRPr="00070DD9">
        <w:rPr>
          <w:rFonts w:cs="Arial" w:hint="eastAsia"/>
        </w:rPr>
        <w:t>М</w:t>
      </w:r>
      <w:r w:rsidRPr="00070DD9">
        <w:rPr>
          <w:rFonts w:cs="Arial"/>
        </w:rPr>
        <w:t xml:space="preserve">ТР </w:t>
      </w:r>
      <w:r w:rsidRPr="00070DD9">
        <w:rPr>
          <w:rFonts w:cs="Arial" w:hint="eastAsia"/>
        </w:rPr>
        <w:t>могут</w:t>
      </w:r>
      <w:r w:rsidRPr="00070DD9">
        <w:rPr>
          <w:rFonts w:cs="Arial"/>
        </w:rPr>
        <w:t xml:space="preserve"> </w:t>
      </w:r>
      <w:r w:rsidRPr="00070DD9">
        <w:rPr>
          <w:rFonts w:cs="Arial" w:hint="eastAsia"/>
        </w:rPr>
        <w:t>поступать</w:t>
      </w:r>
      <w:r w:rsidRPr="00070DD9">
        <w:rPr>
          <w:rFonts w:cs="Arial"/>
        </w:rPr>
        <w:t xml:space="preserve"> </w:t>
      </w:r>
      <w:r w:rsidRPr="00070DD9">
        <w:rPr>
          <w:rFonts w:cs="Arial" w:hint="eastAsia"/>
        </w:rPr>
        <w:t>в</w:t>
      </w:r>
      <w:r w:rsidRPr="00070DD9">
        <w:rPr>
          <w:rFonts w:cs="Arial"/>
        </w:rPr>
        <w:t xml:space="preserve"> </w:t>
      </w:r>
      <w:r w:rsidRPr="00070DD9">
        <w:rPr>
          <w:rFonts w:cs="Arial" w:hint="eastAsia"/>
        </w:rPr>
        <w:t>организацию</w:t>
      </w:r>
      <w:r w:rsidRPr="00070DD9">
        <w:rPr>
          <w:rFonts w:cs="Arial"/>
        </w:rPr>
        <w:t>, </w:t>
      </w:r>
      <w:r w:rsidRPr="00070DD9">
        <w:rPr>
          <w:rFonts w:cs="Arial" w:hint="eastAsia"/>
        </w:rPr>
        <w:t>в</w:t>
      </w:r>
      <w:r w:rsidRPr="00070DD9">
        <w:rPr>
          <w:rFonts w:cs="Arial"/>
        </w:rPr>
        <w:t xml:space="preserve"> </w:t>
      </w:r>
      <w:r w:rsidRPr="00070DD9">
        <w:rPr>
          <w:rFonts w:cs="Arial" w:hint="eastAsia"/>
        </w:rPr>
        <w:t>качестве</w:t>
      </w:r>
      <w:r w:rsidRPr="00070DD9">
        <w:rPr>
          <w:rFonts w:cs="Arial"/>
        </w:rPr>
        <w:t xml:space="preserve"> </w:t>
      </w:r>
      <w:r w:rsidRPr="00070DD9">
        <w:rPr>
          <w:rFonts w:cs="Arial" w:hint="eastAsia"/>
        </w:rPr>
        <w:t>вклада</w:t>
      </w:r>
      <w:r w:rsidRPr="00070DD9">
        <w:rPr>
          <w:rFonts w:cs="Arial"/>
        </w:rPr>
        <w:t xml:space="preserve"> </w:t>
      </w:r>
      <w:r w:rsidRPr="00070DD9">
        <w:rPr>
          <w:rFonts w:cs="Arial" w:hint="eastAsia"/>
        </w:rPr>
        <w:t>в</w:t>
      </w:r>
      <w:r w:rsidRPr="00070DD9">
        <w:rPr>
          <w:rFonts w:cs="Arial"/>
        </w:rPr>
        <w:t xml:space="preserve"> </w:t>
      </w:r>
      <w:r w:rsidRPr="00070DD9">
        <w:rPr>
          <w:rFonts w:cs="Arial" w:hint="eastAsia"/>
        </w:rPr>
        <w:t>уставный</w:t>
      </w:r>
      <w:r w:rsidRPr="00070DD9">
        <w:rPr>
          <w:rFonts w:cs="Arial"/>
        </w:rPr>
        <w:t xml:space="preserve"> </w:t>
      </w:r>
      <w:r w:rsidRPr="00070DD9">
        <w:rPr>
          <w:rFonts w:cs="Arial" w:hint="eastAsia"/>
        </w:rPr>
        <w:t>капитал</w:t>
      </w:r>
      <w:r w:rsidRPr="00070DD9">
        <w:rPr>
          <w:rFonts w:cs="Arial"/>
        </w:rPr>
        <w:t xml:space="preserve">. </w:t>
      </w:r>
      <w:r w:rsidRPr="00070DD9">
        <w:rPr>
          <w:rFonts w:cs="Arial" w:hint="eastAsia"/>
        </w:rPr>
        <w:t>Такие</w:t>
      </w:r>
      <w:r w:rsidRPr="00070DD9">
        <w:rPr>
          <w:rFonts w:cs="Arial"/>
        </w:rPr>
        <w:t xml:space="preserve"> </w:t>
      </w:r>
      <w:r>
        <w:rPr>
          <w:rFonts w:cs="Arial"/>
        </w:rPr>
        <w:t>МТР</w:t>
      </w:r>
      <w:r w:rsidRPr="00070DD9">
        <w:rPr>
          <w:rFonts w:cs="Arial"/>
        </w:rPr>
        <w:t xml:space="preserve"> </w:t>
      </w:r>
      <w:r w:rsidRPr="00070DD9">
        <w:rPr>
          <w:rFonts w:cs="Arial" w:hint="eastAsia"/>
        </w:rPr>
        <w:t>отражаются</w:t>
      </w:r>
      <w:r w:rsidRPr="00070DD9">
        <w:rPr>
          <w:rFonts w:cs="Arial"/>
        </w:rPr>
        <w:t xml:space="preserve"> </w:t>
      </w:r>
      <w:r w:rsidRPr="00070DD9">
        <w:rPr>
          <w:rFonts w:cs="Arial" w:hint="eastAsia"/>
        </w:rPr>
        <w:t>в</w:t>
      </w:r>
      <w:r w:rsidRPr="00070DD9">
        <w:rPr>
          <w:rFonts w:cs="Arial"/>
        </w:rPr>
        <w:t xml:space="preserve"> </w:t>
      </w:r>
      <w:r w:rsidRPr="00070DD9">
        <w:rPr>
          <w:rFonts w:cs="Arial" w:hint="eastAsia"/>
        </w:rPr>
        <w:t>учете</w:t>
      </w:r>
      <w:r w:rsidRPr="00070DD9">
        <w:rPr>
          <w:rFonts w:cs="Arial"/>
        </w:rPr>
        <w:t xml:space="preserve"> </w:t>
      </w:r>
      <w:r w:rsidRPr="00070DD9">
        <w:rPr>
          <w:rFonts w:cs="Arial" w:hint="eastAsia"/>
        </w:rPr>
        <w:t>по</w:t>
      </w:r>
      <w:r w:rsidRPr="00070DD9">
        <w:rPr>
          <w:rFonts w:cs="Arial"/>
        </w:rPr>
        <w:t xml:space="preserve"> </w:t>
      </w:r>
      <w:r w:rsidRPr="00070DD9">
        <w:rPr>
          <w:rFonts w:cs="Arial" w:hint="eastAsia"/>
        </w:rPr>
        <w:t>стоимости</w:t>
      </w:r>
      <w:r w:rsidRPr="00070DD9">
        <w:rPr>
          <w:rFonts w:cs="Arial"/>
        </w:rPr>
        <w:t xml:space="preserve">, </w:t>
      </w:r>
      <w:r w:rsidRPr="00070DD9">
        <w:rPr>
          <w:rFonts w:cs="Arial" w:hint="eastAsia"/>
        </w:rPr>
        <w:t>согласованной</w:t>
      </w:r>
      <w:r w:rsidRPr="00070DD9">
        <w:rPr>
          <w:rFonts w:cs="Arial"/>
        </w:rPr>
        <w:t xml:space="preserve"> </w:t>
      </w:r>
      <w:r w:rsidRPr="00070DD9">
        <w:rPr>
          <w:rFonts w:cs="Arial" w:hint="eastAsia"/>
        </w:rPr>
        <w:t>между</w:t>
      </w:r>
      <w:r w:rsidRPr="00070DD9">
        <w:rPr>
          <w:rFonts w:cs="Arial"/>
        </w:rPr>
        <w:t xml:space="preserve"> </w:t>
      </w:r>
      <w:r w:rsidRPr="00070DD9">
        <w:rPr>
          <w:rFonts w:cs="Arial" w:hint="eastAsia"/>
        </w:rPr>
        <w:t>учредителями</w:t>
      </w:r>
      <w:r w:rsidRPr="00070DD9">
        <w:rPr>
          <w:rFonts w:cs="Arial"/>
        </w:rPr>
        <w:t xml:space="preserve"> (</w:t>
      </w:r>
      <w:r w:rsidRPr="00070DD9">
        <w:rPr>
          <w:rFonts w:cs="Arial" w:hint="eastAsia"/>
        </w:rPr>
        <w:t>участниками</w:t>
      </w:r>
      <w:r w:rsidRPr="00070DD9">
        <w:rPr>
          <w:rFonts w:cs="Arial"/>
        </w:rPr>
        <w:t xml:space="preserve">). </w:t>
      </w:r>
      <w:r w:rsidRPr="00070DD9">
        <w:rPr>
          <w:rFonts w:cs="Arial" w:hint="eastAsia"/>
        </w:rPr>
        <w:t>Фактическая</w:t>
      </w:r>
      <w:r w:rsidRPr="00070DD9">
        <w:rPr>
          <w:rFonts w:cs="Arial"/>
        </w:rPr>
        <w:t xml:space="preserve"> </w:t>
      </w:r>
      <w:r w:rsidRPr="00070DD9">
        <w:rPr>
          <w:rFonts w:cs="Arial" w:hint="eastAsia"/>
        </w:rPr>
        <w:t>себестоимость</w:t>
      </w:r>
      <w:r w:rsidRPr="00070DD9">
        <w:rPr>
          <w:rFonts w:cs="Arial"/>
        </w:rPr>
        <w:t xml:space="preserve"> </w:t>
      </w:r>
      <w:r w:rsidRPr="00070DD9">
        <w:rPr>
          <w:rFonts w:cs="Arial" w:hint="eastAsia"/>
        </w:rPr>
        <w:t>материалов</w:t>
      </w:r>
      <w:r w:rsidRPr="00070DD9">
        <w:rPr>
          <w:rFonts w:cs="Arial"/>
        </w:rPr>
        <w:t xml:space="preserve"> </w:t>
      </w:r>
      <w:r w:rsidRPr="00070DD9">
        <w:rPr>
          <w:rFonts w:cs="Arial" w:hint="eastAsia"/>
        </w:rPr>
        <w:t>может</w:t>
      </w:r>
      <w:r w:rsidRPr="00070DD9">
        <w:rPr>
          <w:rFonts w:cs="Arial"/>
        </w:rPr>
        <w:t xml:space="preserve"> </w:t>
      </w:r>
      <w:r w:rsidRPr="00070DD9">
        <w:rPr>
          <w:rFonts w:cs="Arial" w:hint="eastAsia"/>
        </w:rPr>
        <w:t>быть</w:t>
      </w:r>
      <w:r w:rsidRPr="00070DD9">
        <w:rPr>
          <w:rFonts w:cs="Arial"/>
        </w:rPr>
        <w:t xml:space="preserve"> </w:t>
      </w:r>
      <w:r w:rsidRPr="00070DD9">
        <w:rPr>
          <w:rFonts w:cs="Arial" w:hint="eastAsia"/>
        </w:rPr>
        <w:t>увеличена</w:t>
      </w:r>
      <w:r w:rsidRPr="00070DD9">
        <w:rPr>
          <w:rFonts w:cs="Arial"/>
        </w:rPr>
        <w:t xml:space="preserve"> </w:t>
      </w:r>
      <w:r w:rsidRPr="00070DD9">
        <w:rPr>
          <w:rFonts w:cs="Arial" w:hint="eastAsia"/>
        </w:rPr>
        <w:t>на</w:t>
      </w:r>
      <w:r w:rsidRPr="00070DD9">
        <w:rPr>
          <w:rFonts w:cs="Arial"/>
        </w:rPr>
        <w:t xml:space="preserve"> </w:t>
      </w:r>
      <w:r w:rsidRPr="00070DD9">
        <w:rPr>
          <w:rFonts w:cs="Arial" w:hint="eastAsia"/>
        </w:rPr>
        <w:t>сумму</w:t>
      </w:r>
      <w:r w:rsidRPr="00070DD9">
        <w:rPr>
          <w:rFonts w:cs="Arial"/>
        </w:rPr>
        <w:t xml:space="preserve"> </w:t>
      </w:r>
      <w:r w:rsidRPr="00070DD9">
        <w:rPr>
          <w:rFonts w:cs="Arial" w:hint="eastAsia"/>
        </w:rPr>
        <w:t>транспортно</w:t>
      </w:r>
      <w:r w:rsidRPr="00070DD9">
        <w:rPr>
          <w:rFonts w:cs="Arial"/>
        </w:rPr>
        <w:t>-</w:t>
      </w:r>
      <w:r w:rsidRPr="00070DD9">
        <w:rPr>
          <w:rFonts w:cs="Arial" w:hint="eastAsia"/>
        </w:rPr>
        <w:t>заготовительных</w:t>
      </w:r>
      <w:r w:rsidRPr="00070DD9">
        <w:rPr>
          <w:rFonts w:cs="Arial"/>
        </w:rPr>
        <w:t xml:space="preserve"> </w:t>
      </w:r>
      <w:r w:rsidRPr="00070DD9">
        <w:rPr>
          <w:rFonts w:cs="Arial" w:hint="eastAsia"/>
        </w:rPr>
        <w:t>расходов</w:t>
      </w:r>
      <w:r w:rsidRPr="00070DD9">
        <w:rPr>
          <w:rFonts w:asciiTheme="minorHAnsi" w:hAnsiTheme="minorHAnsi"/>
        </w:rPr>
        <w:t>.</w:t>
      </w:r>
    </w:p>
    <w:p w14:paraId="106F9D85" w14:textId="4F8AA26F" w:rsidR="004F4C76" w:rsidRDefault="004F4C76" w:rsidP="004F4C76">
      <w:pPr>
        <w:ind w:firstLine="709"/>
        <w:rPr>
          <w:rFonts w:cs="Arial"/>
        </w:rPr>
      </w:pPr>
      <w:r w:rsidRPr="00633DCA">
        <w:rPr>
          <w:rFonts w:cs="Arial"/>
        </w:rPr>
        <w:t xml:space="preserve">Детальное описание приведено в </w:t>
      </w:r>
      <w:r w:rsidRPr="002E7BC1">
        <w:rPr>
          <w:rFonts w:cs="Arial"/>
        </w:rPr>
        <w:t xml:space="preserve">КД </w:t>
      </w:r>
      <w:r w:rsidR="00A97DD3" w:rsidRPr="00A97DD3">
        <w:rPr>
          <w:rFonts w:cs="Arial"/>
        </w:rPr>
        <w:t xml:space="preserve">ERP.5.1.32 </w:t>
      </w:r>
      <w:r>
        <w:rPr>
          <w:rFonts w:cs="Arial"/>
        </w:rPr>
        <w:t>«</w:t>
      </w:r>
      <w:r w:rsidRPr="002E7BC1">
        <w:rPr>
          <w:rFonts w:cs="Arial"/>
        </w:rPr>
        <w:t>Учет операций с капиталом и целевого финансирования</w:t>
      </w:r>
      <w:r>
        <w:rPr>
          <w:rFonts w:cs="Arial"/>
        </w:rPr>
        <w:t>», здесь упоминается для полноты описания процесса.</w:t>
      </w:r>
    </w:p>
    <w:p w14:paraId="24FAA028" w14:textId="77777777" w:rsidR="004F4C76" w:rsidRPr="004F4C76" w:rsidRDefault="004F4C76" w:rsidP="004F4C76">
      <w:pPr>
        <w:ind w:firstLine="709"/>
        <w:rPr>
          <w:rFonts w:cs="Arial"/>
          <w:b/>
        </w:rPr>
      </w:pPr>
      <w:r w:rsidRPr="004F4C76">
        <w:rPr>
          <w:rFonts w:cs="Arial"/>
          <w:b/>
        </w:rPr>
        <w:t>Вклад в имущество</w:t>
      </w:r>
    </w:p>
    <w:p w14:paraId="3DDED1C8" w14:textId="118475E5" w:rsidR="004F4C76" w:rsidRDefault="004F4C76" w:rsidP="004F4C76">
      <w:pPr>
        <w:ind w:firstLine="709"/>
        <w:rPr>
          <w:rFonts w:cs="Arial"/>
        </w:rPr>
      </w:pPr>
      <w:r w:rsidRPr="00633DCA">
        <w:rPr>
          <w:rFonts w:cs="Arial"/>
          <w:color w:val="000000"/>
        </w:rPr>
        <w:t>При внесении МТР: дебет 75 «Расчеты с учредителями»,</w:t>
      </w:r>
      <w:r w:rsidRPr="00DF3639">
        <w:rPr>
          <w:rFonts w:cs="Arial"/>
          <w:color w:val="000000"/>
        </w:rPr>
        <w:t xml:space="preserve"> кредит 83 «Добавочный капитал»</w:t>
      </w:r>
      <w:r>
        <w:rPr>
          <w:rFonts w:cs="Arial"/>
          <w:color w:val="000000"/>
        </w:rPr>
        <w:t>.</w:t>
      </w:r>
      <w:r w:rsidRPr="00633DCA">
        <w:rPr>
          <w:rFonts w:cs="Arial"/>
          <w:color w:val="000000"/>
        </w:rPr>
        <w:t xml:space="preserve"> </w:t>
      </w:r>
      <w:r w:rsidRPr="001A764A">
        <w:rPr>
          <w:rFonts w:cs="Arial"/>
        </w:rPr>
        <w:t xml:space="preserve">Детальное описание приведено в </w:t>
      </w:r>
      <w:r w:rsidRPr="002E7BC1">
        <w:rPr>
          <w:rFonts w:cs="Arial"/>
        </w:rPr>
        <w:t xml:space="preserve">КД </w:t>
      </w:r>
      <w:r w:rsidR="00A97DD3" w:rsidRPr="00A97DD3">
        <w:rPr>
          <w:rFonts w:cs="Arial"/>
        </w:rPr>
        <w:t xml:space="preserve">ERP.5.1.32 </w:t>
      </w:r>
      <w:r>
        <w:rPr>
          <w:rFonts w:cs="Arial"/>
        </w:rPr>
        <w:t>«</w:t>
      </w:r>
      <w:r w:rsidRPr="002E7BC1">
        <w:rPr>
          <w:rFonts w:cs="Arial"/>
        </w:rPr>
        <w:t>Учет операций с капиталом и целевого финансирования</w:t>
      </w:r>
      <w:r>
        <w:rPr>
          <w:rFonts w:cs="Arial"/>
        </w:rPr>
        <w:t>», здесь упоминается для полноты описания процесса.</w:t>
      </w:r>
    </w:p>
    <w:p w14:paraId="47FA1EC2" w14:textId="77777777" w:rsidR="004F4C76" w:rsidRPr="001A764A" w:rsidRDefault="004F4C76" w:rsidP="004F4C76">
      <w:pPr>
        <w:ind w:firstLine="709"/>
        <w:rPr>
          <w:rFonts w:cs="Arial"/>
        </w:rPr>
      </w:pPr>
    </w:p>
    <w:p w14:paraId="2822C8CA" w14:textId="77777777" w:rsidR="004F4C76" w:rsidRPr="004F4C76" w:rsidRDefault="004F4C76" w:rsidP="004F4C76">
      <w:pPr>
        <w:ind w:firstLine="709"/>
        <w:rPr>
          <w:rFonts w:cs="Arial"/>
          <w:b/>
        </w:rPr>
      </w:pPr>
      <w:r w:rsidRPr="004F4C76">
        <w:rPr>
          <w:rFonts w:cs="Arial"/>
          <w:b/>
        </w:rPr>
        <w:t>Возврат из уставного капитала сторонней организации</w:t>
      </w:r>
    </w:p>
    <w:p w14:paraId="597DACC5" w14:textId="77777777" w:rsidR="004F4C76" w:rsidRPr="00633DCA" w:rsidRDefault="004F4C76" w:rsidP="004F4C76">
      <w:pPr>
        <w:ind w:firstLine="709"/>
        <w:rPr>
          <w:rFonts w:cs="Arial"/>
          <w:szCs w:val="24"/>
        </w:rPr>
      </w:pPr>
      <w:r w:rsidRPr="00633DCA">
        <w:rPr>
          <w:rFonts w:cs="Arial"/>
          <w:color w:val="000000"/>
          <w:szCs w:val="24"/>
          <w:lang w:eastAsia="ru-RU"/>
        </w:rPr>
        <w:t>По действующему законодательству РФ внесение вкладов в уставные капиталы других организаций осуществляется путем оплаты акций и долей денежными средствами и/или путем внесения в счет оплаты долей и акций имущества (материалов, основных средств и т. д.), нематериальных активов, имущественных прав и др.</w:t>
      </w:r>
    </w:p>
    <w:p w14:paraId="4559F508" w14:textId="2640EF26" w:rsidR="004F4C76" w:rsidRDefault="004F4C76" w:rsidP="004F4C76">
      <w:pPr>
        <w:ind w:firstLine="709"/>
        <w:rPr>
          <w:rFonts w:cs="Arial"/>
        </w:rPr>
      </w:pPr>
      <w:r>
        <w:rPr>
          <w:rFonts w:cs="Arial"/>
          <w:szCs w:val="24"/>
        </w:rPr>
        <w:t>В случае</w:t>
      </w:r>
      <w:r w:rsidRPr="00633DCA">
        <w:rPr>
          <w:rFonts w:cs="Arial"/>
          <w:szCs w:val="24"/>
        </w:rPr>
        <w:t xml:space="preserve"> ликвидации </w:t>
      </w:r>
      <w:r>
        <w:rPr>
          <w:rFonts w:cs="Arial"/>
          <w:szCs w:val="24"/>
        </w:rPr>
        <w:t xml:space="preserve">сторонней организации </w:t>
      </w:r>
      <w:r w:rsidRPr="00633DCA">
        <w:rPr>
          <w:rFonts w:cs="Arial"/>
          <w:szCs w:val="24"/>
        </w:rPr>
        <w:t>МТР подлежат возврату.</w:t>
      </w:r>
      <w:r w:rsidRPr="009863BC">
        <w:rPr>
          <w:rFonts w:cs="Arial"/>
        </w:rPr>
        <w:t xml:space="preserve"> </w:t>
      </w:r>
      <w:r w:rsidRPr="001A764A">
        <w:rPr>
          <w:rFonts w:cs="Arial"/>
        </w:rPr>
        <w:t xml:space="preserve">Детальное описание приведено в </w:t>
      </w:r>
      <w:r w:rsidRPr="002E7BC1">
        <w:rPr>
          <w:rFonts w:cs="Arial"/>
        </w:rPr>
        <w:t xml:space="preserve">КД </w:t>
      </w:r>
      <w:r w:rsidR="00A97DD3" w:rsidRPr="00A97DD3">
        <w:rPr>
          <w:rFonts w:cs="Arial"/>
        </w:rPr>
        <w:t xml:space="preserve">ERP.5.1.32 </w:t>
      </w:r>
      <w:r>
        <w:rPr>
          <w:rFonts w:cs="Arial"/>
        </w:rPr>
        <w:t>«</w:t>
      </w:r>
      <w:r w:rsidRPr="002E7BC1">
        <w:rPr>
          <w:rFonts w:cs="Arial"/>
        </w:rPr>
        <w:t>Учет операций с капиталом и целевого финансирования</w:t>
      </w:r>
      <w:r>
        <w:rPr>
          <w:rFonts w:cs="Arial"/>
        </w:rPr>
        <w:t>», здесь упоминается для полноты описания процесса.</w:t>
      </w:r>
    </w:p>
    <w:p w14:paraId="638A9AB9" w14:textId="77777777" w:rsidR="00CF6696" w:rsidRDefault="00CF6696" w:rsidP="004F4C76">
      <w:pPr>
        <w:ind w:firstLine="709"/>
        <w:rPr>
          <w:rFonts w:cs="Arial"/>
        </w:rPr>
      </w:pPr>
    </w:p>
    <w:p w14:paraId="271A0A3A" w14:textId="77777777" w:rsidR="004F4C76" w:rsidRPr="004F4C76" w:rsidRDefault="004F4C76" w:rsidP="004F4C76">
      <w:pPr>
        <w:ind w:firstLine="709"/>
        <w:rPr>
          <w:rFonts w:cs="Arial"/>
          <w:b/>
        </w:rPr>
      </w:pPr>
      <w:r w:rsidRPr="004F4C76">
        <w:rPr>
          <w:rFonts w:cs="Arial"/>
          <w:b/>
        </w:rPr>
        <w:t>Погашение обязательств по залогу</w:t>
      </w:r>
    </w:p>
    <w:p w14:paraId="2D071023" w14:textId="77777777" w:rsidR="004F4C76" w:rsidRPr="00902C9E" w:rsidRDefault="004F4C76" w:rsidP="004F4C76">
      <w:pPr>
        <w:ind w:firstLine="709"/>
        <w:rPr>
          <w:rFonts w:cs="Arial"/>
          <w:color w:val="auto"/>
          <w:szCs w:val="24"/>
        </w:rPr>
      </w:pPr>
      <w:r w:rsidRPr="00902C9E">
        <w:rPr>
          <w:rFonts w:cs="Arial"/>
          <w:color w:val="auto"/>
          <w:szCs w:val="24"/>
        </w:rPr>
        <w:t>При заключении различных договоров (например, займа, купли-продажи) стороны могут предусмотреть такой способ обеспечения исполнения обязательств, как залог.</w:t>
      </w:r>
    </w:p>
    <w:p w14:paraId="0302E9FB" w14:textId="77777777" w:rsidR="004F4C76" w:rsidRPr="00902C9E" w:rsidRDefault="004F4C76" w:rsidP="004F4C76">
      <w:pPr>
        <w:ind w:firstLine="709"/>
        <w:rPr>
          <w:rFonts w:cs="Arial"/>
          <w:color w:val="auto"/>
        </w:rPr>
      </w:pPr>
      <w:r w:rsidRPr="00902C9E">
        <w:rPr>
          <w:rFonts w:cs="Arial"/>
          <w:color w:val="auto"/>
        </w:rPr>
        <w:t>МТР, являющееся предметом залога, может оставаться у залогодателя, а может быть передано залогодержателю. В любом случае, право собственности на него сохраняется за залогодателем. Поэтому имущество, предоставленное в залог, подлежит в бухгалтерском учете залогодателя обособленному отражению на тех же счетах, на которых оно учитывалось ранее. Если основное обязательство выполнено, то имущество, являющееся предметом договора о залоге, возвращается залогодателю.</w:t>
      </w:r>
    </w:p>
    <w:p w14:paraId="21D6FECE" w14:textId="415992AB" w:rsidR="004F4C76" w:rsidRPr="00902C9E" w:rsidRDefault="004F4C76" w:rsidP="004F4C76">
      <w:pPr>
        <w:ind w:firstLine="709"/>
        <w:rPr>
          <w:rFonts w:cs="Arial"/>
          <w:color w:val="auto"/>
        </w:rPr>
      </w:pPr>
      <w:r w:rsidRPr="00902C9E">
        <w:rPr>
          <w:rFonts w:cs="Arial"/>
          <w:color w:val="auto"/>
        </w:rPr>
        <w:t xml:space="preserve">Детальное описание приведено в КД </w:t>
      </w:r>
      <w:r w:rsidR="00A97DD3" w:rsidRPr="00902C9E">
        <w:rPr>
          <w:rFonts w:cs="Arial"/>
          <w:color w:val="auto"/>
        </w:rPr>
        <w:t xml:space="preserve">ERP.5.1.32 </w:t>
      </w:r>
      <w:r w:rsidRPr="00902C9E">
        <w:rPr>
          <w:rFonts w:cs="Arial"/>
          <w:color w:val="auto"/>
        </w:rPr>
        <w:t>«Учет операций с капиталом и целевого финансирования», здесь упоминается для полноты описания процесса.</w:t>
      </w:r>
    </w:p>
    <w:p w14:paraId="0728AF37" w14:textId="4703812F" w:rsidR="00902C9E" w:rsidRDefault="00902C9E" w:rsidP="004F4C76">
      <w:pPr>
        <w:ind w:firstLine="709"/>
        <w:rPr>
          <w:rFonts w:cs="Arial"/>
        </w:rPr>
      </w:pPr>
    </w:p>
    <w:p w14:paraId="2A3ED1CD" w14:textId="7403CE74" w:rsidR="00902C9E" w:rsidRPr="00902C9E" w:rsidRDefault="00902C9E" w:rsidP="004F4C76">
      <w:pPr>
        <w:ind w:firstLine="709"/>
        <w:rPr>
          <w:rFonts w:cs="Arial"/>
          <w:b/>
        </w:rPr>
      </w:pPr>
      <w:r w:rsidRPr="00902C9E">
        <w:rPr>
          <w:rFonts w:cs="Arial"/>
          <w:b/>
        </w:rPr>
        <w:t>Возврат неиспользованных давальческих компонентов</w:t>
      </w:r>
    </w:p>
    <w:p w14:paraId="3A23370D" w14:textId="651826E9" w:rsidR="00902C9E" w:rsidRDefault="00902C9E" w:rsidP="004F4C76">
      <w:pPr>
        <w:ind w:firstLine="709"/>
        <w:rPr>
          <w:rFonts w:cs="Arial"/>
        </w:rPr>
      </w:pPr>
      <w:r>
        <w:rPr>
          <w:rFonts w:cs="Arial"/>
        </w:rPr>
        <w:t xml:space="preserve">При оказании давальческих работ/услуг могут быть использованы не все переданные подрядчику давальческие компоненты. В этом случае неиспользованные компоненты требуется вернуть обратно в свободный запас. </w:t>
      </w:r>
    </w:p>
    <w:p w14:paraId="5F1EE74F" w14:textId="77777777" w:rsidR="004F4C76" w:rsidRDefault="004F4C76" w:rsidP="004F4C76">
      <w:pPr>
        <w:ind w:firstLine="709"/>
        <w:rPr>
          <w:rFonts w:cs="Arial"/>
          <w:szCs w:val="24"/>
        </w:rPr>
      </w:pPr>
    </w:p>
    <w:p w14:paraId="4FF9D64A" w14:textId="77777777" w:rsidR="004F4C76" w:rsidRPr="004F4C76" w:rsidRDefault="004F4C76" w:rsidP="004F4C76">
      <w:pPr>
        <w:ind w:firstLine="709"/>
        <w:rPr>
          <w:rFonts w:cs="Arial"/>
          <w:b/>
        </w:rPr>
      </w:pPr>
      <w:r w:rsidRPr="004F4C76">
        <w:rPr>
          <w:rFonts w:cs="Arial"/>
          <w:b/>
        </w:rPr>
        <w:t>Формирование подменного фонда</w:t>
      </w:r>
    </w:p>
    <w:p w14:paraId="3E9EC13B" w14:textId="6DD1D9E3" w:rsidR="004F4C76" w:rsidRDefault="004F4C76" w:rsidP="004F4C76">
      <w:pPr>
        <w:ind w:firstLine="709"/>
        <w:rPr>
          <w:rFonts w:cs="Arial"/>
        </w:rPr>
      </w:pPr>
      <w:r w:rsidRPr="00680347">
        <w:rPr>
          <w:rFonts w:cs="Arial"/>
        </w:rPr>
        <w:t xml:space="preserve">Для </w:t>
      </w:r>
      <w:r>
        <w:rPr>
          <w:rFonts w:cs="Arial"/>
        </w:rPr>
        <w:t>операций</w:t>
      </w:r>
      <w:r w:rsidRPr="00680347">
        <w:rPr>
          <w:rFonts w:cs="Arial"/>
        </w:rPr>
        <w:t>, связанных с оборотом подменного</w:t>
      </w:r>
      <w:r w:rsidRPr="00A92EC1">
        <w:rPr>
          <w:rFonts w:cs="Arial"/>
        </w:rPr>
        <w:t xml:space="preserve"> фонда в рамках процессов ТОРО</w:t>
      </w:r>
      <w:r>
        <w:rPr>
          <w:rFonts w:cs="Arial"/>
        </w:rPr>
        <w:t>,</w:t>
      </w:r>
      <w:r w:rsidRPr="00A92EC1">
        <w:rPr>
          <w:rFonts w:cs="Arial"/>
        </w:rPr>
        <w:t xml:space="preserve"> </w:t>
      </w:r>
      <w:r w:rsidRPr="00680347">
        <w:rPr>
          <w:rFonts w:cs="Arial"/>
        </w:rPr>
        <w:t>является обязательным ввод серийного номера, для других видов движения закладка в MIGO с се</w:t>
      </w:r>
      <w:r w:rsidR="00681D80">
        <w:rPr>
          <w:rFonts w:cs="Arial"/>
        </w:rPr>
        <w:t>рийным номером будет отключена.</w:t>
      </w:r>
    </w:p>
    <w:p w14:paraId="7FEB938E" w14:textId="525EAB3B" w:rsidR="00681D80" w:rsidRDefault="00681D80" w:rsidP="00681D80">
      <w:pPr>
        <w:ind w:firstLine="709"/>
        <w:rPr>
          <w:rFonts w:cs="Arial"/>
        </w:rPr>
      </w:pPr>
      <w:r>
        <w:rPr>
          <w:rFonts w:cs="Arial"/>
        </w:rPr>
        <w:lastRenderedPageBreak/>
        <w:t xml:space="preserve">В данном сценарии с заказов ТОРО будут приниматься МТР с видом оценки </w:t>
      </w:r>
      <w:r w:rsidR="00157F1B">
        <w:rPr>
          <w:rFonts w:cs="Arial"/>
        </w:rPr>
        <w:t>НЕИСПРАВНЫЙ</w:t>
      </w:r>
      <w:r w:rsidR="00422DF5" w:rsidRPr="00422DF5">
        <w:rPr>
          <w:rFonts w:cs="Arial"/>
        </w:rPr>
        <w:t xml:space="preserve">. </w:t>
      </w:r>
      <w:r w:rsidR="00422DF5">
        <w:rPr>
          <w:rFonts w:cs="Arial"/>
        </w:rPr>
        <w:t xml:space="preserve">Если данные МТР требуют ремонта и не могут </w:t>
      </w:r>
      <w:r w:rsidR="00D907E9">
        <w:rPr>
          <w:rFonts w:cs="Arial"/>
        </w:rPr>
        <w:t>быть использованы до его завершения</w:t>
      </w:r>
      <w:r w:rsidR="00422DF5">
        <w:rPr>
          <w:rFonts w:cs="Arial"/>
        </w:rPr>
        <w:t xml:space="preserve">, они переносятся </w:t>
      </w:r>
      <w:r w:rsidR="0021704C">
        <w:rPr>
          <w:rFonts w:cs="Arial"/>
        </w:rPr>
        <w:t>автоматически</w:t>
      </w:r>
      <w:r>
        <w:rPr>
          <w:rFonts w:cs="Arial"/>
        </w:rPr>
        <w:t xml:space="preserve"> в запас ограниченного использования партии</w:t>
      </w:r>
      <w:r w:rsidR="0021704C">
        <w:rPr>
          <w:rFonts w:cs="Arial"/>
        </w:rPr>
        <w:t xml:space="preserve"> (разработка </w:t>
      </w:r>
      <w:r w:rsidR="0021704C">
        <w:rPr>
          <w:rFonts w:cs="Arial"/>
          <w:lang w:val="en-US"/>
        </w:rPr>
        <w:t>MM</w:t>
      </w:r>
      <w:r w:rsidR="0021704C" w:rsidRPr="0021704C">
        <w:rPr>
          <w:rFonts w:cs="Arial"/>
        </w:rPr>
        <w:t xml:space="preserve">81 </w:t>
      </w:r>
      <w:r w:rsidR="0021704C">
        <w:rPr>
          <w:rFonts w:cs="Arial"/>
        </w:rPr>
        <w:t>в реестре)</w:t>
      </w:r>
      <w:r w:rsidR="00422DF5">
        <w:rPr>
          <w:rFonts w:cs="Arial"/>
        </w:rPr>
        <w:t>.</w:t>
      </w:r>
    </w:p>
    <w:p w14:paraId="0B88BE9A" w14:textId="65626887" w:rsidR="00681D80" w:rsidRDefault="00681D80" w:rsidP="00681D80">
      <w:pPr>
        <w:ind w:firstLine="709"/>
        <w:rPr>
          <w:rFonts w:cs="Arial"/>
        </w:rPr>
      </w:pPr>
      <w:r>
        <w:rPr>
          <w:rFonts w:cs="Arial"/>
        </w:rPr>
        <w:t xml:space="preserve">Также в данном сценарии с заказов ТОРО будут приниматься МТР с видом оценки </w:t>
      </w:r>
      <w:r w:rsidR="006068FC">
        <w:rPr>
          <w:rFonts w:cs="Arial"/>
        </w:rPr>
        <w:t>ИСПРАВНЫЙ</w:t>
      </w:r>
      <w:r>
        <w:rPr>
          <w:rFonts w:cs="Arial"/>
        </w:rPr>
        <w:t>.</w:t>
      </w:r>
    </w:p>
    <w:p w14:paraId="1C6DD747" w14:textId="732B6402" w:rsidR="003C568E" w:rsidRDefault="003C568E" w:rsidP="00681D80">
      <w:pPr>
        <w:ind w:firstLine="709"/>
        <w:rPr>
          <w:rFonts w:cs="Arial"/>
        </w:rPr>
      </w:pPr>
      <w:r>
        <w:rPr>
          <w:rFonts w:cs="Arial"/>
        </w:rPr>
        <w:t xml:space="preserve">Такие МТР будут отражаться в системе </w:t>
      </w:r>
      <w:r w:rsidR="00157F1B">
        <w:rPr>
          <w:rFonts w:cs="Arial"/>
        </w:rPr>
        <w:t>с</w:t>
      </w:r>
      <w:r>
        <w:rPr>
          <w:rFonts w:cs="Arial"/>
        </w:rPr>
        <w:t xml:space="preserve"> </w:t>
      </w:r>
      <w:r w:rsidRPr="004A6F51">
        <w:rPr>
          <w:rFonts w:cs="Arial"/>
        </w:rPr>
        <w:t>вид</w:t>
      </w:r>
      <w:r>
        <w:rPr>
          <w:rFonts w:cs="Arial"/>
        </w:rPr>
        <w:t xml:space="preserve">ами оценки </w:t>
      </w:r>
      <w:r w:rsidR="006068FC">
        <w:rPr>
          <w:rFonts w:cs="Arial"/>
        </w:rPr>
        <w:t>НЕИСПРАВНЫЙ</w:t>
      </w:r>
      <w:r>
        <w:rPr>
          <w:rFonts w:cs="Arial"/>
        </w:rPr>
        <w:t xml:space="preserve"> и </w:t>
      </w:r>
      <w:r w:rsidR="006068FC">
        <w:rPr>
          <w:rFonts w:cs="Arial"/>
        </w:rPr>
        <w:t>ИСПРАВНЫЙ</w:t>
      </w:r>
      <w:r>
        <w:rPr>
          <w:rFonts w:cs="Arial"/>
        </w:rPr>
        <w:t xml:space="preserve"> (</w:t>
      </w:r>
      <w:r w:rsidR="00157F1B">
        <w:rPr>
          <w:rFonts w:cs="Arial"/>
        </w:rPr>
        <w:t>МТР с видом оценки НЕИСПРАВНЫЙ</w:t>
      </w:r>
      <w:r>
        <w:rPr>
          <w:rFonts w:cs="Arial"/>
        </w:rPr>
        <w:t xml:space="preserve"> </w:t>
      </w:r>
      <w:r w:rsidR="00157F1B">
        <w:rPr>
          <w:rFonts w:cs="Arial"/>
        </w:rPr>
        <w:t>переносятся в запас партии ограниченного использования для исключения</w:t>
      </w:r>
      <w:r>
        <w:rPr>
          <w:rFonts w:cs="Arial"/>
        </w:rPr>
        <w:t xml:space="preserve"> из планирования ППМ</w:t>
      </w:r>
      <w:r w:rsidR="00157F1B">
        <w:rPr>
          <w:rFonts w:cs="Arial"/>
        </w:rPr>
        <w:t xml:space="preserve"> – разработка </w:t>
      </w:r>
      <w:r w:rsidR="00157F1B">
        <w:rPr>
          <w:rFonts w:cs="Arial"/>
          <w:lang w:val="en-US"/>
        </w:rPr>
        <w:t>MM</w:t>
      </w:r>
      <w:r w:rsidR="00157F1B" w:rsidRPr="00157F1B">
        <w:rPr>
          <w:rFonts w:cs="Arial"/>
        </w:rPr>
        <w:t>81</w:t>
      </w:r>
      <w:r>
        <w:rPr>
          <w:rFonts w:cs="Arial"/>
        </w:rPr>
        <w:t>)</w:t>
      </w:r>
      <w:r w:rsidRPr="004A6F51">
        <w:rPr>
          <w:rFonts w:cs="Arial"/>
        </w:rPr>
        <w:t>.</w:t>
      </w:r>
    </w:p>
    <w:p w14:paraId="6B67C0EF" w14:textId="6C79DA84" w:rsidR="004F4C76" w:rsidRDefault="004F4C76" w:rsidP="004F4C76">
      <w:pPr>
        <w:ind w:firstLine="709"/>
        <w:rPr>
          <w:rFonts w:cs="Arial"/>
        </w:rPr>
      </w:pPr>
      <w:r w:rsidRPr="00680347">
        <w:rPr>
          <w:rFonts w:cs="Arial"/>
        </w:rPr>
        <w:t xml:space="preserve">Подробно процесс описан в </w:t>
      </w:r>
      <w:r w:rsidRPr="00FC164B">
        <w:rPr>
          <w:rFonts w:cs="Arial"/>
        </w:rPr>
        <w:t xml:space="preserve">КД </w:t>
      </w:r>
      <w:r w:rsidR="00A97DD3" w:rsidRPr="00A97DD3">
        <w:rPr>
          <w:rFonts w:cs="Arial"/>
        </w:rPr>
        <w:t xml:space="preserve">ERP.5.1.57 </w:t>
      </w:r>
      <w:r>
        <w:rPr>
          <w:rFonts w:cs="Arial"/>
        </w:rPr>
        <w:t>«</w:t>
      </w:r>
      <w:r w:rsidRPr="00FC164B">
        <w:rPr>
          <w:rFonts w:cs="Arial"/>
        </w:rPr>
        <w:t>Ресурсное обеспечение ТОиР»,</w:t>
      </w:r>
      <w:r w:rsidRPr="00680347">
        <w:rPr>
          <w:rFonts w:cs="Arial"/>
        </w:rPr>
        <w:t xml:space="preserve"> </w:t>
      </w:r>
      <w:r>
        <w:rPr>
          <w:rFonts w:cs="Arial"/>
        </w:rPr>
        <w:t xml:space="preserve">здесь </w:t>
      </w:r>
      <w:r w:rsidR="00A97DD3">
        <w:rPr>
          <w:rFonts w:cs="Arial"/>
        </w:rPr>
        <w:t xml:space="preserve">же </w:t>
      </w:r>
      <w:r>
        <w:rPr>
          <w:rFonts w:cs="Arial"/>
        </w:rPr>
        <w:t>упоминается для полноты описания процесса.</w:t>
      </w:r>
    </w:p>
    <w:p w14:paraId="06617C20" w14:textId="77777777" w:rsidR="004F4C76" w:rsidRPr="00FC164B" w:rsidRDefault="004F4C76" w:rsidP="004F4C76">
      <w:pPr>
        <w:ind w:firstLine="709"/>
        <w:rPr>
          <w:rFonts w:cs="Arial"/>
          <w:color w:val="000000"/>
          <w:sz w:val="22"/>
          <w:lang w:eastAsia="ru-RU"/>
        </w:rPr>
      </w:pPr>
    </w:p>
    <w:p w14:paraId="64E38F4B" w14:textId="77777777" w:rsidR="004F4C76" w:rsidRPr="004F4C76" w:rsidRDefault="004F4C76" w:rsidP="004F4C76">
      <w:pPr>
        <w:ind w:firstLine="709"/>
        <w:rPr>
          <w:rFonts w:cs="Arial"/>
          <w:b/>
        </w:rPr>
      </w:pPr>
      <w:r w:rsidRPr="004F4C76">
        <w:rPr>
          <w:rFonts w:cs="Arial"/>
          <w:b/>
        </w:rPr>
        <w:t>Регистрация в системе SAP</w:t>
      </w:r>
    </w:p>
    <w:p w14:paraId="08FD2EE1" w14:textId="77777777" w:rsidR="004F4C76" w:rsidRDefault="004F4C76" w:rsidP="004F4C76">
      <w:pPr>
        <w:ind w:firstLine="709"/>
        <w:rPr>
          <w:rFonts w:cs="Arial"/>
        </w:rPr>
      </w:pPr>
      <w:r>
        <w:rPr>
          <w:rFonts w:cs="Arial"/>
        </w:rPr>
        <w:t>Транзакция: MIGO</w:t>
      </w:r>
    </w:p>
    <w:p w14:paraId="73FC202A" w14:textId="77777777" w:rsidR="004F4C76" w:rsidRDefault="004F4C76" w:rsidP="004F4C76">
      <w:pPr>
        <w:ind w:firstLine="709"/>
        <w:rPr>
          <w:rFonts w:cs="Arial"/>
        </w:rPr>
      </w:pPr>
      <w:r>
        <w:rPr>
          <w:rFonts w:cs="Arial"/>
        </w:rPr>
        <w:t>Вид движения: Вид движения выбирается из справочника. Перечень видов движений приведен в разделе «Особенности технической реализации».</w:t>
      </w:r>
    </w:p>
    <w:p w14:paraId="2A6ACE77" w14:textId="77777777" w:rsidR="004F4C76" w:rsidRDefault="004F4C76" w:rsidP="004F4C76">
      <w:pPr>
        <w:ind w:firstLine="709"/>
        <w:rPr>
          <w:rFonts w:cs="Arial"/>
        </w:rPr>
      </w:pPr>
      <w:r>
        <w:rPr>
          <w:rFonts w:cs="Arial"/>
        </w:rPr>
        <w:t>Материал: Код МТР из справочника.</w:t>
      </w:r>
    </w:p>
    <w:p w14:paraId="5E7F7196" w14:textId="77777777" w:rsidR="004F4C76" w:rsidRPr="00192542" w:rsidRDefault="004F4C76" w:rsidP="004F4C76">
      <w:pPr>
        <w:ind w:firstLine="709"/>
        <w:rPr>
          <w:rFonts w:cs="Arial"/>
        </w:rPr>
      </w:pPr>
      <w:r>
        <w:rPr>
          <w:rFonts w:cs="Arial"/>
        </w:rPr>
        <w:t>Стоимость во внутренней валюте: Стоимость МТР.</w:t>
      </w:r>
    </w:p>
    <w:p w14:paraId="5A3576D6" w14:textId="3838849B" w:rsidR="004F4C76" w:rsidRDefault="004F4C76" w:rsidP="004F4C76">
      <w:pPr>
        <w:ind w:firstLine="709"/>
        <w:rPr>
          <w:rFonts w:cs="Arial"/>
        </w:rPr>
      </w:pPr>
      <w:r>
        <w:rPr>
          <w:rFonts w:cs="Arial"/>
        </w:rPr>
        <w:t>По результатам формируется документ материала.</w:t>
      </w:r>
    </w:p>
    <w:p w14:paraId="47DEAB08" w14:textId="77777777" w:rsidR="00327C87" w:rsidRDefault="00327C87" w:rsidP="005F343B">
      <w:pPr>
        <w:ind w:firstLine="709"/>
        <w:rPr>
          <w:rFonts w:eastAsiaTheme="majorEastAsia"/>
        </w:rPr>
      </w:pPr>
    </w:p>
    <w:p w14:paraId="39F12A26" w14:textId="6336D875" w:rsidR="00D258A2" w:rsidRDefault="00D258A2" w:rsidP="00D258A2">
      <w:pPr>
        <w:ind w:firstLine="709"/>
        <w:jc w:val="right"/>
        <w:rPr>
          <w:rFonts w:eastAsiaTheme="majorEastAsia"/>
        </w:rPr>
      </w:pPr>
      <w:r w:rsidRPr="00916FAB">
        <w:rPr>
          <w:rFonts w:cs="Arial"/>
          <w:b/>
          <w:sz w:val="22"/>
        </w:rPr>
        <w:t xml:space="preserve">Таблица </w:t>
      </w:r>
      <w:r>
        <w:rPr>
          <w:rFonts w:cs="Arial"/>
          <w:b/>
          <w:sz w:val="22"/>
        </w:rPr>
        <w:t>42</w:t>
      </w:r>
      <w:r w:rsidRPr="00916FAB">
        <w:rPr>
          <w:rFonts w:cs="Arial"/>
          <w:b/>
          <w:sz w:val="22"/>
        </w:rPr>
        <w:t xml:space="preserve">. Описание </w:t>
      </w:r>
      <w:r>
        <w:rPr>
          <w:rFonts w:cs="Arial"/>
          <w:b/>
          <w:sz w:val="22"/>
        </w:rPr>
        <w:t>шага «Регистрация прочего поступления на склад»</w:t>
      </w:r>
    </w:p>
    <w:p w14:paraId="47848B16" w14:textId="77777777" w:rsidR="00D258A2" w:rsidRDefault="00D258A2" w:rsidP="005F343B">
      <w:pPr>
        <w:ind w:firstLine="709"/>
        <w:rPr>
          <w:rFonts w:eastAsiaTheme="majorEastAsia"/>
        </w:rPr>
      </w:pPr>
    </w:p>
    <w:tbl>
      <w:tblPr>
        <w:tblW w:w="1024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2268"/>
        <w:gridCol w:w="1559"/>
        <w:gridCol w:w="1417"/>
        <w:gridCol w:w="1560"/>
        <w:gridCol w:w="1701"/>
      </w:tblGrid>
      <w:tr w:rsidR="00D258A2" w:rsidRPr="00D258A2" w14:paraId="47F66DBB" w14:textId="77777777" w:rsidTr="004E13A3">
        <w:trPr>
          <w:trHeight w:val="274"/>
        </w:trPr>
        <w:tc>
          <w:tcPr>
            <w:tcW w:w="1741" w:type="dxa"/>
            <w:shd w:val="clear" w:color="auto" w:fill="FFC000"/>
          </w:tcPr>
          <w:p w14:paraId="32E309C1" w14:textId="733E84CE"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2268" w:type="dxa"/>
            <w:shd w:val="clear" w:color="auto" w:fill="FFC000"/>
          </w:tcPr>
          <w:p w14:paraId="4AF9F55F" w14:textId="4079B930"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559" w:type="dxa"/>
            <w:shd w:val="clear" w:color="auto" w:fill="FFC000"/>
          </w:tcPr>
          <w:p w14:paraId="7247298E" w14:textId="18C24513" w:rsidR="00D258A2" w:rsidRPr="00D258A2" w:rsidRDefault="00D258A2" w:rsidP="00D258A2">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417" w:type="dxa"/>
            <w:shd w:val="clear" w:color="auto" w:fill="FFC000"/>
          </w:tcPr>
          <w:p w14:paraId="2F1229F1" w14:textId="6FE0AD2F"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1560" w:type="dxa"/>
            <w:shd w:val="clear" w:color="auto" w:fill="FFC000"/>
          </w:tcPr>
          <w:p w14:paraId="66DFD80B" w14:textId="1960E8A0"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701" w:type="dxa"/>
            <w:shd w:val="clear" w:color="auto" w:fill="FFC000"/>
          </w:tcPr>
          <w:p w14:paraId="34700180" w14:textId="35C9020A"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D258A2" w:rsidRPr="00D258A2" w14:paraId="1A09BE4B" w14:textId="77777777" w:rsidTr="004E13A3">
        <w:trPr>
          <w:trHeight w:val="274"/>
        </w:trPr>
        <w:tc>
          <w:tcPr>
            <w:tcW w:w="1741" w:type="dxa"/>
          </w:tcPr>
          <w:p w14:paraId="52428B07" w14:textId="4FFB69E6" w:rsidR="00D258A2" w:rsidRPr="00D258A2" w:rsidRDefault="004E13A3" w:rsidP="00D258A2">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D258A2" w:rsidRPr="00D258A2">
              <w:rPr>
                <w:rFonts w:eastAsiaTheme="minorHAnsi" w:cs="Arial"/>
                <w:color w:val="000000"/>
                <w:sz w:val="18"/>
                <w:szCs w:val="18"/>
              </w:rPr>
              <w:t>10.07.03.01.080</w:t>
            </w:r>
          </w:p>
        </w:tc>
        <w:tc>
          <w:tcPr>
            <w:tcW w:w="2268" w:type="dxa"/>
          </w:tcPr>
          <w:p w14:paraId="5DDC629C" w14:textId="77777777" w:rsidR="00D258A2" w:rsidRPr="00D258A2" w:rsidRDefault="00D258A2" w:rsidP="00D258A2">
            <w:pPr>
              <w:autoSpaceDE w:val="0"/>
              <w:autoSpaceDN w:val="0"/>
              <w:adjustRightInd w:val="0"/>
              <w:jc w:val="left"/>
              <w:rPr>
                <w:rFonts w:eastAsiaTheme="minorHAnsi" w:cs="Arial"/>
                <w:color w:val="000000"/>
                <w:sz w:val="18"/>
                <w:szCs w:val="18"/>
              </w:rPr>
            </w:pPr>
            <w:r w:rsidRPr="00D258A2">
              <w:rPr>
                <w:rFonts w:eastAsiaTheme="minorHAnsi" w:cs="Arial"/>
                <w:color w:val="000000"/>
                <w:sz w:val="18"/>
                <w:szCs w:val="18"/>
              </w:rPr>
              <w:t>Расхождения не выявлены, выполняется приход по прочим поступлениям</w:t>
            </w:r>
          </w:p>
        </w:tc>
        <w:tc>
          <w:tcPr>
            <w:tcW w:w="1559" w:type="dxa"/>
          </w:tcPr>
          <w:p w14:paraId="6ABFD70E" w14:textId="77777777" w:rsidR="00D258A2" w:rsidRPr="00D258A2" w:rsidRDefault="00D258A2" w:rsidP="00D258A2">
            <w:pPr>
              <w:autoSpaceDE w:val="0"/>
              <w:autoSpaceDN w:val="0"/>
              <w:adjustRightInd w:val="0"/>
              <w:jc w:val="left"/>
              <w:rPr>
                <w:rFonts w:eastAsiaTheme="minorHAnsi" w:cs="Arial"/>
                <w:color w:val="000000"/>
                <w:sz w:val="20"/>
                <w:szCs w:val="20"/>
              </w:rPr>
            </w:pPr>
            <w:r w:rsidRPr="00D258A2">
              <w:rPr>
                <w:rFonts w:eastAsiaTheme="minorHAnsi" w:cs="Arial"/>
                <w:color w:val="000000"/>
                <w:sz w:val="20"/>
                <w:szCs w:val="20"/>
              </w:rPr>
              <w:t>MIGO Поступление материала</w:t>
            </w:r>
          </w:p>
        </w:tc>
        <w:tc>
          <w:tcPr>
            <w:tcW w:w="1417" w:type="dxa"/>
          </w:tcPr>
          <w:p w14:paraId="5CAA32DD" w14:textId="77777777" w:rsidR="00D258A2" w:rsidRPr="00D258A2" w:rsidRDefault="00D258A2" w:rsidP="00D258A2">
            <w:pPr>
              <w:autoSpaceDE w:val="0"/>
              <w:autoSpaceDN w:val="0"/>
              <w:adjustRightInd w:val="0"/>
              <w:jc w:val="left"/>
              <w:rPr>
                <w:rFonts w:eastAsiaTheme="minorHAnsi" w:cs="Arial"/>
                <w:color w:val="000000"/>
                <w:sz w:val="18"/>
                <w:szCs w:val="18"/>
              </w:rPr>
            </w:pPr>
            <w:r w:rsidRPr="00D258A2">
              <w:rPr>
                <w:rFonts w:eastAsiaTheme="minorHAnsi" w:cs="Arial"/>
                <w:color w:val="000000"/>
                <w:sz w:val="18"/>
                <w:szCs w:val="18"/>
              </w:rPr>
              <w:t>Товаросопроводительные документы (Сверены)-</w:t>
            </w:r>
          </w:p>
        </w:tc>
        <w:tc>
          <w:tcPr>
            <w:tcW w:w="1560" w:type="dxa"/>
          </w:tcPr>
          <w:p w14:paraId="086E2F04" w14:textId="77777777" w:rsidR="00D258A2" w:rsidRPr="00D258A2" w:rsidRDefault="00D258A2" w:rsidP="00D258A2">
            <w:pPr>
              <w:autoSpaceDE w:val="0"/>
              <w:autoSpaceDN w:val="0"/>
              <w:adjustRightInd w:val="0"/>
              <w:jc w:val="left"/>
              <w:rPr>
                <w:rFonts w:eastAsiaTheme="minorHAnsi" w:cs="Arial"/>
                <w:color w:val="000000"/>
                <w:sz w:val="18"/>
                <w:szCs w:val="18"/>
              </w:rPr>
            </w:pPr>
            <w:r w:rsidRPr="00D258A2">
              <w:rPr>
                <w:rFonts w:eastAsiaTheme="minorHAnsi" w:cs="Arial"/>
                <w:color w:val="000000"/>
                <w:sz w:val="18"/>
                <w:szCs w:val="18"/>
              </w:rPr>
              <w:t>Документ материала</w:t>
            </w:r>
          </w:p>
          <w:p w14:paraId="060E610F" w14:textId="77777777" w:rsidR="00D258A2" w:rsidRPr="00D258A2" w:rsidRDefault="00D258A2" w:rsidP="00D258A2">
            <w:pPr>
              <w:autoSpaceDE w:val="0"/>
              <w:autoSpaceDN w:val="0"/>
              <w:adjustRightInd w:val="0"/>
              <w:jc w:val="left"/>
              <w:rPr>
                <w:rFonts w:eastAsiaTheme="minorHAnsi" w:cs="Arial"/>
                <w:color w:val="000000"/>
                <w:sz w:val="18"/>
                <w:szCs w:val="18"/>
              </w:rPr>
            </w:pPr>
            <w:r w:rsidRPr="00D258A2">
              <w:rPr>
                <w:rFonts w:eastAsiaTheme="minorHAnsi" w:cs="Arial"/>
                <w:color w:val="000000"/>
                <w:sz w:val="18"/>
                <w:szCs w:val="18"/>
              </w:rPr>
              <w:t>Бухгалтерский документ</w:t>
            </w:r>
          </w:p>
          <w:p w14:paraId="70AE1D31" w14:textId="77777777" w:rsidR="00D258A2" w:rsidRPr="00D258A2" w:rsidRDefault="00D258A2" w:rsidP="00D258A2">
            <w:pPr>
              <w:autoSpaceDE w:val="0"/>
              <w:autoSpaceDN w:val="0"/>
              <w:adjustRightInd w:val="0"/>
              <w:jc w:val="left"/>
              <w:rPr>
                <w:rFonts w:eastAsiaTheme="minorHAnsi" w:cs="Arial"/>
                <w:color w:val="000000"/>
                <w:sz w:val="18"/>
                <w:szCs w:val="18"/>
              </w:rPr>
            </w:pPr>
            <w:r w:rsidRPr="00D258A2">
              <w:rPr>
                <w:rFonts w:eastAsiaTheme="minorHAnsi" w:cs="Arial"/>
                <w:color w:val="000000"/>
                <w:sz w:val="18"/>
                <w:szCs w:val="18"/>
              </w:rPr>
              <w:t>М-4</w:t>
            </w:r>
          </w:p>
        </w:tc>
        <w:tc>
          <w:tcPr>
            <w:tcW w:w="1701" w:type="dxa"/>
          </w:tcPr>
          <w:p w14:paraId="3E732AA6" w14:textId="615A2AD9" w:rsidR="00D258A2" w:rsidRDefault="00D258A2" w:rsidP="00D258A2">
            <w:pPr>
              <w:autoSpaceDE w:val="0"/>
              <w:autoSpaceDN w:val="0"/>
              <w:adjustRightInd w:val="0"/>
              <w:jc w:val="left"/>
              <w:rPr>
                <w:rFonts w:eastAsiaTheme="minorHAnsi" w:cs="Arial"/>
                <w:color w:val="000000"/>
                <w:sz w:val="18"/>
                <w:szCs w:val="18"/>
              </w:rPr>
            </w:pPr>
            <w:del w:id="819" w:author="Кращенко Олег Владимирович (Подрядчик. ООО БерингПойнт)" w:date="2020-04-23T15:41:00Z">
              <w:r w:rsidRPr="00D258A2" w:rsidDel="004E728B">
                <w:rPr>
                  <w:rFonts w:eastAsiaTheme="minorHAnsi" w:cs="Arial"/>
                  <w:color w:val="000000"/>
                  <w:sz w:val="18"/>
                  <w:szCs w:val="18"/>
                </w:rPr>
                <w:delText>Кладовщик СП</w:delText>
              </w:r>
            </w:del>
            <w:ins w:id="820" w:author="Кращенко Олег Владимирович (Подрядчик. ООО БерингПойнт)" w:date="2020-04-23T15:41:00Z">
              <w:r w:rsidR="004E728B">
                <w:rPr>
                  <w:rFonts w:eastAsiaTheme="minorHAnsi" w:cs="Arial"/>
                  <w:color w:val="000000"/>
                  <w:sz w:val="18"/>
                  <w:szCs w:val="18"/>
                </w:rPr>
                <w:t>Кладовщик</w:t>
              </w:r>
            </w:ins>
          </w:p>
          <w:p w14:paraId="62A2C919" w14:textId="44120B83" w:rsidR="00D258A2" w:rsidRPr="00D258A2" w:rsidRDefault="00D258A2" w:rsidP="00BD116E">
            <w:pPr>
              <w:autoSpaceDE w:val="0"/>
              <w:autoSpaceDN w:val="0"/>
              <w:adjustRightInd w:val="0"/>
              <w:jc w:val="left"/>
              <w:rPr>
                <w:rFonts w:eastAsiaTheme="minorHAnsi" w:cs="Arial"/>
                <w:color w:val="000000"/>
                <w:sz w:val="18"/>
                <w:szCs w:val="18"/>
              </w:rPr>
            </w:pPr>
            <w:del w:id="821" w:author="Кращенко Олег Владимирович (Подрядчик. ООО БерингПойнт)" w:date="2020-04-23T15:42:00Z">
              <w:r w:rsidRPr="00D258A2" w:rsidDel="004E728B">
                <w:rPr>
                  <w:rFonts w:eastAsiaTheme="minorHAnsi" w:cs="Arial"/>
                  <w:color w:val="000000"/>
                  <w:sz w:val="18"/>
                  <w:szCs w:val="18"/>
                </w:rPr>
                <w:delText>Кладовщик БЕ ГОК</w:delText>
              </w:r>
            </w:del>
          </w:p>
        </w:tc>
      </w:tr>
    </w:tbl>
    <w:p w14:paraId="22168190" w14:textId="77777777" w:rsidR="00633DF1" w:rsidRDefault="00633DF1" w:rsidP="005F343B">
      <w:pPr>
        <w:ind w:firstLine="709"/>
        <w:rPr>
          <w:rFonts w:eastAsiaTheme="majorEastAsia"/>
        </w:rPr>
      </w:pPr>
    </w:p>
    <w:p w14:paraId="550F08FD" w14:textId="77777777" w:rsidR="0011133A" w:rsidRDefault="0011133A" w:rsidP="005F343B">
      <w:pPr>
        <w:ind w:firstLine="709"/>
        <w:rPr>
          <w:rFonts w:eastAsiaTheme="majorEastAsia"/>
        </w:rPr>
      </w:pPr>
    </w:p>
    <w:p w14:paraId="455F3D53" w14:textId="77777777" w:rsidR="00265F99" w:rsidRPr="00265F99" w:rsidRDefault="00265F99" w:rsidP="00265F99">
      <w:pPr>
        <w:ind w:firstLine="709"/>
        <w:rPr>
          <w:b/>
        </w:rPr>
      </w:pPr>
      <w:r w:rsidRPr="00265F99">
        <w:rPr>
          <w:b/>
        </w:rPr>
        <w:t>РАЗМЕЩЕНИЕ МТР НА СКЛАДЕ</w:t>
      </w:r>
    </w:p>
    <w:p w14:paraId="7372F4B9" w14:textId="1C23571E" w:rsidR="004F4C76" w:rsidRDefault="004F4C76" w:rsidP="005F343B">
      <w:pPr>
        <w:ind w:firstLine="709"/>
        <w:rPr>
          <w:rFonts w:eastAsiaTheme="majorEastAsia"/>
        </w:rPr>
      </w:pPr>
    </w:p>
    <w:p w14:paraId="730D7D21" w14:textId="19E376F4" w:rsidR="00265F99" w:rsidRPr="004C2F04" w:rsidRDefault="00265F99" w:rsidP="00265F99">
      <w:pPr>
        <w:pStyle w:val="4"/>
        <w:spacing w:line="276" w:lineRule="auto"/>
      </w:pPr>
      <w:r>
        <w:t xml:space="preserve">Шаг процесса ПП-10.07.03.01.100 – </w:t>
      </w:r>
      <w:r w:rsidRPr="004C2F04">
        <w:t>Размещение МТР на складе</w:t>
      </w:r>
    </w:p>
    <w:p w14:paraId="2927CA3A" w14:textId="77777777" w:rsidR="00265F99" w:rsidRDefault="00265F99" w:rsidP="00265F99">
      <w:pPr>
        <w:ind w:firstLine="709"/>
      </w:pPr>
    </w:p>
    <w:p w14:paraId="67865100" w14:textId="5A60C74E" w:rsidR="00265F99" w:rsidRDefault="00265F99" w:rsidP="00265F99">
      <w:pPr>
        <w:ind w:firstLine="709"/>
      </w:pPr>
      <w:r>
        <w:t>Кладовщик</w:t>
      </w:r>
      <w:del w:id="822" w:author="Кращенко Олег Владимирович (Подрядчик. ООО БерингПойнт)" w:date="2020-04-23T15:50:00Z">
        <w:r w:rsidDel="00BD116E">
          <w:delText>и</w:delText>
        </w:r>
      </w:del>
      <w:r>
        <w:t xml:space="preserve"> </w:t>
      </w:r>
      <w:del w:id="823" w:author="Кращенко Олег Владимирович (Подрядчик. ООО БерингПойнт)" w:date="2020-04-23T15:50:00Z">
        <w:r w:rsidDel="00BD116E">
          <w:delText>СП</w:delText>
        </w:r>
        <w:r w:rsidRPr="004C2F04" w:rsidDel="00BD116E">
          <w:delText xml:space="preserve"> и БЕ </w:delText>
        </w:r>
      </w:del>
      <w:r w:rsidRPr="004C2F04">
        <w:t>размеща</w:t>
      </w:r>
      <w:ins w:id="824" w:author="Кращенко Олег Владимирович (Подрядчик. ООО БерингПойнт)" w:date="2020-04-23T15:50:00Z">
        <w:r w:rsidR="00BD116E">
          <w:t>е</w:t>
        </w:r>
      </w:ins>
      <w:del w:id="825" w:author="Кращенко Олег Владимирович (Подрядчик. ООО БерингПойнт)" w:date="2020-04-23T15:50:00Z">
        <w:r w:rsidRPr="004C2F04" w:rsidDel="00BD116E">
          <w:delText>ю</w:delText>
        </w:r>
      </w:del>
      <w:r w:rsidRPr="004C2F04">
        <w:t>т МТР на складе</w:t>
      </w:r>
      <w:r>
        <w:t>.</w:t>
      </w:r>
    </w:p>
    <w:p w14:paraId="26DE4A23" w14:textId="77777777" w:rsidR="00265F99" w:rsidRPr="004C2F04" w:rsidRDefault="00265F99" w:rsidP="00265F99">
      <w:pPr>
        <w:ind w:firstLine="709"/>
      </w:pPr>
      <w:r>
        <w:t>На данном шаге никакие операции в системе SAP не регистрируются.</w:t>
      </w:r>
    </w:p>
    <w:p w14:paraId="645D0C62" w14:textId="5976E3E4" w:rsidR="003774FC" w:rsidRPr="000F5E5B" w:rsidRDefault="003774FC" w:rsidP="00265F99">
      <w:pPr>
        <w:ind w:firstLine="709"/>
      </w:pPr>
      <w:r>
        <w:t>Все версии документов</w:t>
      </w:r>
      <w:r w:rsidR="000F5E5B" w:rsidRPr="000F5E5B">
        <w:t xml:space="preserve"> </w:t>
      </w:r>
      <w:r w:rsidR="000F5E5B">
        <w:t>на бумажных носителях передаются в</w:t>
      </w:r>
      <w:r w:rsidR="009F32FF">
        <w:t>о фронт-офис</w:t>
      </w:r>
      <w:r w:rsidR="000F5E5B">
        <w:t xml:space="preserve"> МФЦ.</w:t>
      </w:r>
    </w:p>
    <w:p w14:paraId="0EA04CC7" w14:textId="4AB78144" w:rsidR="00D258A2" w:rsidRDefault="00D258A2" w:rsidP="00D626BD">
      <w:pPr>
        <w:ind w:firstLine="709"/>
      </w:pPr>
    </w:p>
    <w:p w14:paraId="21301544" w14:textId="77777777" w:rsidR="00494F94" w:rsidRDefault="00494F94" w:rsidP="00D626BD">
      <w:pPr>
        <w:ind w:firstLine="709"/>
      </w:pPr>
    </w:p>
    <w:p w14:paraId="39201E36" w14:textId="780048B3" w:rsidR="00D258A2" w:rsidRDefault="00D258A2" w:rsidP="00D258A2">
      <w:pPr>
        <w:ind w:firstLine="709"/>
        <w:jc w:val="right"/>
        <w:rPr>
          <w:rFonts w:eastAsiaTheme="majorEastAsia"/>
        </w:rPr>
      </w:pPr>
      <w:r w:rsidRPr="00916FAB">
        <w:rPr>
          <w:rFonts w:cs="Arial"/>
          <w:b/>
          <w:sz w:val="22"/>
        </w:rPr>
        <w:t xml:space="preserve">Таблица </w:t>
      </w:r>
      <w:r>
        <w:rPr>
          <w:rFonts w:cs="Arial"/>
          <w:b/>
          <w:sz w:val="22"/>
        </w:rPr>
        <w:t>43</w:t>
      </w:r>
      <w:r w:rsidRPr="00916FAB">
        <w:rPr>
          <w:rFonts w:cs="Arial"/>
          <w:b/>
          <w:sz w:val="22"/>
        </w:rPr>
        <w:t xml:space="preserve">. Описание </w:t>
      </w:r>
      <w:r>
        <w:rPr>
          <w:rFonts w:cs="Arial"/>
          <w:b/>
          <w:sz w:val="22"/>
        </w:rPr>
        <w:t>шага «Размещение МТР на складе»</w:t>
      </w:r>
    </w:p>
    <w:p w14:paraId="025113A6" w14:textId="77777777" w:rsidR="00D258A2" w:rsidRDefault="00D258A2" w:rsidP="00D626BD">
      <w:pPr>
        <w:ind w:firstLine="709"/>
      </w:pPr>
    </w:p>
    <w:tbl>
      <w:tblPr>
        <w:tblW w:w="10247"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41"/>
        <w:gridCol w:w="1559"/>
        <w:gridCol w:w="1044"/>
        <w:gridCol w:w="1933"/>
        <w:gridCol w:w="2127"/>
        <w:gridCol w:w="1843"/>
      </w:tblGrid>
      <w:tr w:rsidR="00D258A2" w:rsidRPr="00D258A2" w14:paraId="0F9DFB2E" w14:textId="77777777" w:rsidTr="004E13A3">
        <w:trPr>
          <w:trHeight w:val="67"/>
        </w:trPr>
        <w:tc>
          <w:tcPr>
            <w:tcW w:w="1741" w:type="dxa"/>
            <w:shd w:val="clear" w:color="auto" w:fill="FFC000"/>
          </w:tcPr>
          <w:p w14:paraId="62B006DA" w14:textId="715104DD"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Номер шага</w:t>
            </w:r>
          </w:p>
        </w:tc>
        <w:tc>
          <w:tcPr>
            <w:tcW w:w="1559" w:type="dxa"/>
            <w:shd w:val="clear" w:color="auto" w:fill="FFC000"/>
          </w:tcPr>
          <w:p w14:paraId="1603C997" w14:textId="4C348EF8"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Предпосылки</w:t>
            </w:r>
          </w:p>
        </w:tc>
        <w:tc>
          <w:tcPr>
            <w:tcW w:w="1044" w:type="dxa"/>
            <w:shd w:val="clear" w:color="auto" w:fill="FFC000"/>
          </w:tcPr>
          <w:p w14:paraId="2A596B04" w14:textId="175D943E" w:rsidR="00D258A2" w:rsidRPr="00D258A2" w:rsidRDefault="00D258A2" w:rsidP="00D258A2">
            <w:pPr>
              <w:autoSpaceDE w:val="0"/>
              <w:autoSpaceDN w:val="0"/>
              <w:adjustRightInd w:val="0"/>
              <w:jc w:val="center"/>
              <w:rPr>
                <w:rFonts w:eastAsiaTheme="minorHAnsi" w:cs="Arial"/>
                <w:color w:val="000000"/>
                <w:sz w:val="20"/>
                <w:szCs w:val="20"/>
              </w:rPr>
            </w:pPr>
            <w:r w:rsidRPr="000877A7">
              <w:rPr>
                <w:rFonts w:eastAsiaTheme="minorHAnsi" w:cs="Arial"/>
                <w:b/>
                <w:bCs/>
                <w:color w:val="000000"/>
                <w:sz w:val="20"/>
                <w:szCs w:val="20"/>
              </w:rPr>
              <w:t>Транзакция</w:t>
            </w:r>
          </w:p>
        </w:tc>
        <w:tc>
          <w:tcPr>
            <w:tcW w:w="1933" w:type="dxa"/>
            <w:shd w:val="clear" w:color="auto" w:fill="FFC000"/>
          </w:tcPr>
          <w:p w14:paraId="436B4508" w14:textId="7C0CC152"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Вход</w:t>
            </w:r>
          </w:p>
        </w:tc>
        <w:tc>
          <w:tcPr>
            <w:tcW w:w="2127" w:type="dxa"/>
            <w:shd w:val="clear" w:color="auto" w:fill="FFC000"/>
          </w:tcPr>
          <w:p w14:paraId="05440FD0" w14:textId="10616CD7"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Результат</w:t>
            </w:r>
          </w:p>
        </w:tc>
        <w:tc>
          <w:tcPr>
            <w:tcW w:w="1843" w:type="dxa"/>
            <w:shd w:val="clear" w:color="auto" w:fill="FFC000"/>
          </w:tcPr>
          <w:p w14:paraId="1F1F521E" w14:textId="049925F0" w:rsidR="00D258A2" w:rsidRPr="00D258A2" w:rsidRDefault="00D258A2" w:rsidP="00D258A2">
            <w:pPr>
              <w:autoSpaceDE w:val="0"/>
              <w:autoSpaceDN w:val="0"/>
              <w:adjustRightInd w:val="0"/>
              <w:jc w:val="center"/>
              <w:rPr>
                <w:rFonts w:eastAsiaTheme="minorHAnsi" w:cs="Arial"/>
                <w:color w:val="000000"/>
                <w:sz w:val="18"/>
                <w:szCs w:val="18"/>
              </w:rPr>
            </w:pPr>
            <w:r w:rsidRPr="000877A7">
              <w:rPr>
                <w:rFonts w:eastAsiaTheme="minorHAnsi" w:cs="Arial"/>
                <w:b/>
                <w:bCs/>
                <w:color w:val="000000"/>
                <w:sz w:val="20"/>
                <w:szCs w:val="20"/>
              </w:rPr>
              <w:t>Бизнес-роль</w:t>
            </w:r>
          </w:p>
        </w:tc>
      </w:tr>
      <w:tr w:rsidR="00D258A2" w:rsidRPr="00D258A2" w14:paraId="5A65BCED" w14:textId="77777777" w:rsidTr="004E13A3">
        <w:trPr>
          <w:trHeight w:val="67"/>
        </w:trPr>
        <w:tc>
          <w:tcPr>
            <w:tcW w:w="1741" w:type="dxa"/>
          </w:tcPr>
          <w:p w14:paraId="60214A83" w14:textId="42F55976" w:rsidR="00D258A2" w:rsidRPr="00D258A2" w:rsidRDefault="004E13A3" w:rsidP="00D258A2">
            <w:pPr>
              <w:autoSpaceDE w:val="0"/>
              <w:autoSpaceDN w:val="0"/>
              <w:adjustRightInd w:val="0"/>
              <w:jc w:val="left"/>
              <w:rPr>
                <w:rFonts w:eastAsiaTheme="minorHAnsi" w:cs="Arial"/>
                <w:color w:val="000000"/>
                <w:sz w:val="18"/>
                <w:szCs w:val="18"/>
              </w:rPr>
            </w:pPr>
            <w:r>
              <w:rPr>
                <w:rFonts w:eastAsiaTheme="minorHAnsi" w:cs="Arial"/>
                <w:color w:val="000000"/>
                <w:sz w:val="20"/>
                <w:szCs w:val="20"/>
              </w:rPr>
              <w:t>ПП-</w:t>
            </w:r>
            <w:r w:rsidR="00D258A2" w:rsidRPr="00D258A2">
              <w:rPr>
                <w:rFonts w:eastAsiaTheme="minorHAnsi" w:cs="Arial"/>
                <w:color w:val="000000"/>
                <w:sz w:val="18"/>
                <w:szCs w:val="18"/>
              </w:rPr>
              <w:t>10.07.03.01.100</w:t>
            </w:r>
          </w:p>
        </w:tc>
        <w:tc>
          <w:tcPr>
            <w:tcW w:w="1559" w:type="dxa"/>
          </w:tcPr>
          <w:p w14:paraId="78346D89" w14:textId="77777777" w:rsidR="00D258A2" w:rsidRPr="00D258A2" w:rsidRDefault="00D258A2" w:rsidP="00D258A2">
            <w:pPr>
              <w:autoSpaceDE w:val="0"/>
              <w:autoSpaceDN w:val="0"/>
              <w:adjustRightInd w:val="0"/>
              <w:jc w:val="left"/>
              <w:rPr>
                <w:rFonts w:eastAsiaTheme="minorHAnsi" w:cs="Arial"/>
                <w:color w:val="000000"/>
                <w:sz w:val="18"/>
                <w:szCs w:val="18"/>
              </w:rPr>
            </w:pPr>
            <w:r w:rsidRPr="00D258A2">
              <w:rPr>
                <w:rFonts w:eastAsiaTheme="minorHAnsi" w:cs="Arial"/>
                <w:color w:val="000000"/>
                <w:sz w:val="18"/>
                <w:szCs w:val="18"/>
              </w:rPr>
              <w:t>Документы переданы в МФЦ</w:t>
            </w:r>
          </w:p>
        </w:tc>
        <w:tc>
          <w:tcPr>
            <w:tcW w:w="1044" w:type="dxa"/>
          </w:tcPr>
          <w:p w14:paraId="0E5B1AD5" w14:textId="77777777" w:rsidR="00D258A2" w:rsidRPr="00D258A2" w:rsidRDefault="00D258A2" w:rsidP="00D258A2">
            <w:pPr>
              <w:autoSpaceDE w:val="0"/>
              <w:autoSpaceDN w:val="0"/>
              <w:adjustRightInd w:val="0"/>
              <w:jc w:val="left"/>
              <w:rPr>
                <w:rFonts w:eastAsiaTheme="minorHAnsi" w:cs="Arial"/>
                <w:color w:val="000000"/>
                <w:sz w:val="20"/>
                <w:szCs w:val="20"/>
              </w:rPr>
            </w:pPr>
            <w:r w:rsidRPr="00D258A2">
              <w:rPr>
                <w:rFonts w:eastAsiaTheme="minorHAnsi" w:cs="Arial"/>
                <w:color w:val="000000"/>
                <w:sz w:val="20"/>
                <w:szCs w:val="20"/>
              </w:rPr>
              <w:t>-</w:t>
            </w:r>
          </w:p>
        </w:tc>
        <w:tc>
          <w:tcPr>
            <w:tcW w:w="1933" w:type="dxa"/>
          </w:tcPr>
          <w:p w14:paraId="58210CCF" w14:textId="77777777" w:rsidR="00D258A2" w:rsidRPr="00D258A2" w:rsidRDefault="00D258A2" w:rsidP="00D258A2">
            <w:pPr>
              <w:autoSpaceDE w:val="0"/>
              <w:autoSpaceDN w:val="0"/>
              <w:adjustRightInd w:val="0"/>
              <w:jc w:val="left"/>
              <w:rPr>
                <w:rFonts w:eastAsiaTheme="minorHAnsi" w:cs="Arial"/>
                <w:color w:val="000000"/>
                <w:sz w:val="18"/>
                <w:szCs w:val="18"/>
              </w:rPr>
            </w:pPr>
            <w:r w:rsidRPr="00D258A2">
              <w:rPr>
                <w:rFonts w:eastAsiaTheme="minorHAnsi" w:cs="Arial"/>
                <w:color w:val="000000"/>
                <w:sz w:val="18"/>
                <w:szCs w:val="18"/>
              </w:rPr>
              <w:t>Внутрискладские документы (Получены)</w:t>
            </w:r>
          </w:p>
        </w:tc>
        <w:tc>
          <w:tcPr>
            <w:tcW w:w="2127" w:type="dxa"/>
          </w:tcPr>
          <w:p w14:paraId="06F53A38" w14:textId="77777777" w:rsidR="00D258A2" w:rsidRPr="00D258A2" w:rsidRDefault="00D258A2" w:rsidP="00D258A2">
            <w:pPr>
              <w:autoSpaceDE w:val="0"/>
              <w:autoSpaceDN w:val="0"/>
              <w:adjustRightInd w:val="0"/>
              <w:jc w:val="left"/>
              <w:rPr>
                <w:rFonts w:eastAsiaTheme="minorHAnsi" w:cs="Arial"/>
                <w:color w:val="000000"/>
                <w:sz w:val="18"/>
                <w:szCs w:val="18"/>
              </w:rPr>
            </w:pPr>
            <w:r w:rsidRPr="00D258A2">
              <w:rPr>
                <w:rFonts w:eastAsiaTheme="minorHAnsi" w:cs="Arial"/>
                <w:color w:val="000000"/>
                <w:sz w:val="18"/>
                <w:szCs w:val="18"/>
              </w:rPr>
              <w:t>Внутрискладские документы (Сверены)</w:t>
            </w:r>
          </w:p>
        </w:tc>
        <w:tc>
          <w:tcPr>
            <w:tcW w:w="1843" w:type="dxa"/>
          </w:tcPr>
          <w:p w14:paraId="6BB21427" w14:textId="5B2AB367" w:rsidR="00D258A2" w:rsidRDefault="00D258A2" w:rsidP="00D258A2">
            <w:pPr>
              <w:autoSpaceDE w:val="0"/>
              <w:autoSpaceDN w:val="0"/>
              <w:adjustRightInd w:val="0"/>
              <w:jc w:val="left"/>
              <w:rPr>
                <w:rFonts w:eastAsiaTheme="minorHAnsi" w:cs="Arial"/>
                <w:color w:val="000000"/>
                <w:sz w:val="18"/>
                <w:szCs w:val="18"/>
              </w:rPr>
            </w:pPr>
            <w:del w:id="826" w:author="Кращенко Олег Владимирович (Подрядчик. ООО БерингПойнт)" w:date="2020-04-23T15:41:00Z">
              <w:r w:rsidRPr="00D258A2" w:rsidDel="004E728B">
                <w:rPr>
                  <w:rFonts w:eastAsiaTheme="minorHAnsi" w:cs="Arial"/>
                  <w:color w:val="000000"/>
                  <w:sz w:val="18"/>
                  <w:szCs w:val="18"/>
                </w:rPr>
                <w:delText>Кладовщик СП</w:delText>
              </w:r>
            </w:del>
            <w:ins w:id="827" w:author="Кращенко Олег Владимирович (Подрядчик. ООО БерингПойнт)" w:date="2020-04-23T15:41:00Z">
              <w:r w:rsidR="004E728B">
                <w:rPr>
                  <w:rFonts w:eastAsiaTheme="minorHAnsi" w:cs="Arial"/>
                  <w:color w:val="000000"/>
                  <w:sz w:val="18"/>
                  <w:szCs w:val="18"/>
                </w:rPr>
                <w:t>Кладовщик</w:t>
              </w:r>
            </w:ins>
          </w:p>
          <w:p w14:paraId="08C721BB" w14:textId="6F03D540" w:rsidR="00D258A2" w:rsidRPr="00D258A2" w:rsidRDefault="00D258A2" w:rsidP="00D258A2">
            <w:pPr>
              <w:autoSpaceDE w:val="0"/>
              <w:autoSpaceDN w:val="0"/>
              <w:adjustRightInd w:val="0"/>
              <w:jc w:val="left"/>
              <w:rPr>
                <w:rFonts w:eastAsiaTheme="minorHAnsi" w:cs="Arial"/>
                <w:color w:val="000000"/>
                <w:sz w:val="18"/>
                <w:szCs w:val="18"/>
              </w:rPr>
            </w:pPr>
            <w:del w:id="828" w:author="Кращенко Олег Владимирович (Подрядчик. ООО БерингПойнт)" w:date="2020-04-23T15:42:00Z">
              <w:r w:rsidRPr="00D258A2" w:rsidDel="004E728B">
                <w:rPr>
                  <w:rFonts w:eastAsiaTheme="minorHAnsi" w:cs="Arial"/>
                  <w:color w:val="000000"/>
                  <w:sz w:val="18"/>
                  <w:szCs w:val="18"/>
                </w:rPr>
                <w:delText>Кладовщик БЕ ГОК</w:delText>
              </w:r>
            </w:del>
          </w:p>
        </w:tc>
      </w:tr>
    </w:tbl>
    <w:p w14:paraId="72E8093E" w14:textId="77777777" w:rsidR="00D258A2" w:rsidRDefault="00D258A2" w:rsidP="00D626BD">
      <w:pPr>
        <w:ind w:firstLine="709"/>
      </w:pPr>
    </w:p>
    <w:p w14:paraId="18A87B03" w14:textId="77777777" w:rsidR="003658E0" w:rsidRDefault="003658E0" w:rsidP="003658E0">
      <w:pPr>
        <w:ind w:firstLine="709"/>
      </w:pPr>
      <w:r w:rsidRPr="00D5251F">
        <w:t xml:space="preserve">Детальное описание шагов приведено в Приложении </w:t>
      </w:r>
      <w:r>
        <w:t>№ 3.</w:t>
      </w:r>
    </w:p>
    <w:p w14:paraId="431EB6D3" w14:textId="6106912F" w:rsidR="0011133A" w:rsidRDefault="0011133A" w:rsidP="003658E0">
      <w:pPr>
        <w:ind w:firstLine="709"/>
      </w:pPr>
    </w:p>
    <w:p w14:paraId="66E10195" w14:textId="77777777" w:rsidR="0011133A" w:rsidRDefault="0011133A" w:rsidP="003658E0">
      <w:pPr>
        <w:ind w:firstLine="709"/>
      </w:pPr>
    </w:p>
    <w:p w14:paraId="7EB02EFA" w14:textId="4A1881C9" w:rsidR="0043622A" w:rsidRDefault="0043622A" w:rsidP="00240308">
      <w:pPr>
        <w:pStyle w:val="3"/>
      </w:pPr>
      <w:bookmarkStart w:id="829" w:name="_Toc514340554"/>
      <w:bookmarkStart w:id="830" w:name="_Toc523232545"/>
      <w:bookmarkStart w:id="831" w:name="_Toc523401909"/>
      <w:bookmarkStart w:id="832" w:name="_Toc523413728"/>
      <w:bookmarkStart w:id="833" w:name="_Toc524079867"/>
      <w:bookmarkStart w:id="834" w:name="_Toc524083170"/>
      <w:bookmarkStart w:id="835" w:name="_Toc525914736"/>
      <w:bookmarkEnd w:id="671"/>
      <w:r w:rsidRPr="00164E11">
        <w:lastRenderedPageBreak/>
        <w:t xml:space="preserve">Описание шагов бизнес-процесса </w:t>
      </w:r>
      <w:r w:rsidR="006A6CBA">
        <w:t>ПП-</w:t>
      </w:r>
      <w:r w:rsidR="00BA7458" w:rsidRPr="00164E11">
        <w:t>10.07.03.03</w:t>
      </w:r>
      <w:r w:rsidR="00305068" w:rsidRPr="00164E11">
        <w:t>-</w:t>
      </w:r>
      <w:r w:rsidR="00305068" w:rsidRPr="00164E11">
        <w:rPr>
          <w:lang w:val="en-US"/>
        </w:rPr>
        <w:t>ERP</w:t>
      </w:r>
      <w:r w:rsidR="00817060">
        <w:t xml:space="preserve"> К</w:t>
      </w:r>
      <w:r w:rsidR="00305068" w:rsidRPr="00164E11">
        <w:t>о</w:t>
      </w:r>
      <w:r w:rsidR="00BA7458" w:rsidRPr="00164E11">
        <w:t>мплектация и выдача материалов со склада</w:t>
      </w:r>
      <w:bookmarkEnd w:id="829"/>
      <w:bookmarkEnd w:id="830"/>
      <w:bookmarkEnd w:id="831"/>
      <w:bookmarkEnd w:id="832"/>
      <w:bookmarkEnd w:id="833"/>
      <w:bookmarkEnd w:id="834"/>
      <w:bookmarkEnd w:id="835"/>
    </w:p>
    <w:p w14:paraId="7FC64B85" w14:textId="77777777" w:rsidR="00CA185B" w:rsidRPr="002B7E5A" w:rsidRDefault="00CA185B" w:rsidP="002B7E5A"/>
    <w:p w14:paraId="6458EF06" w14:textId="77777777" w:rsidR="00B91A01" w:rsidRPr="00B91A01" w:rsidRDefault="00B91A01" w:rsidP="00B91A01">
      <w:pPr>
        <w:ind w:firstLine="709"/>
        <w:rPr>
          <w:b/>
        </w:rPr>
      </w:pPr>
      <w:r w:rsidRPr="00B91A01">
        <w:rPr>
          <w:b/>
        </w:rPr>
        <w:t>ПЛАНИРОВАНИЕ ВЫДАЧИ МТР СО СКЛАДА ПОД ПОТРЕБНОСТЬ</w:t>
      </w:r>
    </w:p>
    <w:p w14:paraId="52064088" w14:textId="77777777" w:rsidR="00B91A01" w:rsidRDefault="00B91A01" w:rsidP="00B91A01">
      <w:pPr>
        <w:ind w:firstLine="709"/>
      </w:pPr>
    </w:p>
    <w:p w14:paraId="42D69352" w14:textId="1A3F2EA5" w:rsidR="00B91A01" w:rsidRDefault="00B91A01" w:rsidP="00B91A01">
      <w:pPr>
        <w:ind w:firstLine="709"/>
      </w:pPr>
      <w:r w:rsidRPr="00DB00C1">
        <w:t xml:space="preserve">В данном </w:t>
      </w:r>
      <w:r>
        <w:t>блоке рассматриваю</w:t>
      </w:r>
      <w:r w:rsidRPr="00174230">
        <w:t xml:space="preserve">тся только </w:t>
      </w:r>
      <w:r>
        <w:t xml:space="preserve">те сценарии </w:t>
      </w:r>
      <w:r w:rsidRPr="00DB00C1">
        <w:t>выдачи</w:t>
      </w:r>
      <w:r>
        <w:t xml:space="preserve"> МТР</w:t>
      </w:r>
      <w:r w:rsidRPr="00DB00C1">
        <w:t xml:space="preserve"> под потребность</w:t>
      </w:r>
      <w:r w:rsidRPr="00174230">
        <w:t xml:space="preserve">, в которых происходит </w:t>
      </w:r>
      <w:r w:rsidRPr="00DB00C1">
        <w:t>о</w:t>
      </w:r>
      <w:r w:rsidRPr="00174230">
        <w:t>дновременн</w:t>
      </w:r>
      <w:r>
        <w:t xml:space="preserve">ая выдача со списанием МТР. Остальные сценарии выдачи МТР описаны в </w:t>
      </w:r>
      <w:r w:rsidR="004E47AB">
        <w:t xml:space="preserve">концептуальных дизайнах по </w:t>
      </w:r>
      <w:r>
        <w:t>смежны</w:t>
      </w:r>
      <w:r w:rsidR="004E47AB">
        <w:t>м</w:t>
      </w:r>
      <w:r>
        <w:t xml:space="preserve"> направлени</w:t>
      </w:r>
      <w:r w:rsidR="004E47AB">
        <w:t>ям</w:t>
      </w:r>
      <w:r>
        <w:t xml:space="preserve">. Создание исходящей поставки по данным сценариям </w:t>
      </w:r>
      <w:r w:rsidR="00D86216">
        <w:t>дано в описании процесса ПП-10.07.02-</w:t>
      </w:r>
      <w:r w:rsidR="00D86216">
        <w:rPr>
          <w:lang w:val="en-US"/>
        </w:rPr>
        <w:t>ERP</w:t>
      </w:r>
      <w:r w:rsidR="00D86216" w:rsidRPr="00D86216">
        <w:t xml:space="preserve"> </w:t>
      </w:r>
      <w:r>
        <w:t>Планирование работы складской логистики</w:t>
      </w:r>
      <w:r w:rsidR="00D86216" w:rsidRPr="00D86216">
        <w:t xml:space="preserve"> (</w:t>
      </w:r>
      <w:r w:rsidR="00D86216">
        <w:t>раздел 5.1.1)</w:t>
      </w:r>
      <w:r>
        <w:t>. В данном блоке описана комплектация данных исходящих поставок.</w:t>
      </w:r>
    </w:p>
    <w:p w14:paraId="33937F94" w14:textId="77777777" w:rsidR="0011133A" w:rsidRDefault="0011133A" w:rsidP="00720B45"/>
    <w:p w14:paraId="600205C6" w14:textId="77777777" w:rsidR="00361064" w:rsidRPr="00B91A01" w:rsidRDefault="00361064" w:rsidP="00361064">
      <w:pPr>
        <w:pStyle w:val="4"/>
      </w:pPr>
      <w:r>
        <w:t xml:space="preserve">Шаг процесса </w:t>
      </w:r>
      <w:r w:rsidRPr="00B91A01">
        <w:t xml:space="preserve">ПП-10.07.03.03.005 </w:t>
      </w:r>
      <w:r>
        <w:t xml:space="preserve">– </w:t>
      </w:r>
      <w:r w:rsidRPr="00B91A01">
        <w:t>Формирование заказа на списание со склада</w:t>
      </w:r>
    </w:p>
    <w:p w14:paraId="48A45425" w14:textId="77777777" w:rsidR="00361064" w:rsidRDefault="00361064" w:rsidP="00361064">
      <w:pPr>
        <w:ind w:firstLine="709"/>
      </w:pPr>
    </w:p>
    <w:p w14:paraId="633CF9C3" w14:textId="4B649020" w:rsidR="00361064" w:rsidRPr="00C63248" w:rsidRDefault="00361064" w:rsidP="00361064">
      <w:pPr>
        <w:ind w:firstLine="709"/>
      </w:pPr>
      <w:r>
        <w:t>На данном шаге п</w:t>
      </w:r>
      <w:r w:rsidRPr="00C63248">
        <w:t>о документу потребности должна быть запланирован</w:t>
      </w:r>
      <w:r>
        <w:t>а выдача МТР со склада МОЛ с одновременным списанием на объект учета затрат. Планиро</w:t>
      </w:r>
      <w:r w:rsidRPr="00C63248">
        <w:t>вание данной выдачи выполняет</w:t>
      </w:r>
      <w:r>
        <w:t xml:space="preserve"> </w:t>
      </w:r>
      <w:del w:id="836" w:author="Кращенко Олег Владимирович (Подрядчик. ООО БерингПойнт)" w:date="2020-04-23T15:25:00Z">
        <w:r w:rsidDel="00556FB4">
          <w:delText>получатель МТР по потребности БЕ ГОК</w:delText>
        </w:r>
      </w:del>
      <w:ins w:id="837" w:author="Кращенко Олег Владимирович (Подрядчик. ООО БерингПойнт)" w:date="2020-04-23T15:25:00Z">
        <w:r w:rsidR="00556FB4">
          <w:t>Получатель МТР по потребности</w:t>
        </w:r>
      </w:ins>
      <w:r w:rsidRPr="00C63248">
        <w:t>.</w:t>
      </w:r>
    </w:p>
    <w:p w14:paraId="3546A461" w14:textId="13AB8C0F" w:rsidR="00361064" w:rsidRDefault="00361064" w:rsidP="00361064">
      <w:pPr>
        <w:ind w:firstLine="709"/>
      </w:pPr>
      <w:r w:rsidRPr="00C63248">
        <w:t xml:space="preserve">В системе SAP планирование выдачи отражается посредством формирования </w:t>
      </w:r>
      <w:r w:rsidRPr="004C3990">
        <w:rPr>
          <w:i/>
        </w:rPr>
        <w:t>Заказа на списание</w:t>
      </w:r>
      <w:r w:rsidRPr="00C63248">
        <w:t xml:space="preserve"> на основании </w:t>
      </w:r>
      <w:r w:rsidRPr="004C3990">
        <w:rPr>
          <w:i/>
        </w:rPr>
        <w:t>Заявки на списание</w:t>
      </w:r>
      <w:r w:rsidRPr="00C63248">
        <w:t xml:space="preserve">. В </w:t>
      </w:r>
      <w:r w:rsidRPr="004C3990">
        <w:rPr>
          <w:i/>
        </w:rPr>
        <w:t>Заказе на списание</w:t>
      </w:r>
      <w:r>
        <w:t xml:space="preserve"> заявитель актуализиру</w:t>
      </w:r>
      <w:r w:rsidRPr="00C63248">
        <w:t>ет количество к выдаче (Заявка на списание может планироваться к выдаче частями) и дату выдачи.</w:t>
      </w:r>
      <w:r>
        <w:t xml:space="preserve"> В рамках данного шага происходит выдача и одновременное списание МТР.</w:t>
      </w:r>
      <w:r w:rsidR="00012DC6">
        <w:t xml:space="preserve"> Создание заявки на списание детально описано в КД «</w:t>
      </w:r>
      <w:r w:rsidR="00012DC6" w:rsidRPr="00012DC6">
        <w:t>Планирование обеспечения МТР, работами, услугами</w:t>
      </w:r>
      <w:r w:rsidR="00012DC6">
        <w:t>».</w:t>
      </w:r>
    </w:p>
    <w:p w14:paraId="7A6DB57B" w14:textId="779386CB" w:rsidR="0084316F" w:rsidRDefault="0084316F" w:rsidP="00361064">
      <w:pPr>
        <w:ind w:firstLine="709"/>
      </w:pPr>
      <w:r>
        <w:t>Если требуется изменить объект учета затрат для списания (например, выбрать МВЗ, отличное от указанного в заявке на списание), то необходимо предварительно соответственно скорректировать заявку на списание.</w:t>
      </w:r>
    </w:p>
    <w:p w14:paraId="746376DD" w14:textId="227927A8" w:rsidR="00BF4A9F" w:rsidRDefault="00BF4A9F" w:rsidP="00BF4A9F">
      <w:pPr>
        <w:ind w:firstLine="709"/>
      </w:pPr>
      <w:r>
        <w:t>При создании заказа на списание для спецодежды, СИЗ, инвентаря и хоз. принадлежностей для каждой позиции заказа указывается табельный номер сотрудника.</w:t>
      </w:r>
    </w:p>
    <w:p w14:paraId="721CDE59" w14:textId="3E987160" w:rsidR="00361064" w:rsidRDefault="00361064" w:rsidP="00361064">
      <w:pPr>
        <w:ind w:firstLine="709"/>
      </w:pPr>
      <w:r>
        <w:t>Данная операция релевантна для покрытия прочей потребности</w:t>
      </w:r>
      <w:r w:rsidR="00686C62">
        <w:t xml:space="preserve"> (например, выдача МТР с цехового склада)</w:t>
      </w:r>
      <w:r>
        <w:t>. Потребности смежных направлений, таких как Кап.строй, Производство, ТОРО, описаны в соответствующих концепту</w:t>
      </w:r>
      <w:r w:rsidR="00277191">
        <w:t>альных дизайнах по направлениям</w:t>
      </w:r>
      <w:r w:rsidR="00277191" w:rsidRPr="00720B45">
        <w:t>.</w:t>
      </w:r>
      <w:r>
        <w:t xml:space="preserve"> </w:t>
      </w:r>
    </w:p>
    <w:p w14:paraId="588AF69D" w14:textId="77777777" w:rsidR="00361064" w:rsidRDefault="00361064" w:rsidP="00361064">
      <w:pPr>
        <w:ind w:firstLine="709"/>
      </w:pPr>
      <w:r>
        <w:t xml:space="preserve">В момент формирования заказа на списание производится проверка доступности материалов на отпускающем складе. Если материалы недоступны, то при формировании </w:t>
      </w:r>
      <w:r w:rsidRPr="00F60358">
        <w:rPr>
          <w:i/>
        </w:rPr>
        <w:t>Заказа на списание</w:t>
      </w:r>
      <w:r>
        <w:t xml:space="preserve"> выведется соответствующее сообщение. Последующая </w:t>
      </w:r>
      <w:r w:rsidRPr="00F60358">
        <w:rPr>
          <w:i/>
        </w:rPr>
        <w:t>Исходящая поставка</w:t>
      </w:r>
      <w:r>
        <w:t xml:space="preserve"> сформирована не будет.</w:t>
      </w:r>
    </w:p>
    <w:p w14:paraId="6623CFA8" w14:textId="5A60CCFC" w:rsidR="00361064" w:rsidRDefault="00361064" w:rsidP="00361064">
      <w:r>
        <w:tab/>
        <w:t>Шаг в</w:t>
      </w:r>
      <w:r w:rsidRPr="004C3990">
        <w:t xml:space="preserve">ыполняется </w:t>
      </w:r>
      <w:r>
        <w:t>Получателем МТР по потребности</w:t>
      </w:r>
      <w:del w:id="838" w:author="Кращенко Олег Владимирович (Подрядчик. ООО БерингПойнт)" w:date="2020-04-23T15:44:00Z">
        <w:r w:rsidDel="003B5905">
          <w:delText xml:space="preserve"> БЕ ГОК</w:delText>
        </w:r>
      </w:del>
      <w:r>
        <w:t>.</w:t>
      </w:r>
    </w:p>
    <w:p w14:paraId="3DE89F9C" w14:textId="77777777" w:rsidR="0011133A" w:rsidRDefault="0011133A" w:rsidP="00361064">
      <w:pPr>
        <w:ind w:firstLine="709"/>
        <w:rPr>
          <w:b/>
        </w:rPr>
      </w:pPr>
    </w:p>
    <w:p w14:paraId="328D7242" w14:textId="77777777" w:rsidR="00361064" w:rsidRPr="00B91A01" w:rsidRDefault="00361064" w:rsidP="00361064">
      <w:pPr>
        <w:ind w:firstLine="709"/>
        <w:rPr>
          <w:b/>
        </w:rPr>
      </w:pPr>
      <w:r w:rsidRPr="00B91A01">
        <w:rPr>
          <w:b/>
        </w:rPr>
        <w:t>Отражение в системе SAP</w:t>
      </w:r>
    </w:p>
    <w:p w14:paraId="77652364" w14:textId="77777777" w:rsidR="00361064" w:rsidRDefault="00361064" w:rsidP="00361064">
      <w:pPr>
        <w:ind w:firstLine="709"/>
      </w:pPr>
      <w:r>
        <w:t>Транзакция: ME21N</w:t>
      </w:r>
    </w:p>
    <w:p w14:paraId="7E0BB639" w14:textId="77777777" w:rsidR="00361064" w:rsidRDefault="00361064" w:rsidP="00361064">
      <w:pPr>
        <w:ind w:firstLine="709"/>
      </w:pPr>
      <w:r>
        <w:t xml:space="preserve">Вид документа: </w:t>
      </w:r>
      <w:commentRangeStart w:id="839"/>
      <w:commentRangeStart w:id="840"/>
      <w:r>
        <w:rPr>
          <w:lang w:val="en-US"/>
        </w:rPr>
        <w:t>Z</w:t>
      </w:r>
      <w:del w:id="841" w:author="Олег Владимирович" w:date="2021-03-09T14:06:00Z">
        <w:r w:rsidDel="003B3A45">
          <w:rPr>
            <w:lang w:val="en-US"/>
          </w:rPr>
          <w:delText>S</w:delText>
        </w:r>
      </w:del>
      <w:r>
        <w:rPr>
          <w:lang w:val="en-US"/>
        </w:rPr>
        <w:t>OD</w:t>
      </w:r>
      <w:r>
        <w:t xml:space="preserve"> – Заказ на списание</w:t>
      </w:r>
      <w:commentRangeEnd w:id="839"/>
      <w:r w:rsidR="00DD39A9">
        <w:rPr>
          <w:rStyle w:val="aff7"/>
        </w:rPr>
        <w:commentReference w:id="839"/>
      </w:r>
      <w:commentRangeEnd w:id="840"/>
      <w:r w:rsidR="003B3A45">
        <w:rPr>
          <w:rStyle w:val="aff7"/>
        </w:rPr>
        <w:commentReference w:id="840"/>
      </w:r>
    </w:p>
    <w:p w14:paraId="225AB580" w14:textId="75250651" w:rsidR="00361064" w:rsidRDefault="00361064" w:rsidP="00361064">
      <w:pPr>
        <w:ind w:firstLine="709"/>
        <w:rPr>
          <w:ins w:id="842" w:author="FokinaES" w:date="2021-04-19T12:24:00Z"/>
        </w:rPr>
      </w:pPr>
      <w:r>
        <w:t xml:space="preserve">В </w:t>
      </w:r>
      <w:r w:rsidRPr="00B91A01">
        <w:t>Заказе на списание</w:t>
      </w:r>
      <w:r>
        <w:t xml:space="preserve"> указывается предварительно созданная заявка на списание (вида </w:t>
      </w:r>
      <w:r>
        <w:rPr>
          <w:lang w:val="en-US"/>
        </w:rPr>
        <w:t>ZOD</w:t>
      </w:r>
      <w:r>
        <w:t xml:space="preserve">). Коды МТР, Количества и объекты учета затрат копируются </w:t>
      </w:r>
      <w:r w:rsidRPr="002B7E5A">
        <w:t xml:space="preserve">в Заказ </w:t>
      </w:r>
      <w:r>
        <w:t>на списание</w:t>
      </w:r>
      <w:r w:rsidRPr="002B7E5A">
        <w:t xml:space="preserve"> из Заявки на списание.</w:t>
      </w:r>
      <w:r w:rsidRPr="00584983">
        <w:t xml:space="preserve"> </w:t>
      </w:r>
    </w:p>
    <w:p w14:paraId="287058D3" w14:textId="3D1E6B13" w:rsidR="00AF5AB8" w:rsidRPr="00D61D7D" w:rsidRDefault="00AF5AB8" w:rsidP="00361064">
      <w:pPr>
        <w:ind w:firstLine="709"/>
        <w:rPr>
          <w:rPrChange w:id="843" w:author="FokinaES" w:date="2021-04-19T12:37:00Z">
            <w:rPr/>
          </w:rPrChange>
        </w:rPr>
      </w:pPr>
      <w:ins w:id="844" w:author="FokinaES" w:date="2021-04-19T12:25:00Z">
        <w:r>
          <w:t xml:space="preserve">Для формирования </w:t>
        </w:r>
        <w:r w:rsidRPr="00AF5AB8">
          <w:t>За</w:t>
        </w:r>
        <w:r>
          <w:t>казов на списание МТР</w:t>
        </w:r>
        <w:r w:rsidRPr="00AF5AB8">
          <w:t xml:space="preserve"> существует возможн</w:t>
        </w:r>
        <w:r>
          <w:t>ость массового создания, измене</w:t>
        </w:r>
        <w:r w:rsidRPr="00AF5AB8">
          <w:t>ния с помощью отчета ZMM_PLAN «</w:t>
        </w:r>
      </w:ins>
      <w:ins w:id="845" w:author="FokinaES" w:date="2021-04-19T12:29:00Z">
        <w:r>
          <w:t>Создание заказов на сп</w:t>
        </w:r>
      </w:ins>
      <w:ins w:id="846" w:author="FokinaES" w:date="2021-04-19T12:30:00Z">
        <w:r>
          <w:t>и</w:t>
        </w:r>
      </w:ins>
      <w:ins w:id="847" w:author="FokinaES" w:date="2021-04-19T12:29:00Z">
        <w:r>
          <w:t>сание</w:t>
        </w:r>
      </w:ins>
      <w:ins w:id="848" w:author="FokinaES" w:date="2021-04-19T12:25:00Z">
        <w:r w:rsidRPr="00AF5AB8">
          <w:t>» (разработка MM211 «Планирование ГСМ»).</w:t>
        </w:r>
      </w:ins>
      <w:ins w:id="849" w:author="FokinaES" w:date="2021-04-19T12:37:00Z">
        <w:r w:rsidR="00D61D7D" w:rsidRPr="00D61D7D">
          <w:rPr>
            <w:rPrChange w:id="850" w:author="FokinaES" w:date="2021-04-19T12:37:00Z">
              <w:rPr>
                <w:lang w:val="en-US"/>
              </w:rPr>
            </w:rPrChange>
          </w:rPr>
          <w:t xml:space="preserve"> </w:t>
        </w:r>
        <w:r w:rsidR="00D61D7D">
          <w:t>Данное АРМ позволяет</w:t>
        </w:r>
        <w:r w:rsidR="00D61D7D" w:rsidRPr="00D61D7D">
          <w:t xml:space="preserve"> управлять всей цепочкой документов Заявка на списание -&gt; Заказ на списание -&gt; Исх. поставка -&gt; Документ ОМ в рамках одной пользовательской транзакции</w:t>
        </w:r>
      </w:ins>
      <w:ins w:id="851" w:author="FokinaES" w:date="2021-04-19T12:38:00Z">
        <w:r w:rsidR="00D61D7D">
          <w:t>.</w:t>
        </w:r>
      </w:ins>
      <w:bookmarkStart w:id="852" w:name="_GoBack"/>
      <w:bookmarkEnd w:id="852"/>
    </w:p>
    <w:p w14:paraId="16497920" w14:textId="77777777" w:rsidR="003E6B2B" w:rsidRDefault="003E6B2B" w:rsidP="007560AE">
      <w:pPr>
        <w:ind w:firstLine="709"/>
        <w:jc w:val="right"/>
        <w:rPr>
          <w:rFonts w:cs="Arial"/>
          <w:b/>
          <w:sz w:val="22"/>
        </w:rPr>
      </w:pPr>
    </w:p>
    <w:p w14:paraId="15B2AE1C" w14:textId="3F4CA7FE" w:rsidR="007560AE" w:rsidRDefault="007560AE" w:rsidP="007560AE">
      <w:pPr>
        <w:ind w:firstLine="709"/>
        <w:jc w:val="right"/>
        <w:rPr>
          <w:rFonts w:eastAsiaTheme="majorEastAsia"/>
        </w:rPr>
      </w:pPr>
      <w:r w:rsidRPr="00916FAB">
        <w:rPr>
          <w:rFonts w:cs="Arial"/>
          <w:b/>
          <w:sz w:val="22"/>
        </w:rPr>
        <w:lastRenderedPageBreak/>
        <w:t xml:space="preserve">Таблица </w:t>
      </w:r>
      <w:r>
        <w:rPr>
          <w:rFonts w:cs="Arial"/>
          <w:b/>
          <w:sz w:val="22"/>
        </w:rPr>
        <w:t>44</w:t>
      </w:r>
      <w:r w:rsidRPr="00916FAB">
        <w:rPr>
          <w:rFonts w:cs="Arial"/>
          <w:b/>
          <w:sz w:val="22"/>
        </w:rPr>
        <w:t xml:space="preserve">. Описание </w:t>
      </w:r>
      <w:r>
        <w:rPr>
          <w:rFonts w:cs="Arial"/>
          <w:b/>
          <w:sz w:val="22"/>
        </w:rPr>
        <w:t>шага «Формирование заказа на списание со склада»</w:t>
      </w:r>
    </w:p>
    <w:p w14:paraId="7526A1D4" w14:textId="66D6C207" w:rsidR="007560AE" w:rsidRDefault="007560AE" w:rsidP="00B91A0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2015"/>
        <w:gridCol w:w="1701"/>
        <w:gridCol w:w="2126"/>
        <w:gridCol w:w="1418"/>
        <w:gridCol w:w="1276"/>
        <w:gridCol w:w="1700"/>
      </w:tblGrid>
      <w:tr w:rsidR="007560AE" w14:paraId="59252436" w14:textId="77777777" w:rsidTr="007560AE">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32B3431E"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2222B5F5"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28AB4C9A"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4EA66631"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60AB531F"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700" w:type="dxa"/>
            <w:tcBorders>
              <w:top w:val="single" w:sz="6" w:space="0" w:color="auto"/>
              <w:left w:val="single" w:sz="6" w:space="0" w:color="auto"/>
              <w:bottom w:val="single" w:sz="6" w:space="0" w:color="auto"/>
              <w:right w:val="single" w:sz="6" w:space="0" w:color="auto"/>
            </w:tcBorders>
            <w:shd w:val="solid" w:color="FFCC00" w:fill="auto"/>
          </w:tcPr>
          <w:p w14:paraId="27A0A6A1"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7560AE" w14:paraId="6E696DEC" w14:textId="77777777" w:rsidTr="007560AE">
        <w:trPr>
          <w:trHeight w:val="132"/>
        </w:trPr>
        <w:tc>
          <w:tcPr>
            <w:tcW w:w="2015" w:type="dxa"/>
            <w:tcBorders>
              <w:top w:val="single" w:sz="6" w:space="0" w:color="auto"/>
              <w:left w:val="single" w:sz="6" w:space="0" w:color="auto"/>
              <w:bottom w:val="single" w:sz="6" w:space="0" w:color="auto"/>
              <w:right w:val="single" w:sz="6" w:space="0" w:color="auto"/>
            </w:tcBorders>
          </w:tcPr>
          <w:p w14:paraId="00EB0E87"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ПП-10.07.03.03.005</w:t>
            </w:r>
          </w:p>
        </w:tc>
        <w:tc>
          <w:tcPr>
            <w:tcW w:w="1701" w:type="dxa"/>
            <w:tcBorders>
              <w:top w:val="single" w:sz="6" w:space="0" w:color="auto"/>
              <w:left w:val="single" w:sz="6" w:space="0" w:color="auto"/>
              <w:bottom w:val="single" w:sz="6" w:space="0" w:color="auto"/>
              <w:right w:val="single" w:sz="6" w:space="0" w:color="auto"/>
            </w:tcBorders>
          </w:tcPr>
          <w:p w14:paraId="5498FB87"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Требуется выдача с цехового склада</w:t>
            </w:r>
          </w:p>
        </w:tc>
        <w:tc>
          <w:tcPr>
            <w:tcW w:w="2126" w:type="dxa"/>
            <w:tcBorders>
              <w:top w:val="single" w:sz="6" w:space="0" w:color="auto"/>
              <w:left w:val="single" w:sz="6" w:space="0" w:color="auto"/>
              <w:bottom w:val="single" w:sz="6" w:space="0" w:color="auto"/>
              <w:right w:val="single" w:sz="6" w:space="0" w:color="auto"/>
            </w:tcBorders>
          </w:tcPr>
          <w:p w14:paraId="0BF64383"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ME21N Создание заказа на поставку</w:t>
            </w:r>
          </w:p>
        </w:tc>
        <w:tc>
          <w:tcPr>
            <w:tcW w:w="1418" w:type="dxa"/>
            <w:tcBorders>
              <w:top w:val="single" w:sz="6" w:space="0" w:color="auto"/>
              <w:left w:val="single" w:sz="6" w:space="0" w:color="auto"/>
              <w:bottom w:val="single" w:sz="6" w:space="0" w:color="auto"/>
              <w:right w:val="single" w:sz="6" w:space="0" w:color="auto"/>
            </w:tcBorders>
          </w:tcPr>
          <w:p w14:paraId="0188B2E3"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Заявка на списание</w:t>
            </w:r>
          </w:p>
        </w:tc>
        <w:tc>
          <w:tcPr>
            <w:tcW w:w="1276" w:type="dxa"/>
            <w:tcBorders>
              <w:top w:val="single" w:sz="6" w:space="0" w:color="auto"/>
              <w:left w:val="single" w:sz="6" w:space="0" w:color="auto"/>
              <w:bottom w:val="single" w:sz="6" w:space="0" w:color="auto"/>
              <w:right w:val="single" w:sz="6" w:space="0" w:color="auto"/>
            </w:tcBorders>
          </w:tcPr>
          <w:p w14:paraId="74436E13" w14:textId="77777777" w:rsidR="007560AE" w:rsidRDefault="007560AE" w:rsidP="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Заказ на списание</w:t>
            </w:r>
          </w:p>
        </w:tc>
        <w:tc>
          <w:tcPr>
            <w:tcW w:w="1700" w:type="dxa"/>
            <w:tcBorders>
              <w:top w:val="single" w:sz="6" w:space="0" w:color="auto"/>
              <w:left w:val="single" w:sz="6" w:space="0" w:color="auto"/>
              <w:bottom w:val="single" w:sz="6" w:space="0" w:color="auto"/>
              <w:right w:val="single" w:sz="6" w:space="0" w:color="auto"/>
            </w:tcBorders>
          </w:tcPr>
          <w:p w14:paraId="59E2D746" w14:textId="6BF9EE91" w:rsidR="007560AE" w:rsidRDefault="007560AE">
            <w:pPr>
              <w:autoSpaceDE w:val="0"/>
              <w:autoSpaceDN w:val="0"/>
              <w:adjustRightInd w:val="0"/>
              <w:jc w:val="left"/>
              <w:rPr>
                <w:rFonts w:eastAsiaTheme="minorHAnsi" w:cs="Arial"/>
                <w:color w:val="000000"/>
                <w:sz w:val="20"/>
                <w:szCs w:val="20"/>
              </w:rPr>
            </w:pPr>
            <w:del w:id="853" w:author="Кращенко Олег Владимирович (Подрядчик. ООО БерингПойнт)" w:date="2020-04-23T15:25:00Z">
              <w:r w:rsidDel="00556FB4">
                <w:rPr>
                  <w:rFonts w:eastAsiaTheme="minorHAnsi" w:cs="Arial"/>
                  <w:color w:val="000000"/>
                  <w:sz w:val="20"/>
                  <w:szCs w:val="20"/>
                </w:rPr>
                <w:delText>Получатель МТР по потребности БЕ ГОК</w:delText>
              </w:r>
            </w:del>
            <w:ins w:id="854" w:author="Кращенко Олег Владимирович (Подрядчик. ООО БерингПойнт)" w:date="2020-04-23T15:25:00Z">
              <w:r w:rsidR="00556FB4">
                <w:rPr>
                  <w:rFonts w:eastAsiaTheme="minorHAnsi" w:cs="Arial"/>
                  <w:color w:val="000000"/>
                  <w:sz w:val="20"/>
                  <w:szCs w:val="20"/>
                </w:rPr>
                <w:t>Получатель МТР по потребности</w:t>
              </w:r>
            </w:ins>
          </w:p>
        </w:tc>
      </w:tr>
    </w:tbl>
    <w:p w14:paraId="7AD59F00" w14:textId="77777777" w:rsidR="007560AE" w:rsidRDefault="007560AE" w:rsidP="00B91A01">
      <w:pPr>
        <w:ind w:firstLine="709"/>
      </w:pPr>
    </w:p>
    <w:p w14:paraId="2B09D3A5" w14:textId="77777777" w:rsidR="007560AE" w:rsidRDefault="007560AE" w:rsidP="00B91A01">
      <w:pPr>
        <w:ind w:firstLine="709"/>
      </w:pPr>
    </w:p>
    <w:p w14:paraId="62A78D73" w14:textId="3D77303F" w:rsidR="00B91A01" w:rsidRPr="00B91A01" w:rsidRDefault="00B91A01" w:rsidP="00B91A01">
      <w:pPr>
        <w:pStyle w:val="4"/>
      </w:pPr>
      <w:bookmarkStart w:id="855" w:name="_Hlk522608420"/>
      <w:r>
        <w:t xml:space="preserve">Шаг процесса </w:t>
      </w:r>
      <w:r w:rsidRPr="00B91A01">
        <w:t xml:space="preserve">ПП-10.07.03.03.010 </w:t>
      </w:r>
      <w:r>
        <w:t xml:space="preserve">– </w:t>
      </w:r>
      <w:r w:rsidRPr="00B91A01">
        <w:t>Формирование заказа на списание</w:t>
      </w:r>
    </w:p>
    <w:p w14:paraId="3AAE7699" w14:textId="77777777" w:rsidR="0014423A" w:rsidRDefault="0014423A" w:rsidP="00B91A01">
      <w:pPr>
        <w:ind w:firstLine="709"/>
      </w:pPr>
    </w:p>
    <w:p w14:paraId="50EA7235" w14:textId="6E0FCFE8" w:rsidR="00B91A01" w:rsidRPr="00C63248" w:rsidRDefault="005C4D27" w:rsidP="00B91A01">
      <w:pPr>
        <w:ind w:firstLine="709"/>
      </w:pPr>
      <w:r>
        <w:t>На</w:t>
      </w:r>
      <w:r w:rsidR="00E16FFC">
        <w:t xml:space="preserve"> данном шаге производится</w:t>
      </w:r>
      <w:r w:rsidR="00B91A01">
        <w:t xml:space="preserve"> выдача МТР со склада</w:t>
      </w:r>
      <w:r w:rsidR="00E16FFC">
        <w:t xml:space="preserve"> без предварительно зарегистрированной потребности</w:t>
      </w:r>
      <w:r w:rsidR="00B91A01">
        <w:t xml:space="preserve">. </w:t>
      </w:r>
    </w:p>
    <w:p w14:paraId="4D2C37A4" w14:textId="6C632F59" w:rsidR="00B91A01" w:rsidRDefault="00B91A01" w:rsidP="00B91A01">
      <w:pPr>
        <w:ind w:firstLine="709"/>
      </w:pPr>
      <w:r w:rsidRPr="00C63248">
        <w:t xml:space="preserve">В системе SAP </w:t>
      </w:r>
      <w:r w:rsidR="004B2170">
        <w:t xml:space="preserve">данный процесс </w:t>
      </w:r>
      <w:r w:rsidRPr="00C63248">
        <w:t xml:space="preserve">выдачи отражается посредством формирования </w:t>
      </w:r>
      <w:r w:rsidRPr="004C3990">
        <w:rPr>
          <w:i/>
        </w:rPr>
        <w:t>Заказа на списание</w:t>
      </w:r>
      <w:r w:rsidRPr="00C63248">
        <w:t xml:space="preserve">. В </w:t>
      </w:r>
      <w:r w:rsidRPr="004C3990">
        <w:rPr>
          <w:i/>
        </w:rPr>
        <w:t>Заказе на списание</w:t>
      </w:r>
      <w:r>
        <w:t xml:space="preserve"> заявитель </w:t>
      </w:r>
      <w:r w:rsidR="00E9560D">
        <w:t>указывает</w:t>
      </w:r>
      <w:r w:rsidR="00E9560D" w:rsidRPr="00C63248">
        <w:t xml:space="preserve"> </w:t>
      </w:r>
      <w:r w:rsidRPr="00C63248">
        <w:t>количество к выдаче и дату выдачи.</w:t>
      </w:r>
      <w:r>
        <w:t xml:space="preserve"> </w:t>
      </w:r>
    </w:p>
    <w:p w14:paraId="345F66FF" w14:textId="73662DA3" w:rsidR="00B91A01" w:rsidRDefault="00B91A01" w:rsidP="00B91A01">
      <w:pPr>
        <w:ind w:firstLine="709"/>
      </w:pPr>
      <w:r>
        <w:t xml:space="preserve">Данная операция релевантна для </w:t>
      </w:r>
      <w:r w:rsidR="00E9560D">
        <w:t>таких процессов, как выдача для вклада в уставной капитал, вклад в имущество, возврат МТР из уставного капитала, погашение обязательств по залогу реализации и внеплановая инвентаризация со списанием через заказ на списание</w:t>
      </w:r>
      <w:r>
        <w:t>.</w:t>
      </w:r>
    </w:p>
    <w:p w14:paraId="47BE87A2" w14:textId="335A2921" w:rsidR="005A51B3" w:rsidRDefault="005A51B3" w:rsidP="00B91A01">
      <w:pPr>
        <w:ind w:firstLine="709"/>
      </w:pPr>
      <w:r>
        <w:t>В позициях создаваемого заказа заполняются процент допуска сверхпоставки и недопоставки (разработка MM</w:t>
      </w:r>
      <w:r w:rsidR="006F50AC">
        <w:t>8</w:t>
      </w:r>
      <w:r w:rsidR="00E1383F">
        <w:t>4</w:t>
      </w:r>
      <w:r>
        <w:t xml:space="preserve"> «</w:t>
      </w:r>
      <w:r w:rsidRPr="00C12E6E">
        <w:t>Уч</w:t>
      </w:r>
      <w:r>
        <w:t>ё</w:t>
      </w:r>
      <w:r w:rsidRPr="00C12E6E">
        <w:t>т допуска сверхпоставки и недопоставки при перемещении</w:t>
      </w:r>
      <w:r>
        <w:t xml:space="preserve">»). Данные параметры ведутся в справочнике </w:t>
      </w:r>
      <w:r w:rsidR="009D0E0F">
        <w:t>МТР</w:t>
      </w:r>
      <w:r>
        <w:t xml:space="preserve"> (описание справочника с</w:t>
      </w:r>
      <w:r w:rsidRPr="007F19D1">
        <w:t xml:space="preserve">м. КД </w:t>
      </w:r>
      <w:r w:rsidR="009D0E0F" w:rsidRPr="009D0E0F">
        <w:t>ERP.5.1.47 «Концепция по нормативно-справочной информации»</w:t>
      </w:r>
      <w:r>
        <w:t>).</w:t>
      </w:r>
    </w:p>
    <w:p w14:paraId="4AFF0500" w14:textId="77777777" w:rsidR="00B91A01" w:rsidRDefault="00B91A01" w:rsidP="00B91A01">
      <w:pPr>
        <w:ind w:firstLine="709"/>
      </w:pPr>
      <w:r>
        <w:t xml:space="preserve">В момент формирования заказа на списание производится проверка доступности материалов на отпускающем складе. Если материалы недоступны, то при формировании </w:t>
      </w:r>
      <w:r w:rsidRPr="00F60358">
        <w:rPr>
          <w:i/>
        </w:rPr>
        <w:t>Заказа на списание</w:t>
      </w:r>
      <w:r>
        <w:t xml:space="preserve"> выведется соответствующее сообщение. Последующая </w:t>
      </w:r>
      <w:r w:rsidRPr="00F60358">
        <w:rPr>
          <w:i/>
        </w:rPr>
        <w:t>Исходящая поставка</w:t>
      </w:r>
      <w:r>
        <w:t xml:space="preserve"> сформирована не будет.</w:t>
      </w:r>
    </w:p>
    <w:p w14:paraId="77BB651D" w14:textId="4EA4B32B" w:rsidR="004B79AF" w:rsidRDefault="004B79AF" w:rsidP="00B91A01">
      <w:pPr>
        <w:ind w:firstLine="709"/>
      </w:pPr>
      <w:r>
        <w:t>Шаг выполняется Руководителем МТО</w:t>
      </w:r>
      <w:del w:id="856" w:author="Кращенко Олег Владимирович (Подрядчик. ООО БерингПойнт)" w:date="2020-04-23T15:44:00Z">
        <w:r w:rsidDel="003B5905">
          <w:delText xml:space="preserve"> БЕ ГОК</w:delText>
        </w:r>
      </w:del>
      <w:r>
        <w:t>.</w:t>
      </w:r>
    </w:p>
    <w:p w14:paraId="5AC207A8" w14:textId="77777777" w:rsidR="0011133A" w:rsidRDefault="0011133A" w:rsidP="00B91A01">
      <w:pPr>
        <w:ind w:firstLine="709"/>
      </w:pPr>
    </w:p>
    <w:p w14:paraId="3B24E9D7" w14:textId="77777777" w:rsidR="00B91A01" w:rsidRPr="00B91A01" w:rsidRDefault="00B91A01" w:rsidP="00B91A01">
      <w:pPr>
        <w:ind w:firstLine="709"/>
        <w:rPr>
          <w:b/>
        </w:rPr>
      </w:pPr>
      <w:r w:rsidRPr="00B91A01">
        <w:rPr>
          <w:b/>
        </w:rPr>
        <w:t>Отражение в системе SAP</w:t>
      </w:r>
    </w:p>
    <w:p w14:paraId="122B9F0C" w14:textId="77777777" w:rsidR="00B91A01" w:rsidRDefault="00B91A01" w:rsidP="00B91A01">
      <w:pPr>
        <w:ind w:firstLine="709"/>
      </w:pPr>
      <w:r>
        <w:t>Транзакция: ME21N</w:t>
      </w:r>
    </w:p>
    <w:p w14:paraId="2E813CD8" w14:textId="3BE84589" w:rsidR="00B91A01" w:rsidRDefault="00B91A01" w:rsidP="00B91A01">
      <w:pPr>
        <w:ind w:firstLine="709"/>
      </w:pPr>
      <w:r>
        <w:t xml:space="preserve">Вид документа: </w:t>
      </w:r>
      <w:r>
        <w:rPr>
          <w:lang w:val="en-US"/>
        </w:rPr>
        <w:t>Z</w:t>
      </w:r>
      <w:r w:rsidR="009E13CE">
        <w:rPr>
          <w:lang w:val="en-US"/>
        </w:rPr>
        <w:t>O</w:t>
      </w:r>
      <w:r>
        <w:rPr>
          <w:lang w:val="en-US"/>
        </w:rPr>
        <w:t>OD</w:t>
      </w:r>
      <w:r>
        <w:t xml:space="preserve"> – Заказ на списание</w:t>
      </w:r>
      <w:r w:rsidR="009E13CE">
        <w:t xml:space="preserve"> (без потребности)</w:t>
      </w:r>
    </w:p>
    <w:p w14:paraId="2F07E7C3" w14:textId="101C0F57" w:rsidR="00B91A01" w:rsidRDefault="00B91A01" w:rsidP="00B91A01">
      <w:pPr>
        <w:ind w:firstLine="709"/>
      </w:pPr>
      <w:r>
        <w:t xml:space="preserve">В </w:t>
      </w:r>
      <w:r w:rsidR="004B2170">
        <w:t xml:space="preserve">позициях </w:t>
      </w:r>
      <w:r w:rsidRPr="00B91A01">
        <w:t>Заказ</w:t>
      </w:r>
      <w:r w:rsidR="004B2170">
        <w:t>а</w:t>
      </w:r>
      <w:r w:rsidRPr="00B91A01">
        <w:t xml:space="preserve"> на списание</w:t>
      </w:r>
      <w:r>
        <w:t xml:space="preserve"> </w:t>
      </w:r>
      <w:r w:rsidR="0027452B">
        <w:t>указыва</w:t>
      </w:r>
      <w:r w:rsidR="004B2170">
        <w:t>ю</w:t>
      </w:r>
      <w:r w:rsidR="0027452B">
        <w:t>тся</w:t>
      </w:r>
      <w:r w:rsidR="004B2170">
        <w:t xml:space="preserve"> коды МТР, количества, дата выдачи и</w:t>
      </w:r>
      <w:r w:rsidR="00E9560D">
        <w:t xml:space="preserve"> </w:t>
      </w:r>
      <w:r w:rsidR="004B2170">
        <w:t>контировки для отнесения затрат</w:t>
      </w:r>
      <w:r w:rsidR="00AF3A3F">
        <w:t>.</w:t>
      </w:r>
    </w:p>
    <w:p w14:paraId="0E3EB288" w14:textId="77777777" w:rsidR="00C54FF1" w:rsidRDefault="00C54FF1" w:rsidP="00B91A01">
      <w:pPr>
        <w:ind w:firstLine="709"/>
      </w:pPr>
    </w:p>
    <w:p w14:paraId="439CDBBD" w14:textId="14779398" w:rsidR="007560AE" w:rsidRDefault="007560AE" w:rsidP="007560AE">
      <w:pPr>
        <w:ind w:firstLine="709"/>
        <w:jc w:val="right"/>
        <w:rPr>
          <w:rFonts w:eastAsiaTheme="majorEastAsia"/>
        </w:rPr>
      </w:pPr>
      <w:r w:rsidRPr="00916FAB">
        <w:rPr>
          <w:rFonts w:cs="Arial"/>
          <w:b/>
          <w:sz w:val="22"/>
        </w:rPr>
        <w:t xml:space="preserve">Таблица </w:t>
      </w:r>
      <w:r>
        <w:rPr>
          <w:rFonts w:cs="Arial"/>
          <w:b/>
          <w:sz w:val="22"/>
        </w:rPr>
        <w:t>45</w:t>
      </w:r>
      <w:r w:rsidRPr="00916FAB">
        <w:rPr>
          <w:rFonts w:cs="Arial"/>
          <w:b/>
          <w:sz w:val="22"/>
        </w:rPr>
        <w:t xml:space="preserve">. Описание </w:t>
      </w:r>
      <w:r>
        <w:rPr>
          <w:rFonts w:cs="Arial"/>
          <w:b/>
          <w:sz w:val="22"/>
        </w:rPr>
        <w:t>шага «Формирование заказа на списание»</w:t>
      </w:r>
    </w:p>
    <w:p w14:paraId="35D0FBEE" w14:textId="77777777" w:rsidR="007560AE" w:rsidRDefault="007560AE" w:rsidP="00B91A0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4678"/>
        <w:gridCol w:w="1044"/>
        <w:gridCol w:w="657"/>
        <w:gridCol w:w="931"/>
        <w:gridCol w:w="1053"/>
      </w:tblGrid>
      <w:tr w:rsidR="007560AE" w14:paraId="7BD18CFD" w14:textId="77777777" w:rsidTr="0011133A">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bookmarkEnd w:id="855"/>
          <w:p w14:paraId="12D425E3"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4678" w:type="dxa"/>
            <w:tcBorders>
              <w:top w:val="single" w:sz="6" w:space="0" w:color="auto"/>
              <w:left w:val="single" w:sz="6" w:space="0" w:color="auto"/>
              <w:bottom w:val="single" w:sz="6" w:space="0" w:color="auto"/>
              <w:right w:val="single" w:sz="6" w:space="0" w:color="auto"/>
            </w:tcBorders>
            <w:shd w:val="solid" w:color="FFCC00" w:fill="auto"/>
          </w:tcPr>
          <w:p w14:paraId="6FBE3B5F"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6FF89768"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657" w:type="dxa"/>
            <w:tcBorders>
              <w:top w:val="single" w:sz="6" w:space="0" w:color="auto"/>
              <w:left w:val="single" w:sz="6" w:space="0" w:color="auto"/>
              <w:bottom w:val="single" w:sz="6" w:space="0" w:color="auto"/>
              <w:right w:val="single" w:sz="6" w:space="0" w:color="auto"/>
            </w:tcBorders>
            <w:shd w:val="solid" w:color="FFCC00" w:fill="auto"/>
          </w:tcPr>
          <w:p w14:paraId="2ED56033"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931" w:type="dxa"/>
            <w:tcBorders>
              <w:top w:val="single" w:sz="6" w:space="0" w:color="auto"/>
              <w:left w:val="single" w:sz="6" w:space="0" w:color="auto"/>
              <w:bottom w:val="single" w:sz="6" w:space="0" w:color="auto"/>
              <w:right w:val="single" w:sz="6" w:space="0" w:color="auto"/>
            </w:tcBorders>
            <w:shd w:val="solid" w:color="FFCC00" w:fill="auto"/>
          </w:tcPr>
          <w:p w14:paraId="4AD86243"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053" w:type="dxa"/>
            <w:tcBorders>
              <w:top w:val="single" w:sz="6" w:space="0" w:color="auto"/>
              <w:left w:val="single" w:sz="6" w:space="0" w:color="auto"/>
              <w:bottom w:val="single" w:sz="6" w:space="0" w:color="auto"/>
              <w:right w:val="single" w:sz="6" w:space="0" w:color="auto"/>
            </w:tcBorders>
            <w:shd w:val="solid" w:color="FFCC00" w:fill="auto"/>
          </w:tcPr>
          <w:p w14:paraId="6A3E8718" w14:textId="77777777" w:rsidR="007560AE" w:rsidRDefault="007560A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7560AE" w14:paraId="7E703273" w14:textId="77777777" w:rsidTr="0011133A">
        <w:trPr>
          <w:trHeight w:val="667"/>
        </w:trPr>
        <w:tc>
          <w:tcPr>
            <w:tcW w:w="1873" w:type="dxa"/>
            <w:tcBorders>
              <w:top w:val="single" w:sz="6" w:space="0" w:color="auto"/>
              <w:left w:val="single" w:sz="6" w:space="0" w:color="auto"/>
              <w:bottom w:val="single" w:sz="6" w:space="0" w:color="auto"/>
              <w:right w:val="single" w:sz="6" w:space="0" w:color="auto"/>
            </w:tcBorders>
          </w:tcPr>
          <w:p w14:paraId="311ACDFB"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ПП-10.07.03.03.010</w:t>
            </w:r>
          </w:p>
        </w:tc>
        <w:tc>
          <w:tcPr>
            <w:tcW w:w="4678" w:type="dxa"/>
            <w:tcBorders>
              <w:top w:val="single" w:sz="6" w:space="0" w:color="auto"/>
              <w:left w:val="single" w:sz="6" w:space="0" w:color="auto"/>
              <w:bottom w:val="single" w:sz="6" w:space="0" w:color="auto"/>
              <w:right w:val="single" w:sz="6" w:space="0" w:color="auto"/>
            </w:tcBorders>
          </w:tcPr>
          <w:p w14:paraId="6C5CEAA0"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Требуется выдача для:</w:t>
            </w:r>
          </w:p>
          <w:p w14:paraId="43A1F12A"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-вклада в уставной капитал</w:t>
            </w:r>
          </w:p>
          <w:p w14:paraId="36ADA79C"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 вклада в имущество</w:t>
            </w:r>
          </w:p>
          <w:p w14:paraId="3F03CCDC"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 возврата МТР из уставного капитала</w:t>
            </w:r>
          </w:p>
          <w:p w14:paraId="0FD6EED0"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 погашения обязательств по залогу реализации</w:t>
            </w:r>
          </w:p>
          <w:p w14:paraId="439461B4"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 внеплановой инвентаризации со списанием через заказ на списание</w:t>
            </w:r>
          </w:p>
        </w:tc>
        <w:tc>
          <w:tcPr>
            <w:tcW w:w="1044" w:type="dxa"/>
            <w:tcBorders>
              <w:top w:val="single" w:sz="6" w:space="0" w:color="auto"/>
              <w:left w:val="single" w:sz="6" w:space="0" w:color="auto"/>
              <w:bottom w:val="single" w:sz="6" w:space="0" w:color="auto"/>
              <w:right w:val="single" w:sz="6" w:space="0" w:color="auto"/>
            </w:tcBorders>
          </w:tcPr>
          <w:p w14:paraId="2E74FC73" w14:textId="77777777" w:rsidR="007560AE" w:rsidRDefault="007560AE">
            <w:pPr>
              <w:autoSpaceDE w:val="0"/>
              <w:autoSpaceDN w:val="0"/>
              <w:adjustRightInd w:val="0"/>
              <w:jc w:val="left"/>
              <w:rPr>
                <w:rFonts w:eastAsiaTheme="minorHAnsi" w:cs="Arial"/>
                <w:color w:val="000000"/>
                <w:sz w:val="20"/>
                <w:szCs w:val="20"/>
              </w:rPr>
            </w:pPr>
            <w:r>
              <w:rPr>
                <w:rFonts w:eastAsiaTheme="minorHAnsi" w:cs="Arial"/>
                <w:color w:val="000000"/>
                <w:sz w:val="20"/>
                <w:szCs w:val="20"/>
              </w:rPr>
              <w:t>ME21N Создание заказа на поставку</w:t>
            </w:r>
          </w:p>
        </w:tc>
        <w:tc>
          <w:tcPr>
            <w:tcW w:w="657" w:type="dxa"/>
            <w:tcBorders>
              <w:top w:val="single" w:sz="6" w:space="0" w:color="auto"/>
              <w:left w:val="single" w:sz="6" w:space="0" w:color="auto"/>
              <w:bottom w:val="single" w:sz="6" w:space="0" w:color="auto"/>
              <w:right w:val="single" w:sz="6" w:space="0" w:color="auto"/>
            </w:tcBorders>
          </w:tcPr>
          <w:p w14:paraId="59059B3F" w14:textId="77777777" w:rsidR="007560AE" w:rsidRDefault="007560AE">
            <w:pPr>
              <w:autoSpaceDE w:val="0"/>
              <w:autoSpaceDN w:val="0"/>
              <w:adjustRightInd w:val="0"/>
              <w:jc w:val="center"/>
              <w:rPr>
                <w:rFonts w:eastAsiaTheme="minorHAnsi" w:cs="Arial"/>
                <w:color w:val="000000"/>
                <w:sz w:val="20"/>
                <w:szCs w:val="20"/>
              </w:rPr>
            </w:pPr>
            <w:r>
              <w:rPr>
                <w:rFonts w:eastAsiaTheme="minorHAnsi" w:cs="Arial"/>
                <w:color w:val="000000"/>
                <w:sz w:val="20"/>
                <w:szCs w:val="20"/>
              </w:rPr>
              <w:t>-</w:t>
            </w:r>
          </w:p>
        </w:tc>
        <w:tc>
          <w:tcPr>
            <w:tcW w:w="931" w:type="dxa"/>
            <w:tcBorders>
              <w:top w:val="single" w:sz="6" w:space="0" w:color="auto"/>
              <w:left w:val="single" w:sz="6" w:space="0" w:color="auto"/>
              <w:bottom w:val="single" w:sz="6" w:space="0" w:color="auto"/>
              <w:right w:val="single" w:sz="6" w:space="0" w:color="auto"/>
            </w:tcBorders>
          </w:tcPr>
          <w:p w14:paraId="4721A710" w14:textId="77777777" w:rsidR="007560AE" w:rsidRDefault="007560AE">
            <w:pPr>
              <w:autoSpaceDE w:val="0"/>
              <w:autoSpaceDN w:val="0"/>
              <w:adjustRightInd w:val="0"/>
              <w:jc w:val="center"/>
              <w:rPr>
                <w:rFonts w:eastAsiaTheme="minorHAnsi" w:cs="Arial"/>
                <w:color w:val="000000"/>
                <w:sz w:val="20"/>
                <w:szCs w:val="20"/>
              </w:rPr>
            </w:pPr>
            <w:r>
              <w:rPr>
                <w:rFonts w:eastAsiaTheme="minorHAnsi" w:cs="Arial"/>
                <w:color w:val="000000"/>
                <w:sz w:val="20"/>
                <w:szCs w:val="20"/>
              </w:rPr>
              <w:t>Заказ на списание</w:t>
            </w:r>
          </w:p>
        </w:tc>
        <w:tc>
          <w:tcPr>
            <w:tcW w:w="1053" w:type="dxa"/>
            <w:tcBorders>
              <w:top w:val="single" w:sz="6" w:space="0" w:color="auto"/>
              <w:left w:val="single" w:sz="6" w:space="0" w:color="auto"/>
              <w:bottom w:val="single" w:sz="6" w:space="0" w:color="auto"/>
              <w:right w:val="single" w:sz="6" w:space="0" w:color="auto"/>
            </w:tcBorders>
          </w:tcPr>
          <w:p w14:paraId="7112EF38" w14:textId="664AE3A1" w:rsidR="007560AE" w:rsidRDefault="007560AE" w:rsidP="00556FB4">
            <w:pPr>
              <w:autoSpaceDE w:val="0"/>
              <w:autoSpaceDN w:val="0"/>
              <w:adjustRightInd w:val="0"/>
              <w:jc w:val="left"/>
              <w:rPr>
                <w:rFonts w:eastAsiaTheme="minorHAnsi" w:cs="Arial"/>
                <w:color w:val="000000"/>
                <w:sz w:val="20"/>
                <w:szCs w:val="20"/>
              </w:rPr>
            </w:pPr>
            <w:r>
              <w:rPr>
                <w:rFonts w:eastAsiaTheme="minorHAnsi" w:cs="Arial"/>
                <w:color w:val="000000"/>
                <w:sz w:val="20"/>
                <w:szCs w:val="20"/>
              </w:rPr>
              <w:t>Руководитель МТО</w:t>
            </w:r>
            <w:del w:id="857" w:author="Кращенко Олег Владимирович (Подрядчик. ООО БерингПойнт)" w:date="2020-04-23T15:26:00Z">
              <w:r w:rsidDel="00556FB4">
                <w:rPr>
                  <w:rFonts w:eastAsiaTheme="minorHAnsi" w:cs="Arial"/>
                  <w:color w:val="000000"/>
                  <w:sz w:val="20"/>
                  <w:szCs w:val="20"/>
                </w:rPr>
                <w:delText xml:space="preserve"> БЕ ГОК</w:delText>
              </w:r>
            </w:del>
          </w:p>
        </w:tc>
      </w:tr>
    </w:tbl>
    <w:p w14:paraId="5BB727C9" w14:textId="4605A805" w:rsidR="00B91A01" w:rsidRDefault="00B91A01" w:rsidP="00B91A01">
      <w:pPr>
        <w:pStyle w:val="4"/>
        <w:spacing w:line="276" w:lineRule="auto"/>
      </w:pPr>
      <w:r>
        <w:t xml:space="preserve">Шаг процесса ПП-10.07.03.03.020 – </w:t>
      </w:r>
      <w:r w:rsidRPr="00F16354">
        <w:t>Формирование исходящей поставки</w:t>
      </w:r>
    </w:p>
    <w:p w14:paraId="19C40F60" w14:textId="77777777" w:rsidR="0014423A" w:rsidRDefault="0014423A" w:rsidP="00B91A01">
      <w:pPr>
        <w:ind w:firstLine="709"/>
      </w:pPr>
    </w:p>
    <w:p w14:paraId="1C7E1FBD" w14:textId="5B025DD4" w:rsidR="00B91A01" w:rsidRDefault="00B91A01" w:rsidP="00B91A01">
      <w:pPr>
        <w:ind w:firstLine="709"/>
      </w:pPr>
      <w:r w:rsidRPr="004C3990">
        <w:t xml:space="preserve">По Заказу на списание </w:t>
      </w:r>
      <w:r w:rsidR="00CE19B4">
        <w:t xml:space="preserve">при его сохранении </w:t>
      </w:r>
      <w:r w:rsidR="00D41828">
        <w:t>автоматически формируется</w:t>
      </w:r>
      <w:r w:rsidRPr="004C3990">
        <w:t xml:space="preserve"> документ </w:t>
      </w:r>
      <w:r w:rsidRPr="004C3990">
        <w:rPr>
          <w:i/>
        </w:rPr>
        <w:t>Исходящая поставка</w:t>
      </w:r>
      <w:r w:rsidRPr="004C3990">
        <w:t>, который является основанием для выдачи МТР со склада.</w:t>
      </w:r>
    </w:p>
    <w:p w14:paraId="691C5436" w14:textId="39D73D6E" w:rsidR="0002518A" w:rsidRPr="004C3990" w:rsidRDefault="0002518A" w:rsidP="00B91A01">
      <w:pPr>
        <w:ind w:firstLine="709"/>
      </w:pPr>
      <w:r>
        <w:lastRenderedPageBreak/>
        <w:t>Также при создании поставки выполняется проверка на превышение открытого объема заказа на перемещение – количество в создаваемой исходящей поставке и количество всех созданных ранее исходящих поставок не должны превышать количества в заказе на списание с учетом допуска сверхпоставки, т.е. процента, на который допускается превышение объема заказа (разработка MM</w:t>
      </w:r>
      <w:r w:rsidR="006F50AC">
        <w:t>8</w:t>
      </w:r>
      <w:r w:rsidR="00E1383F">
        <w:t>4</w:t>
      </w:r>
      <w:r>
        <w:t xml:space="preserve"> «Уч</w:t>
      </w:r>
      <w:r w:rsidR="00C12E6E">
        <w:t>ё</w:t>
      </w:r>
      <w:r>
        <w:t>т допуска сверхпоставки и недопоставки при перемещении»).</w:t>
      </w:r>
    </w:p>
    <w:p w14:paraId="5903778D" w14:textId="580E0E85" w:rsidR="00A02FD5" w:rsidRDefault="00A02FD5" w:rsidP="00B91A01">
      <w:pPr>
        <w:ind w:firstLine="709"/>
      </w:pPr>
    </w:p>
    <w:p w14:paraId="01FB5B0A" w14:textId="3F46E8F0" w:rsidR="008B7885" w:rsidRDefault="008B7885" w:rsidP="008B7885">
      <w:pPr>
        <w:ind w:firstLine="709"/>
        <w:jc w:val="right"/>
        <w:rPr>
          <w:rFonts w:eastAsiaTheme="majorEastAsia"/>
        </w:rPr>
      </w:pPr>
      <w:r w:rsidRPr="00916FAB">
        <w:rPr>
          <w:rFonts w:cs="Arial"/>
          <w:b/>
          <w:sz w:val="22"/>
        </w:rPr>
        <w:t xml:space="preserve">Таблица </w:t>
      </w:r>
      <w:r>
        <w:rPr>
          <w:rFonts w:cs="Arial"/>
          <w:b/>
          <w:sz w:val="22"/>
        </w:rPr>
        <w:t>46</w:t>
      </w:r>
      <w:r w:rsidRPr="00916FAB">
        <w:rPr>
          <w:rFonts w:cs="Arial"/>
          <w:b/>
          <w:sz w:val="22"/>
        </w:rPr>
        <w:t xml:space="preserve">. Описание </w:t>
      </w:r>
      <w:r>
        <w:rPr>
          <w:rFonts w:cs="Arial"/>
          <w:b/>
          <w:sz w:val="22"/>
        </w:rPr>
        <w:t xml:space="preserve">шага «Формирование </w:t>
      </w:r>
      <w:r w:rsidR="002D4E71">
        <w:rPr>
          <w:rFonts w:cs="Arial"/>
          <w:b/>
          <w:sz w:val="22"/>
        </w:rPr>
        <w:t>исходящей поставки</w:t>
      </w:r>
      <w:r>
        <w:rPr>
          <w:rFonts w:cs="Arial"/>
          <w:b/>
          <w:sz w:val="22"/>
        </w:rPr>
        <w:t>»</w:t>
      </w:r>
    </w:p>
    <w:p w14:paraId="62E87FE4" w14:textId="056DDF62" w:rsidR="008B7885" w:rsidRDefault="008B7885" w:rsidP="00A02FD5"/>
    <w:tbl>
      <w:tblPr>
        <w:tblW w:w="10095" w:type="dxa"/>
        <w:tblInd w:w="-38" w:type="dxa"/>
        <w:tblLayout w:type="fixed"/>
        <w:tblCellMar>
          <w:left w:w="30" w:type="dxa"/>
          <w:right w:w="30" w:type="dxa"/>
        </w:tblCellMar>
        <w:tblLook w:val="0000" w:firstRow="0" w:lastRow="0" w:firstColumn="0" w:lastColumn="0" w:noHBand="0" w:noVBand="0"/>
      </w:tblPr>
      <w:tblGrid>
        <w:gridCol w:w="2015"/>
        <w:gridCol w:w="1701"/>
        <w:gridCol w:w="1559"/>
        <w:gridCol w:w="1027"/>
        <w:gridCol w:w="1666"/>
        <w:gridCol w:w="2127"/>
      </w:tblGrid>
      <w:tr w:rsidR="008B7885" w14:paraId="20627C00" w14:textId="77777777" w:rsidTr="008B7885">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7FF93196"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15F037D0"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3B99E4D4"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027" w:type="dxa"/>
            <w:tcBorders>
              <w:top w:val="single" w:sz="6" w:space="0" w:color="auto"/>
              <w:left w:val="single" w:sz="6" w:space="0" w:color="auto"/>
              <w:bottom w:val="single" w:sz="6" w:space="0" w:color="auto"/>
              <w:right w:val="single" w:sz="6" w:space="0" w:color="auto"/>
            </w:tcBorders>
            <w:shd w:val="solid" w:color="FFCC00" w:fill="auto"/>
          </w:tcPr>
          <w:p w14:paraId="19EC70AF"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666" w:type="dxa"/>
            <w:tcBorders>
              <w:top w:val="single" w:sz="6" w:space="0" w:color="auto"/>
              <w:left w:val="single" w:sz="6" w:space="0" w:color="auto"/>
              <w:bottom w:val="single" w:sz="6" w:space="0" w:color="auto"/>
              <w:right w:val="single" w:sz="6" w:space="0" w:color="auto"/>
            </w:tcBorders>
            <w:shd w:val="solid" w:color="FFCC00" w:fill="auto"/>
          </w:tcPr>
          <w:p w14:paraId="1EABB0FC"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127" w:type="dxa"/>
            <w:tcBorders>
              <w:top w:val="single" w:sz="6" w:space="0" w:color="auto"/>
              <w:left w:val="single" w:sz="6" w:space="0" w:color="auto"/>
              <w:bottom w:val="single" w:sz="6" w:space="0" w:color="auto"/>
              <w:right w:val="single" w:sz="6" w:space="0" w:color="auto"/>
            </w:tcBorders>
            <w:shd w:val="solid" w:color="FFCC00" w:fill="auto"/>
          </w:tcPr>
          <w:p w14:paraId="3BB16AFF"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B7885" w14:paraId="6C33A23A" w14:textId="77777777" w:rsidTr="008B7885">
        <w:trPr>
          <w:trHeight w:val="132"/>
        </w:trPr>
        <w:tc>
          <w:tcPr>
            <w:tcW w:w="2015" w:type="dxa"/>
            <w:tcBorders>
              <w:top w:val="single" w:sz="6" w:space="0" w:color="auto"/>
              <w:left w:val="single" w:sz="6" w:space="0" w:color="auto"/>
              <w:bottom w:val="single" w:sz="6" w:space="0" w:color="auto"/>
              <w:right w:val="single" w:sz="6" w:space="0" w:color="auto"/>
            </w:tcBorders>
          </w:tcPr>
          <w:p w14:paraId="7D3BCAC9" w14:textId="77777777" w:rsidR="008B7885" w:rsidRDefault="008B7885">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ПП-10.07.03.03.020</w:t>
            </w:r>
          </w:p>
        </w:tc>
        <w:tc>
          <w:tcPr>
            <w:tcW w:w="1701" w:type="dxa"/>
            <w:tcBorders>
              <w:top w:val="single" w:sz="6" w:space="0" w:color="auto"/>
              <w:left w:val="single" w:sz="6" w:space="0" w:color="auto"/>
              <w:bottom w:val="single" w:sz="6" w:space="0" w:color="auto"/>
              <w:right w:val="single" w:sz="6" w:space="0" w:color="auto"/>
            </w:tcBorders>
          </w:tcPr>
          <w:p w14:paraId="79DF8976" w14:textId="77777777" w:rsidR="008B7885" w:rsidRDefault="008B7885">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Заказ на списание сформирован</w:t>
            </w:r>
          </w:p>
        </w:tc>
        <w:tc>
          <w:tcPr>
            <w:tcW w:w="1559" w:type="dxa"/>
            <w:tcBorders>
              <w:top w:val="single" w:sz="6" w:space="0" w:color="auto"/>
              <w:left w:val="single" w:sz="6" w:space="0" w:color="auto"/>
              <w:bottom w:val="single" w:sz="6" w:space="0" w:color="auto"/>
              <w:right w:val="single" w:sz="6" w:space="0" w:color="auto"/>
            </w:tcBorders>
          </w:tcPr>
          <w:p w14:paraId="0FA96B3B" w14:textId="66EB406B" w:rsidR="008B7885" w:rsidRDefault="00F56F7B">
            <w:pPr>
              <w:autoSpaceDE w:val="0"/>
              <w:autoSpaceDN w:val="0"/>
              <w:adjustRightInd w:val="0"/>
              <w:jc w:val="left"/>
              <w:rPr>
                <w:rFonts w:eastAsiaTheme="minorHAnsi" w:cs="Arial"/>
                <w:color w:val="000000"/>
                <w:sz w:val="20"/>
                <w:szCs w:val="20"/>
              </w:rPr>
            </w:pPr>
            <w:r>
              <w:rPr>
                <w:rFonts w:eastAsiaTheme="minorHAnsi" w:cs="Arial"/>
                <w:color w:val="000000"/>
                <w:sz w:val="20"/>
                <w:szCs w:val="20"/>
              </w:rPr>
              <w:t>VL</w:t>
            </w:r>
            <w:r w:rsidRPr="00F56F7B">
              <w:rPr>
                <w:rFonts w:eastAsiaTheme="minorHAnsi" w:cs="Arial"/>
                <w:color w:val="000000"/>
                <w:sz w:val="20"/>
                <w:szCs w:val="20"/>
              </w:rPr>
              <w:t>10</w:t>
            </w:r>
            <w:r>
              <w:rPr>
                <w:rFonts w:eastAsiaTheme="minorHAnsi" w:cs="Arial"/>
                <w:color w:val="000000"/>
                <w:sz w:val="20"/>
                <w:szCs w:val="20"/>
                <w:lang w:val="en-US"/>
              </w:rPr>
              <w:t>D</w:t>
            </w:r>
            <w:r w:rsidR="008B7885">
              <w:rPr>
                <w:rFonts w:eastAsiaTheme="minorHAnsi" w:cs="Arial"/>
                <w:color w:val="000000"/>
                <w:sz w:val="20"/>
                <w:szCs w:val="20"/>
              </w:rPr>
              <w:t xml:space="preserve"> </w:t>
            </w:r>
            <w:r w:rsidRPr="006117E9">
              <w:rPr>
                <w:rFonts w:eastAsiaTheme="minorHAnsi" w:cs="Arial"/>
                <w:color w:val="000000"/>
                <w:sz w:val="20"/>
                <w:szCs w:val="20"/>
              </w:rPr>
              <w:t>Подлежащие отгрузке позиции заказа на поставку</w:t>
            </w:r>
          </w:p>
        </w:tc>
        <w:tc>
          <w:tcPr>
            <w:tcW w:w="1027" w:type="dxa"/>
            <w:tcBorders>
              <w:top w:val="single" w:sz="6" w:space="0" w:color="auto"/>
              <w:left w:val="single" w:sz="6" w:space="0" w:color="auto"/>
              <w:bottom w:val="single" w:sz="6" w:space="0" w:color="auto"/>
              <w:right w:val="single" w:sz="6" w:space="0" w:color="auto"/>
            </w:tcBorders>
          </w:tcPr>
          <w:p w14:paraId="7183778B" w14:textId="77777777" w:rsidR="008B7885" w:rsidRDefault="008B7885">
            <w:pPr>
              <w:autoSpaceDE w:val="0"/>
              <w:autoSpaceDN w:val="0"/>
              <w:adjustRightInd w:val="0"/>
              <w:jc w:val="center"/>
              <w:rPr>
                <w:rFonts w:eastAsiaTheme="minorHAnsi" w:cs="Arial"/>
                <w:color w:val="000000"/>
                <w:sz w:val="20"/>
                <w:szCs w:val="20"/>
              </w:rPr>
            </w:pPr>
            <w:r>
              <w:rPr>
                <w:rFonts w:eastAsiaTheme="minorHAnsi" w:cs="Arial"/>
                <w:color w:val="000000"/>
                <w:sz w:val="20"/>
                <w:szCs w:val="20"/>
              </w:rPr>
              <w:t>Заказ на списание</w:t>
            </w:r>
          </w:p>
        </w:tc>
        <w:tc>
          <w:tcPr>
            <w:tcW w:w="1666" w:type="dxa"/>
            <w:tcBorders>
              <w:top w:val="single" w:sz="6" w:space="0" w:color="auto"/>
              <w:left w:val="single" w:sz="6" w:space="0" w:color="auto"/>
              <w:bottom w:val="single" w:sz="6" w:space="0" w:color="auto"/>
              <w:right w:val="single" w:sz="6" w:space="0" w:color="auto"/>
            </w:tcBorders>
          </w:tcPr>
          <w:p w14:paraId="5B8E09C7" w14:textId="77777777" w:rsidR="008B7885" w:rsidRDefault="008B7885">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p w14:paraId="731A01EA" w14:textId="77777777" w:rsidR="008B7885" w:rsidRDefault="008B7885">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Сопроводительные документы</w:t>
            </w:r>
          </w:p>
        </w:tc>
        <w:tc>
          <w:tcPr>
            <w:tcW w:w="2127" w:type="dxa"/>
            <w:tcBorders>
              <w:top w:val="single" w:sz="6" w:space="0" w:color="auto"/>
              <w:left w:val="single" w:sz="6" w:space="0" w:color="auto"/>
              <w:bottom w:val="single" w:sz="6" w:space="0" w:color="auto"/>
              <w:right w:val="single" w:sz="6" w:space="0" w:color="auto"/>
            </w:tcBorders>
          </w:tcPr>
          <w:p w14:paraId="47C85A0E" w14:textId="63BA7488" w:rsidR="008B7885" w:rsidRDefault="00D41828">
            <w:pPr>
              <w:autoSpaceDE w:val="0"/>
              <w:autoSpaceDN w:val="0"/>
              <w:adjustRightInd w:val="0"/>
              <w:jc w:val="left"/>
              <w:rPr>
                <w:rFonts w:eastAsiaTheme="minorHAnsi" w:cs="Arial"/>
                <w:color w:val="000000"/>
                <w:sz w:val="20"/>
                <w:szCs w:val="20"/>
              </w:rPr>
            </w:pPr>
            <w:r>
              <w:rPr>
                <w:rFonts w:eastAsiaTheme="minorHAnsi" w:cs="Arial"/>
                <w:color w:val="000000"/>
                <w:sz w:val="20"/>
                <w:szCs w:val="20"/>
              </w:rPr>
              <w:t>Автоматически</w:t>
            </w:r>
          </w:p>
        </w:tc>
      </w:tr>
    </w:tbl>
    <w:p w14:paraId="552A23A8" w14:textId="77777777" w:rsidR="00C54FF1" w:rsidRDefault="00C54FF1" w:rsidP="00C54FF1"/>
    <w:p w14:paraId="52C65A19" w14:textId="77777777" w:rsidR="00C54FF1" w:rsidRDefault="00C54FF1" w:rsidP="00C54FF1"/>
    <w:p w14:paraId="315B609F" w14:textId="41118A6E" w:rsidR="00B91A01" w:rsidRDefault="005B19B5" w:rsidP="00B91A01">
      <w:pPr>
        <w:pStyle w:val="4"/>
      </w:pPr>
      <w:r>
        <w:t xml:space="preserve">Шаг процесса </w:t>
      </w:r>
      <w:r w:rsidR="00B91A01">
        <w:t xml:space="preserve">ПП-10.07.03.03.030 </w:t>
      </w:r>
      <w:r>
        <w:t xml:space="preserve">– </w:t>
      </w:r>
      <w:r w:rsidR="00B91A01" w:rsidRPr="00F16354">
        <w:t>Печать сопроводительных документов по исходящей поставке</w:t>
      </w:r>
    </w:p>
    <w:p w14:paraId="26C1B624" w14:textId="77777777" w:rsidR="0014423A" w:rsidRDefault="0014423A" w:rsidP="00B91A01">
      <w:pPr>
        <w:ind w:firstLine="709"/>
        <w:rPr>
          <w:rFonts w:cs="Arial"/>
        </w:rPr>
      </w:pPr>
    </w:p>
    <w:p w14:paraId="199693BF" w14:textId="26B0E26C" w:rsidR="00B91A01" w:rsidRPr="0069339C" w:rsidRDefault="00B91A01" w:rsidP="00B91A01">
      <w:pPr>
        <w:ind w:firstLine="709"/>
        <w:rPr>
          <w:rFonts w:cs="Arial"/>
        </w:rPr>
      </w:pPr>
      <w:r w:rsidRPr="00060374">
        <w:rPr>
          <w:rFonts w:cs="Arial"/>
        </w:rPr>
        <w:t xml:space="preserve">Заказчик на основании </w:t>
      </w:r>
      <w:r w:rsidRPr="00060374">
        <w:rPr>
          <w:rFonts w:cs="Arial"/>
          <w:i/>
        </w:rPr>
        <w:t>Исходящей поставки</w:t>
      </w:r>
      <w:r w:rsidRPr="00060374">
        <w:rPr>
          <w:rFonts w:cs="Arial"/>
        </w:rPr>
        <w:t xml:space="preserve"> печ</w:t>
      </w:r>
      <w:r>
        <w:rPr>
          <w:rFonts w:cs="Arial"/>
        </w:rPr>
        <w:t>атает требование-накладную. Требование-накладная подписывается руководителем и является основанием для получения МТР со клада.</w:t>
      </w:r>
      <w:r w:rsidR="0069339C" w:rsidRPr="0069339C">
        <w:rPr>
          <w:rFonts w:cs="Arial"/>
        </w:rPr>
        <w:t xml:space="preserve"> </w:t>
      </w:r>
      <w:r w:rsidR="0069339C">
        <w:rPr>
          <w:rFonts w:cs="Arial"/>
        </w:rPr>
        <w:t>В случае снятия с ОХ со склада «Полюс Логистики» из системы также автоматически печатается форма МХ-3.</w:t>
      </w:r>
    </w:p>
    <w:p w14:paraId="40AED403" w14:textId="58964D0C" w:rsidR="00B91A01" w:rsidRPr="00397542" w:rsidRDefault="00B91A01" w:rsidP="00B91A01">
      <w:pPr>
        <w:ind w:firstLine="709"/>
        <w:rPr>
          <w:rFonts w:cs="Arial"/>
          <w:b/>
        </w:rPr>
      </w:pPr>
      <w:r w:rsidRPr="00B91A01">
        <w:rPr>
          <w:rFonts w:cs="Arial"/>
          <w:b/>
        </w:rPr>
        <w:t>Отражение в SAP</w:t>
      </w:r>
    </w:p>
    <w:p w14:paraId="0E0857D3" w14:textId="77777777" w:rsidR="00B91A01" w:rsidRDefault="00B91A01" w:rsidP="00B91A01">
      <w:pPr>
        <w:ind w:firstLine="709"/>
        <w:rPr>
          <w:rFonts w:cs="Arial"/>
        </w:rPr>
      </w:pPr>
      <w:r>
        <w:rPr>
          <w:rFonts w:cs="Arial"/>
        </w:rPr>
        <w:t>Транзакция: VL70</w:t>
      </w:r>
    </w:p>
    <w:p w14:paraId="711E003B" w14:textId="3FC03C0B" w:rsidR="00B91A01" w:rsidRDefault="00B91A01" w:rsidP="00B91A01">
      <w:pPr>
        <w:ind w:firstLine="709"/>
        <w:rPr>
          <w:ins w:id="858" w:author="Олег Владимирович" w:date="2021-03-09T14:08:00Z"/>
          <w:rFonts w:cs="Arial"/>
        </w:rPr>
      </w:pPr>
      <w:r>
        <w:rPr>
          <w:rFonts w:cs="Arial"/>
        </w:rPr>
        <w:t xml:space="preserve">Вид выходного документа: </w:t>
      </w:r>
      <w:r w:rsidRPr="0036419F">
        <w:rPr>
          <w:rFonts w:cs="Arial"/>
        </w:rPr>
        <w:t>Z</w:t>
      </w:r>
      <w:r w:rsidRPr="0036419F">
        <w:rPr>
          <w:rFonts w:cs="Arial"/>
          <w:lang w:val="en-US"/>
        </w:rPr>
        <w:t>M</w:t>
      </w:r>
      <w:r w:rsidRPr="0036419F">
        <w:rPr>
          <w:rFonts w:cs="Arial"/>
        </w:rPr>
        <w:t>11</w:t>
      </w:r>
      <w:r>
        <w:rPr>
          <w:rFonts w:cs="Arial"/>
        </w:rPr>
        <w:t xml:space="preserve"> – Форма М-11</w:t>
      </w:r>
      <w:r w:rsidR="0069339C">
        <w:rPr>
          <w:rFonts w:cs="Arial"/>
        </w:rPr>
        <w:t xml:space="preserve">, </w:t>
      </w:r>
      <w:commentRangeStart w:id="859"/>
      <w:commentRangeStart w:id="860"/>
      <w:del w:id="861" w:author="Олег Владимирович" w:date="2021-03-09T14:09:00Z">
        <w:r w:rsidR="0069339C" w:rsidDel="00397542">
          <w:rPr>
            <w:rFonts w:cs="Arial"/>
            <w:lang w:val="en-US"/>
          </w:rPr>
          <w:delText>ZMX</w:delText>
        </w:r>
        <w:r w:rsidR="0069339C" w:rsidRPr="00594943" w:rsidDel="00397542">
          <w:rPr>
            <w:rFonts w:cs="Arial"/>
          </w:rPr>
          <w:delText xml:space="preserve">3 – </w:delText>
        </w:r>
        <w:r w:rsidR="0069339C" w:rsidDel="00397542">
          <w:rPr>
            <w:rFonts w:cs="Arial"/>
          </w:rPr>
          <w:delText>Форма МХ-3</w:delText>
        </w:r>
        <w:r w:rsidDel="00397542">
          <w:rPr>
            <w:rFonts w:cs="Arial"/>
          </w:rPr>
          <w:delText>.</w:delText>
        </w:r>
        <w:commentRangeEnd w:id="859"/>
        <w:r w:rsidR="00E04FEA" w:rsidDel="00397542">
          <w:rPr>
            <w:rStyle w:val="aff7"/>
          </w:rPr>
          <w:commentReference w:id="859"/>
        </w:r>
      </w:del>
      <w:commentRangeEnd w:id="860"/>
      <w:r w:rsidR="00397542">
        <w:rPr>
          <w:rStyle w:val="aff7"/>
        </w:rPr>
        <w:commentReference w:id="860"/>
      </w:r>
    </w:p>
    <w:p w14:paraId="160B4080" w14:textId="48B63409" w:rsidR="00397542" w:rsidRDefault="00397542" w:rsidP="00B91A01">
      <w:pPr>
        <w:ind w:firstLine="709"/>
        <w:rPr>
          <w:ins w:id="862" w:author="Олег Владимирович" w:date="2021-03-09T14:08:00Z"/>
          <w:rFonts w:cs="Arial"/>
        </w:rPr>
      </w:pPr>
    </w:p>
    <w:p w14:paraId="3E0A4692" w14:textId="77777777" w:rsidR="00397542" w:rsidRDefault="00397542" w:rsidP="00397542">
      <w:pPr>
        <w:ind w:firstLine="709"/>
        <w:rPr>
          <w:ins w:id="863" w:author="Олег Владимирович" w:date="2021-03-09T14:09:00Z"/>
          <w:rFonts w:cs="Arial"/>
        </w:rPr>
      </w:pPr>
      <w:ins w:id="864" w:author="Олег Владимирович" w:date="2021-03-09T14:08:00Z">
        <w:r>
          <w:rPr>
            <w:rFonts w:cs="Arial"/>
          </w:rPr>
          <w:t>Транзакция</w:t>
        </w:r>
      </w:ins>
      <w:ins w:id="865" w:author="Олег Владимирович" w:date="2021-03-09T14:09:00Z">
        <w:r w:rsidRPr="00397542">
          <w:rPr>
            <w:rFonts w:cs="Arial"/>
            <w:rPrChange w:id="866" w:author="Олег Владимирович" w:date="2021-03-09T14:09:00Z">
              <w:rPr>
                <w:rFonts w:cs="Arial"/>
                <w:lang w:val="en-US"/>
              </w:rPr>
            </w:rPrChange>
          </w:rPr>
          <w:t>:</w:t>
        </w:r>
      </w:ins>
      <w:ins w:id="867" w:author="Олег Владимирович" w:date="2021-03-09T14:08:00Z">
        <w:r>
          <w:rPr>
            <w:rFonts w:cs="Arial"/>
          </w:rPr>
          <w:t xml:space="preserve"> </w:t>
        </w:r>
        <w:r>
          <w:rPr>
            <w:rFonts w:cs="Arial"/>
            <w:lang w:val="en-US"/>
          </w:rPr>
          <w:t>MB</w:t>
        </w:r>
        <w:r w:rsidRPr="00397542">
          <w:rPr>
            <w:rFonts w:cs="Arial"/>
            <w:rPrChange w:id="868" w:author="Олег Владимирович" w:date="2021-03-09T14:08:00Z">
              <w:rPr>
                <w:rFonts w:cs="Arial"/>
                <w:lang w:val="en-US"/>
              </w:rPr>
            </w:rPrChange>
          </w:rPr>
          <w:t xml:space="preserve">90 </w:t>
        </w:r>
      </w:ins>
    </w:p>
    <w:p w14:paraId="1CEBE00F" w14:textId="5CAEF1AF" w:rsidR="00397542" w:rsidRDefault="00397542" w:rsidP="00397542">
      <w:pPr>
        <w:ind w:firstLine="709"/>
        <w:rPr>
          <w:ins w:id="869" w:author="Олег Владимирович" w:date="2021-03-09T14:08:00Z"/>
          <w:rFonts w:cs="Arial"/>
        </w:rPr>
      </w:pPr>
      <w:ins w:id="870" w:author="Олег Владимирович" w:date="2021-03-09T14:09:00Z">
        <w:r>
          <w:rPr>
            <w:rFonts w:cs="Arial"/>
          </w:rPr>
          <w:t xml:space="preserve">Вид выходного документа: </w:t>
        </w:r>
      </w:ins>
      <w:commentRangeStart w:id="871"/>
      <w:commentRangeStart w:id="872"/>
      <w:ins w:id="873" w:author="Олег Владимирович" w:date="2021-03-09T14:08:00Z">
        <w:r>
          <w:rPr>
            <w:rFonts w:cs="Arial"/>
            <w:lang w:val="en-US"/>
          </w:rPr>
          <w:t>ZMX</w:t>
        </w:r>
        <w:r w:rsidRPr="00594943">
          <w:rPr>
            <w:rFonts w:cs="Arial"/>
          </w:rPr>
          <w:t xml:space="preserve">3 – </w:t>
        </w:r>
        <w:r>
          <w:rPr>
            <w:rFonts w:cs="Arial"/>
          </w:rPr>
          <w:t>Форма МХ-3.</w:t>
        </w:r>
        <w:commentRangeEnd w:id="871"/>
        <w:r>
          <w:rPr>
            <w:rStyle w:val="aff7"/>
          </w:rPr>
          <w:commentReference w:id="871"/>
        </w:r>
      </w:ins>
      <w:commentRangeEnd w:id="872"/>
      <w:ins w:id="874" w:author="Олег Владимирович" w:date="2021-03-09T14:09:00Z">
        <w:r>
          <w:rPr>
            <w:rStyle w:val="aff7"/>
          </w:rPr>
          <w:commentReference w:id="872"/>
        </w:r>
      </w:ins>
    </w:p>
    <w:p w14:paraId="10F70654" w14:textId="1FFF53FB" w:rsidR="00397542" w:rsidRPr="00397542" w:rsidRDefault="00397542" w:rsidP="00B91A01">
      <w:pPr>
        <w:ind w:firstLine="709"/>
        <w:rPr>
          <w:rFonts w:cs="Arial"/>
        </w:rPr>
      </w:pPr>
    </w:p>
    <w:p w14:paraId="1029E73C" w14:textId="1539F94F" w:rsidR="00633DF1" w:rsidRDefault="00633DF1" w:rsidP="00B91A01">
      <w:pPr>
        <w:ind w:firstLine="709"/>
        <w:rPr>
          <w:rFonts w:cs="Arial"/>
        </w:rPr>
      </w:pPr>
    </w:p>
    <w:p w14:paraId="08CD9F44" w14:textId="55977EF3" w:rsidR="008B7885" w:rsidRDefault="008B7885" w:rsidP="008B7885">
      <w:pPr>
        <w:ind w:firstLine="709"/>
        <w:jc w:val="right"/>
        <w:rPr>
          <w:rFonts w:eastAsiaTheme="majorEastAsia"/>
        </w:rPr>
      </w:pPr>
      <w:r w:rsidRPr="00916FAB">
        <w:rPr>
          <w:rFonts w:cs="Arial"/>
          <w:b/>
          <w:sz w:val="22"/>
        </w:rPr>
        <w:t xml:space="preserve">Таблица </w:t>
      </w:r>
      <w:r>
        <w:rPr>
          <w:rFonts w:cs="Arial"/>
          <w:b/>
          <w:sz w:val="22"/>
        </w:rPr>
        <w:t>47</w:t>
      </w:r>
      <w:r w:rsidRPr="00916FAB">
        <w:rPr>
          <w:rFonts w:cs="Arial"/>
          <w:b/>
          <w:sz w:val="22"/>
        </w:rPr>
        <w:t xml:space="preserve">. Описание </w:t>
      </w:r>
      <w:r>
        <w:rPr>
          <w:rFonts w:cs="Arial"/>
          <w:b/>
          <w:sz w:val="22"/>
        </w:rPr>
        <w:t>шага «</w:t>
      </w:r>
      <w:r w:rsidR="002D4E71">
        <w:rPr>
          <w:rFonts w:cs="Arial"/>
          <w:b/>
          <w:sz w:val="22"/>
        </w:rPr>
        <w:t>Печать сопроводительных документов по исходящей поставке</w:t>
      </w:r>
      <w:r>
        <w:rPr>
          <w:rFonts w:cs="Arial"/>
          <w:b/>
          <w:sz w:val="22"/>
        </w:rPr>
        <w:t>»</w:t>
      </w:r>
    </w:p>
    <w:p w14:paraId="09D13F95" w14:textId="77777777" w:rsidR="008B7885" w:rsidRDefault="008B7885" w:rsidP="00B91A01">
      <w:pPr>
        <w:ind w:firstLine="709"/>
        <w:rPr>
          <w:rFonts w:cs="Arial"/>
        </w:rPr>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701"/>
        <w:gridCol w:w="1559"/>
        <w:gridCol w:w="1417"/>
        <w:gridCol w:w="1560"/>
        <w:gridCol w:w="2126"/>
      </w:tblGrid>
      <w:tr w:rsidR="008B7885" w14:paraId="30EA9D97" w14:textId="77777777" w:rsidTr="008B7885">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2F1D4F48"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12774DC8"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05EFB638"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582E3D89"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560" w:type="dxa"/>
            <w:tcBorders>
              <w:top w:val="single" w:sz="6" w:space="0" w:color="auto"/>
              <w:left w:val="single" w:sz="6" w:space="0" w:color="auto"/>
              <w:bottom w:val="single" w:sz="6" w:space="0" w:color="auto"/>
              <w:right w:val="single" w:sz="6" w:space="0" w:color="auto"/>
            </w:tcBorders>
            <w:shd w:val="solid" w:color="FFCC00" w:fill="auto"/>
          </w:tcPr>
          <w:p w14:paraId="00FB9DA5"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4FDB737F" w14:textId="77777777" w:rsidR="008B7885" w:rsidRDefault="008B788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B7885" w14:paraId="4FB9AB70" w14:textId="77777777" w:rsidTr="008B7885">
        <w:trPr>
          <w:trHeight w:val="132"/>
        </w:trPr>
        <w:tc>
          <w:tcPr>
            <w:tcW w:w="1873" w:type="dxa"/>
            <w:tcBorders>
              <w:top w:val="single" w:sz="6" w:space="0" w:color="auto"/>
              <w:left w:val="single" w:sz="6" w:space="0" w:color="auto"/>
              <w:bottom w:val="single" w:sz="6" w:space="0" w:color="auto"/>
              <w:right w:val="single" w:sz="6" w:space="0" w:color="auto"/>
            </w:tcBorders>
          </w:tcPr>
          <w:p w14:paraId="33AC6F9D" w14:textId="77777777" w:rsidR="008B7885" w:rsidRDefault="008B7885">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ПП-10.07.03.03.030</w:t>
            </w:r>
          </w:p>
        </w:tc>
        <w:tc>
          <w:tcPr>
            <w:tcW w:w="1701" w:type="dxa"/>
            <w:tcBorders>
              <w:top w:val="single" w:sz="6" w:space="0" w:color="auto"/>
              <w:left w:val="single" w:sz="6" w:space="0" w:color="auto"/>
              <w:bottom w:val="single" w:sz="6" w:space="0" w:color="auto"/>
              <w:right w:val="single" w:sz="6" w:space="0" w:color="auto"/>
            </w:tcBorders>
          </w:tcPr>
          <w:p w14:paraId="7942B7FE" w14:textId="77777777" w:rsidR="008B7885" w:rsidRDefault="008B7885">
            <w:pPr>
              <w:autoSpaceDE w:val="0"/>
              <w:autoSpaceDN w:val="0"/>
              <w:adjustRightInd w:val="0"/>
              <w:jc w:val="left"/>
              <w:rPr>
                <w:rFonts w:eastAsiaTheme="minorHAnsi" w:cs="Arial"/>
                <w:color w:val="000000"/>
                <w:sz w:val="20"/>
                <w:szCs w:val="20"/>
              </w:rPr>
            </w:pPr>
            <w:r>
              <w:rPr>
                <w:rFonts w:eastAsiaTheme="minorHAnsi" w:cs="Arial"/>
                <w:color w:val="000000"/>
                <w:sz w:val="20"/>
                <w:szCs w:val="20"/>
              </w:rPr>
              <w:t>Формирование исходящей поставки</w:t>
            </w:r>
          </w:p>
        </w:tc>
        <w:tc>
          <w:tcPr>
            <w:tcW w:w="1559" w:type="dxa"/>
            <w:tcBorders>
              <w:top w:val="single" w:sz="6" w:space="0" w:color="auto"/>
              <w:left w:val="single" w:sz="6" w:space="0" w:color="auto"/>
              <w:bottom w:val="single" w:sz="6" w:space="0" w:color="auto"/>
              <w:right w:val="single" w:sz="6" w:space="0" w:color="auto"/>
            </w:tcBorders>
          </w:tcPr>
          <w:p w14:paraId="71F3A61C" w14:textId="77777777" w:rsidR="008B7885" w:rsidRDefault="008B7885">
            <w:pPr>
              <w:autoSpaceDE w:val="0"/>
              <w:autoSpaceDN w:val="0"/>
              <w:adjustRightInd w:val="0"/>
              <w:jc w:val="left"/>
              <w:rPr>
                <w:ins w:id="875" w:author="Олег Владимирович" w:date="2021-03-09T14:09:00Z"/>
                <w:rFonts w:eastAsiaTheme="minorHAnsi" w:cs="Arial"/>
                <w:color w:val="000000"/>
                <w:sz w:val="20"/>
                <w:szCs w:val="20"/>
              </w:rPr>
            </w:pPr>
            <w:r>
              <w:rPr>
                <w:rFonts w:eastAsiaTheme="minorHAnsi" w:cs="Arial"/>
                <w:color w:val="000000"/>
                <w:sz w:val="20"/>
                <w:szCs w:val="20"/>
              </w:rPr>
              <w:t>VL71 Печать к исходящей поставке</w:t>
            </w:r>
          </w:p>
          <w:p w14:paraId="0F9982F0" w14:textId="2463F669" w:rsidR="00397542" w:rsidRPr="00397542" w:rsidRDefault="00397542">
            <w:pPr>
              <w:autoSpaceDE w:val="0"/>
              <w:autoSpaceDN w:val="0"/>
              <w:adjustRightInd w:val="0"/>
              <w:jc w:val="left"/>
              <w:rPr>
                <w:rFonts w:eastAsiaTheme="minorHAnsi" w:cs="Arial"/>
                <w:color w:val="000000"/>
                <w:sz w:val="20"/>
                <w:szCs w:val="20"/>
              </w:rPr>
            </w:pPr>
            <w:ins w:id="876" w:author="Олег Владимирович" w:date="2021-03-09T14:09:00Z">
              <w:r>
                <w:rPr>
                  <w:rFonts w:eastAsiaTheme="minorHAnsi" w:cs="Arial"/>
                  <w:color w:val="000000"/>
                  <w:sz w:val="20"/>
                  <w:szCs w:val="20"/>
                  <w:lang w:val="en-US"/>
                </w:rPr>
                <w:t>MB</w:t>
              </w:r>
              <w:r w:rsidRPr="00397542">
                <w:rPr>
                  <w:rFonts w:eastAsiaTheme="minorHAnsi" w:cs="Arial"/>
                  <w:color w:val="000000"/>
                  <w:sz w:val="20"/>
                  <w:szCs w:val="20"/>
                  <w:rPrChange w:id="877" w:author="Олег Владимирович" w:date="2021-03-09T14:10:00Z">
                    <w:rPr>
                      <w:rFonts w:eastAsiaTheme="minorHAnsi" w:cs="Arial"/>
                      <w:color w:val="000000"/>
                      <w:sz w:val="20"/>
                      <w:szCs w:val="20"/>
                      <w:lang w:val="en-US"/>
                    </w:rPr>
                  </w:rPrChange>
                </w:rPr>
                <w:t xml:space="preserve">90 </w:t>
              </w:r>
            </w:ins>
            <w:ins w:id="878" w:author="Олег Владимирович" w:date="2021-03-09T14:10:00Z">
              <w:r>
                <w:rPr>
                  <w:rFonts w:eastAsiaTheme="minorHAnsi" w:cs="Arial"/>
                  <w:color w:val="000000"/>
                  <w:sz w:val="20"/>
                  <w:szCs w:val="20"/>
                </w:rPr>
                <w:t>Выходные документы/движения материалов</w:t>
              </w:r>
            </w:ins>
          </w:p>
        </w:tc>
        <w:tc>
          <w:tcPr>
            <w:tcW w:w="1417" w:type="dxa"/>
            <w:tcBorders>
              <w:top w:val="single" w:sz="6" w:space="0" w:color="auto"/>
              <w:left w:val="single" w:sz="6" w:space="0" w:color="auto"/>
              <w:bottom w:val="single" w:sz="6" w:space="0" w:color="auto"/>
              <w:right w:val="single" w:sz="6" w:space="0" w:color="auto"/>
            </w:tcBorders>
          </w:tcPr>
          <w:p w14:paraId="5B5D9102" w14:textId="77777777" w:rsidR="008B7885" w:rsidRDefault="008B7885">
            <w:pPr>
              <w:autoSpaceDE w:val="0"/>
              <w:autoSpaceDN w:val="0"/>
              <w:adjustRightInd w:val="0"/>
              <w:jc w:val="left"/>
              <w:rPr>
                <w:ins w:id="879" w:author="Олег Владимирович" w:date="2021-03-09T14:09:00Z"/>
                <w:rFonts w:eastAsiaTheme="minorHAnsi" w:cs="Arial"/>
                <w:color w:val="000000"/>
                <w:sz w:val="20"/>
                <w:szCs w:val="20"/>
              </w:rPr>
            </w:pPr>
            <w:r>
              <w:rPr>
                <w:rFonts w:eastAsiaTheme="minorHAnsi" w:cs="Arial"/>
                <w:color w:val="000000"/>
                <w:sz w:val="20"/>
                <w:szCs w:val="20"/>
              </w:rPr>
              <w:t>Исходящая поставка</w:t>
            </w:r>
          </w:p>
          <w:p w14:paraId="0F40E7D0" w14:textId="56D7E390" w:rsidR="00397542" w:rsidRPr="00397542" w:rsidRDefault="00397542">
            <w:pPr>
              <w:autoSpaceDE w:val="0"/>
              <w:autoSpaceDN w:val="0"/>
              <w:adjustRightInd w:val="0"/>
              <w:jc w:val="left"/>
              <w:rPr>
                <w:rFonts w:eastAsiaTheme="minorHAnsi" w:cs="Arial"/>
                <w:color w:val="000000"/>
                <w:sz w:val="20"/>
                <w:szCs w:val="20"/>
              </w:rPr>
            </w:pPr>
            <w:ins w:id="880" w:author="Олег Владимирович" w:date="2021-03-09T14:09:00Z">
              <w:r>
                <w:rPr>
                  <w:rFonts w:eastAsiaTheme="minorHAnsi" w:cs="Arial"/>
                  <w:color w:val="000000"/>
                  <w:sz w:val="20"/>
                  <w:szCs w:val="20"/>
                </w:rPr>
                <w:t>Документ материала</w:t>
              </w:r>
            </w:ins>
          </w:p>
        </w:tc>
        <w:tc>
          <w:tcPr>
            <w:tcW w:w="1560" w:type="dxa"/>
            <w:tcBorders>
              <w:top w:val="single" w:sz="6" w:space="0" w:color="auto"/>
              <w:left w:val="single" w:sz="6" w:space="0" w:color="auto"/>
              <w:bottom w:val="single" w:sz="6" w:space="0" w:color="auto"/>
              <w:right w:val="single" w:sz="6" w:space="0" w:color="auto"/>
            </w:tcBorders>
          </w:tcPr>
          <w:p w14:paraId="4809D9FF" w14:textId="77777777" w:rsidR="008B7885" w:rsidRDefault="008B7885">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Сопроводительные документы</w:t>
            </w:r>
          </w:p>
        </w:tc>
        <w:tc>
          <w:tcPr>
            <w:tcW w:w="2126" w:type="dxa"/>
            <w:tcBorders>
              <w:top w:val="single" w:sz="6" w:space="0" w:color="auto"/>
              <w:left w:val="single" w:sz="6" w:space="0" w:color="auto"/>
              <w:bottom w:val="single" w:sz="6" w:space="0" w:color="auto"/>
              <w:right w:val="single" w:sz="6" w:space="0" w:color="auto"/>
            </w:tcBorders>
          </w:tcPr>
          <w:p w14:paraId="0154629A" w14:textId="77777777" w:rsidR="008B7885" w:rsidRDefault="008B7885">
            <w:pPr>
              <w:autoSpaceDE w:val="0"/>
              <w:autoSpaceDN w:val="0"/>
              <w:adjustRightInd w:val="0"/>
              <w:jc w:val="left"/>
              <w:rPr>
                <w:ins w:id="881" w:author="Олег Владимирович" w:date="2021-03-09T14:09:00Z"/>
                <w:rFonts w:eastAsiaTheme="minorHAnsi" w:cs="Arial"/>
                <w:color w:val="000000"/>
                <w:sz w:val="20"/>
                <w:szCs w:val="20"/>
              </w:rPr>
            </w:pPr>
            <w:del w:id="882" w:author="Кращенко Олег Владимирович (Подрядчик. ООО БерингПойнт)" w:date="2020-04-23T15:25:00Z">
              <w:r w:rsidDel="00556FB4">
                <w:rPr>
                  <w:rFonts w:eastAsiaTheme="minorHAnsi" w:cs="Arial"/>
                  <w:color w:val="000000"/>
                  <w:sz w:val="20"/>
                  <w:szCs w:val="20"/>
                </w:rPr>
                <w:delText>Получатель МТР по потребности БЕ ГОК</w:delText>
              </w:r>
            </w:del>
            <w:ins w:id="883" w:author="Кращенко Олег Владимирович (Подрядчик. ООО БерингПойнт)" w:date="2020-04-23T15:25:00Z">
              <w:r w:rsidR="00556FB4">
                <w:rPr>
                  <w:rFonts w:eastAsiaTheme="minorHAnsi" w:cs="Arial"/>
                  <w:color w:val="000000"/>
                  <w:sz w:val="20"/>
                  <w:szCs w:val="20"/>
                </w:rPr>
                <w:t>Получатель МТР по потребности</w:t>
              </w:r>
            </w:ins>
          </w:p>
          <w:p w14:paraId="3CFCF7C2" w14:textId="2071C9A1" w:rsidR="00397542" w:rsidRDefault="00397542">
            <w:pPr>
              <w:autoSpaceDE w:val="0"/>
              <w:autoSpaceDN w:val="0"/>
              <w:adjustRightInd w:val="0"/>
              <w:jc w:val="left"/>
              <w:rPr>
                <w:rFonts w:eastAsiaTheme="minorHAnsi" w:cs="Arial"/>
                <w:color w:val="000000"/>
                <w:sz w:val="20"/>
                <w:szCs w:val="20"/>
              </w:rPr>
            </w:pPr>
            <w:ins w:id="884" w:author="Олег Владимирович" w:date="2021-03-09T14:09:00Z">
              <w:r>
                <w:rPr>
                  <w:rFonts w:eastAsiaTheme="minorHAnsi" w:cs="Arial"/>
                  <w:color w:val="000000"/>
                  <w:sz w:val="20"/>
                  <w:szCs w:val="20"/>
                </w:rPr>
                <w:t>Кладо</w:t>
              </w:r>
            </w:ins>
            <w:ins w:id="885" w:author="Олег Владимирович" w:date="2021-03-09T14:10:00Z">
              <w:r>
                <w:rPr>
                  <w:rFonts w:eastAsiaTheme="minorHAnsi" w:cs="Arial"/>
                  <w:color w:val="000000"/>
                  <w:sz w:val="20"/>
                  <w:szCs w:val="20"/>
                </w:rPr>
                <w:t>вщик</w:t>
              </w:r>
            </w:ins>
          </w:p>
        </w:tc>
      </w:tr>
    </w:tbl>
    <w:p w14:paraId="407243FA" w14:textId="77777777" w:rsidR="00AF3A3F" w:rsidRDefault="00AF3A3F" w:rsidP="00B91A01">
      <w:pPr>
        <w:spacing w:after="240" w:line="276" w:lineRule="auto"/>
        <w:ind w:firstLine="567"/>
        <w:rPr>
          <w:rFonts w:cs="Arial"/>
          <w:b/>
        </w:rPr>
      </w:pPr>
    </w:p>
    <w:p w14:paraId="0FC4544A" w14:textId="5A5A24FF" w:rsidR="00B91A01" w:rsidRDefault="00B91A01" w:rsidP="00B91A01">
      <w:pPr>
        <w:spacing w:after="240" w:line="276" w:lineRule="auto"/>
        <w:ind w:firstLine="567"/>
        <w:rPr>
          <w:rFonts w:cs="Arial"/>
          <w:b/>
        </w:rPr>
      </w:pPr>
      <w:r>
        <w:rPr>
          <w:rFonts w:cs="Arial"/>
          <w:b/>
        </w:rPr>
        <w:t>КОМПЛЕКТАЦИЯ МТР НА СКЛАДЕ</w:t>
      </w:r>
    </w:p>
    <w:p w14:paraId="79E242AB" w14:textId="65A98132" w:rsidR="00B91A01" w:rsidRDefault="005B19B5" w:rsidP="005B19B5">
      <w:pPr>
        <w:pStyle w:val="4"/>
      </w:pPr>
      <w:r>
        <w:t xml:space="preserve">Шаг процесса </w:t>
      </w:r>
      <w:r w:rsidR="00B91A01">
        <w:t>ПП-</w:t>
      </w:r>
      <w:r w:rsidR="00B91A01" w:rsidRPr="00F16354">
        <w:t>10.07.03.03.086</w:t>
      </w:r>
      <w:r w:rsidR="00B91A01">
        <w:t xml:space="preserve"> </w:t>
      </w:r>
      <w:r>
        <w:t xml:space="preserve">– </w:t>
      </w:r>
      <w:r w:rsidR="00B91A01" w:rsidRPr="00F16354">
        <w:t>Комплект</w:t>
      </w:r>
      <w:r w:rsidR="00B91A01">
        <w:t>ация</w:t>
      </w:r>
      <w:r w:rsidR="00B91A01" w:rsidRPr="00F16354">
        <w:t xml:space="preserve"> МТР, кроме наливных</w:t>
      </w:r>
    </w:p>
    <w:p w14:paraId="5FD1082E" w14:textId="77777777" w:rsidR="0014423A" w:rsidRDefault="0014423A" w:rsidP="005B19B5">
      <w:pPr>
        <w:ind w:firstLine="709"/>
        <w:rPr>
          <w:rFonts w:cs="Arial"/>
        </w:rPr>
      </w:pPr>
    </w:p>
    <w:p w14:paraId="78248544" w14:textId="707551D3" w:rsidR="00B91A01" w:rsidRDefault="00B91A01" w:rsidP="005B19B5">
      <w:pPr>
        <w:ind w:firstLine="709"/>
        <w:rPr>
          <w:rFonts w:cs="Arial"/>
        </w:rPr>
      </w:pPr>
      <w:r w:rsidRPr="00F65ECB">
        <w:rPr>
          <w:rFonts w:cs="Arial"/>
        </w:rPr>
        <w:t>Через отчет VL06O кладовщик склада просматривает требования на отгрузку запланированные для выдачи со склада. Используя данный список</w:t>
      </w:r>
      <w:r>
        <w:rPr>
          <w:rFonts w:cs="Arial"/>
        </w:rPr>
        <w:t>,</w:t>
      </w:r>
      <w:r w:rsidRPr="00F65ECB">
        <w:rPr>
          <w:rFonts w:cs="Arial"/>
        </w:rPr>
        <w:t xml:space="preserve"> кладовщик выполняет предварительн</w:t>
      </w:r>
      <w:r>
        <w:rPr>
          <w:rFonts w:cs="Arial"/>
        </w:rPr>
        <w:t>ую</w:t>
      </w:r>
      <w:r w:rsidRPr="00F65ECB">
        <w:rPr>
          <w:rFonts w:cs="Arial"/>
        </w:rPr>
        <w:t xml:space="preserve"> комплект</w:t>
      </w:r>
      <w:r>
        <w:rPr>
          <w:rFonts w:cs="Arial"/>
        </w:rPr>
        <w:t>ацию</w:t>
      </w:r>
      <w:r w:rsidRPr="00F65ECB">
        <w:rPr>
          <w:rFonts w:cs="Arial"/>
        </w:rPr>
        <w:t xml:space="preserve"> МТР для отгрузок, запланированных на ближайшие даты.</w:t>
      </w:r>
    </w:p>
    <w:p w14:paraId="2C197851" w14:textId="0E04686C" w:rsidR="00B91A01" w:rsidRDefault="00B91A01" w:rsidP="005B19B5">
      <w:pPr>
        <w:ind w:firstLine="709"/>
        <w:rPr>
          <w:rFonts w:cs="Arial"/>
        </w:rPr>
      </w:pPr>
      <w:r>
        <w:rPr>
          <w:rFonts w:cs="Arial"/>
        </w:rPr>
        <w:t>Данный шаг не отражается в системе SAP.</w:t>
      </w:r>
    </w:p>
    <w:p w14:paraId="56F52CC5" w14:textId="7F79C992" w:rsidR="00494F94" w:rsidRDefault="00494F94" w:rsidP="005B19B5">
      <w:pPr>
        <w:ind w:firstLine="709"/>
        <w:rPr>
          <w:rFonts w:cs="Arial"/>
        </w:rPr>
      </w:pPr>
    </w:p>
    <w:p w14:paraId="1FCFBC5C" w14:textId="77777777" w:rsidR="00494F94" w:rsidRDefault="00494F94" w:rsidP="005B19B5">
      <w:pPr>
        <w:ind w:firstLine="709"/>
        <w:rPr>
          <w:rFonts w:cs="Arial"/>
        </w:rPr>
      </w:pPr>
    </w:p>
    <w:p w14:paraId="1AD8A2EF" w14:textId="77777777" w:rsidR="0076639B" w:rsidRDefault="0076639B" w:rsidP="005B19B5">
      <w:pPr>
        <w:ind w:firstLine="709"/>
        <w:rPr>
          <w:rFonts w:cs="Arial"/>
        </w:rPr>
      </w:pPr>
    </w:p>
    <w:p w14:paraId="21ABFC89" w14:textId="2FB66EF3" w:rsidR="00B52EF5" w:rsidRDefault="00B52EF5" w:rsidP="00B52EF5">
      <w:pPr>
        <w:ind w:firstLine="709"/>
        <w:jc w:val="right"/>
        <w:rPr>
          <w:rFonts w:eastAsiaTheme="majorEastAsia"/>
        </w:rPr>
      </w:pPr>
      <w:r w:rsidRPr="00916FAB">
        <w:rPr>
          <w:rFonts w:cs="Arial"/>
          <w:b/>
          <w:sz w:val="22"/>
        </w:rPr>
        <w:t xml:space="preserve">Таблица </w:t>
      </w:r>
      <w:r>
        <w:rPr>
          <w:rFonts w:cs="Arial"/>
          <w:b/>
          <w:sz w:val="22"/>
        </w:rPr>
        <w:t>48</w:t>
      </w:r>
      <w:r w:rsidRPr="00916FAB">
        <w:rPr>
          <w:rFonts w:cs="Arial"/>
          <w:b/>
          <w:sz w:val="22"/>
        </w:rPr>
        <w:t xml:space="preserve">. Описание </w:t>
      </w:r>
      <w:r>
        <w:rPr>
          <w:rFonts w:cs="Arial"/>
          <w:b/>
          <w:sz w:val="22"/>
        </w:rPr>
        <w:t>шага «</w:t>
      </w:r>
      <w:r w:rsidR="002D4E71">
        <w:rPr>
          <w:rFonts w:cs="Arial"/>
          <w:b/>
          <w:sz w:val="22"/>
        </w:rPr>
        <w:t>Комплектация МТР, кроме наливных</w:t>
      </w:r>
      <w:r>
        <w:rPr>
          <w:rFonts w:cs="Arial"/>
          <w:b/>
          <w:sz w:val="22"/>
        </w:rPr>
        <w:t>»</w:t>
      </w:r>
    </w:p>
    <w:p w14:paraId="3F7B9E28" w14:textId="77777777" w:rsidR="00B52EF5" w:rsidRDefault="00B52EF5" w:rsidP="005B19B5">
      <w:pPr>
        <w:ind w:firstLine="709"/>
        <w:rPr>
          <w:rFonts w:cs="Arial"/>
        </w:rPr>
      </w:pPr>
    </w:p>
    <w:tbl>
      <w:tblPr>
        <w:tblW w:w="10193" w:type="dxa"/>
        <w:tblInd w:w="-38" w:type="dxa"/>
        <w:tblLayout w:type="fixed"/>
        <w:tblCellMar>
          <w:left w:w="30" w:type="dxa"/>
          <w:right w:w="30" w:type="dxa"/>
        </w:tblCellMar>
        <w:tblLook w:val="0000" w:firstRow="0" w:lastRow="0" w:firstColumn="0" w:lastColumn="0" w:noHBand="0" w:noVBand="0"/>
      </w:tblPr>
      <w:tblGrid>
        <w:gridCol w:w="2015"/>
        <w:gridCol w:w="3969"/>
        <w:gridCol w:w="1276"/>
        <w:gridCol w:w="1027"/>
        <w:gridCol w:w="931"/>
        <w:gridCol w:w="975"/>
      </w:tblGrid>
      <w:tr w:rsidR="00B52EF5" w14:paraId="647CDAF7" w14:textId="77777777" w:rsidTr="00C54FF1">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506DD91A" w14:textId="77777777" w:rsidR="00B52EF5" w:rsidRDefault="00B52E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3969" w:type="dxa"/>
            <w:tcBorders>
              <w:top w:val="single" w:sz="6" w:space="0" w:color="auto"/>
              <w:left w:val="single" w:sz="6" w:space="0" w:color="auto"/>
              <w:bottom w:val="single" w:sz="6" w:space="0" w:color="auto"/>
              <w:right w:val="single" w:sz="6" w:space="0" w:color="auto"/>
            </w:tcBorders>
            <w:shd w:val="solid" w:color="FFCC00" w:fill="auto"/>
          </w:tcPr>
          <w:p w14:paraId="212EA333" w14:textId="77777777" w:rsidR="00B52EF5" w:rsidRDefault="00B52E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15378C75" w14:textId="77777777" w:rsidR="00B52EF5" w:rsidRDefault="00B52E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027" w:type="dxa"/>
            <w:tcBorders>
              <w:top w:val="single" w:sz="6" w:space="0" w:color="auto"/>
              <w:left w:val="single" w:sz="6" w:space="0" w:color="auto"/>
              <w:bottom w:val="single" w:sz="6" w:space="0" w:color="auto"/>
              <w:right w:val="single" w:sz="6" w:space="0" w:color="auto"/>
            </w:tcBorders>
            <w:shd w:val="solid" w:color="FFCC00" w:fill="auto"/>
          </w:tcPr>
          <w:p w14:paraId="0F142F6F" w14:textId="77777777" w:rsidR="00B52EF5" w:rsidRDefault="00B52E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931" w:type="dxa"/>
            <w:tcBorders>
              <w:top w:val="single" w:sz="6" w:space="0" w:color="auto"/>
              <w:left w:val="single" w:sz="6" w:space="0" w:color="auto"/>
              <w:bottom w:val="single" w:sz="6" w:space="0" w:color="auto"/>
              <w:right w:val="single" w:sz="6" w:space="0" w:color="auto"/>
            </w:tcBorders>
            <w:shd w:val="solid" w:color="FFCC00" w:fill="auto"/>
          </w:tcPr>
          <w:p w14:paraId="146C8161" w14:textId="77777777" w:rsidR="00B52EF5" w:rsidRDefault="00B52E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975" w:type="dxa"/>
            <w:tcBorders>
              <w:top w:val="single" w:sz="6" w:space="0" w:color="auto"/>
              <w:left w:val="single" w:sz="6" w:space="0" w:color="auto"/>
              <w:bottom w:val="single" w:sz="6" w:space="0" w:color="auto"/>
              <w:right w:val="single" w:sz="6" w:space="0" w:color="auto"/>
            </w:tcBorders>
            <w:shd w:val="solid" w:color="FFCC00" w:fill="auto"/>
          </w:tcPr>
          <w:p w14:paraId="21AC27BA" w14:textId="77777777" w:rsidR="00B52EF5" w:rsidRDefault="00B52E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B52EF5" w14:paraId="26633823" w14:textId="77777777" w:rsidTr="00C54FF1">
        <w:trPr>
          <w:trHeight w:val="266"/>
        </w:trPr>
        <w:tc>
          <w:tcPr>
            <w:tcW w:w="2015" w:type="dxa"/>
            <w:tcBorders>
              <w:top w:val="single" w:sz="6" w:space="0" w:color="auto"/>
              <w:left w:val="single" w:sz="6" w:space="0" w:color="auto"/>
              <w:bottom w:val="single" w:sz="6" w:space="0" w:color="auto"/>
              <w:right w:val="single" w:sz="6" w:space="0" w:color="auto"/>
            </w:tcBorders>
          </w:tcPr>
          <w:p w14:paraId="24E9321D" w14:textId="77777777" w:rsidR="00B52EF5" w:rsidRDefault="00B52EF5">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ПП-10.07.03.03.086</w:t>
            </w:r>
          </w:p>
        </w:tc>
        <w:tc>
          <w:tcPr>
            <w:tcW w:w="3969" w:type="dxa"/>
            <w:tcBorders>
              <w:top w:val="single" w:sz="6" w:space="0" w:color="auto"/>
              <w:left w:val="single" w:sz="6" w:space="0" w:color="auto"/>
              <w:bottom w:val="single" w:sz="6" w:space="0" w:color="auto"/>
              <w:right w:val="single" w:sz="6" w:space="0" w:color="auto"/>
            </w:tcBorders>
          </w:tcPr>
          <w:p w14:paraId="21344A18" w14:textId="77777777" w:rsidR="00B52EF5" w:rsidRDefault="00B52EF5">
            <w:pPr>
              <w:autoSpaceDE w:val="0"/>
              <w:autoSpaceDN w:val="0"/>
              <w:adjustRightInd w:val="0"/>
              <w:jc w:val="left"/>
              <w:rPr>
                <w:rFonts w:eastAsiaTheme="minorHAnsi" w:cs="Arial"/>
                <w:color w:val="000000"/>
                <w:sz w:val="20"/>
                <w:szCs w:val="20"/>
              </w:rPr>
            </w:pPr>
            <w:r>
              <w:rPr>
                <w:rFonts w:eastAsiaTheme="minorHAnsi" w:cs="Arial"/>
                <w:color w:val="000000"/>
                <w:sz w:val="20"/>
                <w:szCs w:val="20"/>
              </w:rPr>
              <w:t>Необходимо переместить готовое изделие для ремонта на склад заявителя</w:t>
            </w:r>
          </w:p>
          <w:p w14:paraId="6E0B401A" w14:textId="77777777" w:rsidR="00B52EF5" w:rsidRDefault="00B52EF5">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Требуется начать комплектование</w:t>
            </w:r>
          </w:p>
        </w:tc>
        <w:tc>
          <w:tcPr>
            <w:tcW w:w="1276" w:type="dxa"/>
            <w:tcBorders>
              <w:top w:val="single" w:sz="6" w:space="0" w:color="auto"/>
              <w:left w:val="single" w:sz="6" w:space="0" w:color="auto"/>
              <w:bottom w:val="single" w:sz="6" w:space="0" w:color="auto"/>
              <w:right w:val="single" w:sz="6" w:space="0" w:color="auto"/>
            </w:tcBorders>
          </w:tcPr>
          <w:p w14:paraId="40A706ED" w14:textId="4D8124D1" w:rsidR="00B52EF5" w:rsidRPr="00B52EF5" w:rsidRDefault="00B52EF5">
            <w:pPr>
              <w:autoSpaceDE w:val="0"/>
              <w:autoSpaceDN w:val="0"/>
              <w:adjustRightInd w:val="0"/>
              <w:jc w:val="left"/>
              <w:rPr>
                <w:rFonts w:eastAsiaTheme="minorHAnsi" w:cs="Arial"/>
                <w:color w:val="000000"/>
                <w:sz w:val="20"/>
                <w:szCs w:val="20"/>
              </w:rPr>
            </w:pPr>
            <w:r>
              <w:rPr>
                <w:rFonts w:eastAsiaTheme="minorHAnsi" w:cs="Arial"/>
                <w:color w:val="000000"/>
                <w:sz w:val="20"/>
                <w:szCs w:val="20"/>
                <w:lang w:val="en-US"/>
              </w:rPr>
              <w:t>VL06O</w:t>
            </w:r>
          </w:p>
        </w:tc>
        <w:tc>
          <w:tcPr>
            <w:tcW w:w="1027" w:type="dxa"/>
            <w:tcBorders>
              <w:top w:val="single" w:sz="6" w:space="0" w:color="auto"/>
              <w:left w:val="single" w:sz="6" w:space="0" w:color="auto"/>
              <w:bottom w:val="single" w:sz="6" w:space="0" w:color="auto"/>
              <w:right w:val="single" w:sz="6" w:space="0" w:color="auto"/>
            </w:tcBorders>
          </w:tcPr>
          <w:p w14:paraId="62C19813" w14:textId="77777777" w:rsidR="00B52EF5" w:rsidRDefault="00B52EF5">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tc>
        <w:tc>
          <w:tcPr>
            <w:tcW w:w="931" w:type="dxa"/>
            <w:tcBorders>
              <w:top w:val="single" w:sz="6" w:space="0" w:color="auto"/>
              <w:left w:val="single" w:sz="6" w:space="0" w:color="auto"/>
              <w:bottom w:val="single" w:sz="6" w:space="0" w:color="auto"/>
              <w:right w:val="single" w:sz="6" w:space="0" w:color="auto"/>
            </w:tcBorders>
          </w:tcPr>
          <w:p w14:paraId="37F3F2E9" w14:textId="77777777" w:rsidR="00B52EF5" w:rsidRDefault="00B52EF5">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tc>
        <w:tc>
          <w:tcPr>
            <w:tcW w:w="975" w:type="dxa"/>
            <w:tcBorders>
              <w:top w:val="single" w:sz="6" w:space="0" w:color="auto"/>
              <w:left w:val="single" w:sz="6" w:space="0" w:color="auto"/>
              <w:bottom w:val="single" w:sz="6" w:space="0" w:color="auto"/>
              <w:right w:val="single" w:sz="6" w:space="0" w:color="auto"/>
            </w:tcBorders>
          </w:tcPr>
          <w:p w14:paraId="24BA9E9A" w14:textId="332BEC7B" w:rsidR="00B52EF5" w:rsidRDefault="00B52EF5" w:rsidP="00BD116E">
            <w:pPr>
              <w:autoSpaceDE w:val="0"/>
              <w:autoSpaceDN w:val="0"/>
              <w:adjustRightInd w:val="0"/>
              <w:jc w:val="left"/>
              <w:rPr>
                <w:rFonts w:eastAsiaTheme="minorHAnsi" w:cs="Arial"/>
                <w:color w:val="000000"/>
                <w:sz w:val="20"/>
                <w:szCs w:val="20"/>
              </w:rPr>
            </w:pPr>
            <w:del w:id="886" w:author="Кращенко Олег Владимирович (Подрядчик. ООО БерингПойнт)" w:date="2020-04-23T15:42:00Z">
              <w:r w:rsidDel="004E728B">
                <w:rPr>
                  <w:rFonts w:eastAsiaTheme="minorHAnsi" w:cs="Arial"/>
                  <w:color w:val="000000"/>
                  <w:sz w:val="20"/>
                  <w:szCs w:val="20"/>
                </w:rPr>
                <w:delText>Кладовщик БЕ ГОК</w:delText>
              </w:r>
            </w:del>
          </w:p>
        </w:tc>
      </w:tr>
    </w:tbl>
    <w:p w14:paraId="5BD7B578" w14:textId="77777777" w:rsidR="00FE25C1" w:rsidRDefault="00FE25C1" w:rsidP="004A4A37"/>
    <w:p w14:paraId="6B302245" w14:textId="77777777" w:rsidR="00C54FF1" w:rsidRDefault="00C54FF1" w:rsidP="004A4A37"/>
    <w:p w14:paraId="68298394" w14:textId="55CEE56A" w:rsidR="00B91A01" w:rsidRDefault="005B19B5" w:rsidP="005B19B5">
      <w:pPr>
        <w:pStyle w:val="4"/>
      </w:pPr>
      <w:r>
        <w:t xml:space="preserve">Шаг процесса </w:t>
      </w:r>
      <w:r w:rsidR="00B91A01">
        <w:t xml:space="preserve">ПП-10.07.03.03.085 </w:t>
      </w:r>
      <w:r>
        <w:t xml:space="preserve">– </w:t>
      </w:r>
      <w:r w:rsidR="00B91A01" w:rsidRPr="00F16354">
        <w:t>Комплект</w:t>
      </w:r>
      <w:r w:rsidR="00B91A01">
        <w:t>ация</w:t>
      </w:r>
      <w:r w:rsidR="00B91A01" w:rsidRPr="00F16354">
        <w:t xml:space="preserve"> наливными МТР (например, ГСМ)</w:t>
      </w:r>
    </w:p>
    <w:p w14:paraId="6AA805EB" w14:textId="77777777" w:rsidR="0014423A" w:rsidRDefault="0014423A" w:rsidP="005B19B5">
      <w:pPr>
        <w:ind w:firstLine="709"/>
        <w:rPr>
          <w:rFonts w:cs="Arial"/>
        </w:rPr>
      </w:pPr>
    </w:p>
    <w:p w14:paraId="1BA9C1E6" w14:textId="79696EBF" w:rsidR="00B91A01" w:rsidRPr="00C54FF1" w:rsidRDefault="00B91A01" w:rsidP="005B19B5">
      <w:pPr>
        <w:ind w:firstLine="709"/>
        <w:rPr>
          <w:rFonts w:cs="Arial"/>
        </w:rPr>
      </w:pPr>
      <w:r>
        <w:rPr>
          <w:rFonts w:cs="Arial"/>
        </w:rPr>
        <w:t>Кладовщик склада производит налив МТР.</w:t>
      </w:r>
      <w:r w:rsidR="00C54FF1" w:rsidRPr="00C54FF1">
        <w:rPr>
          <w:rFonts w:cs="Arial"/>
        </w:rPr>
        <w:t xml:space="preserve"> </w:t>
      </w:r>
    </w:p>
    <w:p w14:paraId="5A805511" w14:textId="77777777" w:rsidR="00B91A01" w:rsidRPr="007E07CA" w:rsidRDefault="00B91A01" w:rsidP="005B19B5">
      <w:pPr>
        <w:ind w:firstLine="709"/>
        <w:rPr>
          <w:rFonts w:cs="Arial"/>
        </w:rPr>
      </w:pPr>
      <w:r>
        <w:rPr>
          <w:rFonts w:cs="Arial"/>
        </w:rPr>
        <w:t>Данный шаг не отражается в системе SAP.</w:t>
      </w:r>
    </w:p>
    <w:p w14:paraId="084C5614" w14:textId="77777777" w:rsidR="00B91A01" w:rsidRDefault="00B91A01" w:rsidP="005B19B5">
      <w:pPr>
        <w:ind w:firstLine="709"/>
      </w:pPr>
    </w:p>
    <w:p w14:paraId="1E868210" w14:textId="020E9342" w:rsidR="002D4E71" w:rsidRDefault="002D4E71" w:rsidP="002D4E71">
      <w:pPr>
        <w:ind w:firstLine="709"/>
        <w:jc w:val="right"/>
        <w:rPr>
          <w:rFonts w:eastAsiaTheme="majorEastAsia"/>
        </w:rPr>
      </w:pPr>
      <w:r w:rsidRPr="00916FAB">
        <w:rPr>
          <w:rFonts w:cs="Arial"/>
          <w:b/>
          <w:sz w:val="22"/>
        </w:rPr>
        <w:t xml:space="preserve">Таблица </w:t>
      </w:r>
      <w:r>
        <w:rPr>
          <w:rFonts w:cs="Arial"/>
          <w:b/>
          <w:sz w:val="22"/>
        </w:rPr>
        <w:t>49</w:t>
      </w:r>
      <w:r w:rsidRPr="00916FAB">
        <w:rPr>
          <w:rFonts w:cs="Arial"/>
          <w:b/>
          <w:sz w:val="22"/>
        </w:rPr>
        <w:t xml:space="preserve">. Описание </w:t>
      </w:r>
      <w:r>
        <w:rPr>
          <w:rFonts w:cs="Arial"/>
          <w:b/>
          <w:sz w:val="22"/>
        </w:rPr>
        <w:t>шага «Комплектация наливными МТР (например, ГСМ)»</w:t>
      </w:r>
    </w:p>
    <w:p w14:paraId="22C428E9" w14:textId="45BC3BF1" w:rsidR="002D4E71" w:rsidRDefault="002D4E71" w:rsidP="005B19B5">
      <w:pPr>
        <w:ind w:firstLine="709"/>
      </w:pPr>
    </w:p>
    <w:tbl>
      <w:tblPr>
        <w:tblW w:w="1023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015"/>
        <w:gridCol w:w="2126"/>
        <w:gridCol w:w="1276"/>
        <w:gridCol w:w="1843"/>
        <w:gridCol w:w="1559"/>
        <w:gridCol w:w="1417"/>
      </w:tblGrid>
      <w:tr w:rsidR="002D4E71" w14:paraId="78C05A1F" w14:textId="77777777" w:rsidTr="005E57AE">
        <w:trPr>
          <w:trHeight w:val="67"/>
        </w:trPr>
        <w:tc>
          <w:tcPr>
            <w:tcW w:w="2015" w:type="dxa"/>
            <w:shd w:val="solid" w:color="FFCC00" w:fill="auto"/>
          </w:tcPr>
          <w:p w14:paraId="1F755465" w14:textId="77777777" w:rsidR="002D4E71" w:rsidRDefault="002D4E7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126" w:type="dxa"/>
            <w:shd w:val="solid" w:color="FFCC00" w:fill="auto"/>
          </w:tcPr>
          <w:p w14:paraId="7333591E" w14:textId="77777777" w:rsidR="002D4E71" w:rsidRDefault="002D4E7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276" w:type="dxa"/>
            <w:shd w:val="solid" w:color="FFCC00" w:fill="auto"/>
          </w:tcPr>
          <w:p w14:paraId="13EEB71B" w14:textId="77777777" w:rsidR="002D4E71" w:rsidRDefault="002D4E7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843" w:type="dxa"/>
            <w:shd w:val="solid" w:color="FFCC00" w:fill="auto"/>
          </w:tcPr>
          <w:p w14:paraId="47F34D2B" w14:textId="77777777" w:rsidR="002D4E71" w:rsidRDefault="002D4E7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559" w:type="dxa"/>
            <w:shd w:val="solid" w:color="FFCC00" w:fill="auto"/>
          </w:tcPr>
          <w:p w14:paraId="5BE4339A" w14:textId="77777777" w:rsidR="002D4E71" w:rsidRDefault="002D4E7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417" w:type="dxa"/>
            <w:shd w:val="solid" w:color="FFCC00" w:fill="auto"/>
          </w:tcPr>
          <w:p w14:paraId="5C9C71A3" w14:textId="77777777" w:rsidR="002D4E71" w:rsidRDefault="002D4E7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2D4E71" w14:paraId="574CA7FE" w14:textId="77777777" w:rsidTr="005E57AE">
        <w:trPr>
          <w:trHeight w:val="67"/>
        </w:trPr>
        <w:tc>
          <w:tcPr>
            <w:tcW w:w="2015" w:type="dxa"/>
          </w:tcPr>
          <w:p w14:paraId="064E4449" w14:textId="77777777" w:rsidR="002D4E71" w:rsidRDefault="002D4E71">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ПП-10.07.03.03.085</w:t>
            </w:r>
          </w:p>
        </w:tc>
        <w:tc>
          <w:tcPr>
            <w:tcW w:w="2126" w:type="dxa"/>
          </w:tcPr>
          <w:p w14:paraId="039E6317" w14:textId="77777777" w:rsidR="002D4E71" w:rsidRDefault="002D4E71">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Требуется начать комплектование</w:t>
            </w:r>
          </w:p>
        </w:tc>
        <w:tc>
          <w:tcPr>
            <w:tcW w:w="1276" w:type="dxa"/>
          </w:tcPr>
          <w:p w14:paraId="6E4C102A" w14:textId="77777777" w:rsidR="002D4E71" w:rsidRDefault="002D4E71">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843" w:type="dxa"/>
          </w:tcPr>
          <w:p w14:paraId="77151EE7" w14:textId="77777777" w:rsidR="002D4E71" w:rsidRDefault="002D4E71">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tc>
        <w:tc>
          <w:tcPr>
            <w:tcW w:w="1559" w:type="dxa"/>
          </w:tcPr>
          <w:p w14:paraId="004F89AB" w14:textId="77777777" w:rsidR="002D4E71" w:rsidRDefault="002D4E71">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tc>
        <w:tc>
          <w:tcPr>
            <w:tcW w:w="1417" w:type="dxa"/>
          </w:tcPr>
          <w:p w14:paraId="06612171" w14:textId="01AE0D9C" w:rsidR="002D4E71" w:rsidRDefault="002D4E71">
            <w:pPr>
              <w:autoSpaceDE w:val="0"/>
              <w:autoSpaceDN w:val="0"/>
              <w:adjustRightInd w:val="0"/>
              <w:jc w:val="left"/>
              <w:rPr>
                <w:rFonts w:eastAsiaTheme="minorHAnsi" w:cs="Arial"/>
                <w:color w:val="000000"/>
                <w:sz w:val="20"/>
                <w:szCs w:val="20"/>
              </w:rPr>
            </w:pPr>
            <w:r>
              <w:rPr>
                <w:rFonts w:eastAsiaTheme="minorHAnsi" w:cs="Arial"/>
                <w:color w:val="000000"/>
                <w:sz w:val="20"/>
                <w:szCs w:val="20"/>
              </w:rPr>
              <w:t>Кладовщик</w:t>
            </w:r>
          </w:p>
        </w:tc>
      </w:tr>
    </w:tbl>
    <w:p w14:paraId="2F49854C" w14:textId="77777777" w:rsidR="0076639B" w:rsidRDefault="0076639B" w:rsidP="005B19B5">
      <w:pPr>
        <w:ind w:firstLine="709"/>
      </w:pPr>
    </w:p>
    <w:p w14:paraId="738EFC21" w14:textId="679E256E" w:rsidR="00B91A01" w:rsidRDefault="005B19B5" w:rsidP="005B19B5">
      <w:pPr>
        <w:pStyle w:val="4"/>
      </w:pPr>
      <w:r>
        <w:t xml:space="preserve">Шаг процесса </w:t>
      </w:r>
      <w:r w:rsidR="00B91A01">
        <w:t>ПП-</w:t>
      </w:r>
      <w:r w:rsidR="00B91A01" w:rsidRPr="00F16354">
        <w:t>10.07.03.0</w:t>
      </w:r>
      <w:r w:rsidR="007568F5">
        <w:t>3</w:t>
      </w:r>
      <w:r w:rsidR="00B91A01" w:rsidRPr="00F16354">
        <w:t>.017</w:t>
      </w:r>
      <w:r w:rsidR="00B91A01">
        <w:t xml:space="preserve"> </w:t>
      </w:r>
      <w:r>
        <w:t xml:space="preserve">– </w:t>
      </w:r>
      <w:r w:rsidR="00B91A01" w:rsidRPr="00F16354">
        <w:t>Выполнение замеров ГСМ</w:t>
      </w:r>
    </w:p>
    <w:p w14:paraId="2879408F" w14:textId="77777777" w:rsidR="0014423A" w:rsidRDefault="0014423A" w:rsidP="005B19B5">
      <w:pPr>
        <w:ind w:firstLine="709"/>
        <w:rPr>
          <w:rFonts w:cs="Arial"/>
        </w:rPr>
      </w:pPr>
    </w:p>
    <w:p w14:paraId="6DE6D1D7" w14:textId="147DC6F1" w:rsidR="008656E5" w:rsidRDefault="008656E5" w:rsidP="008656E5">
      <w:pPr>
        <w:ind w:firstLine="709"/>
        <w:rPr>
          <w:rFonts w:cs="Arial"/>
        </w:rPr>
      </w:pPr>
      <w:r w:rsidRPr="00C63248">
        <w:rPr>
          <w:rFonts w:cs="Arial"/>
        </w:rPr>
        <w:t>В случае отгрузки ГСМ наливом данные о фактическом количестве переносятся в систему</w:t>
      </w:r>
      <w:r>
        <w:rPr>
          <w:rFonts w:cs="Arial"/>
        </w:rPr>
        <w:t xml:space="preserve"> SAP</w:t>
      </w:r>
      <w:r w:rsidRPr="00C63248">
        <w:rPr>
          <w:rFonts w:cs="Arial"/>
        </w:rPr>
        <w:t xml:space="preserve"> автоматически посредством интеграции с системой Контур ГСМ</w:t>
      </w:r>
      <w:r w:rsidR="004375D9">
        <w:rPr>
          <w:rFonts w:cs="Arial"/>
        </w:rPr>
        <w:t xml:space="preserve"> (в случае ее использования)</w:t>
      </w:r>
      <w:r w:rsidRPr="00C63248">
        <w:rPr>
          <w:rFonts w:cs="Arial"/>
        </w:rPr>
        <w:t>.</w:t>
      </w:r>
      <w:r>
        <w:rPr>
          <w:rFonts w:cs="Arial"/>
        </w:rPr>
        <w:t xml:space="preserve"> </w:t>
      </w:r>
      <w:bookmarkStart w:id="887" w:name="_Hlk523139390"/>
      <w:r>
        <w:rPr>
          <w:rFonts w:cs="Arial"/>
        </w:rPr>
        <w:t xml:space="preserve">Из системы Контур ГСМ переносятся данные о движениях ГСМ с датчиков объема топлива, а также ссылка на соответствующий документ в </w:t>
      </w:r>
      <w:r>
        <w:rPr>
          <w:rFonts w:cs="Arial"/>
          <w:lang w:val="en-US"/>
        </w:rPr>
        <w:t>SAP</w:t>
      </w:r>
      <w:r w:rsidRPr="003077A0">
        <w:rPr>
          <w:rFonts w:cs="Arial"/>
        </w:rPr>
        <w:t xml:space="preserve"> </w:t>
      </w:r>
      <w:r>
        <w:rPr>
          <w:rFonts w:cs="Arial"/>
        </w:rPr>
        <w:t xml:space="preserve">для определения требуемых складов и основных данных. В результате загрузки этих данных в </w:t>
      </w:r>
      <w:r>
        <w:rPr>
          <w:rFonts w:cs="Arial"/>
          <w:lang w:val="en-US"/>
        </w:rPr>
        <w:t>SAP</w:t>
      </w:r>
      <w:r w:rsidRPr="003077A0">
        <w:rPr>
          <w:rFonts w:cs="Arial"/>
        </w:rPr>
        <w:t xml:space="preserve"> </w:t>
      </w:r>
      <w:r>
        <w:rPr>
          <w:rFonts w:cs="Arial"/>
          <w:lang w:val="en-US"/>
        </w:rPr>
        <w:t>S</w:t>
      </w:r>
      <w:r w:rsidRPr="003077A0">
        <w:rPr>
          <w:rFonts w:cs="Arial"/>
        </w:rPr>
        <w:t>/4</w:t>
      </w:r>
      <w:r>
        <w:rPr>
          <w:rFonts w:cs="Arial"/>
          <w:lang w:val="en-US"/>
        </w:rPr>
        <w:t>HANA</w:t>
      </w:r>
      <w:r w:rsidRPr="003077A0">
        <w:rPr>
          <w:rFonts w:cs="Arial"/>
        </w:rPr>
        <w:t xml:space="preserve"> </w:t>
      </w:r>
      <w:r>
        <w:rPr>
          <w:rFonts w:cs="Arial"/>
        </w:rPr>
        <w:t xml:space="preserve">производится движение ГСМ. </w:t>
      </w:r>
      <w:bookmarkEnd w:id="887"/>
      <w:r w:rsidRPr="00C63248">
        <w:rPr>
          <w:rFonts w:cs="Arial"/>
        </w:rPr>
        <w:t xml:space="preserve"> Подробно данный вопрос рассматривается в СОИ с Контур ГСМ.</w:t>
      </w:r>
    </w:p>
    <w:p w14:paraId="4B0D27EE" w14:textId="1FE64F8A" w:rsidR="008656E5" w:rsidRDefault="008656E5" w:rsidP="008656E5">
      <w:pPr>
        <w:ind w:firstLine="709"/>
      </w:pPr>
      <w:r w:rsidRPr="007B792A">
        <w:t>Перемещение топлива между резервуар</w:t>
      </w:r>
      <w:r>
        <w:t>ом и</w:t>
      </w:r>
      <w:r w:rsidRPr="007B792A">
        <w:t xml:space="preserve"> </w:t>
      </w:r>
      <w:r w:rsidR="00BF58A8">
        <w:t>топливозаправщиком</w:t>
      </w:r>
      <w:r>
        <w:t xml:space="preserve">, </w:t>
      </w:r>
      <w:r w:rsidR="00BF58A8">
        <w:t>топливозаправщиком</w:t>
      </w:r>
      <w:r w:rsidRPr="007B792A">
        <w:t xml:space="preserve"> и АЗС</w:t>
      </w:r>
      <w:r>
        <w:t xml:space="preserve"> (КАЗС)</w:t>
      </w:r>
      <w:r w:rsidRPr="007B792A">
        <w:t xml:space="preserve"> выполняется </w:t>
      </w:r>
      <w:r>
        <w:t>по</w:t>
      </w:r>
      <w:r w:rsidRPr="007B792A">
        <w:t xml:space="preserve"> заказ</w:t>
      </w:r>
      <w:r>
        <w:t>ам</w:t>
      </w:r>
      <w:r w:rsidRPr="007B792A">
        <w:t xml:space="preserve"> на перемещение, создаваемы</w:t>
      </w:r>
      <w:r>
        <w:t>м</w:t>
      </w:r>
      <w:r w:rsidRPr="007B792A">
        <w:t xml:space="preserve"> вручную.</w:t>
      </w:r>
    </w:p>
    <w:p w14:paraId="52C1B4FE" w14:textId="17335B5A" w:rsidR="008656E5" w:rsidRPr="000E5C64" w:rsidRDefault="008656E5" w:rsidP="008656E5">
      <w:pPr>
        <w:ind w:firstLine="709"/>
      </w:pPr>
      <w:r>
        <w:t xml:space="preserve">При выдаче ГСМ по внутреннему перемещению между </w:t>
      </w:r>
      <w:r w:rsidRPr="006D4A92">
        <w:t>резервуар</w:t>
      </w:r>
      <w:r>
        <w:t>ом и</w:t>
      </w:r>
      <w:r w:rsidRPr="006D4A92">
        <w:t xml:space="preserve"> </w:t>
      </w:r>
      <w:r w:rsidR="00BF58A8">
        <w:t>топливозаправщиком</w:t>
      </w:r>
      <w:r>
        <w:t xml:space="preserve">, </w:t>
      </w:r>
      <w:r w:rsidR="00BF58A8">
        <w:t>топливозаправщиком</w:t>
      </w:r>
      <w:r w:rsidRPr="006D4A92">
        <w:t xml:space="preserve"> и АЗС</w:t>
      </w:r>
      <w:r w:rsidDel="00011F56">
        <w:t xml:space="preserve"> </w:t>
      </w:r>
      <w:r>
        <w:t>(КАЗС) используются данные автоматизированных счетчиков под управлением системы Контур ГСМ</w:t>
      </w:r>
      <w:r w:rsidR="004375D9">
        <w:t xml:space="preserve"> (в случае ее использования)</w:t>
      </w:r>
      <w:r>
        <w:t xml:space="preserve">. Подробно интеграция с системой Контур ГСМ описана в СоИ «Контур </w:t>
      </w:r>
      <w:commentRangeStart w:id="888"/>
      <w:commentRangeStart w:id="889"/>
      <w:r>
        <w:t>ГСМ</w:t>
      </w:r>
      <w:commentRangeEnd w:id="888"/>
      <w:r w:rsidR="00FF3B4F">
        <w:rPr>
          <w:rStyle w:val="aff7"/>
        </w:rPr>
        <w:commentReference w:id="888"/>
      </w:r>
      <w:commentRangeEnd w:id="889"/>
      <w:r w:rsidR="00036517">
        <w:rPr>
          <w:rStyle w:val="aff7"/>
        </w:rPr>
        <w:commentReference w:id="889"/>
      </w:r>
      <w:r>
        <w:t>».</w:t>
      </w:r>
    </w:p>
    <w:p w14:paraId="2B40DE39" w14:textId="77777777" w:rsidR="005B19B5" w:rsidRDefault="005B19B5" w:rsidP="005B19B5">
      <w:pPr>
        <w:ind w:firstLine="709"/>
        <w:rPr>
          <w:rFonts w:cs="Arial"/>
        </w:rPr>
      </w:pPr>
    </w:p>
    <w:p w14:paraId="5CA79BD2" w14:textId="4965BC7B" w:rsidR="009F2BFE" w:rsidRDefault="009F2BFE" w:rsidP="009F2BFE">
      <w:pPr>
        <w:ind w:firstLine="709"/>
        <w:jc w:val="right"/>
        <w:rPr>
          <w:rFonts w:eastAsiaTheme="majorEastAsia"/>
        </w:rPr>
      </w:pPr>
      <w:r w:rsidRPr="00916FAB">
        <w:rPr>
          <w:rFonts w:cs="Arial"/>
          <w:b/>
          <w:sz w:val="22"/>
        </w:rPr>
        <w:t xml:space="preserve">Таблица </w:t>
      </w:r>
      <w:r>
        <w:rPr>
          <w:rFonts w:cs="Arial"/>
          <w:b/>
          <w:sz w:val="22"/>
        </w:rPr>
        <w:t>50</w:t>
      </w:r>
      <w:r w:rsidRPr="00916FAB">
        <w:rPr>
          <w:rFonts w:cs="Arial"/>
          <w:b/>
          <w:sz w:val="22"/>
        </w:rPr>
        <w:t xml:space="preserve">. Описание </w:t>
      </w:r>
      <w:r>
        <w:rPr>
          <w:rFonts w:cs="Arial"/>
          <w:b/>
          <w:sz w:val="22"/>
        </w:rPr>
        <w:t>шага «Выполнение замеров ГСМ»</w:t>
      </w:r>
    </w:p>
    <w:p w14:paraId="1E494055" w14:textId="47D92226" w:rsidR="009F2BFE" w:rsidRDefault="009F2BFE" w:rsidP="005B19B5">
      <w:pPr>
        <w:ind w:firstLine="709"/>
        <w:rPr>
          <w:rFonts w:cs="Arial"/>
        </w:rPr>
      </w:pPr>
    </w:p>
    <w:tbl>
      <w:tblPr>
        <w:tblW w:w="10236" w:type="dxa"/>
        <w:tblInd w:w="-38" w:type="dxa"/>
        <w:tblLayout w:type="fixed"/>
        <w:tblCellMar>
          <w:left w:w="30" w:type="dxa"/>
          <w:right w:w="30" w:type="dxa"/>
        </w:tblCellMar>
        <w:tblLook w:val="0000" w:firstRow="0" w:lastRow="0" w:firstColumn="0" w:lastColumn="0" w:noHBand="0" w:noVBand="0"/>
      </w:tblPr>
      <w:tblGrid>
        <w:gridCol w:w="2015"/>
        <w:gridCol w:w="1843"/>
        <w:gridCol w:w="1044"/>
        <w:gridCol w:w="1507"/>
        <w:gridCol w:w="1985"/>
        <w:gridCol w:w="1842"/>
      </w:tblGrid>
      <w:tr w:rsidR="009F2BFE" w14:paraId="263C3938" w14:textId="77777777" w:rsidTr="009F2BFE">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45AD6268" w14:textId="77777777" w:rsidR="009F2BFE" w:rsidRDefault="009F2BF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27A504FA" w14:textId="77777777" w:rsidR="009F2BFE" w:rsidRDefault="009F2BF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00BCB275" w14:textId="77777777" w:rsidR="009F2BFE" w:rsidRDefault="009F2BF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07" w:type="dxa"/>
            <w:tcBorders>
              <w:top w:val="single" w:sz="6" w:space="0" w:color="auto"/>
              <w:left w:val="single" w:sz="6" w:space="0" w:color="auto"/>
              <w:bottom w:val="single" w:sz="6" w:space="0" w:color="auto"/>
              <w:right w:val="single" w:sz="6" w:space="0" w:color="auto"/>
            </w:tcBorders>
            <w:shd w:val="solid" w:color="FFCC00" w:fill="auto"/>
          </w:tcPr>
          <w:p w14:paraId="6216D87E" w14:textId="77777777" w:rsidR="009F2BFE" w:rsidRDefault="009F2BF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217C3723" w14:textId="77777777" w:rsidR="009F2BFE" w:rsidRDefault="009F2BF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842" w:type="dxa"/>
            <w:tcBorders>
              <w:top w:val="single" w:sz="6" w:space="0" w:color="auto"/>
              <w:left w:val="single" w:sz="6" w:space="0" w:color="auto"/>
              <w:bottom w:val="single" w:sz="6" w:space="0" w:color="auto"/>
              <w:right w:val="single" w:sz="6" w:space="0" w:color="auto"/>
            </w:tcBorders>
            <w:shd w:val="solid" w:color="FFCC00" w:fill="auto"/>
          </w:tcPr>
          <w:p w14:paraId="355C0518" w14:textId="77777777" w:rsidR="009F2BFE" w:rsidRDefault="009F2BF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9F2BFE" w14:paraId="5468791E" w14:textId="77777777" w:rsidTr="009F2BFE">
        <w:trPr>
          <w:trHeight w:val="132"/>
        </w:trPr>
        <w:tc>
          <w:tcPr>
            <w:tcW w:w="2015" w:type="dxa"/>
            <w:tcBorders>
              <w:top w:val="single" w:sz="6" w:space="0" w:color="auto"/>
              <w:left w:val="single" w:sz="6" w:space="0" w:color="auto"/>
              <w:bottom w:val="single" w:sz="6" w:space="0" w:color="auto"/>
              <w:right w:val="single" w:sz="6" w:space="0" w:color="auto"/>
            </w:tcBorders>
          </w:tcPr>
          <w:p w14:paraId="6F6BE877" w14:textId="77777777" w:rsidR="009F2BFE" w:rsidRDefault="009F2BFE">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ПП-10.07.03.01.017</w:t>
            </w:r>
          </w:p>
        </w:tc>
        <w:tc>
          <w:tcPr>
            <w:tcW w:w="1843" w:type="dxa"/>
            <w:tcBorders>
              <w:top w:val="single" w:sz="6" w:space="0" w:color="auto"/>
              <w:left w:val="single" w:sz="6" w:space="0" w:color="auto"/>
              <w:bottom w:val="single" w:sz="6" w:space="0" w:color="auto"/>
              <w:right w:val="single" w:sz="6" w:space="0" w:color="auto"/>
            </w:tcBorders>
          </w:tcPr>
          <w:p w14:paraId="19C2163E" w14:textId="77777777" w:rsidR="009F2BFE" w:rsidRDefault="009F2BFE">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Данные о замере ГСМ получены</w:t>
            </w:r>
          </w:p>
        </w:tc>
        <w:tc>
          <w:tcPr>
            <w:tcW w:w="1044" w:type="dxa"/>
            <w:tcBorders>
              <w:top w:val="single" w:sz="6" w:space="0" w:color="auto"/>
              <w:left w:val="single" w:sz="6" w:space="0" w:color="auto"/>
              <w:bottom w:val="single" w:sz="6" w:space="0" w:color="auto"/>
              <w:right w:val="single" w:sz="6" w:space="0" w:color="auto"/>
            </w:tcBorders>
          </w:tcPr>
          <w:p w14:paraId="45DC097C" w14:textId="77777777" w:rsidR="009F2BFE" w:rsidRDefault="009F2BFE">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507" w:type="dxa"/>
            <w:tcBorders>
              <w:top w:val="single" w:sz="6" w:space="0" w:color="auto"/>
              <w:left w:val="single" w:sz="6" w:space="0" w:color="auto"/>
              <w:bottom w:val="single" w:sz="6" w:space="0" w:color="auto"/>
              <w:right w:val="single" w:sz="6" w:space="0" w:color="auto"/>
            </w:tcBorders>
          </w:tcPr>
          <w:p w14:paraId="2564C665" w14:textId="77777777" w:rsidR="009F2BFE" w:rsidRDefault="009F2BFE">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tc>
        <w:tc>
          <w:tcPr>
            <w:tcW w:w="1985" w:type="dxa"/>
            <w:tcBorders>
              <w:top w:val="single" w:sz="6" w:space="0" w:color="auto"/>
              <w:left w:val="single" w:sz="6" w:space="0" w:color="auto"/>
              <w:bottom w:val="single" w:sz="6" w:space="0" w:color="auto"/>
              <w:right w:val="single" w:sz="6" w:space="0" w:color="auto"/>
            </w:tcBorders>
          </w:tcPr>
          <w:p w14:paraId="261BDD32" w14:textId="77777777" w:rsidR="009F2BFE" w:rsidRDefault="009F2BFE">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Результаты замера из Контур ГСМ</w:t>
            </w:r>
          </w:p>
        </w:tc>
        <w:tc>
          <w:tcPr>
            <w:tcW w:w="1842" w:type="dxa"/>
            <w:tcBorders>
              <w:top w:val="single" w:sz="6" w:space="0" w:color="auto"/>
              <w:left w:val="single" w:sz="6" w:space="0" w:color="auto"/>
              <w:bottom w:val="single" w:sz="6" w:space="0" w:color="auto"/>
              <w:right w:val="single" w:sz="6" w:space="0" w:color="auto"/>
            </w:tcBorders>
          </w:tcPr>
          <w:p w14:paraId="16018C1A" w14:textId="5FE37314" w:rsidR="009F2BFE" w:rsidRDefault="009F2BFE">
            <w:pPr>
              <w:autoSpaceDE w:val="0"/>
              <w:autoSpaceDN w:val="0"/>
              <w:adjustRightInd w:val="0"/>
              <w:jc w:val="left"/>
              <w:rPr>
                <w:rFonts w:eastAsiaTheme="minorHAnsi" w:cs="Arial"/>
                <w:color w:val="000000"/>
                <w:sz w:val="20"/>
                <w:szCs w:val="20"/>
              </w:rPr>
            </w:pPr>
            <w:del w:id="890" w:author="Кращенко Олег Владимирович (Подрядчик. ООО БерингПойнт)" w:date="2020-04-23T15:42:00Z">
              <w:r w:rsidDel="004E728B">
                <w:rPr>
                  <w:rFonts w:eastAsiaTheme="minorHAnsi" w:cs="Arial"/>
                  <w:color w:val="000000"/>
                  <w:sz w:val="20"/>
                  <w:szCs w:val="20"/>
                </w:rPr>
                <w:delText>Кладовщик БЕ ГОК</w:delText>
              </w:r>
            </w:del>
            <w:ins w:id="891" w:author="Кращенко Олег Владимирович (Подрядчик. ООО БерингПойнт)" w:date="2020-04-23T15:42:00Z">
              <w:r w:rsidR="004E728B">
                <w:rPr>
                  <w:rFonts w:eastAsiaTheme="minorHAnsi" w:cs="Arial"/>
                  <w:color w:val="000000"/>
                  <w:sz w:val="20"/>
                  <w:szCs w:val="20"/>
                </w:rPr>
                <w:t>Кладовщик</w:t>
              </w:r>
            </w:ins>
          </w:p>
        </w:tc>
      </w:tr>
    </w:tbl>
    <w:p w14:paraId="2E2C5890" w14:textId="77777777" w:rsidR="00AF3A3F" w:rsidRDefault="00AF3A3F" w:rsidP="00AF3A3F"/>
    <w:p w14:paraId="73F5D5F2" w14:textId="77777777" w:rsidR="00AF3A3F" w:rsidRDefault="00AF3A3F" w:rsidP="00AF3A3F"/>
    <w:p w14:paraId="665CB795" w14:textId="4FC1E4E8" w:rsidR="00B91A01" w:rsidRDefault="005B19B5" w:rsidP="005B19B5">
      <w:pPr>
        <w:pStyle w:val="4"/>
      </w:pPr>
      <w:r>
        <w:t xml:space="preserve">Шаг процесса </w:t>
      </w:r>
      <w:r w:rsidR="00B91A01">
        <w:t xml:space="preserve">ПП-10.07.03.03.040 </w:t>
      </w:r>
      <w:r>
        <w:t xml:space="preserve">– </w:t>
      </w:r>
      <w:r w:rsidR="00B91A01" w:rsidRPr="00F16354">
        <w:t>Комплект</w:t>
      </w:r>
      <w:r w:rsidR="00B91A01">
        <w:t>ация</w:t>
      </w:r>
      <w:r w:rsidR="00B91A01" w:rsidRPr="00F16354">
        <w:t xml:space="preserve"> поставки, погрузка в ТС</w:t>
      </w:r>
    </w:p>
    <w:p w14:paraId="16127F49" w14:textId="77777777" w:rsidR="0014423A" w:rsidRDefault="0014423A" w:rsidP="005B19B5">
      <w:pPr>
        <w:ind w:firstLine="709"/>
        <w:rPr>
          <w:rFonts w:cs="Arial"/>
        </w:rPr>
      </w:pPr>
    </w:p>
    <w:p w14:paraId="0DFBBDE0" w14:textId="4EAE76DB" w:rsidR="00B91A01" w:rsidRPr="008A77F1" w:rsidRDefault="00B91A01" w:rsidP="005B19B5">
      <w:pPr>
        <w:ind w:firstLine="709"/>
        <w:rPr>
          <w:rFonts w:cs="Arial"/>
        </w:rPr>
      </w:pPr>
      <w:r w:rsidRPr="008A77F1">
        <w:rPr>
          <w:rFonts w:cs="Arial"/>
        </w:rPr>
        <w:t xml:space="preserve">На данном шаге </w:t>
      </w:r>
      <w:r>
        <w:rPr>
          <w:rFonts w:cs="Arial"/>
        </w:rPr>
        <w:t>производится физическая погрузка МТР в ТС.</w:t>
      </w:r>
    </w:p>
    <w:p w14:paraId="0DAFFFB0" w14:textId="760B21FC" w:rsidR="00B91A01" w:rsidRDefault="00B91A01" w:rsidP="005B19B5">
      <w:pPr>
        <w:ind w:firstLine="709"/>
        <w:rPr>
          <w:rFonts w:cs="Arial"/>
        </w:rPr>
      </w:pPr>
      <w:r>
        <w:rPr>
          <w:rFonts w:cs="Arial"/>
        </w:rPr>
        <w:t>Данный шаг не отражается в системе SAP.</w:t>
      </w:r>
    </w:p>
    <w:p w14:paraId="2423B716" w14:textId="3D0E12C6" w:rsidR="00D5304E" w:rsidRDefault="00D5304E" w:rsidP="005B19B5">
      <w:pPr>
        <w:ind w:firstLine="709"/>
        <w:rPr>
          <w:rFonts w:cs="Arial"/>
        </w:rPr>
      </w:pPr>
    </w:p>
    <w:p w14:paraId="7C46B88D" w14:textId="77777777" w:rsidR="00494F94" w:rsidRDefault="00494F94" w:rsidP="005B19B5">
      <w:pPr>
        <w:ind w:firstLine="709"/>
        <w:rPr>
          <w:rFonts w:cs="Arial"/>
        </w:rPr>
      </w:pPr>
    </w:p>
    <w:p w14:paraId="3FCB5FF6" w14:textId="77777777" w:rsidR="0076639B" w:rsidRDefault="0076639B" w:rsidP="005B19B5">
      <w:pPr>
        <w:ind w:firstLine="709"/>
        <w:rPr>
          <w:rFonts w:cs="Arial"/>
        </w:rPr>
      </w:pPr>
    </w:p>
    <w:p w14:paraId="2729B784" w14:textId="0738BA81" w:rsidR="00216CAC" w:rsidRDefault="00216CAC" w:rsidP="00216CAC">
      <w:pPr>
        <w:ind w:firstLine="709"/>
        <w:jc w:val="right"/>
        <w:rPr>
          <w:rFonts w:eastAsiaTheme="majorEastAsia"/>
        </w:rPr>
      </w:pPr>
      <w:r w:rsidRPr="00916FAB">
        <w:rPr>
          <w:rFonts w:cs="Arial"/>
          <w:b/>
          <w:sz w:val="22"/>
        </w:rPr>
        <w:t xml:space="preserve">Таблица </w:t>
      </w:r>
      <w:r>
        <w:rPr>
          <w:rFonts w:cs="Arial"/>
          <w:b/>
          <w:sz w:val="22"/>
        </w:rPr>
        <w:t>51</w:t>
      </w:r>
      <w:r w:rsidRPr="00916FAB">
        <w:rPr>
          <w:rFonts w:cs="Arial"/>
          <w:b/>
          <w:sz w:val="22"/>
        </w:rPr>
        <w:t xml:space="preserve">. Описание </w:t>
      </w:r>
      <w:r>
        <w:rPr>
          <w:rFonts w:cs="Arial"/>
          <w:b/>
          <w:sz w:val="22"/>
        </w:rPr>
        <w:t>шага «Комплектация поставки, погрузка в ТС»</w:t>
      </w:r>
    </w:p>
    <w:p w14:paraId="5FF30E6B" w14:textId="77777777" w:rsidR="00842C97" w:rsidRDefault="00842C97" w:rsidP="005B19B5">
      <w:pPr>
        <w:ind w:firstLine="709"/>
        <w:rPr>
          <w:rFonts w:cs="Arial"/>
        </w:rPr>
      </w:pPr>
    </w:p>
    <w:tbl>
      <w:tblPr>
        <w:tblW w:w="10156" w:type="dxa"/>
        <w:tblInd w:w="-38" w:type="dxa"/>
        <w:tblLayout w:type="fixed"/>
        <w:tblCellMar>
          <w:left w:w="30" w:type="dxa"/>
          <w:right w:w="30" w:type="dxa"/>
        </w:tblCellMar>
        <w:tblLook w:val="0000" w:firstRow="0" w:lastRow="0" w:firstColumn="0" w:lastColumn="0" w:noHBand="0" w:noVBand="0"/>
      </w:tblPr>
      <w:tblGrid>
        <w:gridCol w:w="1873"/>
        <w:gridCol w:w="2977"/>
        <w:gridCol w:w="1044"/>
        <w:gridCol w:w="1507"/>
        <w:gridCol w:w="1418"/>
        <w:gridCol w:w="1337"/>
      </w:tblGrid>
      <w:tr w:rsidR="00216CAC" w14:paraId="24FF649C" w14:textId="77777777" w:rsidTr="008511DF">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71EFF8CE"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977" w:type="dxa"/>
            <w:tcBorders>
              <w:top w:val="single" w:sz="6" w:space="0" w:color="auto"/>
              <w:left w:val="single" w:sz="6" w:space="0" w:color="auto"/>
              <w:bottom w:val="single" w:sz="6" w:space="0" w:color="auto"/>
              <w:right w:val="single" w:sz="6" w:space="0" w:color="auto"/>
            </w:tcBorders>
            <w:shd w:val="solid" w:color="FFCC00" w:fill="auto"/>
          </w:tcPr>
          <w:p w14:paraId="1E28ED73"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232A1CEF"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07" w:type="dxa"/>
            <w:tcBorders>
              <w:top w:val="single" w:sz="6" w:space="0" w:color="auto"/>
              <w:left w:val="single" w:sz="6" w:space="0" w:color="auto"/>
              <w:bottom w:val="single" w:sz="6" w:space="0" w:color="auto"/>
              <w:right w:val="single" w:sz="6" w:space="0" w:color="auto"/>
            </w:tcBorders>
            <w:shd w:val="solid" w:color="FFCC00" w:fill="auto"/>
          </w:tcPr>
          <w:p w14:paraId="21A4D398"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4B562EBB"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337" w:type="dxa"/>
            <w:tcBorders>
              <w:top w:val="single" w:sz="6" w:space="0" w:color="auto"/>
              <w:left w:val="single" w:sz="6" w:space="0" w:color="auto"/>
              <w:bottom w:val="single" w:sz="6" w:space="0" w:color="auto"/>
              <w:right w:val="single" w:sz="6" w:space="0" w:color="auto"/>
            </w:tcBorders>
            <w:shd w:val="solid" w:color="FFCC00" w:fill="auto"/>
          </w:tcPr>
          <w:p w14:paraId="444BA4D5"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216CAC" w14:paraId="6B498E77" w14:textId="77777777" w:rsidTr="008511DF">
        <w:trPr>
          <w:trHeight w:val="401"/>
        </w:trPr>
        <w:tc>
          <w:tcPr>
            <w:tcW w:w="1873" w:type="dxa"/>
            <w:tcBorders>
              <w:top w:val="single" w:sz="6" w:space="0" w:color="auto"/>
              <w:left w:val="single" w:sz="6" w:space="0" w:color="auto"/>
              <w:bottom w:val="single" w:sz="6" w:space="0" w:color="auto"/>
              <w:right w:val="single" w:sz="6" w:space="0" w:color="auto"/>
            </w:tcBorders>
          </w:tcPr>
          <w:p w14:paraId="74C3775B"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ПП-10.07.03.03.040</w:t>
            </w:r>
          </w:p>
        </w:tc>
        <w:tc>
          <w:tcPr>
            <w:tcW w:w="2977" w:type="dxa"/>
            <w:tcBorders>
              <w:top w:val="single" w:sz="6" w:space="0" w:color="auto"/>
              <w:left w:val="single" w:sz="6" w:space="0" w:color="auto"/>
              <w:bottom w:val="single" w:sz="6" w:space="0" w:color="auto"/>
              <w:right w:val="single" w:sz="6" w:space="0" w:color="auto"/>
            </w:tcBorders>
          </w:tcPr>
          <w:p w14:paraId="09C6D13A"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Требуется выдача со склада не под управлением EWM для:</w:t>
            </w:r>
          </w:p>
          <w:p w14:paraId="2B555897"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 перемещения</w:t>
            </w:r>
          </w:p>
          <w:p w14:paraId="04346D61"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 отгрузка контрагенту (включая обратную реализацию)</w:t>
            </w:r>
          </w:p>
          <w:p w14:paraId="6A54D184"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 передачи подрядчику</w:t>
            </w:r>
          </w:p>
        </w:tc>
        <w:tc>
          <w:tcPr>
            <w:tcW w:w="1044" w:type="dxa"/>
            <w:tcBorders>
              <w:top w:val="single" w:sz="6" w:space="0" w:color="auto"/>
              <w:left w:val="single" w:sz="6" w:space="0" w:color="auto"/>
              <w:bottom w:val="single" w:sz="6" w:space="0" w:color="auto"/>
              <w:right w:val="single" w:sz="6" w:space="0" w:color="auto"/>
            </w:tcBorders>
          </w:tcPr>
          <w:p w14:paraId="52F6A665"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507" w:type="dxa"/>
            <w:tcBorders>
              <w:top w:val="single" w:sz="6" w:space="0" w:color="auto"/>
              <w:left w:val="single" w:sz="6" w:space="0" w:color="auto"/>
              <w:bottom w:val="single" w:sz="6" w:space="0" w:color="auto"/>
              <w:right w:val="single" w:sz="6" w:space="0" w:color="auto"/>
            </w:tcBorders>
          </w:tcPr>
          <w:p w14:paraId="5B5A4AAE"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p w14:paraId="31EFD4D2"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Сопроводительные документы</w:t>
            </w:r>
          </w:p>
        </w:tc>
        <w:tc>
          <w:tcPr>
            <w:tcW w:w="1418" w:type="dxa"/>
            <w:tcBorders>
              <w:top w:val="single" w:sz="6" w:space="0" w:color="auto"/>
              <w:left w:val="single" w:sz="6" w:space="0" w:color="auto"/>
              <w:bottom w:val="single" w:sz="6" w:space="0" w:color="auto"/>
              <w:right w:val="single" w:sz="6" w:space="0" w:color="auto"/>
            </w:tcBorders>
          </w:tcPr>
          <w:p w14:paraId="58C44D6F"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Сопроводительные документы</w:t>
            </w:r>
          </w:p>
        </w:tc>
        <w:tc>
          <w:tcPr>
            <w:tcW w:w="1337" w:type="dxa"/>
            <w:tcBorders>
              <w:top w:val="single" w:sz="6" w:space="0" w:color="auto"/>
              <w:left w:val="single" w:sz="6" w:space="0" w:color="auto"/>
              <w:bottom w:val="single" w:sz="6" w:space="0" w:color="auto"/>
              <w:right w:val="single" w:sz="6" w:space="0" w:color="auto"/>
            </w:tcBorders>
          </w:tcPr>
          <w:p w14:paraId="7DDB90A9" w14:textId="33C2AAE5" w:rsidR="00216CAC" w:rsidRDefault="00216CAC">
            <w:pPr>
              <w:autoSpaceDE w:val="0"/>
              <w:autoSpaceDN w:val="0"/>
              <w:adjustRightInd w:val="0"/>
              <w:jc w:val="left"/>
              <w:rPr>
                <w:rFonts w:eastAsiaTheme="minorHAnsi" w:cs="Arial"/>
                <w:color w:val="000000"/>
                <w:sz w:val="20"/>
                <w:szCs w:val="20"/>
              </w:rPr>
            </w:pPr>
            <w:del w:id="892" w:author="Кращенко Олег Владимирович (Подрядчик. ООО БерингПойнт)" w:date="2020-04-23T15:42:00Z">
              <w:r w:rsidDel="004E728B">
                <w:rPr>
                  <w:rFonts w:eastAsiaTheme="minorHAnsi" w:cs="Arial"/>
                  <w:color w:val="000000"/>
                  <w:sz w:val="20"/>
                  <w:szCs w:val="20"/>
                </w:rPr>
                <w:delText>Кладовщик БЕ ГОК</w:delText>
              </w:r>
            </w:del>
            <w:ins w:id="893" w:author="Кращенко Олег Владимирович (Подрядчик. ООО БерингПойнт)" w:date="2020-04-23T15:42:00Z">
              <w:r w:rsidR="004E728B">
                <w:rPr>
                  <w:rFonts w:eastAsiaTheme="minorHAnsi" w:cs="Arial"/>
                  <w:color w:val="000000"/>
                  <w:sz w:val="20"/>
                  <w:szCs w:val="20"/>
                </w:rPr>
                <w:t>Кладовщик</w:t>
              </w:r>
            </w:ins>
          </w:p>
        </w:tc>
      </w:tr>
    </w:tbl>
    <w:p w14:paraId="1572A51B" w14:textId="77777777" w:rsidR="00FE25C1" w:rsidRDefault="00FE25C1" w:rsidP="00F41BBA">
      <w:pPr>
        <w:ind w:firstLine="709"/>
        <w:rPr>
          <w:b/>
        </w:rPr>
      </w:pPr>
    </w:p>
    <w:p w14:paraId="549ED9C2" w14:textId="086C588E" w:rsidR="0076639B" w:rsidRDefault="0076639B" w:rsidP="00F41BBA">
      <w:pPr>
        <w:ind w:firstLine="709"/>
        <w:rPr>
          <w:b/>
        </w:rPr>
      </w:pPr>
    </w:p>
    <w:p w14:paraId="33F0B717" w14:textId="3BE4B65B" w:rsidR="00B91A01" w:rsidRDefault="00B91A01" w:rsidP="00F41BBA">
      <w:pPr>
        <w:ind w:firstLine="709"/>
        <w:rPr>
          <w:b/>
        </w:rPr>
      </w:pPr>
      <w:r>
        <w:rPr>
          <w:b/>
        </w:rPr>
        <w:t>ОБРАБОТКА МТР С НАРУШЕННЫМИ ТЕХ. ХАРАКТЕРИСТИКАМИ</w:t>
      </w:r>
    </w:p>
    <w:p w14:paraId="503488C4" w14:textId="77777777" w:rsidR="00F41BBA" w:rsidRDefault="00F41BBA" w:rsidP="00F41BBA">
      <w:pPr>
        <w:ind w:firstLine="709"/>
        <w:rPr>
          <w:b/>
        </w:rPr>
      </w:pPr>
    </w:p>
    <w:p w14:paraId="34ACB104" w14:textId="6D3530F9" w:rsidR="00B91A01" w:rsidRDefault="00972100" w:rsidP="00972100">
      <w:pPr>
        <w:pStyle w:val="4"/>
      </w:pPr>
      <w:r>
        <w:t xml:space="preserve">Шаг процесса </w:t>
      </w:r>
      <w:r w:rsidR="00B91A01">
        <w:t xml:space="preserve">ПП-10.07.03.03.045 </w:t>
      </w:r>
      <w:r>
        <w:t xml:space="preserve">– </w:t>
      </w:r>
      <w:r w:rsidR="00B91A01" w:rsidRPr="00F16354">
        <w:t>Формирование перечня МТР с нарушениями тех.характеристик</w:t>
      </w:r>
    </w:p>
    <w:p w14:paraId="33CAE4B9" w14:textId="77777777" w:rsidR="0014423A" w:rsidRDefault="0014423A" w:rsidP="00972100">
      <w:pPr>
        <w:ind w:firstLine="709"/>
      </w:pPr>
    </w:p>
    <w:p w14:paraId="600FC11D" w14:textId="6D2B33AC" w:rsidR="00B91A01" w:rsidRDefault="00B91A01" w:rsidP="00972100">
      <w:pPr>
        <w:ind w:firstLine="709"/>
      </w:pPr>
      <w:r w:rsidRPr="00351D67">
        <w:t>Если в процессе комплектации выявляются МТР с нарушенными техническими ха</w:t>
      </w:r>
      <w:r w:rsidR="00200E6A">
        <w:t>рактеристиками</w:t>
      </w:r>
      <w:r w:rsidRPr="00351D67">
        <w:t>, Кладовщик направляет соответствующие данные ответственному по управлению запасами, для</w:t>
      </w:r>
      <w:r>
        <w:t xml:space="preserve"> дальнейшего формирования переч</w:t>
      </w:r>
      <w:r w:rsidRPr="00351D67">
        <w:t>ня потенциальных НВИ\НЛИ.</w:t>
      </w:r>
    </w:p>
    <w:p w14:paraId="57706D7F" w14:textId="06A2F56F" w:rsidR="00B91A01" w:rsidRDefault="00B91A01" w:rsidP="00972100">
      <w:pPr>
        <w:ind w:firstLine="709"/>
      </w:pPr>
      <w:r>
        <w:t xml:space="preserve">Далее начинается бизнес-процесс управления запасами НВИ/НЛИ, описанный в КД </w:t>
      </w:r>
      <w:r w:rsidR="00A97DD3" w:rsidRPr="00A97DD3">
        <w:rPr>
          <w:rFonts w:cs="Arial"/>
          <w:szCs w:val="24"/>
          <w:lang w:val="en-US"/>
        </w:rPr>
        <w:t>ERP</w:t>
      </w:r>
      <w:r w:rsidR="00A97DD3" w:rsidRPr="00A97DD3">
        <w:rPr>
          <w:rFonts w:cs="Arial"/>
          <w:szCs w:val="24"/>
        </w:rPr>
        <w:t>.5.1.60</w:t>
      </w:r>
      <w:r w:rsidR="00A97DD3" w:rsidRPr="00A97DD3">
        <w:rPr>
          <w:rFonts w:cs="Arial"/>
          <w:sz w:val="20"/>
        </w:rPr>
        <w:t xml:space="preserve"> </w:t>
      </w:r>
      <w:r>
        <w:t>«Управление запасами».</w:t>
      </w:r>
    </w:p>
    <w:p w14:paraId="0F257390" w14:textId="328D64A0" w:rsidR="00B91A01" w:rsidRDefault="00B91A01" w:rsidP="00972100">
      <w:pPr>
        <w:ind w:firstLine="709"/>
      </w:pPr>
      <w:r>
        <w:t>Данный шаг не отражается в системе SAP.</w:t>
      </w:r>
    </w:p>
    <w:p w14:paraId="252438E8" w14:textId="576C5403" w:rsidR="00AF3A3F" w:rsidRDefault="00AF3A3F" w:rsidP="00972100">
      <w:pPr>
        <w:ind w:firstLine="709"/>
      </w:pPr>
    </w:p>
    <w:p w14:paraId="604EBD84" w14:textId="77777777" w:rsidR="00FE25C1" w:rsidRDefault="00FE25C1" w:rsidP="00216CAC">
      <w:pPr>
        <w:ind w:firstLine="709"/>
        <w:jc w:val="right"/>
        <w:rPr>
          <w:rFonts w:cs="Arial"/>
          <w:b/>
          <w:sz w:val="22"/>
        </w:rPr>
      </w:pPr>
    </w:p>
    <w:p w14:paraId="7816A78C" w14:textId="5F89F533" w:rsidR="00216CAC" w:rsidRDefault="00216CAC" w:rsidP="00216CAC">
      <w:pPr>
        <w:ind w:firstLine="709"/>
        <w:jc w:val="right"/>
        <w:rPr>
          <w:rFonts w:cs="Arial"/>
          <w:b/>
          <w:sz w:val="22"/>
        </w:rPr>
      </w:pPr>
      <w:r w:rsidRPr="00916FAB">
        <w:rPr>
          <w:rFonts w:cs="Arial"/>
          <w:b/>
          <w:sz w:val="22"/>
        </w:rPr>
        <w:t xml:space="preserve">Таблица </w:t>
      </w:r>
      <w:r>
        <w:rPr>
          <w:rFonts w:cs="Arial"/>
          <w:b/>
          <w:sz w:val="22"/>
        </w:rPr>
        <w:t>52</w:t>
      </w:r>
      <w:r w:rsidRPr="00916FAB">
        <w:rPr>
          <w:rFonts w:cs="Arial"/>
          <w:b/>
          <w:sz w:val="22"/>
        </w:rPr>
        <w:t xml:space="preserve">. Описание </w:t>
      </w:r>
      <w:r>
        <w:rPr>
          <w:rFonts w:cs="Arial"/>
          <w:b/>
          <w:sz w:val="22"/>
        </w:rPr>
        <w:t>шага «</w:t>
      </w:r>
      <w:r w:rsidR="001A76A2">
        <w:rPr>
          <w:rFonts w:cs="Arial"/>
          <w:b/>
          <w:sz w:val="22"/>
        </w:rPr>
        <w:t>Формирование перечня МТР с нарушениями тех.характеристик</w:t>
      </w:r>
      <w:r>
        <w:rPr>
          <w:rFonts w:cs="Arial"/>
          <w:b/>
          <w:sz w:val="22"/>
        </w:rPr>
        <w:t>»</w:t>
      </w:r>
    </w:p>
    <w:p w14:paraId="6CA0687E" w14:textId="77777777" w:rsidR="00216CAC" w:rsidRDefault="00216CAC" w:rsidP="00216CAC">
      <w:pPr>
        <w:ind w:firstLine="709"/>
        <w:jc w:val="right"/>
        <w:rPr>
          <w:rFonts w:eastAsiaTheme="majorEastAsia"/>
        </w:rPr>
      </w:pPr>
    </w:p>
    <w:tbl>
      <w:tblPr>
        <w:tblW w:w="10266" w:type="dxa"/>
        <w:tblInd w:w="-38" w:type="dxa"/>
        <w:tblLayout w:type="fixed"/>
        <w:tblCellMar>
          <w:left w:w="30" w:type="dxa"/>
          <w:right w:w="30" w:type="dxa"/>
        </w:tblCellMar>
        <w:tblLook w:val="0000" w:firstRow="0" w:lastRow="0" w:firstColumn="0" w:lastColumn="0" w:noHBand="0" w:noVBand="0"/>
      </w:tblPr>
      <w:tblGrid>
        <w:gridCol w:w="2015"/>
        <w:gridCol w:w="1701"/>
        <w:gridCol w:w="1044"/>
        <w:gridCol w:w="1507"/>
        <w:gridCol w:w="1898"/>
        <w:gridCol w:w="2101"/>
      </w:tblGrid>
      <w:tr w:rsidR="00216CAC" w14:paraId="6881FA10" w14:textId="77777777" w:rsidTr="00216CAC">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79D029D8"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41E24133"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1FEC1393"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07" w:type="dxa"/>
            <w:tcBorders>
              <w:top w:val="single" w:sz="6" w:space="0" w:color="auto"/>
              <w:left w:val="single" w:sz="6" w:space="0" w:color="auto"/>
              <w:bottom w:val="single" w:sz="6" w:space="0" w:color="auto"/>
              <w:right w:val="single" w:sz="6" w:space="0" w:color="auto"/>
            </w:tcBorders>
            <w:shd w:val="solid" w:color="FFCC00" w:fill="auto"/>
          </w:tcPr>
          <w:p w14:paraId="3EB7C445"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898" w:type="dxa"/>
            <w:tcBorders>
              <w:top w:val="single" w:sz="6" w:space="0" w:color="auto"/>
              <w:left w:val="single" w:sz="6" w:space="0" w:color="auto"/>
              <w:bottom w:val="single" w:sz="6" w:space="0" w:color="auto"/>
              <w:right w:val="single" w:sz="6" w:space="0" w:color="auto"/>
            </w:tcBorders>
            <w:shd w:val="solid" w:color="FFCC00" w:fill="auto"/>
          </w:tcPr>
          <w:p w14:paraId="2AF16B0D"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101" w:type="dxa"/>
            <w:tcBorders>
              <w:top w:val="single" w:sz="6" w:space="0" w:color="auto"/>
              <w:left w:val="single" w:sz="6" w:space="0" w:color="auto"/>
              <w:bottom w:val="single" w:sz="6" w:space="0" w:color="auto"/>
              <w:right w:val="single" w:sz="6" w:space="0" w:color="auto"/>
            </w:tcBorders>
            <w:shd w:val="solid" w:color="FFCC00" w:fill="auto"/>
          </w:tcPr>
          <w:p w14:paraId="0AA49F5A" w14:textId="77777777" w:rsidR="00216CAC" w:rsidRDefault="00216CA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216CAC" w14:paraId="2245D8F1" w14:textId="77777777" w:rsidTr="00216CAC">
        <w:trPr>
          <w:trHeight w:val="132"/>
        </w:trPr>
        <w:tc>
          <w:tcPr>
            <w:tcW w:w="2015" w:type="dxa"/>
            <w:tcBorders>
              <w:top w:val="single" w:sz="6" w:space="0" w:color="auto"/>
              <w:left w:val="single" w:sz="6" w:space="0" w:color="auto"/>
              <w:bottom w:val="single" w:sz="6" w:space="0" w:color="auto"/>
              <w:right w:val="single" w:sz="6" w:space="0" w:color="auto"/>
            </w:tcBorders>
          </w:tcPr>
          <w:p w14:paraId="5D6324C2"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ПП-10.07.03.03.045</w:t>
            </w:r>
          </w:p>
        </w:tc>
        <w:tc>
          <w:tcPr>
            <w:tcW w:w="1701" w:type="dxa"/>
            <w:tcBorders>
              <w:top w:val="single" w:sz="6" w:space="0" w:color="auto"/>
              <w:left w:val="single" w:sz="6" w:space="0" w:color="auto"/>
              <w:bottom w:val="single" w:sz="6" w:space="0" w:color="auto"/>
              <w:right w:val="single" w:sz="6" w:space="0" w:color="auto"/>
            </w:tcBorders>
          </w:tcPr>
          <w:p w14:paraId="3F86045D"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Обнаружены МТР с нарушенными тех. характеристиками</w:t>
            </w:r>
          </w:p>
        </w:tc>
        <w:tc>
          <w:tcPr>
            <w:tcW w:w="1044" w:type="dxa"/>
            <w:tcBorders>
              <w:top w:val="single" w:sz="6" w:space="0" w:color="auto"/>
              <w:left w:val="single" w:sz="6" w:space="0" w:color="auto"/>
              <w:bottom w:val="single" w:sz="6" w:space="0" w:color="auto"/>
              <w:right w:val="single" w:sz="6" w:space="0" w:color="auto"/>
            </w:tcBorders>
          </w:tcPr>
          <w:p w14:paraId="13622E1E"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507" w:type="dxa"/>
            <w:tcBorders>
              <w:top w:val="single" w:sz="6" w:space="0" w:color="auto"/>
              <w:left w:val="single" w:sz="6" w:space="0" w:color="auto"/>
              <w:bottom w:val="single" w:sz="6" w:space="0" w:color="auto"/>
              <w:right w:val="single" w:sz="6" w:space="0" w:color="auto"/>
            </w:tcBorders>
          </w:tcPr>
          <w:p w14:paraId="388FEF91"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Сопроводительные документы</w:t>
            </w:r>
          </w:p>
        </w:tc>
        <w:tc>
          <w:tcPr>
            <w:tcW w:w="1898" w:type="dxa"/>
            <w:tcBorders>
              <w:top w:val="single" w:sz="6" w:space="0" w:color="auto"/>
              <w:left w:val="single" w:sz="6" w:space="0" w:color="auto"/>
              <w:bottom w:val="single" w:sz="6" w:space="0" w:color="auto"/>
              <w:right w:val="single" w:sz="6" w:space="0" w:color="auto"/>
            </w:tcBorders>
          </w:tcPr>
          <w:p w14:paraId="04E67023" w14:textId="77777777" w:rsidR="00216CAC" w:rsidRDefault="00216CAC">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Список МТР с нарушениями тех. характеристик</w:t>
            </w:r>
          </w:p>
        </w:tc>
        <w:tc>
          <w:tcPr>
            <w:tcW w:w="2101" w:type="dxa"/>
            <w:tcBorders>
              <w:top w:val="single" w:sz="6" w:space="0" w:color="auto"/>
              <w:left w:val="single" w:sz="6" w:space="0" w:color="auto"/>
              <w:bottom w:val="single" w:sz="6" w:space="0" w:color="auto"/>
              <w:right w:val="single" w:sz="6" w:space="0" w:color="auto"/>
            </w:tcBorders>
          </w:tcPr>
          <w:p w14:paraId="176895C1" w14:textId="390A59C3" w:rsidR="00216CAC" w:rsidRDefault="00216CAC" w:rsidP="000C41EC">
            <w:pPr>
              <w:autoSpaceDE w:val="0"/>
              <w:autoSpaceDN w:val="0"/>
              <w:adjustRightInd w:val="0"/>
              <w:jc w:val="left"/>
              <w:rPr>
                <w:rFonts w:eastAsiaTheme="minorHAnsi" w:cs="Arial"/>
                <w:color w:val="000000"/>
                <w:sz w:val="20"/>
                <w:szCs w:val="20"/>
              </w:rPr>
            </w:pPr>
            <w:r>
              <w:rPr>
                <w:rFonts w:eastAsiaTheme="minorHAnsi" w:cs="Arial"/>
                <w:color w:val="000000"/>
                <w:sz w:val="20"/>
                <w:szCs w:val="20"/>
              </w:rPr>
              <w:t xml:space="preserve">Ответственный по управлению запасами </w:t>
            </w:r>
            <w:del w:id="894" w:author="Кращенко Олег Владимирович (Подрядчик. ООО БерингПойнт)" w:date="2020-04-23T15:23:00Z">
              <w:r w:rsidDel="000C41EC">
                <w:rPr>
                  <w:rFonts w:eastAsiaTheme="minorHAnsi" w:cs="Arial"/>
                  <w:color w:val="000000"/>
                  <w:sz w:val="20"/>
                  <w:szCs w:val="20"/>
                </w:rPr>
                <w:delText>БЕ Управление</w:delText>
              </w:r>
            </w:del>
          </w:p>
        </w:tc>
      </w:tr>
    </w:tbl>
    <w:p w14:paraId="3F1677AB" w14:textId="77777777" w:rsidR="008100E9" w:rsidRDefault="008100E9" w:rsidP="008100E9"/>
    <w:p w14:paraId="3F8DE427" w14:textId="77777777" w:rsidR="0076639B" w:rsidRDefault="0076639B" w:rsidP="008100E9"/>
    <w:p w14:paraId="2ACF074C" w14:textId="4198A0F6" w:rsidR="00B91A01" w:rsidRDefault="00972100" w:rsidP="00972100">
      <w:pPr>
        <w:pStyle w:val="4"/>
      </w:pPr>
      <w:r>
        <w:t xml:space="preserve">Шаг процесса </w:t>
      </w:r>
      <w:r w:rsidR="00B91A01">
        <w:t xml:space="preserve">ПП-10.07.03.03.055 </w:t>
      </w:r>
      <w:r>
        <w:t xml:space="preserve">– </w:t>
      </w:r>
      <w:r w:rsidR="00B91A01" w:rsidRPr="00F16354">
        <w:t>Подготовка Приказа о проведении инвентаризации</w:t>
      </w:r>
    </w:p>
    <w:p w14:paraId="0BACF229" w14:textId="77777777" w:rsidR="0014423A" w:rsidRDefault="0014423A" w:rsidP="00972100">
      <w:pPr>
        <w:ind w:firstLine="709"/>
      </w:pPr>
    </w:p>
    <w:p w14:paraId="6357B9FC" w14:textId="62953B51" w:rsidR="00B91A01" w:rsidRDefault="00B91A01" w:rsidP="00972100">
      <w:pPr>
        <w:ind w:firstLine="709"/>
      </w:pPr>
      <w:r w:rsidRPr="00E735F5">
        <w:t xml:space="preserve">Если </w:t>
      </w:r>
      <w:r>
        <w:t>в процессе комплектации выявляются недостачи МТР, то производится подготовка прик</w:t>
      </w:r>
      <w:r w:rsidR="007355A0">
        <w:t>аза о проведении инвентаризации (</w:t>
      </w:r>
      <w:r w:rsidR="00FF4A56" w:rsidRPr="00FF4A56">
        <w:t xml:space="preserve">ПП-10.07.03.04-ERP </w:t>
      </w:r>
      <w:r w:rsidR="00FF4A56">
        <w:t>Выполнение инвентаризации МТР).</w:t>
      </w:r>
    </w:p>
    <w:p w14:paraId="3786EE69" w14:textId="2320FC7B" w:rsidR="00B91A01" w:rsidRDefault="00B91A01" w:rsidP="00972100">
      <w:pPr>
        <w:ind w:firstLine="709"/>
      </w:pPr>
      <w:r>
        <w:t>Данный шаг не отражается в системе SAP.</w:t>
      </w:r>
    </w:p>
    <w:p w14:paraId="6162D8CA" w14:textId="77777777" w:rsidR="008511DF" w:rsidRDefault="008511DF" w:rsidP="00972100">
      <w:pPr>
        <w:ind w:firstLine="709"/>
      </w:pPr>
    </w:p>
    <w:p w14:paraId="7C108481" w14:textId="5A3489D4" w:rsidR="00494F94" w:rsidRDefault="00494F94" w:rsidP="00972100">
      <w:pPr>
        <w:ind w:firstLine="709"/>
      </w:pPr>
    </w:p>
    <w:p w14:paraId="4D83F400" w14:textId="77777777" w:rsidR="00494F94" w:rsidRDefault="00494F94" w:rsidP="00972100">
      <w:pPr>
        <w:ind w:firstLine="709"/>
      </w:pPr>
    </w:p>
    <w:p w14:paraId="66E5D590" w14:textId="48B2F358" w:rsidR="0086079E" w:rsidRDefault="0086079E" w:rsidP="00972100">
      <w:pPr>
        <w:ind w:firstLine="709"/>
      </w:pPr>
    </w:p>
    <w:p w14:paraId="6797E181" w14:textId="77777777" w:rsidR="0086079E" w:rsidRDefault="0086079E" w:rsidP="00972100">
      <w:pPr>
        <w:ind w:firstLine="709"/>
      </w:pPr>
    </w:p>
    <w:p w14:paraId="4BD1F84A" w14:textId="77777777" w:rsidR="0086079E" w:rsidRDefault="0086079E" w:rsidP="00972100">
      <w:pPr>
        <w:ind w:firstLine="709"/>
      </w:pPr>
    </w:p>
    <w:p w14:paraId="2EBDC40F" w14:textId="77777777" w:rsidR="0086079E" w:rsidRDefault="0086079E" w:rsidP="00972100">
      <w:pPr>
        <w:ind w:firstLine="709"/>
      </w:pPr>
    </w:p>
    <w:p w14:paraId="56B72743" w14:textId="77777777" w:rsidR="00494F94" w:rsidRDefault="00494F94" w:rsidP="00972100">
      <w:pPr>
        <w:ind w:firstLine="709"/>
      </w:pPr>
    </w:p>
    <w:p w14:paraId="4A909492" w14:textId="54C723E5" w:rsidR="001A76A2" w:rsidRDefault="001A76A2" w:rsidP="001A76A2">
      <w:pPr>
        <w:ind w:firstLine="709"/>
        <w:jc w:val="right"/>
      </w:pPr>
      <w:r w:rsidRPr="00916FAB">
        <w:rPr>
          <w:rFonts w:cs="Arial"/>
          <w:b/>
          <w:sz w:val="22"/>
        </w:rPr>
        <w:t xml:space="preserve">Таблица </w:t>
      </w:r>
      <w:r>
        <w:rPr>
          <w:rFonts w:cs="Arial"/>
          <w:b/>
          <w:sz w:val="22"/>
        </w:rPr>
        <w:t>53</w:t>
      </w:r>
      <w:r w:rsidRPr="00916FAB">
        <w:rPr>
          <w:rFonts w:cs="Arial"/>
          <w:b/>
          <w:sz w:val="22"/>
        </w:rPr>
        <w:t xml:space="preserve">. Описание </w:t>
      </w:r>
      <w:r>
        <w:rPr>
          <w:rFonts w:cs="Arial"/>
          <w:b/>
          <w:sz w:val="22"/>
        </w:rPr>
        <w:t>шага «Подготовка приказа о проведении инвентаризации»</w:t>
      </w:r>
    </w:p>
    <w:p w14:paraId="7A57ED84" w14:textId="77777777" w:rsidR="00842C97" w:rsidRDefault="00842C97" w:rsidP="00972100">
      <w:pPr>
        <w:ind w:firstLine="709"/>
      </w:pPr>
    </w:p>
    <w:tbl>
      <w:tblPr>
        <w:tblW w:w="0" w:type="auto"/>
        <w:tblInd w:w="-38" w:type="dxa"/>
        <w:tblLayout w:type="fixed"/>
        <w:tblCellMar>
          <w:left w:w="30" w:type="dxa"/>
          <w:right w:w="30" w:type="dxa"/>
        </w:tblCellMar>
        <w:tblLook w:val="0000" w:firstRow="0" w:lastRow="0" w:firstColumn="0" w:lastColumn="0" w:noHBand="0" w:noVBand="0"/>
      </w:tblPr>
      <w:tblGrid>
        <w:gridCol w:w="2015"/>
        <w:gridCol w:w="1559"/>
        <w:gridCol w:w="1044"/>
        <w:gridCol w:w="1366"/>
        <w:gridCol w:w="1756"/>
        <w:gridCol w:w="2385"/>
      </w:tblGrid>
      <w:tr w:rsidR="001A76A2" w14:paraId="69CB583D" w14:textId="77777777" w:rsidTr="001A76A2">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6A81D292"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1178234E"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48EF174A"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366" w:type="dxa"/>
            <w:tcBorders>
              <w:top w:val="single" w:sz="6" w:space="0" w:color="auto"/>
              <w:left w:val="single" w:sz="6" w:space="0" w:color="auto"/>
              <w:bottom w:val="single" w:sz="6" w:space="0" w:color="auto"/>
              <w:right w:val="single" w:sz="6" w:space="0" w:color="auto"/>
            </w:tcBorders>
            <w:shd w:val="solid" w:color="FFCC00" w:fill="auto"/>
          </w:tcPr>
          <w:p w14:paraId="175D5551"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56" w:type="dxa"/>
            <w:tcBorders>
              <w:top w:val="single" w:sz="6" w:space="0" w:color="auto"/>
              <w:left w:val="single" w:sz="6" w:space="0" w:color="auto"/>
              <w:bottom w:val="single" w:sz="6" w:space="0" w:color="auto"/>
              <w:right w:val="single" w:sz="6" w:space="0" w:color="auto"/>
            </w:tcBorders>
            <w:shd w:val="solid" w:color="FFCC00" w:fill="auto"/>
          </w:tcPr>
          <w:p w14:paraId="729EB953"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385" w:type="dxa"/>
            <w:tcBorders>
              <w:top w:val="single" w:sz="6" w:space="0" w:color="auto"/>
              <w:left w:val="single" w:sz="6" w:space="0" w:color="auto"/>
              <w:bottom w:val="single" w:sz="6" w:space="0" w:color="auto"/>
              <w:right w:val="single" w:sz="6" w:space="0" w:color="auto"/>
            </w:tcBorders>
            <w:shd w:val="solid" w:color="FFCC00" w:fill="auto"/>
          </w:tcPr>
          <w:p w14:paraId="4E388822"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1A76A2" w14:paraId="1A5C226D" w14:textId="77777777" w:rsidTr="001A76A2">
        <w:trPr>
          <w:trHeight w:val="132"/>
        </w:trPr>
        <w:tc>
          <w:tcPr>
            <w:tcW w:w="2015" w:type="dxa"/>
            <w:tcBorders>
              <w:top w:val="single" w:sz="6" w:space="0" w:color="auto"/>
              <w:left w:val="single" w:sz="6" w:space="0" w:color="auto"/>
              <w:bottom w:val="single" w:sz="6" w:space="0" w:color="auto"/>
              <w:right w:val="single" w:sz="6" w:space="0" w:color="auto"/>
            </w:tcBorders>
          </w:tcPr>
          <w:p w14:paraId="39051ED6"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ПП-10.07.03.03.055</w:t>
            </w:r>
          </w:p>
        </w:tc>
        <w:tc>
          <w:tcPr>
            <w:tcW w:w="1559" w:type="dxa"/>
            <w:tcBorders>
              <w:top w:val="single" w:sz="6" w:space="0" w:color="auto"/>
              <w:left w:val="single" w:sz="6" w:space="0" w:color="auto"/>
              <w:bottom w:val="single" w:sz="6" w:space="0" w:color="auto"/>
              <w:right w:val="single" w:sz="6" w:space="0" w:color="auto"/>
            </w:tcBorders>
          </w:tcPr>
          <w:p w14:paraId="147CC931"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Обнаружена недостача</w:t>
            </w:r>
          </w:p>
        </w:tc>
        <w:tc>
          <w:tcPr>
            <w:tcW w:w="1044" w:type="dxa"/>
            <w:tcBorders>
              <w:top w:val="single" w:sz="6" w:space="0" w:color="auto"/>
              <w:left w:val="single" w:sz="6" w:space="0" w:color="auto"/>
              <w:bottom w:val="single" w:sz="6" w:space="0" w:color="auto"/>
              <w:right w:val="single" w:sz="6" w:space="0" w:color="auto"/>
            </w:tcBorders>
          </w:tcPr>
          <w:p w14:paraId="123F214A"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366" w:type="dxa"/>
            <w:tcBorders>
              <w:top w:val="single" w:sz="6" w:space="0" w:color="auto"/>
              <w:left w:val="single" w:sz="6" w:space="0" w:color="auto"/>
              <w:bottom w:val="single" w:sz="6" w:space="0" w:color="auto"/>
              <w:right w:val="single" w:sz="6" w:space="0" w:color="auto"/>
            </w:tcBorders>
          </w:tcPr>
          <w:p w14:paraId="1AECC81C"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Служебная записка</w:t>
            </w:r>
          </w:p>
        </w:tc>
        <w:tc>
          <w:tcPr>
            <w:tcW w:w="1756" w:type="dxa"/>
            <w:tcBorders>
              <w:top w:val="single" w:sz="6" w:space="0" w:color="auto"/>
              <w:left w:val="single" w:sz="6" w:space="0" w:color="auto"/>
              <w:bottom w:val="single" w:sz="6" w:space="0" w:color="auto"/>
              <w:right w:val="single" w:sz="6" w:space="0" w:color="auto"/>
            </w:tcBorders>
          </w:tcPr>
          <w:p w14:paraId="08C5A4CE"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Приказ на проведение инвентаризации</w:t>
            </w:r>
          </w:p>
        </w:tc>
        <w:tc>
          <w:tcPr>
            <w:tcW w:w="2385" w:type="dxa"/>
            <w:tcBorders>
              <w:top w:val="single" w:sz="6" w:space="0" w:color="auto"/>
              <w:left w:val="single" w:sz="6" w:space="0" w:color="auto"/>
              <w:bottom w:val="single" w:sz="6" w:space="0" w:color="auto"/>
              <w:right w:val="single" w:sz="6" w:space="0" w:color="auto"/>
            </w:tcBorders>
          </w:tcPr>
          <w:p w14:paraId="21502304" w14:textId="5D22522C" w:rsidR="001A76A2" w:rsidRDefault="001A76A2" w:rsidP="000C41EC">
            <w:pPr>
              <w:autoSpaceDE w:val="0"/>
              <w:autoSpaceDN w:val="0"/>
              <w:adjustRightInd w:val="0"/>
              <w:jc w:val="left"/>
              <w:rPr>
                <w:rFonts w:eastAsiaTheme="minorHAnsi" w:cs="Arial"/>
                <w:color w:val="000000"/>
                <w:sz w:val="20"/>
                <w:szCs w:val="20"/>
              </w:rPr>
            </w:pPr>
            <w:r>
              <w:rPr>
                <w:rFonts w:eastAsiaTheme="minorHAnsi" w:cs="Arial"/>
                <w:color w:val="000000"/>
                <w:sz w:val="20"/>
                <w:szCs w:val="20"/>
              </w:rPr>
              <w:t xml:space="preserve">Ответственный по управлению запасами </w:t>
            </w:r>
            <w:del w:id="895" w:author="Кращенко Олег Владимирович (Подрядчик. ООО БерингПойнт)" w:date="2020-04-23T15:23:00Z">
              <w:r w:rsidDel="000C41EC">
                <w:rPr>
                  <w:rFonts w:eastAsiaTheme="minorHAnsi" w:cs="Arial"/>
                  <w:color w:val="000000"/>
                  <w:sz w:val="20"/>
                  <w:szCs w:val="20"/>
                </w:rPr>
                <w:delText>БЕ Управление</w:delText>
              </w:r>
            </w:del>
          </w:p>
        </w:tc>
      </w:tr>
    </w:tbl>
    <w:p w14:paraId="381BE299" w14:textId="77777777" w:rsidR="0011133A" w:rsidRDefault="0011133A" w:rsidP="00972100">
      <w:pPr>
        <w:ind w:firstLine="709"/>
        <w:rPr>
          <w:b/>
        </w:rPr>
      </w:pPr>
    </w:p>
    <w:p w14:paraId="0A7A07E3" w14:textId="77777777" w:rsidR="0011133A" w:rsidRDefault="0011133A" w:rsidP="00972100">
      <w:pPr>
        <w:ind w:firstLine="709"/>
        <w:rPr>
          <w:b/>
        </w:rPr>
      </w:pPr>
    </w:p>
    <w:p w14:paraId="4E750145" w14:textId="05E8DBE7" w:rsidR="00B91A01" w:rsidRPr="00972100" w:rsidRDefault="00B91A01" w:rsidP="00972100">
      <w:pPr>
        <w:ind w:firstLine="709"/>
        <w:rPr>
          <w:b/>
        </w:rPr>
      </w:pPr>
      <w:r w:rsidRPr="00972100">
        <w:rPr>
          <w:b/>
        </w:rPr>
        <w:t>РЕГИСТРАЦИЯ ОТПУСКА МТР В СИСТЕМЕ SAP</w:t>
      </w:r>
    </w:p>
    <w:p w14:paraId="5EAD1829" w14:textId="77777777" w:rsidR="00972100" w:rsidRDefault="00972100" w:rsidP="00972100">
      <w:pPr>
        <w:ind w:firstLine="709"/>
      </w:pPr>
    </w:p>
    <w:p w14:paraId="79BE86B6" w14:textId="53719025" w:rsidR="00B91A01" w:rsidRPr="00F81040" w:rsidRDefault="00B91A01" w:rsidP="00972100">
      <w:pPr>
        <w:ind w:firstLine="709"/>
      </w:pPr>
      <w:r w:rsidRPr="00F81040">
        <w:t>При выполнении проводки отпуска МТР по исходящей поставке, созданной к заказу на списание, происходит закрытие потребности. МТР списываются на затраты в соответствии</w:t>
      </w:r>
      <w:r w:rsidR="000F2E1A">
        <w:t xml:space="preserve"> с</w:t>
      </w:r>
      <w:r w:rsidRPr="00F81040">
        <w:t xml:space="preserve"> контировкой, указанной в заказе на списание. При проводке отпуска материала к заказу на перемещение материалы попадают в «запас в пути». Для их поступления на склад-получатель необходимо выполнить поступление материала по исходящей поставке.</w:t>
      </w:r>
    </w:p>
    <w:p w14:paraId="5F004C7D" w14:textId="77777777" w:rsidR="00CF4D61" w:rsidRDefault="00CF4D61" w:rsidP="00972100">
      <w:pPr>
        <w:ind w:firstLine="709"/>
      </w:pPr>
    </w:p>
    <w:p w14:paraId="28E68AAE" w14:textId="48F91B9C" w:rsidR="00B91A01" w:rsidRDefault="002D7F1A" w:rsidP="00972100">
      <w:pPr>
        <w:pStyle w:val="4"/>
      </w:pPr>
      <w:r>
        <w:t xml:space="preserve">Шаг процесса </w:t>
      </w:r>
      <w:r w:rsidR="00B91A01">
        <w:t>ПП-</w:t>
      </w:r>
      <w:r w:rsidR="00B91A01" w:rsidRPr="00F16354">
        <w:t>10.07.03.03.050</w:t>
      </w:r>
      <w:r w:rsidR="00B91A01">
        <w:t xml:space="preserve"> </w:t>
      </w:r>
      <w:r>
        <w:t xml:space="preserve">– </w:t>
      </w:r>
      <w:r w:rsidR="00B91A01" w:rsidRPr="00F16354">
        <w:t>Регистрация проводки отпуска по исходящей поставке</w:t>
      </w:r>
    </w:p>
    <w:p w14:paraId="2551FE5B" w14:textId="77777777" w:rsidR="0014423A" w:rsidRDefault="0014423A" w:rsidP="00972100">
      <w:pPr>
        <w:ind w:firstLine="709"/>
      </w:pPr>
    </w:p>
    <w:p w14:paraId="2F62ED69" w14:textId="04D2C812" w:rsidR="00B91A01" w:rsidRPr="00F65ECB" w:rsidRDefault="00B91A01" w:rsidP="00972100">
      <w:pPr>
        <w:ind w:firstLine="709"/>
      </w:pPr>
      <w:r w:rsidRPr="00F65ECB">
        <w:t>Через отчет VL06O кладовщик склада просматривает требования на отгрузку запланированные для выдачи со склада. Используя данный список</w:t>
      </w:r>
      <w:r>
        <w:t>,</w:t>
      </w:r>
      <w:r w:rsidRPr="00F65ECB">
        <w:t xml:space="preserve"> кладовщик выполняет предварительн</w:t>
      </w:r>
      <w:r>
        <w:t>ую</w:t>
      </w:r>
      <w:r w:rsidRPr="00F65ECB">
        <w:t xml:space="preserve"> комплект</w:t>
      </w:r>
      <w:r>
        <w:t>ацию</w:t>
      </w:r>
      <w:r w:rsidRPr="00F65ECB">
        <w:t xml:space="preserve"> МТР для отгрузок, запланированных на ближайшие даты.</w:t>
      </w:r>
    </w:p>
    <w:p w14:paraId="013A9177" w14:textId="77777777" w:rsidR="00B91A01" w:rsidRDefault="00B91A01" w:rsidP="00972100">
      <w:pPr>
        <w:ind w:firstLine="709"/>
      </w:pPr>
      <w:r w:rsidRPr="00F65ECB">
        <w:t>Получатель МТР</w:t>
      </w:r>
      <w:r>
        <w:t xml:space="preserve"> (водитель/экспедитор)</w:t>
      </w:r>
      <w:r w:rsidRPr="00F65ECB">
        <w:t xml:space="preserve"> приезжает на склад с предварительно распечатанной </w:t>
      </w:r>
      <w:r>
        <w:t>требованием-</w:t>
      </w:r>
      <w:r w:rsidRPr="00F65ECB">
        <w:t>накладной на отгрузку. Данная накладная распечатывается из системы и содержит номер системного документа. На основании данного номера кладовщик склада определяет</w:t>
      </w:r>
      <w:r>
        <w:t>,</w:t>
      </w:r>
      <w:r w:rsidRPr="00F65ECB">
        <w:t xml:space="preserve"> по какому документу необходимо выполнить отпуск.</w:t>
      </w:r>
    </w:p>
    <w:p w14:paraId="3EEB3E2C" w14:textId="74670C45" w:rsidR="00B91A01" w:rsidRPr="00F65ECB" w:rsidRDefault="00B91A01" w:rsidP="00972100">
      <w:pPr>
        <w:ind w:firstLine="709"/>
      </w:pPr>
      <w:r>
        <w:t>Для перемещений с перевалочной базы на цен</w:t>
      </w:r>
      <w:r w:rsidR="00200E6A">
        <w:t xml:space="preserve">тральный склад и для перемещений </w:t>
      </w:r>
      <w:r>
        <w:t>нормируемых МТР с центрального склада на цеховой склад действует выталкивающая схема. При этой схеме заказ на перемещение и исходящую поставку создает отправитель, после этого сам комплектует и отгружает МТР.</w:t>
      </w:r>
    </w:p>
    <w:p w14:paraId="61BD03D0" w14:textId="77777777" w:rsidR="00B91A01" w:rsidRPr="00F65ECB" w:rsidRDefault="00B91A01" w:rsidP="00972100">
      <w:pPr>
        <w:ind w:firstLine="709"/>
      </w:pPr>
      <w:r w:rsidRPr="00F65ECB">
        <w:t>Со склада могут быть отпущены только МТР, содержащиеся в требовании на отгрузку. По факту комплект</w:t>
      </w:r>
      <w:r>
        <w:t>ации</w:t>
      </w:r>
      <w:r w:rsidRPr="00F65ECB">
        <w:t xml:space="preserve"> в систему вносится фактически укомплектованное количество. Данное количество может отличаться </w:t>
      </w:r>
      <w:r>
        <w:t xml:space="preserve">от </w:t>
      </w:r>
      <w:r w:rsidRPr="00F65ECB">
        <w:t>затребованного к выдач</w:t>
      </w:r>
      <w:r>
        <w:t>е</w:t>
      </w:r>
      <w:r w:rsidRPr="00F65ECB">
        <w:t>:</w:t>
      </w:r>
    </w:p>
    <w:p w14:paraId="2B482219" w14:textId="31839DEA" w:rsidR="00B91A01" w:rsidRDefault="00B91A01" w:rsidP="00823682">
      <w:pPr>
        <w:pStyle w:val="afc"/>
        <w:numPr>
          <w:ilvl w:val="0"/>
          <w:numId w:val="123"/>
        </w:numPr>
        <w:ind w:left="1418"/>
        <w:rPr>
          <w:szCs w:val="24"/>
        </w:rPr>
      </w:pPr>
      <w:r w:rsidRPr="00972100">
        <w:rPr>
          <w:szCs w:val="24"/>
        </w:rPr>
        <w:t>МТР не найдены в требуемом количестве на складе</w:t>
      </w:r>
      <w:r w:rsidR="00D67F98">
        <w:rPr>
          <w:szCs w:val="24"/>
        </w:rPr>
        <w:t>;</w:t>
      </w:r>
    </w:p>
    <w:p w14:paraId="0E947E7F" w14:textId="0E641B9A" w:rsidR="00D67F98" w:rsidRPr="00972100" w:rsidRDefault="00D67F98" w:rsidP="00823682">
      <w:pPr>
        <w:pStyle w:val="afc"/>
        <w:numPr>
          <w:ilvl w:val="0"/>
          <w:numId w:val="123"/>
        </w:numPr>
        <w:ind w:left="1418"/>
        <w:rPr>
          <w:szCs w:val="24"/>
        </w:rPr>
      </w:pPr>
      <w:r>
        <w:rPr>
          <w:szCs w:val="24"/>
        </w:rPr>
        <w:t>Запланированный к отгрузке объем не вошел в ТС;</w:t>
      </w:r>
    </w:p>
    <w:p w14:paraId="0950E344" w14:textId="35388933" w:rsidR="00B91A01" w:rsidRPr="00972100" w:rsidRDefault="00B91A01" w:rsidP="00823682">
      <w:pPr>
        <w:pStyle w:val="afc"/>
        <w:numPr>
          <w:ilvl w:val="0"/>
          <w:numId w:val="123"/>
        </w:numPr>
        <w:ind w:left="1418"/>
        <w:rPr>
          <w:szCs w:val="24"/>
        </w:rPr>
      </w:pPr>
      <w:r w:rsidRPr="00972100">
        <w:rPr>
          <w:szCs w:val="24"/>
        </w:rPr>
        <w:t>МТР хранится в тарных единицах фиксированного количества/веса, фактические количество/вес будут округлены до целой тарной единицы</w:t>
      </w:r>
      <w:r w:rsidR="00DC782C">
        <w:rPr>
          <w:szCs w:val="24"/>
        </w:rPr>
        <w:t>.</w:t>
      </w:r>
    </w:p>
    <w:p w14:paraId="59C0DFD5" w14:textId="50E16673" w:rsidR="00B91A01" w:rsidRPr="00F65ECB" w:rsidRDefault="00B91A01" w:rsidP="00DC782C">
      <w:pPr>
        <w:ind w:firstLine="709"/>
      </w:pPr>
      <w:r w:rsidRPr="00F65ECB">
        <w:t>Для МТР долж</w:t>
      </w:r>
      <w:r w:rsidR="00DC782C">
        <w:t xml:space="preserve">ны быть указаны партии отгрузки. </w:t>
      </w:r>
      <w:r w:rsidRPr="00F65ECB">
        <w:t>Для МТР, которые не учитываются по партиям, автоматически определяется партия «</w:t>
      </w:r>
      <w:ins w:id="896" w:author="Чернова Анастасия Викторовна" w:date="2021-03-05T14:45:00Z">
        <w:r w:rsidR="00374B2C" w:rsidRPr="00374B2C">
          <w:t>П_МАТЕРИАЛ</w:t>
        </w:r>
      </w:ins>
      <w:del w:id="897" w:author="Чернова Анастасия Викторовна" w:date="2021-03-05T14:45:00Z">
        <w:r w:rsidR="00651F98" w:rsidDel="00374B2C">
          <w:delText>МАТЕРИАЛ</w:delText>
        </w:r>
      </w:del>
      <w:r w:rsidR="00D67F98">
        <w:t>»;</w:t>
      </w:r>
    </w:p>
    <w:p w14:paraId="5757C140" w14:textId="27F1AE5A" w:rsidR="00B91A01" w:rsidRDefault="00B91A01" w:rsidP="00DC782C">
      <w:pPr>
        <w:ind w:firstLine="708"/>
      </w:pPr>
      <w:r w:rsidRPr="00F65ECB">
        <w:t>Для МТР, которые учитываются по партиям:</w:t>
      </w:r>
    </w:p>
    <w:p w14:paraId="5C9D8A0B" w14:textId="2FF988BB" w:rsidR="00B91A01" w:rsidRPr="00F65ECB" w:rsidRDefault="00B91A01" w:rsidP="00823682">
      <w:pPr>
        <w:pStyle w:val="afc"/>
        <w:numPr>
          <w:ilvl w:val="0"/>
          <w:numId w:val="123"/>
        </w:numPr>
      </w:pPr>
      <w:r w:rsidRPr="00F65ECB">
        <w:t>Партия МТР определяется автоматически по принципу FIFO/FEFO. При этом кладовщик должен обеспечить выдачу именно той партии, которую система автоматически определила для отпус</w:t>
      </w:r>
      <w:r>
        <w:t>к</w:t>
      </w:r>
      <w:r w:rsidR="00D67F98">
        <w:t>а;</w:t>
      </w:r>
    </w:p>
    <w:p w14:paraId="22C5A103" w14:textId="77777777" w:rsidR="00B91A01" w:rsidRPr="00F65ECB" w:rsidRDefault="00B91A01" w:rsidP="00823682">
      <w:pPr>
        <w:pStyle w:val="afc"/>
        <w:numPr>
          <w:ilvl w:val="0"/>
          <w:numId w:val="123"/>
        </w:numPr>
      </w:pPr>
      <w:r w:rsidRPr="00F65ECB">
        <w:t>Кладовщик самостоятельно выбирает на складе партию отгрузки (например, руководствуясь доступностью партии на складе). В системном документе фактически подобранные партии указываются вручную.</w:t>
      </w:r>
    </w:p>
    <w:p w14:paraId="6480152E" w14:textId="0DE4DF78" w:rsidR="00FA464E" w:rsidRDefault="00B91A01" w:rsidP="00FA464E">
      <w:pPr>
        <w:ind w:firstLine="709"/>
      </w:pPr>
      <w:r w:rsidRPr="00F65ECB">
        <w:t>Для каждого склада и группы МТР должна быть индивидуально определена стратегия подбора партий.</w:t>
      </w:r>
    </w:p>
    <w:p w14:paraId="3D42D769" w14:textId="5BBAACB1" w:rsidR="00FA464E" w:rsidRPr="00920EEA" w:rsidRDefault="00FA464E" w:rsidP="00FA464E">
      <w:pPr>
        <w:ind w:firstLine="709"/>
      </w:pPr>
      <w:r>
        <w:lastRenderedPageBreak/>
        <w:t xml:space="preserve">В случае проводки отпуска по Исходящей поставке, сформированной на период, Кладовщик выполняет комплектование и погрузку МТР. Данные о фактически погруженных МТР вносятся в систему </w:t>
      </w:r>
      <w:r>
        <w:rPr>
          <w:lang w:val="en-US"/>
        </w:rPr>
        <w:t>SAP</w:t>
      </w:r>
      <w:r w:rsidRPr="00D219A3">
        <w:t xml:space="preserve">. </w:t>
      </w:r>
      <w:r>
        <w:t>По результатам выполняется разделение Исходящей поставки: формируется отдельная Исходящая поставка на фактически погруженное количество, а количество в исходной Исходящей поставке сокращается. Полученная таким образом поставка присваивается Фрахтовому заказу и по ней выполняется отпуск материалов.</w:t>
      </w:r>
    </w:p>
    <w:p w14:paraId="0E39019A" w14:textId="77777777" w:rsidR="00FA464E" w:rsidRDefault="00FA464E" w:rsidP="00FA464E">
      <w:pPr>
        <w:ind w:firstLine="709"/>
      </w:pPr>
      <w:r>
        <w:t>Данный подход планируется использовать для сборных грузов.</w:t>
      </w:r>
    </w:p>
    <w:p w14:paraId="4C12FFC9" w14:textId="42C4A11B" w:rsidR="00FA464E" w:rsidRDefault="00FA464E" w:rsidP="00FA464E">
      <w:pPr>
        <w:ind w:firstLine="709"/>
      </w:pPr>
      <w:r>
        <w:t xml:space="preserve">Для разделения поставки используется транзакция </w:t>
      </w:r>
      <w:r>
        <w:rPr>
          <w:lang w:val="en-US"/>
        </w:rPr>
        <w:t>VLSP</w:t>
      </w:r>
      <w:r w:rsidRPr="00B61A01">
        <w:t xml:space="preserve">. </w:t>
      </w:r>
      <w:r>
        <w:t>В данной транзакции выводится Исходящая поставка, созданная на период. В транзакцию вносятся данные о фактической отгрузке, после чего выполняется автоматическое разделение исходящей поставки.</w:t>
      </w:r>
    </w:p>
    <w:p w14:paraId="236B8C41" w14:textId="6C175E71" w:rsidR="00451A2F" w:rsidRPr="00F65ECB" w:rsidRDefault="00C76279" w:rsidP="00451A2F">
      <w:pPr>
        <w:ind w:firstLine="709"/>
      </w:pPr>
      <w:r>
        <w:t xml:space="preserve">Запасы МТР, находящиеся в сегменте под потребность проекта, могут быть выданы только под этот проект. </w:t>
      </w:r>
      <w:r w:rsidR="00451A2F">
        <w:t xml:space="preserve">Перемещение запасов проекта в свободно используемый запас и наоборот описывается в КД </w:t>
      </w:r>
      <w:r w:rsidR="00451A2F" w:rsidRPr="00880537">
        <w:rPr>
          <w:rFonts w:cs="Arial"/>
          <w:szCs w:val="24"/>
          <w:lang w:val="en-US"/>
        </w:rPr>
        <w:t>ERP</w:t>
      </w:r>
      <w:r w:rsidR="00451A2F" w:rsidRPr="00880537">
        <w:rPr>
          <w:rFonts w:cs="Arial"/>
          <w:szCs w:val="24"/>
        </w:rPr>
        <w:t>.5.1.58</w:t>
      </w:r>
      <w:r w:rsidR="00451A2F" w:rsidRPr="00A93775">
        <w:rPr>
          <w:rFonts w:cs="Arial"/>
          <w:sz w:val="20"/>
        </w:rPr>
        <w:t xml:space="preserve"> </w:t>
      </w:r>
      <w:r w:rsidR="00451A2F">
        <w:t xml:space="preserve">«Планирование обеспечения МТР, работами и услугами». Списание запасов проекта описывается в КД </w:t>
      </w:r>
      <w:r w:rsidR="00451A2F">
        <w:rPr>
          <w:lang w:val="en-US"/>
        </w:rPr>
        <w:t>ERP</w:t>
      </w:r>
      <w:r w:rsidR="00451A2F" w:rsidRPr="008C5D6E">
        <w:t xml:space="preserve"> 5.1.48 </w:t>
      </w:r>
      <w:r w:rsidR="00451A2F">
        <w:t>«</w:t>
      </w:r>
      <w:r w:rsidR="00451A2F" w:rsidRPr="00426AF1">
        <w:rPr>
          <w:bCs/>
        </w:rPr>
        <w:t>Планирование и реализация проектов Капитального строительства и инвестиций</w:t>
      </w:r>
      <w:r w:rsidR="00451A2F">
        <w:t>».</w:t>
      </w:r>
    </w:p>
    <w:p w14:paraId="3B1F0F1A" w14:textId="2FC0F6FE" w:rsidR="00B91A01" w:rsidRDefault="00B91A01" w:rsidP="00972100">
      <w:pPr>
        <w:ind w:firstLine="709"/>
      </w:pPr>
      <w:r w:rsidRPr="00F65ECB">
        <w:t>После погрузки МТР выполняется проводка отпуска материалов. МТР списываются с</w:t>
      </w:r>
      <w:r>
        <w:t>о склада</w:t>
      </w:r>
      <w:r w:rsidRPr="00F65ECB">
        <w:t>. Из системы автоматически печатаются товар</w:t>
      </w:r>
      <w:r>
        <w:t>н</w:t>
      </w:r>
      <w:r w:rsidRPr="00F65ECB">
        <w:t>о-сопроводительные документы</w:t>
      </w:r>
      <w:r w:rsidR="00181ECF">
        <w:t xml:space="preserve"> (в том числе, МХ-3 в случае снятия с ОХ со складов «Полюс Логистики»)</w:t>
      </w:r>
      <w:r w:rsidRPr="00F65ECB">
        <w:t>.</w:t>
      </w:r>
    </w:p>
    <w:p w14:paraId="0C0507D8" w14:textId="77777777" w:rsidR="00200E6A" w:rsidRDefault="00200E6A" w:rsidP="00972100">
      <w:pPr>
        <w:ind w:firstLine="709"/>
      </w:pPr>
    </w:p>
    <w:p w14:paraId="3193228D" w14:textId="77777777" w:rsidR="00B91A01" w:rsidRPr="0014423A" w:rsidRDefault="00B91A01" w:rsidP="00972100">
      <w:pPr>
        <w:ind w:firstLine="709"/>
        <w:rPr>
          <w:b/>
        </w:rPr>
      </w:pPr>
      <w:r w:rsidRPr="0014423A">
        <w:rPr>
          <w:b/>
        </w:rPr>
        <w:t>Отражение в системе SAP</w:t>
      </w:r>
    </w:p>
    <w:p w14:paraId="74A14759" w14:textId="77777777" w:rsidR="00B91A01" w:rsidRDefault="00B91A01" w:rsidP="00972100">
      <w:pPr>
        <w:ind w:firstLine="709"/>
      </w:pPr>
      <w:r>
        <w:t>Транзакция: VL02N</w:t>
      </w:r>
    </w:p>
    <w:p w14:paraId="6A3B1026" w14:textId="380AA1E4" w:rsidR="00B91A01" w:rsidRDefault="00B91A01" w:rsidP="00972100">
      <w:pPr>
        <w:ind w:firstLine="709"/>
      </w:pPr>
      <w:r>
        <w:t xml:space="preserve">В документе </w:t>
      </w:r>
      <w:r w:rsidRPr="000D242E">
        <w:rPr>
          <w:i/>
        </w:rPr>
        <w:t>Исходящая поставка</w:t>
      </w:r>
      <w:r>
        <w:t xml:space="preserve"> обновляется информация о фактических количествах и партиях и формируется проводка отпуска материалов. Из системы автоматически печатается форма требования-накладной.</w:t>
      </w:r>
    </w:p>
    <w:p w14:paraId="76E77484" w14:textId="77777777" w:rsidR="00B91A01" w:rsidRDefault="00B91A01" w:rsidP="00972100">
      <w:pPr>
        <w:ind w:firstLine="709"/>
      </w:pPr>
      <w:r>
        <w:t>Вид движения:</w:t>
      </w:r>
    </w:p>
    <w:p w14:paraId="286DEFAE" w14:textId="6BD9651D" w:rsidR="00B91A01" w:rsidRDefault="00B91A01" w:rsidP="00823682">
      <w:pPr>
        <w:pStyle w:val="afc"/>
        <w:numPr>
          <w:ilvl w:val="0"/>
          <w:numId w:val="124"/>
        </w:numPr>
        <w:ind w:left="1418"/>
      </w:pPr>
      <w:r>
        <w:t>601 – для отпуска ма</w:t>
      </w:r>
      <w:r w:rsidR="00181ECF">
        <w:t>териалов стороннему контрагенту;</w:t>
      </w:r>
    </w:p>
    <w:p w14:paraId="1C90A647" w14:textId="76EB635F" w:rsidR="00B91A01" w:rsidRDefault="00B91A01" w:rsidP="00823682">
      <w:pPr>
        <w:pStyle w:val="afc"/>
        <w:numPr>
          <w:ilvl w:val="0"/>
          <w:numId w:val="124"/>
        </w:numPr>
        <w:ind w:left="1418"/>
      </w:pPr>
      <w:r>
        <w:t>641 – для отпуска материалов по внутреннему перемещению (дву</w:t>
      </w:r>
      <w:r w:rsidR="003162AA">
        <w:t>х</w:t>
      </w:r>
      <w:r w:rsidR="00181ECF">
        <w:t>шаговое перемещение);</w:t>
      </w:r>
    </w:p>
    <w:p w14:paraId="7447B0E1" w14:textId="0DFA4EA6" w:rsidR="00B91A01" w:rsidRDefault="00B91A01" w:rsidP="00823682">
      <w:pPr>
        <w:pStyle w:val="afc"/>
        <w:numPr>
          <w:ilvl w:val="0"/>
          <w:numId w:val="124"/>
        </w:numPr>
        <w:ind w:left="1418"/>
      </w:pPr>
      <w:r>
        <w:t>647 – для отпуска материалов на склад подря</w:t>
      </w:r>
      <w:r w:rsidR="00181ECF">
        <w:t>дчика (одношаговое перемещение);</w:t>
      </w:r>
    </w:p>
    <w:p w14:paraId="1691E880" w14:textId="56A7FFA9" w:rsidR="00181ECF" w:rsidRDefault="00181ECF" w:rsidP="00823682">
      <w:pPr>
        <w:pStyle w:val="afc"/>
        <w:numPr>
          <w:ilvl w:val="0"/>
          <w:numId w:val="124"/>
        </w:numPr>
        <w:ind w:left="1418"/>
      </w:pPr>
      <w:r>
        <w:t>541 – для отпуска давальческих взрывчатых материалов подрядчику;</w:t>
      </w:r>
    </w:p>
    <w:p w14:paraId="7D59A5B0" w14:textId="5E72AB10" w:rsidR="00B91A01" w:rsidRDefault="00B91A01" w:rsidP="00823682">
      <w:pPr>
        <w:pStyle w:val="afc"/>
        <w:numPr>
          <w:ilvl w:val="0"/>
          <w:numId w:val="124"/>
        </w:numPr>
        <w:ind w:left="1418"/>
      </w:pPr>
      <w:r>
        <w:t>Z47 – для отпуска материалов с одновременным списанием в расход.</w:t>
      </w:r>
    </w:p>
    <w:p w14:paraId="46E57DE9" w14:textId="77777777" w:rsidR="004A17A6" w:rsidRDefault="004A17A6" w:rsidP="00202891">
      <w:r>
        <w:t>СПП-элемент: копируется автоматически из предыдущего системного документа.</w:t>
      </w:r>
    </w:p>
    <w:p w14:paraId="299622A0" w14:textId="223D422B" w:rsidR="000A3EE3" w:rsidRDefault="000A3EE3" w:rsidP="00181ECF">
      <w:pPr>
        <w:ind w:firstLine="709"/>
        <w:rPr>
          <w:b/>
        </w:rPr>
      </w:pPr>
    </w:p>
    <w:p w14:paraId="6A84CFC2" w14:textId="77777777" w:rsidR="00AF3A3F" w:rsidRDefault="00AF3A3F" w:rsidP="00181ECF">
      <w:pPr>
        <w:ind w:firstLine="709"/>
        <w:rPr>
          <w:b/>
        </w:rPr>
      </w:pPr>
    </w:p>
    <w:p w14:paraId="46620A8B" w14:textId="77777777" w:rsidR="00181ECF" w:rsidRPr="00181ECF" w:rsidRDefault="00181ECF" w:rsidP="00181ECF">
      <w:pPr>
        <w:ind w:firstLine="709"/>
        <w:rPr>
          <w:b/>
        </w:rPr>
      </w:pPr>
      <w:r w:rsidRPr="00181ECF">
        <w:rPr>
          <w:b/>
        </w:rPr>
        <w:t>Особенности регистрации выдачи по внутреннему перемещению ГСМ</w:t>
      </w:r>
    </w:p>
    <w:p w14:paraId="3A3B4A31" w14:textId="28A942CF" w:rsidR="00181ECF" w:rsidRDefault="00181ECF" w:rsidP="00181ECF">
      <w:pPr>
        <w:ind w:firstLine="709"/>
        <w:rPr>
          <w:ins w:id="898" w:author="Tukhbatov Ruslan" w:date="2020-04-20T17:36:00Z"/>
        </w:rPr>
      </w:pPr>
      <w:r w:rsidRPr="00181ECF">
        <w:t xml:space="preserve">При выдаче по внутреннему перемещению ГСМ применяется накладная на перемещение ВН-3-НП «Требование-накладная на перемещение </w:t>
      </w:r>
      <w:commentRangeStart w:id="899"/>
      <w:commentRangeStart w:id="900"/>
      <w:r w:rsidRPr="00181ECF">
        <w:t>нефтепродуктов</w:t>
      </w:r>
      <w:commentRangeEnd w:id="899"/>
      <w:r w:rsidR="003922C3">
        <w:rPr>
          <w:rStyle w:val="aff7"/>
        </w:rPr>
        <w:commentReference w:id="899"/>
      </w:r>
      <w:commentRangeEnd w:id="900"/>
      <w:r w:rsidR="00036517">
        <w:rPr>
          <w:rStyle w:val="aff7"/>
        </w:rPr>
        <w:commentReference w:id="900"/>
      </w:r>
      <w:r w:rsidRPr="00181ECF">
        <w:t xml:space="preserve">». </w:t>
      </w:r>
    </w:p>
    <w:p w14:paraId="0074D00D" w14:textId="77777777" w:rsidR="005D6E24" w:rsidRPr="00D0015F" w:rsidRDefault="005D6E24" w:rsidP="00181ECF">
      <w:pPr>
        <w:ind w:firstLine="709"/>
      </w:pPr>
    </w:p>
    <w:p w14:paraId="6DEB0FFA" w14:textId="6DD0DEEE" w:rsidR="00181ECF" w:rsidRPr="00181ECF" w:rsidRDefault="00181ECF" w:rsidP="00181ECF">
      <w:pPr>
        <w:ind w:firstLine="709"/>
      </w:pPr>
    </w:p>
    <w:p w14:paraId="3FF4E25A" w14:textId="3AA1F312" w:rsidR="00B91A01" w:rsidRPr="0014423A" w:rsidRDefault="00B91A01" w:rsidP="0014423A">
      <w:pPr>
        <w:ind w:firstLine="709"/>
        <w:rPr>
          <w:b/>
        </w:rPr>
      </w:pPr>
      <w:r w:rsidRPr="0014423A">
        <w:rPr>
          <w:b/>
        </w:rPr>
        <w:t>Особенности регистрации отпуска спецодежды, СИЗ, инвентаря и хоз</w:t>
      </w:r>
      <w:r w:rsidR="00746C5C">
        <w:rPr>
          <w:b/>
        </w:rPr>
        <w:t xml:space="preserve">яйственных </w:t>
      </w:r>
      <w:r w:rsidRPr="0014423A">
        <w:rPr>
          <w:b/>
        </w:rPr>
        <w:t>принадлежностей</w:t>
      </w:r>
    </w:p>
    <w:p w14:paraId="7AB8477E" w14:textId="77777777" w:rsidR="0004761D" w:rsidRPr="00580B8A" w:rsidRDefault="0004761D" w:rsidP="0004761D">
      <w:pPr>
        <w:ind w:firstLine="709"/>
      </w:pPr>
      <w:r w:rsidRPr="00580B8A">
        <w:t xml:space="preserve">Транзакция: </w:t>
      </w:r>
      <w:r>
        <w:t>Д</w:t>
      </w:r>
      <w:r w:rsidRPr="00580B8A">
        <w:t xml:space="preserve">оработанное рабочее место </w:t>
      </w:r>
      <w:r w:rsidRPr="00580B8A">
        <w:rPr>
          <w:lang w:val="en-US"/>
        </w:rPr>
        <w:t>VL</w:t>
      </w:r>
      <w:r w:rsidRPr="00580B8A">
        <w:t>02</w:t>
      </w:r>
      <w:r w:rsidRPr="00580B8A">
        <w:rPr>
          <w:lang w:val="en-US"/>
        </w:rPr>
        <w:t>N</w:t>
      </w:r>
      <w:r w:rsidRPr="00580B8A">
        <w:t xml:space="preserve"> для выдачи по исходящей поставке. Разработка № ММ32, см. раздел 5.9).</w:t>
      </w:r>
    </w:p>
    <w:p w14:paraId="0A9B9CB8" w14:textId="4E1AA6B6" w:rsidR="0004761D" w:rsidRDefault="00CE19B4" w:rsidP="0004761D">
      <w:pPr>
        <w:ind w:firstLine="709"/>
        <w:rPr>
          <w:ins w:id="901" w:author="Олег Владимирович" w:date="2021-03-09T15:29:00Z"/>
        </w:rPr>
      </w:pPr>
      <w:r>
        <w:t xml:space="preserve">При проводке отражения </w:t>
      </w:r>
      <w:r w:rsidR="0004761D" w:rsidRPr="00C63248">
        <w:t>выдачи спецодежды</w:t>
      </w:r>
      <w:r w:rsidR="0004761D">
        <w:t>, СИЗ, инвентаря и хозяйственных принадлежностей</w:t>
      </w:r>
      <w:r w:rsidR="0004761D" w:rsidRPr="00C63248">
        <w:t xml:space="preserve"> со склада,</w:t>
      </w:r>
      <w:r w:rsidR="0004761D">
        <w:t xml:space="preserve"> необходимо</w:t>
      </w:r>
      <w:r w:rsidRPr="00CE19B4">
        <w:t xml:space="preserve"> </w:t>
      </w:r>
      <w:r>
        <w:t xml:space="preserve">при помощи </w:t>
      </w:r>
      <w:r w:rsidRPr="00580B8A">
        <w:t>Разработк</w:t>
      </w:r>
      <w:r>
        <w:t>и</w:t>
      </w:r>
      <w:r w:rsidRPr="00580B8A">
        <w:t xml:space="preserve"> № ММ32</w:t>
      </w:r>
      <w:r w:rsidR="0004761D">
        <w:t xml:space="preserve"> выполнить </w:t>
      </w:r>
      <w:r w:rsidR="0004761D" w:rsidRPr="00C63248">
        <w:t>автоматическое формирование карточки забалансового учета спецодежды с данными о сотруднике, которому была осуществлена выдача</w:t>
      </w:r>
      <w:r w:rsidR="00A9447C">
        <w:t>, и приход выданных МТР на данную карточку.</w:t>
      </w:r>
    </w:p>
    <w:p w14:paraId="6F7A7E10" w14:textId="0EE02BFF" w:rsidR="00BA7A98" w:rsidRDefault="00BA7A98" w:rsidP="0004761D">
      <w:pPr>
        <w:ind w:firstLine="709"/>
      </w:pPr>
      <w:ins w:id="902" w:author="Олег Владимирович" w:date="2021-03-09T15:29:00Z">
        <w:r>
          <w:lastRenderedPageBreak/>
          <w:t>При выдаче спецодежды сотруднику выдача производится на его табельный номер, а при вы</w:t>
        </w:r>
      </w:ins>
      <w:ins w:id="903" w:author="Олег Владимирович" w:date="2021-03-09T15:30:00Z">
        <w:r>
          <w:t>даче дежурной спецодежды из запасов новых предметов, учитываемых как ТМЦ на складе, отражается выдача на табельный номер кладовщика с указанием вида спецо</w:t>
        </w:r>
      </w:ins>
      <w:ins w:id="904" w:author="Олег Владимирович" w:date="2021-03-09T15:31:00Z">
        <w:r>
          <w:t>дежды «Дежурная».</w:t>
        </w:r>
      </w:ins>
    </w:p>
    <w:p w14:paraId="0ED800B6" w14:textId="4711EF9D" w:rsidR="0004761D" w:rsidRPr="00BA7A98" w:rsidRDefault="0004761D" w:rsidP="0004761D">
      <w:pPr>
        <w:ind w:firstLine="708"/>
      </w:pPr>
      <w:commentRangeStart w:id="905"/>
      <w:commentRangeStart w:id="906"/>
      <w:r w:rsidRPr="00C63248">
        <w:t>Забалансовый учет выданной спецодежды</w:t>
      </w:r>
      <w:r>
        <w:t>, СИЗ, инвентаря и хозяйственных принадлежностей</w:t>
      </w:r>
      <w:r w:rsidR="00A37D86">
        <w:t>, в том числе, их передача, возврат и списание,</w:t>
      </w:r>
      <w:r w:rsidRPr="00C63248">
        <w:t xml:space="preserve"> рассматривается в рамках </w:t>
      </w:r>
      <w:r w:rsidR="00A37D86">
        <w:t xml:space="preserve">КД </w:t>
      </w:r>
      <w:r w:rsidR="00A37D86" w:rsidRPr="00A37D86">
        <w:t xml:space="preserve">5.1.28 </w:t>
      </w:r>
      <w:r w:rsidR="00A37D86">
        <w:t>«</w:t>
      </w:r>
      <w:r w:rsidR="00A37D86" w:rsidRPr="00A37D86">
        <w:t>Учет МПЗ, товаров и готовой продукции</w:t>
      </w:r>
      <w:r w:rsidR="00A37D86">
        <w:t>».</w:t>
      </w:r>
      <w:commentRangeEnd w:id="905"/>
      <w:r w:rsidR="00567F82">
        <w:rPr>
          <w:rStyle w:val="aff7"/>
        </w:rPr>
        <w:commentReference w:id="905"/>
      </w:r>
      <w:commentRangeEnd w:id="906"/>
      <w:r w:rsidR="00BA7A98">
        <w:rPr>
          <w:rStyle w:val="aff7"/>
        </w:rPr>
        <w:commentReference w:id="906"/>
      </w:r>
    </w:p>
    <w:p w14:paraId="08003298" w14:textId="77777777" w:rsidR="00494F94" w:rsidRDefault="00494F94" w:rsidP="002B7E5A">
      <w:pPr>
        <w:ind w:firstLine="709"/>
        <w:jc w:val="right"/>
        <w:rPr>
          <w:rFonts w:cs="Arial"/>
          <w:b/>
          <w:sz w:val="22"/>
        </w:rPr>
      </w:pPr>
    </w:p>
    <w:p w14:paraId="0A64FAA9" w14:textId="20F54EE2" w:rsidR="001A76A2" w:rsidRDefault="001A76A2" w:rsidP="001A76A2">
      <w:pPr>
        <w:ind w:firstLine="709"/>
        <w:jc w:val="right"/>
      </w:pPr>
      <w:r w:rsidRPr="00916FAB">
        <w:rPr>
          <w:rFonts w:cs="Arial"/>
          <w:b/>
          <w:sz w:val="22"/>
        </w:rPr>
        <w:t xml:space="preserve">Таблица </w:t>
      </w:r>
      <w:r>
        <w:rPr>
          <w:rFonts w:cs="Arial"/>
          <w:b/>
          <w:sz w:val="22"/>
        </w:rPr>
        <w:t>54</w:t>
      </w:r>
      <w:r w:rsidRPr="00916FAB">
        <w:rPr>
          <w:rFonts w:cs="Arial"/>
          <w:b/>
          <w:sz w:val="22"/>
        </w:rPr>
        <w:t xml:space="preserve">. Описание </w:t>
      </w:r>
      <w:r>
        <w:rPr>
          <w:rFonts w:cs="Arial"/>
          <w:b/>
          <w:sz w:val="22"/>
        </w:rPr>
        <w:t>шага «Регистрация проводки отпуска по исходящей поставке»</w:t>
      </w:r>
    </w:p>
    <w:p w14:paraId="5264C2BB" w14:textId="606D30D1" w:rsidR="001A76A2" w:rsidRDefault="001A76A2" w:rsidP="002B7E5A">
      <w:pPr>
        <w:ind w:firstLine="709"/>
        <w:jc w:val="right"/>
        <w:rPr>
          <w:rFonts w:cs="Arial"/>
          <w:b/>
          <w:sz w:val="22"/>
        </w:rPr>
      </w:pPr>
    </w:p>
    <w:tbl>
      <w:tblPr>
        <w:tblW w:w="0" w:type="auto"/>
        <w:tblInd w:w="-38" w:type="dxa"/>
        <w:tblLayout w:type="fixed"/>
        <w:tblCellMar>
          <w:left w:w="30" w:type="dxa"/>
          <w:right w:w="30" w:type="dxa"/>
        </w:tblCellMar>
        <w:tblLook w:val="0000" w:firstRow="0" w:lastRow="0" w:firstColumn="0" w:lastColumn="0" w:noHBand="0" w:noVBand="0"/>
      </w:tblPr>
      <w:tblGrid>
        <w:gridCol w:w="1873"/>
        <w:gridCol w:w="1559"/>
        <w:gridCol w:w="1701"/>
        <w:gridCol w:w="1559"/>
        <w:gridCol w:w="2091"/>
        <w:gridCol w:w="1418"/>
      </w:tblGrid>
      <w:tr w:rsidR="001A76A2" w14:paraId="179E4760" w14:textId="77777777" w:rsidTr="001A76A2">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36625C6E"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7680A5A0"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405ED7C5"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11888918"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2091" w:type="dxa"/>
            <w:tcBorders>
              <w:top w:val="single" w:sz="6" w:space="0" w:color="auto"/>
              <w:left w:val="single" w:sz="6" w:space="0" w:color="auto"/>
              <w:bottom w:val="single" w:sz="6" w:space="0" w:color="auto"/>
              <w:right w:val="single" w:sz="6" w:space="0" w:color="auto"/>
            </w:tcBorders>
            <w:shd w:val="solid" w:color="FFCC00" w:fill="auto"/>
          </w:tcPr>
          <w:p w14:paraId="3E00201B"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25DC831A" w14:textId="77777777" w:rsidR="001A76A2" w:rsidRDefault="001A76A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1A76A2" w14:paraId="4796FEA4" w14:textId="77777777" w:rsidTr="001A76A2">
        <w:trPr>
          <w:trHeight w:val="132"/>
        </w:trPr>
        <w:tc>
          <w:tcPr>
            <w:tcW w:w="1873" w:type="dxa"/>
            <w:tcBorders>
              <w:top w:val="single" w:sz="6" w:space="0" w:color="auto"/>
              <w:left w:val="single" w:sz="6" w:space="0" w:color="auto"/>
              <w:bottom w:val="single" w:sz="6" w:space="0" w:color="auto"/>
              <w:right w:val="single" w:sz="6" w:space="0" w:color="auto"/>
            </w:tcBorders>
          </w:tcPr>
          <w:p w14:paraId="2E24F9EE"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ПП-10.07.03.03.050</w:t>
            </w:r>
          </w:p>
        </w:tc>
        <w:tc>
          <w:tcPr>
            <w:tcW w:w="1559" w:type="dxa"/>
            <w:tcBorders>
              <w:top w:val="single" w:sz="6" w:space="0" w:color="auto"/>
              <w:left w:val="single" w:sz="6" w:space="0" w:color="auto"/>
              <w:bottom w:val="single" w:sz="6" w:space="0" w:color="auto"/>
              <w:right w:val="single" w:sz="6" w:space="0" w:color="auto"/>
            </w:tcBorders>
          </w:tcPr>
          <w:p w14:paraId="5B94E0F2"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МТР готовы к выдаче</w:t>
            </w:r>
          </w:p>
        </w:tc>
        <w:tc>
          <w:tcPr>
            <w:tcW w:w="1701" w:type="dxa"/>
            <w:tcBorders>
              <w:top w:val="single" w:sz="6" w:space="0" w:color="auto"/>
              <w:left w:val="single" w:sz="6" w:space="0" w:color="auto"/>
              <w:bottom w:val="single" w:sz="6" w:space="0" w:color="auto"/>
              <w:right w:val="single" w:sz="6" w:space="0" w:color="auto"/>
            </w:tcBorders>
          </w:tcPr>
          <w:p w14:paraId="79869AAC"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VL02N Изменение исходящей поставки</w:t>
            </w:r>
          </w:p>
        </w:tc>
        <w:tc>
          <w:tcPr>
            <w:tcW w:w="1559" w:type="dxa"/>
            <w:tcBorders>
              <w:top w:val="single" w:sz="6" w:space="0" w:color="auto"/>
              <w:left w:val="single" w:sz="6" w:space="0" w:color="auto"/>
              <w:bottom w:val="single" w:sz="6" w:space="0" w:color="auto"/>
              <w:right w:val="single" w:sz="6" w:space="0" w:color="auto"/>
            </w:tcBorders>
          </w:tcPr>
          <w:p w14:paraId="3BE8B4DE"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tc>
        <w:tc>
          <w:tcPr>
            <w:tcW w:w="2091" w:type="dxa"/>
            <w:tcBorders>
              <w:top w:val="single" w:sz="6" w:space="0" w:color="auto"/>
              <w:left w:val="single" w:sz="6" w:space="0" w:color="auto"/>
              <w:bottom w:val="single" w:sz="6" w:space="0" w:color="auto"/>
              <w:right w:val="single" w:sz="6" w:space="0" w:color="auto"/>
            </w:tcBorders>
          </w:tcPr>
          <w:p w14:paraId="696F7034"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материала</w:t>
            </w:r>
          </w:p>
          <w:p w14:paraId="733066A2" w14:textId="77777777" w:rsidR="001A76A2" w:rsidRDefault="001A76A2">
            <w:pPr>
              <w:autoSpaceDE w:val="0"/>
              <w:autoSpaceDN w:val="0"/>
              <w:adjustRightInd w:val="0"/>
              <w:jc w:val="left"/>
              <w:rPr>
                <w:rFonts w:eastAsiaTheme="minorHAnsi" w:cs="Arial"/>
                <w:color w:val="000000"/>
                <w:sz w:val="20"/>
                <w:szCs w:val="20"/>
              </w:rPr>
            </w:pPr>
            <w:r>
              <w:rPr>
                <w:rFonts w:eastAsiaTheme="minorHAnsi" w:cs="Arial"/>
                <w:color w:val="000000"/>
                <w:sz w:val="20"/>
                <w:szCs w:val="20"/>
              </w:rPr>
              <w:t>Ведомость учета спецодежды</w:t>
            </w:r>
          </w:p>
        </w:tc>
        <w:tc>
          <w:tcPr>
            <w:tcW w:w="1418" w:type="dxa"/>
            <w:tcBorders>
              <w:top w:val="single" w:sz="6" w:space="0" w:color="auto"/>
              <w:left w:val="single" w:sz="6" w:space="0" w:color="auto"/>
              <w:bottom w:val="single" w:sz="6" w:space="0" w:color="auto"/>
              <w:right w:val="single" w:sz="6" w:space="0" w:color="auto"/>
            </w:tcBorders>
          </w:tcPr>
          <w:p w14:paraId="22DE5CB3" w14:textId="4E22EADB" w:rsidR="001A76A2" w:rsidRDefault="001A76A2">
            <w:pPr>
              <w:autoSpaceDE w:val="0"/>
              <w:autoSpaceDN w:val="0"/>
              <w:adjustRightInd w:val="0"/>
              <w:jc w:val="left"/>
              <w:rPr>
                <w:rFonts w:eastAsiaTheme="minorHAnsi" w:cs="Arial"/>
                <w:color w:val="000000"/>
                <w:sz w:val="20"/>
                <w:szCs w:val="20"/>
              </w:rPr>
            </w:pPr>
            <w:del w:id="907" w:author="Кращенко Олег Владимирович (Подрядчик. ООО БерингПойнт)" w:date="2020-04-23T15:42:00Z">
              <w:r w:rsidDel="004E728B">
                <w:rPr>
                  <w:rFonts w:eastAsiaTheme="minorHAnsi" w:cs="Arial"/>
                  <w:color w:val="000000"/>
                  <w:sz w:val="20"/>
                  <w:szCs w:val="20"/>
                </w:rPr>
                <w:delText>Кладовщик БЕ ГОК</w:delText>
              </w:r>
            </w:del>
            <w:ins w:id="908" w:author="Кращенко Олег Владимирович (Подрядчик. ООО БерингПойнт)" w:date="2020-04-23T15:42:00Z">
              <w:r w:rsidR="004E728B">
                <w:rPr>
                  <w:rFonts w:eastAsiaTheme="minorHAnsi" w:cs="Arial"/>
                  <w:color w:val="000000"/>
                  <w:sz w:val="20"/>
                  <w:szCs w:val="20"/>
                </w:rPr>
                <w:t>Кладовщик</w:t>
              </w:r>
            </w:ins>
          </w:p>
        </w:tc>
      </w:tr>
    </w:tbl>
    <w:p w14:paraId="2D312302" w14:textId="77777777" w:rsidR="0076639B" w:rsidRDefault="0076639B" w:rsidP="00CF6696"/>
    <w:p w14:paraId="1C182CD1" w14:textId="77777777" w:rsidR="0011133A" w:rsidRDefault="0011133A" w:rsidP="00CF6696"/>
    <w:p w14:paraId="67C95453" w14:textId="56D656AD" w:rsidR="00B91A01" w:rsidRDefault="002D7F1A" w:rsidP="0014423A">
      <w:pPr>
        <w:pStyle w:val="4"/>
      </w:pPr>
      <w:r>
        <w:t xml:space="preserve">Шаг процесса </w:t>
      </w:r>
      <w:r w:rsidR="00B91A01">
        <w:t>ПП-10.07.03.03.07</w:t>
      </w:r>
      <w:r w:rsidR="00B91A01" w:rsidRPr="00F16354">
        <w:t>0</w:t>
      </w:r>
      <w:r w:rsidR="00B91A01">
        <w:t xml:space="preserve"> </w:t>
      </w:r>
      <w:r>
        <w:t xml:space="preserve">– </w:t>
      </w:r>
      <w:r w:rsidR="00B91A01">
        <w:t>Создание документа материала списания с ответ</w:t>
      </w:r>
      <w:r w:rsidR="0016106B">
        <w:t xml:space="preserve">ственного </w:t>
      </w:r>
      <w:r w:rsidR="00B91A01">
        <w:t>хранения от внешнего контрагента</w:t>
      </w:r>
    </w:p>
    <w:p w14:paraId="1F0EDA19" w14:textId="77777777" w:rsidR="0014423A" w:rsidRDefault="0014423A" w:rsidP="0014423A"/>
    <w:p w14:paraId="601C4578" w14:textId="77777777" w:rsidR="001F2966" w:rsidRDefault="001F2966" w:rsidP="001F2966">
      <w:pPr>
        <w:ind w:firstLine="709"/>
      </w:pPr>
      <w:r>
        <w:t xml:space="preserve">Данный шаг выполняется </w:t>
      </w:r>
      <w:r w:rsidRPr="00E70807">
        <w:t>в случае сторнирования ранее принятых частей комплекта при поступлении полного комплекта, а также при окончании обработки расхождений по М-7 и снятия с ОХ</w:t>
      </w:r>
      <w:r>
        <w:t>.</w:t>
      </w:r>
    </w:p>
    <w:p w14:paraId="37A1E622" w14:textId="77777777" w:rsidR="001F2966" w:rsidRDefault="001F2966" w:rsidP="001F2966">
      <w:pPr>
        <w:ind w:firstLine="709"/>
      </w:pPr>
      <w:r w:rsidRPr="004C2F04">
        <w:t xml:space="preserve">Кладовщик регистрирует </w:t>
      </w:r>
      <w:r>
        <w:t>списание МТР с ответственного хранения</w:t>
      </w:r>
      <w:r w:rsidRPr="004C2F04">
        <w:t xml:space="preserve"> от внешнего контрагента</w:t>
      </w:r>
      <w:r>
        <w:t>.</w:t>
      </w:r>
    </w:p>
    <w:p w14:paraId="59068283" w14:textId="77777777" w:rsidR="001F2966" w:rsidRDefault="001F2966" w:rsidP="001F2966">
      <w:pPr>
        <w:ind w:firstLine="709"/>
      </w:pPr>
      <w:r>
        <w:t>Списание МТР осуществляется из особого вида оценки ОТВЕТ</w:t>
      </w:r>
      <w:del w:id="909" w:author="Чернова Анастасия Викторовна" w:date="2021-03-05T14:55:00Z">
        <w:r w:rsidDel="00567F82">
          <w:delText>_</w:delText>
        </w:r>
      </w:del>
      <w:r>
        <w:t>ХРАН. Данный вид оценки обеспечивает забалансовый учет запасов МТР на ОХ.</w:t>
      </w:r>
    </w:p>
    <w:p w14:paraId="69C9C576" w14:textId="77777777" w:rsidR="001F2966" w:rsidRDefault="001F2966" w:rsidP="001F2966">
      <w:pPr>
        <w:ind w:firstLine="709"/>
      </w:pPr>
      <w:r>
        <w:t>При выполнении данного шага в системе выполняются действия, обратные приемке на ОХ от внешнего контрагента (</w:t>
      </w:r>
      <w:r w:rsidRPr="001A3861">
        <w:t>шаг ПП-10.07.03.01.040</w:t>
      </w:r>
      <w:r>
        <w:t xml:space="preserve">). </w:t>
      </w:r>
    </w:p>
    <w:p w14:paraId="7CA932F4" w14:textId="77777777" w:rsidR="001F2966" w:rsidRDefault="001F2966" w:rsidP="001F2966">
      <w:pPr>
        <w:ind w:firstLine="709"/>
      </w:pPr>
      <w:r>
        <w:t>Из системы в результате автоматически выводится печатная форма МХ-3.</w:t>
      </w:r>
    </w:p>
    <w:p w14:paraId="0214BAD9" w14:textId="77777777" w:rsidR="001F2966" w:rsidRPr="00313C0C" w:rsidRDefault="001F2966" w:rsidP="001F2966">
      <w:pPr>
        <w:ind w:firstLine="709"/>
      </w:pPr>
    </w:p>
    <w:p w14:paraId="7050C237" w14:textId="77777777" w:rsidR="001F2966" w:rsidRPr="0011133A" w:rsidRDefault="001F2966" w:rsidP="001F2966">
      <w:pPr>
        <w:ind w:firstLine="709"/>
        <w:rPr>
          <w:b/>
        </w:rPr>
      </w:pPr>
      <w:r w:rsidRPr="0011133A">
        <w:rPr>
          <w:b/>
        </w:rPr>
        <w:t>Регистрация в системе SAP</w:t>
      </w:r>
    </w:p>
    <w:p w14:paraId="65379857" w14:textId="77777777" w:rsidR="001F2966" w:rsidRDefault="001F2966" w:rsidP="001F2966">
      <w:pPr>
        <w:ind w:firstLine="709"/>
      </w:pPr>
      <w:r>
        <w:t>Списание выполняется из специального вида оценки ОТВЕТ</w:t>
      </w:r>
      <w:del w:id="910" w:author="Чернова Анастасия Викторовна" w:date="2021-03-05T14:57:00Z">
        <w:r w:rsidDel="001D4753">
          <w:delText>_</w:delText>
        </w:r>
      </w:del>
      <w:r>
        <w:t>ХРАН. Особенностью данного вида оценки является забалансовый учет МТР на ОХ.</w:t>
      </w:r>
    </w:p>
    <w:p w14:paraId="20DC22CA" w14:textId="77777777" w:rsidR="001F2966" w:rsidRDefault="001F2966" w:rsidP="001F2966">
      <w:pPr>
        <w:ind w:firstLine="709"/>
      </w:pPr>
      <w:r>
        <w:t>Транзакция: MIGO</w:t>
      </w:r>
    </w:p>
    <w:p w14:paraId="382F696A" w14:textId="70BBE209" w:rsidR="001F2966" w:rsidRDefault="001F2966" w:rsidP="001F2966">
      <w:pPr>
        <w:ind w:firstLine="709"/>
      </w:pPr>
      <w:r>
        <w:t xml:space="preserve">Вид движения: </w:t>
      </w:r>
      <w:del w:id="911" w:author="Олег Владимирович" w:date="2021-03-09T14:16:00Z">
        <w:r w:rsidDel="00B5648F">
          <w:delText xml:space="preserve">502 </w:delText>
        </w:r>
      </w:del>
      <w:ins w:id="912" w:author="Олег Владимирович" w:date="2021-03-09T14:17:00Z">
        <w:r w:rsidR="00B5648F">
          <w:rPr>
            <w:lang w:val="en-US"/>
          </w:rPr>
          <w:t>Z</w:t>
        </w:r>
        <w:r w:rsidR="00B5648F" w:rsidRPr="00CE57C4">
          <w:rPr>
            <w:rPrChange w:id="913" w:author="Чернова Анастасия Викторовна" w:date="2021-03-11T17:35:00Z">
              <w:rPr>
                <w:lang w:val="en-US"/>
              </w:rPr>
            </w:rPrChange>
          </w:rPr>
          <w:t>73</w:t>
        </w:r>
      </w:ins>
      <w:ins w:id="914" w:author="Олег Владимирович" w:date="2021-03-09T14:16:00Z">
        <w:r w:rsidR="00B5648F">
          <w:t xml:space="preserve"> </w:t>
        </w:r>
      </w:ins>
    </w:p>
    <w:p w14:paraId="0DEBCCAC" w14:textId="77777777" w:rsidR="001F2966" w:rsidRDefault="001F2966" w:rsidP="001F2966">
      <w:pPr>
        <w:ind w:firstLine="709"/>
      </w:pPr>
      <w:r>
        <w:t>Поставщик: Контрагент, от которого была выполнена приемка на ОХ</w:t>
      </w:r>
    </w:p>
    <w:p w14:paraId="2A1788B3" w14:textId="5C04FC57" w:rsidR="001F2966" w:rsidRDefault="001F2966" w:rsidP="001F2966">
      <w:pPr>
        <w:ind w:firstLine="709"/>
      </w:pPr>
      <w:r>
        <w:t xml:space="preserve">Материал: </w:t>
      </w:r>
      <w:r w:rsidR="00DA46F2">
        <w:t>Код ЕК МТР в случае его наличия, либо т</w:t>
      </w:r>
      <w:r>
        <w:t>ехнический материал «МТР на ответ.хран.»</w:t>
      </w:r>
    </w:p>
    <w:p w14:paraId="63E406EE" w14:textId="77777777" w:rsidR="001F2966" w:rsidRDefault="001F2966" w:rsidP="001F2966">
      <w:pPr>
        <w:ind w:firstLine="709"/>
      </w:pPr>
      <w:r>
        <w:t>Партия: Существующий номер партии, из которой осуществляется списание</w:t>
      </w:r>
    </w:p>
    <w:p w14:paraId="54483693" w14:textId="77777777" w:rsidR="004D32B1" w:rsidRDefault="004D32B1" w:rsidP="004D32B1">
      <w:pPr>
        <w:ind w:firstLine="709"/>
      </w:pPr>
      <w:r>
        <w:t>Признаки партии:</w:t>
      </w:r>
    </w:p>
    <w:p w14:paraId="71628ADA" w14:textId="77777777" w:rsidR="004D32B1" w:rsidRDefault="004D32B1" w:rsidP="00823682">
      <w:pPr>
        <w:pStyle w:val="afc"/>
        <w:numPr>
          <w:ilvl w:val="0"/>
          <w:numId w:val="125"/>
        </w:numPr>
      </w:pPr>
      <w:r>
        <w:t>Текстовое описание МТР;</w:t>
      </w:r>
    </w:p>
    <w:p w14:paraId="6C75CB26" w14:textId="691ABFBE" w:rsidR="004D32B1" w:rsidRDefault="001A7E05" w:rsidP="00823682">
      <w:pPr>
        <w:pStyle w:val="afc"/>
        <w:numPr>
          <w:ilvl w:val="0"/>
          <w:numId w:val="125"/>
        </w:numPr>
      </w:pPr>
      <w:r>
        <w:t>Поставщик</w:t>
      </w:r>
      <w:r w:rsidR="004D32B1">
        <w:t>;</w:t>
      </w:r>
    </w:p>
    <w:p w14:paraId="1F1E511E" w14:textId="709B7B7A" w:rsidR="001A7E05" w:rsidRDefault="001A7E05" w:rsidP="00823682">
      <w:pPr>
        <w:pStyle w:val="afc"/>
        <w:numPr>
          <w:ilvl w:val="0"/>
          <w:numId w:val="125"/>
        </w:numPr>
      </w:pPr>
      <w:r>
        <w:t>Поклажедатель;</w:t>
      </w:r>
    </w:p>
    <w:p w14:paraId="7DFF57AE" w14:textId="77777777" w:rsidR="004D32B1" w:rsidRDefault="004D32B1" w:rsidP="00823682">
      <w:pPr>
        <w:pStyle w:val="afc"/>
        <w:numPr>
          <w:ilvl w:val="0"/>
          <w:numId w:val="125"/>
        </w:numPr>
      </w:pPr>
      <w:r>
        <w:t>Номер заказа на поставку (опционально);</w:t>
      </w:r>
    </w:p>
    <w:p w14:paraId="47D3972F" w14:textId="77777777" w:rsidR="004D32B1" w:rsidRDefault="004D32B1" w:rsidP="00823682">
      <w:pPr>
        <w:pStyle w:val="afc"/>
        <w:numPr>
          <w:ilvl w:val="0"/>
          <w:numId w:val="125"/>
        </w:numPr>
      </w:pPr>
      <w:r>
        <w:t>Позиция заказа на поставку (опционально);</w:t>
      </w:r>
    </w:p>
    <w:p w14:paraId="1B5BD259" w14:textId="77777777" w:rsidR="004D32B1" w:rsidRDefault="004D32B1" w:rsidP="00823682">
      <w:pPr>
        <w:pStyle w:val="afc"/>
        <w:numPr>
          <w:ilvl w:val="0"/>
          <w:numId w:val="125"/>
        </w:numPr>
      </w:pPr>
      <w:r>
        <w:t>Залоговая цена.</w:t>
      </w:r>
    </w:p>
    <w:p w14:paraId="2CA165DE" w14:textId="77777777" w:rsidR="004D32B1" w:rsidRDefault="004D32B1" w:rsidP="004D32B1">
      <w:pPr>
        <w:ind w:firstLine="709"/>
      </w:pPr>
      <w:r w:rsidRPr="001D7A71">
        <w:t>При этом бухгалтерская проводка не формируется.</w:t>
      </w:r>
    </w:p>
    <w:p w14:paraId="42AA42A5" w14:textId="77777777" w:rsidR="00880E40" w:rsidRDefault="00880E40" w:rsidP="0014423A">
      <w:pPr>
        <w:ind w:firstLine="709"/>
      </w:pPr>
    </w:p>
    <w:p w14:paraId="1FDF96DA" w14:textId="32600B67" w:rsidR="0086079E" w:rsidRDefault="0086079E" w:rsidP="0014423A">
      <w:pPr>
        <w:ind w:firstLine="709"/>
      </w:pPr>
    </w:p>
    <w:p w14:paraId="043CFA6E" w14:textId="77777777" w:rsidR="0086079E" w:rsidRDefault="0086079E" w:rsidP="0014423A">
      <w:pPr>
        <w:ind w:firstLine="709"/>
      </w:pPr>
    </w:p>
    <w:p w14:paraId="38D96F36" w14:textId="77777777" w:rsidR="0086079E" w:rsidRDefault="0086079E" w:rsidP="0014423A">
      <w:pPr>
        <w:ind w:firstLine="709"/>
      </w:pPr>
    </w:p>
    <w:p w14:paraId="7CDAC397" w14:textId="77777777" w:rsidR="0086079E" w:rsidRDefault="0086079E" w:rsidP="0014423A">
      <w:pPr>
        <w:ind w:firstLine="709"/>
      </w:pPr>
    </w:p>
    <w:p w14:paraId="7F32558A" w14:textId="77777777" w:rsidR="0086079E" w:rsidRDefault="0086079E" w:rsidP="0014423A">
      <w:pPr>
        <w:ind w:firstLine="709"/>
      </w:pPr>
    </w:p>
    <w:p w14:paraId="4C761DAE" w14:textId="3FE6FCE8" w:rsidR="00D900AD" w:rsidRDefault="00D900AD" w:rsidP="00D900AD">
      <w:pPr>
        <w:ind w:firstLine="709"/>
        <w:jc w:val="right"/>
      </w:pPr>
      <w:r w:rsidRPr="00916FAB">
        <w:rPr>
          <w:rFonts w:cs="Arial"/>
          <w:b/>
          <w:sz w:val="22"/>
        </w:rPr>
        <w:t xml:space="preserve">Таблица </w:t>
      </w:r>
      <w:r>
        <w:rPr>
          <w:rFonts w:cs="Arial"/>
          <w:b/>
          <w:sz w:val="22"/>
        </w:rPr>
        <w:t>55</w:t>
      </w:r>
      <w:r w:rsidRPr="00916FAB">
        <w:rPr>
          <w:rFonts w:cs="Arial"/>
          <w:b/>
          <w:sz w:val="22"/>
        </w:rPr>
        <w:t xml:space="preserve">. Описание </w:t>
      </w:r>
      <w:r>
        <w:rPr>
          <w:rFonts w:cs="Arial"/>
          <w:b/>
          <w:sz w:val="22"/>
        </w:rPr>
        <w:t>шага «Создание документа материала списания с ответственного хранения от внешнего контрагента»</w:t>
      </w:r>
    </w:p>
    <w:p w14:paraId="3AE68860" w14:textId="6C6CE053" w:rsidR="00D900AD" w:rsidRDefault="00D900AD" w:rsidP="0014423A">
      <w:pPr>
        <w:ind w:firstLine="709"/>
      </w:pPr>
    </w:p>
    <w:tbl>
      <w:tblPr>
        <w:tblW w:w="10237" w:type="dxa"/>
        <w:tblInd w:w="-38" w:type="dxa"/>
        <w:tblLayout w:type="fixed"/>
        <w:tblCellMar>
          <w:left w:w="30" w:type="dxa"/>
          <w:right w:w="30" w:type="dxa"/>
        </w:tblCellMar>
        <w:tblLook w:val="0000" w:firstRow="0" w:lastRow="0" w:firstColumn="0" w:lastColumn="0" w:noHBand="0" w:noVBand="0"/>
      </w:tblPr>
      <w:tblGrid>
        <w:gridCol w:w="2015"/>
        <w:gridCol w:w="2693"/>
        <w:gridCol w:w="1044"/>
        <w:gridCol w:w="1650"/>
        <w:gridCol w:w="1615"/>
        <w:gridCol w:w="1220"/>
      </w:tblGrid>
      <w:tr w:rsidR="00D900AD" w14:paraId="63F75774" w14:textId="77777777" w:rsidTr="00D900AD">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6D644224" w14:textId="77777777" w:rsidR="00D900AD" w:rsidRDefault="00D900A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693" w:type="dxa"/>
            <w:tcBorders>
              <w:top w:val="single" w:sz="6" w:space="0" w:color="auto"/>
              <w:left w:val="single" w:sz="6" w:space="0" w:color="auto"/>
              <w:bottom w:val="single" w:sz="6" w:space="0" w:color="auto"/>
              <w:right w:val="single" w:sz="6" w:space="0" w:color="auto"/>
            </w:tcBorders>
            <w:shd w:val="solid" w:color="FFCC00" w:fill="auto"/>
          </w:tcPr>
          <w:p w14:paraId="3A4A414F" w14:textId="77777777" w:rsidR="00D900AD" w:rsidRDefault="00D900A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4DB852A2" w14:textId="77777777" w:rsidR="00D900AD" w:rsidRDefault="00D900A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650" w:type="dxa"/>
            <w:tcBorders>
              <w:top w:val="single" w:sz="6" w:space="0" w:color="auto"/>
              <w:left w:val="single" w:sz="6" w:space="0" w:color="auto"/>
              <w:bottom w:val="single" w:sz="6" w:space="0" w:color="auto"/>
              <w:right w:val="single" w:sz="6" w:space="0" w:color="auto"/>
            </w:tcBorders>
            <w:shd w:val="solid" w:color="FFCC00" w:fill="auto"/>
          </w:tcPr>
          <w:p w14:paraId="3346F003" w14:textId="77777777" w:rsidR="00D900AD" w:rsidRDefault="00D900A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615" w:type="dxa"/>
            <w:tcBorders>
              <w:top w:val="single" w:sz="6" w:space="0" w:color="auto"/>
              <w:left w:val="single" w:sz="6" w:space="0" w:color="auto"/>
              <w:bottom w:val="single" w:sz="6" w:space="0" w:color="auto"/>
              <w:right w:val="single" w:sz="6" w:space="0" w:color="auto"/>
            </w:tcBorders>
            <w:shd w:val="solid" w:color="FFCC00" w:fill="auto"/>
          </w:tcPr>
          <w:p w14:paraId="437270CA" w14:textId="77777777" w:rsidR="00D900AD" w:rsidRDefault="00D900A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220" w:type="dxa"/>
            <w:tcBorders>
              <w:top w:val="single" w:sz="6" w:space="0" w:color="auto"/>
              <w:left w:val="single" w:sz="6" w:space="0" w:color="auto"/>
              <w:bottom w:val="single" w:sz="6" w:space="0" w:color="auto"/>
              <w:right w:val="single" w:sz="6" w:space="0" w:color="auto"/>
            </w:tcBorders>
            <w:shd w:val="solid" w:color="FFCC00" w:fill="auto"/>
          </w:tcPr>
          <w:p w14:paraId="185DDD16" w14:textId="77777777" w:rsidR="00D900AD" w:rsidRDefault="00D900A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D900AD" w14:paraId="108CF33E" w14:textId="77777777" w:rsidTr="00D900AD">
        <w:trPr>
          <w:trHeight w:val="199"/>
        </w:trPr>
        <w:tc>
          <w:tcPr>
            <w:tcW w:w="2015" w:type="dxa"/>
            <w:tcBorders>
              <w:top w:val="single" w:sz="6" w:space="0" w:color="auto"/>
              <w:left w:val="single" w:sz="6" w:space="0" w:color="auto"/>
              <w:bottom w:val="single" w:sz="6" w:space="0" w:color="auto"/>
              <w:right w:val="single" w:sz="6" w:space="0" w:color="auto"/>
            </w:tcBorders>
          </w:tcPr>
          <w:p w14:paraId="22E2DB67" w14:textId="77777777" w:rsidR="00D900AD" w:rsidRDefault="00D900AD">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ПП-10.07.03.03.070</w:t>
            </w:r>
          </w:p>
        </w:tc>
        <w:tc>
          <w:tcPr>
            <w:tcW w:w="2693" w:type="dxa"/>
            <w:tcBorders>
              <w:top w:val="single" w:sz="6" w:space="0" w:color="auto"/>
              <w:left w:val="single" w:sz="6" w:space="0" w:color="auto"/>
              <w:bottom w:val="single" w:sz="6" w:space="0" w:color="auto"/>
              <w:right w:val="single" w:sz="6" w:space="0" w:color="auto"/>
            </w:tcBorders>
          </w:tcPr>
          <w:p w14:paraId="7407C539" w14:textId="77777777" w:rsidR="00D900AD" w:rsidRDefault="00D900AD">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Требуется выдача для возврата с ответхранения от внешнего контрагента</w:t>
            </w:r>
          </w:p>
        </w:tc>
        <w:tc>
          <w:tcPr>
            <w:tcW w:w="1044" w:type="dxa"/>
            <w:tcBorders>
              <w:top w:val="single" w:sz="6" w:space="0" w:color="auto"/>
              <w:left w:val="single" w:sz="6" w:space="0" w:color="auto"/>
              <w:bottom w:val="single" w:sz="6" w:space="0" w:color="auto"/>
              <w:right w:val="single" w:sz="6" w:space="0" w:color="auto"/>
            </w:tcBorders>
          </w:tcPr>
          <w:p w14:paraId="69260E7F" w14:textId="77777777" w:rsidR="00D900AD" w:rsidRDefault="00D900AD">
            <w:pPr>
              <w:autoSpaceDE w:val="0"/>
              <w:autoSpaceDN w:val="0"/>
              <w:adjustRightInd w:val="0"/>
              <w:jc w:val="left"/>
              <w:rPr>
                <w:rFonts w:eastAsiaTheme="minorHAnsi" w:cs="Arial"/>
                <w:color w:val="000000"/>
                <w:sz w:val="20"/>
                <w:szCs w:val="20"/>
              </w:rPr>
            </w:pPr>
            <w:r>
              <w:rPr>
                <w:rFonts w:eastAsiaTheme="minorHAnsi" w:cs="Arial"/>
                <w:color w:val="000000"/>
                <w:sz w:val="20"/>
                <w:szCs w:val="20"/>
              </w:rPr>
              <w:t>MIGO Отпуск материала</w:t>
            </w:r>
          </w:p>
        </w:tc>
        <w:tc>
          <w:tcPr>
            <w:tcW w:w="1650" w:type="dxa"/>
            <w:tcBorders>
              <w:top w:val="single" w:sz="6" w:space="0" w:color="auto"/>
              <w:left w:val="single" w:sz="6" w:space="0" w:color="auto"/>
              <w:bottom w:val="single" w:sz="6" w:space="0" w:color="auto"/>
              <w:right w:val="single" w:sz="6" w:space="0" w:color="auto"/>
            </w:tcBorders>
          </w:tcPr>
          <w:p w14:paraId="74070276" w14:textId="77777777" w:rsidR="00D900AD" w:rsidRDefault="00D900AD">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материала приемки на ОХ</w:t>
            </w:r>
          </w:p>
        </w:tc>
        <w:tc>
          <w:tcPr>
            <w:tcW w:w="1615" w:type="dxa"/>
            <w:tcBorders>
              <w:top w:val="single" w:sz="6" w:space="0" w:color="auto"/>
              <w:left w:val="single" w:sz="6" w:space="0" w:color="auto"/>
              <w:bottom w:val="single" w:sz="6" w:space="0" w:color="auto"/>
              <w:right w:val="single" w:sz="6" w:space="0" w:color="auto"/>
            </w:tcBorders>
          </w:tcPr>
          <w:p w14:paraId="4BF67163" w14:textId="77777777" w:rsidR="00D900AD" w:rsidRDefault="00D900AD">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материала списания с ОХ</w:t>
            </w:r>
          </w:p>
          <w:p w14:paraId="4868BB01" w14:textId="77777777" w:rsidR="00D900AD" w:rsidRDefault="00D900AD">
            <w:pPr>
              <w:autoSpaceDE w:val="0"/>
              <w:autoSpaceDN w:val="0"/>
              <w:adjustRightInd w:val="0"/>
              <w:jc w:val="left"/>
              <w:rPr>
                <w:rFonts w:eastAsiaTheme="minorHAnsi" w:cs="Arial"/>
                <w:color w:val="000000"/>
                <w:sz w:val="20"/>
                <w:szCs w:val="20"/>
              </w:rPr>
            </w:pPr>
            <w:r>
              <w:rPr>
                <w:rFonts w:eastAsiaTheme="minorHAnsi" w:cs="Arial"/>
                <w:color w:val="000000"/>
                <w:sz w:val="20"/>
                <w:szCs w:val="20"/>
              </w:rPr>
              <w:t>МХ-3</w:t>
            </w:r>
          </w:p>
        </w:tc>
        <w:tc>
          <w:tcPr>
            <w:tcW w:w="1220" w:type="dxa"/>
            <w:tcBorders>
              <w:top w:val="single" w:sz="6" w:space="0" w:color="auto"/>
              <w:left w:val="single" w:sz="6" w:space="0" w:color="auto"/>
              <w:bottom w:val="single" w:sz="6" w:space="0" w:color="auto"/>
              <w:right w:val="single" w:sz="6" w:space="0" w:color="auto"/>
            </w:tcBorders>
          </w:tcPr>
          <w:p w14:paraId="74DAFF9C" w14:textId="2C98C154" w:rsidR="00D900AD" w:rsidRDefault="00D900AD">
            <w:pPr>
              <w:autoSpaceDE w:val="0"/>
              <w:autoSpaceDN w:val="0"/>
              <w:adjustRightInd w:val="0"/>
              <w:jc w:val="left"/>
              <w:rPr>
                <w:rFonts w:eastAsiaTheme="minorHAnsi" w:cs="Arial"/>
                <w:color w:val="000000"/>
                <w:sz w:val="20"/>
                <w:szCs w:val="20"/>
              </w:rPr>
            </w:pPr>
            <w:del w:id="915" w:author="Кращенко Олег Владимирович (Подрядчик. ООО БерингПойнт)" w:date="2020-04-23T15:42:00Z">
              <w:r w:rsidDel="004E728B">
                <w:rPr>
                  <w:rFonts w:eastAsiaTheme="minorHAnsi" w:cs="Arial"/>
                  <w:color w:val="000000"/>
                  <w:sz w:val="20"/>
                  <w:szCs w:val="20"/>
                </w:rPr>
                <w:delText>Кладовщик БЕ ГОК</w:delText>
              </w:r>
            </w:del>
            <w:ins w:id="916" w:author="Кращенко Олег Владимирович (Подрядчик. ООО БерингПойнт)" w:date="2020-04-23T15:42:00Z">
              <w:r w:rsidR="004E728B">
                <w:rPr>
                  <w:rFonts w:eastAsiaTheme="minorHAnsi" w:cs="Arial"/>
                  <w:color w:val="000000"/>
                  <w:sz w:val="20"/>
                  <w:szCs w:val="20"/>
                </w:rPr>
                <w:t>Кладовщик</w:t>
              </w:r>
            </w:ins>
          </w:p>
        </w:tc>
      </w:tr>
    </w:tbl>
    <w:p w14:paraId="4D631015" w14:textId="77777777" w:rsidR="00D900AD" w:rsidRDefault="00D900AD" w:rsidP="0014423A">
      <w:pPr>
        <w:ind w:firstLine="709"/>
      </w:pPr>
    </w:p>
    <w:p w14:paraId="1946AB95" w14:textId="77777777" w:rsidR="00D900AD" w:rsidRDefault="00D900AD" w:rsidP="0014423A">
      <w:pPr>
        <w:ind w:firstLine="709"/>
      </w:pPr>
    </w:p>
    <w:p w14:paraId="0B25863E" w14:textId="448CCFCA" w:rsidR="000D0A03" w:rsidRDefault="000D0A03" w:rsidP="000D0A03">
      <w:pPr>
        <w:pStyle w:val="4"/>
      </w:pPr>
      <w:r>
        <w:t>Шаг процесса ПП-10.07.03.03.08</w:t>
      </w:r>
      <w:r w:rsidRPr="00F16354">
        <w:t>0</w:t>
      </w:r>
      <w:r>
        <w:t xml:space="preserve"> – Создание документа материала ОТПУСКА ГСМ ИЗ </w:t>
      </w:r>
      <w:r w:rsidR="00BF58A8">
        <w:t>топливозаправщика</w:t>
      </w:r>
      <w:r>
        <w:t xml:space="preserve"> или АЗС (КАЗС) в ТС</w:t>
      </w:r>
    </w:p>
    <w:p w14:paraId="399BA089" w14:textId="77777777" w:rsidR="000D0A03" w:rsidRDefault="000D0A03" w:rsidP="000D0A03"/>
    <w:p w14:paraId="226A8176" w14:textId="15C24AF5" w:rsidR="000D0A03" w:rsidRPr="000D0A03" w:rsidRDefault="000D0A03" w:rsidP="000D0A03">
      <w:pPr>
        <w:ind w:firstLine="709"/>
      </w:pPr>
      <w:r w:rsidRPr="000D0A03">
        <w:t xml:space="preserve">Данный шаг выполняется при отпуске ГСМ из </w:t>
      </w:r>
      <w:r w:rsidR="00BF58A8">
        <w:t>топливозаправщика</w:t>
      </w:r>
      <w:r w:rsidRPr="000D0A03">
        <w:t xml:space="preserve"> или АЗС (КАЗС) для</w:t>
      </w:r>
      <w:r w:rsidRPr="000D0A03">
        <w:rPr>
          <w:rFonts w:eastAsia="Calibri"/>
        </w:rPr>
        <w:t xml:space="preserve"> заправки карьерной техники, собственного грузового, пассажирского, технологического транспорта и транспорта сторонних организаций</w:t>
      </w:r>
      <w:r w:rsidR="003E3397">
        <w:rPr>
          <w:rFonts w:eastAsia="Calibri"/>
        </w:rPr>
        <w:t>, а также при выдаче ГСМ под потребность ТОРО</w:t>
      </w:r>
      <w:r w:rsidRPr="000D0A03">
        <w:rPr>
          <w:rFonts w:eastAsia="Calibri"/>
        </w:rPr>
        <w:t>.</w:t>
      </w:r>
    </w:p>
    <w:p w14:paraId="6AF54F9A" w14:textId="3B6F8866" w:rsidR="000D0A03" w:rsidRDefault="000D0A03" w:rsidP="000D0A03">
      <w:pPr>
        <w:ind w:firstLine="709"/>
        <w:rPr>
          <w:ins w:id="917" w:author="Tukhbatov Ruslan" w:date="2020-04-20T10:05:00Z"/>
          <w:rFonts w:eastAsia="Calibri"/>
        </w:rPr>
      </w:pPr>
      <w:r w:rsidRPr="000D0A03">
        <w:t xml:space="preserve">С </w:t>
      </w:r>
      <w:r w:rsidR="00BF58A8">
        <w:t>топливозаправщика</w:t>
      </w:r>
      <w:r w:rsidRPr="000D0A03">
        <w:t xml:space="preserve"> производится отпуск в карьерные самосвалы по «Ведомости на заправку ГСМ автотранспорта, горной техники /оборудования» (распечатанный бланк, заполняется вручную</w:t>
      </w:r>
      <w:ins w:id="918" w:author="Tukhbatov Ruslan" w:date="2020-04-20T10:01:00Z">
        <w:r w:rsidR="003176E0">
          <w:t>, печатается вне системы</w:t>
        </w:r>
      </w:ins>
      <w:r w:rsidRPr="000D0A03">
        <w:t>). Операторы АЗС (КАЗС) отпускают топливо по ведомостям «Ведомость учёта выдачи ГСМ» (распечатанный бланк, заполняется вручную</w:t>
      </w:r>
      <w:ins w:id="919" w:author="Tukhbatov Ruslan" w:date="2020-04-20T10:02:00Z">
        <w:r w:rsidR="003176E0">
          <w:t xml:space="preserve">, печатается вне </w:t>
        </w:r>
        <w:commentRangeStart w:id="920"/>
        <w:commentRangeStart w:id="921"/>
        <w:r w:rsidR="003176E0">
          <w:t>системы</w:t>
        </w:r>
      </w:ins>
      <w:commentRangeEnd w:id="920"/>
      <w:r w:rsidR="00B61F6A">
        <w:rPr>
          <w:rStyle w:val="aff7"/>
        </w:rPr>
        <w:commentReference w:id="920"/>
      </w:r>
      <w:commentRangeEnd w:id="921"/>
      <w:r w:rsidR="00036517">
        <w:rPr>
          <w:rStyle w:val="aff7"/>
        </w:rPr>
        <w:commentReference w:id="921"/>
      </w:r>
      <w:r w:rsidRPr="000D0A03">
        <w:t>).</w:t>
      </w:r>
      <w:r w:rsidR="0021670D">
        <w:t xml:space="preserve"> </w:t>
      </w:r>
      <w:r w:rsidR="0021670D">
        <w:rPr>
          <w:rFonts w:eastAsia="Calibri"/>
        </w:rPr>
        <w:t>При движениях ГСМ предполагается применять коэффициент для пересчета ЕИ КГ в Л, хранимый в признаке партии «Коэффициент пересчета КГ/Л».</w:t>
      </w:r>
      <w:ins w:id="922" w:author="Tukhbatov Ruslan" w:date="2020-04-20T10:02:00Z">
        <w:r w:rsidR="003176E0">
          <w:rPr>
            <w:rFonts w:eastAsia="Calibri"/>
          </w:rPr>
          <w:t xml:space="preserve"> </w:t>
        </w:r>
      </w:ins>
    </w:p>
    <w:p w14:paraId="40D08F17" w14:textId="2C3778DA" w:rsidR="003176E0" w:rsidRPr="009257C6" w:rsidRDefault="003176E0">
      <w:pPr>
        <w:pPrChange w:id="923" w:author="Tukhbatov Ruslan" w:date="2020-04-20T10:05:00Z">
          <w:pPr>
            <w:ind w:firstLine="709"/>
          </w:pPr>
        </w:pPrChange>
      </w:pPr>
      <w:ins w:id="924" w:author="Tukhbatov Ruslan" w:date="2020-04-20T10:06:00Z">
        <w:r>
          <w:rPr>
            <w:rFonts w:eastAsia="Calibri"/>
          </w:rPr>
          <w:t xml:space="preserve">Партии </w:t>
        </w:r>
      </w:ins>
      <w:ins w:id="925" w:author="Tukhbatov Ruslan" w:date="2020-04-20T10:07:00Z">
        <w:r>
          <w:rPr>
            <w:rFonts w:eastAsia="Calibri"/>
          </w:rPr>
          <w:t>собственных транспортных средств</w:t>
        </w:r>
      </w:ins>
      <w:ins w:id="926" w:author="Tukhbatov Ruslan" w:date="2020-04-20T10:08:00Z">
        <w:r>
          <w:rPr>
            <w:rFonts w:eastAsia="Calibri"/>
          </w:rPr>
          <w:t xml:space="preserve">, а также партии подрядчиков </w:t>
        </w:r>
      </w:ins>
      <w:ins w:id="927" w:author="Tukhbatov Ruslan" w:date="2020-04-20T10:12:00Z">
        <w:r w:rsidR="00F463B8">
          <w:rPr>
            <w:rFonts w:eastAsia="Calibri"/>
          </w:rPr>
          <w:t>являются фиксированными (равными номеру ТС, или коду подрядчика)</w:t>
        </w:r>
      </w:ins>
      <w:ins w:id="928" w:author="Tukhbatov Ruslan" w:date="2020-04-20T10:13:00Z">
        <w:r w:rsidR="00F463B8">
          <w:rPr>
            <w:rFonts w:eastAsia="Calibri"/>
          </w:rPr>
          <w:t xml:space="preserve">, </w:t>
        </w:r>
      </w:ins>
      <w:ins w:id="929" w:author="Tukhbatov Ruslan" w:date="2020-04-20T10:17:00Z">
        <w:r w:rsidR="00F463B8">
          <w:rPr>
            <w:rFonts w:eastAsia="Calibri"/>
          </w:rPr>
          <w:t xml:space="preserve">значение признака «Коэффициент пересчета КГ/Л» </w:t>
        </w:r>
      </w:ins>
      <w:ins w:id="930" w:author="Tukhbatov Ruslan" w:date="2020-04-20T10:18:00Z">
        <w:r w:rsidR="00F463B8">
          <w:rPr>
            <w:rFonts w:eastAsia="Calibri"/>
          </w:rPr>
          <w:t xml:space="preserve"> является средневзвешенным, и рассчитывает по каждому отражению запровочной ведомости в системе.</w:t>
        </w:r>
      </w:ins>
      <w:ins w:id="931" w:author="Tukhbatov Ruslan" w:date="2020-04-20T17:02:00Z">
        <w:r w:rsidR="00716EE8" w:rsidRPr="00716EE8">
          <w:rPr>
            <w:rFonts w:eastAsia="Calibri"/>
            <w:rPrChange w:id="932" w:author="Tukhbatov Ruslan" w:date="2020-04-20T17:02:00Z">
              <w:rPr>
                <w:rFonts w:eastAsia="Calibri"/>
                <w:lang w:val="en-US"/>
              </w:rPr>
            </w:rPrChange>
          </w:rPr>
          <w:t xml:space="preserve"> </w:t>
        </w:r>
        <w:r w:rsidR="00716EE8">
          <w:rPr>
            <w:rFonts w:eastAsia="Calibri"/>
          </w:rPr>
          <w:t xml:space="preserve">Реализация и дополнительные проверки при отражении заправочной ведомости отражены в ФС </w:t>
        </w:r>
      </w:ins>
      <w:ins w:id="933" w:author="Tukhbatov Ruslan" w:date="2020-04-20T17:03:00Z">
        <w:r w:rsidR="00716EE8">
          <w:rPr>
            <w:rFonts w:eastAsia="Calibri"/>
            <w:lang w:val="en-US"/>
          </w:rPr>
          <w:t>MM</w:t>
        </w:r>
        <w:r w:rsidR="00716EE8" w:rsidRPr="00716EE8">
          <w:rPr>
            <w:rFonts w:eastAsia="Calibri"/>
            <w:rPrChange w:id="934" w:author="Tukhbatov Ruslan" w:date="2020-04-20T17:03:00Z">
              <w:rPr>
                <w:rFonts w:eastAsia="Calibri"/>
                <w:lang w:val="en-US"/>
              </w:rPr>
            </w:rPrChange>
          </w:rPr>
          <w:t xml:space="preserve">122 </w:t>
        </w:r>
        <w:r w:rsidR="00716EE8">
          <w:rPr>
            <w:rFonts w:eastAsia="Calibri"/>
          </w:rPr>
          <w:t xml:space="preserve">Отражение заправки в </w:t>
        </w:r>
        <w:r w:rsidR="00716EE8">
          <w:rPr>
            <w:rFonts w:eastAsia="Calibri"/>
            <w:lang w:val="en-US"/>
          </w:rPr>
          <w:t>MIGO</w:t>
        </w:r>
        <w:r w:rsidR="009257C6" w:rsidRPr="009257C6">
          <w:rPr>
            <w:rFonts w:eastAsia="Calibri"/>
            <w:rPrChange w:id="935" w:author="Tukhbatov Ruslan" w:date="2020-04-20T17:03:00Z">
              <w:rPr>
                <w:rFonts w:eastAsia="Calibri"/>
                <w:lang w:val="en-US"/>
              </w:rPr>
            </w:rPrChange>
          </w:rPr>
          <w:t>.</w:t>
        </w:r>
      </w:ins>
    </w:p>
    <w:p w14:paraId="5FFBA893" w14:textId="77777777" w:rsidR="000D0A03" w:rsidRPr="000D0A03" w:rsidRDefault="000D0A03" w:rsidP="000D0A03">
      <w:pPr>
        <w:ind w:firstLine="709"/>
        <w:rPr>
          <w:rFonts w:eastAsia="Calibri"/>
        </w:rPr>
      </w:pPr>
      <w:r w:rsidRPr="000D0A03">
        <w:rPr>
          <w:rFonts w:eastAsia="Calibri"/>
        </w:rPr>
        <w:t xml:space="preserve">Данное перемещение при технической возможности выполняется автоматически при помощи системы Контур ГСМ (данная интеграция описана в СоИ «Контур ГСМ»). В случае отсутствия такой возможности движение выполняется в системе вручную </w:t>
      </w:r>
      <w:commentRangeStart w:id="936"/>
      <w:commentRangeStart w:id="937"/>
      <w:r w:rsidRPr="000D0A03">
        <w:rPr>
          <w:rFonts w:eastAsia="Calibri"/>
        </w:rPr>
        <w:t>Кладовщиком</w:t>
      </w:r>
      <w:commentRangeEnd w:id="936"/>
      <w:r w:rsidR="00202FB1">
        <w:rPr>
          <w:rStyle w:val="aff7"/>
        </w:rPr>
        <w:commentReference w:id="936"/>
      </w:r>
      <w:commentRangeEnd w:id="937"/>
      <w:r w:rsidR="00036517">
        <w:rPr>
          <w:rStyle w:val="aff7"/>
        </w:rPr>
        <w:commentReference w:id="937"/>
      </w:r>
      <w:r w:rsidRPr="000D0A03">
        <w:rPr>
          <w:rFonts w:eastAsia="Calibri"/>
        </w:rPr>
        <w:t>.</w:t>
      </w:r>
    </w:p>
    <w:p w14:paraId="27AF1431" w14:textId="77777777" w:rsidR="000D0A03" w:rsidRPr="00072B2C" w:rsidRDefault="000D0A03" w:rsidP="000D0A03">
      <w:pPr>
        <w:ind w:firstLine="709"/>
        <w:rPr>
          <w:b/>
        </w:rPr>
      </w:pPr>
      <w:r w:rsidRPr="00072B2C">
        <w:rPr>
          <w:b/>
        </w:rPr>
        <w:t>Регистрация в системе SAP</w:t>
      </w:r>
    </w:p>
    <w:p w14:paraId="02A66682" w14:textId="77777777" w:rsidR="000D0A03" w:rsidRDefault="000D0A03" w:rsidP="000D0A03">
      <w:pPr>
        <w:ind w:firstLine="709"/>
      </w:pPr>
      <w:r>
        <w:t xml:space="preserve">Транзакция: </w:t>
      </w:r>
      <w:r w:rsidRPr="00CF3E9A">
        <w:t>MIGO</w:t>
      </w:r>
    </w:p>
    <w:p w14:paraId="2191663C" w14:textId="31637EFA" w:rsidR="00F463B8" w:rsidRPr="00F463B8" w:rsidRDefault="00F463B8" w:rsidP="000D0A03">
      <w:pPr>
        <w:ind w:firstLine="709"/>
        <w:rPr>
          <w:ins w:id="938" w:author="Tukhbatov Ruslan" w:date="2020-04-20T10:19:00Z"/>
          <w:b/>
          <w:rPrChange w:id="939" w:author="Tukhbatov Ruslan" w:date="2020-04-20T10:19:00Z">
            <w:rPr>
              <w:ins w:id="940" w:author="Tukhbatov Ruslan" w:date="2020-04-20T10:19:00Z"/>
            </w:rPr>
          </w:rPrChange>
        </w:rPr>
      </w:pPr>
      <w:ins w:id="941" w:author="Tukhbatov Ruslan" w:date="2020-04-20T10:19:00Z">
        <w:r w:rsidRPr="00F463B8">
          <w:rPr>
            <w:b/>
            <w:rPrChange w:id="942" w:author="Tukhbatov Ruslan" w:date="2020-04-20T10:19:00Z">
              <w:rPr/>
            </w:rPrChange>
          </w:rPr>
          <w:t>Заправка собственных ТС/ТС внешнего контрагента.</w:t>
        </w:r>
      </w:ins>
    </w:p>
    <w:p w14:paraId="44B74060" w14:textId="2D30F55D" w:rsidR="000D0A03" w:rsidRDefault="000D0A03" w:rsidP="000D0A03">
      <w:pPr>
        <w:ind w:firstLine="709"/>
        <w:rPr>
          <w:ins w:id="943" w:author="Tukhbatov Ruslan" w:date="2020-04-20T10:29:00Z"/>
        </w:rPr>
      </w:pPr>
      <w:r>
        <w:t xml:space="preserve">Вид движения: </w:t>
      </w:r>
      <w:del w:id="944" w:author="Tukhbatov Ruslan" w:date="2020-04-20T10:19:00Z">
        <w:r w:rsidDel="00F463B8">
          <w:delText>311</w:delText>
        </w:r>
      </w:del>
      <w:ins w:id="945" w:author="Tukhbatov Ruslan" w:date="2020-04-20T10:19:00Z">
        <w:r w:rsidR="00F463B8">
          <w:rPr>
            <w:lang w:val="en-US"/>
          </w:rPr>
          <w:t>Z</w:t>
        </w:r>
        <w:r w:rsidR="00F463B8" w:rsidRPr="00DE094C">
          <w:rPr>
            <w:rPrChange w:id="946" w:author="Герич Алексей Анатольевич" w:date="2020-04-22T09:55:00Z">
              <w:rPr>
                <w:lang w:val="en-US"/>
              </w:rPr>
            </w:rPrChange>
          </w:rPr>
          <w:t>77</w:t>
        </w:r>
      </w:ins>
      <w:ins w:id="947" w:author="Tukhbatov Ruslan" w:date="2020-04-20T10:29:00Z">
        <w:r w:rsidR="00F5523B">
          <w:t xml:space="preserve"> - </w:t>
        </w:r>
        <w:r w:rsidR="00F5523B" w:rsidRPr="00F5523B">
          <w:t>ПЗ ПрмщГСМ</w:t>
        </w:r>
      </w:ins>
    </w:p>
    <w:p w14:paraId="4A41B3EC" w14:textId="00C43C06" w:rsidR="00F5523B" w:rsidRPr="00F5523B" w:rsidRDefault="00F5523B" w:rsidP="000D0A03">
      <w:pPr>
        <w:ind w:firstLine="709"/>
        <w:rPr>
          <w:b/>
          <w:rPrChange w:id="948" w:author="Tukhbatov Ruslan" w:date="2020-04-20T10:30:00Z">
            <w:rPr/>
          </w:rPrChange>
        </w:rPr>
      </w:pPr>
      <w:ins w:id="949" w:author="Tukhbatov Ruslan" w:date="2020-04-20T10:29:00Z">
        <w:r w:rsidRPr="00F5523B">
          <w:rPr>
            <w:b/>
            <w:rPrChange w:id="950" w:author="Tukhbatov Ruslan" w:date="2020-04-20T10:30:00Z">
              <w:rPr/>
            </w:rPrChange>
          </w:rPr>
          <w:t>Обязательные поля для ввода:</w:t>
        </w:r>
      </w:ins>
    </w:p>
    <w:p w14:paraId="452D70BA" w14:textId="77777777" w:rsidR="000D0A03" w:rsidRDefault="000D0A03" w:rsidP="000D0A03">
      <w:pPr>
        <w:ind w:firstLine="709"/>
      </w:pPr>
      <w:r>
        <w:t>МТР: вносится код МТР соответствующего ГСМ</w:t>
      </w:r>
    </w:p>
    <w:p w14:paraId="2C398838" w14:textId="7BB03881" w:rsidR="00F5523B" w:rsidRDefault="00F5523B" w:rsidP="000D0A03">
      <w:pPr>
        <w:ind w:firstLine="709"/>
        <w:rPr>
          <w:ins w:id="951" w:author="Tukhbatov Ruslan" w:date="2020-04-20T10:35:00Z"/>
        </w:rPr>
      </w:pPr>
      <w:ins w:id="952" w:author="Tukhbatov Ruslan" w:date="2020-04-20T10:31:00Z">
        <w:r>
          <w:t>Текст</w:t>
        </w:r>
      </w:ins>
      <w:ins w:id="953" w:author="Tukhbatov Ruslan" w:date="2020-04-20T10:37:00Z">
        <w:r w:rsidR="00935534">
          <w:t xml:space="preserve"> позиции</w:t>
        </w:r>
      </w:ins>
      <w:ins w:id="954" w:author="Tukhbatov Ruslan" w:date="2020-04-20T10:31:00Z">
        <w:r>
          <w:t xml:space="preserve">: </w:t>
        </w:r>
      </w:ins>
    </w:p>
    <w:p w14:paraId="0DB181F0" w14:textId="4706CA98" w:rsidR="00F5523B" w:rsidRDefault="00F5523B">
      <w:pPr>
        <w:pStyle w:val="afc"/>
        <w:numPr>
          <w:ilvl w:val="0"/>
          <w:numId w:val="156"/>
        </w:numPr>
        <w:rPr>
          <w:ins w:id="955" w:author="Tukhbatov Ruslan" w:date="2020-04-20T10:31:00Z"/>
        </w:rPr>
        <w:pPrChange w:id="956" w:author="Tukhbatov Ruslan" w:date="2020-04-20T10:35:00Z">
          <w:pPr>
            <w:ind w:firstLine="709"/>
          </w:pPr>
        </w:pPrChange>
      </w:pPr>
      <w:ins w:id="957" w:author="Tukhbatov Ruslan" w:date="2020-04-20T10:31:00Z">
        <w:r>
          <w:t>Указывается (выбирается из справочника</w:t>
        </w:r>
      </w:ins>
      <w:ins w:id="958" w:author="Tukhbatov Ruslan" w:date="2020-04-20T10:32:00Z">
        <w:r>
          <w:t xml:space="preserve"> для собственных</w:t>
        </w:r>
      </w:ins>
      <w:ins w:id="959" w:author="Tukhbatov Ruslan" w:date="2020-04-20T10:36:00Z">
        <w:r w:rsidR="00935534">
          <w:t xml:space="preserve"> ТС</w:t>
        </w:r>
      </w:ins>
      <w:ins w:id="960" w:author="Tukhbatov Ruslan" w:date="2020-04-20T10:31:00Z">
        <w:r>
          <w:t>) номер путевого листа</w:t>
        </w:r>
      </w:ins>
      <w:ins w:id="961" w:author="Tukhbatov Ruslan" w:date="2020-04-20T10:35:00Z">
        <w:r>
          <w:t xml:space="preserve">. </w:t>
        </w:r>
      </w:ins>
      <w:ins w:id="962" w:author="Tukhbatov Ruslan" w:date="2020-04-20T10:31:00Z">
        <w:r>
          <w:t xml:space="preserve"> </w:t>
        </w:r>
      </w:ins>
    </w:p>
    <w:p w14:paraId="510F5EAB" w14:textId="26111ADB" w:rsidR="00F5523B" w:rsidRDefault="00F5523B" w:rsidP="000D0A03">
      <w:pPr>
        <w:ind w:firstLine="709"/>
        <w:rPr>
          <w:ins w:id="963" w:author="Tukhbatov Ruslan" w:date="2020-04-20T10:35:00Z"/>
        </w:rPr>
      </w:pPr>
      <w:ins w:id="964" w:author="Tukhbatov Ruslan" w:date="2020-04-20T10:29:00Z">
        <w:r>
          <w:t>Получат</w:t>
        </w:r>
      </w:ins>
      <w:ins w:id="965" w:author="Tukhbatov Ruslan" w:date="2020-04-20T10:31:00Z">
        <w:r>
          <w:t xml:space="preserve">ель: </w:t>
        </w:r>
      </w:ins>
    </w:p>
    <w:p w14:paraId="793FFBA4" w14:textId="62A553B4" w:rsidR="00F5523B" w:rsidRDefault="00935534">
      <w:pPr>
        <w:pStyle w:val="afc"/>
        <w:numPr>
          <w:ilvl w:val="0"/>
          <w:numId w:val="156"/>
        </w:numPr>
        <w:rPr>
          <w:ins w:id="966" w:author="Tukhbatov Ruslan" w:date="2020-04-20T10:36:00Z"/>
        </w:rPr>
        <w:pPrChange w:id="967" w:author="Tukhbatov Ruslan" w:date="2020-04-20T10:35:00Z">
          <w:pPr>
            <w:ind w:firstLine="709"/>
          </w:pPr>
        </w:pPrChange>
      </w:pPr>
      <w:ins w:id="968" w:author="Tukhbatov Ruslan" w:date="2020-04-20T10:36:00Z">
        <w:r>
          <w:t>Указывается (выбирается из справочника для собственных ТС) номер транспортного средства.</w:t>
        </w:r>
      </w:ins>
    </w:p>
    <w:p w14:paraId="7B890CA9" w14:textId="063D5A76" w:rsidR="00935534" w:rsidRDefault="00935534">
      <w:pPr>
        <w:rPr>
          <w:ins w:id="969" w:author="Tukhbatov Ruslan" w:date="2020-04-20T10:37:00Z"/>
        </w:rPr>
        <w:pPrChange w:id="970" w:author="Tukhbatov Ruslan" w:date="2020-04-20T10:37:00Z">
          <w:pPr>
            <w:ind w:firstLine="709"/>
          </w:pPr>
        </w:pPrChange>
      </w:pPr>
      <w:ins w:id="971" w:author="Tukhbatov Ruslan" w:date="2020-04-20T10:37:00Z">
        <w:r>
          <w:t xml:space="preserve">           Клиент:</w:t>
        </w:r>
      </w:ins>
    </w:p>
    <w:p w14:paraId="7AC42340" w14:textId="473F3834" w:rsidR="00935534" w:rsidRDefault="00935534">
      <w:pPr>
        <w:pStyle w:val="afc"/>
        <w:numPr>
          <w:ilvl w:val="0"/>
          <w:numId w:val="156"/>
        </w:numPr>
        <w:rPr>
          <w:ins w:id="972" w:author="Tukhbatov Ruslan" w:date="2020-04-20T10:29:00Z"/>
        </w:rPr>
        <w:pPrChange w:id="973" w:author="Tukhbatov Ruslan" w:date="2020-04-20T10:37:00Z">
          <w:pPr>
            <w:ind w:firstLine="709"/>
          </w:pPr>
        </w:pPrChange>
      </w:pPr>
      <w:ins w:id="974" w:author="Tukhbatov Ruslan" w:date="2020-04-20T10:37:00Z">
        <w:r>
          <w:t>Для внешних контрагентов указывается код контрагента.</w:t>
        </w:r>
      </w:ins>
    </w:p>
    <w:p w14:paraId="2B97664A" w14:textId="5AA3B434" w:rsidR="00F10429" w:rsidRDefault="00F10429" w:rsidP="000D0A03">
      <w:pPr>
        <w:ind w:firstLine="709"/>
        <w:rPr>
          <w:ins w:id="975" w:author="Tukhbatov Ruslan" w:date="2020-04-20T10:43:00Z"/>
        </w:rPr>
      </w:pPr>
      <w:ins w:id="976" w:author="Tukhbatov Ruslan" w:date="2020-04-20T10:43:00Z">
        <w:r>
          <w:lastRenderedPageBreak/>
          <w:t xml:space="preserve">Склад-отправитель: </w:t>
        </w:r>
      </w:ins>
    </w:p>
    <w:p w14:paraId="0B96C883" w14:textId="111514F2" w:rsidR="00F10429" w:rsidRDefault="00F10429">
      <w:pPr>
        <w:pStyle w:val="afc"/>
        <w:numPr>
          <w:ilvl w:val="0"/>
          <w:numId w:val="156"/>
        </w:numPr>
        <w:rPr>
          <w:ins w:id="977" w:author="Tukhbatov Ruslan" w:date="2020-04-20T10:43:00Z"/>
        </w:rPr>
        <w:pPrChange w:id="978" w:author="Tukhbatov Ruslan" w:date="2020-04-20T10:43:00Z">
          <w:pPr>
            <w:ind w:firstLine="709"/>
          </w:pPr>
        </w:pPrChange>
      </w:pPr>
      <w:ins w:id="979" w:author="Tukhbatov Ruslan" w:date="2020-04-20T10:43:00Z">
        <w:r>
          <w:t>Указывается склад АЗС, или виртуальный склад топливозаправщика.</w:t>
        </w:r>
      </w:ins>
    </w:p>
    <w:p w14:paraId="3C691A3A" w14:textId="36C12AE5" w:rsidR="00F10429" w:rsidRDefault="00F10429" w:rsidP="000D0A03">
      <w:pPr>
        <w:ind w:firstLine="709"/>
        <w:rPr>
          <w:ins w:id="980" w:author="Tukhbatov Ruslan" w:date="2020-04-20T10:41:00Z"/>
        </w:rPr>
      </w:pPr>
      <w:ins w:id="981" w:author="Tukhbatov Ruslan" w:date="2020-04-20T10:41:00Z">
        <w:r>
          <w:t>Партия-отправитель:</w:t>
        </w:r>
      </w:ins>
    </w:p>
    <w:p w14:paraId="22F14B46" w14:textId="445BE5DF" w:rsidR="00F10429" w:rsidRDefault="00F10429">
      <w:pPr>
        <w:pStyle w:val="afc"/>
        <w:numPr>
          <w:ilvl w:val="0"/>
          <w:numId w:val="156"/>
        </w:numPr>
        <w:rPr>
          <w:ins w:id="982" w:author="Tukhbatov Ruslan" w:date="2020-04-20T10:41:00Z"/>
        </w:rPr>
        <w:pPrChange w:id="983" w:author="Tukhbatov Ruslan" w:date="2020-04-20T10:42:00Z">
          <w:pPr>
            <w:ind w:firstLine="709"/>
          </w:pPr>
        </w:pPrChange>
      </w:pPr>
      <w:ins w:id="984" w:author="Tukhbatov Ruslan" w:date="2020-04-20T10:44:00Z">
        <w:r>
          <w:t>Указывается автоматически на основании заполненного склада-отправителя.</w:t>
        </w:r>
      </w:ins>
    </w:p>
    <w:p w14:paraId="7B4A75D8" w14:textId="3E2C1687" w:rsidR="000D0A03" w:rsidRDefault="000D0A03" w:rsidP="000D0A03">
      <w:pPr>
        <w:ind w:firstLine="709"/>
      </w:pPr>
      <w:r>
        <w:t>Склад-получатель:</w:t>
      </w:r>
    </w:p>
    <w:p w14:paraId="7297DD58" w14:textId="1E2B0E68" w:rsidR="000D0A03" w:rsidRDefault="000D0A03" w:rsidP="00823682">
      <w:pPr>
        <w:pStyle w:val="afc"/>
        <w:numPr>
          <w:ilvl w:val="0"/>
          <w:numId w:val="141"/>
        </w:numPr>
      </w:pPr>
      <w:r>
        <w:t>В случае заправки собственного ТС: «Топливо в баках собственных ТС»</w:t>
      </w:r>
      <w:ins w:id="985" w:author="Tukhbatov Ruslan" w:date="2020-04-20T10:20:00Z">
        <w:r w:rsidR="00F463B8" w:rsidRPr="00F463B8">
          <w:rPr>
            <w:rPrChange w:id="986" w:author="Tukhbatov Ruslan" w:date="2020-04-20T10:20:00Z">
              <w:rPr>
                <w:lang w:val="en-US"/>
              </w:rPr>
            </w:rPrChange>
          </w:rPr>
          <w:t xml:space="preserve"> (9998)</w:t>
        </w:r>
      </w:ins>
      <w:r w:rsidR="004D32B1">
        <w:t>;</w:t>
      </w:r>
    </w:p>
    <w:p w14:paraId="47137F2A" w14:textId="28847B05" w:rsidR="000D0A03" w:rsidDel="00F5523B" w:rsidRDefault="000D0A03" w:rsidP="00823682">
      <w:pPr>
        <w:pStyle w:val="afc"/>
        <w:numPr>
          <w:ilvl w:val="0"/>
          <w:numId w:val="141"/>
        </w:numPr>
        <w:rPr>
          <w:del w:id="987" w:author="Tukhbatov Ruslan" w:date="2020-04-20T10:27:00Z"/>
        </w:rPr>
      </w:pPr>
      <w:del w:id="988" w:author="Tukhbatov Ruslan" w:date="2020-04-20T10:27:00Z">
        <w:r w:rsidDel="00F5523B">
          <w:delText>В случае заправки внешних ТС: «Топливо в баках внешних ТС»</w:delText>
        </w:r>
        <w:r w:rsidR="00EC5E95" w:rsidDel="00F5523B">
          <w:delText>;</w:delText>
        </w:r>
      </w:del>
    </w:p>
    <w:p w14:paraId="59C25851" w14:textId="1B539543" w:rsidR="003E3397" w:rsidDel="00F5523B" w:rsidRDefault="003E3397" w:rsidP="00823682">
      <w:pPr>
        <w:pStyle w:val="afc"/>
        <w:numPr>
          <w:ilvl w:val="0"/>
          <w:numId w:val="141"/>
        </w:numPr>
        <w:rPr>
          <w:del w:id="989" w:author="Tukhbatov Ruslan" w:date="2020-04-20T10:27:00Z"/>
        </w:rPr>
      </w:pPr>
      <w:del w:id="990" w:author="Tukhbatov Ruslan" w:date="2020-04-20T10:27:00Z">
        <w:r w:rsidDel="00F5523B">
          <w:delText>В случае выдачи под потребность ТОРО: соответствующий склад ТОРО</w:delText>
        </w:r>
        <w:r w:rsidR="00EC5E95" w:rsidDel="00F5523B">
          <w:delText>.</w:delText>
        </w:r>
      </w:del>
    </w:p>
    <w:p w14:paraId="52025462" w14:textId="2663BE0A" w:rsidR="000D0A03" w:rsidRDefault="000D0A03" w:rsidP="000D0A03">
      <w:pPr>
        <w:ind w:firstLine="709"/>
      </w:pPr>
      <w:r>
        <w:t>Партия</w:t>
      </w:r>
      <w:ins w:id="991" w:author="Tukhbatov Ruslan" w:date="2020-04-20T10:41:00Z">
        <w:r w:rsidR="00F10429">
          <w:t>-получатель</w:t>
        </w:r>
      </w:ins>
      <w:r>
        <w:t xml:space="preserve">: </w:t>
      </w:r>
    </w:p>
    <w:p w14:paraId="3E6C238B" w14:textId="637DD046" w:rsidR="000D0A03" w:rsidRDefault="000D0A03" w:rsidP="00823682">
      <w:pPr>
        <w:pStyle w:val="afc"/>
        <w:numPr>
          <w:ilvl w:val="0"/>
          <w:numId w:val="140"/>
        </w:numPr>
      </w:pPr>
      <w:r>
        <w:t xml:space="preserve">в случае заправки собственного ТС в признак партии ГСМ </w:t>
      </w:r>
      <w:r w:rsidR="004D32B1">
        <w:t xml:space="preserve">«Гос. номер ТС» </w:t>
      </w:r>
      <w:ins w:id="992" w:author="Tukhbatov Ruslan" w:date="2020-04-20T10:37:00Z">
        <w:r w:rsidR="00935534">
          <w:t xml:space="preserve">автоматически </w:t>
        </w:r>
      </w:ins>
      <w:r>
        <w:t>вносится его госномер</w:t>
      </w:r>
      <w:ins w:id="993" w:author="Tukhbatov Ruslan" w:date="2020-04-20T10:37:00Z">
        <w:r w:rsidR="00935534">
          <w:t xml:space="preserve">, на основании госномера </w:t>
        </w:r>
      </w:ins>
      <w:ins w:id="994" w:author="Tukhbatov Ruslan" w:date="2020-04-20T10:41:00Z">
        <w:r w:rsidR="00F10429">
          <w:t>указанного в поле «Получатель»</w:t>
        </w:r>
      </w:ins>
      <w:r w:rsidR="004D32B1">
        <w:t>.</w:t>
      </w:r>
    </w:p>
    <w:p w14:paraId="559C7392" w14:textId="77777777" w:rsidR="000D0A03" w:rsidRDefault="000D0A03" w:rsidP="000D0A03">
      <w:pPr>
        <w:ind w:firstLine="709"/>
      </w:pPr>
      <w:r>
        <w:t>Количество:</w:t>
      </w:r>
    </w:p>
    <w:p w14:paraId="6E0A8D57" w14:textId="4CB50CFA" w:rsidR="000D0A03" w:rsidRDefault="000D0A03" w:rsidP="00823682">
      <w:pPr>
        <w:pStyle w:val="afc"/>
        <w:numPr>
          <w:ilvl w:val="0"/>
          <w:numId w:val="114"/>
        </w:numPr>
        <w:ind w:left="1418"/>
      </w:pPr>
      <w:r>
        <w:t>Вносится вручную на основании фактических данных</w:t>
      </w:r>
      <w:r w:rsidR="004D32B1">
        <w:t>;</w:t>
      </w:r>
    </w:p>
    <w:p w14:paraId="25DD32A0" w14:textId="4CDC89C6" w:rsidR="000D0A03" w:rsidRPr="00CF3E9A" w:rsidDel="00526DF7" w:rsidRDefault="000D0A03" w:rsidP="00823682">
      <w:pPr>
        <w:pStyle w:val="afc"/>
        <w:numPr>
          <w:ilvl w:val="0"/>
          <w:numId w:val="114"/>
        </w:numPr>
        <w:ind w:left="1418"/>
        <w:rPr>
          <w:del w:id="995" w:author="Tukhbatov Ruslan" w:date="2020-04-20T10:56:00Z"/>
        </w:rPr>
      </w:pPr>
      <w:del w:id="996" w:author="Tukhbatov Ruslan" w:date="2020-04-20T10:56:00Z">
        <w:r w:rsidDel="00526DF7">
          <w:delText>Для ГСМ переносится автоматически из системы Контур ГСМ</w:delText>
        </w:r>
        <w:r w:rsidR="004375D9" w:rsidDel="00526DF7">
          <w:delText xml:space="preserve"> (в случае ее использования)</w:delText>
        </w:r>
        <w:r w:rsidDel="00526DF7">
          <w:delText>.</w:delText>
        </w:r>
      </w:del>
    </w:p>
    <w:p w14:paraId="31EBECE2" w14:textId="77777777" w:rsidR="000D0A03" w:rsidRDefault="000D0A03" w:rsidP="000D0A03">
      <w:pPr>
        <w:ind w:firstLine="709"/>
      </w:pPr>
      <w:r>
        <w:t xml:space="preserve">В результате перемещения МТР на виртуальный склад в системе формируется </w:t>
      </w:r>
      <w:r w:rsidRPr="0018351D">
        <w:t>Документ материала</w:t>
      </w:r>
      <w:r>
        <w:t>, Бухгалтерский документ при этом не создается.</w:t>
      </w:r>
    </w:p>
    <w:p w14:paraId="173B0AFD" w14:textId="18C1C5FF" w:rsidR="008511DF" w:rsidRDefault="008511DF" w:rsidP="000D0A03">
      <w:pPr>
        <w:ind w:firstLine="709"/>
        <w:rPr>
          <w:ins w:id="997" w:author="Tukhbatov Ruslan" w:date="2020-04-20T10:47:00Z"/>
        </w:rPr>
      </w:pPr>
    </w:p>
    <w:p w14:paraId="5CD58B85" w14:textId="3AAC22E7" w:rsidR="0089520E" w:rsidRPr="0089520E" w:rsidRDefault="0089520E" w:rsidP="0089520E">
      <w:pPr>
        <w:ind w:firstLine="709"/>
        <w:rPr>
          <w:ins w:id="998" w:author="Tukhbatov Ruslan" w:date="2020-04-20T10:19:00Z"/>
          <w:b/>
          <w:rPrChange w:id="999" w:author="Tukhbatov Ruslan" w:date="2020-04-20T10:47:00Z">
            <w:rPr>
              <w:ins w:id="1000" w:author="Tukhbatov Ruslan" w:date="2020-04-20T10:19:00Z"/>
            </w:rPr>
          </w:rPrChange>
        </w:rPr>
      </w:pPr>
      <w:ins w:id="1001" w:author="Tukhbatov Ruslan" w:date="2020-04-20T10:47:00Z">
        <w:r w:rsidRPr="00365A27">
          <w:rPr>
            <w:b/>
          </w:rPr>
          <w:t xml:space="preserve">Заправка </w:t>
        </w:r>
        <w:r>
          <w:rPr>
            <w:b/>
          </w:rPr>
          <w:t>ТС КБЕ</w:t>
        </w:r>
        <w:r w:rsidRPr="00365A27">
          <w:rPr>
            <w:b/>
          </w:rPr>
          <w:t>.</w:t>
        </w:r>
      </w:ins>
    </w:p>
    <w:p w14:paraId="03DA7826" w14:textId="0F9B0A98" w:rsidR="00F463B8" w:rsidRPr="0089520E" w:rsidRDefault="00F463B8" w:rsidP="00F463B8">
      <w:pPr>
        <w:ind w:firstLine="709"/>
        <w:rPr>
          <w:ins w:id="1002" w:author="Tukhbatov Ruslan" w:date="2020-04-20T10:19:00Z"/>
        </w:rPr>
      </w:pPr>
      <w:ins w:id="1003" w:author="Tukhbatov Ruslan" w:date="2020-04-20T10:19:00Z">
        <w:r>
          <w:t xml:space="preserve">Вид движения: </w:t>
        </w:r>
      </w:ins>
      <w:ins w:id="1004" w:author="Tukhbatov Ruslan" w:date="2020-04-20T10:46:00Z">
        <w:r w:rsidR="0089520E">
          <w:rPr>
            <w:lang w:val="en-US"/>
          </w:rPr>
          <w:t>Z</w:t>
        </w:r>
        <w:r w:rsidR="0089520E" w:rsidRPr="0089520E">
          <w:rPr>
            <w:rPrChange w:id="1005" w:author="Tukhbatov Ruslan" w:date="2020-04-20T10:47:00Z">
              <w:rPr>
                <w:lang w:val="en-US"/>
              </w:rPr>
            </w:rPrChange>
          </w:rPr>
          <w:t>79</w:t>
        </w:r>
      </w:ins>
      <w:ins w:id="1006" w:author="Tukhbatov Ruslan" w:date="2020-04-20T10:47:00Z">
        <w:r w:rsidR="0089520E">
          <w:t xml:space="preserve"> - </w:t>
        </w:r>
        <w:r w:rsidR="0089520E" w:rsidRPr="0089520E">
          <w:t>Заправка ГСМ</w:t>
        </w:r>
      </w:ins>
    </w:p>
    <w:p w14:paraId="3E89FBD1" w14:textId="77777777" w:rsidR="0089520E" w:rsidRPr="00365A27" w:rsidRDefault="0089520E" w:rsidP="0089520E">
      <w:pPr>
        <w:ind w:firstLine="709"/>
        <w:rPr>
          <w:ins w:id="1007" w:author="Tukhbatov Ruslan" w:date="2020-04-20T10:46:00Z"/>
          <w:b/>
        </w:rPr>
      </w:pPr>
      <w:ins w:id="1008" w:author="Tukhbatov Ruslan" w:date="2020-04-20T10:46:00Z">
        <w:r w:rsidRPr="00365A27">
          <w:rPr>
            <w:b/>
          </w:rPr>
          <w:t>Обязательные поля для ввода:</w:t>
        </w:r>
      </w:ins>
    </w:p>
    <w:p w14:paraId="4E8E67CD" w14:textId="77777777" w:rsidR="0089520E" w:rsidRDefault="0089520E" w:rsidP="0089520E">
      <w:pPr>
        <w:ind w:firstLine="709"/>
        <w:rPr>
          <w:ins w:id="1009" w:author="Tukhbatov Ruslan" w:date="2020-04-20T10:46:00Z"/>
        </w:rPr>
      </w:pPr>
      <w:ins w:id="1010" w:author="Tukhbatov Ruslan" w:date="2020-04-20T10:46:00Z">
        <w:r>
          <w:t>МТР: вносится код МТР соответствующего ГСМ</w:t>
        </w:r>
      </w:ins>
    </w:p>
    <w:p w14:paraId="48310C5F" w14:textId="77777777" w:rsidR="0089520E" w:rsidRDefault="0089520E" w:rsidP="0089520E">
      <w:pPr>
        <w:ind w:firstLine="709"/>
        <w:rPr>
          <w:ins w:id="1011" w:author="Tukhbatov Ruslan" w:date="2020-04-20T10:46:00Z"/>
        </w:rPr>
      </w:pPr>
      <w:ins w:id="1012" w:author="Tukhbatov Ruslan" w:date="2020-04-20T10:46:00Z">
        <w:r>
          <w:t xml:space="preserve">Текст позиции: </w:t>
        </w:r>
      </w:ins>
    </w:p>
    <w:p w14:paraId="1CB47DBE" w14:textId="3C4F3A7D" w:rsidR="0089520E" w:rsidRDefault="0089520E" w:rsidP="0089520E">
      <w:pPr>
        <w:pStyle w:val="afc"/>
        <w:numPr>
          <w:ilvl w:val="0"/>
          <w:numId w:val="156"/>
        </w:numPr>
        <w:rPr>
          <w:ins w:id="1013" w:author="Tukhbatov Ruslan" w:date="2020-04-20T10:46:00Z"/>
        </w:rPr>
      </w:pPr>
      <w:ins w:id="1014" w:author="Tukhbatov Ruslan" w:date="2020-04-20T10:46:00Z">
        <w:r>
          <w:t xml:space="preserve">Указывается номер путевого листа.  </w:t>
        </w:r>
      </w:ins>
    </w:p>
    <w:p w14:paraId="5348A4B5" w14:textId="77777777" w:rsidR="0089520E" w:rsidRDefault="0089520E" w:rsidP="0089520E">
      <w:pPr>
        <w:ind w:firstLine="709"/>
        <w:rPr>
          <w:ins w:id="1015" w:author="Tukhbatov Ruslan" w:date="2020-04-20T10:46:00Z"/>
        </w:rPr>
      </w:pPr>
      <w:ins w:id="1016" w:author="Tukhbatov Ruslan" w:date="2020-04-20T10:46:00Z">
        <w:r>
          <w:t xml:space="preserve">Получатель: </w:t>
        </w:r>
      </w:ins>
    </w:p>
    <w:p w14:paraId="24E3A6EC" w14:textId="78427181" w:rsidR="0089520E" w:rsidRDefault="0089520E" w:rsidP="0089520E">
      <w:pPr>
        <w:pStyle w:val="afc"/>
        <w:numPr>
          <w:ilvl w:val="0"/>
          <w:numId w:val="156"/>
        </w:numPr>
        <w:rPr>
          <w:ins w:id="1017" w:author="Tukhbatov Ruslan" w:date="2020-04-20T10:46:00Z"/>
        </w:rPr>
      </w:pPr>
      <w:ins w:id="1018" w:author="Tukhbatov Ruslan" w:date="2020-04-20T10:46:00Z">
        <w:r>
          <w:t>Указывается номер транспортного средства.</w:t>
        </w:r>
      </w:ins>
    </w:p>
    <w:p w14:paraId="0447A41C" w14:textId="77777777" w:rsidR="0089520E" w:rsidRDefault="0089520E" w:rsidP="0089520E">
      <w:pPr>
        <w:ind w:firstLine="709"/>
        <w:rPr>
          <w:ins w:id="1019" w:author="Tukhbatov Ruslan" w:date="2020-04-20T10:46:00Z"/>
        </w:rPr>
      </w:pPr>
      <w:ins w:id="1020" w:author="Tukhbatov Ruslan" w:date="2020-04-20T10:46:00Z">
        <w:r>
          <w:t xml:space="preserve">Склад-отправитель: </w:t>
        </w:r>
      </w:ins>
    </w:p>
    <w:p w14:paraId="4B6F6A83" w14:textId="77777777" w:rsidR="0089520E" w:rsidRDefault="0089520E" w:rsidP="0089520E">
      <w:pPr>
        <w:pStyle w:val="afc"/>
        <w:numPr>
          <w:ilvl w:val="0"/>
          <w:numId w:val="156"/>
        </w:numPr>
        <w:rPr>
          <w:ins w:id="1021" w:author="Tukhbatov Ruslan" w:date="2020-04-20T10:46:00Z"/>
        </w:rPr>
      </w:pPr>
      <w:ins w:id="1022" w:author="Tukhbatov Ruslan" w:date="2020-04-20T10:46:00Z">
        <w:r>
          <w:t>Указывается склад АЗС, или виртуальный склад топливозаправщика.</w:t>
        </w:r>
      </w:ins>
    </w:p>
    <w:p w14:paraId="0C560C9A" w14:textId="77777777" w:rsidR="0089520E" w:rsidRDefault="0089520E" w:rsidP="0089520E">
      <w:pPr>
        <w:ind w:firstLine="709"/>
        <w:rPr>
          <w:ins w:id="1023" w:author="Tukhbatov Ruslan" w:date="2020-04-20T10:46:00Z"/>
        </w:rPr>
      </w:pPr>
      <w:ins w:id="1024" w:author="Tukhbatov Ruslan" w:date="2020-04-20T10:46:00Z">
        <w:r>
          <w:t>Партия-отправитель:</w:t>
        </w:r>
      </w:ins>
    </w:p>
    <w:p w14:paraId="5C2E1E79" w14:textId="77777777" w:rsidR="0089520E" w:rsidRDefault="0089520E" w:rsidP="0089520E">
      <w:pPr>
        <w:pStyle w:val="afc"/>
        <w:numPr>
          <w:ilvl w:val="0"/>
          <w:numId w:val="156"/>
        </w:numPr>
        <w:rPr>
          <w:ins w:id="1025" w:author="Tukhbatov Ruslan" w:date="2020-04-20T10:46:00Z"/>
        </w:rPr>
      </w:pPr>
      <w:ins w:id="1026" w:author="Tukhbatov Ruslan" w:date="2020-04-20T10:46:00Z">
        <w:r>
          <w:t>Указывается автоматически на основании заполненного склада-отправителя.</w:t>
        </w:r>
      </w:ins>
    </w:p>
    <w:p w14:paraId="59673A0E" w14:textId="77777777" w:rsidR="0089520E" w:rsidRDefault="0089520E" w:rsidP="0089520E">
      <w:pPr>
        <w:ind w:firstLine="709"/>
        <w:rPr>
          <w:ins w:id="1027" w:author="Tukhbatov Ruslan" w:date="2020-04-20T10:46:00Z"/>
        </w:rPr>
      </w:pPr>
      <w:ins w:id="1028" w:author="Tukhbatov Ruslan" w:date="2020-04-20T10:46:00Z">
        <w:r>
          <w:t>Количество:</w:t>
        </w:r>
      </w:ins>
    </w:p>
    <w:p w14:paraId="682B03CD" w14:textId="77777777" w:rsidR="0089520E" w:rsidRDefault="0089520E" w:rsidP="0089520E">
      <w:pPr>
        <w:pStyle w:val="afc"/>
        <w:numPr>
          <w:ilvl w:val="0"/>
          <w:numId w:val="114"/>
        </w:numPr>
        <w:ind w:left="1418"/>
        <w:rPr>
          <w:ins w:id="1029" w:author="Tukhbatov Ruslan" w:date="2020-04-20T10:46:00Z"/>
        </w:rPr>
      </w:pPr>
      <w:ins w:id="1030" w:author="Tukhbatov Ruslan" w:date="2020-04-20T10:46:00Z">
        <w:r>
          <w:t>Вносится вручную на основании фактических данных;</w:t>
        </w:r>
      </w:ins>
    </w:p>
    <w:p w14:paraId="3C1916C4" w14:textId="77777777" w:rsidR="0089520E" w:rsidRDefault="0089520E" w:rsidP="0089520E">
      <w:pPr>
        <w:ind w:firstLine="709"/>
        <w:rPr>
          <w:ins w:id="1031" w:author="Tukhbatov Ruslan" w:date="2020-04-20T10:46:00Z"/>
        </w:rPr>
      </w:pPr>
      <w:ins w:id="1032" w:author="Tukhbatov Ruslan" w:date="2020-04-20T10:46:00Z">
        <w:r>
          <w:t xml:space="preserve">В результате перемещения МТР на виртуальный склад в системе формируется </w:t>
        </w:r>
        <w:r w:rsidRPr="0018351D">
          <w:t>Документ материала</w:t>
        </w:r>
        <w:r>
          <w:t>, Бухгалтерский документ при этом не создается.</w:t>
        </w:r>
      </w:ins>
    </w:p>
    <w:p w14:paraId="76212778" w14:textId="3E93E216" w:rsidR="00F463B8" w:rsidRDefault="00F463B8" w:rsidP="000D0A03">
      <w:pPr>
        <w:ind w:firstLine="709"/>
        <w:rPr>
          <w:ins w:id="1033" w:author="Tukhbatov Ruslan" w:date="2020-04-20T10:19:00Z"/>
        </w:rPr>
      </w:pPr>
    </w:p>
    <w:p w14:paraId="3433EF90" w14:textId="33657480" w:rsidR="0089520E" w:rsidRDefault="0089520E" w:rsidP="000D0A03">
      <w:pPr>
        <w:ind w:firstLine="709"/>
        <w:rPr>
          <w:ins w:id="1034" w:author="Tukhbatov Ruslan" w:date="2020-04-20T12:25:00Z"/>
        </w:rPr>
      </w:pPr>
      <w:ins w:id="1035" w:author="Tukhbatov Ruslan" w:date="2020-04-20T10:48:00Z">
        <w:r>
          <w:t>Для всех случаев, является обязательным</w:t>
        </w:r>
      </w:ins>
      <w:ins w:id="1036" w:author="Tukhbatov Ruslan" w:date="2020-04-20T10:53:00Z">
        <w:r>
          <w:t xml:space="preserve"> заполнение поля «Текст заголовка документа»</w:t>
        </w:r>
      </w:ins>
      <w:ins w:id="1037" w:author="Tukhbatov Ruslan" w:date="2020-04-20T10:56:00Z">
        <w:r>
          <w:t>, для указания плотности ГСМ.</w:t>
        </w:r>
      </w:ins>
    </w:p>
    <w:p w14:paraId="26000385" w14:textId="6FD8127B" w:rsidR="00F463B8" w:rsidRDefault="00F463B8">
      <w:pPr>
        <w:rPr>
          <w:ins w:id="1038" w:author="Tukhbatov Ruslan" w:date="2020-04-20T12:24:00Z"/>
        </w:rPr>
        <w:pPrChange w:id="1039" w:author="Tukhbatov Ruslan" w:date="2020-04-20T12:29:00Z">
          <w:pPr>
            <w:ind w:firstLine="709"/>
          </w:pPr>
        </w:pPrChange>
      </w:pPr>
    </w:p>
    <w:p w14:paraId="00B8B0D3" w14:textId="77777777" w:rsidR="00835185" w:rsidRDefault="00835185" w:rsidP="000D0A03">
      <w:pPr>
        <w:ind w:firstLine="709"/>
        <w:rPr>
          <w:ins w:id="1040" w:author="Tukhbatov Ruslan" w:date="2020-04-20T10:19:00Z"/>
        </w:rPr>
      </w:pPr>
    </w:p>
    <w:p w14:paraId="291EBBC9" w14:textId="77777777" w:rsidR="00F463B8" w:rsidRPr="000D0A03" w:rsidRDefault="00F463B8" w:rsidP="000D0A03">
      <w:pPr>
        <w:ind w:firstLine="709"/>
      </w:pPr>
    </w:p>
    <w:p w14:paraId="5A30FFBC" w14:textId="11C8D058" w:rsidR="000D0A03" w:rsidRPr="000D0A03" w:rsidRDefault="000D0A03" w:rsidP="000D0A03">
      <w:pPr>
        <w:ind w:firstLine="708"/>
        <w:rPr>
          <w:b/>
        </w:rPr>
      </w:pPr>
      <w:r w:rsidRPr="000D0A03">
        <w:rPr>
          <w:b/>
        </w:rPr>
        <w:t xml:space="preserve">При заправке с </w:t>
      </w:r>
      <w:r w:rsidR="00BF58A8">
        <w:rPr>
          <w:b/>
        </w:rPr>
        <w:t>топливозаправщика</w:t>
      </w:r>
      <w:r w:rsidRPr="000D0A03">
        <w:rPr>
          <w:b/>
        </w:rPr>
        <w:t>:</w:t>
      </w:r>
    </w:p>
    <w:p w14:paraId="24CFBB32" w14:textId="14611710" w:rsidR="000D0A03" w:rsidRPr="000D0A03" w:rsidRDefault="000D0A03" w:rsidP="000D0A03">
      <w:pPr>
        <w:ind w:firstLine="709"/>
      </w:pPr>
      <w:r w:rsidRPr="000D0A03">
        <w:t xml:space="preserve">По завершении смены водитель </w:t>
      </w:r>
      <w:r w:rsidR="00BF58A8">
        <w:t>топливозаправщика</w:t>
      </w:r>
      <w:r w:rsidRPr="000D0A03">
        <w:t xml:space="preserve"> привозит «Ведомость на заправку ГСМ автотранспорта, горной техники /оборудования», сдаёт оператору склада ГСМ. Оператор склада ГСМ фиксирует в сменном отчете, какой был остаток в </w:t>
      </w:r>
      <w:r w:rsidR="00BF58A8">
        <w:t>топливозаправщике</w:t>
      </w:r>
      <w:r w:rsidRPr="000D0A03">
        <w:t xml:space="preserve"> на начало смены, какое количество ГСМ было залито и выдано, сколько осталось на конец смены и показания счетчиков.</w:t>
      </w:r>
    </w:p>
    <w:p w14:paraId="407E1282" w14:textId="51457EF9" w:rsidR="00EF1EDB" w:rsidRDefault="000D0A03" w:rsidP="00EF1EDB">
      <w:pPr>
        <w:ind w:firstLine="709"/>
        <w:rPr>
          <w:ins w:id="1041" w:author="Tukhbatov Ruslan" w:date="2020-04-20T12:38:00Z"/>
        </w:rPr>
      </w:pPr>
      <w:r w:rsidRPr="000D0A03">
        <w:t xml:space="preserve">Далее сопроводительные документы (ВН-3-НП, Ведомость на заправку ГСМ автотранспорта, горной техники /оборудования, Сменный отчет) раз в 5 дней сдаются в ПТО </w:t>
      </w:r>
      <w:r w:rsidRPr="000D0A03">
        <w:lastRenderedPageBreak/>
        <w:t>«Полюс Логистики», где производится сверка по выданному топливу. После этого формируется МХ-3 по проведённым заправкам КБЕ (сверенным объемам) и передаётся в МФЦ</w:t>
      </w:r>
      <w:r w:rsidR="00096A79">
        <w:t xml:space="preserve">, где формируется </w:t>
      </w:r>
      <w:r w:rsidRPr="000D0A03">
        <w:t>документ реализации хранения и выставляет</w:t>
      </w:r>
      <w:r w:rsidR="00096A79">
        <w:t>ся</w:t>
      </w:r>
      <w:r w:rsidRPr="000D0A03">
        <w:t xml:space="preserve"> КБЕ.</w:t>
      </w:r>
    </w:p>
    <w:p w14:paraId="7224EC9F" w14:textId="605B4550" w:rsidR="00EF1EDB" w:rsidRDefault="00EF1EDB" w:rsidP="00EF1EDB">
      <w:pPr>
        <w:ind w:firstLine="709"/>
      </w:pPr>
      <w:ins w:id="1042" w:author="Tukhbatov Ruslan" w:date="2020-04-20T12:39:00Z">
        <w:r>
          <w:t>Для отражения поступления топлива</w:t>
        </w:r>
      </w:ins>
      <w:ins w:id="1043" w:author="Tukhbatov Ruslan" w:date="2020-04-20T13:37:00Z">
        <w:r w:rsidR="0036083F">
          <w:t xml:space="preserve"> в системе УПП КБЕ, </w:t>
        </w:r>
      </w:ins>
      <w:ins w:id="1044" w:author="Tukhbatov Ruslan" w:date="2020-04-20T13:41:00Z">
        <w:r w:rsidR="0036083F">
          <w:t xml:space="preserve">из системы </w:t>
        </w:r>
      </w:ins>
      <w:ins w:id="1045" w:author="Tukhbatov Ruslan" w:date="2020-04-20T13:42:00Z">
        <w:r w:rsidR="0036083F">
          <w:t xml:space="preserve">выгружается реестр заправочных ведомостей с использованием </w:t>
        </w:r>
        <w:r w:rsidR="0036083F" w:rsidRPr="00D6528F">
          <w:t>выгрузки заправочных ведомостей в Excel с учетом перекодировки кода ЕК МТР из КГ в Т - для последующей загрузки Excel в 1С УПП КБЕ.</w:t>
        </w:r>
        <w:r w:rsidR="0036083F">
          <w:t xml:space="preserve"> Детальная реализация описана в ФС </w:t>
        </w:r>
        <w:r w:rsidR="0036083F" w:rsidRPr="00D6528F">
          <w:t xml:space="preserve">MM121 </w:t>
        </w:r>
        <w:r w:rsidR="0036083F">
          <w:t>«</w:t>
        </w:r>
        <w:r w:rsidR="0036083F" w:rsidRPr="00D6528F">
          <w:t>Заправочная ведомость</w:t>
        </w:r>
        <w:r w:rsidR="0036083F">
          <w:t>». Данный реестр загружается в целевую систему УПП КБЕ, для загрузки и отражения поступления по заправкам.</w:t>
        </w:r>
      </w:ins>
    </w:p>
    <w:p w14:paraId="6947010C" w14:textId="77777777" w:rsidR="00494F94" w:rsidRPr="000D0A03" w:rsidRDefault="00494F94" w:rsidP="000D0A03">
      <w:pPr>
        <w:ind w:firstLine="709"/>
      </w:pPr>
    </w:p>
    <w:p w14:paraId="710F6226" w14:textId="04E56564" w:rsidR="000D0A03" w:rsidRPr="000D0A03" w:rsidRDefault="000D0A03" w:rsidP="000D0A03">
      <w:pPr>
        <w:ind w:firstLine="708"/>
        <w:rPr>
          <w:b/>
        </w:rPr>
      </w:pPr>
      <w:r w:rsidRPr="000D0A03">
        <w:rPr>
          <w:b/>
        </w:rPr>
        <w:t>При заправке с АЗС (КАЗС):</w:t>
      </w:r>
    </w:p>
    <w:p w14:paraId="76353932" w14:textId="77777777" w:rsidR="000D0A03" w:rsidRPr="000D0A03" w:rsidRDefault="000D0A03" w:rsidP="000D0A03">
      <w:pPr>
        <w:ind w:firstLine="709"/>
      </w:pPr>
      <w:r w:rsidRPr="000D0A03">
        <w:t>Сопроводительные документы (ВН-3-НП, Ведомость учёта выдачи ГСМ) раз в 5 дней сдаются в ПТО «Полюс Логистики», где производится сверка по выданному топливу в разрезе выданного с ответхранения (сверка с ПТО подразделений КБЕ ЦТТ, ЦБА) + сверка по заправкам техники Полюс Логистики (свои заправки) + сверка по заправкам внешних контрагентов (в том числе группы «Полюс», кроме КБЕ).</w:t>
      </w:r>
    </w:p>
    <w:p w14:paraId="72E03ADB" w14:textId="77777777" w:rsidR="000D0A03" w:rsidRPr="000D0A03" w:rsidRDefault="000D0A03" w:rsidP="000D0A03">
      <w:pPr>
        <w:ind w:firstLine="709"/>
      </w:pPr>
      <w:r w:rsidRPr="000D0A03">
        <w:t>После этого специалистами ПТО «Полюс Логистики»:</w:t>
      </w:r>
    </w:p>
    <w:p w14:paraId="1F3EE1F7" w14:textId="7A08300C" w:rsidR="000D0A03" w:rsidRDefault="000D0A03" w:rsidP="00823682">
      <w:pPr>
        <w:pStyle w:val="afc"/>
        <w:numPr>
          <w:ilvl w:val="0"/>
          <w:numId w:val="142"/>
        </w:numPr>
        <w:rPr>
          <w:ins w:id="1046" w:author="Tukhbatov Ruslan" w:date="2020-04-20T12:43:00Z"/>
        </w:rPr>
      </w:pPr>
      <w:r w:rsidRPr="000D0A03">
        <w:t>по проведенным заправкам КБЕ: печатается форма МХ-3 (по сверенным объемам), реестры заправок, подписанные с двух сторон (КБЕ/«Полюс Логистика»), формируется и подписывается «Справка о стоимости ТМЦ, работ, услуг», данный пакет документов передается в МФЦ раз в 10 дней</w:t>
      </w:r>
      <w:ins w:id="1047" w:author="Tukhbatov Ruslan" w:date="2020-04-20T12:43:00Z">
        <w:r w:rsidR="00EF1EDB">
          <w:t>.</w:t>
        </w:r>
      </w:ins>
    </w:p>
    <w:p w14:paraId="272842B5" w14:textId="16706EF1" w:rsidR="00EF1EDB" w:rsidRPr="000D0A03" w:rsidRDefault="00EF1EDB" w:rsidP="00D6528F">
      <w:pPr>
        <w:pStyle w:val="afc"/>
        <w:numPr>
          <w:ilvl w:val="0"/>
          <w:numId w:val="142"/>
        </w:numPr>
      </w:pPr>
      <w:ins w:id="1048" w:author="Tukhbatov Ruslan" w:date="2020-04-20T12:43:00Z">
        <w:r>
          <w:t xml:space="preserve">В системе формируется реестр </w:t>
        </w:r>
      </w:ins>
      <w:ins w:id="1049" w:author="Tukhbatov Ruslan" w:date="2020-04-20T12:56:00Z">
        <w:r w:rsidR="00D6528F">
          <w:t>заправочных ведомостей</w:t>
        </w:r>
      </w:ins>
      <w:ins w:id="1050" w:author="Tukhbatov Ruslan" w:date="2020-04-20T12:57:00Z">
        <w:r w:rsidR="00D6528F">
          <w:t xml:space="preserve"> с использованием</w:t>
        </w:r>
      </w:ins>
      <w:ins w:id="1051" w:author="Tukhbatov Ruslan" w:date="2020-04-20T12:56:00Z">
        <w:r w:rsidR="00D6528F">
          <w:t xml:space="preserve"> </w:t>
        </w:r>
      </w:ins>
      <w:ins w:id="1052" w:author="Tukhbatov Ruslan" w:date="2020-04-20T12:57:00Z">
        <w:r w:rsidR="00D6528F" w:rsidRPr="00D6528F">
          <w:t>выгрузки заправочных ведомостей в Excel с учетом перекодировки кода ЕК МТР из КГ в Т - для последующей загрузки Excel в 1С УПП КБЕ.</w:t>
        </w:r>
      </w:ins>
      <w:ins w:id="1053" w:author="Tukhbatov Ruslan" w:date="2020-04-20T12:58:00Z">
        <w:r w:rsidR="00D6528F">
          <w:t xml:space="preserve"> Детальная реализация описана в ФС </w:t>
        </w:r>
        <w:r w:rsidR="00D6528F" w:rsidRPr="00D6528F">
          <w:t xml:space="preserve">MM121 </w:t>
        </w:r>
      </w:ins>
      <w:ins w:id="1054" w:author="Tukhbatov Ruslan" w:date="2020-04-20T13:00:00Z">
        <w:r w:rsidR="00D6528F">
          <w:t>«</w:t>
        </w:r>
      </w:ins>
      <w:ins w:id="1055" w:author="Tukhbatov Ruslan" w:date="2020-04-20T12:58:00Z">
        <w:r w:rsidR="00D6528F" w:rsidRPr="00D6528F">
          <w:t>Заправочная ведомость</w:t>
        </w:r>
      </w:ins>
      <w:ins w:id="1056" w:author="Tukhbatov Ruslan" w:date="2020-04-20T13:00:00Z">
        <w:r w:rsidR="00D6528F">
          <w:t>»</w:t>
        </w:r>
      </w:ins>
      <w:ins w:id="1057" w:author="Tukhbatov Ruslan" w:date="2020-04-20T12:58:00Z">
        <w:r w:rsidR="00D6528F">
          <w:t>.</w:t>
        </w:r>
      </w:ins>
      <w:ins w:id="1058" w:author="Tukhbatov Ruslan" w:date="2020-04-20T13:03:00Z">
        <w:r w:rsidR="006C35E1">
          <w:t xml:space="preserve"> </w:t>
        </w:r>
      </w:ins>
      <w:ins w:id="1059" w:author="Tukhbatov Ruslan" w:date="2020-04-20T13:07:00Z">
        <w:r w:rsidR="006C35E1">
          <w:t>Данный реестр загружается в целевую систему УПП КБЕ, для загрузки и отражения поступления по заправкам.</w:t>
        </w:r>
      </w:ins>
    </w:p>
    <w:p w14:paraId="4A6F84B1" w14:textId="1A85F216" w:rsidR="000D0A03" w:rsidRPr="000D0A03" w:rsidRDefault="000D0A03" w:rsidP="00823682">
      <w:pPr>
        <w:pStyle w:val="afc"/>
        <w:numPr>
          <w:ilvl w:val="0"/>
          <w:numId w:val="142"/>
        </w:numPr>
      </w:pPr>
      <w:r w:rsidRPr="000D0A03">
        <w:t xml:space="preserve">по собственным заправкам проводится списание топлива, </w:t>
      </w:r>
      <w:del w:id="1060" w:author="Tukhbatov Ruslan" w:date="2020-04-20T16:35:00Z">
        <w:r w:rsidRPr="000D0A03" w:rsidDel="009E7275">
          <w:delText>формируя требование-накладную в разрезе автоколонн, сканируются заправочные ведомости, данный пакет документов передается в МФЦ раз в 10 дней</w:delText>
        </w:r>
      </w:del>
      <w:ins w:id="1061" w:author="Tukhbatov Ruslan" w:date="2020-04-20T16:35:00Z">
        <w:r w:rsidR="009E7275">
          <w:t>на основании данных путевого листа.</w:t>
        </w:r>
      </w:ins>
    </w:p>
    <w:p w14:paraId="33424A7A" w14:textId="6BBF9104" w:rsidR="000D0A03" w:rsidRDefault="000D0A03" w:rsidP="00823682">
      <w:pPr>
        <w:pStyle w:val="afc"/>
        <w:numPr>
          <w:ilvl w:val="0"/>
          <w:numId w:val="142"/>
        </w:numPr>
        <w:rPr>
          <w:ins w:id="1062" w:author="Tukhbatov Ruslan" w:date="2020-04-20T13:07:00Z"/>
        </w:rPr>
      </w:pPr>
      <w:r w:rsidRPr="000D0A03">
        <w:t>по заправкам внешних контрагентов формируется «Отчет о выдаче горюче-смазочных материалов сторонним организациям» в разрезе контрагента/выданного топлива, формируется и подписывается «Справка о стоимости ТМЦ, работ, услуг», заправочные ведомости, данный пакет документов передается в МФЦ раз в 10 дней</w:t>
      </w:r>
    </w:p>
    <w:p w14:paraId="38B9C1DF" w14:textId="77777777" w:rsidR="006C35E1" w:rsidRDefault="006C35E1">
      <w:pPr>
        <w:rPr>
          <w:ins w:id="1063" w:author="Tukhbatov Ruslan" w:date="2020-04-20T13:07:00Z"/>
        </w:rPr>
        <w:pPrChange w:id="1064" w:author="Tukhbatov Ruslan" w:date="2020-04-20T13:07:00Z">
          <w:pPr>
            <w:pStyle w:val="afc"/>
            <w:numPr>
              <w:numId w:val="142"/>
            </w:numPr>
            <w:ind w:left="1429" w:hanging="360"/>
          </w:pPr>
        </w:pPrChange>
      </w:pPr>
    </w:p>
    <w:p w14:paraId="1E599AF8" w14:textId="540A158E" w:rsidR="006C35E1" w:rsidRDefault="006C35E1">
      <w:pPr>
        <w:ind w:firstLine="708"/>
        <w:rPr>
          <w:ins w:id="1065" w:author="Tukhbatov Ruslan" w:date="2020-04-20T14:02:00Z"/>
          <w:b/>
        </w:rPr>
        <w:pPrChange w:id="1066" w:author="Tukhbatov Ruslan" w:date="2020-04-20T13:09:00Z">
          <w:pPr>
            <w:pStyle w:val="afc"/>
            <w:numPr>
              <w:numId w:val="142"/>
            </w:numPr>
            <w:ind w:left="1429" w:hanging="360"/>
          </w:pPr>
        </w:pPrChange>
      </w:pPr>
      <w:ins w:id="1067" w:author="Tukhbatov Ruslan" w:date="2020-04-20T13:07:00Z">
        <w:r w:rsidRPr="006C35E1">
          <w:rPr>
            <w:b/>
            <w:rPrChange w:id="1068" w:author="Tukhbatov Ruslan" w:date="2020-04-20T13:09:00Z">
              <w:rPr/>
            </w:rPrChange>
          </w:rPr>
          <w:t>При отражении выдачи масел и смазок с ответственного хранения:</w:t>
        </w:r>
      </w:ins>
    </w:p>
    <w:p w14:paraId="21E9D9F4" w14:textId="1B4A2963" w:rsidR="00514F00" w:rsidRPr="00514F00" w:rsidRDefault="00514F00" w:rsidP="009257C6">
      <w:pPr>
        <w:pStyle w:val="afc"/>
        <w:numPr>
          <w:ilvl w:val="0"/>
          <w:numId w:val="142"/>
        </w:numPr>
        <w:rPr>
          <w:ins w:id="1069" w:author="Tukhbatov Ruslan" w:date="2020-04-20T13:09:00Z"/>
          <w:rPrChange w:id="1070" w:author="Tukhbatov Ruslan" w:date="2020-04-20T14:03:00Z">
            <w:rPr>
              <w:ins w:id="1071" w:author="Tukhbatov Ruslan" w:date="2020-04-20T13:09:00Z"/>
              <w:b/>
            </w:rPr>
          </w:rPrChange>
        </w:rPr>
      </w:pPr>
      <w:ins w:id="1072" w:author="Tukhbatov Ruslan" w:date="2020-04-20T14:02:00Z">
        <w:r>
          <w:t>по проведенным документам выдачи с ответственного хранения в системе</w:t>
        </w:r>
      </w:ins>
      <w:ins w:id="1073" w:author="Tukhbatov Ruslan" w:date="2020-04-20T14:04:00Z">
        <w:r>
          <w:t>, при формировании документа МХ-3,</w:t>
        </w:r>
      </w:ins>
      <w:ins w:id="1074" w:author="Tukhbatov Ruslan" w:date="2020-04-20T14:02:00Z">
        <w:r>
          <w:t xml:space="preserve"> инициируется передача </w:t>
        </w:r>
        <w:r w:rsidRPr="00912397">
          <w:rPr>
            <w:rPrChange w:id="1075" w:author="Tukhbatov Ruslan" w:date="2020-04-20T14:13:00Z">
              <w:rPr>
                <w:lang w:val="en-US"/>
              </w:rPr>
            </w:rPrChange>
          </w:rPr>
          <w:t>XML</w:t>
        </w:r>
        <w:r>
          <w:t>-</w:t>
        </w:r>
      </w:ins>
      <w:ins w:id="1076" w:author="Tukhbatov Ruslan" w:date="2020-04-20T14:03:00Z">
        <w:r>
          <w:t>сообщения в систему</w:t>
        </w:r>
      </w:ins>
      <w:ins w:id="1077" w:author="Tukhbatov Ruslan" w:date="2020-04-20T14:04:00Z">
        <w:r>
          <w:t xml:space="preserve"> АСУ ЭДО, на основании которого в системе УПП КБЕ может отражаться поступление соответствующего запаса.</w:t>
        </w:r>
      </w:ins>
      <w:ins w:id="1078" w:author="Tukhbatov Ruslan" w:date="2020-04-20T17:09:00Z">
        <w:r w:rsidR="009257C6">
          <w:t xml:space="preserve"> Подробная реализация описана в ФС </w:t>
        </w:r>
        <w:r w:rsidR="009257C6">
          <w:rPr>
            <w:lang w:val="en-US"/>
          </w:rPr>
          <w:t>MM</w:t>
        </w:r>
        <w:r w:rsidR="009257C6" w:rsidRPr="009257C6">
          <w:rPr>
            <w:rPrChange w:id="1079" w:author="Tukhbatov Ruslan" w:date="2020-04-20T17:09:00Z">
              <w:rPr>
                <w:lang w:val="en-US"/>
              </w:rPr>
            </w:rPrChange>
          </w:rPr>
          <w:t xml:space="preserve">124 Создание выходного документа для передачи </w:t>
        </w:r>
        <w:r w:rsidR="009257C6" w:rsidRPr="009257C6">
          <w:rPr>
            <w:lang w:val="en-US"/>
          </w:rPr>
          <w:t>MX</w:t>
        </w:r>
        <w:r w:rsidR="009257C6" w:rsidRPr="009257C6">
          <w:rPr>
            <w:rPrChange w:id="1080" w:author="Tukhbatov Ruslan" w:date="2020-04-20T17:09:00Z">
              <w:rPr>
                <w:lang w:val="en-US"/>
              </w:rPr>
            </w:rPrChange>
          </w:rPr>
          <w:t xml:space="preserve">-3 в 1С УПП КБЕ при помощи </w:t>
        </w:r>
        <w:r w:rsidR="009257C6" w:rsidRPr="009257C6">
          <w:rPr>
            <w:lang w:val="en-US"/>
          </w:rPr>
          <w:t>XML</w:t>
        </w:r>
        <w:r w:rsidR="009257C6" w:rsidRPr="009257C6">
          <w:rPr>
            <w:rPrChange w:id="1081" w:author="Tukhbatov Ruslan" w:date="2020-04-20T17:09:00Z">
              <w:rPr>
                <w:lang w:val="en-US"/>
              </w:rPr>
            </w:rPrChange>
          </w:rPr>
          <w:t xml:space="preserve"> через  АСУ ЭДО</w:t>
        </w:r>
      </w:ins>
      <w:ins w:id="1082" w:author="Tukhbatov Ruslan" w:date="2020-04-20T17:10:00Z">
        <w:r w:rsidR="009257C6" w:rsidRPr="009B1D3D">
          <w:rPr>
            <w:rPrChange w:id="1083" w:author="Tukhbatov Ruslan" w:date="2020-04-20T17:10:00Z">
              <w:rPr>
                <w:lang w:val="en-US"/>
              </w:rPr>
            </w:rPrChange>
          </w:rPr>
          <w:t>.</w:t>
        </w:r>
      </w:ins>
    </w:p>
    <w:p w14:paraId="0BE92E46" w14:textId="77777777" w:rsidR="006C35E1" w:rsidRPr="006C35E1" w:rsidRDefault="006C35E1">
      <w:pPr>
        <w:ind w:firstLine="708"/>
        <w:rPr>
          <w:b/>
          <w:rPrChange w:id="1084" w:author="Tukhbatov Ruslan" w:date="2020-04-20T13:09:00Z">
            <w:rPr/>
          </w:rPrChange>
        </w:rPr>
        <w:pPrChange w:id="1085" w:author="Tukhbatov Ruslan" w:date="2020-04-20T13:09:00Z">
          <w:pPr>
            <w:pStyle w:val="afc"/>
            <w:numPr>
              <w:numId w:val="142"/>
            </w:numPr>
            <w:ind w:left="1429" w:hanging="360"/>
          </w:pPr>
        </w:pPrChange>
      </w:pPr>
    </w:p>
    <w:p w14:paraId="794F0AE8" w14:textId="77777777" w:rsidR="0011133A" w:rsidRDefault="0011133A" w:rsidP="000D0A03">
      <w:pPr>
        <w:ind w:firstLine="709"/>
        <w:rPr>
          <w:b/>
        </w:rPr>
      </w:pPr>
    </w:p>
    <w:p w14:paraId="7667D53E" w14:textId="37AF18ED" w:rsidR="000D0A03" w:rsidRPr="000D0A03" w:rsidRDefault="000D0A03" w:rsidP="000D0A03">
      <w:pPr>
        <w:ind w:firstLine="709"/>
        <w:rPr>
          <w:b/>
        </w:rPr>
      </w:pPr>
      <w:del w:id="1086" w:author="Tukhbatov Ruslan" w:date="2020-04-20T11:34:00Z">
        <w:r w:rsidRPr="000D0A03" w:rsidDel="00746FD1">
          <w:rPr>
            <w:b/>
          </w:rPr>
          <w:delText>МФЦ п</w:delText>
        </w:r>
      </w:del>
      <w:ins w:id="1087" w:author="Tukhbatov Ruslan" w:date="2020-04-20T11:34:00Z">
        <w:r w:rsidR="00746FD1">
          <w:rPr>
            <w:b/>
          </w:rPr>
          <w:t>П</w:t>
        </w:r>
      </w:ins>
      <w:r w:rsidRPr="000D0A03">
        <w:rPr>
          <w:b/>
        </w:rPr>
        <w:t xml:space="preserve">о получении от </w:t>
      </w:r>
      <w:del w:id="1088" w:author="Tukhbatov Ruslan" w:date="2020-04-20T16:35:00Z">
        <w:r w:rsidRPr="000D0A03" w:rsidDel="009E7275">
          <w:rPr>
            <w:b/>
          </w:rPr>
          <w:delText xml:space="preserve">ПТО </w:delText>
        </w:r>
      </w:del>
      <w:r w:rsidRPr="000D0A03">
        <w:rPr>
          <w:b/>
        </w:rPr>
        <w:t xml:space="preserve">Полюс Логистики документов:  </w:t>
      </w:r>
    </w:p>
    <w:p w14:paraId="086C9626" w14:textId="5079257A" w:rsidR="000D0A03" w:rsidRPr="000D0A03" w:rsidRDefault="009E7275" w:rsidP="00823682">
      <w:pPr>
        <w:pStyle w:val="afc"/>
        <w:numPr>
          <w:ilvl w:val="0"/>
          <w:numId w:val="143"/>
        </w:numPr>
      </w:pPr>
      <w:ins w:id="1089" w:author="Tukhbatov Ruslan" w:date="2020-04-20T16:35:00Z">
        <w:r>
          <w:t xml:space="preserve">ПТО </w:t>
        </w:r>
      </w:ins>
      <w:r w:rsidR="000D0A03" w:rsidRPr="000D0A03">
        <w:t>по проведенным заправкам КБЕ производит сверку документов и формирует документы реализации услуги ОХ/реализации топлива (если заправка проходила топливом «Полюс Логистики»)</w:t>
      </w:r>
      <w:r w:rsidR="000D0A03">
        <w:t>;</w:t>
      </w:r>
    </w:p>
    <w:p w14:paraId="48C8F590" w14:textId="1A99FEAA" w:rsidR="000D0A03" w:rsidRPr="000D0A03" w:rsidRDefault="009E7275" w:rsidP="00823682">
      <w:pPr>
        <w:pStyle w:val="afc"/>
        <w:numPr>
          <w:ilvl w:val="0"/>
          <w:numId w:val="143"/>
        </w:numPr>
      </w:pPr>
      <w:ins w:id="1090" w:author="Tukhbatov Ruslan" w:date="2020-04-20T16:36:00Z">
        <w:r>
          <w:lastRenderedPageBreak/>
          <w:t xml:space="preserve">ПТО </w:t>
        </w:r>
      </w:ins>
      <w:r w:rsidR="000D0A03" w:rsidRPr="000D0A03">
        <w:t>по собственным заправкам производит проверку документов и списание топлива</w:t>
      </w:r>
      <w:r w:rsidR="000D0A03">
        <w:t>;</w:t>
      </w:r>
    </w:p>
    <w:p w14:paraId="60817345" w14:textId="071FD4ED" w:rsidR="000D0A03" w:rsidRPr="000D0A03" w:rsidRDefault="009E7275" w:rsidP="00823682">
      <w:pPr>
        <w:pStyle w:val="afc"/>
        <w:numPr>
          <w:ilvl w:val="0"/>
          <w:numId w:val="143"/>
        </w:numPr>
      </w:pPr>
      <w:ins w:id="1091" w:author="Tukhbatov Ruslan" w:date="2020-04-20T16:36:00Z">
        <w:r>
          <w:t xml:space="preserve">Кураторы договора по реализации </w:t>
        </w:r>
      </w:ins>
      <w:r w:rsidR="000D0A03" w:rsidRPr="000D0A03">
        <w:t>по заправкам внешних контрагентов производит проверку документов и выставление реализации контрагентам</w:t>
      </w:r>
      <w:r w:rsidR="000D0A03">
        <w:t>.</w:t>
      </w:r>
    </w:p>
    <w:p w14:paraId="1461B319" w14:textId="77777777" w:rsidR="00AF3A3F" w:rsidRDefault="00AF3A3F" w:rsidP="0014423A">
      <w:pPr>
        <w:ind w:firstLine="709"/>
      </w:pPr>
    </w:p>
    <w:p w14:paraId="60AB6606" w14:textId="2C8D23D0" w:rsidR="00D900AD" w:rsidRDefault="00D900AD" w:rsidP="00D900AD">
      <w:pPr>
        <w:ind w:firstLine="709"/>
        <w:jc w:val="right"/>
      </w:pPr>
      <w:r w:rsidRPr="00916FAB">
        <w:rPr>
          <w:rFonts w:cs="Arial"/>
          <w:b/>
          <w:sz w:val="22"/>
        </w:rPr>
        <w:t xml:space="preserve">Таблица </w:t>
      </w:r>
      <w:r>
        <w:rPr>
          <w:rFonts w:cs="Arial"/>
          <w:b/>
          <w:sz w:val="22"/>
        </w:rPr>
        <w:t>56</w:t>
      </w:r>
      <w:r w:rsidRPr="00916FAB">
        <w:rPr>
          <w:rFonts w:cs="Arial"/>
          <w:b/>
          <w:sz w:val="22"/>
        </w:rPr>
        <w:t xml:space="preserve">. Описание </w:t>
      </w:r>
      <w:r>
        <w:rPr>
          <w:rFonts w:cs="Arial"/>
          <w:b/>
          <w:sz w:val="22"/>
        </w:rPr>
        <w:t>шага «Создание документа материала отпуска ГСМ из топливозаправщика или АЗС (КАЗС) в ТС»</w:t>
      </w:r>
    </w:p>
    <w:p w14:paraId="50B54FEC" w14:textId="77777777" w:rsidR="00D900AD" w:rsidRDefault="00D900AD" w:rsidP="0014423A">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2015"/>
        <w:gridCol w:w="1701"/>
        <w:gridCol w:w="1044"/>
        <w:gridCol w:w="1933"/>
        <w:gridCol w:w="1701"/>
        <w:gridCol w:w="1842"/>
      </w:tblGrid>
      <w:tr w:rsidR="00510A35" w14:paraId="2F541E06" w14:textId="77777777" w:rsidTr="004A7E6F">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109E2563" w14:textId="77777777" w:rsidR="00510A35" w:rsidRDefault="00510A35" w:rsidP="0033621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1E0D0070" w14:textId="77777777" w:rsidR="00510A35" w:rsidRDefault="00510A35" w:rsidP="0033621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73D68860" w14:textId="77777777" w:rsidR="00510A35" w:rsidRDefault="00510A35" w:rsidP="0033621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933" w:type="dxa"/>
            <w:tcBorders>
              <w:top w:val="single" w:sz="6" w:space="0" w:color="auto"/>
              <w:left w:val="single" w:sz="6" w:space="0" w:color="auto"/>
              <w:bottom w:val="single" w:sz="6" w:space="0" w:color="auto"/>
              <w:right w:val="single" w:sz="6" w:space="0" w:color="auto"/>
            </w:tcBorders>
            <w:shd w:val="solid" w:color="FFCC00" w:fill="auto"/>
          </w:tcPr>
          <w:p w14:paraId="083AB3DA" w14:textId="77777777" w:rsidR="00510A35" w:rsidRDefault="00510A35" w:rsidP="0033621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4F12781A" w14:textId="77777777" w:rsidR="00510A35" w:rsidRDefault="00510A35" w:rsidP="0033621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842" w:type="dxa"/>
            <w:tcBorders>
              <w:top w:val="single" w:sz="6" w:space="0" w:color="auto"/>
              <w:left w:val="single" w:sz="6" w:space="0" w:color="auto"/>
              <w:bottom w:val="single" w:sz="6" w:space="0" w:color="auto"/>
              <w:right w:val="single" w:sz="6" w:space="0" w:color="auto"/>
            </w:tcBorders>
            <w:shd w:val="solid" w:color="FFCC00" w:fill="auto"/>
          </w:tcPr>
          <w:p w14:paraId="12966958" w14:textId="77777777" w:rsidR="00510A35" w:rsidRDefault="00510A35" w:rsidP="0033621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510A35" w14:paraId="24C354D5" w14:textId="77777777" w:rsidTr="004A7E6F">
        <w:trPr>
          <w:trHeight w:val="199"/>
        </w:trPr>
        <w:tc>
          <w:tcPr>
            <w:tcW w:w="2015" w:type="dxa"/>
            <w:tcBorders>
              <w:top w:val="single" w:sz="6" w:space="0" w:color="auto"/>
              <w:left w:val="single" w:sz="6" w:space="0" w:color="auto"/>
              <w:bottom w:val="single" w:sz="6" w:space="0" w:color="auto"/>
              <w:right w:val="single" w:sz="6" w:space="0" w:color="auto"/>
            </w:tcBorders>
          </w:tcPr>
          <w:p w14:paraId="4910A9D7" w14:textId="04755918" w:rsidR="00510A35" w:rsidRDefault="00510A35" w:rsidP="00510A35">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ПП-10.07.03.03.080</w:t>
            </w:r>
          </w:p>
        </w:tc>
        <w:tc>
          <w:tcPr>
            <w:tcW w:w="1701" w:type="dxa"/>
            <w:tcBorders>
              <w:top w:val="single" w:sz="6" w:space="0" w:color="auto"/>
              <w:left w:val="single" w:sz="6" w:space="0" w:color="auto"/>
              <w:bottom w:val="single" w:sz="6" w:space="0" w:color="auto"/>
              <w:right w:val="single" w:sz="6" w:space="0" w:color="auto"/>
            </w:tcBorders>
          </w:tcPr>
          <w:p w14:paraId="1F5078E5" w14:textId="555D317F" w:rsidR="00510A35" w:rsidRDefault="004A7E6F" w:rsidP="00336219">
            <w:pPr>
              <w:autoSpaceDE w:val="0"/>
              <w:autoSpaceDN w:val="0"/>
              <w:adjustRightInd w:val="0"/>
              <w:jc w:val="left"/>
              <w:rPr>
                <w:rFonts w:eastAsiaTheme="minorHAnsi" w:cs="Arial"/>
                <w:color w:val="000000"/>
                <w:sz w:val="20"/>
                <w:szCs w:val="20"/>
              </w:rPr>
            </w:pPr>
            <w:r>
              <w:rPr>
                <w:sz w:val="20"/>
                <w:szCs w:val="20"/>
              </w:rPr>
              <w:t>Необходим о</w:t>
            </w:r>
            <w:r w:rsidRPr="004A7E6F">
              <w:rPr>
                <w:sz w:val="20"/>
                <w:szCs w:val="20"/>
              </w:rPr>
              <w:t>тпуск ГСМ из топливозаправщика или АЗС (КАЗС)</w:t>
            </w:r>
          </w:p>
        </w:tc>
        <w:tc>
          <w:tcPr>
            <w:tcW w:w="1044" w:type="dxa"/>
            <w:tcBorders>
              <w:top w:val="single" w:sz="6" w:space="0" w:color="auto"/>
              <w:left w:val="single" w:sz="6" w:space="0" w:color="auto"/>
              <w:bottom w:val="single" w:sz="6" w:space="0" w:color="auto"/>
              <w:right w:val="single" w:sz="6" w:space="0" w:color="auto"/>
            </w:tcBorders>
          </w:tcPr>
          <w:p w14:paraId="6D3AB039" w14:textId="64BDBB51" w:rsidR="00510A35" w:rsidRPr="0076724E" w:rsidRDefault="004A7E6F" w:rsidP="00336219">
            <w:pPr>
              <w:autoSpaceDE w:val="0"/>
              <w:autoSpaceDN w:val="0"/>
              <w:adjustRightInd w:val="0"/>
              <w:jc w:val="left"/>
              <w:rPr>
                <w:rFonts w:eastAsiaTheme="minorHAnsi" w:cs="Arial"/>
                <w:color w:val="000000"/>
                <w:sz w:val="20"/>
                <w:szCs w:val="20"/>
                <w:lang w:val="en-US"/>
              </w:rPr>
            </w:pPr>
            <w:r>
              <w:rPr>
                <w:rFonts w:eastAsiaTheme="minorHAnsi" w:cs="Arial"/>
                <w:color w:val="000000"/>
                <w:sz w:val="20"/>
                <w:szCs w:val="20"/>
                <w:lang w:val="en-US"/>
              </w:rPr>
              <w:t>MIGO</w:t>
            </w:r>
          </w:p>
        </w:tc>
        <w:tc>
          <w:tcPr>
            <w:tcW w:w="1933" w:type="dxa"/>
            <w:tcBorders>
              <w:top w:val="single" w:sz="6" w:space="0" w:color="auto"/>
              <w:left w:val="single" w:sz="6" w:space="0" w:color="auto"/>
              <w:bottom w:val="single" w:sz="6" w:space="0" w:color="auto"/>
              <w:right w:val="single" w:sz="6" w:space="0" w:color="auto"/>
            </w:tcBorders>
          </w:tcPr>
          <w:p w14:paraId="06E2C3AD" w14:textId="30E9C485" w:rsidR="00510A35" w:rsidRDefault="004A7E6F" w:rsidP="00336219">
            <w:pPr>
              <w:autoSpaceDE w:val="0"/>
              <w:autoSpaceDN w:val="0"/>
              <w:adjustRightInd w:val="0"/>
              <w:jc w:val="left"/>
              <w:rPr>
                <w:rFonts w:eastAsiaTheme="minorHAnsi" w:cs="Arial"/>
                <w:color w:val="000000"/>
                <w:sz w:val="20"/>
                <w:szCs w:val="20"/>
              </w:rPr>
            </w:pPr>
            <w:r>
              <w:rPr>
                <w:sz w:val="20"/>
                <w:szCs w:val="20"/>
              </w:rPr>
              <w:t>Ведомость</w:t>
            </w:r>
            <w:r w:rsidRPr="004A7E6F">
              <w:rPr>
                <w:sz w:val="20"/>
                <w:szCs w:val="20"/>
              </w:rPr>
              <w:t xml:space="preserve"> на заправку ГСМ автотранспорта, горной техники /оборудования</w:t>
            </w:r>
          </w:p>
        </w:tc>
        <w:tc>
          <w:tcPr>
            <w:tcW w:w="1701" w:type="dxa"/>
            <w:tcBorders>
              <w:top w:val="single" w:sz="6" w:space="0" w:color="auto"/>
              <w:left w:val="single" w:sz="6" w:space="0" w:color="auto"/>
              <w:bottom w:val="single" w:sz="6" w:space="0" w:color="auto"/>
              <w:right w:val="single" w:sz="6" w:space="0" w:color="auto"/>
            </w:tcBorders>
          </w:tcPr>
          <w:p w14:paraId="447987CF" w14:textId="1C675377" w:rsidR="00510A35" w:rsidRDefault="004A7E6F" w:rsidP="00336219">
            <w:pPr>
              <w:autoSpaceDE w:val="0"/>
              <w:autoSpaceDN w:val="0"/>
              <w:adjustRightInd w:val="0"/>
              <w:jc w:val="left"/>
              <w:rPr>
                <w:rFonts w:eastAsiaTheme="minorHAnsi" w:cs="Arial"/>
                <w:color w:val="000000"/>
                <w:sz w:val="20"/>
                <w:szCs w:val="20"/>
              </w:rPr>
            </w:pPr>
            <w:r>
              <w:rPr>
                <w:rFonts w:eastAsiaTheme="minorHAnsi" w:cs="Arial"/>
                <w:color w:val="000000"/>
                <w:sz w:val="20"/>
                <w:szCs w:val="20"/>
              </w:rPr>
              <w:t>Д</w:t>
            </w:r>
            <w:r w:rsidRPr="004A7E6F">
              <w:rPr>
                <w:rFonts w:eastAsiaTheme="minorHAnsi" w:cs="Arial"/>
                <w:color w:val="000000"/>
                <w:sz w:val="20"/>
                <w:szCs w:val="20"/>
              </w:rPr>
              <w:t>окумента материала отпуска ГСМ из топливозаправщика или АЗС (КАЗС) в ТС</w:t>
            </w:r>
          </w:p>
        </w:tc>
        <w:tc>
          <w:tcPr>
            <w:tcW w:w="1842" w:type="dxa"/>
            <w:tcBorders>
              <w:top w:val="single" w:sz="6" w:space="0" w:color="auto"/>
              <w:left w:val="single" w:sz="6" w:space="0" w:color="auto"/>
              <w:bottom w:val="single" w:sz="6" w:space="0" w:color="auto"/>
              <w:right w:val="single" w:sz="6" w:space="0" w:color="auto"/>
            </w:tcBorders>
          </w:tcPr>
          <w:p w14:paraId="23874838" w14:textId="7B3D9153" w:rsidR="00B1706C" w:rsidRPr="00B1706C" w:rsidRDefault="00B1706C" w:rsidP="00B1706C">
            <w:pPr>
              <w:autoSpaceDE w:val="0"/>
              <w:autoSpaceDN w:val="0"/>
              <w:adjustRightInd w:val="0"/>
              <w:jc w:val="left"/>
              <w:rPr>
                <w:rFonts w:eastAsiaTheme="minorHAnsi" w:cs="Arial"/>
                <w:color w:val="000000"/>
                <w:sz w:val="20"/>
                <w:szCs w:val="20"/>
              </w:rPr>
            </w:pPr>
            <w:del w:id="1092" w:author="Кращенко Олег Владимирович (Подрядчик. ООО БерингПойнт)" w:date="2020-04-23T15:42:00Z">
              <w:r w:rsidRPr="00B1706C" w:rsidDel="004E728B">
                <w:rPr>
                  <w:rFonts w:eastAsiaTheme="minorHAnsi" w:cs="Arial"/>
                  <w:color w:val="000000"/>
                  <w:sz w:val="20"/>
                  <w:szCs w:val="20"/>
                </w:rPr>
                <w:delText>Кладовщик БЕ ГОК</w:delText>
              </w:r>
            </w:del>
            <w:ins w:id="1093" w:author="Кращенко Олег Владимирович (Подрядчик. ООО БерингПойнт)" w:date="2020-04-23T15:42:00Z">
              <w:r w:rsidR="004E728B">
                <w:rPr>
                  <w:rFonts w:eastAsiaTheme="minorHAnsi" w:cs="Arial"/>
                  <w:color w:val="000000"/>
                  <w:sz w:val="20"/>
                  <w:szCs w:val="20"/>
                </w:rPr>
                <w:t>Кладовщик</w:t>
              </w:r>
            </w:ins>
          </w:p>
          <w:p w14:paraId="30BB83FD" w14:textId="17EA5E78" w:rsidR="00510A35" w:rsidRDefault="00B1706C" w:rsidP="00336219">
            <w:pPr>
              <w:autoSpaceDE w:val="0"/>
              <w:autoSpaceDN w:val="0"/>
              <w:adjustRightInd w:val="0"/>
              <w:jc w:val="left"/>
              <w:rPr>
                <w:rFonts w:eastAsiaTheme="minorHAnsi" w:cs="Arial"/>
                <w:color w:val="000000"/>
                <w:sz w:val="20"/>
                <w:szCs w:val="20"/>
              </w:rPr>
            </w:pPr>
            <w:r w:rsidRPr="00B1706C">
              <w:rPr>
                <w:rFonts w:eastAsiaTheme="minorHAnsi" w:cs="Arial"/>
                <w:color w:val="000000"/>
                <w:sz w:val="20"/>
                <w:szCs w:val="20"/>
              </w:rPr>
              <w:t>Автоматически</w:t>
            </w:r>
          </w:p>
        </w:tc>
      </w:tr>
    </w:tbl>
    <w:p w14:paraId="4372E172" w14:textId="00F32415" w:rsidR="00CF6696" w:rsidRDefault="00CF6696" w:rsidP="0014423A">
      <w:pPr>
        <w:ind w:firstLine="709"/>
        <w:rPr>
          <w:ins w:id="1094" w:author="Tukhbatov Ruslan" w:date="2020-04-20T12:30:00Z"/>
        </w:rPr>
      </w:pPr>
    </w:p>
    <w:p w14:paraId="0ABBFBCB" w14:textId="77777777" w:rsidR="00BC2CB9" w:rsidRDefault="00BC2CB9" w:rsidP="0014423A">
      <w:pPr>
        <w:ind w:firstLine="709"/>
      </w:pPr>
    </w:p>
    <w:p w14:paraId="5CD5A112" w14:textId="77777777" w:rsidR="00A62993" w:rsidRDefault="00A62993" w:rsidP="002D7F1A">
      <w:pPr>
        <w:ind w:firstLine="709"/>
        <w:rPr>
          <w:rFonts w:cs="Arial"/>
          <w:b/>
        </w:rPr>
      </w:pPr>
    </w:p>
    <w:p w14:paraId="19C73AD3" w14:textId="67E78C50" w:rsidR="00B91A01" w:rsidRDefault="00B91A01" w:rsidP="002D7F1A">
      <w:pPr>
        <w:ind w:firstLine="709"/>
        <w:rPr>
          <w:rFonts w:cs="Arial"/>
          <w:b/>
        </w:rPr>
      </w:pPr>
      <w:r>
        <w:rPr>
          <w:rFonts w:cs="Arial"/>
          <w:b/>
        </w:rPr>
        <w:t>ПЕРЕДАЧА ПАКЕТА ДОКУМЕНТОВ В МФЦ</w:t>
      </w:r>
    </w:p>
    <w:p w14:paraId="041D5E7D" w14:textId="77777777" w:rsidR="002D7F1A" w:rsidRDefault="002D7F1A" w:rsidP="002D7F1A">
      <w:pPr>
        <w:ind w:firstLine="709"/>
      </w:pPr>
    </w:p>
    <w:p w14:paraId="0B2873DE" w14:textId="742CF11E" w:rsidR="00B91A01" w:rsidRDefault="002D7F1A" w:rsidP="002D7F1A">
      <w:pPr>
        <w:pStyle w:val="4"/>
      </w:pPr>
      <w:r>
        <w:t xml:space="preserve">Шаг процесса </w:t>
      </w:r>
      <w:r w:rsidR="00B91A01">
        <w:t xml:space="preserve">ПП-10.07.03.03.060 </w:t>
      </w:r>
      <w:r>
        <w:t xml:space="preserve">– </w:t>
      </w:r>
      <w:r w:rsidR="00B91A01" w:rsidRPr="00F16354">
        <w:t>Подписание требования-накладной/Передача документов о выдаче в МФЦ</w:t>
      </w:r>
    </w:p>
    <w:p w14:paraId="2B7F58D8" w14:textId="77777777" w:rsidR="002D7F1A" w:rsidRDefault="002D7F1A" w:rsidP="002D7F1A">
      <w:pPr>
        <w:ind w:firstLine="709"/>
        <w:rPr>
          <w:rFonts w:cs="Arial"/>
        </w:rPr>
      </w:pPr>
    </w:p>
    <w:p w14:paraId="29F1BC81" w14:textId="75BE95A2" w:rsidR="00B91A01" w:rsidRPr="00D83A17" w:rsidRDefault="00B91A01" w:rsidP="002D7F1A">
      <w:pPr>
        <w:ind w:firstLine="709"/>
        <w:rPr>
          <w:rFonts w:cs="Arial"/>
        </w:rPr>
      </w:pPr>
      <w:r>
        <w:rPr>
          <w:rFonts w:cs="Arial"/>
        </w:rPr>
        <w:t>Кладовщик подписывает требование-накладную. Подписанные требования-накладные передаются в фронт-офис МФЦ (с прикрепленным на пакет документов штрих кодом) для сканирования и размещения в электронном архиве.</w:t>
      </w:r>
    </w:p>
    <w:p w14:paraId="6A4154E1" w14:textId="77777777" w:rsidR="00D626BD" w:rsidRDefault="00D626BD" w:rsidP="002D7F1A">
      <w:pPr>
        <w:ind w:firstLine="709"/>
        <w:rPr>
          <w:rFonts w:cs="Arial"/>
        </w:rPr>
      </w:pPr>
    </w:p>
    <w:p w14:paraId="44EC8F0C" w14:textId="23580C51" w:rsidR="009E38D1" w:rsidRDefault="00C75770" w:rsidP="00C75770">
      <w:pPr>
        <w:jc w:val="right"/>
      </w:pPr>
      <w:r w:rsidRPr="00916FAB">
        <w:rPr>
          <w:rFonts w:cs="Arial"/>
          <w:b/>
          <w:sz w:val="22"/>
        </w:rPr>
        <w:t xml:space="preserve">Таблица </w:t>
      </w:r>
      <w:r>
        <w:rPr>
          <w:rFonts w:cs="Arial"/>
          <w:b/>
          <w:sz w:val="22"/>
        </w:rPr>
        <w:t>57</w:t>
      </w:r>
      <w:r w:rsidRPr="00916FAB">
        <w:rPr>
          <w:rFonts w:cs="Arial"/>
          <w:b/>
          <w:sz w:val="22"/>
        </w:rPr>
        <w:t xml:space="preserve">. Описание </w:t>
      </w:r>
      <w:r>
        <w:rPr>
          <w:rFonts w:cs="Arial"/>
          <w:b/>
          <w:sz w:val="22"/>
        </w:rPr>
        <w:t>шага «Подписание требования-накладной/передача документов о выдаче в МФЦ»</w:t>
      </w:r>
    </w:p>
    <w:p w14:paraId="3A739B67" w14:textId="001D800F" w:rsidR="00CA185B" w:rsidRDefault="00CA185B" w:rsidP="002D7F1A"/>
    <w:tbl>
      <w:tblPr>
        <w:tblW w:w="0" w:type="auto"/>
        <w:tblInd w:w="-38" w:type="dxa"/>
        <w:tblLayout w:type="fixed"/>
        <w:tblCellMar>
          <w:left w:w="30" w:type="dxa"/>
          <w:right w:w="30" w:type="dxa"/>
        </w:tblCellMar>
        <w:tblLook w:val="0000" w:firstRow="0" w:lastRow="0" w:firstColumn="0" w:lastColumn="0" w:noHBand="0" w:noVBand="0"/>
      </w:tblPr>
      <w:tblGrid>
        <w:gridCol w:w="2015"/>
        <w:gridCol w:w="1701"/>
        <w:gridCol w:w="1044"/>
        <w:gridCol w:w="2076"/>
        <w:gridCol w:w="931"/>
        <w:gridCol w:w="2386"/>
      </w:tblGrid>
      <w:tr w:rsidR="00C75770" w14:paraId="50FE8FA6" w14:textId="77777777" w:rsidTr="00C75770">
        <w:trPr>
          <w:trHeight w:val="67"/>
        </w:trPr>
        <w:tc>
          <w:tcPr>
            <w:tcW w:w="2015" w:type="dxa"/>
            <w:tcBorders>
              <w:top w:val="single" w:sz="6" w:space="0" w:color="auto"/>
              <w:left w:val="single" w:sz="6" w:space="0" w:color="auto"/>
              <w:bottom w:val="single" w:sz="6" w:space="0" w:color="auto"/>
              <w:right w:val="single" w:sz="6" w:space="0" w:color="auto"/>
            </w:tcBorders>
            <w:shd w:val="solid" w:color="FFCC00" w:fill="auto"/>
          </w:tcPr>
          <w:p w14:paraId="4D515139" w14:textId="77777777" w:rsidR="00C75770" w:rsidRDefault="00C757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43A5C64F" w14:textId="77777777" w:rsidR="00C75770" w:rsidRDefault="00C757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49B58CEE" w14:textId="77777777" w:rsidR="00C75770" w:rsidRDefault="00C757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2076" w:type="dxa"/>
            <w:tcBorders>
              <w:top w:val="single" w:sz="6" w:space="0" w:color="auto"/>
              <w:left w:val="single" w:sz="6" w:space="0" w:color="auto"/>
              <w:bottom w:val="single" w:sz="6" w:space="0" w:color="auto"/>
              <w:right w:val="single" w:sz="6" w:space="0" w:color="auto"/>
            </w:tcBorders>
            <w:shd w:val="solid" w:color="FFCC00" w:fill="auto"/>
          </w:tcPr>
          <w:p w14:paraId="54EC6432" w14:textId="77777777" w:rsidR="00C75770" w:rsidRDefault="00C757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931" w:type="dxa"/>
            <w:tcBorders>
              <w:top w:val="single" w:sz="6" w:space="0" w:color="auto"/>
              <w:left w:val="single" w:sz="6" w:space="0" w:color="auto"/>
              <w:bottom w:val="single" w:sz="6" w:space="0" w:color="auto"/>
              <w:right w:val="single" w:sz="6" w:space="0" w:color="auto"/>
            </w:tcBorders>
            <w:shd w:val="solid" w:color="FFCC00" w:fill="auto"/>
          </w:tcPr>
          <w:p w14:paraId="0BCCB4EC" w14:textId="77777777" w:rsidR="00C75770" w:rsidRDefault="00C757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386" w:type="dxa"/>
            <w:tcBorders>
              <w:top w:val="single" w:sz="6" w:space="0" w:color="auto"/>
              <w:left w:val="single" w:sz="6" w:space="0" w:color="auto"/>
              <w:bottom w:val="single" w:sz="6" w:space="0" w:color="auto"/>
              <w:right w:val="single" w:sz="6" w:space="0" w:color="auto"/>
            </w:tcBorders>
            <w:shd w:val="solid" w:color="FFCC00" w:fill="auto"/>
          </w:tcPr>
          <w:p w14:paraId="474584A5" w14:textId="77777777" w:rsidR="00C75770" w:rsidRDefault="00C757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C75770" w14:paraId="47108F74" w14:textId="77777777" w:rsidTr="00C75770">
        <w:trPr>
          <w:trHeight w:val="199"/>
        </w:trPr>
        <w:tc>
          <w:tcPr>
            <w:tcW w:w="2015" w:type="dxa"/>
            <w:tcBorders>
              <w:top w:val="single" w:sz="6" w:space="0" w:color="auto"/>
              <w:left w:val="single" w:sz="6" w:space="0" w:color="auto"/>
              <w:bottom w:val="single" w:sz="6" w:space="0" w:color="auto"/>
              <w:right w:val="single" w:sz="6" w:space="0" w:color="auto"/>
            </w:tcBorders>
          </w:tcPr>
          <w:p w14:paraId="50D9A7C0" w14:textId="77777777" w:rsidR="00C75770" w:rsidRDefault="00C757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ПП-10.07.03.03.060</w:t>
            </w:r>
          </w:p>
        </w:tc>
        <w:tc>
          <w:tcPr>
            <w:tcW w:w="1701" w:type="dxa"/>
            <w:tcBorders>
              <w:top w:val="single" w:sz="6" w:space="0" w:color="auto"/>
              <w:left w:val="single" w:sz="6" w:space="0" w:color="auto"/>
              <w:bottom w:val="single" w:sz="6" w:space="0" w:color="auto"/>
              <w:right w:val="single" w:sz="6" w:space="0" w:color="auto"/>
            </w:tcBorders>
          </w:tcPr>
          <w:p w14:paraId="49053F6D" w14:textId="77777777" w:rsidR="00C75770" w:rsidRDefault="00C757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Отпуск зарегистрирован</w:t>
            </w:r>
          </w:p>
        </w:tc>
        <w:tc>
          <w:tcPr>
            <w:tcW w:w="1044" w:type="dxa"/>
            <w:tcBorders>
              <w:top w:val="single" w:sz="6" w:space="0" w:color="auto"/>
              <w:left w:val="single" w:sz="6" w:space="0" w:color="auto"/>
              <w:bottom w:val="single" w:sz="6" w:space="0" w:color="auto"/>
              <w:right w:val="single" w:sz="6" w:space="0" w:color="auto"/>
            </w:tcBorders>
          </w:tcPr>
          <w:p w14:paraId="695F07CB" w14:textId="77777777" w:rsidR="00C75770" w:rsidRDefault="00C75770">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2076" w:type="dxa"/>
            <w:tcBorders>
              <w:top w:val="single" w:sz="6" w:space="0" w:color="auto"/>
              <w:left w:val="single" w:sz="6" w:space="0" w:color="auto"/>
              <w:bottom w:val="single" w:sz="6" w:space="0" w:color="auto"/>
              <w:right w:val="single" w:sz="6" w:space="0" w:color="auto"/>
            </w:tcBorders>
          </w:tcPr>
          <w:p w14:paraId="7DBAF6B8" w14:textId="77777777" w:rsidR="00C75770" w:rsidRDefault="00C757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Исходящая поставка</w:t>
            </w:r>
          </w:p>
          <w:p w14:paraId="0897FA57" w14:textId="77777777" w:rsidR="00C75770" w:rsidRDefault="00C75770">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Сопроводительные документы</w:t>
            </w:r>
          </w:p>
        </w:tc>
        <w:tc>
          <w:tcPr>
            <w:tcW w:w="931" w:type="dxa"/>
            <w:tcBorders>
              <w:top w:val="single" w:sz="6" w:space="0" w:color="auto"/>
              <w:left w:val="single" w:sz="6" w:space="0" w:color="auto"/>
              <w:bottom w:val="single" w:sz="6" w:space="0" w:color="auto"/>
              <w:right w:val="single" w:sz="6" w:space="0" w:color="auto"/>
            </w:tcBorders>
          </w:tcPr>
          <w:p w14:paraId="496B9B12" w14:textId="7AAF1A74" w:rsidR="00C75770" w:rsidRDefault="00C757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Накладная</w:t>
            </w:r>
            <w:ins w:id="1095" w:author="Олег Владимирович" w:date="2021-03-12T10:43:00Z">
              <w:r w:rsidR="009867AC">
                <w:rPr>
                  <w:rFonts w:eastAsiaTheme="minorHAnsi" w:cs="Arial"/>
                  <w:color w:val="000000"/>
                  <w:sz w:val="20"/>
                  <w:szCs w:val="20"/>
                </w:rPr>
                <w:t xml:space="preserve"> (М-11, М-15, ОС-15)</w:t>
              </w:r>
            </w:ins>
          </w:p>
        </w:tc>
        <w:tc>
          <w:tcPr>
            <w:tcW w:w="2386" w:type="dxa"/>
            <w:tcBorders>
              <w:top w:val="single" w:sz="6" w:space="0" w:color="auto"/>
              <w:left w:val="single" w:sz="6" w:space="0" w:color="auto"/>
              <w:bottom w:val="single" w:sz="6" w:space="0" w:color="auto"/>
              <w:right w:val="single" w:sz="6" w:space="0" w:color="auto"/>
            </w:tcBorders>
          </w:tcPr>
          <w:p w14:paraId="4028D59C" w14:textId="7CCA1483" w:rsidR="00C75770" w:rsidRDefault="00C75770">
            <w:pPr>
              <w:autoSpaceDE w:val="0"/>
              <w:autoSpaceDN w:val="0"/>
              <w:adjustRightInd w:val="0"/>
              <w:jc w:val="left"/>
              <w:rPr>
                <w:rFonts w:eastAsiaTheme="minorHAnsi" w:cs="Arial"/>
                <w:color w:val="000000"/>
                <w:sz w:val="20"/>
                <w:szCs w:val="20"/>
              </w:rPr>
            </w:pPr>
            <w:del w:id="1096" w:author="Кращенко Олег Владимирович (Подрядчик. ООО БерингПойнт)" w:date="2020-04-23T15:25:00Z">
              <w:r w:rsidDel="00556FB4">
                <w:rPr>
                  <w:rFonts w:eastAsiaTheme="minorHAnsi" w:cs="Arial"/>
                  <w:color w:val="000000"/>
                  <w:sz w:val="20"/>
                  <w:szCs w:val="20"/>
                </w:rPr>
                <w:delText>Получатель МТР по потребности БЕ ГОК</w:delText>
              </w:r>
            </w:del>
            <w:ins w:id="1097" w:author="Кращенко Олег Владимирович (Подрядчик. ООО БерингПойнт)" w:date="2020-04-23T15:25:00Z">
              <w:r w:rsidR="00556FB4">
                <w:rPr>
                  <w:rFonts w:eastAsiaTheme="minorHAnsi" w:cs="Arial"/>
                  <w:color w:val="000000"/>
                  <w:sz w:val="20"/>
                  <w:szCs w:val="20"/>
                </w:rPr>
                <w:t>Получатель МТР по потребности</w:t>
              </w:r>
            </w:ins>
          </w:p>
          <w:p w14:paraId="799793DD" w14:textId="03FD06E1" w:rsidR="00C75770" w:rsidRDefault="00C75770">
            <w:pPr>
              <w:autoSpaceDE w:val="0"/>
              <w:autoSpaceDN w:val="0"/>
              <w:adjustRightInd w:val="0"/>
              <w:jc w:val="left"/>
              <w:rPr>
                <w:rFonts w:eastAsiaTheme="minorHAnsi" w:cs="Arial"/>
                <w:color w:val="000000"/>
                <w:sz w:val="20"/>
                <w:szCs w:val="20"/>
              </w:rPr>
            </w:pPr>
            <w:del w:id="1098" w:author="Кращенко Олег Владимирович (Подрядчик. ООО БерингПойнт)" w:date="2020-04-23T15:42:00Z">
              <w:r w:rsidDel="004E728B">
                <w:rPr>
                  <w:rFonts w:eastAsiaTheme="minorHAnsi" w:cs="Arial"/>
                  <w:color w:val="000000"/>
                  <w:sz w:val="20"/>
                  <w:szCs w:val="20"/>
                </w:rPr>
                <w:delText>Кладовщик БЕ ГОК</w:delText>
              </w:r>
            </w:del>
            <w:ins w:id="1099" w:author="Кращенко Олег Владимирович (Подрядчик. ООО БерингПойнт)" w:date="2020-04-23T15:42:00Z">
              <w:r w:rsidR="004E728B">
                <w:rPr>
                  <w:rFonts w:eastAsiaTheme="minorHAnsi" w:cs="Arial"/>
                  <w:color w:val="000000"/>
                  <w:sz w:val="20"/>
                  <w:szCs w:val="20"/>
                </w:rPr>
                <w:t>Кладовщик</w:t>
              </w:r>
            </w:ins>
          </w:p>
        </w:tc>
      </w:tr>
    </w:tbl>
    <w:p w14:paraId="24E96BA6" w14:textId="439EEF13" w:rsidR="008511DF" w:rsidRDefault="008511DF" w:rsidP="002D7F1A"/>
    <w:p w14:paraId="308B5D5E" w14:textId="77777777" w:rsidR="008511DF" w:rsidRDefault="008511DF" w:rsidP="008511DF">
      <w:pPr>
        <w:ind w:firstLine="709"/>
        <w:rPr>
          <w:rFonts w:cs="Arial"/>
        </w:rPr>
      </w:pPr>
      <w:r w:rsidRPr="00D5251F">
        <w:rPr>
          <w:rFonts w:cs="Arial"/>
        </w:rPr>
        <w:t xml:space="preserve">Детальное описание шагов приведено в Приложении </w:t>
      </w:r>
      <w:r>
        <w:rPr>
          <w:rFonts w:cs="Arial"/>
        </w:rPr>
        <w:t>№ 3.</w:t>
      </w:r>
    </w:p>
    <w:p w14:paraId="1BE1E1C4" w14:textId="77777777" w:rsidR="008511DF" w:rsidRDefault="008511DF" w:rsidP="002D7F1A"/>
    <w:p w14:paraId="6D8999F7" w14:textId="77777777" w:rsidR="008511DF" w:rsidRDefault="008511DF" w:rsidP="002D7F1A"/>
    <w:p w14:paraId="63924A23" w14:textId="40B029E8" w:rsidR="00334256" w:rsidRPr="00164E11" w:rsidRDefault="00334256" w:rsidP="00240308">
      <w:pPr>
        <w:pStyle w:val="3"/>
      </w:pPr>
      <w:bookmarkStart w:id="1100" w:name="_Toc523232546"/>
      <w:bookmarkStart w:id="1101" w:name="_Toc523401910"/>
      <w:bookmarkStart w:id="1102" w:name="_Toc523413729"/>
      <w:bookmarkStart w:id="1103" w:name="_Toc524079868"/>
      <w:bookmarkStart w:id="1104" w:name="_Toc524083171"/>
      <w:bookmarkStart w:id="1105" w:name="_Toc525914737"/>
      <w:r w:rsidRPr="00164E11">
        <w:t xml:space="preserve">Описание шагов бизнес-процесса </w:t>
      </w:r>
      <w:r w:rsidR="006A6CBA">
        <w:t>ПП-</w:t>
      </w:r>
      <w:r w:rsidRPr="00164E11">
        <w:t>10.07.03.04-</w:t>
      </w:r>
      <w:r w:rsidRPr="00164E11">
        <w:rPr>
          <w:lang w:val="en-US"/>
        </w:rPr>
        <w:t>ERP</w:t>
      </w:r>
      <w:r w:rsidR="00817060">
        <w:t xml:space="preserve"> В</w:t>
      </w:r>
      <w:r w:rsidRPr="00164E11">
        <w:t xml:space="preserve">ыполнение инвентаризации </w:t>
      </w:r>
      <w:r w:rsidR="008A3B8B">
        <w:t>МТР</w:t>
      </w:r>
      <w:bookmarkEnd w:id="1100"/>
      <w:bookmarkEnd w:id="1101"/>
      <w:bookmarkEnd w:id="1102"/>
      <w:bookmarkEnd w:id="1103"/>
      <w:bookmarkEnd w:id="1104"/>
      <w:bookmarkEnd w:id="1105"/>
    </w:p>
    <w:p w14:paraId="05E84AE3" w14:textId="3B8D8E8D" w:rsidR="006E6F6B" w:rsidRDefault="006E6F6B" w:rsidP="002D7F1A">
      <w:pPr>
        <w:ind w:firstLine="709"/>
      </w:pPr>
    </w:p>
    <w:p w14:paraId="38A978B7" w14:textId="77777777" w:rsidR="006E6F6B" w:rsidRPr="006E6F6B" w:rsidRDefault="006E6F6B" w:rsidP="006E6F6B">
      <w:pPr>
        <w:ind w:firstLine="709"/>
        <w:rPr>
          <w:b/>
        </w:rPr>
      </w:pPr>
      <w:r w:rsidRPr="006E6F6B">
        <w:rPr>
          <w:b/>
        </w:rPr>
        <w:t>ПЛАНОВАЯ ИНВЕНТАРИЗАЦИЯ</w:t>
      </w:r>
    </w:p>
    <w:p w14:paraId="5888E67C" w14:textId="77777777" w:rsidR="006E6F6B" w:rsidRPr="008D572E" w:rsidRDefault="006E6F6B" w:rsidP="006E6F6B">
      <w:pPr>
        <w:ind w:firstLine="709"/>
        <w:rPr>
          <w:rFonts w:eastAsiaTheme="majorEastAsia"/>
        </w:rPr>
      </w:pPr>
    </w:p>
    <w:p w14:paraId="16FF135E" w14:textId="545FC8BD" w:rsidR="006E6F6B" w:rsidRDefault="006E6F6B" w:rsidP="006E6F6B">
      <w:pPr>
        <w:pStyle w:val="4"/>
      </w:pPr>
      <w:r>
        <w:t>Шаг процесса ПП-10.07.03.04.005 – Планирование инвентаризации</w:t>
      </w:r>
    </w:p>
    <w:p w14:paraId="7BC32601" w14:textId="77777777" w:rsidR="006E6F6B" w:rsidRDefault="006E6F6B" w:rsidP="006E6F6B">
      <w:pPr>
        <w:ind w:firstLine="709"/>
      </w:pPr>
    </w:p>
    <w:p w14:paraId="5296BB57" w14:textId="095422AE" w:rsidR="006E6F6B" w:rsidRDefault="006E6F6B" w:rsidP="006E6F6B">
      <w:pPr>
        <w:ind w:firstLine="709"/>
      </w:pPr>
      <w:r>
        <w:t>Ответственный за инвентаризацию на основании Регламента по проведению инвентаризаций планирует сроки и период проведения инвентаризации. А также подготавливает проект Приказа о проведении инвентаризации.</w:t>
      </w:r>
    </w:p>
    <w:p w14:paraId="7B9DC94D" w14:textId="6BF1BB57" w:rsidR="006E6F6B" w:rsidRDefault="006E6F6B" w:rsidP="006E6F6B">
      <w:pPr>
        <w:ind w:firstLine="709"/>
      </w:pPr>
      <w:r>
        <w:t>Данный шаг не отражается в системе SAP.</w:t>
      </w:r>
    </w:p>
    <w:p w14:paraId="7762F3B0" w14:textId="77777777" w:rsidR="00AF3A3F" w:rsidRDefault="00AF3A3F" w:rsidP="006E6F6B">
      <w:pPr>
        <w:ind w:firstLine="709"/>
      </w:pPr>
    </w:p>
    <w:p w14:paraId="09C449B5" w14:textId="624E5006" w:rsidR="003F4CD3" w:rsidRDefault="003F4CD3" w:rsidP="003F4CD3">
      <w:pPr>
        <w:ind w:firstLine="709"/>
        <w:jc w:val="right"/>
      </w:pPr>
      <w:r w:rsidRPr="00916FAB">
        <w:rPr>
          <w:rFonts w:cs="Arial"/>
          <w:b/>
          <w:sz w:val="22"/>
        </w:rPr>
        <w:t xml:space="preserve">Таблица </w:t>
      </w:r>
      <w:r>
        <w:rPr>
          <w:rFonts w:cs="Arial"/>
          <w:b/>
          <w:sz w:val="22"/>
        </w:rPr>
        <w:t>58</w:t>
      </w:r>
      <w:r w:rsidRPr="00916FAB">
        <w:rPr>
          <w:rFonts w:cs="Arial"/>
          <w:b/>
          <w:sz w:val="22"/>
        </w:rPr>
        <w:t xml:space="preserve">. Описание </w:t>
      </w:r>
      <w:r>
        <w:rPr>
          <w:rFonts w:cs="Arial"/>
          <w:b/>
          <w:sz w:val="22"/>
        </w:rPr>
        <w:t>шага «Планирование инвентаризации»</w:t>
      </w:r>
    </w:p>
    <w:p w14:paraId="532F6CDA" w14:textId="77D6803B" w:rsidR="003F4CD3" w:rsidRDefault="003F4CD3" w:rsidP="006E6F6B">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2126"/>
        <w:gridCol w:w="1044"/>
        <w:gridCol w:w="1650"/>
        <w:gridCol w:w="1559"/>
        <w:gridCol w:w="1984"/>
      </w:tblGrid>
      <w:tr w:rsidR="003F4CD3" w14:paraId="340C0418" w14:textId="77777777" w:rsidTr="000652DE">
        <w:trPr>
          <w:trHeight w:val="132"/>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0B62517E" w14:textId="77777777" w:rsidR="003F4CD3" w:rsidRDefault="003F4CD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55DD0BFD" w14:textId="77777777" w:rsidR="003F4CD3" w:rsidRDefault="003F4CD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1C21D21D" w14:textId="77777777" w:rsidR="003F4CD3" w:rsidRDefault="003F4CD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650" w:type="dxa"/>
            <w:tcBorders>
              <w:top w:val="single" w:sz="6" w:space="0" w:color="auto"/>
              <w:left w:val="single" w:sz="6" w:space="0" w:color="auto"/>
              <w:bottom w:val="single" w:sz="6" w:space="0" w:color="auto"/>
              <w:right w:val="single" w:sz="6" w:space="0" w:color="auto"/>
            </w:tcBorders>
            <w:shd w:val="solid" w:color="FFCC00" w:fill="auto"/>
          </w:tcPr>
          <w:p w14:paraId="588656E9" w14:textId="77777777" w:rsidR="003F4CD3" w:rsidRDefault="003F4CD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34C10136" w14:textId="77777777" w:rsidR="003F4CD3" w:rsidRDefault="003F4CD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984" w:type="dxa"/>
            <w:tcBorders>
              <w:top w:val="single" w:sz="6" w:space="0" w:color="auto"/>
              <w:left w:val="single" w:sz="6" w:space="0" w:color="auto"/>
              <w:bottom w:val="single" w:sz="6" w:space="0" w:color="auto"/>
              <w:right w:val="single" w:sz="6" w:space="0" w:color="auto"/>
            </w:tcBorders>
            <w:shd w:val="solid" w:color="FFCC00" w:fill="auto"/>
          </w:tcPr>
          <w:p w14:paraId="6B5842EA" w14:textId="77777777" w:rsidR="003F4CD3" w:rsidRDefault="003F4CD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3F4CD3" w14:paraId="3C919724" w14:textId="77777777" w:rsidTr="000652DE">
        <w:trPr>
          <w:trHeight w:val="67"/>
        </w:trPr>
        <w:tc>
          <w:tcPr>
            <w:tcW w:w="1873" w:type="dxa"/>
            <w:tcBorders>
              <w:top w:val="single" w:sz="6" w:space="0" w:color="auto"/>
              <w:left w:val="single" w:sz="6" w:space="0" w:color="auto"/>
              <w:bottom w:val="nil"/>
              <w:right w:val="single" w:sz="6" w:space="0" w:color="auto"/>
            </w:tcBorders>
          </w:tcPr>
          <w:p w14:paraId="4C05D493" w14:textId="441F9F10" w:rsidR="003F4CD3" w:rsidRDefault="000652DE" w:rsidP="003F4CD3">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w:t>
            </w:r>
            <w:r w:rsidR="003F4CD3">
              <w:rPr>
                <w:rFonts w:eastAsiaTheme="minorHAnsi" w:cs="Arial"/>
                <w:color w:val="000000"/>
                <w:sz w:val="20"/>
                <w:szCs w:val="20"/>
              </w:rPr>
              <w:t>10.07.03.04.005</w:t>
            </w:r>
          </w:p>
        </w:tc>
        <w:tc>
          <w:tcPr>
            <w:tcW w:w="2126" w:type="dxa"/>
            <w:tcBorders>
              <w:top w:val="single" w:sz="6" w:space="0" w:color="auto"/>
              <w:left w:val="single" w:sz="6" w:space="0" w:color="auto"/>
              <w:bottom w:val="nil"/>
              <w:right w:val="single" w:sz="6" w:space="0" w:color="auto"/>
            </w:tcBorders>
          </w:tcPr>
          <w:p w14:paraId="16B8ECAA" w14:textId="77777777" w:rsidR="003F4CD3" w:rsidRDefault="003F4CD3" w:rsidP="003F4CD3">
            <w:pPr>
              <w:autoSpaceDE w:val="0"/>
              <w:autoSpaceDN w:val="0"/>
              <w:adjustRightInd w:val="0"/>
              <w:jc w:val="left"/>
              <w:rPr>
                <w:rFonts w:eastAsiaTheme="minorHAnsi" w:cs="Arial"/>
                <w:color w:val="000000"/>
                <w:sz w:val="20"/>
                <w:szCs w:val="20"/>
              </w:rPr>
            </w:pPr>
            <w:r>
              <w:rPr>
                <w:rFonts w:eastAsiaTheme="minorHAnsi" w:cs="Arial"/>
                <w:color w:val="000000"/>
                <w:sz w:val="20"/>
                <w:szCs w:val="20"/>
              </w:rPr>
              <w:t>Возникла потребность в проведении инвентаризации</w:t>
            </w:r>
          </w:p>
        </w:tc>
        <w:tc>
          <w:tcPr>
            <w:tcW w:w="1044" w:type="dxa"/>
            <w:tcBorders>
              <w:top w:val="single" w:sz="6" w:space="0" w:color="auto"/>
              <w:left w:val="single" w:sz="6" w:space="0" w:color="auto"/>
              <w:bottom w:val="nil"/>
              <w:right w:val="single" w:sz="6" w:space="0" w:color="auto"/>
            </w:tcBorders>
          </w:tcPr>
          <w:p w14:paraId="4F5BE064" w14:textId="77777777" w:rsidR="003F4CD3" w:rsidRDefault="003F4CD3" w:rsidP="003F4CD3">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650" w:type="dxa"/>
            <w:tcBorders>
              <w:top w:val="single" w:sz="6" w:space="0" w:color="auto"/>
              <w:left w:val="single" w:sz="6" w:space="0" w:color="auto"/>
              <w:bottom w:val="nil"/>
              <w:right w:val="single" w:sz="6" w:space="0" w:color="auto"/>
            </w:tcBorders>
          </w:tcPr>
          <w:p w14:paraId="12BC43BB" w14:textId="77777777" w:rsidR="003F4CD3" w:rsidRDefault="003F4CD3" w:rsidP="003F4CD3">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Регламент по проведению инвентаризации</w:t>
            </w:r>
          </w:p>
        </w:tc>
        <w:tc>
          <w:tcPr>
            <w:tcW w:w="1559" w:type="dxa"/>
            <w:tcBorders>
              <w:top w:val="single" w:sz="6" w:space="0" w:color="auto"/>
              <w:left w:val="single" w:sz="6" w:space="0" w:color="auto"/>
              <w:bottom w:val="nil"/>
              <w:right w:val="single" w:sz="6" w:space="0" w:color="auto"/>
            </w:tcBorders>
          </w:tcPr>
          <w:p w14:paraId="5B7F29E2" w14:textId="77777777" w:rsidR="003F4CD3" w:rsidRDefault="003F4CD3" w:rsidP="003F4CD3">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Приказ на проведение инвентаризации</w:t>
            </w:r>
          </w:p>
        </w:tc>
        <w:tc>
          <w:tcPr>
            <w:tcW w:w="1984" w:type="dxa"/>
            <w:tcBorders>
              <w:top w:val="single" w:sz="6" w:space="0" w:color="auto"/>
              <w:left w:val="single" w:sz="6" w:space="0" w:color="auto"/>
              <w:bottom w:val="nil"/>
              <w:right w:val="single" w:sz="6" w:space="0" w:color="auto"/>
            </w:tcBorders>
          </w:tcPr>
          <w:p w14:paraId="3876B1D9" w14:textId="422A6A42" w:rsidR="003F4CD3" w:rsidRDefault="003F4CD3" w:rsidP="003F4CD3">
            <w:pPr>
              <w:autoSpaceDE w:val="0"/>
              <w:autoSpaceDN w:val="0"/>
              <w:adjustRightInd w:val="0"/>
              <w:jc w:val="left"/>
              <w:rPr>
                <w:rFonts w:eastAsiaTheme="minorHAnsi" w:cs="Arial"/>
                <w:color w:val="000000"/>
                <w:sz w:val="20"/>
                <w:szCs w:val="20"/>
              </w:rPr>
            </w:pPr>
            <w:del w:id="1106" w:author="Кращенко Олег Владимирович (Подрядчик. ООО БерингПойнт)" w:date="2020-04-23T15:30:00Z">
              <w:r w:rsidDel="00556FB4">
                <w:rPr>
                  <w:rFonts w:eastAsiaTheme="minorHAnsi" w:cs="Arial"/>
                  <w:color w:val="000000"/>
                  <w:sz w:val="20"/>
                  <w:szCs w:val="20"/>
                </w:rPr>
                <w:delText>Ответственный за инвентаризацию МТР БЕ ГОК</w:delText>
              </w:r>
            </w:del>
            <w:ins w:id="1107" w:author="Кращенко Олег Владимирович (Подрядчик. ООО БерингПойнт)" w:date="2020-04-23T15:30:00Z">
              <w:r w:rsidR="00556FB4">
                <w:rPr>
                  <w:rFonts w:eastAsiaTheme="minorHAnsi" w:cs="Arial"/>
                  <w:color w:val="000000"/>
                  <w:sz w:val="20"/>
                  <w:szCs w:val="20"/>
                </w:rPr>
                <w:t>Ответственный за инвентаризацию</w:t>
              </w:r>
            </w:ins>
          </w:p>
        </w:tc>
      </w:tr>
      <w:tr w:rsidR="003F4CD3" w14:paraId="51165896" w14:textId="77777777" w:rsidTr="008511DF">
        <w:trPr>
          <w:trHeight w:val="80"/>
        </w:trPr>
        <w:tc>
          <w:tcPr>
            <w:tcW w:w="1873" w:type="dxa"/>
            <w:tcBorders>
              <w:top w:val="nil"/>
              <w:left w:val="single" w:sz="6" w:space="0" w:color="auto"/>
              <w:bottom w:val="single" w:sz="6" w:space="0" w:color="auto"/>
              <w:right w:val="single" w:sz="6" w:space="0" w:color="auto"/>
            </w:tcBorders>
          </w:tcPr>
          <w:p w14:paraId="38601A98" w14:textId="77777777" w:rsidR="003F4CD3" w:rsidRDefault="003F4CD3">
            <w:pPr>
              <w:autoSpaceDE w:val="0"/>
              <w:autoSpaceDN w:val="0"/>
              <w:adjustRightInd w:val="0"/>
              <w:jc w:val="center"/>
              <w:rPr>
                <w:rFonts w:eastAsiaTheme="minorHAnsi" w:cs="Arial"/>
                <w:color w:val="000000"/>
                <w:sz w:val="20"/>
                <w:szCs w:val="20"/>
              </w:rPr>
            </w:pPr>
          </w:p>
        </w:tc>
        <w:tc>
          <w:tcPr>
            <w:tcW w:w="2126" w:type="dxa"/>
            <w:tcBorders>
              <w:top w:val="nil"/>
              <w:left w:val="single" w:sz="6" w:space="0" w:color="auto"/>
              <w:bottom w:val="single" w:sz="6" w:space="0" w:color="auto"/>
              <w:right w:val="single" w:sz="6" w:space="0" w:color="auto"/>
            </w:tcBorders>
          </w:tcPr>
          <w:p w14:paraId="59E8FCE1" w14:textId="77777777" w:rsidR="003F4CD3" w:rsidRDefault="003F4CD3" w:rsidP="008511DF">
            <w:pPr>
              <w:autoSpaceDE w:val="0"/>
              <w:autoSpaceDN w:val="0"/>
              <w:adjustRightInd w:val="0"/>
              <w:rPr>
                <w:rFonts w:eastAsiaTheme="minorHAnsi" w:cs="Arial"/>
                <w:color w:val="000000"/>
                <w:sz w:val="20"/>
                <w:szCs w:val="20"/>
              </w:rPr>
            </w:pPr>
          </w:p>
        </w:tc>
        <w:tc>
          <w:tcPr>
            <w:tcW w:w="1044" w:type="dxa"/>
            <w:tcBorders>
              <w:top w:val="nil"/>
              <w:left w:val="single" w:sz="6" w:space="0" w:color="auto"/>
              <w:bottom w:val="single" w:sz="6" w:space="0" w:color="auto"/>
              <w:right w:val="single" w:sz="6" w:space="0" w:color="auto"/>
            </w:tcBorders>
          </w:tcPr>
          <w:p w14:paraId="5A3A1E66" w14:textId="77777777" w:rsidR="003F4CD3" w:rsidRDefault="003F4CD3">
            <w:pPr>
              <w:autoSpaceDE w:val="0"/>
              <w:autoSpaceDN w:val="0"/>
              <w:adjustRightInd w:val="0"/>
              <w:jc w:val="center"/>
              <w:rPr>
                <w:rFonts w:eastAsiaTheme="minorHAnsi" w:cs="Arial"/>
                <w:color w:val="000000"/>
                <w:sz w:val="20"/>
                <w:szCs w:val="20"/>
              </w:rPr>
            </w:pPr>
          </w:p>
        </w:tc>
        <w:tc>
          <w:tcPr>
            <w:tcW w:w="1650" w:type="dxa"/>
            <w:tcBorders>
              <w:top w:val="nil"/>
              <w:left w:val="single" w:sz="6" w:space="0" w:color="auto"/>
              <w:bottom w:val="single" w:sz="6" w:space="0" w:color="auto"/>
              <w:right w:val="single" w:sz="6" w:space="0" w:color="auto"/>
            </w:tcBorders>
          </w:tcPr>
          <w:p w14:paraId="02AD2705" w14:textId="77777777" w:rsidR="003F4CD3" w:rsidRDefault="003F4CD3" w:rsidP="008511DF">
            <w:pPr>
              <w:autoSpaceDE w:val="0"/>
              <w:autoSpaceDN w:val="0"/>
              <w:adjustRightInd w:val="0"/>
              <w:rPr>
                <w:rFonts w:eastAsiaTheme="minorHAnsi" w:cs="Arial"/>
                <w:color w:val="000000"/>
                <w:sz w:val="20"/>
                <w:szCs w:val="20"/>
              </w:rPr>
            </w:pPr>
          </w:p>
        </w:tc>
        <w:tc>
          <w:tcPr>
            <w:tcW w:w="1559" w:type="dxa"/>
            <w:tcBorders>
              <w:top w:val="nil"/>
              <w:left w:val="single" w:sz="6" w:space="0" w:color="auto"/>
              <w:bottom w:val="single" w:sz="6" w:space="0" w:color="auto"/>
              <w:right w:val="single" w:sz="6" w:space="0" w:color="auto"/>
            </w:tcBorders>
          </w:tcPr>
          <w:p w14:paraId="47BE96E0" w14:textId="77777777" w:rsidR="003F4CD3" w:rsidRDefault="003F4CD3" w:rsidP="008511DF">
            <w:pPr>
              <w:autoSpaceDE w:val="0"/>
              <w:autoSpaceDN w:val="0"/>
              <w:adjustRightInd w:val="0"/>
              <w:rPr>
                <w:rFonts w:eastAsiaTheme="minorHAnsi" w:cs="Arial"/>
                <w:color w:val="000000"/>
                <w:sz w:val="20"/>
                <w:szCs w:val="20"/>
              </w:rPr>
            </w:pPr>
          </w:p>
        </w:tc>
        <w:tc>
          <w:tcPr>
            <w:tcW w:w="1984" w:type="dxa"/>
            <w:tcBorders>
              <w:top w:val="nil"/>
              <w:left w:val="single" w:sz="6" w:space="0" w:color="auto"/>
              <w:bottom w:val="single" w:sz="6" w:space="0" w:color="auto"/>
              <w:right w:val="single" w:sz="6" w:space="0" w:color="auto"/>
            </w:tcBorders>
          </w:tcPr>
          <w:p w14:paraId="75AEE1B8" w14:textId="77777777" w:rsidR="003F4CD3" w:rsidRDefault="003F4CD3" w:rsidP="008511DF">
            <w:pPr>
              <w:autoSpaceDE w:val="0"/>
              <w:autoSpaceDN w:val="0"/>
              <w:adjustRightInd w:val="0"/>
              <w:rPr>
                <w:rFonts w:eastAsiaTheme="minorHAnsi" w:cs="Arial"/>
                <w:color w:val="000000"/>
                <w:sz w:val="20"/>
                <w:szCs w:val="20"/>
              </w:rPr>
            </w:pPr>
          </w:p>
        </w:tc>
      </w:tr>
    </w:tbl>
    <w:p w14:paraId="7678C6FE" w14:textId="77777777" w:rsidR="008511DF" w:rsidRDefault="008511DF" w:rsidP="008511DF"/>
    <w:p w14:paraId="2D7614B8" w14:textId="77777777" w:rsidR="008511DF" w:rsidRDefault="008511DF" w:rsidP="008511DF"/>
    <w:p w14:paraId="6F4080DC" w14:textId="5DBFBB3B" w:rsidR="006E6F6B" w:rsidRDefault="006E6F6B" w:rsidP="006E6F6B">
      <w:pPr>
        <w:pStyle w:val="4"/>
      </w:pPr>
      <w:r>
        <w:t>Шаг процесса ПП-10.07.03.04.010 – Создание документа инвентарного подсчета</w:t>
      </w:r>
    </w:p>
    <w:p w14:paraId="7A02855F" w14:textId="77777777" w:rsidR="006E6F6B" w:rsidRDefault="006E6F6B" w:rsidP="006E6F6B">
      <w:pPr>
        <w:ind w:firstLine="709"/>
      </w:pPr>
    </w:p>
    <w:p w14:paraId="189C7BB9" w14:textId="0895E86E" w:rsidR="006E6F6B" w:rsidRDefault="006E6F6B" w:rsidP="006E6F6B">
      <w:pPr>
        <w:ind w:firstLine="709"/>
      </w:pPr>
      <w:r>
        <w:t xml:space="preserve">После того, как подписан Приказ о проведении инвентаризации, с указанием складов, подлежащих инвентаризированию. Ответственный за инвентаризацию создает в системе документ инвентаризации для определенных складов. </w:t>
      </w:r>
    </w:p>
    <w:p w14:paraId="46432F2A" w14:textId="77777777" w:rsidR="006E6F6B" w:rsidRDefault="006E6F6B" w:rsidP="00823682">
      <w:pPr>
        <w:pStyle w:val="afc"/>
        <w:numPr>
          <w:ilvl w:val="0"/>
          <w:numId w:val="126"/>
        </w:numPr>
        <w:ind w:left="1418"/>
      </w:pPr>
      <w:r w:rsidRPr="008958DD">
        <w:t xml:space="preserve">Для инициации процесса инвентаризации в системе </w:t>
      </w:r>
      <w:r w:rsidRPr="006E6F6B">
        <w:rPr>
          <w:lang w:val="en-US"/>
        </w:rPr>
        <w:t>SAP</w:t>
      </w:r>
      <w:r w:rsidRPr="008958DD">
        <w:t xml:space="preserve"> </w:t>
      </w:r>
      <w:r>
        <w:t xml:space="preserve">S/4 HANA Ответственный за инвентаризацию МТР </w:t>
      </w:r>
      <w:r w:rsidRPr="008958DD">
        <w:t xml:space="preserve">должен создать документ инвентарного подсчета. Эту операцию возможно выполнить как вручную (для небольшого объема номенклатуры МТР), так и с помощью механизма пакетного ввода (когда позиций много). </w:t>
      </w:r>
    </w:p>
    <w:p w14:paraId="1A7538A0" w14:textId="77777777" w:rsidR="006E6F6B" w:rsidRPr="003F2126" w:rsidRDefault="006E6F6B" w:rsidP="00823682">
      <w:pPr>
        <w:pStyle w:val="afc"/>
        <w:numPr>
          <w:ilvl w:val="0"/>
          <w:numId w:val="126"/>
        </w:numPr>
        <w:ind w:left="1418"/>
      </w:pPr>
      <w:r w:rsidRPr="003F2126">
        <w:t>Для создания документа инвентаризации в пакетном режиме служат следующие транзакции:</w:t>
      </w:r>
    </w:p>
    <w:p w14:paraId="1E0A07DA" w14:textId="77777777" w:rsidR="006E6F6B" w:rsidRPr="003F2126" w:rsidRDefault="006E6F6B" w:rsidP="00823682">
      <w:pPr>
        <w:pStyle w:val="afc"/>
        <w:numPr>
          <w:ilvl w:val="0"/>
          <w:numId w:val="126"/>
        </w:numPr>
      </w:pPr>
      <w:r w:rsidRPr="003F2126">
        <w:t>MI31 – при инвентаризации «обычного» собственного запаса</w:t>
      </w:r>
      <w:r>
        <w:t xml:space="preserve">. При отражении операций в системе существуют исключения. Например, запас, переданный подрядчику, это формально запас, переданный на ответственное хранение, при этом в системе </w:t>
      </w:r>
      <w:r w:rsidRPr="006E6F6B">
        <w:rPr>
          <w:lang w:val="en-US"/>
        </w:rPr>
        <w:t>SAP</w:t>
      </w:r>
      <w:r w:rsidRPr="00231131">
        <w:t xml:space="preserve"> </w:t>
      </w:r>
      <w:r>
        <w:t>он инвентаризируется как собственный</w:t>
      </w:r>
      <w:r w:rsidRPr="003F2126">
        <w:t>;</w:t>
      </w:r>
    </w:p>
    <w:p w14:paraId="01DBF2BE" w14:textId="77777777" w:rsidR="006E6F6B" w:rsidRPr="003F2126" w:rsidRDefault="006E6F6B" w:rsidP="00823682">
      <w:pPr>
        <w:pStyle w:val="afc"/>
        <w:numPr>
          <w:ilvl w:val="0"/>
          <w:numId w:val="126"/>
        </w:numPr>
      </w:pPr>
      <w:r w:rsidRPr="003F2126">
        <w:t>MIQ1 – при инвентаризации Q-запаса проекта;</w:t>
      </w:r>
    </w:p>
    <w:p w14:paraId="799F0DB1" w14:textId="77777777" w:rsidR="006E6F6B" w:rsidRPr="003F2126" w:rsidRDefault="006E6F6B" w:rsidP="00823682">
      <w:pPr>
        <w:pStyle w:val="afc"/>
        <w:numPr>
          <w:ilvl w:val="0"/>
          <w:numId w:val="126"/>
        </w:numPr>
      </w:pPr>
      <w:r w:rsidRPr="003F2126">
        <w:t>MIO1 – при инвентаризации O-запаса – собственных МТР, переданных на ответственное хранение.</w:t>
      </w:r>
    </w:p>
    <w:p w14:paraId="65DD2B92" w14:textId="77777777" w:rsidR="006E6F6B" w:rsidRDefault="006E6F6B" w:rsidP="00823682">
      <w:pPr>
        <w:pStyle w:val="afc"/>
        <w:numPr>
          <w:ilvl w:val="0"/>
          <w:numId w:val="126"/>
        </w:numPr>
        <w:ind w:left="1418"/>
      </w:pPr>
      <w:r w:rsidRPr="00137226">
        <w:t>Сначала программа запускается в тестовом режиме</w:t>
      </w:r>
      <w:r>
        <w:t xml:space="preserve"> (Выбор данных и вывод журнала),</w:t>
      </w:r>
      <w:r w:rsidRPr="00137226">
        <w:t xml:space="preserve"> </w:t>
      </w:r>
      <w:r>
        <w:t>при этом выводится</w:t>
      </w:r>
      <w:r w:rsidRPr="00137226">
        <w:t xml:space="preserve"> пере</w:t>
      </w:r>
      <w:r>
        <w:t>чень МТР, удовлетворяющих критериям селекционного экрана.</w:t>
      </w:r>
      <w:r w:rsidRPr="008958DD">
        <w:t xml:space="preserve"> </w:t>
      </w:r>
      <w:r>
        <w:t xml:space="preserve">Ответственный за инвентаризацию МТР проверяет </w:t>
      </w:r>
      <w:r w:rsidRPr="00137226">
        <w:t xml:space="preserve">список МТР и запускает программу в продуктивном режиме. </w:t>
      </w:r>
    </w:p>
    <w:p w14:paraId="70DD6C02" w14:textId="332BD2A3" w:rsidR="006E6F6B" w:rsidRDefault="006E6F6B" w:rsidP="00823682">
      <w:pPr>
        <w:pStyle w:val="afc"/>
        <w:numPr>
          <w:ilvl w:val="0"/>
          <w:numId w:val="126"/>
        </w:numPr>
        <w:ind w:left="1418"/>
      </w:pPr>
      <w:r>
        <w:t xml:space="preserve">Различные виды запасов, в </w:t>
      </w:r>
      <w:r w:rsidR="003162AA">
        <w:t>том числе</w:t>
      </w:r>
      <w:r>
        <w:t xml:space="preserve"> особые, попадают в различные документы инвентаризации. Для того, чтобы сгруппировать документы инвентаризации, относящиеся к одному приказу/складу/МОЛу, необходимо при создании (в одной из описанных на данном шаге транзакций), либо при изменении (в </w:t>
      </w:r>
      <w:r w:rsidRPr="006E6F6B">
        <w:rPr>
          <w:lang w:val="en-US"/>
        </w:rPr>
        <w:t>MI</w:t>
      </w:r>
      <w:r w:rsidRPr="00CF4A44">
        <w:t>02</w:t>
      </w:r>
      <w:r>
        <w:t>) проставить группируемым документам инвентаризации один и тот же номер в поле «№ инвентаризации».</w:t>
      </w:r>
    </w:p>
    <w:p w14:paraId="79857F1C" w14:textId="2166FAF9" w:rsidR="006E6F6B" w:rsidRDefault="006E6F6B" w:rsidP="00823682">
      <w:pPr>
        <w:pStyle w:val="afc"/>
        <w:numPr>
          <w:ilvl w:val="0"/>
          <w:numId w:val="126"/>
        </w:numPr>
        <w:ind w:left="1418"/>
      </w:pPr>
      <w:r w:rsidRPr="008958DD">
        <w:t xml:space="preserve">Для создания документа инвентарного подсчета вручную служит </w:t>
      </w:r>
      <w:r w:rsidRPr="00D2682C">
        <w:t>транзакция MI01</w:t>
      </w:r>
      <w:r w:rsidRPr="008958DD">
        <w:t xml:space="preserve">. </w:t>
      </w:r>
      <w:r>
        <w:t xml:space="preserve">Транзакция позволяет создавать позиции документа инвентаризации с любым видом запаса (свободный запас, различные виды особых запасов). </w:t>
      </w:r>
    </w:p>
    <w:p w14:paraId="331446E1" w14:textId="4A5B0DB1" w:rsidR="006E6F6B" w:rsidRDefault="006E6F6B" w:rsidP="007B4B22">
      <w:pPr>
        <w:ind w:firstLine="709"/>
      </w:pPr>
    </w:p>
    <w:p w14:paraId="240C946B" w14:textId="1CBE5389" w:rsidR="000652DE" w:rsidRDefault="000652DE" w:rsidP="000652DE">
      <w:pPr>
        <w:ind w:firstLine="709"/>
        <w:jc w:val="right"/>
        <w:rPr>
          <w:rFonts w:cs="Arial"/>
          <w:b/>
          <w:sz w:val="22"/>
        </w:rPr>
      </w:pPr>
      <w:r w:rsidRPr="00916FAB">
        <w:rPr>
          <w:rFonts w:cs="Arial"/>
          <w:b/>
          <w:sz w:val="22"/>
        </w:rPr>
        <w:t xml:space="preserve">Таблица </w:t>
      </w:r>
      <w:r>
        <w:rPr>
          <w:rFonts w:cs="Arial"/>
          <w:b/>
          <w:sz w:val="22"/>
        </w:rPr>
        <w:t>59</w:t>
      </w:r>
      <w:r w:rsidRPr="00916FAB">
        <w:rPr>
          <w:rFonts w:cs="Arial"/>
          <w:b/>
          <w:sz w:val="22"/>
        </w:rPr>
        <w:t xml:space="preserve">. Описание </w:t>
      </w:r>
      <w:r>
        <w:rPr>
          <w:rFonts w:cs="Arial"/>
          <w:b/>
          <w:sz w:val="22"/>
        </w:rPr>
        <w:t>шага «Создание документа инвентарного подсчета»</w:t>
      </w:r>
    </w:p>
    <w:p w14:paraId="0229E838" w14:textId="77777777" w:rsidR="000652DE" w:rsidRDefault="000652DE" w:rsidP="000652DE">
      <w:pPr>
        <w:ind w:firstLine="709"/>
        <w:jc w:val="right"/>
      </w:pPr>
    </w:p>
    <w:tbl>
      <w:tblPr>
        <w:tblW w:w="1023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1843"/>
        <w:gridCol w:w="1701"/>
        <w:gridCol w:w="1701"/>
        <w:gridCol w:w="1417"/>
        <w:gridCol w:w="1701"/>
      </w:tblGrid>
      <w:tr w:rsidR="000652DE" w14:paraId="35C9A254" w14:textId="77777777" w:rsidTr="00D419A9">
        <w:trPr>
          <w:trHeight w:val="132"/>
        </w:trPr>
        <w:tc>
          <w:tcPr>
            <w:tcW w:w="1873" w:type="dxa"/>
            <w:shd w:val="solid" w:color="FFCC00" w:fill="auto"/>
          </w:tcPr>
          <w:p w14:paraId="5DA8A5C6" w14:textId="77777777" w:rsidR="000652DE" w:rsidRDefault="000652D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843" w:type="dxa"/>
            <w:shd w:val="solid" w:color="FFCC00" w:fill="auto"/>
          </w:tcPr>
          <w:p w14:paraId="29EC77E5" w14:textId="77777777" w:rsidR="000652DE" w:rsidRDefault="000652D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shd w:val="solid" w:color="FFCC00" w:fill="auto"/>
          </w:tcPr>
          <w:p w14:paraId="6FC05EC3" w14:textId="77777777" w:rsidR="000652DE" w:rsidRDefault="000652D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701" w:type="dxa"/>
            <w:shd w:val="solid" w:color="FFCC00" w:fill="auto"/>
          </w:tcPr>
          <w:p w14:paraId="42003F1F" w14:textId="77777777" w:rsidR="000652DE" w:rsidRDefault="000652D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17" w:type="dxa"/>
            <w:shd w:val="solid" w:color="FFCC00" w:fill="auto"/>
          </w:tcPr>
          <w:p w14:paraId="1E8271D7" w14:textId="77777777" w:rsidR="000652DE" w:rsidRDefault="000652D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701" w:type="dxa"/>
            <w:shd w:val="solid" w:color="FFCC00" w:fill="auto"/>
          </w:tcPr>
          <w:p w14:paraId="0D55F5F6" w14:textId="77777777" w:rsidR="000652DE" w:rsidRDefault="000652DE">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0652DE" w14:paraId="7CF36734" w14:textId="77777777" w:rsidTr="00D419A9">
        <w:trPr>
          <w:trHeight w:val="67"/>
        </w:trPr>
        <w:tc>
          <w:tcPr>
            <w:tcW w:w="1873" w:type="dxa"/>
          </w:tcPr>
          <w:p w14:paraId="136540B1" w14:textId="77777777" w:rsidR="000652DE" w:rsidRDefault="000652DE">
            <w:pPr>
              <w:autoSpaceDE w:val="0"/>
              <w:autoSpaceDN w:val="0"/>
              <w:adjustRightInd w:val="0"/>
              <w:jc w:val="left"/>
              <w:rPr>
                <w:rFonts w:eastAsiaTheme="minorHAnsi" w:cs="Arial"/>
                <w:color w:val="000000"/>
                <w:sz w:val="20"/>
                <w:szCs w:val="20"/>
              </w:rPr>
            </w:pPr>
            <w:r>
              <w:rPr>
                <w:rFonts w:eastAsiaTheme="minorHAnsi" w:cs="Arial"/>
                <w:color w:val="000000"/>
                <w:sz w:val="20"/>
                <w:szCs w:val="20"/>
              </w:rPr>
              <w:lastRenderedPageBreak/>
              <w:t>ПП-10.07.03.04.010</w:t>
            </w:r>
          </w:p>
        </w:tc>
        <w:tc>
          <w:tcPr>
            <w:tcW w:w="1843" w:type="dxa"/>
          </w:tcPr>
          <w:p w14:paraId="2E6F876A" w14:textId="77777777" w:rsidR="000652DE" w:rsidRDefault="000652DE">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Получен приказ на проведение инвентаризации МТР</w:t>
            </w:r>
          </w:p>
        </w:tc>
        <w:tc>
          <w:tcPr>
            <w:tcW w:w="1701" w:type="dxa"/>
          </w:tcPr>
          <w:p w14:paraId="07AAC16E" w14:textId="77777777" w:rsidR="000652DE" w:rsidRDefault="000652DE">
            <w:pPr>
              <w:autoSpaceDE w:val="0"/>
              <w:autoSpaceDN w:val="0"/>
              <w:adjustRightInd w:val="0"/>
              <w:jc w:val="left"/>
              <w:rPr>
                <w:rFonts w:eastAsiaTheme="minorHAnsi" w:cs="Arial"/>
                <w:color w:val="000000"/>
                <w:sz w:val="20"/>
                <w:szCs w:val="20"/>
              </w:rPr>
            </w:pPr>
            <w:r>
              <w:rPr>
                <w:rFonts w:eastAsiaTheme="minorHAnsi" w:cs="Arial"/>
                <w:color w:val="000000"/>
                <w:sz w:val="20"/>
                <w:szCs w:val="20"/>
              </w:rPr>
              <w:t>MI31 Создание документов инвентаризации</w:t>
            </w:r>
          </w:p>
        </w:tc>
        <w:tc>
          <w:tcPr>
            <w:tcW w:w="1701" w:type="dxa"/>
          </w:tcPr>
          <w:p w14:paraId="3CCB5D39" w14:textId="77777777" w:rsidR="000652DE" w:rsidRDefault="000652DE">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Приказ на проведение инвентаризации</w:t>
            </w:r>
          </w:p>
        </w:tc>
        <w:tc>
          <w:tcPr>
            <w:tcW w:w="1417" w:type="dxa"/>
          </w:tcPr>
          <w:p w14:paraId="60C41963" w14:textId="77777777" w:rsidR="000652DE" w:rsidRDefault="000652DE">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(создан)</w:t>
            </w:r>
          </w:p>
        </w:tc>
        <w:tc>
          <w:tcPr>
            <w:tcW w:w="1701" w:type="dxa"/>
          </w:tcPr>
          <w:p w14:paraId="5E0EE852" w14:textId="703B4F66" w:rsidR="000652DE" w:rsidRDefault="000652DE">
            <w:pPr>
              <w:autoSpaceDE w:val="0"/>
              <w:autoSpaceDN w:val="0"/>
              <w:adjustRightInd w:val="0"/>
              <w:jc w:val="left"/>
              <w:rPr>
                <w:rFonts w:eastAsiaTheme="minorHAnsi" w:cs="Arial"/>
                <w:color w:val="000000"/>
                <w:sz w:val="20"/>
                <w:szCs w:val="20"/>
              </w:rPr>
            </w:pPr>
            <w:del w:id="1108" w:author="Кращенко Олег Владимирович (Подрядчик. ООО БерингПойнт)" w:date="2020-04-23T15:30:00Z">
              <w:r w:rsidDel="00556FB4">
                <w:rPr>
                  <w:rFonts w:eastAsiaTheme="minorHAnsi" w:cs="Arial"/>
                  <w:color w:val="000000"/>
                  <w:sz w:val="20"/>
                  <w:szCs w:val="20"/>
                </w:rPr>
                <w:delText>Ответственный за инвентаризацию МТР БЕ ГОК</w:delText>
              </w:r>
            </w:del>
            <w:ins w:id="1109" w:author="Кращенко Олег Владимирович (Подрядчик. ООО БерингПойнт)" w:date="2020-04-23T15:30:00Z">
              <w:r w:rsidR="00556FB4">
                <w:rPr>
                  <w:rFonts w:eastAsiaTheme="minorHAnsi" w:cs="Arial"/>
                  <w:color w:val="000000"/>
                  <w:sz w:val="20"/>
                  <w:szCs w:val="20"/>
                </w:rPr>
                <w:t>Ответственный за инвентаризацию</w:t>
              </w:r>
            </w:ins>
          </w:p>
        </w:tc>
      </w:tr>
    </w:tbl>
    <w:p w14:paraId="14B70636" w14:textId="37B57762" w:rsidR="006E6F6B" w:rsidRDefault="00CE6C67" w:rsidP="007B4B22">
      <w:pPr>
        <w:pStyle w:val="4"/>
      </w:pPr>
      <w:r>
        <w:t xml:space="preserve">Шаг процесса </w:t>
      </w:r>
      <w:r w:rsidR="006E6F6B">
        <w:t xml:space="preserve">ПП-10.07.03.04.020 </w:t>
      </w:r>
      <w:r>
        <w:t xml:space="preserve">– </w:t>
      </w:r>
      <w:r w:rsidR="006E6F6B">
        <w:t>Печать инвентаризационной ведомости</w:t>
      </w:r>
    </w:p>
    <w:p w14:paraId="040C33F2" w14:textId="77777777" w:rsidR="007B4B22" w:rsidRDefault="007B4B22" w:rsidP="007B4B22">
      <w:pPr>
        <w:ind w:firstLine="709"/>
      </w:pPr>
    </w:p>
    <w:p w14:paraId="4C75F007" w14:textId="57DAE83C" w:rsidR="006E6F6B" w:rsidRPr="00137226" w:rsidRDefault="006E6F6B" w:rsidP="00823682">
      <w:pPr>
        <w:pStyle w:val="afc"/>
        <w:numPr>
          <w:ilvl w:val="0"/>
          <w:numId w:val="127"/>
        </w:numPr>
        <w:ind w:left="1418"/>
      </w:pPr>
      <w:r w:rsidRPr="00137226">
        <w:t xml:space="preserve">На данном шаге распечатываются подсчетные листы, для документирования хода инвентаризации рабочей комиссией. </w:t>
      </w:r>
      <w:r>
        <w:t>В</w:t>
      </w:r>
      <w:r w:rsidRPr="00137226">
        <w:t xml:space="preserve"> качестве таких листов </w:t>
      </w:r>
      <w:r>
        <w:t>может быть использован черновик ИНВ-3.</w:t>
      </w:r>
    </w:p>
    <w:p w14:paraId="63860F0A" w14:textId="1911F455" w:rsidR="006E6F6B" w:rsidRDefault="006E6F6B" w:rsidP="00823682">
      <w:pPr>
        <w:pStyle w:val="afc"/>
        <w:numPr>
          <w:ilvl w:val="0"/>
          <w:numId w:val="127"/>
        </w:numPr>
        <w:ind w:left="1418"/>
      </w:pPr>
      <w:r w:rsidRPr="00137226">
        <w:t xml:space="preserve">Чтобы распечатать документ, </w:t>
      </w:r>
      <w:r>
        <w:t>Ответственный за</w:t>
      </w:r>
      <w:r w:rsidRPr="00256C9F">
        <w:t xml:space="preserve"> инвентаризаци</w:t>
      </w:r>
      <w:r>
        <w:t xml:space="preserve">ю МТР </w:t>
      </w:r>
      <w:r w:rsidRPr="00137226">
        <w:t xml:space="preserve">использует транзакцию </w:t>
      </w:r>
      <w:commentRangeStart w:id="1110"/>
      <w:commentRangeStart w:id="1111"/>
      <w:del w:id="1112" w:author="Олег Владимирович" w:date="2021-03-09T14:17:00Z">
        <w:r w:rsidRPr="00231131" w:rsidDel="00B5648F">
          <w:delText>J</w:delText>
        </w:r>
        <w:r w:rsidRPr="00137226" w:rsidDel="00B5648F">
          <w:delText>3</w:delText>
        </w:r>
        <w:r w:rsidRPr="00231131" w:rsidDel="00B5648F">
          <w:delText>RALFINV</w:delText>
        </w:r>
        <w:r w:rsidRPr="00137226" w:rsidDel="00B5648F">
          <w:delText xml:space="preserve">3 </w:delText>
        </w:r>
      </w:del>
      <w:commentRangeEnd w:id="1110"/>
      <w:commentRangeEnd w:id="1111"/>
      <w:ins w:id="1113" w:author="Олег Владимирович" w:date="2021-03-09T14:17:00Z">
        <w:r w:rsidR="00B5648F">
          <w:rPr>
            <w:lang w:val="en-US"/>
          </w:rPr>
          <w:t>ZMM</w:t>
        </w:r>
        <w:r w:rsidR="00B5648F" w:rsidRPr="00B5648F">
          <w:rPr>
            <w:rPrChange w:id="1114" w:author="Олег Владимирович" w:date="2021-03-09T14:17:00Z">
              <w:rPr>
                <w:lang w:val="en-US"/>
              </w:rPr>
            </w:rPrChange>
          </w:rPr>
          <w:t>_074_</w:t>
        </w:r>
        <w:r w:rsidR="00B5648F">
          <w:rPr>
            <w:lang w:val="en-US"/>
          </w:rPr>
          <w:t>INV</w:t>
        </w:r>
        <w:r w:rsidR="00B5648F" w:rsidRPr="00137226">
          <w:t xml:space="preserve"> </w:t>
        </w:r>
      </w:ins>
      <w:r w:rsidR="005E1E17">
        <w:rPr>
          <w:rStyle w:val="aff7"/>
        </w:rPr>
        <w:commentReference w:id="1110"/>
      </w:r>
      <w:r w:rsidR="00B5648F">
        <w:rPr>
          <w:rStyle w:val="aff7"/>
        </w:rPr>
        <w:commentReference w:id="1111"/>
      </w:r>
      <w:r w:rsidRPr="00137226">
        <w:t xml:space="preserve">для ИНВ-3 и </w:t>
      </w:r>
      <w:r>
        <w:t>MI21 в остальных случаях.</w:t>
      </w:r>
    </w:p>
    <w:p w14:paraId="28FBCBF3" w14:textId="60D8EA2C" w:rsidR="006E6F6B" w:rsidRDefault="006E6F6B" w:rsidP="00823682">
      <w:pPr>
        <w:pStyle w:val="afc"/>
        <w:numPr>
          <w:ilvl w:val="0"/>
          <w:numId w:val="127"/>
        </w:numPr>
        <w:ind w:left="1418"/>
      </w:pPr>
      <w:r>
        <w:t>В случае, если МТР хранится несколькими партиями,</w:t>
      </w:r>
      <w:r w:rsidRPr="00137226">
        <w:t xml:space="preserve"> в форме они будут представлены в виде нескольких стр</w:t>
      </w:r>
      <w:r>
        <w:t>ок, эквивалентных числу партий.</w:t>
      </w:r>
    </w:p>
    <w:p w14:paraId="25F49554" w14:textId="77777777" w:rsidR="006E6F6B" w:rsidRDefault="006E6F6B" w:rsidP="007B4B22"/>
    <w:p w14:paraId="501CA90C" w14:textId="665372F5" w:rsidR="00D419A9" w:rsidRDefault="00D419A9" w:rsidP="00D419A9">
      <w:pPr>
        <w:ind w:firstLine="709"/>
        <w:jc w:val="right"/>
        <w:rPr>
          <w:rFonts w:cs="Arial"/>
          <w:b/>
          <w:sz w:val="22"/>
        </w:rPr>
      </w:pPr>
      <w:r w:rsidRPr="00916FAB">
        <w:rPr>
          <w:rFonts w:cs="Arial"/>
          <w:b/>
          <w:sz w:val="22"/>
        </w:rPr>
        <w:t xml:space="preserve">Таблица </w:t>
      </w:r>
      <w:r>
        <w:rPr>
          <w:rFonts w:cs="Arial"/>
          <w:b/>
          <w:sz w:val="22"/>
        </w:rPr>
        <w:t>60</w:t>
      </w:r>
      <w:r w:rsidRPr="00916FAB">
        <w:rPr>
          <w:rFonts w:cs="Arial"/>
          <w:b/>
          <w:sz w:val="22"/>
        </w:rPr>
        <w:t xml:space="preserve">. Описание </w:t>
      </w:r>
      <w:r>
        <w:rPr>
          <w:rFonts w:cs="Arial"/>
          <w:b/>
          <w:sz w:val="22"/>
        </w:rPr>
        <w:t>шага «Печать инвентаризационной ведомости»</w:t>
      </w:r>
    </w:p>
    <w:p w14:paraId="20FA4B16" w14:textId="4F827442" w:rsidR="00D419A9" w:rsidRDefault="00D419A9" w:rsidP="007B4B22"/>
    <w:tbl>
      <w:tblPr>
        <w:tblW w:w="1023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1559"/>
        <w:gridCol w:w="1418"/>
        <w:gridCol w:w="1843"/>
        <w:gridCol w:w="1559"/>
        <w:gridCol w:w="1984"/>
      </w:tblGrid>
      <w:tr w:rsidR="00D419A9" w14:paraId="5469CF3C" w14:textId="77777777" w:rsidTr="00D419A9">
        <w:trPr>
          <w:trHeight w:val="132"/>
        </w:trPr>
        <w:tc>
          <w:tcPr>
            <w:tcW w:w="1873" w:type="dxa"/>
            <w:shd w:val="solid" w:color="FFCC00" w:fill="auto"/>
          </w:tcPr>
          <w:p w14:paraId="47CB7E97" w14:textId="77777777" w:rsidR="00D419A9" w:rsidRDefault="00D419A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559" w:type="dxa"/>
            <w:shd w:val="solid" w:color="FFCC00" w:fill="auto"/>
          </w:tcPr>
          <w:p w14:paraId="64C436BA" w14:textId="77777777" w:rsidR="00D419A9" w:rsidRDefault="00D419A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418" w:type="dxa"/>
            <w:shd w:val="solid" w:color="FFCC00" w:fill="auto"/>
          </w:tcPr>
          <w:p w14:paraId="56746F89" w14:textId="77777777" w:rsidR="00D419A9" w:rsidRDefault="00D419A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843" w:type="dxa"/>
            <w:shd w:val="solid" w:color="FFCC00" w:fill="auto"/>
          </w:tcPr>
          <w:p w14:paraId="4BE7BF2C" w14:textId="77777777" w:rsidR="00D419A9" w:rsidRDefault="00D419A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559" w:type="dxa"/>
            <w:shd w:val="solid" w:color="FFCC00" w:fill="auto"/>
          </w:tcPr>
          <w:p w14:paraId="149DE41D" w14:textId="77777777" w:rsidR="00D419A9" w:rsidRDefault="00D419A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984" w:type="dxa"/>
            <w:shd w:val="solid" w:color="FFCC00" w:fill="auto"/>
          </w:tcPr>
          <w:p w14:paraId="0844D9F2" w14:textId="77777777" w:rsidR="00D419A9" w:rsidRDefault="00D419A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D419A9" w14:paraId="4DA5500E" w14:textId="77777777" w:rsidTr="00D419A9">
        <w:trPr>
          <w:trHeight w:val="67"/>
        </w:trPr>
        <w:tc>
          <w:tcPr>
            <w:tcW w:w="1873" w:type="dxa"/>
          </w:tcPr>
          <w:p w14:paraId="7A402515" w14:textId="77777777" w:rsidR="00D419A9" w:rsidRDefault="00D419A9">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ПП-10.07.03.04.020</w:t>
            </w:r>
          </w:p>
        </w:tc>
        <w:tc>
          <w:tcPr>
            <w:tcW w:w="1559" w:type="dxa"/>
          </w:tcPr>
          <w:p w14:paraId="09DB933D" w14:textId="77777777" w:rsidR="00D419A9" w:rsidRDefault="00D419A9">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создан</w:t>
            </w:r>
          </w:p>
        </w:tc>
        <w:tc>
          <w:tcPr>
            <w:tcW w:w="1418" w:type="dxa"/>
          </w:tcPr>
          <w:p w14:paraId="47AC4155" w14:textId="77777777" w:rsidR="00D419A9" w:rsidRDefault="00D419A9">
            <w:pPr>
              <w:autoSpaceDE w:val="0"/>
              <w:autoSpaceDN w:val="0"/>
              <w:adjustRightInd w:val="0"/>
              <w:jc w:val="left"/>
              <w:rPr>
                <w:rFonts w:eastAsiaTheme="minorHAnsi" w:cs="Arial"/>
                <w:color w:val="000000"/>
                <w:sz w:val="20"/>
                <w:szCs w:val="20"/>
              </w:rPr>
            </w:pPr>
            <w:r>
              <w:rPr>
                <w:rFonts w:eastAsiaTheme="minorHAnsi" w:cs="Arial"/>
                <w:color w:val="000000"/>
                <w:sz w:val="20"/>
                <w:szCs w:val="20"/>
              </w:rPr>
              <w:t>J3RALFINV3 Печать ИНВ-3</w:t>
            </w:r>
          </w:p>
        </w:tc>
        <w:tc>
          <w:tcPr>
            <w:tcW w:w="1843" w:type="dxa"/>
          </w:tcPr>
          <w:p w14:paraId="3653403B" w14:textId="77777777" w:rsidR="00D419A9" w:rsidRDefault="00D419A9">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(создан/повторный подсчет)</w:t>
            </w:r>
          </w:p>
        </w:tc>
        <w:tc>
          <w:tcPr>
            <w:tcW w:w="1559" w:type="dxa"/>
          </w:tcPr>
          <w:p w14:paraId="32D3F5EB" w14:textId="77777777" w:rsidR="00D419A9" w:rsidRDefault="00D419A9">
            <w:pPr>
              <w:autoSpaceDE w:val="0"/>
              <w:autoSpaceDN w:val="0"/>
              <w:adjustRightInd w:val="0"/>
              <w:jc w:val="left"/>
              <w:rPr>
                <w:rFonts w:eastAsiaTheme="minorHAnsi" w:cs="Arial"/>
                <w:color w:val="000000"/>
                <w:sz w:val="20"/>
                <w:szCs w:val="20"/>
              </w:rPr>
            </w:pPr>
            <w:r>
              <w:rPr>
                <w:rFonts w:eastAsiaTheme="minorHAnsi" w:cs="Arial"/>
                <w:color w:val="000000"/>
                <w:sz w:val="20"/>
                <w:szCs w:val="20"/>
              </w:rPr>
              <w:t>Инвентаризационная ведомость (не заполнена)</w:t>
            </w:r>
          </w:p>
        </w:tc>
        <w:tc>
          <w:tcPr>
            <w:tcW w:w="1984" w:type="dxa"/>
          </w:tcPr>
          <w:p w14:paraId="088E1416" w14:textId="2E61EBB3" w:rsidR="00D419A9" w:rsidRDefault="00B0455C">
            <w:pPr>
              <w:autoSpaceDE w:val="0"/>
              <w:autoSpaceDN w:val="0"/>
              <w:adjustRightInd w:val="0"/>
              <w:jc w:val="left"/>
              <w:rPr>
                <w:rFonts w:eastAsiaTheme="minorHAnsi" w:cs="Arial"/>
                <w:color w:val="000000"/>
                <w:sz w:val="20"/>
                <w:szCs w:val="20"/>
              </w:rPr>
            </w:pPr>
            <w:ins w:id="1115" w:author="Tukhbatov Ruslan" w:date="2020-04-21T04:01:00Z">
              <w:r w:rsidRPr="00B0455C">
                <w:rPr>
                  <w:rFonts w:eastAsiaTheme="minorHAnsi" w:cs="Arial"/>
                  <w:color w:val="000000"/>
                  <w:sz w:val="20"/>
                  <w:szCs w:val="20"/>
                </w:rPr>
                <w:t>Бухгалтер по учёту МПЗ</w:t>
              </w:r>
            </w:ins>
            <w:del w:id="1116" w:author="Кращенко Олег Владимирович (Подрядчик. ООО БерингПойнт)" w:date="2020-04-23T15:30:00Z">
              <w:r w:rsidR="00E725FA" w:rsidDel="00556FB4">
                <w:rPr>
                  <w:rFonts w:eastAsiaTheme="minorHAnsi" w:cs="Arial"/>
                  <w:color w:val="000000"/>
                  <w:sz w:val="20"/>
                  <w:szCs w:val="20"/>
                </w:rPr>
                <w:delText>Ответственный за инвентаризацию МТР</w:delText>
              </w:r>
              <w:r w:rsidR="00E725FA" w:rsidRPr="00E725FA" w:rsidDel="00556FB4">
                <w:rPr>
                  <w:rFonts w:eastAsiaTheme="minorHAnsi" w:cs="Arial"/>
                  <w:color w:val="000000"/>
                  <w:sz w:val="20"/>
                  <w:szCs w:val="20"/>
                </w:rPr>
                <w:delText xml:space="preserve"> </w:delText>
              </w:r>
              <w:r w:rsidR="00E725FA" w:rsidDel="00556FB4">
                <w:rPr>
                  <w:rFonts w:eastAsiaTheme="minorHAnsi" w:cs="Arial"/>
                  <w:color w:val="000000"/>
                  <w:sz w:val="20"/>
                  <w:szCs w:val="20"/>
                </w:rPr>
                <w:delText>БЕ ГОК</w:delText>
              </w:r>
            </w:del>
            <w:ins w:id="1117" w:author="Кращенко Олег Владимирович (Подрядчик. ООО БерингПойнт)" w:date="2020-04-23T15:30:00Z">
              <w:r w:rsidR="00556FB4">
                <w:rPr>
                  <w:rFonts w:eastAsiaTheme="minorHAnsi" w:cs="Arial"/>
                  <w:color w:val="000000"/>
                  <w:sz w:val="20"/>
                  <w:szCs w:val="20"/>
                </w:rPr>
                <w:t>Ответственный за инвентаризацию</w:t>
              </w:r>
            </w:ins>
          </w:p>
        </w:tc>
      </w:tr>
    </w:tbl>
    <w:p w14:paraId="2F1B907A" w14:textId="77777777" w:rsidR="00D419A9" w:rsidRDefault="00D419A9" w:rsidP="007B4B22"/>
    <w:p w14:paraId="7DEDB9B1" w14:textId="77777777" w:rsidR="00AF3A3F" w:rsidRDefault="00AF3A3F" w:rsidP="007B4B22"/>
    <w:p w14:paraId="331178A1" w14:textId="67D0A385" w:rsidR="006E6F6B" w:rsidRDefault="00CE6C67" w:rsidP="007B4B22">
      <w:pPr>
        <w:pStyle w:val="4"/>
      </w:pPr>
      <w:r>
        <w:t xml:space="preserve">Шаг процесса </w:t>
      </w:r>
      <w:r w:rsidR="006E6F6B">
        <w:t xml:space="preserve">ПП-10.07.03.04.030 </w:t>
      </w:r>
      <w:r>
        <w:t xml:space="preserve">– </w:t>
      </w:r>
      <w:r w:rsidR="006E6F6B">
        <w:t>Проведение инвентаризационного подсчета</w:t>
      </w:r>
    </w:p>
    <w:p w14:paraId="691D874A" w14:textId="77777777" w:rsidR="007B4B22" w:rsidRDefault="007B4B22" w:rsidP="007B4B22">
      <w:pPr>
        <w:ind w:firstLine="709"/>
        <w:rPr>
          <w:rFonts w:cs="Arial"/>
        </w:rPr>
      </w:pPr>
    </w:p>
    <w:p w14:paraId="404D8C69" w14:textId="0D5DF8C6" w:rsidR="006E6F6B" w:rsidRPr="00231131" w:rsidRDefault="006E6F6B" w:rsidP="007B4B22">
      <w:pPr>
        <w:ind w:firstLine="709"/>
        <w:rPr>
          <w:rFonts w:cs="Arial"/>
        </w:rPr>
      </w:pPr>
      <w:r w:rsidRPr="00231131">
        <w:rPr>
          <w:rFonts w:cs="Arial"/>
        </w:rPr>
        <w:t>Рабочая инвентаризационная комиссия</w:t>
      </w:r>
      <w:r>
        <w:rPr>
          <w:rFonts w:cs="Arial"/>
        </w:rPr>
        <w:t xml:space="preserve"> (РИК)</w:t>
      </w:r>
      <w:r w:rsidRPr="00231131">
        <w:rPr>
          <w:rFonts w:cs="Arial"/>
        </w:rPr>
        <w:t>, получив подсчетные листы, выполняет подсчет МТР</w:t>
      </w:r>
      <w:r>
        <w:rPr>
          <w:rFonts w:cs="Arial"/>
        </w:rPr>
        <w:t>.</w:t>
      </w:r>
    </w:p>
    <w:p w14:paraId="7A105C67" w14:textId="77777777" w:rsidR="006E6F6B" w:rsidRPr="00B936B9" w:rsidRDefault="006E6F6B" w:rsidP="007B4B22">
      <w:pPr>
        <w:ind w:firstLine="709"/>
        <w:rPr>
          <w:rFonts w:cs="Arial"/>
        </w:rPr>
      </w:pPr>
      <w:r>
        <w:rPr>
          <w:rFonts w:cs="Arial"/>
        </w:rPr>
        <w:t>Данный шаг не отражается в системе SAP.</w:t>
      </w:r>
    </w:p>
    <w:p w14:paraId="7C9F6A62" w14:textId="77777777" w:rsidR="00633DF1" w:rsidRDefault="00633DF1" w:rsidP="007B4B22">
      <w:pPr>
        <w:ind w:firstLine="709"/>
      </w:pPr>
    </w:p>
    <w:p w14:paraId="7DF9A414" w14:textId="512343EB" w:rsidR="009B2F32" w:rsidRDefault="009B2F32" w:rsidP="009B2F32">
      <w:pPr>
        <w:ind w:firstLine="709"/>
        <w:jc w:val="right"/>
        <w:rPr>
          <w:rFonts w:cs="Arial"/>
          <w:b/>
          <w:sz w:val="22"/>
        </w:rPr>
      </w:pPr>
      <w:r w:rsidRPr="00916FAB">
        <w:rPr>
          <w:rFonts w:cs="Arial"/>
          <w:b/>
          <w:sz w:val="22"/>
        </w:rPr>
        <w:t xml:space="preserve">Таблица </w:t>
      </w:r>
      <w:r>
        <w:rPr>
          <w:rFonts w:cs="Arial"/>
          <w:b/>
          <w:sz w:val="22"/>
        </w:rPr>
        <w:t>61</w:t>
      </w:r>
      <w:r w:rsidRPr="00916FAB">
        <w:rPr>
          <w:rFonts w:cs="Arial"/>
          <w:b/>
          <w:sz w:val="22"/>
        </w:rPr>
        <w:t xml:space="preserve">. Описание </w:t>
      </w:r>
      <w:r>
        <w:rPr>
          <w:rFonts w:cs="Arial"/>
          <w:b/>
          <w:sz w:val="22"/>
        </w:rPr>
        <w:t>шага «Проведение инвентаризационного подсчета»</w:t>
      </w:r>
    </w:p>
    <w:p w14:paraId="2820974A" w14:textId="1926D4FA" w:rsidR="009B2F32" w:rsidRDefault="009B2F32" w:rsidP="007B4B22">
      <w:pPr>
        <w:ind w:firstLine="709"/>
      </w:pPr>
    </w:p>
    <w:tbl>
      <w:tblPr>
        <w:tblW w:w="10239"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1418"/>
        <w:gridCol w:w="1275"/>
        <w:gridCol w:w="1560"/>
        <w:gridCol w:w="2268"/>
        <w:gridCol w:w="1842"/>
      </w:tblGrid>
      <w:tr w:rsidR="009B2F32" w14:paraId="57F28FF9" w14:textId="77777777" w:rsidTr="009B2F32">
        <w:trPr>
          <w:trHeight w:val="132"/>
        </w:trPr>
        <w:tc>
          <w:tcPr>
            <w:tcW w:w="1876" w:type="dxa"/>
            <w:shd w:val="solid" w:color="FFCC00" w:fill="auto"/>
          </w:tcPr>
          <w:p w14:paraId="577D60C1" w14:textId="77777777" w:rsidR="009B2F32" w:rsidRDefault="009B2F3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418" w:type="dxa"/>
            <w:shd w:val="solid" w:color="FFCC00" w:fill="auto"/>
          </w:tcPr>
          <w:p w14:paraId="7FF5BC6D" w14:textId="77777777" w:rsidR="009B2F32" w:rsidRDefault="009B2F3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275" w:type="dxa"/>
            <w:shd w:val="solid" w:color="FFCC00" w:fill="auto"/>
          </w:tcPr>
          <w:p w14:paraId="114AAC85" w14:textId="77777777" w:rsidR="009B2F32" w:rsidRDefault="009B2F3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60" w:type="dxa"/>
            <w:shd w:val="solid" w:color="FFCC00" w:fill="auto"/>
          </w:tcPr>
          <w:p w14:paraId="78C914CC" w14:textId="77777777" w:rsidR="009B2F32" w:rsidRDefault="009B2F3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2268" w:type="dxa"/>
            <w:shd w:val="solid" w:color="FFCC00" w:fill="auto"/>
          </w:tcPr>
          <w:p w14:paraId="552FD5F0" w14:textId="77777777" w:rsidR="009B2F32" w:rsidRDefault="009B2F3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842" w:type="dxa"/>
            <w:shd w:val="solid" w:color="FFCC00" w:fill="auto"/>
          </w:tcPr>
          <w:p w14:paraId="272F2D88" w14:textId="77777777" w:rsidR="009B2F32" w:rsidRDefault="009B2F3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9B2F32" w14:paraId="49251ABD" w14:textId="77777777" w:rsidTr="009B2F32">
        <w:trPr>
          <w:trHeight w:val="132"/>
        </w:trPr>
        <w:tc>
          <w:tcPr>
            <w:tcW w:w="1876" w:type="dxa"/>
          </w:tcPr>
          <w:p w14:paraId="0F8A2DEF" w14:textId="77777777" w:rsidR="009B2F32" w:rsidRDefault="009B2F3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ПП-10.07.03.04.030</w:t>
            </w:r>
          </w:p>
        </w:tc>
        <w:tc>
          <w:tcPr>
            <w:tcW w:w="1418" w:type="dxa"/>
          </w:tcPr>
          <w:p w14:paraId="4310E192" w14:textId="77777777" w:rsidR="009B2F32" w:rsidRDefault="009B2F3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Печать инвентаризационной ведомости</w:t>
            </w:r>
          </w:p>
        </w:tc>
        <w:tc>
          <w:tcPr>
            <w:tcW w:w="1275" w:type="dxa"/>
          </w:tcPr>
          <w:p w14:paraId="79AA7D45" w14:textId="77777777" w:rsidR="009B2F32" w:rsidRDefault="009B2F32">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560" w:type="dxa"/>
          </w:tcPr>
          <w:p w14:paraId="1C94BB1A" w14:textId="77777777" w:rsidR="009B2F32" w:rsidRDefault="009B2F32">
            <w:pPr>
              <w:autoSpaceDE w:val="0"/>
              <w:autoSpaceDN w:val="0"/>
              <w:adjustRightInd w:val="0"/>
              <w:jc w:val="left"/>
              <w:rPr>
                <w:rFonts w:eastAsiaTheme="minorHAnsi" w:cs="Arial"/>
                <w:color w:val="000000"/>
                <w:sz w:val="20"/>
                <w:szCs w:val="20"/>
              </w:rPr>
            </w:pPr>
            <w:r>
              <w:rPr>
                <w:rFonts w:eastAsiaTheme="minorHAnsi" w:cs="Arial"/>
                <w:color w:val="000000"/>
                <w:sz w:val="20"/>
                <w:szCs w:val="20"/>
              </w:rPr>
              <w:t>Инвентаризационная ведомость (Не заполнена)</w:t>
            </w:r>
          </w:p>
        </w:tc>
        <w:tc>
          <w:tcPr>
            <w:tcW w:w="2268" w:type="dxa"/>
          </w:tcPr>
          <w:p w14:paraId="10DA91D1" w14:textId="5C602212" w:rsidR="009B2F32" w:rsidRDefault="009B2F32">
            <w:pPr>
              <w:autoSpaceDE w:val="0"/>
              <w:autoSpaceDN w:val="0"/>
              <w:adjustRightInd w:val="0"/>
              <w:jc w:val="left"/>
              <w:rPr>
                <w:rFonts w:eastAsiaTheme="minorHAnsi" w:cs="Arial"/>
                <w:color w:val="000000"/>
                <w:sz w:val="20"/>
                <w:szCs w:val="20"/>
              </w:rPr>
            </w:pPr>
            <w:r>
              <w:rPr>
                <w:rFonts w:eastAsiaTheme="minorHAnsi" w:cs="Arial"/>
                <w:color w:val="000000"/>
                <w:sz w:val="20"/>
                <w:szCs w:val="20"/>
              </w:rPr>
              <w:t>Инвентаризационная ведомость (заполнена) МТР с нарушениями тех.характеристик/ неликвидные МТР</w:t>
            </w:r>
          </w:p>
        </w:tc>
        <w:tc>
          <w:tcPr>
            <w:tcW w:w="1842" w:type="dxa"/>
          </w:tcPr>
          <w:p w14:paraId="2C18A956" w14:textId="77777777" w:rsidR="009B2F32" w:rsidRDefault="009B2F32">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РИК БЕ ГОК</w:t>
            </w:r>
          </w:p>
        </w:tc>
      </w:tr>
    </w:tbl>
    <w:p w14:paraId="26152ED4" w14:textId="77777777" w:rsidR="00526CA3" w:rsidRDefault="00526CA3" w:rsidP="007B4B22">
      <w:pPr>
        <w:ind w:firstLine="709"/>
      </w:pPr>
    </w:p>
    <w:p w14:paraId="6738869C" w14:textId="77777777" w:rsidR="009B2F32" w:rsidRDefault="009B2F32" w:rsidP="007B4B22">
      <w:pPr>
        <w:ind w:firstLine="709"/>
      </w:pPr>
    </w:p>
    <w:p w14:paraId="60B5C777" w14:textId="1B22F3D8" w:rsidR="006E6F6B" w:rsidRDefault="00CE6C67" w:rsidP="007B4B22">
      <w:pPr>
        <w:pStyle w:val="4"/>
      </w:pPr>
      <w:r>
        <w:t xml:space="preserve">Шаг процесса </w:t>
      </w:r>
      <w:r w:rsidR="006E6F6B">
        <w:t xml:space="preserve">ПП-10.07.03.04.040 </w:t>
      </w:r>
      <w:r>
        <w:t xml:space="preserve">– </w:t>
      </w:r>
      <w:r w:rsidR="006E6F6B">
        <w:t>Подписание инвентаризационной описи</w:t>
      </w:r>
    </w:p>
    <w:p w14:paraId="38B1F75F" w14:textId="77777777" w:rsidR="006E6F6B" w:rsidRPr="00391727" w:rsidRDefault="006E6F6B" w:rsidP="007B4B22">
      <w:pPr>
        <w:ind w:firstLine="709"/>
      </w:pPr>
    </w:p>
    <w:p w14:paraId="1E6BDADE" w14:textId="77777777" w:rsidR="006E6F6B" w:rsidRDefault="006E6F6B" w:rsidP="007B4B22">
      <w:pPr>
        <w:ind w:firstLine="709"/>
        <w:rPr>
          <w:rFonts w:cs="Arial"/>
        </w:rPr>
      </w:pPr>
      <w:r w:rsidRPr="00231131">
        <w:rPr>
          <w:rFonts w:cs="Arial"/>
        </w:rPr>
        <w:t>Члены РИК подписывают инвентаризационную опись после завершения подсчета на складах</w:t>
      </w:r>
      <w:r>
        <w:rPr>
          <w:rFonts w:cs="Arial"/>
        </w:rPr>
        <w:t>.</w:t>
      </w:r>
    </w:p>
    <w:p w14:paraId="2AB84AF2" w14:textId="6EF43B9E" w:rsidR="006E6F6B" w:rsidRDefault="006E6F6B" w:rsidP="007B4B22">
      <w:pPr>
        <w:ind w:firstLine="709"/>
        <w:rPr>
          <w:rFonts w:cs="Arial"/>
        </w:rPr>
      </w:pPr>
      <w:r>
        <w:rPr>
          <w:rFonts w:cs="Arial"/>
        </w:rPr>
        <w:t>Данный шаг не отражается в системе SAP.</w:t>
      </w:r>
    </w:p>
    <w:p w14:paraId="2A9FFCD5" w14:textId="77777777" w:rsidR="007B4B22" w:rsidRDefault="007B4B22" w:rsidP="007B4B22">
      <w:pPr>
        <w:ind w:firstLine="709"/>
        <w:rPr>
          <w:rFonts w:cs="Arial"/>
        </w:rPr>
      </w:pPr>
    </w:p>
    <w:p w14:paraId="641026DF" w14:textId="05D141E5" w:rsidR="00A478DB" w:rsidRDefault="00A478DB" w:rsidP="00A478DB">
      <w:pPr>
        <w:ind w:firstLine="709"/>
        <w:jc w:val="right"/>
        <w:rPr>
          <w:rFonts w:cs="Arial"/>
          <w:b/>
          <w:sz w:val="22"/>
        </w:rPr>
      </w:pPr>
      <w:r w:rsidRPr="00916FAB">
        <w:rPr>
          <w:rFonts w:cs="Arial"/>
          <w:b/>
          <w:sz w:val="22"/>
        </w:rPr>
        <w:t xml:space="preserve">Таблица </w:t>
      </w:r>
      <w:r>
        <w:rPr>
          <w:rFonts w:cs="Arial"/>
          <w:b/>
          <w:sz w:val="22"/>
        </w:rPr>
        <w:t>62</w:t>
      </w:r>
      <w:r w:rsidRPr="00916FAB">
        <w:rPr>
          <w:rFonts w:cs="Arial"/>
          <w:b/>
          <w:sz w:val="22"/>
        </w:rPr>
        <w:t xml:space="preserve">. Описание </w:t>
      </w:r>
      <w:r>
        <w:rPr>
          <w:rFonts w:cs="Arial"/>
          <w:b/>
          <w:sz w:val="22"/>
        </w:rPr>
        <w:t>шага «Подписание инвентаризационной описи»</w:t>
      </w:r>
    </w:p>
    <w:p w14:paraId="495D5503" w14:textId="6F875F98" w:rsidR="00A478DB" w:rsidRDefault="00A478DB" w:rsidP="007B4B22">
      <w:pPr>
        <w:ind w:firstLine="709"/>
        <w:rPr>
          <w:rFonts w:cs="Arial"/>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1701"/>
        <w:gridCol w:w="1044"/>
        <w:gridCol w:w="2075"/>
        <w:gridCol w:w="1984"/>
        <w:gridCol w:w="1418"/>
      </w:tblGrid>
      <w:tr w:rsidR="00A478DB" w14:paraId="32721B6D" w14:textId="77777777" w:rsidTr="00A62993">
        <w:trPr>
          <w:trHeight w:val="132"/>
        </w:trPr>
        <w:tc>
          <w:tcPr>
            <w:tcW w:w="1876" w:type="dxa"/>
            <w:shd w:val="solid" w:color="FFCC00" w:fill="auto"/>
          </w:tcPr>
          <w:p w14:paraId="70FCC918" w14:textId="77777777" w:rsidR="00A478DB" w:rsidRDefault="00A478D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shd w:val="solid" w:color="FFCC00" w:fill="auto"/>
          </w:tcPr>
          <w:p w14:paraId="2CBB9FDF" w14:textId="77777777" w:rsidR="00A478DB" w:rsidRDefault="00A478D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shd w:val="solid" w:color="FFCC00" w:fill="auto"/>
          </w:tcPr>
          <w:p w14:paraId="34F0F51F" w14:textId="77777777" w:rsidR="00A478DB" w:rsidRDefault="00A478D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2075" w:type="dxa"/>
            <w:shd w:val="solid" w:color="FFCC00" w:fill="auto"/>
          </w:tcPr>
          <w:p w14:paraId="1AF86834" w14:textId="77777777" w:rsidR="00A478DB" w:rsidRDefault="00A478D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984" w:type="dxa"/>
            <w:shd w:val="solid" w:color="FFCC00" w:fill="auto"/>
          </w:tcPr>
          <w:p w14:paraId="46C2405F" w14:textId="77777777" w:rsidR="00A478DB" w:rsidRDefault="00A478D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418" w:type="dxa"/>
            <w:shd w:val="solid" w:color="FFCC00" w:fill="auto"/>
          </w:tcPr>
          <w:p w14:paraId="252C602B" w14:textId="77777777" w:rsidR="00A478DB" w:rsidRDefault="00A478D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A478DB" w14:paraId="1A9C9A8B" w14:textId="77777777" w:rsidTr="00A62993">
        <w:trPr>
          <w:trHeight w:val="67"/>
        </w:trPr>
        <w:tc>
          <w:tcPr>
            <w:tcW w:w="1876" w:type="dxa"/>
          </w:tcPr>
          <w:p w14:paraId="5E92FB37" w14:textId="77777777" w:rsidR="00A478DB" w:rsidRDefault="00A478DB">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ПП-10.07.03.04.040</w:t>
            </w:r>
          </w:p>
        </w:tc>
        <w:tc>
          <w:tcPr>
            <w:tcW w:w="1701" w:type="dxa"/>
          </w:tcPr>
          <w:p w14:paraId="47BC45EC" w14:textId="77777777" w:rsidR="00A478DB" w:rsidRDefault="00A478DB">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Проведение инвентаризационного подсчета</w:t>
            </w:r>
          </w:p>
        </w:tc>
        <w:tc>
          <w:tcPr>
            <w:tcW w:w="1044" w:type="dxa"/>
          </w:tcPr>
          <w:p w14:paraId="1CD33984" w14:textId="77777777" w:rsidR="00A478DB" w:rsidRDefault="00A478DB">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2075" w:type="dxa"/>
          </w:tcPr>
          <w:p w14:paraId="6E523B11" w14:textId="77777777" w:rsidR="00A478DB" w:rsidRDefault="00A478DB">
            <w:pPr>
              <w:autoSpaceDE w:val="0"/>
              <w:autoSpaceDN w:val="0"/>
              <w:adjustRightInd w:val="0"/>
              <w:jc w:val="left"/>
              <w:rPr>
                <w:rFonts w:eastAsiaTheme="minorHAnsi" w:cs="Arial"/>
                <w:color w:val="000000"/>
                <w:sz w:val="20"/>
                <w:szCs w:val="20"/>
              </w:rPr>
            </w:pPr>
            <w:r>
              <w:rPr>
                <w:rFonts w:eastAsiaTheme="minorHAnsi" w:cs="Arial"/>
                <w:color w:val="000000"/>
                <w:sz w:val="20"/>
                <w:szCs w:val="20"/>
              </w:rPr>
              <w:t>Инвентаризационная ведомость (заполнена)</w:t>
            </w:r>
          </w:p>
        </w:tc>
        <w:tc>
          <w:tcPr>
            <w:tcW w:w="1984" w:type="dxa"/>
          </w:tcPr>
          <w:p w14:paraId="63B0EB44" w14:textId="77777777" w:rsidR="00A478DB" w:rsidRDefault="00A478DB">
            <w:pPr>
              <w:autoSpaceDE w:val="0"/>
              <w:autoSpaceDN w:val="0"/>
              <w:adjustRightInd w:val="0"/>
              <w:jc w:val="left"/>
              <w:rPr>
                <w:rFonts w:eastAsiaTheme="minorHAnsi" w:cs="Arial"/>
                <w:color w:val="000000"/>
                <w:sz w:val="20"/>
                <w:szCs w:val="20"/>
              </w:rPr>
            </w:pPr>
            <w:r>
              <w:rPr>
                <w:rFonts w:eastAsiaTheme="minorHAnsi" w:cs="Arial"/>
                <w:color w:val="000000"/>
                <w:sz w:val="20"/>
                <w:szCs w:val="20"/>
              </w:rPr>
              <w:t>Инвентаризационная ведомость (подписана)</w:t>
            </w:r>
          </w:p>
        </w:tc>
        <w:tc>
          <w:tcPr>
            <w:tcW w:w="1418" w:type="dxa"/>
          </w:tcPr>
          <w:p w14:paraId="153E85B8" w14:textId="77777777" w:rsidR="00A478DB" w:rsidRDefault="00A478DB">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РИК БЕ ГОК</w:t>
            </w:r>
          </w:p>
        </w:tc>
      </w:tr>
    </w:tbl>
    <w:p w14:paraId="4F5AF575" w14:textId="77777777" w:rsidR="00A478DB" w:rsidRDefault="00A478DB" w:rsidP="007B4B22">
      <w:pPr>
        <w:ind w:firstLine="709"/>
        <w:rPr>
          <w:rFonts w:cs="Arial"/>
        </w:rPr>
      </w:pPr>
    </w:p>
    <w:p w14:paraId="326AC118" w14:textId="77777777" w:rsidR="00A478DB" w:rsidRPr="00B936B9" w:rsidRDefault="00A478DB" w:rsidP="007B4B22">
      <w:pPr>
        <w:ind w:firstLine="709"/>
        <w:rPr>
          <w:rFonts w:cs="Arial"/>
        </w:rPr>
      </w:pPr>
    </w:p>
    <w:p w14:paraId="7B1FE6A6" w14:textId="248BC06F" w:rsidR="006E6F6B" w:rsidRDefault="00CE6C67" w:rsidP="007B4B22">
      <w:pPr>
        <w:pStyle w:val="4"/>
      </w:pPr>
      <w:r>
        <w:t xml:space="preserve">Шаг процесса </w:t>
      </w:r>
      <w:r w:rsidR="006E6F6B">
        <w:t xml:space="preserve">ПП-10.07.03.04.050 </w:t>
      </w:r>
      <w:r>
        <w:t xml:space="preserve">– </w:t>
      </w:r>
      <w:r w:rsidR="006E6F6B">
        <w:t>Ввод данных инвентаризационного подсчета</w:t>
      </w:r>
    </w:p>
    <w:p w14:paraId="6EBCF4B3" w14:textId="77777777" w:rsidR="007B4B22" w:rsidRDefault="007B4B22" w:rsidP="007B4B22">
      <w:pPr>
        <w:ind w:firstLine="709"/>
        <w:rPr>
          <w:rFonts w:cs="Arial"/>
        </w:rPr>
      </w:pPr>
    </w:p>
    <w:p w14:paraId="11E06C1D" w14:textId="3E7D5ED7" w:rsidR="006E6F6B" w:rsidRPr="00031498" w:rsidRDefault="006E6F6B" w:rsidP="007B4B22">
      <w:pPr>
        <w:ind w:firstLine="709"/>
        <w:rPr>
          <w:rFonts w:cs="Arial"/>
        </w:rPr>
      </w:pPr>
      <w:r w:rsidRPr="00BB295F">
        <w:rPr>
          <w:rFonts w:cs="Arial"/>
        </w:rPr>
        <w:t xml:space="preserve">На данном шаге осуществляется внесение результатов </w:t>
      </w:r>
      <w:r>
        <w:rPr>
          <w:rFonts w:cs="Arial"/>
        </w:rPr>
        <w:t xml:space="preserve">инвентаризационного </w:t>
      </w:r>
      <w:r w:rsidRPr="00BB295F">
        <w:rPr>
          <w:rFonts w:cs="Arial"/>
        </w:rPr>
        <w:t xml:space="preserve">подсчета, которые ответственный за инвентаризацию МТР </w:t>
      </w:r>
      <w:r>
        <w:rPr>
          <w:rFonts w:cs="Arial"/>
        </w:rPr>
        <w:t>получает из инвентаризационной описи, предоставлен</w:t>
      </w:r>
      <w:r w:rsidR="003162AA">
        <w:rPr>
          <w:rFonts w:cs="Arial"/>
        </w:rPr>
        <w:t>н</w:t>
      </w:r>
      <w:r>
        <w:rPr>
          <w:rFonts w:cs="Arial"/>
        </w:rPr>
        <w:t>ой</w:t>
      </w:r>
      <w:r w:rsidRPr="00BB295F">
        <w:rPr>
          <w:rFonts w:cs="Arial"/>
        </w:rPr>
        <w:t xml:space="preserve"> РИК</w:t>
      </w:r>
      <w:r>
        <w:rPr>
          <w:rFonts w:cs="Arial"/>
        </w:rPr>
        <w:t>.</w:t>
      </w:r>
    </w:p>
    <w:p w14:paraId="69A0471C" w14:textId="52888D67" w:rsidR="006E6F6B" w:rsidRPr="00BB295F" w:rsidRDefault="006E6F6B" w:rsidP="007B4B22">
      <w:pPr>
        <w:ind w:firstLine="709"/>
        <w:rPr>
          <w:rFonts w:cs="Arial"/>
        </w:rPr>
      </w:pPr>
      <w:r w:rsidRPr="00BB295F">
        <w:rPr>
          <w:rFonts w:cs="Arial"/>
        </w:rPr>
        <w:t xml:space="preserve">Ответственный за инвентаризацию МТР, использую транзакцию </w:t>
      </w:r>
      <w:commentRangeStart w:id="1118"/>
      <w:del w:id="1119" w:author="Олег Владимирович" w:date="2021-03-09T14:21:00Z">
        <w:r w:rsidRPr="000637C8" w:rsidDel="00B5648F">
          <w:rPr>
            <w:rFonts w:cs="Arial"/>
          </w:rPr>
          <w:delText>ZMI04</w:delText>
        </w:r>
        <w:r w:rsidRPr="00BB295F" w:rsidDel="00B5648F">
          <w:rPr>
            <w:rFonts w:cs="Arial"/>
          </w:rPr>
          <w:delText xml:space="preserve"> </w:delText>
        </w:r>
      </w:del>
      <w:commentRangeEnd w:id="1118"/>
      <w:ins w:id="1120" w:author="Олег Владимирович" w:date="2021-03-09T14:21:00Z">
        <w:r w:rsidR="00B5648F">
          <w:rPr>
            <w:rFonts w:cs="Arial"/>
            <w:lang w:val="en-US"/>
          </w:rPr>
          <w:t>ZMM</w:t>
        </w:r>
        <w:r w:rsidR="00B5648F" w:rsidRPr="00B5648F">
          <w:rPr>
            <w:rFonts w:cs="Arial"/>
            <w:rPrChange w:id="1121" w:author="Олег Владимирович" w:date="2021-03-09T14:21:00Z">
              <w:rPr>
                <w:rFonts w:cs="Arial"/>
                <w:lang w:val="en-US"/>
              </w:rPr>
            </w:rPrChange>
          </w:rPr>
          <w:t>_</w:t>
        </w:r>
        <w:r w:rsidR="00B5648F">
          <w:rPr>
            <w:rFonts w:cs="Arial"/>
            <w:lang w:val="en-US"/>
          </w:rPr>
          <w:t>INV</w:t>
        </w:r>
        <w:r w:rsidR="00B5648F" w:rsidRPr="00B5648F">
          <w:rPr>
            <w:rFonts w:cs="Arial"/>
            <w:rPrChange w:id="1122" w:author="Олег Владимирович" w:date="2021-03-09T14:21:00Z">
              <w:rPr>
                <w:rFonts w:cs="Arial"/>
                <w:lang w:val="en-US"/>
              </w:rPr>
            </w:rPrChange>
          </w:rPr>
          <w:t>_</w:t>
        </w:r>
        <w:r w:rsidR="00B5648F">
          <w:rPr>
            <w:rFonts w:cs="Arial"/>
            <w:lang w:val="en-US"/>
          </w:rPr>
          <w:t>COUNT</w:t>
        </w:r>
        <w:r w:rsidR="00B5648F" w:rsidRPr="00BB295F">
          <w:rPr>
            <w:rFonts w:cs="Arial"/>
          </w:rPr>
          <w:t xml:space="preserve"> </w:t>
        </w:r>
      </w:ins>
      <w:r w:rsidR="005E1E17">
        <w:rPr>
          <w:rStyle w:val="aff7"/>
        </w:rPr>
        <w:commentReference w:id="1118"/>
      </w:r>
      <w:r w:rsidRPr="00BB295F">
        <w:rPr>
          <w:rFonts w:cs="Arial"/>
        </w:rPr>
        <w:t>–</w:t>
      </w:r>
      <w:r>
        <w:rPr>
          <w:rFonts w:cs="Arial"/>
        </w:rPr>
        <w:t xml:space="preserve"> </w:t>
      </w:r>
      <w:r w:rsidRPr="00BB295F">
        <w:rPr>
          <w:rFonts w:cs="Arial"/>
        </w:rPr>
        <w:t>Ввод данных инвентаризационного подсчета, вносит данные проведенного подсчета.</w:t>
      </w:r>
    </w:p>
    <w:p w14:paraId="44D4EE50" w14:textId="77777777" w:rsidR="006E6F6B" w:rsidRPr="00BB295F" w:rsidRDefault="006E6F6B" w:rsidP="007B4B22">
      <w:pPr>
        <w:ind w:firstLine="709"/>
        <w:rPr>
          <w:rFonts w:cs="Arial"/>
        </w:rPr>
      </w:pPr>
      <w:r w:rsidRPr="00BB295F">
        <w:rPr>
          <w:rFonts w:cs="Arial"/>
        </w:rPr>
        <w:t>При успешном выполнении транзакции в документ инвентаризации автоматически будут введены результаты подсчета. Первоначально количество по</w:t>
      </w:r>
      <w:r>
        <w:rPr>
          <w:rFonts w:cs="Arial"/>
        </w:rPr>
        <w:t>дсчета будет сформировано равным</w:t>
      </w:r>
      <w:r w:rsidRPr="00BB295F">
        <w:rPr>
          <w:rFonts w:cs="Arial"/>
        </w:rPr>
        <w:t xml:space="preserve"> количеству по данным бухгалтерского учёта</w:t>
      </w:r>
    </w:p>
    <w:p w14:paraId="37C7578B" w14:textId="45C52A25" w:rsidR="006E6F6B" w:rsidRPr="00BB295F" w:rsidRDefault="006E6F6B" w:rsidP="007B4B22">
      <w:pPr>
        <w:ind w:firstLine="709"/>
        <w:rPr>
          <w:rFonts w:cs="Arial"/>
        </w:rPr>
      </w:pPr>
      <w:r w:rsidRPr="00BB295F">
        <w:rPr>
          <w:rFonts w:cs="Arial"/>
        </w:rPr>
        <w:t>В случае, если по ряду позиций были выявлены расхождения количества с данными по бухгалтерскому учету, Ответственный за инвентаризацию МТР изменяет первоначально сформированные количества подсчета путем ввода фактических данных подсчета в транзакции MI05</w:t>
      </w:r>
      <w:r w:rsidR="00274070">
        <w:rPr>
          <w:rFonts w:cs="Arial"/>
        </w:rPr>
        <w:t xml:space="preserve"> (в том числе, когда по бухгалтерскому учету значится нулевой остаток, но подсчет выявил наличие запаса)</w:t>
      </w:r>
      <w:r w:rsidRPr="00BB295F">
        <w:rPr>
          <w:rFonts w:cs="Arial"/>
        </w:rPr>
        <w:t>.</w:t>
      </w:r>
    </w:p>
    <w:p w14:paraId="75763939" w14:textId="77777777" w:rsidR="006E6F6B" w:rsidRPr="00BB295F" w:rsidRDefault="006E6F6B" w:rsidP="007B4B22">
      <w:pPr>
        <w:ind w:firstLine="709"/>
        <w:rPr>
          <w:rFonts w:cs="Arial"/>
        </w:rPr>
      </w:pPr>
      <w:r w:rsidRPr="00BB295F">
        <w:rPr>
          <w:rFonts w:cs="Arial"/>
        </w:rPr>
        <w:t xml:space="preserve">Если партия запаса значится по бухгалтерскому учету, но подсчет выявил отсутствие запаса, то необходимо ввести нулевое количество в качестве фактических данных. Это возможно сделать, установив </w:t>
      </w:r>
      <w:r>
        <w:rPr>
          <w:rFonts w:cs="Arial"/>
        </w:rPr>
        <w:t>индикатор</w:t>
      </w:r>
      <w:r w:rsidRPr="00BB295F">
        <w:rPr>
          <w:rFonts w:cs="Arial"/>
        </w:rPr>
        <w:t xml:space="preserve"> «Подсчет нулевого запаса» в позиции документа инвентаризации.</w:t>
      </w:r>
    </w:p>
    <w:p w14:paraId="4CC0C65C" w14:textId="77777777" w:rsidR="00494F94" w:rsidRDefault="00494F94" w:rsidP="006E6F6B">
      <w:pPr>
        <w:spacing w:line="276" w:lineRule="auto"/>
      </w:pPr>
    </w:p>
    <w:p w14:paraId="0025EF9A" w14:textId="04083F1A" w:rsidR="009A3FD2" w:rsidRDefault="009A3FD2" w:rsidP="009A3FD2">
      <w:pPr>
        <w:ind w:firstLine="709"/>
        <w:jc w:val="right"/>
        <w:rPr>
          <w:rFonts w:cs="Arial"/>
          <w:b/>
          <w:sz w:val="22"/>
        </w:rPr>
      </w:pPr>
      <w:r w:rsidRPr="00916FAB">
        <w:rPr>
          <w:rFonts w:cs="Arial"/>
          <w:b/>
          <w:sz w:val="22"/>
        </w:rPr>
        <w:t xml:space="preserve">Таблица </w:t>
      </w:r>
      <w:r>
        <w:rPr>
          <w:rFonts w:cs="Arial"/>
          <w:b/>
          <w:sz w:val="22"/>
        </w:rPr>
        <w:t>63</w:t>
      </w:r>
      <w:r w:rsidRPr="00916FAB">
        <w:rPr>
          <w:rFonts w:cs="Arial"/>
          <w:b/>
          <w:sz w:val="22"/>
        </w:rPr>
        <w:t xml:space="preserve">. Описание </w:t>
      </w:r>
      <w:r>
        <w:rPr>
          <w:rFonts w:cs="Arial"/>
          <w:b/>
          <w:sz w:val="22"/>
        </w:rPr>
        <w:t>шага «Ввод данных инвентаризационного подсчета»</w:t>
      </w:r>
    </w:p>
    <w:p w14:paraId="0A61EA81" w14:textId="0E66C5F1" w:rsidR="009A3FD2" w:rsidRDefault="009A3FD2" w:rsidP="006E6F6B">
      <w:pPr>
        <w:spacing w:line="276" w:lineRule="auto"/>
      </w:pPr>
    </w:p>
    <w:tbl>
      <w:tblPr>
        <w:tblW w:w="10239"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1701"/>
        <w:gridCol w:w="1418"/>
        <w:gridCol w:w="1701"/>
        <w:gridCol w:w="1417"/>
        <w:gridCol w:w="2126"/>
      </w:tblGrid>
      <w:tr w:rsidR="009A3FD2" w14:paraId="494FADD0" w14:textId="77777777" w:rsidTr="009A3FD2">
        <w:trPr>
          <w:trHeight w:val="132"/>
        </w:trPr>
        <w:tc>
          <w:tcPr>
            <w:tcW w:w="1876" w:type="dxa"/>
            <w:shd w:val="solid" w:color="FFCC00" w:fill="auto"/>
          </w:tcPr>
          <w:p w14:paraId="5970BE5E" w14:textId="77777777" w:rsidR="009A3FD2" w:rsidRDefault="009A3FD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shd w:val="solid" w:color="FFCC00" w:fill="auto"/>
          </w:tcPr>
          <w:p w14:paraId="5543F251" w14:textId="77777777" w:rsidR="009A3FD2" w:rsidRDefault="009A3FD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418" w:type="dxa"/>
            <w:shd w:val="solid" w:color="FFCC00" w:fill="auto"/>
          </w:tcPr>
          <w:p w14:paraId="2AB3E2EC" w14:textId="77777777" w:rsidR="009A3FD2" w:rsidRDefault="009A3FD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701" w:type="dxa"/>
            <w:shd w:val="solid" w:color="FFCC00" w:fill="auto"/>
          </w:tcPr>
          <w:p w14:paraId="521534E0" w14:textId="77777777" w:rsidR="009A3FD2" w:rsidRDefault="009A3FD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17" w:type="dxa"/>
            <w:shd w:val="solid" w:color="FFCC00" w:fill="auto"/>
          </w:tcPr>
          <w:p w14:paraId="129A579C" w14:textId="77777777" w:rsidR="009A3FD2" w:rsidRDefault="009A3FD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126" w:type="dxa"/>
            <w:shd w:val="solid" w:color="FFCC00" w:fill="auto"/>
          </w:tcPr>
          <w:p w14:paraId="461FB42B" w14:textId="77777777" w:rsidR="009A3FD2" w:rsidRDefault="009A3FD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9A3FD2" w14:paraId="28DEC02F" w14:textId="77777777" w:rsidTr="009A3FD2">
        <w:trPr>
          <w:trHeight w:val="67"/>
        </w:trPr>
        <w:tc>
          <w:tcPr>
            <w:tcW w:w="1876" w:type="dxa"/>
          </w:tcPr>
          <w:p w14:paraId="10CBD663" w14:textId="77777777" w:rsidR="009A3FD2" w:rsidRDefault="009A3FD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ПП-10.07.03.04.050</w:t>
            </w:r>
          </w:p>
        </w:tc>
        <w:tc>
          <w:tcPr>
            <w:tcW w:w="1701" w:type="dxa"/>
          </w:tcPr>
          <w:p w14:paraId="76EC54ED" w14:textId="77777777" w:rsidR="009A3FD2" w:rsidRDefault="009A3FD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Подписание инвентаризационной описи</w:t>
            </w:r>
          </w:p>
        </w:tc>
        <w:tc>
          <w:tcPr>
            <w:tcW w:w="1418" w:type="dxa"/>
          </w:tcPr>
          <w:p w14:paraId="6382F471" w14:textId="77777777" w:rsidR="009A3FD2" w:rsidRDefault="009A3FD2">
            <w:pPr>
              <w:autoSpaceDE w:val="0"/>
              <w:autoSpaceDN w:val="0"/>
              <w:adjustRightInd w:val="0"/>
              <w:jc w:val="left"/>
              <w:rPr>
                <w:rFonts w:eastAsiaTheme="minorHAnsi" w:cs="Arial"/>
                <w:color w:val="000000"/>
                <w:sz w:val="20"/>
                <w:szCs w:val="20"/>
              </w:rPr>
            </w:pPr>
            <w:r>
              <w:rPr>
                <w:rFonts w:eastAsiaTheme="minorHAnsi" w:cs="Arial"/>
                <w:color w:val="000000"/>
                <w:sz w:val="20"/>
                <w:szCs w:val="20"/>
              </w:rPr>
              <w:t>MI04 Ввод результатов подсчета</w:t>
            </w:r>
          </w:p>
        </w:tc>
        <w:tc>
          <w:tcPr>
            <w:tcW w:w="1701" w:type="dxa"/>
          </w:tcPr>
          <w:p w14:paraId="31E88611" w14:textId="77777777" w:rsidR="009A3FD2" w:rsidRDefault="009A3FD2">
            <w:pPr>
              <w:autoSpaceDE w:val="0"/>
              <w:autoSpaceDN w:val="0"/>
              <w:adjustRightInd w:val="0"/>
              <w:jc w:val="left"/>
              <w:rPr>
                <w:rFonts w:eastAsiaTheme="minorHAnsi" w:cs="Arial"/>
                <w:color w:val="000000"/>
                <w:sz w:val="20"/>
                <w:szCs w:val="20"/>
              </w:rPr>
            </w:pPr>
            <w:r>
              <w:rPr>
                <w:rFonts w:eastAsiaTheme="minorHAnsi" w:cs="Arial"/>
                <w:color w:val="000000"/>
                <w:sz w:val="20"/>
                <w:szCs w:val="20"/>
              </w:rPr>
              <w:t>Инвентаризационная ведомость (подписана)</w:t>
            </w:r>
          </w:p>
        </w:tc>
        <w:tc>
          <w:tcPr>
            <w:tcW w:w="1417" w:type="dxa"/>
          </w:tcPr>
          <w:p w14:paraId="406C0D0C" w14:textId="77777777" w:rsidR="009A3FD2" w:rsidRDefault="009A3FD2">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(подсчитан)</w:t>
            </w:r>
          </w:p>
        </w:tc>
        <w:tc>
          <w:tcPr>
            <w:tcW w:w="2126" w:type="dxa"/>
          </w:tcPr>
          <w:p w14:paraId="0C3D5B28" w14:textId="7D9BFE60" w:rsidR="009A3FD2" w:rsidRDefault="009A3FD2">
            <w:pPr>
              <w:autoSpaceDE w:val="0"/>
              <w:autoSpaceDN w:val="0"/>
              <w:adjustRightInd w:val="0"/>
              <w:jc w:val="left"/>
              <w:rPr>
                <w:rFonts w:eastAsiaTheme="minorHAnsi" w:cs="Arial"/>
                <w:color w:val="000000"/>
                <w:sz w:val="20"/>
                <w:szCs w:val="20"/>
              </w:rPr>
            </w:pPr>
            <w:del w:id="1123" w:author="Кращенко Олег Владимирович (Подрядчик. ООО БерингПойнт)" w:date="2020-04-23T15:30:00Z">
              <w:r w:rsidDel="00556FB4">
                <w:rPr>
                  <w:rFonts w:eastAsiaTheme="minorHAnsi" w:cs="Arial"/>
                  <w:color w:val="000000"/>
                  <w:sz w:val="20"/>
                  <w:szCs w:val="20"/>
                </w:rPr>
                <w:delText>Ответственный за инвентаризацию МТР БЕ ГОК</w:delText>
              </w:r>
            </w:del>
            <w:ins w:id="1124" w:author="Кращенко Олег Владимирович (Подрядчик. ООО БерингПойнт)" w:date="2020-04-23T15:30:00Z">
              <w:r w:rsidR="00556FB4">
                <w:rPr>
                  <w:rFonts w:eastAsiaTheme="minorHAnsi" w:cs="Arial"/>
                  <w:color w:val="000000"/>
                  <w:sz w:val="20"/>
                  <w:szCs w:val="20"/>
                </w:rPr>
                <w:t>Ответственный за инвентаризацию</w:t>
              </w:r>
            </w:ins>
          </w:p>
        </w:tc>
      </w:tr>
    </w:tbl>
    <w:p w14:paraId="200287A2" w14:textId="77777777" w:rsidR="0011133A" w:rsidRDefault="0011133A" w:rsidP="006E6F6B">
      <w:pPr>
        <w:spacing w:line="276" w:lineRule="auto"/>
      </w:pPr>
    </w:p>
    <w:p w14:paraId="7A7EF1F0" w14:textId="0B788353" w:rsidR="006E6F6B" w:rsidRDefault="00CE6C67" w:rsidP="007B4B22">
      <w:pPr>
        <w:pStyle w:val="4"/>
      </w:pPr>
      <w:r>
        <w:t xml:space="preserve">Шаг процесса </w:t>
      </w:r>
      <w:r w:rsidR="006E6F6B">
        <w:t xml:space="preserve">ПП-10.07.03.04.060 </w:t>
      </w:r>
      <w:r>
        <w:t xml:space="preserve">– </w:t>
      </w:r>
      <w:r w:rsidR="006E6F6B">
        <w:t>Анализ результатов</w:t>
      </w:r>
    </w:p>
    <w:p w14:paraId="7265B014" w14:textId="77777777" w:rsidR="007B4B22" w:rsidRDefault="007B4B22" w:rsidP="007B4B22">
      <w:pPr>
        <w:ind w:firstLine="709"/>
        <w:rPr>
          <w:rFonts w:cs="Arial"/>
          <w:szCs w:val="24"/>
        </w:rPr>
      </w:pPr>
    </w:p>
    <w:p w14:paraId="472429E7" w14:textId="47874434" w:rsidR="002B7E5A" w:rsidRDefault="006E6F6B" w:rsidP="00696D9D">
      <w:pPr>
        <w:ind w:firstLine="709"/>
      </w:pPr>
      <w:r w:rsidRPr="00BB295F">
        <w:rPr>
          <w:szCs w:val="24"/>
        </w:rPr>
        <w:t>Ответственный за инвентаризацию МТР анализирует разницы между фактическим количеством МТР на складе, выявленном при инвентарном подсчете, и количеством МТР, указанном в системе</w:t>
      </w:r>
      <w:r w:rsidRPr="00BB295F">
        <w:rPr>
          <w:sz w:val="20"/>
        </w:rPr>
        <w:t>.</w:t>
      </w:r>
      <w:r w:rsidRPr="00BB295F">
        <w:rPr>
          <w:szCs w:val="24"/>
        </w:rPr>
        <w:t xml:space="preserve"> Для этой операции предусмотрен стандартный отчет </w:t>
      </w:r>
      <w:r w:rsidRPr="00BB295F">
        <w:rPr>
          <w:lang w:val="en-US"/>
        </w:rPr>
        <w:t>MI</w:t>
      </w:r>
      <w:r w:rsidRPr="009372D0">
        <w:t>20</w:t>
      </w:r>
      <w:r>
        <w:t xml:space="preserve"> или </w:t>
      </w:r>
      <w:r w:rsidRPr="00BB295F">
        <w:rPr>
          <w:lang w:val="en-US"/>
        </w:rPr>
        <w:t>J</w:t>
      </w:r>
      <w:r w:rsidRPr="00BB295F">
        <w:t>3</w:t>
      </w:r>
      <w:r w:rsidRPr="00BB295F">
        <w:rPr>
          <w:lang w:val="en-US"/>
        </w:rPr>
        <w:t>RALFIN</w:t>
      </w:r>
      <w:r w:rsidRPr="00BB295F">
        <w:t xml:space="preserve"> (в российской локализ</w:t>
      </w:r>
      <w:r>
        <w:t>ации</w:t>
      </w:r>
      <w:r w:rsidRPr="00BB295F">
        <w:t>)</w:t>
      </w:r>
      <w:r>
        <w:t>.</w:t>
      </w:r>
    </w:p>
    <w:p w14:paraId="2B5053B6" w14:textId="77777777" w:rsidR="00554B3A" w:rsidRDefault="00554B3A" w:rsidP="00696D9D">
      <w:pPr>
        <w:ind w:firstLine="709"/>
      </w:pPr>
    </w:p>
    <w:p w14:paraId="62DB18DD" w14:textId="04599CBA" w:rsidR="000745EA" w:rsidRDefault="000745EA" w:rsidP="000745EA">
      <w:pPr>
        <w:ind w:firstLine="709"/>
        <w:jc w:val="right"/>
        <w:rPr>
          <w:rFonts w:cs="Arial"/>
          <w:b/>
          <w:sz w:val="22"/>
        </w:rPr>
      </w:pPr>
      <w:r w:rsidRPr="00916FAB">
        <w:rPr>
          <w:rFonts w:cs="Arial"/>
          <w:b/>
          <w:sz w:val="22"/>
        </w:rPr>
        <w:t xml:space="preserve">Таблица </w:t>
      </w:r>
      <w:r>
        <w:rPr>
          <w:rFonts w:cs="Arial"/>
          <w:b/>
          <w:sz w:val="22"/>
        </w:rPr>
        <w:t>64</w:t>
      </w:r>
      <w:r w:rsidRPr="00916FAB">
        <w:rPr>
          <w:rFonts w:cs="Arial"/>
          <w:b/>
          <w:sz w:val="22"/>
        </w:rPr>
        <w:t xml:space="preserve">. Описание </w:t>
      </w:r>
      <w:r>
        <w:rPr>
          <w:rFonts w:cs="Arial"/>
          <w:b/>
          <w:sz w:val="22"/>
        </w:rPr>
        <w:t>шага «Анализ результатов»</w:t>
      </w:r>
    </w:p>
    <w:p w14:paraId="493DE65E" w14:textId="620E6FFB" w:rsidR="00696D9D" w:rsidRDefault="00696D9D" w:rsidP="00696D9D">
      <w:pPr>
        <w:ind w:firstLine="709"/>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1985"/>
        <w:gridCol w:w="1842"/>
        <w:gridCol w:w="1418"/>
        <w:gridCol w:w="1417"/>
        <w:gridCol w:w="1560"/>
      </w:tblGrid>
      <w:tr w:rsidR="000745EA" w14:paraId="4E149EC5" w14:textId="77777777" w:rsidTr="000745EA">
        <w:trPr>
          <w:trHeight w:val="132"/>
        </w:trPr>
        <w:tc>
          <w:tcPr>
            <w:tcW w:w="1876" w:type="dxa"/>
            <w:shd w:val="solid" w:color="FFCC00" w:fill="auto"/>
          </w:tcPr>
          <w:p w14:paraId="5B75519B" w14:textId="77777777" w:rsidR="000745EA" w:rsidRDefault="000745EA">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985" w:type="dxa"/>
            <w:shd w:val="solid" w:color="FFCC00" w:fill="auto"/>
          </w:tcPr>
          <w:p w14:paraId="3EC87D7A" w14:textId="77777777" w:rsidR="000745EA" w:rsidRDefault="000745EA">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842" w:type="dxa"/>
            <w:shd w:val="solid" w:color="FFCC00" w:fill="auto"/>
          </w:tcPr>
          <w:p w14:paraId="2C8286D1" w14:textId="77777777" w:rsidR="000745EA" w:rsidRDefault="000745EA">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418" w:type="dxa"/>
            <w:shd w:val="solid" w:color="FFCC00" w:fill="auto"/>
          </w:tcPr>
          <w:p w14:paraId="267ABD12" w14:textId="77777777" w:rsidR="000745EA" w:rsidRDefault="000745EA">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17" w:type="dxa"/>
            <w:shd w:val="solid" w:color="FFCC00" w:fill="auto"/>
          </w:tcPr>
          <w:p w14:paraId="4DB41768" w14:textId="77777777" w:rsidR="000745EA" w:rsidRDefault="000745EA">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60" w:type="dxa"/>
            <w:shd w:val="solid" w:color="FFCC00" w:fill="auto"/>
          </w:tcPr>
          <w:p w14:paraId="10F2CFA5" w14:textId="77777777" w:rsidR="000745EA" w:rsidRDefault="000745EA">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0745EA" w14:paraId="728FE8C3" w14:textId="77777777" w:rsidTr="000745EA">
        <w:trPr>
          <w:trHeight w:val="67"/>
        </w:trPr>
        <w:tc>
          <w:tcPr>
            <w:tcW w:w="1876" w:type="dxa"/>
          </w:tcPr>
          <w:p w14:paraId="081BBD64" w14:textId="77777777" w:rsidR="000745EA" w:rsidRDefault="000745EA">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ПП-10.07.03.04.060</w:t>
            </w:r>
          </w:p>
        </w:tc>
        <w:tc>
          <w:tcPr>
            <w:tcW w:w="1985" w:type="dxa"/>
          </w:tcPr>
          <w:p w14:paraId="2B3D664B" w14:textId="77777777" w:rsidR="000745EA" w:rsidRDefault="000745EA">
            <w:pPr>
              <w:autoSpaceDE w:val="0"/>
              <w:autoSpaceDN w:val="0"/>
              <w:adjustRightInd w:val="0"/>
              <w:jc w:val="left"/>
              <w:rPr>
                <w:rFonts w:eastAsiaTheme="minorHAnsi" w:cs="Arial"/>
                <w:color w:val="000000"/>
                <w:sz w:val="20"/>
                <w:szCs w:val="20"/>
              </w:rPr>
            </w:pPr>
            <w:r>
              <w:rPr>
                <w:rFonts w:eastAsiaTheme="minorHAnsi" w:cs="Arial"/>
                <w:color w:val="000000"/>
                <w:sz w:val="20"/>
                <w:szCs w:val="20"/>
              </w:rPr>
              <w:t>Ввод данных инвентаризационного подсчёта</w:t>
            </w:r>
          </w:p>
        </w:tc>
        <w:tc>
          <w:tcPr>
            <w:tcW w:w="1842" w:type="dxa"/>
          </w:tcPr>
          <w:p w14:paraId="6D8A113A" w14:textId="77777777" w:rsidR="000745EA" w:rsidRDefault="000745EA">
            <w:pPr>
              <w:autoSpaceDE w:val="0"/>
              <w:autoSpaceDN w:val="0"/>
              <w:adjustRightInd w:val="0"/>
              <w:jc w:val="left"/>
              <w:rPr>
                <w:rFonts w:eastAsiaTheme="minorHAnsi" w:cs="Arial"/>
                <w:color w:val="000000"/>
                <w:sz w:val="20"/>
                <w:szCs w:val="20"/>
              </w:rPr>
            </w:pPr>
            <w:r>
              <w:rPr>
                <w:rFonts w:eastAsiaTheme="minorHAnsi" w:cs="Arial"/>
                <w:color w:val="000000"/>
                <w:sz w:val="20"/>
                <w:szCs w:val="20"/>
              </w:rPr>
              <w:t>MI20 Анализ документов инвентаризации</w:t>
            </w:r>
          </w:p>
        </w:tc>
        <w:tc>
          <w:tcPr>
            <w:tcW w:w="1418" w:type="dxa"/>
          </w:tcPr>
          <w:p w14:paraId="64C3D0EF" w14:textId="77777777" w:rsidR="000745EA" w:rsidRDefault="000745EA">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(подсчитан)</w:t>
            </w:r>
          </w:p>
        </w:tc>
        <w:tc>
          <w:tcPr>
            <w:tcW w:w="1417" w:type="dxa"/>
          </w:tcPr>
          <w:p w14:paraId="47334C32" w14:textId="77777777" w:rsidR="000745EA" w:rsidRDefault="000745EA">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(проанализирован)</w:t>
            </w:r>
          </w:p>
        </w:tc>
        <w:tc>
          <w:tcPr>
            <w:tcW w:w="1560" w:type="dxa"/>
          </w:tcPr>
          <w:p w14:paraId="15FEFF2C" w14:textId="647AAC99" w:rsidR="000745EA" w:rsidRDefault="000745EA">
            <w:pPr>
              <w:autoSpaceDE w:val="0"/>
              <w:autoSpaceDN w:val="0"/>
              <w:adjustRightInd w:val="0"/>
              <w:jc w:val="left"/>
              <w:rPr>
                <w:rFonts w:eastAsiaTheme="minorHAnsi" w:cs="Arial"/>
                <w:color w:val="000000"/>
                <w:sz w:val="20"/>
                <w:szCs w:val="20"/>
              </w:rPr>
            </w:pPr>
            <w:del w:id="1125" w:author="Кращенко Олег Владимирович (Подрядчик. ООО БерингПойнт)" w:date="2020-04-23T15:30:00Z">
              <w:r w:rsidDel="00556FB4">
                <w:rPr>
                  <w:rFonts w:eastAsiaTheme="minorHAnsi" w:cs="Arial"/>
                  <w:color w:val="000000"/>
                  <w:sz w:val="20"/>
                  <w:szCs w:val="20"/>
                </w:rPr>
                <w:delText>Ответственный за инвентаризацию МТР БЕ ГОК</w:delText>
              </w:r>
            </w:del>
            <w:ins w:id="1126" w:author="Кращенко Олег Владимирович (Подрядчик. ООО БерингПойнт)" w:date="2020-04-23T15:30:00Z">
              <w:r w:rsidR="00556FB4">
                <w:rPr>
                  <w:rFonts w:eastAsiaTheme="minorHAnsi" w:cs="Arial"/>
                  <w:color w:val="000000"/>
                  <w:sz w:val="20"/>
                  <w:szCs w:val="20"/>
                </w:rPr>
                <w:t>Ответственный за инвентаризацию</w:t>
              </w:r>
            </w:ins>
          </w:p>
        </w:tc>
      </w:tr>
    </w:tbl>
    <w:p w14:paraId="5EEADC74" w14:textId="77777777" w:rsidR="006737EE" w:rsidRDefault="006737EE" w:rsidP="00696D9D">
      <w:pPr>
        <w:ind w:firstLine="709"/>
      </w:pPr>
    </w:p>
    <w:p w14:paraId="1B97792F" w14:textId="77777777" w:rsidR="005E57AE" w:rsidRDefault="005E57AE" w:rsidP="00696D9D">
      <w:pPr>
        <w:ind w:firstLine="709"/>
      </w:pPr>
    </w:p>
    <w:p w14:paraId="0FAAFA22" w14:textId="77777777" w:rsidR="006E6F6B" w:rsidRPr="00841E39" w:rsidRDefault="006E6F6B" w:rsidP="00841E39">
      <w:pPr>
        <w:ind w:firstLine="709"/>
        <w:rPr>
          <w:b/>
        </w:rPr>
      </w:pPr>
      <w:r w:rsidRPr="00841E39">
        <w:rPr>
          <w:b/>
        </w:rPr>
        <w:t>ПРИ ИНВЕНТАРИЗАЦИИ ВЫЯВЛЕНЫ РАСХОЖДЕНИЯ</w:t>
      </w:r>
    </w:p>
    <w:p w14:paraId="1CF1FCF1" w14:textId="77777777" w:rsidR="00841E39" w:rsidRDefault="00841E39" w:rsidP="00841E39">
      <w:pPr>
        <w:ind w:firstLine="709"/>
      </w:pPr>
    </w:p>
    <w:p w14:paraId="2D4AAC37" w14:textId="15D6F647" w:rsidR="006E6F6B" w:rsidRDefault="00CE6C67" w:rsidP="00841E39">
      <w:pPr>
        <w:pStyle w:val="4"/>
      </w:pPr>
      <w:r>
        <w:t xml:space="preserve">Шаг процесса </w:t>
      </w:r>
      <w:r w:rsidR="006E6F6B">
        <w:t xml:space="preserve">ПП-10.07.03.04.063 </w:t>
      </w:r>
      <w:r>
        <w:t xml:space="preserve">– </w:t>
      </w:r>
      <w:r w:rsidR="006E6F6B">
        <w:t>Принятие решения о необходимости повторного подсчета</w:t>
      </w:r>
    </w:p>
    <w:p w14:paraId="4FF4DEBF" w14:textId="77777777" w:rsidR="00841E39" w:rsidRDefault="00841E39" w:rsidP="00841E39">
      <w:pPr>
        <w:ind w:firstLine="709"/>
      </w:pPr>
    </w:p>
    <w:p w14:paraId="24BD86DC" w14:textId="5CB2BC76" w:rsidR="006E6F6B" w:rsidRDefault="006E6F6B" w:rsidP="00841E39">
      <w:pPr>
        <w:ind w:firstLine="709"/>
      </w:pPr>
      <w:r>
        <w:lastRenderedPageBreak/>
        <w:t xml:space="preserve">РИК принимается решение о целесообразности проведения повторного подсчета для возможного устранения расхождений между результатами подсчета и данными в бухгалтерском учете. Например, слишком большой объем расхождений данных. </w:t>
      </w:r>
    </w:p>
    <w:p w14:paraId="15EB6756" w14:textId="0A817861" w:rsidR="006E6F6B" w:rsidRDefault="006E6F6B" w:rsidP="00841E39">
      <w:pPr>
        <w:ind w:firstLine="709"/>
      </w:pPr>
      <w:r>
        <w:t>Данный шаг не отражается в системе SAP.</w:t>
      </w:r>
    </w:p>
    <w:p w14:paraId="1DF7D471" w14:textId="77777777" w:rsidR="0011133A" w:rsidRDefault="0011133A" w:rsidP="00841E39">
      <w:pPr>
        <w:ind w:firstLine="709"/>
      </w:pPr>
    </w:p>
    <w:p w14:paraId="1EE2F185" w14:textId="561C43A5" w:rsidR="00795BF5" w:rsidRDefault="00795BF5" w:rsidP="00795BF5">
      <w:pPr>
        <w:ind w:firstLine="709"/>
        <w:jc w:val="right"/>
        <w:rPr>
          <w:rFonts w:cs="Arial"/>
          <w:b/>
          <w:sz w:val="22"/>
        </w:rPr>
      </w:pPr>
      <w:r w:rsidRPr="00916FAB">
        <w:rPr>
          <w:rFonts w:cs="Arial"/>
          <w:b/>
          <w:sz w:val="22"/>
        </w:rPr>
        <w:t xml:space="preserve">Таблица </w:t>
      </w:r>
      <w:r>
        <w:rPr>
          <w:rFonts w:cs="Arial"/>
          <w:b/>
          <w:sz w:val="22"/>
        </w:rPr>
        <w:t>65</w:t>
      </w:r>
      <w:r w:rsidRPr="00916FAB">
        <w:rPr>
          <w:rFonts w:cs="Arial"/>
          <w:b/>
          <w:sz w:val="22"/>
        </w:rPr>
        <w:t xml:space="preserve">. Описание </w:t>
      </w:r>
      <w:r>
        <w:rPr>
          <w:rFonts w:cs="Arial"/>
          <w:b/>
          <w:sz w:val="22"/>
        </w:rPr>
        <w:t>шага «Принятие решения о необходимости повторного подсчета»</w:t>
      </w:r>
    </w:p>
    <w:p w14:paraId="4C149983" w14:textId="2C5F3E86" w:rsidR="00795BF5" w:rsidRDefault="00795BF5" w:rsidP="00841E39">
      <w:pPr>
        <w:ind w:firstLine="709"/>
      </w:pPr>
    </w:p>
    <w:tbl>
      <w:tblPr>
        <w:tblW w:w="10239"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1843"/>
        <w:gridCol w:w="1044"/>
        <w:gridCol w:w="2216"/>
        <w:gridCol w:w="1701"/>
        <w:gridCol w:w="1559"/>
      </w:tblGrid>
      <w:tr w:rsidR="00795BF5" w14:paraId="5C366430" w14:textId="77777777" w:rsidTr="00795BF5">
        <w:trPr>
          <w:trHeight w:val="132"/>
        </w:trPr>
        <w:tc>
          <w:tcPr>
            <w:tcW w:w="1876" w:type="dxa"/>
            <w:shd w:val="solid" w:color="FFCC00" w:fill="auto"/>
          </w:tcPr>
          <w:p w14:paraId="03B7ACF0" w14:textId="77777777" w:rsidR="00795BF5" w:rsidRDefault="00795B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843" w:type="dxa"/>
            <w:shd w:val="solid" w:color="FFCC00" w:fill="auto"/>
          </w:tcPr>
          <w:p w14:paraId="38722205" w14:textId="77777777" w:rsidR="00795BF5" w:rsidRDefault="00795B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shd w:val="solid" w:color="FFCC00" w:fill="auto"/>
          </w:tcPr>
          <w:p w14:paraId="0D8FE174" w14:textId="77777777" w:rsidR="00795BF5" w:rsidRDefault="00795B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2216" w:type="dxa"/>
            <w:shd w:val="solid" w:color="FFCC00" w:fill="auto"/>
          </w:tcPr>
          <w:p w14:paraId="63C8C521" w14:textId="77777777" w:rsidR="00795BF5" w:rsidRDefault="00795B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01" w:type="dxa"/>
            <w:shd w:val="solid" w:color="FFCC00" w:fill="auto"/>
          </w:tcPr>
          <w:p w14:paraId="283F605A" w14:textId="77777777" w:rsidR="00795BF5" w:rsidRDefault="00795B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59" w:type="dxa"/>
            <w:shd w:val="solid" w:color="FFCC00" w:fill="auto"/>
          </w:tcPr>
          <w:p w14:paraId="22601C9C" w14:textId="77777777" w:rsidR="00795BF5" w:rsidRDefault="00795BF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795BF5" w14:paraId="59A31289" w14:textId="77777777" w:rsidTr="00795BF5">
        <w:trPr>
          <w:trHeight w:val="67"/>
        </w:trPr>
        <w:tc>
          <w:tcPr>
            <w:tcW w:w="1876" w:type="dxa"/>
          </w:tcPr>
          <w:p w14:paraId="2DAE6546" w14:textId="77777777" w:rsidR="00795BF5" w:rsidRDefault="00795BF5">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ПП-10.07.03.04.063</w:t>
            </w:r>
          </w:p>
        </w:tc>
        <w:tc>
          <w:tcPr>
            <w:tcW w:w="1843" w:type="dxa"/>
          </w:tcPr>
          <w:p w14:paraId="166FEE1F" w14:textId="77777777" w:rsidR="00795BF5" w:rsidRDefault="00795BF5">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При инвентаризации выявлены расхождения</w:t>
            </w:r>
          </w:p>
        </w:tc>
        <w:tc>
          <w:tcPr>
            <w:tcW w:w="1044" w:type="dxa"/>
          </w:tcPr>
          <w:p w14:paraId="5F0EDDDF" w14:textId="77777777" w:rsidR="00795BF5" w:rsidRDefault="00795BF5">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2216" w:type="dxa"/>
          </w:tcPr>
          <w:p w14:paraId="5862A035" w14:textId="77777777" w:rsidR="00795BF5" w:rsidRDefault="00795BF5">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(проанализирован)</w:t>
            </w:r>
          </w:p>
        </w:tc>
        <w:tc>
          <w:tcPr>
            <w:tcW w:w="1701" w:type="dxa"/>
          </w:tcPr>
          <w:p w14:paraId="5AA8F62E" w14:textId="77777777" w:rsidR="00795BF5" w:rsidRDefault="00795BF5">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Сличительная ведомость</w:t>
            </w:r>
          </w:p>
        </w:tc>
        <w:tc>
          <w:tcPr>
            <w:tcW w:w="1559" w:type="dxa"/>
          </w:tcPr>
          <w:p w14:paraId="1EF93641" w14:textId="77777777" w:rsidR="00795BF5" w:rsidRDefault="00795BF5">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РИК БЕ ГОК</w:t>
            </w:r>
          </w:p>
        </w:tc>
      </w:tr>
    </w:tbl>
    <w:p w14:paraId="116A4190" w14:textId="77777777" w:rsidR="00A62993" w:rsidRDefault="00A62993" w:rsidP="00A62993"/>
    <w:p w14:paraId="47BCF0E6" w14:textId="77777777" w:rsidR="00A62993" w:rsidRDefault="00A62993" w:rsidP="00A62993"/>
    <w:p w14:paraId="02E817AD" w14:textId="263B82F3" w:rsidR="006E6F6B" w:rsidRDefault="00CE6C67" w:rsidP="00841E39">
      <w:pPr>
        <w:pStyle w:val="4"/>
      </w:pPr>
      <w:r>
        <w:t xml:space="preserve">Шаг процесса </w:t>
      </w:r>
      <w:r w:rsidR="006E6F6B">
        <w:t xml:space="preserve">ПП-10.07.03.04.070 </w:t>
      </w:r>
      <w:r>
        <w:t xml:space="preserve">– </w:t>
      </w:r>
      <w:r w:rsidR="006E6F6B" w:rsidRPr="00AA12E4">
        <w:t>Создание документа инве</w:t>
      </w:r>
      <w:r w:rsidR="006E6F6B">
        <w:t>нтаризации для повторного подсче</w:t>
      </w:r>
      <w:r w:rsidR="006E6F6B" w:rsidRPr="00AA12E4">
        <w:t>та выбранных позиций</w:t>
      </w:r>
    </w:p>
    <w:p w14:paraId="52FF9D56" w14:textId="77777777" w:rsidR="00841E39" w:rsidRDefault="00841E39" w:rsidP="00841E39">
      <w:pPr>
        <w:ind w:firstLine="709"/>
      </w:pPr>
    </w:p>
    <w:p w14:paraId="1CE0FBA0" w14:textId="122CCE39" w:rsidR="006E6F6B" w:rsidRDefault="006E6F6B" w:rsidP="00841E39">
      <w:pPr>
        <w:ind w:firstLine="709"/>
      </w:pPr>
      <w:r>
        <w:t>В случае принятия решения РИК о необходимости проведения повторного подсчета, Ответственный за инвентаризацию формирует повторно документ инвентаризации. Повторный подсчет может быть проведен как в целом по складу, так и по определенным МТР.</w:t>
      </w:r>
    </w:p>
    <w:p w14:paraId="5BF02052" w14:textId="6D555EBF" w:rsidR="00290D33" w:rsidRDefault="00290D33" w:rsidP="00841E39">
      <w:pPr>
        <w:ind w:firstLine="709"/>
      </w:pPr>
      <w:r>
        <w:t>В заголовке документа инвентаризации для повторного подсчета можно указать причину повторного подсчета.</w:t>
      </w:r>
    </w:p>
    <w:p w14:paraId="7E21F04E" w14:textId="77777777" w:rsidR="006E6F6B" w:rsidRDefault="006E6F6B" w:rsidP="00841E39">
      <w:pPr>
        <w:ind w:firstLine="709"/>
      </w:pPr>
      <w:r>
        <w:t xml:space="preserve">Подробное описание представлено в шаге 5.2.3.2 </w:t>
      </w:r>
      <w:r w:rsidRPr="00333CCC">
        <w:t>ПП-10.07.03.04.010 Создание документа инвентарного подсчета</w:t>
      </w:r>
      <w:r>
        <w:t>.</w:t>
      </w:r>
    </w:p>
    <w:p w14:paraId="42126AE1" w14:textId="77777777" w:rsidR="00841E39" w:rsidRDefault="00841E39" w:rsidP="00455CEA"/>
    <w:p w14:paraId="4C0EE97B" w14:textId="511C8FE7" w:rsidR="00BB05A1" w:rsidRDefault="00BB05A1" w:rsidP="00BB05A1">
      <w:pPr>
        <w:ind w:firstLine="709"/>
        <w:jc w:val="right"/>
        <w:rPr>
          <w:rFonts w:cs="Arial"/>
          <w:b/>
          <w:sz w:val="22"/>
        </w:rPr>
      </w:pPr>
      <w:r w:rsidRPr="00916FAB">
        <w:rPr>
          <w:rFonts w:cs="Arial"/>
          <w:b/>
          <w:sz w:val="22"/>
        </w:rPr>
        <w:t xml:space="preserve">Таблица </w:t>
      </w:r>
      <w:r>
        <w:rPr>
          <w:rFonts w:cs="Arial"/>
          <w:b/>
          <w:sz w:val="22"/>
        </w:rPr>
        <w:t>66</w:t>
      </w:r>
      <w:r w:rsidRPr="00916FAB">
        <w:rPr>
          <w:rFonts w:cs="Arial"/>
          <w:b/>
          <w:sz w:val="22"/>
        </w:rPr>
        <w:t xml:space="preserve">. Описание </w:t>
      </w:r>
      <w:r>
        <w:rPr>
          <w:rFonts w:cs="Arial"/>
          <w:b/>
          <w:sz w:val="22"/>
        </w:rPr>
        <w:t>шага «Создание документа инвентаризации для повторного подсчета выбранных позиций»</w:t>
      </w:r>
    </w:p>
    <w:p w14:paraId="5322763C" w14:textId="68EF6AF8" w:rsidR="00BB05A1" w:rsidRDefault="00BB05A1" w:rsidP="00455CEA"/>
    <w:tbl>
      <w:tblPr>
        <w:tblW w:w="10239"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1418"/>
        <w:gridCol w:w="1842"/>
        <w:gridCol w:w="1701"/>
        <w:gridCol w:w="1560"/>
        <w:gridCol w:w="1842"/>
      </w:tblGrid>
      <w:tr w:rsidR="00BB05A1" w14:paraId="3C54548F" w14:textId="77777777" w:rsidTr="00BB05A1">
        <w:trPr>
          <w:trHeight w:val="132"/>
        </w:trPr>
        <w:tc>
          <w:tcPr>
            <w:tcW w:w="1876" w:type="dxa"/>
            <w:shd w:val="solid" w:color="FFCC00" w:fill="auto"/>
          </w:tcPr>
          <w:p w14:paraId="20F215DD"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418" w:type="dxa"/>
            <w:shd w:val="solid" w:color="FFCC00" w:fill="auto"/>
          </w:tcPr>
          <w:p w14:paraId="023D8B1E"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842" w:type="dxa"/>
            <w:shd w:val="solid" w:color="FFCC00" w:fill="auto"/>
          </w:tcPr>
          <w:p w14:paraId="0E0EAA7C"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701" w:type="dxa"/>
            <w:shd w:val="solid" w:color="FFCC00" w:fill="auto"/>
          </w:tcPr>
          <w:p w14:paraId="63AF0D72"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560" w:type="dxa"/>
            <w:shd w:val="solid" w:color="FFCC00" w:fill="auto"/>
          </w:tcPr>
          <w:p w14:paraId="4DA3BA4F"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842" w:type="dxa"/>
            <w:shd w:val="solid" w:color="FFCC00" w:fill="auto"/>
          </w:tcPr>
          <w:p w14:paraId="1D2F581F"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BB05A1" w14:paraId="45F166EB" w14:textId="77777777" w:rsidTr="00BB05A1">
        <w:trPr>
          <w:trHeight w:val="199"/>
        </w:trPr>
        <w:tc>
          <w:tcPr>
            <w:tcW w:w="1876" w:type="dxa"/>
          </w:tcPr>
          <w:p w14:paraId="0A3CCDBD"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ПП-10.07.03.04.070</w:t>
            </w:r>
          </w:p>
        </w:tc>
        <w:tc>
          <w:tcPr>
            <w:tcW w:w="1418" w:type="dxa"/>
          </w:tcPr>
          <w:p w14:paraId="59AD92B1"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Принято решение о повторном подсчете</w:t>
            </w:r>
          </w:p>
        </w:tc>
        <w:tc>
          <w:tcPr>
            <w:tcW w:w="1842" w:type="dxa"/>
          </w:tcPr>
          <w:p w14:paraId="72E171A1"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MI20 Анализ документов инвентаризации</w:t>
            </w:r>
          </w:p>
        </w:tc>
        <w:tc>
          <w:tcPr>
            <w:tcW w:w="1701" w:type="dxa"/>
          </w:tcPr>
          <w:p w14:paraId="4DD12BD1"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(Проанализирован)</w:t>
            </w:r>
          </w:p>
        </w:tc>
        <w:tc>
          <w:tcPr>
            <w:tcW w:w="1560" w:type="dxa"/>
          </w:tcPr>
          <w:p w14:paraId="6C8AD45A"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(Повторный подсчёт)</w:t>
            </w:r>
          </w:p>
        </w:tc>
        <w:tc>
          <w:tcPr>
            <w:tcW w:w="1842" w:type="dxa"/>
          </w:tcPr>
          <w:p w14:paraId="25018253" w14:textId="513C5002" w:rsidR="00BB05A1" w:rsidRDefault="00BB05A1">
            <w:pPr>
              <w:autoSpaceDE w:val="0"/>
              <w:autoSpaceDN w:val="0"/>
              <w:adjustRightInd w:val="0"/>
              <w:jc w:val="left"/>
              <w:rPr>
                <w:rFonts w:eastAsiaTheme="minorHAnsi" w:cs="Arial"/>
                <w:color w:val="000000"/>
                <w:sz w:val="20"/>
                <w:szCs w:val="20"/>
              </w:rPr>
            </w:pPr>
            <w:del w:id="1127" w:author="Кращенко Олег Владимирович (Подрядчик. ООО БерингПойнт)" w:date="2020-04-23T15:30:00Z">
              <w:r w:rsidDel="00556FB4">
                <w:rPr>
                  <w:rFonts w:eastAsiaTheme="minorHAnsi" w:cs="Arial"/>
                  <w:color w:val="000000"/>
                  <w:sz w:val="20"/>
                  <w:szCs w:val="20"/>
                </w:rPr>
                <w:delText>Ответственный за инвентаризацию МТР БЕ ГОК</w:delText>
              </w:r>
            </w:del>
            <w:ins w:id="1128" w:author="Кращенко Олег Владимирович (Подрядчик. ООО БерингПойнт)" w:date="2020-04-23T15:30:00Z">
              <w:r w:rsidR="00556FB4">
                <w:rPr>
                  <w:rFonts w:eastAsiaTheme="minorHAnsi" w:cs="Arial"/>
                  <w:color w:val="000000"/>
                  <w:sz w:val="20"/>
                  <w:szCs w:val="20"/>
                </w:rPr>
                <w:t>Ответственный за инвентаризацию</w:t>
              </w:r>
            </w:ins>
          </w:p>
        </w:tc>
      </w:tr>
    </w:tbl>
    <w:p w14:paraId="3770EF4E" w14:textId="77777777" w:rsidR="003F304B" w:rsidRDefault="003F304B" w:rsidP="00455CEA"/>
    <w:p w14:paraId="52E0451E" w14:textId="77777777" w:rsidR="0011133A" w:rsidRDefault="0011133A" w:rsidP="00455CEA"/>
    <w:p w14:paraId="5A8304F1" w14:textId="7024512A" w:rsidR="006E6F6B" w:rsidRDefault="00CE6C67" w:rsidP="00841E39">
      <w:pPr>
        <w:pStyle w:val="4"/>
      </w:pPr>
      <w:r>
        <w:t xml:space="preserve">Шаг процесса </w:t>
      </w:r>
      <w:r w:rsidR="006E6F6B">
        <w:t xml:space="preserve">ПП-10.07.03.04.064 </w:t>
      </w:r>
      <w:r>
        <w:t xml:space="preserve">– </w:t>
      </w:r>
      <w:r w:rsidR="006E6F6B">
        <w:t>Правовая оценка</w:t>
      </w:r>
    </w:p>
    <w:p w14:paraId="1221B895" w14:textId="77777777" w:rsidR="00841E39" w:rsidRDefault="00841E39" w:rsidP="00841E39">
      <w:pPr>
        <w:ind w:firstLine="709"/>
      </w:pPr>
    </w:p>
    <w:p w14:paraId="6F61774D" w14:textId="2B280126" w:rsidR="006E6F6B" w:rsidRDefault="006E6F6B" w:rsidP="00841E39">
      <w:pPr>
        <w:ind w:firstLine="709"/>
        <w:rPr>
          <w:rFonts w:cs="Arial"/>
        </w:rPr>
      </w:pPr>
      <w:r>
        <w:rPr>
          <w:rFonts w:cs="Arial"/>
        </w:rPr>
        <w:t>В случае, если РИК принято решение, что повторная инвентаризация не требуется, инициируется процесс завершения инвентаризации и подготовки соответствующих документов.</w:t>
      </w:r>
      <w:r w:rsidR="008F7BA4">
        <w:rPr>
          <w:rFonts w:cs="Arial"/>
        </w:rPr>
        <w:t xml:space="preserve"> Правовую оценку выполняет юридический отдел.</w:t>
      </w:r>
    </w:p>
    <w:p w14:paraId="092AB871" w14:textId="214DA529" w:rsidR="006E6F6B" w:rsidRDefault="006E6F6B" w:rsidP="00841E39">
      <w:pPr>
        <w:ind w:firstLine="709"/>
        <w:rPr>
          <w:rFonts w:cs="Arial"/>
        </w:rPr>
      </w:pPr>
      <w:r>
        <w:rPr>
          <w:rFonts w:cs="Arial"/>
        </w:rPr>
        <w:t>Данный шаг не отражается в системе SAP.</w:t>
      </w:r>
    </w:p>
    <w:p w14:paraId="43C2EEBA" w14:textId="77777777" w:rsidR="00696D9D" w:rsidRDefault="00696D9D" w:rsidP="00841E39">
      <w:pPr>
        <w:ind w:firstLine="709"/>
        <w:rPr>
          <w:rFonts w:cs="Arial"/>
        </w:rPr>
      </w:pPr>
    </w:p>
    <w:p w14:paraId="1096EB29" w14:textId="14932AAA" w:rsidR="00BB05A1" w:rsidRDefault="00BB05A1" w:rsidP="00BB05A1">
      <w:pPr>
        <w:ind w:firstLine="709"/>
        <w:jc w:val="right"/>
        <w:rPr>
          <w:rFonts w:cs="Arial"/>
        </w:rPr>
      </w:pPr>
      <w:r w:rsidRPr="00916FAB">
        <w:rPr>
          <w:rFonts w:cs="Arial"/>
          <w:b/>
          <w:sz w:val="22"/>
        </w:rPr>
        <w:t xml:space="preserve">Таблица </w:t>
      </w:r>
      <w:r>
        <w:rPr>
          <w:rFonts w:cs="Arial"/>
          <w:b/>
          <w:sz w:val="22"/>
        </w:rPr>
        <w:t>67</w:t>
      </w:r>
      <w:r w:rsidRPr="00916FAB">
        <w:rPr>
          <w:rFonts w:cs="Arial"/>
          <w:b/>
          <w:sz w:val="22"/>
        </w:rPr>
        <w:t xml:space="preserve">. Описание </w:t>
      </w:r>
      <w:r>
        <w:rPr>
          <w:rFonts w:cs="Arial"/>
          <w:b/>
          <w:sz w:val="22"/>
        </w:rPr>
        <w:t>шага «Правовая оценка»</w:t>
      </w:r>
    </w:p>
    <w:p w14:paraId="08FABD2E" w14:textId="77777777" w:rsidR="00BB05A1" w:rsidRDefault="00BB05A1" w:rsidP="00841E39">
      <w:pPr>
        <w:ind w:firstLine="709"/>
        <w:rPr>
          <w:rFonts w:cs="Arial"/>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1985"/>
        <w:gridCol w:w="1044"/>
        <w:gridCol w:w="1791"/>
        <w:gridCol w:w="1275"/>
        <w:gridCol w:w="2243"/>
      </w:tblGrid>
      <w:tr w:rsidR="00BB05A1" w14:paraId="753E4534" w14:textId="77777777" w:rsidTr="00BB05A1">
        <w:trPr>
          <w:trHeight w:val="132"/>
        </w:trPr>
        <w:tc>
          <w:tcPr>
            <w:tcW w:w="1876" w:type="dxa"/>
            <w:shd w:val="solid" w:color="FFCC00" w:fill="auto"/>
          </w:tcPr>
          <w:p w14:paraId="58D7A6AE"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985" w:type="dxa"/>
            <w:shd w:val="solid" w:color="FFCC00" w:fill="auto"/>
          </w:tcPr>
          <w:p w14:paraId="642257BF"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shd w:val="solid" w:color="FFCC00" w:fill="auto"/>
          </w:tcPr>
          <w:p w14:paraId="148D21DE"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791" w:type="dxa"/>
            <w:shd w:val="solid" w:color="FFCC00" w:fill="auto"/>
          </w:tcPr>
          <w:p w14:paraId="0558EF35"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75" w:type="dxa"/>
            <w:shd w:val="solid" w:color="FFCC00" w:fill="auto"/>
          </w:tcPr>
          <w:p w14:paraId="3FDD8884"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243" w:type="dxa"/>
            <w:shd w:val="solid" w:color="FFCC00" w:fill="auto"/>
          </w:tcPr>
          <w:p w14:paraId="30CAF5A3" w14:textId="77777777" w:rsidR="00BB05A1" w:rsidRDefault="00BB05A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BB05A1" w14:paraId="579594D8" w14:textId="77777777" w:rsidTr="00BB05A1">
        <w:trPr>
          <w:trHeight w:val="67"/>
        </w:trPr>
        <w:tc>
          <w:tcPr>
            <w:tcW w:w="1876" w:type="dxa"/>
          </w:tcPr>
          <w:p w14:paraId="70F1D7AB"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ПП-10.07.03.04.064</w:t>
            </w:r>
          </w:p>
        </w:tc>
        <w:tc>
          <w:tcPr>
            <w:tcW w:w="1985" w:type="dxa"/>
          </w:tcPr>
          <w:p w14:paraId="08EBBE06"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Повторный пересчет не требуется</w:t>
            </w:r>
          </w:p>
        </w:tc>
        <w:tc>
          <w:tcPr>
            <w:tcW w:w="1044" w:type="dxa"/>
          </w:tcPr>
          <w:p w14:paraId="56E5AC3E"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791" w:type="dxa"/>
          </w:tcPr>
          <w:p w14:paraId="440DABFA"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(получен)</w:t>
            </w:r>
          </w:p>
        </w:tc>
        <w:tc>
          <w:tcPr>
            <w:tcW w:w="1275" w:type="dxa"/>
          </w:tcPr>
          <w:p w14:paraId="5B8B6D69"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(проанализирован)</w:t>
            </w:r>
          </w:p>
        </w:tc>
        <w:tc>
          <w:tcPr>
            <w:tcW w:w="2243" w:type="dxa"/>
          </w:tcPr>
          <w:p w14:paraId="0EF13BF3" w14:textId="77777777" w:rsidR="00BB05A1" w:rsidRDefault="00BB05A1">
            <w:pPr>
              <w:autoSpaceDE w:val="0"/>
              <w:autoSpaceDN w:val="0"/>
              <w:adjustRightInd w:val="0"/>
              <w:jc w:val="left"/>
              <w:rPr>
                <w:rFonts w:eastAsiaTheme="minorHAnsi" w:cs="Arial"/>
                <w:color w:val="000000"/>
                <w:sz w:val="20"/>
                <w:szCs w:val="20"/>
              </w:rPr>
            </w:pPr>
            <w:r>
              <w:rPr>
                <w:rFonts w:eastAsiaTheme="minorHAnsi" w:cs="Arial"/>
                <w:color w:val="000000"/>
                <w:sz w:val="20"/>
                <w:szCs w:val="20"/>
              </w:rPr>
              <w:t>Юридический отдел</w:t>
            </w:r>
          </w:p>
        </w:tc>
      </w:tr>
    </w:tbl>
    <w:p w14:paraId="1A457289" w14:textId="77777777" w:rsidR="0011133A" w:rsidRDefault="0011133A" w:rsidP="00841E39">
      <w:pPr>
        <w:ind w:firstLine="709"/>
        <w:rPr>
          <w:rFonts w:cs="Arial"/>
        </w:rPr>
      </w:pPr>
    </w:p>
    <w:p w14:paraId="2B0C076D" w14:textId="77777777" w:rsidR="0011133A" w:rsidRDefault="0011133A" w:rsidP="00841E39">
      <w:pPr>
        <w:ind w:firstLine="709"/>
        <w:rPr>
          <w:rFonts w:cs="Arial"/>
        </w:rPr>
      </w:pPr>
    </w:p>
    <w:p w14:paraId="46F27714" w14:textId="035C1C65" w:rsidR="006E6F6B" w:rsidRDefault="00CE6C67" w:rsidP="00841E39">
      <w:pPr>
        <w:pStyle w:val="4"/>
      </w:pPr>
      <w:r>
        <w:t xml:space="preserve">Шаг процесса </w:t>
      </w:r>
      <w:r w:rsidR="006E6F6B">
        <w:t xml:space="preserve">ПП-10.07.03.04.065 </w:t>
      </w:r>
      <w:r>
        <w:t xml:space="preserve">– </w:t>
      </w:r>
      <w:r w:rsidR="006E6F6B">
        <w:t>Печать сличительной ведомости</w:t>
      </w:r>
    </w:p>
    <w:p w14:paraId="7FEB768C" w14:textId="77777777" w:rsidR="00841E39" w:rsidRDefault="00841E39" w:rsidP="00841E39">
      <w:pPr>
        <w:ind w:firstLine="709"/>
      </w:pPr>
    </w:p>
    <w:p w14:paraId="5ECF24AA" w14:textId="6816F6D8" w:rsidR="006E6F6B" w:rsidRDefault="006E6F6B" w:rsidP="00823682">
      <w:pPr>
        <w:pStyle w:val="afc"/>
        <w:numPr>
          <w:ilvl w:val="0"/>
          <w:numId w:val="128"/>
        </w:numPr>
        <w:ind w:left="1418"/>
      </w:pPr>
      <w:r>
        <w:t>Ответственный за инвентаризацию МТР</w:t>
      </w:r>
      <w:r w:rsidRPr="00F056DC">
        <w:t xml:space="preserve"> распечатывает из си</w:t>
      </w:r>
      <w:r>
        <w:t>стемы</w:t>
      </w:r>
      <w:r w:rsidRPr="00F056DC">
        <w:t xml:space="preserve"> «Сличительную ведомость результатов инвентаризации товарно-материальных ценностей» (форм</w:t>
      </w:r>
      <w:r>
        <w:t>а ИНВ-19</w:t>
      </w:r>
      <w:r w:rsidR="0073632D">
        <w:t xml:space="preserve">, </w:t>
      </w:r>
      <w:r w:rsidR="0073632D">
        <w:rPr>
          <w:noProof/>
        </w:rPr>
        <w:t xml:space="preserve">разработка </w:t>
      </w:r>
      <w:r w:rsidR="00F83367">
        <w:rPr>
          <w:noProof/>
        </w:rPr>
        <w:t xml:space="preserve">№ </w:t>
      </w:r>
      <w:r w:rsidR="0073632D">
        <w:rPr>
          <w:noProof/>
        </w:rPr>
        <w:t>ММ21</w:t>
      </w:r>
      <w:r>
        <w:t>), в которой не заполняю</w:t>
      </w:r>
      <w:r w:rsidRPr="00F056DC">
        <w:t>тся колонки «Отрегулировано за счет уточнения записей в учете», «Пересортица», «Приходуются окончательные излишки» и «Окончательные недостач</w:t>
      </w:r>
      <w:r>
        <w:t>и» и в дальнейшем заполняются в</w:t>
      </w:r>
      <w:r w:rsidRPr="00F056DC">
        <w:t xml:space="preserve">ручную. </w:t>
      </w:r>
    </w:p>
    <w:p w14:paraId="4BBE64E6" w14:textId="072FCCA1" w:rsidR="006E6F6B" w:rsidRDefault="006E6F6B" w:rsidP="00823682">
      <w:pPr>
        <w:pStyle w:val="afc"/>
        <w:numPr>
          <w:ilvl w:val="0"/>
          <w:numId w:val="128"/>
        </w:numPr>
        <w:ind w:left="1418"/>
      </w:pPr>
      <w:r w:rsidRPr="00F056DC">
        <w:t>В д</w:t>
      </w:r>
      <w:r>
        <w:t>анном документе указываются</w:t>
      </w:r>
      <w:r w:rsidRPr="00F056DC">
        <w:t xml:space="preserve"> между запасом МТР по данным бухгалтерского учета и данными инвентарного подсчета, внесенными в систему на предыдущих шагах. </w:t>
      </w:r>
    </w:p>
    <w:p w14:paraId="6231AEE8" w14:textId="45B4BB38" w:rsidR="006E6F6B" w:rsidRDefault="006E6F6B" w:rsidP="00823682">
      <w:pPr>
        <w:pStyle w:val="afc"/>
        <w:numPr>
          <w:ilvl w:val="0"/>
          <w:numId w:val="128"/>
        </w:numPr>
        <w:ind w:left="1418"/>
      </w:pPr>
      <w:r>
        <w:t>Д</w:t>
      </w:r>
      <w:r w:rsidRPr="00F056DC">
        <w:t xml:space="preserve">ля печати использует транзакцию </w:t>
      </w:r>
      <w:ins w:id="1129" w:author="Олег Владимирович" w:date="2021-03-09T14:21:00Z">
        <w:r w:rsidR="00B5648F">
          <w:rPr>
            <w:lang w:val="en-US"/>
          </w:rPr>
          <w:t>ZMM</w:t>
        </w:r>
        <w:r w:rsidR="00B5648F" w:rsidRPr="00511C94">
          <w:t>_074_</w:t>
        </w:r>
        <w:r w:rsidR="00B5648F">
          <w:rPr>
            <w:lang w:val="en-US"/>
          </w:rPr>
          <w:t>INV</w:t>
        </w:r>
        <w:r w:rsidR="00B5648F" w:rsidRPr="00137226">
          <w:t xml:space="preserve"> </w:t>
        </w:r>
        <w:commentRangeStart w:id="1130"/>
        <w:commentRangeEnd w:id="1130"/>
        <w:r w:rsidR="00B5648F">
          <w:rPr>
            <w:rStyle w:val="aff7"/>
          </w:rPr>
          <w:commentReference w:id="1130"/>
        </w:r>
        <w:commentRangeStart w:id="1131"/>
        <w:commentRangeEnd w:id="1131"/>
        <w:r w:rsidR="00B5648F">
          <w:rPr>
            <w:rStyle w:val="aff7"/>
          </w:rPr>
          <w:commentReference w:id="1131"/>
        </w:r>
      </w:ins>
      <w:del w:id="1132" w:author="Олег Владимирович" w:date="2021-03-09T14:21:00Z">
        <w:r w:rsidRPr="00841E39" w:rsidDel="00B5648F">
          <w:rPr>
            <w:lang w:val="en-US"/>
          </w:rPr>
          <w:delText>J</w:delText>
        </w:r>
        <w:commentRangeStart w:id="1133"/>
        <w:commentRangeStart w:id="1134"/>
        <w:r w:rsidRPr="00F056DC" w:rsidDel="00B5648F">
          <w:delText>3</w:delText>
        </w:r>
        <w:r w:rsidRPr="00841E39" w:rsidDel="00B5648F">
          <w:rPr>
            <w:lang w:val="en-US"/>
          </w:rPr>
          <w:delText>RALFINV</w:delText>
        </w:r>
        <w:r w:rsidRPr="00F056DC" w:rsidDel="00B5648F">
          <w:delText>19</w:delText>
        </w:r>
        <w:commentRangeEnd w:id="1133"/>
        <w:r w:rsidR="00BD68BF" w:rsidDel="00B5648F">
          <w:rPr>
            <w:rStyle w:val="aff7"/>
          </w:rPr>
          <w:commentReference w:id="1133"/>
        </w:r>
      </w:del>
      <w:commentRangeEnd w:id="1134"/>
      <w:r w:rsidR="00B5648F">
        <w:rPr>
          <w:rStyle w:val="aff7"/>
        </w:rPr>
        <w:commentReference w:id="1134"/>
      </w:r>
      <w:r w:rsidRPr="00F056DC">
        <w:t xml:space="preserve">. </w:t>
      </w:r>
    </w:p>
    <w:p w14:paraId="142AB2BB" w14:textId="77777777" w:rsidR="00526CA3" w:rsidRDefault="00526CA3" w:rsidP="00526CA3"/>
    <w:p w14:paraId="7A367497" w14:textId="2A7A88C1" w:rsidR="0086079E" w:rsidRDefault="0086079E" w:rsidP="00526CA3"/>
    <w:p w14:paraId="78D8A68E" w14:textId="77777777" w:rsidR="0086079E" w:rsidRDefault="0086079E" w:rsidP="00526CA3"/>
    <w:p w14:paraId="30E6CCB0" w14:textId="77777777" w:rsidR="0086079E" w:rsidRDefault="0086079E" w:rsidP="00526CA3"/>
    <w:p w14:paraId="7775964A" w14:textId="77777777" w:rsidR="0086079E" w:rsidRDefault="0086079E" w:rsidP="00526CA3"/>
    <w:p w14:paraId="4D86B784" w14:textId="7AC17FA2" w:rsidR="000A12C2" w:rsidRDefault="000A12C2" w:rsidP="000A12C2">
      <w:pPr>
        <w:ind w:firstLine="709"/>
        <w:jc w:val="right"/>
        <w:rPr>
          <w:rFonts w:cs="Arial"/>
        </w:rPr>
      </w:pPr>
      <w:r w:rsidRPr="00916FAB">
        <w:rPr>
          <w:rFonts w:cs="Arial"/>
          <w:b/>
          <w:sz w:val="22"/>
        </w:rPr>
        <w:t xml:space="preserve">Таблица </w:t>
      </w:r>
      <w:r>
        <w:rPr>
          <w:rFonts w:cs="Arial"/>
          <w:b/>
          <w:sz w:val="22"/>
        </w:rPr>
        <w:t>68</w:t>
      </w:r>
      <w:r w:rsidRPr="00916FAB">
        <w:rPr>
          <w:rFonts w:cs="Arial"/>
          <w:b/>
          <w:sz w:val="22"/>
        </w:rPr>
        <w:t xml:space="preserve">. Описание </w:t>
      </w:r>
      <w:r>
        <w:rPr>
          <w:rFonts w:cs="Arial"/>
          <w:b/>
          <w:sz w:val="22"/>
        </w:rPr>
        <w:t>шага «П</w:t>
      </w:r>
      <w:r w:rsidR="00A14A70">
        <w:rPr>
          <w:rFonts w:cs="Arial"/>
          <w:b/>
          <w:sz w:val="22"/>
        </w:rPr>
        <w:t>ечать сличительной ведомости</w:t>
      </w:r>
      <w:r>
        <w:rPr>
          <w:rFonts w:cs="Arial"/>
          <w:b/>
          <w:sz w:val="22"/>
        </w:rPr>
        <w:t>»</w:t>
      </w:r>
    </w:p>
    <w:p w14:paraId="4E9BFB21" w14:textId="4DEDC6A2" w:rsidR="000A12C2" w:rsidRDefault="000A12C2" w:rsidP="00841E39">
      <w:pPr>
        <w:ind w:firstLine="709"/>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991"/>
        <w:gridCol w:w="1561"/>
        <w:gridCol w:w="2268"/>
        <w:gridCol w:w="1417"/>
        <w:gridCol w:w="2044"/>
      </w:tblGrid>
      <w:tr w:rsidR="00A14A70" w14:paraId="51550D0E" w14:textId="77777777" w:rsidTr="00526CA3">
        <w:trPr>
          <w:trHeight w:val="132"/>
        </w:trPr>
        <w:tc>
          <w:tcPr>
            <w:tcW w:w="1876" w:type="dxa"/>
            <w:shd w:val="solid" w:color="FFCC00" w:fill="auto"/>
          </w:tcPr>
          <w:p w14:paraId="280F7DF1"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991" w:type="dxa"/>
            <w:shd w:val="solid" w:color="FFCC00" w:fill="auto"/>
          </w:tcPr>
          <w:p w14:paraId="755F41BE"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561" w:type="dxa"/>
            <w:shd w:val="solid" w:color="FFCC00" w:fill="auto"/>
          </w:tcPr>
          <w:p w14:paraId="626A02E4"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2268" w:type="dxa"/>
            <w:shd w:val="solid" w:color="FFCC00" w:fill="auto"/>
          </w:tcPr>
          <w:p w14:paraId="17FDE230"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17" w:type="dxa"/>
            <w:shd w:val="solid" w:color="FFCC00" w:fill="auto"/>
          </w:tcPr>
          <w:p w14:paraId="01DAFA7F"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044" w:type="dxa"/>
            <w:shd w:val="solid" w:color="FFCC00" w:fill="auto"/>
          </w:tcPr>
          <w:p w14:paraId="48C8904F"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A14A70" w14:paraId="37C8ACB6" w14:textId="77777777" w:rsidTr="00526CA3">
        <w:trPr>
          <w:trHeight w:val="199"/>
        </w:trPr>
        <w:tc>
          <w:tcPr>
            <w:tcW w:w="1876" w:type="dxa"/>
          </w:tcPr>
          <w:p w14:paraId="46E2A136"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ПП-10.07.03.04.065</w:t>
            </w:r>
          </w:p>
        </w:tc>
        <w:tc>
          <w:tcPr>
            <w:tcW w:w="991" w:type="dxa"/>
          </w:tcPr>
          <w:p w14:paraId="7F4F6742"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Правовая оценка</w:t>
            </w:r>
          </w:p>
        </w:tc>
        <w:tc>
          <w:tcPr>
            <w:tcW w:w="1561" w:type="dxa"/>
          </w:tcPr>
          <w:p w14:paraId="24395C98"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J3RALFINV19 Печать ИНВ-19</w:t>
            </w:r>
          </w:p>
        </w:tc>
        <w:tc>
          <w:tcPr>
            <w:tcW w:w="2268" w:type="dxa"/>
          </w:tcPr>
          <w:p w14:paraId="47A1F262"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(Проанализирован)</w:t>
            </w:r>
          </w:p>
        </w:tc>
        <w:tc>
          <w:tcPr>
            <w:tcW w:w="1417" w:type="dxa"/>
          </w:tcPr>
          <w:p w14:paraId="2ADC782A"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Сличительная ведомость</w:t>
            </w:r>
          </w:p>
        </w:tc>
        <w:tc>
          <w:tcPr>
            <w:tcW w:w="2044" w:type="dxa"/>
          </w:tcPr>
          <w:p w14:paraId="66FA9F93" w14:textId="11D6422F" w:rsidR="00A14A70" w:rsidRDefault="00A76EC2">
            <w:pPr>
              <w:autoSpaceDE w:val="0"/>
              <w:autoSpaceDN w:val="0"/>
              <w:adjustRightInd w:val="0"/>
              <w:jc w:val="left"/>
              <w:rPr>
                <w:rFonts w:eastAsiaTheme="minorHAnsi" w:cs="Arial"/>
                <w:color w:val="000000"/>
                <w:sz w:val="20"/>
                <w:szCs w:val="20"/>
              </w:rPr>
            </w:pPr>
            <w:ins w:id="1135" w:author="Tukhbatov Ruslan" w:date="2020-04-21T04:01:00Z">
              <w:r w:rsidRPr="00A76EC2">
                <w:rPr>
                  <w:rFonts w:eastAsiaTheme="minorHAnsi" w:cs="Arial"/>
                  <w:color w:val="000000"/>
                  <w:sz w:val="20"/>
                  <w:szCs w:val="20"/>
                </w:rPr>
                <w:t>Бухгалтер по учёту МПЗ</w:t>
              </w:r>
            </w:ins>
            <w:del w:id="1136" w:author="Кращенко Олег Владимирович (Подрядчик. ООО БерингПойнт)" w:date="2020-04-23T15:30:00Z">
              <w:r w:rsidR="00A14A70" w:rsidDel="00556FB4">
                <w:rPr>
                  <w:rFonts w:eastAsiaTheme="minorHAnsi" w:cs="Arial"/>
                  <w:color w:val="000000"/>
                  <w:sz w:val="20"/>
                  <w:szCs w:val="20"/>
                </w:rPr>
                <w:delText>Ответственный за инвентаризацию МТР БЕ ГОК</w:delText>
              </w:r>
            </w:del>
            <w:ins w:id="1137" w:author="Кращенко Олег Владимирович (Подрядчик. ООО БерингПойнт)" w:date="2020-04-23T15:30:00Z">
              <w:r w:rsidR="00556FB4">
                <w:rPr>
                  <w:rFonts w:eastAsiaTheme="minorHAnsi" w:cs="Arial"/>
                  <w:color w:val="000000"/>
                  <w:sz w:val="20"/>
                  <w:szCs w:val="20"/>
                </w:rPr>
                <w:t>Ответственный за инвентаризацию</w:t>
              </w:r>
            </w:ins>
          </w:p>
        </w:tc>
      </w:tr>
    </w:tbl>
    <w:p w14:paraId="6405923D" w14:textId="77777777" w:rsidR="00AF3A3F" w:rsidRDefault="00AF3A3F" w:rsidP="00AF3A3F"/>
    <w:p w14:paraId="5A83DE14" w14:textId="77777777" w:rsidR="00AF3A3F" w:rsidRDefault="00AF3A3F" w:rsidP="00AF3A3F"/>
    <w:p w14:paraId="5D050B11" w14:textId="27B27D10" w:rsidR="006E6F6B" w:rsidRDefault="00CE6C67" w:rsidP="00CE6C67">
      <w:pPr>
        <w:pStyle w:val="4"/>
      </w:pPr>
      <w:r>
        <w:t xml:space="preserve">Шаг процесса </w:t>
      </w:r>
      <w:r w:rsidR="006E6F6B">
        <w:t xml:space="preserve">ПП-10.07.03.04.080 </w:t>
      </w:r>
      <w:r>
        <w:t xml:space="preserve">– </w:t>
      </w:r>
      <w:r w:rsidR="006E6F6B">
        <w:t>Подписание сличительной ведомости</w:t>
      </w:r>
    </w:p>
    <w:p w14:paraId="2586835D" w14:textId="77777777" w:rsidR="006E6F6B" w:rsidRDefault="006E6F6B" w:rsidP="00CE6C67">
      <w:pPr>
        <w:ind w:firstLine="709"/>
        <w:rPr>
          <w:rFonts w:cs="Arial"/>
        </w:rPr>
      </w:pPr>
    </w:p>
    <w:p w14:paraId="346A47C0" w14:textId="77777777" w:rsidR="006E6F6B" w:rsidRPr="00C2311E" w:rsidRDefault="006E6F6B" w:rsidP="00CE6C67">
      <w:pPr>
        <w:ind w:firstLine="709"/>
        <w:rPr>
          <w:rFonts w:cs="Arial"/>
        </w:rPr>
      </w:pPr>
      <w:r w:rsidRPr="00333CCC">
        <w:rPr>
          <w:rFonts w:cs="Arial"/>
        </w:rPr>
        <w:t>Сличительная ведомость подписывается членами РИК и МОЛ</w:t>
      </w:r>
    </w:p>
    <w:p w14:paraId="3ABF36CD" w14:textId="77777777" w:rsidR="006E6F6B" w:rsidRPr="00B936B9" w:rsidRDefault="006E6F6B" w:rsidP="00CE6C67">
      <w:pPr>
        <w:ind w:firstLine="709"/>
        <w:rPr>
          <w:rFonts w:cs="Arial"/>
        </w:rPr>
      </w:pPr>
      <w:r>
        <w:rPr>
          <w:rFonts w:cs="Arial"/>
        </w:rPr>
        <w:t>Данный шаг не отражается в системе SAP.</w:t>
      </w:r>
    </w:p>
    <w:p w14:paraId="34B80B16" w14:textId="73183A09" w:rsidR="00B06CDB" w:rsidRDefault="00B06CDB" w:rsidP="00CE6C67">
      <w:pPr>
        <w:ind w:firstLine="709"/>
      </w:pPr>
    </w:p>
    <w:p w14:paraId="476B3874" w14:textId="0ECE5267" w:rsidR="00A14A70" w:rsidRDefault="00A14A70" w:rsidP="00A14A70">
      <w:pPr>
        <w:ind w:firstLine="709"/>
        <w:jc w:val="right"/>
        <w:rPr>
          <w:rFonts w:cs="Arial"/>
        </w:rPr>
      </w:pPr>
      <w:r w:rsidRPr="00916FAB">
        <w:rPr>
          <w:rFonts w:cs="Arial"/>
          <w:b/>
          <w:sz w:val="22"/>
        </w:rPr>
        <w:t xml:space="preserve">Таблица </w:t>
      </w:r>
      <w:r>
        <w:rPr>
          <w:rFonts w:cs="Arial"/>
          <w:b/>
          <w:sz w:val="22"/>
        </w:rPr>
        <w:t>69</w:t>
      </w:r>
      <w:r w:rsidRPr="00916FAB">
        <w:rPr>
          <w:rFonts w:cs="Arial"/>
          <w:b/>
          <w:sz w:val="22"/>
        </w:rPr>
        <w:t xml:space="preserve">. Описание </w:t>
      </w:r>
      <w:r>
        <w:rPr>
          <w:rFonts w:cs="Arial"/>
          <w:b/>
          <w:sz w:val="22"/>
        </w:rPr>
        <w:t>шага «Подписание сличительной ведомости»</w:t>
      </w:r>
    </w:p>
    <w:p w14:paraId="03775AB1" w14:textId="14DEEFAD" w:rsidR="006737EE" w:rsidRDefault="006737EE" w:rsidP="00CE6C67">
      <w:pPr>
        <w:ind w:firstLine="709"/>
      </w:pPr>
    </w:p>
    <w:tbl>
      <w:tblPr>
        <w:tblW w:w="1038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6"/>
        <w:gridCol w:w="1985"/>
        <w:gridCol w:w="1044"/>
        <w:gridCol w:w="1507"/>
        <w:gridCol w:w="2127"/>
        <w:gridCol w:w="1843"/>
      </w:tblGrid>
      <w:tr w:rsidR="00A14A70" w14:paraId="058450A8" w14:textId="77777777" w:rsidTr="00A14A70">
        <w:trPr>
          <w:trHeight w:val="132"/>
        </w:trPr>
        <w:tc>
          <w:tcPr>
            <w:tcW w:w="1876" w:type="dxa"/>
            <w:shd w:val="solid" w:color="FFCC00" w:fill="auto"/>
          </w:tcPr>
          <w:p w14:paraId="59904BAF"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985" w:type="dxa"/>
            <w:shd w:val="solid" w:color="FFCC00" w:fill="auto"/>
          </w:tcPr>
          <w:p w14:paraId="0FB44B99"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shd w:val="solid" w:color="FFCC00" w:fill="auto"/>
          </w:tcPr>
          <w:p w14:paraId="12C4E9F4"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07" w:type="dxa"/>
            <w:shd w:val="solid" w:color="FFCC00" w:fill="auto"/>
          </w:tcPr>
          <w:p w14:paraId="274FE00D"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2127" w:type="dxa"/>
            <w:shd w:val="solid" w:color="FFCC00" w:fill="auto"/>
          </w:tcPr>
          <w:p w14:paraId="3E532538"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843" w:type="dxa"/>
            <w:shd w:val="solid" w:color="FFCC00" w:fill="auto"/>
          </w:tcPr>
          <w:p w14:paraId="16C7AEA9"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A14A70" w14:paraId="43E52F4C" w14:textId="77777777" w:rsidTr="00A14A70">
        <w:trPr>
          <w:trHeight w:val="199"/>
        </w:trPr>
        <w:tc>
          <w:tcPr>
            <w:tcW w:w="1876" w:type="dxa"/>
          </w:tcPr>
          <w:p w14:paraId="4016E68B"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ПП-10.07.03.04.080</w:t>
            </w:r>
          </w:p>
        </w:tc>
        <w:tc>
          <w:tcPr>
            <w:tcW w:w="1985" w:type="dxa"/>
          </w:tcPr>
          <w:p w14:paraId="49972E19"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Печать сличительной ведомости</w:t>
            </w:r>
          </w:p>
        </w:tc>
        <w:tc>
          <w:tcPr>
            <w:tcW w:w="1044" w:type="dxa"/>
          </w:tcPr>
          <w:p w14:paraId="47D0597C"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507" w:type="dxa"/>
          </w:tcPr>
          <w:p w14:paraId="1F05D32C"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Сличительная ведомость</w:t>
            </w:r>
          </w:p>
        </w:tc>
        <w:tc>
          <w:tcPr>
            <w:tcW w:w="2127" w:type="dxa"/>
          </w:tcPr>
          <w:p w14:paraId="3D8312C1"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Сличительная ведомость (подписана)</w:t>
            </w:r>
          </w:p>
        </w:tc>
        <w:tc>
          <w:tcPr>
            <w:tcW w:w="1843" w:type="dxa"/>
          </w:tcPr>
          <w:p w14:paraId="687352CC" w14:textId="02FDFDD2"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МОЛ БЕ ГОК</w:t>
            </w:r>
          </w:p>
          <w:p w14:paraId="2B3C5066" w14:textId="22FB06F5"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РИК БЕ ГОК</w:t>
            </w:r>
          </w:p>
        </w:tc>
      </w:tr>
    </w:tbl>
    <w:p w14:paraId="479D7C3D" w14:textId="77777777" w:rsidR="006737EE" w:rsidRDefault="006737EE" w:rsidP="00CE6C67">
      <w:pPr>
        <w:ind w:firstLine="709"/>
      </w:pPr>
    </w:p>
    <w:p w14:paraId="65DAB38E" w14:textId="77777777" w:rsidR="0011133A" w:rsidRDefault="0011133A" w:rsidP="00CE6C67">
      <w:pPr>
        <w:ind w:firstLine="709"/>
      </w:pPr>
    </w:p>
    <w:p w14:paraId="54A61B7B" w14:textId="61D847E0" w:rsidR="006E6F6B" w:rsidRDefault="00CE6C67" w:rsidP="00CE6C67">
      <w:pPr>
        <w:pStyle w:val="4"/>
      </w:pPr>
      <w:r>
        <w:t xml:space="preserve">Шаг процесса </w:t>
      </w:r>
      <w:r w:rsidR="006E6F6B">
        <w:t xml:space="preserve">ПП-10.07.03.04.090 </w:t>
      </w:r>
      <w:r>
        <w:t xml:space="preserve">– </w:t>
      </w:r>
      <w:r w:rsidR="006E6F6B">
        <w:t>Свод итогов, требование и получение объяснительных о</w:t>
      </w:r>
      <w:r w:rsidR="00A14A70">
        <w:t>т</w:t>
      </w:r>
      <w:r w:rsidR="006E6F6B">
        <w:t xml:space="preserve"> МОЛ, подготовка протокола</w:t>
      </w:r>
    </w:p>
    <w:p w14:paraId="037922B1" w14:textId="77777777" w:rsidR="006E6F6B" w:rsidRDefault="006E6F6B" w:rsidP="00CE6C67">
      <w:pPr>
        <w:ind w:firstLine="709"/>
      </w:pPr>
    </w:p>
    <w:p w14:paraId="59348E15" w14:textId="77777777" w:rsidR="006E6F6B" w:rsidRPr="00333CCC" w:rsidRDefault="006E6F6B" w:rsidP="00CE6C67">
      <w:pPr>
        <w:ind w:firstLine="709"/>
        <w:rPr>
          <w:rFonts w:cs="Arial"/>
        </w:rPr>
      </w:pPr>
      <w:r w:rsidRPr="00333CCC">
        <w:rPr>
          <w:rFonts w:cs="Arial"/>
        </w:rPr>
        <w:t xml:space="preserve">Комплект документов (сличительная ведомость, подписанная Ответственным за инвентаризацию МТР и Кладовщиком (МОЛ), инвентаризационная опись и подсчетные листы) направляется членам РИК для ознакомления. </w:t>
      </w:r>
    </w:p>
    <w:p w14:paraId="503B94CB" w14:textId="77777777" w:rsidR="006E6F6B" w:rsidRPr="00391727" w:rsidRDefault="006E6F6B" w:rsidP="00CE6C67">
      <w:pPr>
        <w:ind w:firstLine="709"/>
        <w:rPr>
          <w:rFonts w:cs="Arial"/>
        </w:rPr>
      </w:pPr>
      <w:r w:rsidRPr="00333CCC">
        <w:rPr>
          <w:rFonts w:cs="Arial"/>
        </w:rPr>
        <w:t>По итогам инвентаризации</w:t>
      </w:r>
      <w:r>
        <w:rPr>
          <w:rFonts w:cs="Arial"/>
        </w:rPr>
        <w:t xml:space="preserve"> и после проведения протокольного заседания РИК,</w:t>
      </w:r>
      <w:r w:rsidRPr="00333CCC">
        <w:rPr>
          <w:rFonts w:cs="Arial"/>
        </w:rPr>
        <w:t xml:space="preserve"> председатель РИК предоставляет материал на рассмотрение центральной инвентаризационной комиссией для принятия решения.</w:t>
      </w:r>
    </w:p>
    <w:p w14:paraId="18C80F6F" w14:textId="315E6B6A" w:rsidR="006E6F6B" w:rsidRDefault="006E6F6B" w:rsidP="00CE6C67">
      <w:pPr>
        <w:ind w:firstLine="709"/>
        <w:rPr>
          <w:rFonts w:cs="Arial"/>
        </w:rPr>
      </w:pPr>
      <w:r>
        <w:rPr>
          <w:rFonts w:cs="Arial"/>
        </w:rPr>
        <w:t>Данный шаг не отражается в системе SAP.</w:t>
      </w:r>
    </w:p>
    <w:p w14:paraId="131AB001" w14:textId="77777777" w:rsidR="0011133A" w:rsidRDefault="0011133A" w:rsidP="00CE6C67">
      <w:pPr>
        <w:ind w:firstLine="709"/>
        <w:rPr>
          <w:rFonts w:cs="Arial"/>
        </w:rPr>
      </w:pPr>
    </w:p>
    <w:p w14:paraId="19AFB479" w14:textId="60E8E314" w:rsidR="00A14A70" w:rsidRDefault="00A14A70" w:rsidP="00A14A70">
      <w:pPr>
        <w:ind w:firstLine="709"/>
        <w:jc w:val="right"/>
        <w:rPr>
          <w:rFonts w:cs="Arial"/>
        </w:rPr>
      </w:pPr>
      <w:r w:rsidRPr="00916FAB">
        <w:rPr>
          <w:rFonts w:cs="Arial"/>
          <w:b/>
          <w:sz w:val="22"/>
        </w:rPr>
        <w:t xml:space="preserve">Таблица </w:t>
      </w:r>
      <w:r>
        <w:rPr>
          <w:rFonts w:cs="Arial"/>
          <w:b/>
          <w:sz w:val="22"/>
        </w:rPr>
        <w:t>70</w:t>
      </w:r>
      <w:r w:rsidRPr="00916FAB">
        <w:rPr>
          <w:rFonts w:cs="Arial"/>
          <w:b/>
          <w:sz w:val="22"/>
        </w:rPr>
        <w:t xml:space="preserve">. Описание </w:t>
      </w:r>
      <w:r>
        <w:rPr>
          <w:rFonts w:cs="Arial"/>
          <w:b/>
          <w:sz w:val="22"/>
        </w:rPr>
        <w:t>шага «Свод итогов, требование и получение объяснительных от МОЛ, подготовка протокола»</w:t>
      </w:r>
    </w:p>
    <w:p w14:paraId="459F5CA4" w14:textId="185E00E3" w:rsidR="00A14A70" w:rsidRDefault="00A14A70" w:rsidP="00CE6C67">
      <w:pPr>
        <w:ind w:firstLine="709"/>
        <w:rPr>
          <w:rFonts w:cs="Arial"/>
        </w:rPr>
      </w:pPr>
    </w:p>
    <w:tbl>
      <w:tblPr>
        <w:tblW w:w="10238"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2977"/>
        <w:gridCol w:w="1044"/>
        <w:gridCol w:w="1651"/>
        <w:gridCol w:w="1275"/>
        <w:gridCol w:w="1418"/>
      </w:tblGrid>
      <w:tr w:rsidR="00A14A70" w14:paraId="66EBE03C" w14:textId="77777777" w:rsidTr="002F1C99">
        <w:trPr>
          <w:trHeight w:val="132"/>
        </w:trPr>
        <w:tc>
          <w:tcPr>
            <w:tcW w:w="1873" w:type="dxa"/>
            <w:shd w:val="solid" w:color="FFCC00" w:fill="auto"/>
          </w:tcPr>
          <w:p w14:paraId="7EFDF7BE"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977" w:type="dxa"/>
            <w:shd w:val="solid" w:color="FFCC00" w:fill="auto"/>
          </w:tcPr>
          <w:p w14:paraId="701625D6"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shd w:val="solid" w:color="FFCC00" w:fill="auto"/>
          </w:tcPr>
          <w:p w14:paraId="1CB67FA6"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651" w:type="dxa"/>
            <w:shd w:val="solid" w:color="FFCC00" w:fill="auto"/>
          </w:tcPr>
          <w:p w14:paraId="204BD55A"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75" w:type="dxa"/>
            <w:shd w:val="solid" w:color="FFCC00" w:fill="auto"/>
          </w:tcPr>
          <w:p w14:paraId="1844B391"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418" w:type="dxa"/>
            <w:shd w:val="solid" w:color="FFCC00" w:fill="auto"/>
          </w:tcPr>
          <w:p w14:paraId="1EA97B4C"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A14A70" w14:paraId="48A275FC" w14:textId="77777777" w:rsidTr="002F1C99">
        <w:trPr>
          <w:trHeight w:val="266"/>
        </w:trPr>
        <w:tc>
          <w:tcPr>
            <w:tcW w:w="1873" w:type="dxa"/>
          </w:tcPr>
          <w:p w14:paraId="02063E89"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ПП-10.07.03.04.090</w:t>
            </w:r>
          </w:p>
        </w:tc>
        <w:tc>
          <w:tcPr>
            <w:tcW w:w="2977" w:type="dxa"/>
          </w:tcPr>
          <w:p w14:paraId="4499ADFD"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При инвентаризации расхождения не выявлены</w:t>
            </w:r>
          </w:p>
          <w:p w14:paraId="56B4A0CC"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Сличительная ведомость подписана</w:t>
            </w:r>
          </w:p>
        </w:tc>
        <w:tc>
          <w:tcPr>
            <w:tcW w:w="1044" w:type="dxa"/>
          </w:tcPr>
          <w:p w14:paraId="6A899370"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651" w:type="dxa"/>
          </w:tcPr>
          <w:p w14:paraId="3AEA2E04"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(проанализирован)</w:t>
            </w:r>
          </w:p>
        </w:tc>
        <w:tc>
          <w:tcPr>
            <w:tcW w:w="1275" w:type="dxa"/>
          </w:tcPr>
          <w:p w14:paraId="44F432BC"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Протокол (подготовлен)</w:t>
            </w:r>
          </w:p>
        </w:tc>
        <w:tc>
          <w:tcPr>
            <w:tcW w:w="1418" w:type="dxa"/>
          </w:tcPr>
          <w:p w14:paraId="674B239F"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РИК БЕ ГОК</w:t>
            </w:r>
          </w:p>
        </w:tc>
      </w:tr>
    </w:tbl>
    <w:p w14:paraId="3A277FC8" w14:textId="77777777" w:rsidR="00A14A70" w:rsidRDefault="00A14A70" w:rsidP="00CE6C67">
      <w:pPr>
        <w:ind w:firstLine="709"/>
        <w:rPr>
          <w:rFonts w:cs="Arial"/>
        </w:rPr>
      </w:pPr>
    </w:p>
    <w:p w14:paraId="615C6156" w14:textId="77777777" w:rsidR="00A14A70" w:rsidRPr="00B936B9" w:rsidRDefault="00A14A70" w:rsidP="00CE6C67">
      <w:pPr>
        <w:ind w:firstLine="709"/>
        <w:rPr>
          <w:rFonts w:cs="Arial"/>
        </w:rPr>
      </w:pPr>
    </w:p>
    <w:p w14:paraId="4E04C713" w14:textId="0AE9C000" w:rsidR="006E6F6B" w:rsidRDefault="00CE6C67" w:rsidP="00CE6C67">
      <w:pPr>
        <w:pStyle w:val="4"/>
      </w:pPr>
      <w:r>
        <w:t xml:space="preserve">Шаг процесса </w:t>
      </w:r>
      <w:r w:rsidR="006E6F6B">
        <w:t xml:space="preserve">ПП-10.07.03.04.100 </w:t>
      </w:r>
      <w:r>
        <w:t xml:space="preserve">– </w:t>
      </w:r>
      <w:r w:rsidR="006E6F6B">
        <w:t>Заседание ЦИК</w:t>
      </w:r>
      <w:r w:rsidR="006E6F6B" w:rsidRPr="006A0DF8">
        <w:t>. Принятие решения по итогам</w:t>
      </w:r>
    </w:p>
    <w:p w14:paraId="2856151F" w14:textId="77777777" w:rsidR="006E6F6B" w:rsidRPr="00391727" w:rsidRDefault="006E6F6B" w:rsidP="00CE6C67">
      <w:pPr>
        <w:ind w:firstLine="709"/>
      </w:pPr>
    </w:p>
    <w:p w14:paraId="09750B59" w14:textId="71D745F2" w:rsidR="006E6F6B" w:rsidRPr="00333CCC" w:rsidRDefault="006E6F6B" w:rsidP="00CE6C67">
      <w:pPr>
        <w:ind w:firstLine="709"/>
        <w:rPr>
          <w:rFonts w:cs="Arial"/>
        </w:rPr>
      </w:pPr>
      <w:r w:rsidRPr="00333CCC">
        <w:rPr>
          <w:rFonts w:cs="Arial"/>
        </w:rPr>
        <w:t>По результатам заседания центральной инвентаризационной комиссии готовится протокол</w:t>
      </w:r>
      <w:r w:rsidR="009F32FF">
        <w:rPr>
          <w:rFonts w:cs="Arial"/>
        </w:rPr>
        <w:t>,</w:t>
      </w:r>
      <w:r w:rsidRPr="00333CCC">
        <w:rPr>
          <w:rFonts w:cs="Arial"/>
        </w:rPr>
        <w:t xml:space="preserve"> утверждающий результаты инвентаризации и принятые комиссией решения, который направляется </w:t>
      </w:r>
      <w:r w:rsidR="009F32FF">
        <w:rPr>
          <w:rFonts w:cs="Arial"/>
        </w:rPr>
        <w:t xml:space="preserve">через фронт-офис МФЦ </w:t>
      </w:r>
      <w:r w:rsidRPr="00333CCC">
        <w:rPr>
          <w:rFonts w:cs="Arial"/>
        </w:rPr>
        <w:t xml:space="preserve">бухгалтеру для отражения результатов инвентаризации в учете.    </w:t>
      </w:r>
    </w:p>
    <w:p w14:paraId="6A411AF0" w14:textId="029C9926" w:rsidR="006E6F6B" w:rsidRDefault="006E6F6B" w:rsidP="00CE6C67">
      <w:pPr>
        <w:ind w:firstLine="709"/>
        <w:rPr>
          <w:rFonts w:cs="Arial"/>
        </w:rPr>
      </w:pPr>
      <w:r>
        <w:rPr>
          <w:rFonts w:cs="Arial"/>
        </w:rPr>
        <w:t>Данный шаг не отражается в системе SAP.</w:t>
      </w:r>
    </w:p>
    <w:p w14:paraId="3CD89A8D" w14:textId="77777777" w:rsidR="00884120" w:rsidRDefault="00884120" w:rsidP="00CE6C67">
      <w:pPr>
        <w:ind w:firstLine="709"/>
        <w:rPr>
          <w:rFonts w:cs="Arial"/>
        </w:rPr>
      </w:pPr>
    </w:p>
    <w:p w14:paraId="0DBD224F" w14:textId="1C86B6F4" w:rsidR="00A14A70" w:rsidRDefault="00A14A70" w:rsidP="00A14A70">
      <w:pPr>
        <w:ind w:firstLine="709"/>
        <w:jc w:val="right"/>
        <w:rPr>
          <w:rFonts w:cs="Arial"/>
        </w:rPr>
      </w:pPr>
      <w:r w:rsidRPr="00916FAB">
        <w:rPr>
          <w:rFonts w:cs="Arial"/>
          <w:b/>
          <w:sz w:val="22"/>
        </w:rPr>
        <w:t xml:space="preserve">Таблица </w:t>
      </w:r>
      <w:r>
        <w:rPr>
          <w:rFonts w:cs="Arial"/>
          <w:b/>
          <w:sz w:val="22"/>
        </w:rPr>
        <w:t>71</w:t>
      </w:r>
      <w:r w:rsidRPr="00916FAB">
        <w:rPr>
          <w:rFonts w:cs="Arial"/>
          <w:b/>
          <w:sz w:val="22"/>
        </w:rPr>
        <w:t xml:space="preserve">. Описание </w:t>
      </w:r>
      <w:r>
        <w:rPr>
          <w:rFonts w:cs="Arial"/>
          <w:b/>
          <w:sz w:val="22"/>
        </w:rPr>
        <w:t>шага «Заседание ЦИК. Принятие решения по итогам»</w:t>
      </w:r>
    </w:p>
    <w:p w14:paraId="6260CE13" w14:textId="6C0A278C" w:rsidR="00A14A70" w:rsidRDefault="00A14A70" w:rsidP="00CE6C67">
      <w:pPr>
        <w:ind w:firstLine="709"/>
        <w:rPr>
          <w:rFonts w:cs="Arial"/>
        </w:rPr>
      </w:pPr>
    </w:p>
    <w:tbl>
      <w:tblPr>
        <w:tblW w:w="1023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1843"/>
        <w:gridCol w:w="1044"/>
        <w:gridCol w:w="1507"/>
        <w:gridCol w:w="1418"/>
        <w:gridCol w:w="2551"/>
      </w:tblGrid>
      <w:tr w:rsidR="00A14A70" w14:paraId="5DFE6FEF" w14:textId="77777777" w:rsidTr="0011133A">
        <w:trPr>
          <w:trHeight w:val="132"/>
        </w:trPr>
        <w:tc>
          <w:tcPr>
            <w:tcW w:w="1873" w:type="dxa"/>
            <w:shd w:val="solid" w:color="FFCC00" w:fill="auto"/>
          </w:tcPr>
          <w:p w14:paraId="2B6D9FB3"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843" w:type="dxa"/>
            <w:shd w:val="solid" w:color="FFCC00" w:fill="auto"/>
          </w:tcPr>
          <w:p w14:paraId="2794520C"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shd w:val="solid" w:color="FFCC00" w:fill="auto"/>
          </w:tcPr>
          <w:p w14:paraId="001C5CCC"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07" w:type="dxa"/>
            <w:shd w:val="solid" w:color="FFCC00" w:fill="auto"/>
          </w:tcPr>
          <w:p w14:paraId="5B20A7B1"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18" w:type="dxa"/>
            <w:shd w:val="solid" w:color="FFCC00" w:fill="auto"/>
          </w:tcPr>
          <w:p w14:paraId="0ECE2A3D"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551" w:type="dxa"/>
            <w:shd w:val="solid" w:color="FFCC00" w:fill="auto"/>
          </w:tcPr>
          <w:p w14:paraId="16372E78" w14:textId="77777777" w:rsidR="00A14A70" w:rsidRDefault="00A14A7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A14A70" w14:paraId="7FDFF7E1" w14:textId="77777777" w:rsidTr="0011133A">
        <w:trPr>
          <w:trHeight w:val="199"/>
        </w:trPr>
        <w:tc>
          <w:tcPr>
            <w:tcW w:w="1873" w:type="dxa"/>
          </w:tcPr>
          <w:p w14:paraId="05190276"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ПП-10.07.03.04.100</w:t>
            </w:r>
          </w:p>
        </w:tc>
        <w:tc>
          <w:tcPr>
            <w:tcW w:w="1843" w:type="dxa"/>
          </w:tcPr>
          <w:p w14:paraId="2B802C28"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Протокол заседания РИК подписан</w:t>
            </w:r>
          </w:p>
        </w:tc>
        <w:tc>
          <w:tcPr>
            <w:tcW w:w="1044" w:type="dxa"/>
          </w:tcPr>
          <w:p w14:paraId="6F2AB25A"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507" w:type="dxa"/>
          </w:tcPr>
          <w:p w14:paraId="54090CE6"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Протокол (подготовлен)</w:t>
            </w:r>
          </w:p>
        </w:tc>
        <w:tc>
          <w:tcPr>
            <w:tcW w:w="1418" w:type="dxa"/>
          </w:tcPr>
          <w:p w14:paraId="7A40A419"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Протокол (подписан)</w:t>
            </w:r>
          </w:p>
        </w:tc>
        <w:tc>
          <w:tcPr>
            <w:tcW w:w="2551" w:type="dxa"/>
          </w:tcPr>
          <w:p w14:paraId="1CE45D67" w14:textId="77777777" w:rsidR="00A14A70" w:rsidRDefault="00A14A70">
            <w:pPr>
              <w:autoSpaceDE w:val="0"/>
              <w:autoSpaceDN w:val="0"/>
              <w:adjustRightInd w:val="0"/>
              <w:jc w:val="left"/>
              <w:rPr>
                <w:rFonts w:eastAsiaTheme="minorHAnsi" w:cs="Arial"/>
                <w:color w:val="000000"/>
                <w:sz w:val="20"/>
                <w:szCs w:val="20"/>
              </w:rPr>
            </w:pPr>
            <w:r>
              <w:rPr>
                <w:rFonts w:eastAsiaTheme="minorHAnsi" w:cs="Arial"/>
                <w:color w:val="000000"/>
                <w:sz w:val="20"/>
                <w:szCs w:val="20"/>
              </w:rPr>
              <w:t>ЦИК БЕ УПРАВЛЕНИЕ</w:t>
            </w:r>
          </w:p>
        </w:tc>
      </w:tr>
    </w:tbl>
    <w:p w14:paraId="126FF4AC" w14:textId="77777777" w:rsidR="00A14A70" w:rsidRDefault="00A14A70" w:rsidP="00CE6C67">
      <w:pPr>
        <w:ind w:firstLine="709"/>
        <w:rPr>
          <w:rFonts w:cs="Arial"/>
        </w:rPr>
      </w:pPr>
    </w:p>
    <w:p w14:paraId="5D5D41B2" w14:textId="77777777" w:rsidR="00A14A70" w:rsidRPr="00B936B9" w:rsidRDefault="00A14A70" w:rsidP="00CE6C67">
      <w:pPr>
        <w:ind w:firstLine="709"/>
        <w:rPr>
          <w:rFonts w:cs="Arial"/>
        </w:rPr>
      </w:pPr>
    </w:p>
    <w:p w14:paraId="5EB35F93" w14:textId="66C2B124" w:rsidR="006E6F6B" w:rsidRDefault="00CE6C67" w:rsidP="00CE6C67">
      <w:pPr>
        <w:pStyle w:val="4"/>
      </w:pPr>
      <w:r>
        <w:t xml:space="preserve">Шаг процесса </w:t>
      </w:r>
      <w:r w:rsidR="006E6F6B">
        <w:t xml:space="preserve">ПП-10.07.03.04.110 </w:t>
      </w:r>
      <w:r>
        <w:t xml:space="preserve">– </w:t>
      </w:r>
      <w:r w:rsidR="006E6F6B" w:rsidRPr="001E1FD8">
        <w:t>Проведение результатов инвентаризационного подсчёта в ИС</w:t>
      </w:r>
    </w:p>
    <w:p w14:paraId="226663F2" w14:textId="77777777" w:rsidR="006E6F6B" w:rsidRDefault="006E6F6B" w:rsidP="00CE6C67">
      <w:pPr>
        <w:ind w:firstLine="709"/>
        <w:rPr>
          <w:rFonts w:cs="Arial"/>
        </w:rPr>
      </w:pPr>
    </w:p>
    <w:p w14:paraId="4D14F0B6" w14:textId="77777777" w:rsidR="006E6F6B" w:rsidRPr="00333CCC" w:rsidRDefault="006E6F6B" w:rsidP="00CE6C67">
      <w:pPr>
        <w:ind w:firstLine="709"/>
        <w:rPr>
          <w:rFonts w:cs="Arial"/>
        </w:rPr>
      </w:pPr>
      <w:r w:rsidRPr="00333CCC">
        <w:rPr>
          <w:rFonts w:cs="Arial"/>
        </w:rPr>
        <w:t>На данном шаге Бухгалтер по учету МПЗ МФЦ фиксирует в системе по каждой позиции с излишком или недостачей причины возникновения инвентаризационных разниц (эта аналитика может быть использована в дальнейшем для построения отчетов) и формирует проводки списания недостач и оприходования излишков.</w:t>
      </w:r>
    </w:p>
    <w:p w14:paraId="37635FFE" w14:textId="77777777" w:rsidR="006E6F6B" w:rsidRPr="00333CCC" w:rsidRDefault="006E6F6B" w:rsidP="00CE6C67">
      <w:pPr>
        <w:ind w:firstLine="709"/>
        <w:rPr>
          <w:rFonts w:cs="Arial"/>
        </w:rPr>
      </w:pPr>
      <w:r w:rsidRPr="00333CCC">
        <w:rPr>
          <w:rFonts w:cs="Arial"/>
        </w:rPr>
        <w:t>Бухгалтер по учету МПЗ МФЦ проводит результаты инвентаризации в системе с помощью транзакции MI07</w:t>
      </w:r>
      <w:r>
        <w:rPr>
          <w:rFonts w:cs="Arial"/>
        </w:rPr>
        <w:t>.</w:t>
      </w:r>
    </w:p>
    <w:p w14:paraId="447DB9D7" w14:textId="321C6C50" w:rsidR="006E6F6B" w:rsidRPr="00333CCC" w:rsidRDefault="006E6F6B" w:rsidP="00CE6C67">
      <w:pPr>
        <w:ind w:firstLine="709"/>
        <w:rPr>
          <w:rFonts w:cs="Arial"/>
        </w:rPr>
      </w:pPr>
      <w:r w:rsidRPr="00333CCC">
        <w:rPr>
          <w:rFonts w:cs="Arial"/>
        </w:rPr>
        <w:t xml:space="preserve">В случае, если при утверждении результатов инвентаризации на предыдущих шагах было принято решение о зачете, в системе выполняется регистрация информации о пересортице. Для ввода данных Бухгалтер по </w:t>
      </w:r>
      <w:r>
        <w:rPr>
          <w:rFonts w:cs="Arial"/>
        </w:rPr>
        <w:t>учету</w:t>
      </w:r>
      <w:r w:rsidRPr="00333CCC">
        <w:rPr>
          <w:rFonts w:cs="Arial"/>
        </w:rPr>
        <w:t xml:space="preserve"> МПЗ</w:t>
      </w:r>
      <w:r>
        <w:rPr>
          <w:rFonts w:cs="Arial"/>
        </w:rPr>
        <w:t xml:space="preserve"> МФЦ</w:t>
      </w:r>
      <w:r w:rsidRPr="00333CCC">
        <w:rPr>
          <w:rFonts w:cs="Arial"/>
        </w:rPr>
        <w:t xml:space="preserve"> использует транзакцию J3RSINVDIFF.</w:t>
      </w:r>
      <w:r w:rsidR="00274070">
        <w:rPr>
          <w:rFonts w:cs="Arial"/>
        </w:rPr>
        <w:t xml:space="preserve"> </w:t>
      </w:r>
      <w:r w:rsidR="0066314B" w:rsidRPr="0066314B">
        <w:rPr>
          <w:rFonts w:cs="Arial"/>
        </w:rPr>
        <w:t>В этой транзакции отмечаются строки</w:t>
      </w:r>
      <w:r w:rsidR="0066314B">
        <w:rPr>
          <w:rFonts w:cs="Arial"/>
        </w:rPr>
        <w:t xml:space="preserve"> документов инвентаризации, соответствующие пересортице</w:t>
      </w:r>
      <w:r w:rsidR="0066314B" w:rsidRPr="0066314B">
        <w:rPr>
          <w:rFonts w:cs="Arial"/>
        </w:rPr>
        <w:t xml:space="preserve"> (одна для</w:t>
      </w:r>
      <w:r w:rsidR="0066314B">
        <w:rPr>
          <w:rFonts w:cs="Arial"/>
        </w:rPr>
        <w:t xml:space="preserve"> излишка, другая для недостачи). З</w:t>
      </w:r>
      <w:r w:rsidR="0066314B" w:rsidRPr="0066314B">
        <w:rPr>
          <w:rFonts w:cs="Arial"/>
        </w:rPr>
        <w:t>атем одна строка за</w:t>
      </w:r>
      <w:r w:rsidR="0066314B">
        <w:rPr>
          <w:rFonts w:cs="Arial"/>
        </w:rPr>
        <w:t>с</w:t>
      </w:r>
      <w:r w:rsidR="0066314B" w:rsidRPr="0066314B">
        <w:rPr>
          <w:rFonts w:cs="Arial"/>
        </w:rPr>
        <w:t>читывается другой, и после этого при печати</w:t>
      </w:r>
      <w:r w:rsidR="0066314B">
        <w:rPr>
          <w:rFonts w:cs="Arial"/>
        </w:rPr>
        <w:t xml:space="preserve"> формуляра сличительной ведомости</w:t>
      </w:r>
      <w:r w:rsidR="0066314B" w:rsidRPr="0066314B">
        <w:rPr>
          <w:rFonts w:cs="Arial"/>
        </w:rPr>
        <w:t xml:space="preserve"> ИНВ-19 заполняются графы по пересортице с данными </w:t>
      </w:r>
      <w:r w:rsidR="0066314B">
        <w:rPr>
          <w:rFonts w:cs="Arial"/>
        </w:rPr>
        <w:t xml:space="preserve">из </w:t>
      </w:r>
      <w:r w:rsidR="0066314B" w:rsidRPr="0066314B">
        <w:rPr>
          <w:rFonts w:cs="Arial"/>
        </w:rPr>
        <w:t>этих строк.</w:t>
      </w:r>
    </w:p>
    <w:p w14:paraId="2D4FCFA2" w14:textId="191BCF4E" w:rsidR="006E6F6B" w:rsidRDefault="006E6F6B" w:rsidP="00455CEA">
      <w:pPr>
        <w:ind w:firstLine="709"/>
        <w:rPr>
          <w:rFonts w:cs="Arial"/>
        </w:rPr>
      </w:pPr>
      <w:r w:rsidRPr="00333CCC">
        <w:rPr>
          <w:rFonts w:cs="Arial"/>
        </w:rPr>
        <w:t xml:space="preserve">После ввода данных о пересортице на предыдущем шаге, необходимо сформировать корректирующие проводки, которые уменьшат сумму по недостаче и сумму по излишкам, т.е. сформируют проводку Д91 К94. </w:t>
      </w:r>
      <w:r w:rsidRPr="0086148D">
        <w:rPr>
          <w:rFonts w:cs="Arial"/>
        </w:rPr>
        <w:t xml:space="preserve">Данный шаг относится к направлению </w:t>
      </w:r>
      <w:r w:rsidRPr="00F60FCC">
        <w:rPr>
          <w:rFonts w:cs="Arial"/>
        </w:rPr>
        <w:t xml:space="preserve">«Финансы» и описано в КД </w:t>
      </w:r>
      <w:r w:rsidR="00515DD9" w:rsidRPr="00FE3CB6">
        <w:rPr>
          <w:lang w:val="en-US"/>
        </w:rPr>
        <w:t>ERP</w:t>
      </w:r>
      <w:r w:rsidR="00515DD9" w:rsidRPr="00FE3CB6">
        <w:t xml:space="preserve">.5.1.28 </w:t>
      </w:r>
      <w:r w:rsidRPr="00F60FCC">
        <w:rPr>
          <w:rFonts w:cs="Arial"/>
        </w:rPr>
        <w:t>«Учет МПЗ, товаров и готовой продукции»</w:t>
      </w:r>
      <w:r w:rsidRPr="0086148D">
        <w:rPr>
          <w:rFonts w:cs="Arial"/>
        </w:rPr>
        <w:t>, упоминается здесь для полноты описываемого процесса.</w:t>
      </w:r>
    </w:p>
    <w:p w14:paraId="76AD048D" w14:textId="0ACE68FA" w:rsidR="00455CEA" w:rsidRDefault="00455CEA" w:rsidP="00455CEA">
      <w:pPr>
        <w:ind w:firstLine="709"/>
        <w:rPr>
          <w:rFonts w:cs="Arial"/>
        </w:rPr>
      </w:pPr>
    </w:p>
    <w:p w14:paraId="3BC51F5A" w14:textId="77777777" w:rsidR="00AF3A3F" w:rsidRDefault="00AF3A3F" w:rsidP="00455CEA">
      <w:pPr>
        <w:ind w:firstLine="709"/>
        <w:rPr>
          <w:rFonts w:cs="Arial"/>
        </w:rPr>
      </w:pPr>
    </w:p>
    <w:p w14:paraId="710F0AA5" w14:textId="297D8DA0" w:rsidR="005C27E5" w:rsidRDefault="005C27E5" w:rsidP="005C27E5">
      <w:pPr>
        <w:ind w:firstLine="709"/>
        <w:jc w:val="right"/>
        <w:rPr>
          <w:rFonts w:cs="Arial"/>
        </w:rPr>
      </w:pPr>
      <w:r w:rsidRPr="00916FAB">
        <w:rPr>
          <w:rFonts w:cs="Arial"/>
          <w:b/>
          <w:sz w:val="22"/>
        </w:rPr>
        <w:lastRenderedPageBreak/>
        <w:t xml:space="preserve">Таблица </w:t>
      </w:r>
      <w:r>
        <w:rPr>
          <w:rFonts w:cs="Arial"/>
          <w:b/>
          <w:sz w:val="22"/>
        </w:rPr>
        <w:t>72</w:t>
      </w:r>
      <w:r w:rsidRPr="00916FAB">
        <w:rPr>
          <w:rFonts w:cs="Arial"/>
          <w:b/>
          <w:sz w:val="22"/>
        </w:rPr>
        <w:t xml:space="preserve">. Описание </w:t>
      </w:r>
      <w:r>
        <w:rPr>
          <w:rFonts w:cs="Arial"/>
          <w:b/>
          <w:sz w:val="22"/>
        </w:rPr>
        <w:t>шага «Проведение результатов инвентаризационного подсчета в ИС»</w:t>
      </w:r>
    </w:p>
    <w:p w14:paraId="3DC1CF0B" w14:textId="185504E7" w:rsidR="005C27E5" w:rsidRDefault="005C27E5" w:rsidP="00455CEA">
      <w:pPr>
        <w:ind w:firstLine="709"/>
        <w:rPr>
          <w:rFonts w:cs="Arial"/>
          <w:i/>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1418"/>
        <w:gridCol w:w="1701"/>
        <w:gridCol w:w="1701"/>
        <w:gridCol w:w="1559"/>
        <w:gridCol w:w="1843"/>
      </w:tblGrid>
      <w:tr w:rsidR="005C27E5" w14:paraId="521A6946" w14:textId="77777777" w:rsidTr="005C27E5">
        <w:trPr>
          <w:trHeight w:val="132"/>
        </w:trPr>
        <w:tc>
          <w:tcPr>
            <w:tcW w:w="1873" w:type="dxa"/>
            <w:shd w:val="solid" w:color="FFCC00" w:fill="auto"/>
          </w:tcPr>
          <w:p w14:paraId="5F39A230"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418" w:type="dxa"/>
            <w:shd w:val="solid" w:color="FFCC00" w:fill="auto"/>
          </w:tcPr>
          <w:p w14:paraId="411001AD"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shd w:val="solid" w:color="FFCC00" w:fill="auto"/>
          </w:tcPr>
          <w:p w14:paraId="1E1D1574"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701" w:type="dxa"/>
            <w:shd w:val="solid" w:color="FFCC00" w:fill="auto"/>
          </w:tcPr>
          <w:p w14:paraId="5CCCC12E"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559" w:type="dxa"/>
            <w:shd w:val="solid" w:color="FFCC00" w:fill="auto"/>
          </w:tcPr>
          <w:p w14:paraId="361BEAD6"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843" w:type="dxa"/>
            <w:shd w:val="solid" w:color="FFCC00" w:fill="auto"/>
          </w:tcPr>
          <w:p w14:paraId="680CE783"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5C27E5" w14:paraId="350A3182" w14:textId="77777777" w:rsidTr="005C27E5">
        <w:trPr>
          <w:trHeight w:val="67"/>
        </w:trPr>
        <w:tc>
          <w:tcPr>
            <w:tcW w:w="1873" w:type="dxa"/>
          </w:tcPr>
          <w:p w14:paraId="5A4596B8"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ПП-10.07.03.04.110</w:t>
            </w:r>
          </w:p>
        </w:tc>
        <w:tc>
          <w:tcPr>
            <w:tcW w:w="1418" w:type="dxa"/>
          </w:tcPr>
          <w:p w14:paraId="3AB3E716"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Документы переданы в МФЦ</w:t>
            </w:r>
          </w:p>
        </w:tc>
        <w:tc>
          <w:tcPr>
            <w:tcW w:w="1701" w:type="dxa"/>
          </w:tcPr>
          <w:p w14:paraId="22B51375"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MI07 Проводка инвентаризационных разниц</w:t>
            </w:r>
          </w:p>
        </w:tc>
        <w:tc>
          <w:tcPr>
            <w:tcW w:w="1701" w:type="dxa"/>
          </w:tcPr>
          <w:p w14:paraId="17B82887"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(проанализирован)</w:t>
            </w:r>
          </w:p>
        </w:tc>
        <w:tc>
          <w:tcPr>
            <w:tcW w:w="1559" w:type="dxa"/>
          </w:tcPr>
          <w:p w14:paraId="0EF77F4A"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(проведен)</w:t>
            </w:r>
          </w:p>
        </w:tc>
        <w:tc>
          <w:tcPr>
            <w:tcW w:w="1843" w:type="dxa"/>
          </w:tcPr>
          <w:p w14:paraId="47DAEEDB"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Бухгалтер по учету МПЗ МФЦ</w:t>
            </w:r>
          </w:p>
        </w:tc>
      </w:tr>
    </w:tbl>
    <w:p w14:paraId="496A914D" w14:textId="77777777" w:rsidR="005C27E5" w:rsidRDefault="005C27E5" w:rsidP="005C27E5"/>
    <w:p w14:paraId="1BA4F4D8" w14:textId="77777777" w:rsidR="005C27E5" w:rsidRDefault="005C27E5" w:rsidP="00455CEA">
      <w:pPr>
        <w:ind w:firstLine="709"/>
        <w:rPr>
          <w:rFonts w:cs="Arial"/>
          <w:i/>
        </w:rPr>
      </w:pPr>
    </w:p>
    <w:p w14:paraId="69DD4839" w14:textId="649A7295" w:rsidR="006E6F6B" w:rsidRDefault="00CE6C67" w:rsidP="00CE6C67">
      <w:pPr>
        <w:pStyle w:val="4"/>
      </w:pPr>
      <w:r>
        <w:t xml:space="preserve">Шаг процесса </w:t>
      </w:r>
      <w:r w:rsidR="006E6F6B">
        <w:t xml:space="preserve">ПП-10.07.03.04.115 </w:t>
      </w:r>
      <w:r>
        <w:t xml:space="preserve">– </w:t>
      </w:r>
      <w:r w:rsidR="006E6F6B">
        <w:t>Принятие решения по итогам инвентаризации</w:t>
      </w:r>
    </w:p>
    <w:p w14:paraId="6928B2C2" w14:textId="77777777" w:rsidR="006E6F6B" w:rsidRDefault="006E6F6B" w:rsidP="00CE6C67"/>
    <w:p w14:paraId="595EA693" w14:textId="6EDB6C11" w:rsidR="006E6F6B" w:rsidRPr="00B90B81" w:rsidRDefault="00D67707" w:rsidP="00CE6C67">
      <w:pPr>
        <w:ind w:firstLine="709"/>
        <w:rPr>
          <w:rFonts w:cs="Arial"/>
        </w:rPr>
      </w:pPr>
      <w:r>
        <w:rPr>
          <w:rFonts w:cs="Arial"/>
        </w:rPr>
        <w:t>Ц</w:t>
      </w:r>
      <w:r w:rsidR="006E6F6B" w:rsidRPr="00BB295F">
        <w:rPr>
          <w:rFonts w:cs="Arial"/>
        </w:rPr>
        <w:t xml:space="preserve">ИК </w:t>
      </w:r>
      <w:r w:rsidR="006E6F6B">
        <w:rPr>
          <w:rFonts w:cs="Arial"/>
        </w:rPr>
        <w:t>анализирует данные с учетом выявленных недостач/излишков/пересортиц и принимает решение о дальнейших действиях:</w:t>
      </w:r>
    </w:p>
    <w:p w14:paraId="76E86F2E" w14:textId="4143F448" w:rsidR="006E6F6B" w:rsidRPr="00CE6C67" w:rsidRDefault="006E6F6B" w:rsidP="00823682">
      <w:pPr>
        <w:pStyle w:val="afc"/>
        <w:numPr>
          <w:ilvl w:val="0"/>
          <w:numId w:val="129"/>
        </w:numPr>
        <w:ind w:left="1418"/>
        <w:rPr>
          <w:rFonts w:cs="Arial"/>
        </w:rPr>
      </w:pPr>
      <w:r w:rsidRPr="00CE6C67">
        <w:rPr>
          <w:rFonts w:cs="Arial"/>
        </w:rPr>
        <w:t>Обнаружены недостачи и принято решение о возмещение м</w:t>
      </w:r>
      <w:r w:rsidR="00823F5A">
        <w:rPr>
          <w:rFonts w:cs="Arial"/>
        </w:rPr>
        <w:t>атериального ущерба за счет МОЛ</w:t>
      </w:r>
      <w:r w:rsidRPr="00CE6C67">
        <w:rPr>
          <w:rFonts w:cs="Arial"/>
        </w:rPr>
        <w:t>/виновного лица;</w:t>
      </w:r>
    </w:p>
    <w:p w14:paraId="4DFE2CE6" w14:textId="35FE8617" w:rsidR="006E6F6B" w:rsidRPr="00CE6C67" w:rsidRDefault="006E6F6B" w:rsidP="00823682">
      <w:pPr>
        <w:pStyle w:val="afc"/>
        <w:numPr>
          <w:ilvl w:val="0"/>
          <w:numId w:val="129"/>
        </w:numPr>
        <w:ind w:left="1418"/>
        <w:rPr>
          <w:rFonts w:cs="Arial"/>
        </w:rPr>
      </w:pPr>
      <w:r w:rsidRPr="00CE6C67">
        <w:rPr>
          <w:rFonts w:cs="Arial"/>
        </w:rPr>
        <w:t>О</w:t>
      </w:r>
      <w:r w:rsidR="00AC7A9C">
        <w:rPr>
          <w:rFonts w:cs="Arial"/>
        </w:rPr>
        <w:t xml:space="preserve">бнаружены МТР с нарушенными техническими </w:t>
      </w:r>
      <w:r w:rsidRPr="00CE6C67">
        <w:rPr>
          <w:rFonts w:cs="Arial"/>
        </w:rPr>
        <w:t>характеристиками.</w:t>
      </w:r>
    </w:p>
    <w:p w14:paraId="38DD67AC" w14:textId="317B110A" w:rsidR="006E6F6B" w:rsidRDefault="006E6F6B" w:rsidP="00CE6C67">
      <w:pPr>
        <w:ind w:firstLine="709"/>
        <w:rPr>
          <w:rFonts w:cs="Arial"/>
        </w:rPr>
      </w:pPr>
      <w:r>
        <w:rPr>
          <w:rFonts w:cs="Arial"/>
        </w:rPr>
        <w:t>Данный шаг не отражается в системе SAP.</w:t>
      </w:r>
    </w:p>
    <w:p w14:paraId="21412026" w14:textId="77777777" w:rsidR="005E57AE" w:rsidRDefault="005E57AE" w:rsidP="00CE6C67">
      <w:pPr>
        <w:rPr>
          <w:rFonts w:cs="Arial"/>
        </w:rPr>
      </w:pPr>
    </w:p>
    <w:p w14:paraId="253906B1" w14:textId="77777777" w:rsidR="0086079E" w:rsidRDefault="0086079E" w:rsidP="00CE6C67">
      <w:pPr>
        <w:rPr>
          <w:rFonts w:cs="Arial"/>
        </w:rPr>
      </w:pPr>
    </w:p>
    <w:p w14:paraId="0D31B7D7" w14:textId="33930D2A" w:rsidR="005C27E5" w:rsidRDefault="005C27E5" w:rsidP="005C27E5">
      <w:pPr>
        <w:ind w:firstLine="709"/>
        <w:jc w:val="right"/>
        <w:rPr>
          <w:rFonts w:cs="Arial"/>
        </w:rPr>
      </w:pPr>
      <w:r w:rsidRPr="00916FAB">
        <w:rPr>
          <w:rFonts w:cs="Arial"/>
          <w:b/>
          <w:sz w:val="22"/>
        </w:rPr>
        <w:t xml:space="preserve">Таблица </w:t>
      </w:r>
      <w:r>
        <w:rPr>
          <w:rFonts w:cs="Arial"/>
          <w:b/>
          <w:sz w:val="22"/>
        </w:rPr>
        <w:t>73</w:t>
      </w:r>
      <w:r w:rsidRPr="00916FAB">
        <w:rPr>
          <w:rFonts w:cs="Arial"/>
          <w:b/>
          <w:sz w:val="22"/>
        </w:rPr>
        <w:t xml:space="preserve">. Описание </w:t>
      </w:r>
      <w:r>
        <w:rPr>
          <w:rFonts w:cs="Arial"/>
          <w:b/>
          <w:sz w:val="22"/>
        </w:rPr>
        <w:t>шага «Принятие решения по итогам инвентаризации»</w:t>
      </w:r>
    </w:p>
    <w:p w14:paraId="3B409908" w14:textId="383B9C5A" w:rsidR="006737EE" w:rsidRDefault="006737EE" w:rsidP="00CE6C67">
      <w:pPr>
        <w:rPr>
          <w:rFonts w:cs="Arial"/>
        </w:rPr>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418"/>
        <w:gridCol w:w="1044"/>
        <w:gridCol w:w="1932"/>
        <w:gridCol w:w="1701"/>
        <w:gridCol w:w="2268"/>
      </w:tblGrid>
      <w:tr w:rsidR="005C27E5" w14:paraId="47B83DD9" w14:textId="77777777" w:rsidTr="005C27E5">
        <w:trPr>
          <w:trHeight w:val="132"/>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5EA65AC1"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2EF48FEE"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tcBorders>
              <w:top w:val="single" w:sz="6" w:space="0" w:color="auto"/>
              <w:left w:val="single" w:sz="6" w:space="0" w:color="auto"/>
              <w:bottom w:val="single" w:sz="6" w:space="0" w:color="auto"/>
              <w:right w:val="single" w:sz="6" w:space="0" w:color="auto"/>
            </w:tcBorders>
            <w:shd w:val="solid" w:color="FFCC00" w:fill="auto"/>
          </w:tcPr>
          <w:p w14:paraId="774273ED"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932" w:type="dxa"/>
            <w:tcBorders>
              <w:top w:val="single" w:sz="6" w:space="0" w:color="auto"/>
              <w:left w:val="single" w:sz="6" w:space="0" w:color="auto"/>
              <w:bottom w:val="single" w:sz="6" w:space="0" w:color="auto"/>
              <w:right w:val="single" w:sz="6" w:space="0" w:color="auto"/>
            </w:tcBorders>
            <w:shd w:val="solid" w:color="FFCC00" w:fill="auto"/>
          </w:tcPr>
          <w:p w14:paraId="4B663C77"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2C2A7454"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73BD7ED9" w14:textId="77777777" w:rsidR="005C27E5" w:rsidRDefault="005C27E5">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5C27E5" w14:paraId="22E76B4B" w14:textId="77777777" w:rsidTr="005C27E5">
        <w:trPr>
          <w:trHeight w:val="199"/>
        </w:trPr>
        <w:tc>
          <w:tcPr>
            <w:tcW w:w="1873" w:type="dxa"/>
            <w:tcBorders>
              <w:top w:val="single" w:sz="6" w:space="0" w:color="auto"/>
              <w:left w:val="single" w:sz="6" w:space="0" w:color="auto"/>
              <w:bottom w:val="single" w:sz="6" w:space="0" w:color="auto"/>
              <w:right w:val="single" w:sz="6" w:space="0" w:color="auto"/>
            </w:tcBorders>
          </w:tcPr>
          <w:p w14:paraId="022980C8"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ПП-10.07.03.04.115</w:t>
            </w:r>
          </w:p>
        </w:tc>
        <w:tc>
          <w:tcPr>
            <w:tcW w:w="1418" w:type="dxa"/>
            <w:tcBorders>
              <w:top w:val="single" w:sz="6" w:space="0" w:color="auto"/>
              <w:left w:val="single" w:sz="6" w:space="0" w:color="auto"/>
              <w:bottom w:val="single" w:sz="6" w:space="0" w:color="auto"/>
              <w:right w:val="single" w:sz="6" w:space="0" w:color="auto"/>
            </w:tcBorders>
          </w:tcPr>
          <w:p w14:paraId="0D3E2F0F"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Результаты обработаны</w:t>
            </w:r>
          </w:p>
        </w:tc>
        <w:tc>
          <w:tcPr>
            <w:tcW w:w="1044" w:type="dxa"/>
            <w:tcBorders>
              <w:top w:val="single" w:sz="6" w:space="0" w:color="auto"/>
              <w:left w:val="single" w:sz="6" w:space="0" w:color="auto"/>
              <w:bottom w:val="single" w:sz="6" w:space="0" w:color="auto"/>
              <w:right w:val="single" w:sz="6" w:space="0" w:color="auto"/>
            </w:tcBorders>
          </w:tcPr>
          <w:p w14:paraId="25A000FC"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932" w:type="dxa"/>
            <w:tcBorders>
              <w:top w:val="single" w:sz="6" w:space="0" w:color="auto"/>
              <w:left w:val="single" w:sz="6" w:space="0" w:color="auto"/>
              <w:bottom w:val="single" w:sz="6" w:space="0" w:color="auto"/>
              <w:right w:val="single" w:sz="6" w:space="0" w:color="auto"/>
            </w:tcBorders>
          </w:tcPr>
          <w:p w14:paraId="0652864D"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 (проведен)</w:t>
            </w:r>
          </w:p>
        </w:tc>
        <w:tc>
          <w:tcPr>
            <w:tcW w:w="1701" w:type="dxa"/>
            <w:tcBorders>
              <w:top w:val="single" w:sz="6" w:space="0" w:color="auto"/>
              <w:left w:val="single" w:sz="6" w:space="0" w:color="auto"/>
              <w:bottom w:val="single" w:sz="6" w:space="0" w:color="auto"/>
              <w:right w:val="single" w:sz="6" w:space="0" w:color="auto"/>
            </w:tcBorders>
          </w:tcPr>
          <w:p w14:paraId="26F6FC7F" w14:textId="77777777"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инвентаризации</w:t>
            </w:r>
          </w:p>
        </w:tc>
        <w:tc>
          <w:tcPr>
            <w:tcW w:w="2268" w:type="dxa"/>
            <w:tcBorders>
              <w:top w:val="single" w:sz="6" w:space="0" w:color="auto"/>
              <w:left w:val="single" w:sz="6" w:space="0" w:color="auto"/>
              <w:bottom w:val="single" w:sz="6" w:space="0" w:color="auto"/>
              <w:right w:val="single" w:sz="6" w:space="0" w:color="auto"/>
            </w:tcBorders>
          </w:tcPr>
          <w:p w14:paraId="6C415F06" w14:textId="138A12D4" w:rsidR="005C27E5" w:rsidRDefault="005C27E5">
            <w:pPr>
              <w:autoSpaceDE w:val="0"/>
              <w:autoSpaceDN w:val="0"/>
              <w:adjustRightInd w:val="0"/>
              <w:jc w:val="left"/>
              <w:rPr>
                <w:rFonts w:eastAsiaTheme="minorHAnsi" w:cs="Arial"/>
                <w:color w:val="000000"/>
                <w:sz w:val="20"/>
                <w:szCs w:val="20"/>
              </w:rPr>
            </w:pPr>
            <w:r>
              <w:rPr>
                <w:rFonts w:eastAsiaTheme="minorHAnsi" w:cs="Arial"/>
                <w:color w:val="000000"/>
                <w:sz w:val="20"/>
                <w:szCs w:val="20"/>
              </w:rPr>
              <w:t>ЦИК БЕ УПРАВЛЕНИЕ</w:t>
            </w:r>
          </w:p>
        </w:tc>
      </w:tr>
    </w:tbl>
    <w:p w14:paraId="1E6255EC" w14:textId="77777777" w:rsidR="008511DF" w:rsidRDefault="008511DF" w:rsidP="00CE6C67">
      <w:pPr>
        <w:rPr>
          <w:rFonts w:cs="Arial"/>
        </w:rPr>
      </w:pPr>
    </w:p>
    <w:p w14:paraId="3498AF15" w14:textId="77777777" w:rsidR="00CF6696" w:rsidRDefault="00CF6696" w:rsidP="00CE6C67">
      <w:pPr>
        <w:rPr>
          <w:rFonts w:cs="Arial"/>
        </w:rPr>
      </w:pPr>
    </w:p>
    <w:p w14:paraId="20DF155E" w14:textId="77777777" w:rsidR="006E6F6B" w:rsidRDefault="006E6F6B" w:rsidP="006E6F6B">
      <w:pPr>
        <w:spacing w:after="240" w:line="276" w:lineRule="auto"/>
        <w:ind w:firstLine="567"/>
        <w:rPr>
          <w:rFonts w:cs="Arial"/>
          <w:b/>
        </w:rPr>
      </w:pPr>
      <w:r>
        <w:rPr>
          <w:rFonts w:cs="Arial"/>
          <w:b/>
        </w:rPr>
        <w:t>МТР С НАРУШЕННЫМИ ТЕХНИЧЕСКИМИ ХАРАКТЕРИСТИКАМИ</w:t>
      </w:r>
    </w:p>
    <w:p w14:paraId="29436F7F" w14:textId="3125C99B" w:rsidR="006E6F6B" w:rsidRDefault="00CE6C67" w:rsidP="00CE6C67">
      <w:pPr>
        <w:pStyle w:val="4"/>
      </w:pPr>
      <w:r>
        <w:t xml:space="preserve">Шаг процесса </w:t>
      </w:r>
      <w:r w:rsidR="006E6F6B">
        <w:t xml:space="preserve">ПП-10.07.03.04.120 </w:t>
      </w:r>
      <w:r>
        <w:t xml:space="preserve">– </w:t>
      </w:r>
      <w:r w:rsidR="006E6F6B" w:rsidRPr="006A0DF8">
        <w:t>Формирование перечня МТР с нарушениями технических характеристик</w:t>
      </w:r>
    </w:p>
    <w:p w14:paraId="1B192565" w14:textId="77777777" w:rsidR="006E6F6B" w:rsidRDefault="006E6F6B" w:rsidP="00CE6C67">
      <w:pPr>
        <w:ind w:firstLine="709"/>
      </w:pPr>
    </w:p>
    <w:p w14:paraId="2EBC4765" w14:textId="6B015612" w:rsidR="006E6F6B" w:rsidRPr="00C2311E" w:rsidRDefault="006E6F6B" w:rsidP="00CE6C67">
      <w:pPr>
        <w:ind w:firstLine="709"/>
        <w:rPr>
          <w:rFonts w:cs="Arial"/>
        </w:rPr>
      </w:pPr>
      <w:r>
        <w:rPr>
          <w:rFonts w:cs="Arial"/>
        </w:rPr>
        <w:t>Формируется</w:t>
      </w:r>
      <w:r w:rsidRPr="006B098E">
        <w:rPr>
          <w:rFonts w:cs="Arial"/>
        </w:rPr>
        <w:t xml:space="preserve"> перечень МТР с нарушениями тех</w:t>
      </w:r>
      <w:r w:rsidR="00AC7A9C">
        <w:rPr>
          <w:rFonts w:cs="Arial"/>
        </w:rPr>
        <w:t xml:space="preserve">нических </w:t>
      </w:r>
      <w:r w:rsidR="00F90A37">
        <w:rPr>
          <w:rFonts w:cs="Arial"/>
        </w:rPr>
        <w:t>характеристик/</w:t>
      </w:r>
      <w:r w:rsidRPr="006B098E">
        <w:rPr>
          <w:rFonts w:cs="Arial"/>
        </w:rPr>
        <w:t>неликвидных МТР</w:t>
      </w:r>
      <w:r>
        <w:rPr>
          <w:rFonts w:cs="Arial"/>
        </w:rPr>
        <w:t xml:space="preserve"> для дальнейших действий, описанных в сценарии «Выявление НВИ/НЛИ».</w:t>
      </w:r>
    </w:p>
    <w:p w14:paraId="431B6A4F" w14:textId="66949EDD" w:rsidR="006E6F6B" w:rsidRDefault="006E6F6B" w:rsidP="00CE6C67">
      <w:pPr>
        <w:ind w:firstLine="709"/>
        <w:rPr>
          <w:rFonts w:cs="Arial"/>
        </w:rPr>
      </w:pPr>
      <w:r>
        <w:rPr>
          <w:rFonts w:cs="Arial"/>
        </w:rPr>
        <w:t>Данный шаг не отражается в системе SAP.</w:t>
      </w:r>
    </w:p>
    <w:p w14:paraId="6D1DDCEF" w14:textId="77777777" w:rsidR="0076639B" w:rsidRDefault="0076639B" w:rsidP="00455CEA"/>
    <w:p w14:paraId="0C5A6B57" w14:textId="7BCE5996" w:rsidR="003658E0" w:rsidRDefault="003658E0" w:rsidP="003658E0">
      <w:pPr>
        <w:ind w:firstLine="709"/>
        <w:jc w:val="right"/>
        <w:rPr>
          <w:rFonts w:cs="Arial"/>
        </w:rPr>
      </w:pPr>
      <w:r w:rsidRPr="00916FAB">
        <w:rPr>
          <w:rFonts w:cs="Arial"/>
          <w:b/>
          <w:sz w:val="22"/>
        </w:rPr>
        <w:t xml:space="preserve">Таблица </w:t>
      </w:r>
      <w:r>
        <w:rPr>
          <w:rFonts w:cs="Arial"/>
          <w:b/>
          <w:sz w:val="22"/>
        </w:rPr>
        <w:t>74</w:t>
      </w:r>
      <w:r w:rsidRPr="00916FAB">
        <w:rPr>
          <w:rFonts w:cs="Arial"/>
          <w:b/>
          <w:sz w:val="22"/>
        </w:rPr>
        <w:t xml:space="preserve">. Описание </w:t>
      </w:r>
      <w:r>
        <w:rPr>
          <w:rFonts w:cs="Arial"/>
          <w:b/>
          <w:sz w:val="22"/>
        </w:rPr>
        <w:t>шага «Формирование перечня МТР с нарушениями технических характеристик»</w:t>
      </w:r>
    </w:p>
    <w:p w14:paraId="48E552B1" w14:textId="6F9F221C" w:rsidR="003658E0" w:rsidRDefault="003658E0" w:rsidP="00455CEA"/>
    <w:tbl>
      <w:tblPr>
        <w:tblW w:w="10240"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018"/>
        <w:gridCol w:w="2126"/>
        <w:gridCol w:w="1044"/>
        <w:gridCol w:w="1027"/>
        <w:gridCol w:w="2182"/>
        <w:gridCol w:w="1843"/>
      </w:tblGrid>
      <w:tr w:rsidR="003658E0" w14:paraId="16EE2D30" w14:textId="77777777" w:rsidTr="003658E0">
        <w:trPr>
          <w:trHeight w:val="132"/>
        </w:trPr>
        <w:tc>
          <w:tcPr>
            <w:tcW w:w="2018" w:type="dxa"/>
            <w:shd w:val="solid" w:color="FFCC00" w:fill="auto"/>
          </w:tcPr>
          <w:p w14:paraId="2C944BF0" w14:textId="77777777" w:rsidR="003658E0" w:rsidRDefault="003658E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126" w:type="dxa"/>
            <w:shd w:val="solid" w:color="FFCC00" w:fill="auto"/>
          </w:tcPr>
          <w:p w14:paraId="5031F3A1" w14:textId="77777777" w:rsidR="003658E0" w:rsidRDefault="003658E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44" w:type="dxa"/>
            <w:shd w:val="solid" w:color="FFCC00" w:fill="auto"/>
          </w:tcPr>
          <w:p w14:paraId="275C4ABC" w14:textId="77777777" w:rsidR="003658E0" w:rsidRDefault="003658E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027" w:type="dxa"/>
            <w:shd w:val="solid" w:color="FFCC00" w:fill="auto"/>
          </w:tcPr>
          <w:p w14:paraId="1AABC4FF" w14:textId="77777777" w:rsidR="003658E0" w:rsidRDefault="003658E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2182" w:type="dxa"/>
            <w:shd w:val="solid" w:color="FFCC00" w:fill="auto"/>
          </w:tcPr>
          <w:p w14:paraId="4AB1350A" w14:textId="77777777" w:rsidR="003658E0" w:rsidRDefault="003658E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843" w:type="dxa"/>
            <w:shd w:val="solid" w:color="FFCC00" w:fill="auto"/>
          </w:tcPr>
          <w:p w14:paraId="0B4CA8A3" w14:textId="77777777" w:rsidR="003658E0" w:rsidRDefault="003658E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3658E0" w14:paraId="717B1433" w14:textId="77777777" w:rsidTr="003658E0">
        <w:trPr>
          <w:trHeight w:val="199"/>
        </w:trPr>
        <w:tc>
          <w:tcPr>
            <w:tcW w:w="2018" w:type="dxa"/>
          </w:tcPr>
          <w:p w14:paraId="4A485836" w14:textId="77777777" w:rsidR="003658E0" w:rsidRDefault="003658E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ПП-10.07.03.04.120</w:t>
            </w:r>
          </w:p>
        </w:tc>
        <w:tc>
          <w:tcPr>
            <w:tcW w:w="2126" w:type="dxa"/>
          </w:tcPr>
          <w:p w14:paraId="546CFE49" w14:textId="77777777" w:rsidR="003658E0" w:rsidRDefault="003658E0">
            <w:pPr>
              <w:autoSpaceDE w:val="0"/>
              <w:autoSpaceDN w:val="0"/>
              <w:adjustRightInd w:val="0"/>
              <w:jc w:val="left"/>
              <w:rPr>
                <w:rFonts w:eastAsiaTheme="minorHAnsi" w:cs="Arial"/>
                <w:color w:val="000000"/>
                <w:sz w:val="20"/>
                <w:szCs w:val="20"/>
              </w:rPr>
            </w:pPr>
            <w:r>
              <w:rPr>
                <w:rFonts w:eastAsiaTheme="minorHAnsi" w:cs="Arial"/>
                <w:color w:val="000000"/>
                <w:sz w:val="20"/>
                <w:szCs w:val="20"/>
              </w:rPr>
              <w:t>Обнаружены МТР с нарушенными тех.характеристиками</w:t>
            </w:r>
          </w:p>
        </w:tc>
        <w:tc>
          <w:tcPr>
            <w:tcW w:w="1044" w:type="dxa"/>
          </w:tcPr>
          <w:p w14:paraId="74641B38" w14:textId="77777777" w:rsidR="003658E0" w:rsidRDefault="003658E0">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027" w:type="dxa"/>
          </w:tcPr>
          <w:p w14:paraId="3F753858" w14:textId="77777777" w:rsidR="003658E0" w:rsidRDefault="003658E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Протокол</w:t>
            </w:r>
          </w:p>
        </w:tc>
        <w:tc>
          <w:tcPr>
            <w:tcW w:w="2182" w:type="dxa"/>
          </w:tcPr>
          <w:p w14:paraId="0EFF4B55" w14:textId="77777777" w:rsidR="003658E0" w:rsidRDefault="003658E0">
            <w:pPr>
              <w:autoSpaceDE w:val="0"/>
              <w:autoSpaceDN w:val="0"/>
              <w:adjustRightInd w:val="0"/>
              <w:jc w:val="left"/>
              <w:rPr>
                <w:rFonts w:eastAsiaTheme="minorHAnsi" w:cs="Arial"/>
                <w:color w:val="000000"/>
                <w:sz w:val="20"/>
                <w:szCs w:val="20"/>
              </w:rPr>
            </w:pPr>
            <w:r>
              <w:rPr>
                <w:rFonts w:eastAsiaTheme="minorHAnsi" w:cs="Arial"/>
                <w:color w:val="000000"/>
                <w:sz w:val="20"/>
                <w:szCs w:val="20"/>
              </w:rPr>
              <w:t>МТР с нарушениями тех.характеристик/ неликвидные МТР</w:t>
            </w:r>
          </w:p>
        </w:tc>
        <w:tc>
          <w:tcPr>
            <w:tcW w:w="1843" w:type="dxa"/>
          </w:tcPr>
          <w:p w14:paraId="72F9BAAB" w14:textId="77777777" w:rsidR="003658E0" w:rsidRDefault="003658E0">
            <w:pPr>
              <w:autoSpaceDE w:val="0"/>
              <w:autoSpaceDN w:val="0"/>
              <w:adjustRightInd w:val="0"/>
              <w:jc w:val="left"/>
              <w:rPr>
                <w:rFonts w:eastAsiaTheme="minorHAnsi" w:cs="Arial"/>
                <w:color w:val="000000"/>
                <w:sz w:val="20"/>
                <w:szCs w:val="20"/>
              </w:rPr>
            </w:pPr>
            <w:r>
              <w:rPr>
                <w:rFonts w:eastAsiaTheme="minorHAnsi" w:cs="Arial"/>
                <w:color w:val="000000"/>
                <w:sz w:val="20"/>
                <w:szCs w:val="20"/>
              </w:rPr>
              <w:t>Бухгалтер по учету МПЗ МФЦ</w:t>
            </w:r>
          </w:p>
        </w:tc>
      </w:tr>
    </w:tbl>
    <w:p w14:paraId="29AD122D" w14:textId="77777777" w:rsidR="003658E0" w:rsidRDefault="003658E0" w:rsidP="00455CEA"/>
    <w:p w14:paraId="392598C0" w14:textId="77777777" w:rsidR="00D626BD" w:rsidRDefault="00D626BD" w:rsidP="00D626BD">
      <w:pPr>
        <w:ind w:firstLine="709"/>
      </w:pPr>
      <w:r w:rsidRPr="00D5251F">
        <w:t xml:space="preserve">Детальное описание шагов приведено в Приложении </w:t>
      </w:r>
      <w:r>
        <w:t>№ 3.</w:t>
      </w:r>
    </w:p>
    <w:p w14:paraId="4A46FB8F" w14:textId="50E8E6C5" w:rsidR="0076639B" w:rsidRDefault="008511DF" w:rsidP="00D626BD">
      <w:pPr>
        <w:ind w:firstLine="709"/>
      </w:pPr>
      <w:r>
        <w:br/>
      </w:r>
    </w:p>
    <w:p w14:paraId="20ABCAF5" w14:textId="77777777" w:rsidR="00AF3A3F" w:rsidRDefault="00AF3A3F" w:rsidP="00D626BD">
      <w:pPr>
        <w:ind w:firstLine="709"/>
      </w:pPr>
    </w:p>
    <w:p w14:paraId="3C3CD2BD" w14:textId="0CE0479A" w:rsidR="00305068" w:rsidRDefault="00305068" w:rsidP="00240308">
      <w:pPr>
        <w:pStyle w:val="3"/>
      </w:pPr>
      <w:bookmarkStart w:id="1138" w:name="_Toc523232547"/>
      <w:bookmarkStart w:id="1139" w:name="_Toc523401911"/>
      <w:bookmarkStart w:id="1140" w:name="_Toc523413730"/>
      <w:bookmarkStart w:id="1141" w:name="_Toc524079869"/>
      <w:bookmarkStart w:id="1142" w:name="_Toc524083172"/>
      <w:bookmarkStart w:id="1143" w:name="_Toc525914738"/>
      <w:r w:rsidRPr="000835FE">
        <w:lastRenderedPageBreak/>
        <w:t xml:space="preserve">Описание </w:t>
      </w:r>
      <w:r>
        <w:t xml:space="preserve">шагов </w:t>
      </w:r>
      <w:r w:rsidRPr="000835FE">
        <w:t xml:space="preserve">бизнес-процесса </w:t>
      </w:r>
      <w:r w:rsidR="006A6CBA">
        <w:t>ПП-</w:t>
      </w:r>
      <w:r>
        <w:t>10.07.0</w:t>
      </w:r>
      <w:r w:rsidR="00986DEF">
        <w:t>4</w:t>
      </w:r>
      <w:r>
        <w:t>.0</w:t>
      </w:r>
      <w:r w:rsidR="00986DEF">
        <w:t>1</w:t>
      </w:r>
      <w:r>
        <w:t>-</w:t>
      </w:r>
      <w:r>
        <w:rPr>
          <w:lang w:val="en-US"/>
        </w:rPr>
        <w:t>ERP</w:t>
      </w:r>
      <w:r>
        <w:t xml:space="preserve"> </w:t>
      </w:r>
      <w:r w:rsidR="00817060">
        <w:t>П</w:t>
      </w:r>
      <w:r w:rsidR="00492EE6">
        <w:t>риемка и размещение МТР</w:t>
      </w:r>
      <w:r w:rsidR="00986DEF">
        <w:t xml:space="preserve"> на складе </w:t>
      </w:r>
      <w:r w:rsidR="00986DEF" w:rsidRPr="00986DEF">
        <w:t>(</w:t>
      </w:r>
      <w:r w:rsidR="00986DEF">
        <w:rPr>
          <w:lang w:val="en-US"/>
        </w:rPr>
        <w:t>WMS</w:t>
      </w:r>
      <w:r w:rsidR="00986DEF">
        <w:t>)</w:t>
      </w:r>
      <w:bookmarkEnd w:id="1138"/>
      <w:bookmarkEnd w:id="1139"/>
      <w:bookmarkEnd w:id="1140"/>
      <w:bookmarkEnd w:id="1141"/>
      <w:bookmarkEnd w:id="1142"/>
      <w:bookmarkEnd w:id="1143"/>
    </w:p>
    <w:p w14:paraId="23FCE830" w14:textId="360CF04A" w:rsidR="003E4A0F" w:rsidRPr="006A6CBA" w:rsidRDefault="003E4A0F" w:rsidP="003E4A0F"/>
    <w:p w14:paraId="35F1B279" w14:textId="2A6D1B7C" w:rsidR="00B5746D" w:rsidRPr="00164E11" w:rsidRDefault="00B5746D" w:rsidP="00164E11">
      <w:pPr>
        <w:pStyle w:val="4"/>
      </w:pPr>
      <w:r w:rsidRPr="00164E11">
        <w:t>Шаг процесса 10.0</w:t>
      </w:r>
      <w:r w:rsidR="005C110F">
        <w:t>7</w:t>
      </w:r>
      <w:r w:rsidRPr="00164E11">
        <w:t xml:space="preserve">.04.01.010 – Прибытие ТС (авто, ж/д, </w:t>
      </w:r>
      <w:r w:rsidR="00EC6ABC">
        <w:t>речного/морского транспорта</w:t>
      </w:r>
      <w:r w:rsidRPr="00164E11">
        <w:t>)</w:t>
      </w:r>
    </w:p>
    <w:p w14:paraId="6324A2D6" w14:textId="77777777" w:rsidR="007624EA" w:rsidRDefault="007624EA" w:rsidP="001A7F59">
      <w:pPr>
        <w:ind w:firstLine="709"/>
      </w:pPr>
    </w:p>
    <w:p w14:paraId="77D79DD9" w14:textId="035F66DF" w:rsidR="00BB4FFA" w:rsidRDefault="001A7F59" w:rsidP="00246D2C">
      <w:pPr>
        <w:ind w:firstLine="709"/>
      </w:pPr>
      <w:r w:rsidRPr="00717DEA">
        <w:t>Автотранспортное средство, ж</w:t>
      </w:r>
      <w:r>
        <w:t xml:space="preserve">елезнодорожный состав </w:t>
      </w:r>
      <w:r w:rsidRPr="00717DEA">
        <w:t xml:space="preserve">либо </w:t>
      </w:r>
      <w:r w:rsidR="000E1274">
        <w:t>речной/морской транспорт</w:t>
      </w:r>
      <w:r>
        <w:t xml:space="preserve"> прибывают на складскую площадку. Автотранспортное средство прибывает на КПП, ж/д состав по железнодорожной ветке, </w:t>
      </w:r>
      <w:r w:rsidR="000E1274">
        <w:t>речной/морской транспорт</w:t>
      </w:r>
      <w:r>
        <w:t xml:space="preserve"> – по реке</w:t>
      </w:r>
      <w:r w:rsidR="000E1274">
        <w:t>/морю</w:t>
      </w:r>
      <w:r>
        <w:t xml:space="preserve">. При этом, автотранспортное средство находится за пределами складской площадки до выполнения проверки документов. Ж/д состав допускается на территорию складской площадки, а </w:t>
      </w:r>
      <w:r w:rsidR="000E1274">
        <w:t xml:space="preserve">речной/морской транспорт </w:t>
      </w:r>
      <w:r>
        <w:t xml:space="preserve">– к причалу. Водитель, машинист либо капитан имеют при себе товаросопроводительные документы, которые предъявляют </w:t>
      </w:r>
      <w:r w:rsidR="00B16130">
        <w:t xml:space="preserve">диспетчеру </w:t>
      </w:r>
      <w:r>
        <w:t>для проверки.</w:t>
      </w:r>
    </w:p>
    <w:p w14:paraId="7DAD4D9E" w14:textId="77777777" w:rsidR="00BB4FFA" w:rsidRDefault="00BB4FFA" w:rsidP="00246D2C">
      <w:pPr>
        <w:ind w:firstLine="709"/>
      </w:pPr>
    </w:p>
    <w:p w14:paraId="45E8767F" w14:textId="0B0B7933" w:rsidR="0086079E" w:rsidRDefault="0086079E" w:rsidP="00246D2C">
      <w:pPr>
        <w:ind w:firstLine="709"/>
      </w:pPr>
    </w:p>
    <w:p w14:paraId="21C12DEC" w14:textId="77777777" w:rsidR="0086079E" w:rsidRDefault="0086079E" w:rsidP="00246D2C">
      <w:pPr>
        <w:ind w:firstLine="709"/>
      </w:pPr>
    </w:p>
    <w:p w14:paraId="5BCA0095" w14:textId="77777777" w:rsidR="0086079E" w:rsidRDefault="0086079E" w:rsidP="00246D2C">
      <w:pPr>
        <w:ind w:firstLine="709"/>
      </w:pPr>
    </w:p>
    <w:p w14:paraId="0A916A05" w14:textId="77777777" w:rsidR="0086079E" w:rsidRDefault="0086079E" w:rsidP="00246D2C">
      <w:pPr>
        <w:ind w:firstLine="709"/>
      </w:pPr>
    </w:p>
    <w:p w14:paraId="72B87396" w14:textId="77777777" w:rsidR="0086079E" w:rsidRDefault="0086079E" w:rsidP="00246D2C">
      <w:pPr>
        <w:ind w:firstLine="709"/>
      </w:pPr>
    </w:p>
    <w:p w14:paraId="537E9F20" w14:textId="7ACB19EC" w:rsidR="00452723" w:rsidRDefault="00452723" w:rsidP="00246D2C">
      <w:pPr>
        <w:ind w:firstLine="709"/>
      </w:pPr>
      <w:r w:rsidRPr="00916FAB">
        <w:rPr>
          <w:rFonts w:cs="Arial"/>
          <w:b/>
          <w:sz w:val="22"/>
        </w:rPr>
        <w:t xml:space="preserve">Таблица </w:t>
      </w:r>
      <w:r>
        <w:rPr>
          <w:rFonts w:cs="Arial"/>
          <w:b/>
          <w:sz w:val="22"/>
        </w:rPr>
        <w:t>75</w:t>
      </w:r>
      <w:r w:rsidRPr="00916FAB">
        <w:rPr>
          <w:rFonts w:cs="Arial"/>
          <w:b/>
          <w:sz w:val="22"/>
        </w:rPr>
        <w:t xml:space="preserve">. Описание </w:t>
      </w:r>
      <w:r>
        <w:rPr>
          <w:rFonts w:cs="Arial"/>
          <w:b/>
          <w:sz w:val="22"/>
        </w:rPr>
        <w:t>шага «Прибытие ТС (авто, ж/д, речного/морского транспорта)»</w:t>
      </w:r>
    </w:p>
    <w:p w14:paraId="57F25BDA" w14:textId="77777777" w:rsidR="00452723" w:rsidRDefault="00452723" w:rsidP="00246D2C">
      <w:pPr>
        <w:ind w:firstLine="709"/>
      </w:pPr>
    </w:p>
    <w:tbl>
      <w:tblPr>
        <w:tblW w:w="0" w:type="auto"/>
        <w:tblInd w:w="-38" w:type="dxa"/>
        <w:tblLayout w:type="fixed"/>
        <w:tblCellMar>
          <w:left w:w="30" w:type="dxa"/>
          <w:right w:w="30" w:type="dxa"/>
        </w:tblCellMar>
        <w:tblLook w:val="0000" w:firstRow="0" w:lastRow="0" w:firstColumn="0" w:lastColumn="0" w:noHBand="0" w:noVBand="0"/>
      </w:tblPr>
      <w:tblGrid>
        <w:gridCol w:w="1873"/>
        <w:gridCol w:w="2410"/>
        <w:gridCol w:w="1087"/>
        <w:gridCol w:w="1323"/>
        <w:gridCol w:w="1859"/>
        <w:gridCol w:w="1560"/>
      </w:tblGrid>
      <w:tr w:rsidR="00452723" w14:paraId="44A16CA8" w14:textId="77777777" w:rsidTr="00452723">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7EE87417" w14:textId="77777777" w:rsidR="00452723" w:rsidRDefault="0045272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410" w:type="dxa"/>
            <w:tcBorders>
              <w:top w:val="single" w:sz="6" w:space="0" w:color="auto"/>
              <w:left w:val="single" w:sz="6" w:space="0" w:color="auto"/>
              <w:bottom w:val="single" w:sz="6" w:space="0" w:color="auto"/>
              <w:right w:val="single" w:sz="6" w:space="0" w:color="auto"/>
            </w:tcBorders>
            <w:shd w:val="solid" w:color="FFCC00" w:fill="auto"/>
          </w:tcPr>
          <w:p w14:paraId="36BA9EA7" w14:textId="77777777" w:rsidR="00452723" w:rsidRDefault="0045272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30652FBB" w14:textId="77777777" w:rsidR="00452723" w:rsidRDefault="0045272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323" w:type="dxa"/>
            <w:tcBorders>
              <w:top w:val="single" w:sz="6" w:space="0" w:color="auto"/>
              <w:left w:val="single" w:sz="6" w:space="0" w:color="auto"/>
              <w:bottom w:val="single" w:sz="6" w:space="0" w:color="auto"/>
              <w:right w:val="single" w:sz="6" w:space="0" w:color="auto"/>
            </w:tcBorders>
            <w:shd w:val="solid" w:color="FFCC00" w:fill="auto"/>
          </w:tcPr>
          <w:p w14:paraId="34E4E237" w14:textId="77777777" w:rsidR="00452723" w:rsidRDefault="0045272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859" w:type="dxa"/>
            <w:tcBorders>
              <w:top w:val="single" w:sz="6" w:space="0" w:color="auto"/>
              <w:left w:val="single" w:sz="6" w:space="0" w:color="auto"/>
              <w:bottom w:val="single" w:sz="6" w:space="0" w:color="auto"/>
              <w:right w:val="single" w:sz="6" w:space="0" w:color="auto"/>
            </w:tcBorders>
            <w:shd w:val="solid" w:color="FFCC00" w:fill="auto"/>
          </w:tcPr>
          <w:p w14:paraId="4BC7242F" w14:textId="77777777" w:rsidR="00452723" w:rsidRDefault="0045272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60" w:type="dxa"/>
            <w:tcBorders>
              <w:top w:val="single" w:sz="6" w:space="0" w:color="auto"/>
              <w:left w:val="single" w:sz="6" w:space="0" w:color="auto"/>
              <w:bottom w:val="single" w:sz="6" w:space="0" w:color="auto"/>
              <w:right w:val="single" w:sz="6" w:space="0" w:color="auto"/>
            </w:tcBorders>
            <w:shd w:val="solid" w:color="FFCC00" w:fill="auto"/>
          </w:tcPr>
          <w:p w14:paraId="31C3EE80" w14:textId="77777777" w:rsidR="00452723" w:rsidRDefault="00452723">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452723" w14:paraId="3FD9D10F" w14:textId="77777777" w:rsidTr="00452723">
        <w:trPr>
          <w:trHeight w:val="132"/>
        </w:trPr>
        <w:tc>
          <w:tcPr>
            <w:tcW w:w="1873" w:type="dxa"/>
            <w:tcBorders>
              <w:top w:val="single" w:sz="6" w:space="0" w:color="auto"/>
              <w:left w:val="single" w:sz="6" w:space="0" w:color="auto"/>
              <w:bottom w:val="single" w:sz="6" w:space="0" w:color="auto"/>
              <w:right w:val="single" w:sz="6" w:space="0" w:color="auto"/>
            </w:tcBorders>
          </w:tcPr>
          <w:p w14:paraId="7FD23FCB" w14:textId="77777777" w:rsidR="00452723" w:rsidRDefault="00452723">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ПП-10.07.04.01.010</w:t>
            </w:r>
          </w:p>
        </w:tc>
        <w:tc>
          <w:tcPr>
            <w:tcW w:w="2410" w:type="dxa"/>
            <w:tcBorders>
              <w:top w:val="single" w:sz="6" w:space="0" w:color="auto"/>
              <w:left w:val="single" w:sz="6" w:space="0" w:color="auto"/>
              <w:bottom w:val="single" w:sz="6" w:space="0" w:color="auto"/>
              <w:right w:val="single" w:sz="6" w:space="0" w:color="auto"/>
            </w:tcBorders>
          </w:tcPr>
          <w:p w14:paraId="3FE65BFC" w14:textId="77777777" w:rsidR="00452723" w:rsidRDefault="00452723">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Требуется приемка МТР на склад под управлением WMS</w:t>
            </w:r>
          </w:p>
        </w:tc>
        <w:tc>
          <w:tcPr>
            <w:tcW w:w="1087" w:type="dxa"/>
            <w:tcBorders>
              <w:top w:val="single" w:sz="6" w:space="0" w:color="auto"/>
              <w:left w:val="single" w:sz="6" w:space="0" w:color="auto"/>
              <w:bottom w:val="single" w:sz="6" w:space="0" w:color="auto"/>
              <w:right w:val="single" w:sz="6" w:space="0" w:color="auto"/>
            </w:tcBorders>
          </w:tcPr>
          <w:p w14:paraId="0363BB87" w14:textId="77777777" w:rsidR="00452723" w:rsidRDefault="00452723">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323" w:type="dxa"/>
            <w:tcBorders>
              <w:top w:val="single" w:sz="6" w:space="0" w:color="auto"/>
              <w:left w:val="single" w:sz="6" w:space="0" w:color="auto"/>
              <w:bottom w:val="single" w:sz="6" w:space="0" w:color="auto"/>
              <w:right w:val="single" w:sz="6" w:space="0" w:color="auto"/>
            </w:tcBorders>
          </w:tcPr>
          <w:p w14:paraId="241DC984" w14:textId="77777777" w:rsidR="00452723" w:rsidRDefault="00452723">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859" w:type="dxa"/>
            <w:tcBorders>
              <w:top w:val="single" w:sz="6" w:space="0" w:color="auto"/>
              <w:left w:val="single" w:sz="6" w:space="0" w:color="auto"/>
              <w:bottom w:val="single" w:sz="6" w:space="0" w:color="auto"/>
              <w:right w:val="single" w:sz="6" w:space="0" w:color="auto"/>
            </w:tcBorders>
          </w:tcPr>
          <w:p w14:paraId="25C88B85" w14:textId="0B2173F4" w:rsidR="00452723" w:rsidRDefault="00452723">
            <w:pPr>
              <w:autoSpaceDE w:val="0"/>
              <w:autoSpaceDN w:val="0"/>
              <w:adjustRightInd w:val="0"/>
              <w:jc w:val="left"/>
              <w:rPr>
                <w:rFonts w:eastAsiaTheme="minorHAnsi" w:cs="Arial"/>
                <w:color w:val="000000"/>
                <w:sz w:val="20"/>
                <w:szCs w:val="20"/>
              </w:rPr>
            </w:pPr>
            <w:r>
              <w:rPr>
                <w:rFonts w:eastAsiaTheme="minorHAnsi" w:cs="Arial"/>
                <w:color w:val="000000"/>
                <w:sz w:val="20"/>
                <w:szCs w:val="20"/>
              </w:rPr>
              <w:t>Товаросопроводительные документы</w:t>
            </w:r>
          </w:p>
        </w:tc>
        <w:tc>
          <w:tcPr>
            <w:tcW w:w="1560" w:type="dxa"/>
            <w:tcBorders>
              <w:top w:val="single" w:sz="6" w:space="0" w:color="auto"/>
              <w:left w:val="single" w:sz="6" w:space="0" w:color="auto"/>
              <w:bottom w:val="single" w:sz="6" w:space="0" w:color="auto"/>
              <w:right w:val="single" w:sz="6" w:space="0" w:color="auto"/>
            </w:tcBorders>
          </w:tcPr>
          <w:p w14:paraId="199D3A7F" w14:textId="3D60E2C8" w:rsidR="00452723" w:rsidRDefault="00452723">
            <w:pPr>
              <w:autoSpaceDE w:val="0"/>
              <w:autoSpaceDN w:val="0"/>
              <w:adjustRightInd w:val="0"/>
              <w:jc w:val="left"/>
              <w:rPr>
                <w:rFonts w:eastAsiaTheme="minorHAnsi" w:cs="Arial"/>
                <w:color w:val="000000"/>
                <w:sz w:val="20"/>
                <w:szCs w:val="20"/>
              </w:rPr>
            </w:pPr>
            <w:del w:id="1144" w:author="Tukhbatov Ruslan" w:date="2020-04-21T04:33:00Z">
              <w:r w:rsidDel="00DD4D25">
                <w:rPr>
                  <w:rFonts w:eastAsiaTheme="minorHAnsi" w:cs="Arial"/>
                  <w:color w:val="000000"/>
                  <w:sz w:val="20"/>
                  <w:szCs w:val="20"/>
                </w:rPr>
                <w:delText xml:space="preserve">Диспетчер </w:delText>
              </w:r>
            </w:del>
            <w:ins w:id="1145" w:author="Tukhbatov Ruslan" w:date="2020-04-21T04:33:00Z">
              <w:del w:id="1146" w:author="Кращенко Олег Владимирович (Подрядчик. ООО БерингПойнт)" w:date="2020-04-23T15:40:00Z">
                <w:r w:rsidR="00DD4D25" w:rsidDel="004E728B">
                  <w:rPr>
                    <w:rFonts w:eastAsiaTheme="minorHAnsi" w:cs="Arial"/>
                    <w:color w:val="000000"/>
                    <w:sz w:val="20"/>
                    <w:szCs w:val="20"/>
                  </w:rPr>
                  <w:delText xml:space="preserve">Оператор </w:delText>
                </w:r>
              </w:del>
            </w:ins>
            <w:del w:id="1147" w:author="Кращенко Олег Владимирович (Подрядчик. ООО БерингПойнт)" w:date="2020-04-23T15:40:00Z">
              <w:r w:rsidDel="004E728B">
                <w:rPr>
                  <w:rFonts w:eastAsiaTheme="minorHAnsi" w:cs="Arial"/>
                  <w:color w:val="000000"/>
                  <w:sz w:val="20"/>
                  <w:szCs w:val="20"/>
                </w:rPr>
                <w:delText>склада СП</w:delText>
              </w:r>
            </w:del>
            <w:ins w:id="1148"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7FA27E79" w14:textId="1EC6D849" w:rsidR="00526CA3" w:rsidRDefault="00526CA3" w:rsidP="00526CA3"/>
    <w:p w14:paraId="0E4AC096" w14:textId="77777777" w:rsidR="00884120" w:rsidRDefault="00884120" w:rsidP="00526CA3"/>
    <w:p w14:paraId="7A2CDE2A" w14:textId="2363CB67" w:rsidR="00B5746D" w:rsidRPr="00164E11" w:rsidRDefault="00B5746D" w:rsidP="00164E11">
      <w:pPr>
        <w:pStyle w:val="4"/>
      </w:pPr>
      <w:r w:rsidRPr="00164E11">
        <w:t>Шаг процесса 10.0</w:t>
      </w:r>
      <w:r w:rsidR="005C110F">
        <w:t>7</w:t>
      </w:r>
      <w:r w:rsidRPr="00164E11">
        <w:t>.04.01.020 – П</w:t>
      </w:r>
      <w:r w:rsidR="00C7644F">
        <w:t>роверка необходимых документов</w:t>
      </w:r>
    </w:p>
    <w:p w14:paraId="2653FDD3" w14:textId="382EE92E" w:rsidR="00B5746D" w:rsidRDefault="00B5746D" w:rsidP="00B5746D"/>
    <w:p w14:paraId="3D09A570" w14:textId="22A3A3AD" w:rsidR="007624EA" w:rsidRDefault="007624EA" w:rsidP="007624EA">
      <w:pPr>
        <w:ind w:firstLine="709"/>
      </w:pPr>
      <w:r>
        <w:t xml:space="preserve">По прибытии ТС начинается процедура проверки документов, выполняемая Диспетчером склада СП. Для этого, водитель, машинист либо капитан обращаются к диспетчеру склада СП и предъявляют ему товаросопроводительные документы. Диспетчер проверяет документы на предмет относимости (сверяет получателя и склад), корректности оформления и соответствия правилам составления документов. Также, </w:t>
      </w:r>
      <w:ins w:id="1149" w:author="Tukhbatov Ruslan" w:date="2020-04-21T04:32:00Z">
        <w:r w:rsidR="00DD4D25">
          <w:t>Оператор</w:t>
        </w:r>
      </w:ins>
      <w:del w:id="1150" w:author="Tukhbatov Ruslan" w:date="2020-04-21T04:32:00Z">
        <w:r w:rsidDel="00DD4D25">
          <w:delText>диспетчер</w:delText>
        </w:r>
      </w:del>
      <w:r>
        <w:t xml:space="preserve"> склада СП сверяет данные, указанные в документах, с фактическими</w:t>
      </w:r>
      <w:r w:rsidR="00D577E1">
        <w:t>,</w:t>
      </w:r>
      <w:r>
        <w:t xml:space="preserve"> а именно:</w:t>
      </w:r>
    </w:p>
    <w:p w14:paraId="361C91CE" w14:textId="77777777" w:rsidR="007624EA" w:rsidRDefault="007624EA" w:rsidP="00C728F9">
      <w:pPr>
        <w:pStyle w:val="afc"/>
        <w:numPr>
          <w:ilvl w:val="0"/>
          <w:numId w:val="14"/>
        </w:numPr>
      </w:pPr>
      <w:r>
        <w:t>данные транспортной накладной;</w:t>
      </w:r>
    </w:p>
    <w:p w14:paraId="011256B2" w14:textId="77777777" w:rsidR="007624EA" w:rsidRDefault="007624EA" w:rsidP="00C728F9">
      <w:pPr>
        <w:pStyle w:val="afc"/>
        <w:numPr>
          <w:ilvl w:val="0"/>
          <w:numId w:val="14"/>
        </w:numPr>
      </w:pPr>
      <w:r>
        <w:t>данные о прибывшем ТС;</w:t>
      </w:r>
    </w:p>
    <w:p w14:paraId="37948963" w14:textId="77777777" w:rsidR="007624EA" w:rsidRDefault="007624EA" w:rsidP="00C728F9">
      <w:pPr>
        <w:pStyle w:val="afc"/>
        <w:numPr>
          <w:ilvl w:val="0"/>
          <w:numId w:val="14"/>
        </w:numPr>
      </w:pPr>
      <w:r>
        <w:t>доверенность;</w:t>
      </w:r>
    </w:p>
    <w:p w14:paraId="58676093" w14:textId="77777777" w:rsidR="007624EA" w:rsidRDefault="007624EA" w:rsidP="00C728F9">
      <w:pPr>
        <w:pStyle w:val="afc"/>
        <w:numPr>
          <w:ilvl w:val="0"/>
          <w:numId w:val="14"/>
        </w:numPr>
      </w:pPr>
      <w:r>
        <w:t>документы водителя/машиниста/капитана;</w:t>
      </w:r>
    </w:p>
    <w:p w14:paraId="10F0C2E5" w14:textId="5B29FD5E" w:rsidR="007624EA" w:rsidRDefault="007624EA" w:rsidP="00C728F9">
      <w:pPr>
        <w:pStyle w:val="afc"/>
        <w:numPr>
          <w:ilvl w:val="0"/>
          <w:numId w:val="14"/>
        </w:numPr>
      </w:pPr>
      <w:r>
        <w:t>вид перевозки</w:t>
      </w:r>
      <w:r w:rsidR="00D577E1">
        <w:t xml:space="preserve"> </w:t>
      </w:r>
      <w:r>
        <w:t>и способ погрузки/разгрузки;</w:t>
      </w:r>
    </w:p>
    <w:p w14:paraId="7F717659" w14:textId="77777777" w:rsidR="007624EA" w:rsidRDefault="007624EA" w:rsidP="00C728F9">
      <w:pPr>
        <w:pStyle w:val="afc"/>
        <w:numPr>
          <w:ilvl w:val="0"/>
          <w:numId w:val="14"/>
        </w:numPr>
      </w:pPr>
      <w:r>
        <w:t>количество мест и т.д.</w:t>
      </w:r>
    </w:p>
    <w:p w14:paraId="3ED62626" w14:textId="77777777" w:rsidR="007624EA" w:rsidRDefault="007624EA" w:rsidP="007624EA">
      <w:pPr>
        <w:ind w:firstLine="709"/>
      </w:pPr>
      <w:r>
        <w:t>Кроме того, осуществляется проверка документов на соответствие условиям договора/спецификации на поставку (наименования и кодов ЕК МТР, количества и стоимости).</w:t>
      </w:r>
    </w:p>
    <w:p w14:paraId="38825659" w14:textId="48E8DC9C" w:rsidR="007624EA" w:rsidRDefault="007624EA" w:rsidP="007624EA">
      <w:pPr>
        <w:spacing w:before="60" w:after="60"/>
        <w:ind w:firstLine="708"/>
        <w:jc w:val="left"/>
      </w:pPr>
      <w:r>
        <w:t xml:space="preserve">После проверки документов </w:t>
      </w:r>
      <w:del w:id="1151" w:author="Tukhbatov Ruslan" w:date="2020-04-21T04:33:00Z">
        <w:r w:rsidDel="004516BF">
          <w:delText xml:space="preserve">диспетчер </w:delText>
        </w:r>
      </w:del>
      <w:ins w:id="1152" w:author="Tukhbatov Ruslan" w:date="2020-04-21T04:33:00Z">
        <w:del w:id="1153" w:author="Кращенко Олег Владимирович (Подрядчик. ООО БерингПойнт)" w:date="2020-04-23T15:40:00Z">
          <w:r w:rsidR="004516BF" w:rsidDel="004E728B">
            <w:delText xml:space="preserve">Оператор </w:delText>
          </w:r>
        </w:del>
      </w:ins>
      <w:del w:id="1154" w:author="Кращенко Олег Владимирович (Подрядчик. ООО БерингПойнт)" w:date="2020-04-23T15:40:00Z">
        <w:r w:rsidDel="004E728B">
          <w:delText>склада СП</w:delText>
        </w:r>
      </w:del>
      <w:ins w:id="1155" w:author="Кращенко Олег Владимирович (Подрядчик. ООО БерингПойнт)" w:date="2020-04-23T15:40:00Z">
        <w:r w:rsidR="004E728B">
          <w:t>Оператор склада</w:t>
        </w:r>
      </w:ins>
      <w:r>
        <w:t xml:space="preserve"> находит в </w:t>
      </w:r>
      <w:r w:rsidR="00C57CD4">
        <w:t>модуле</w:t>
      </w:r>
      <w:r>
        <w:t xml:space="preserve"> </w:t>
      </w:r>
      <w:r w:rsidR="00D03DCA">
        <w:rPr>
          <w:lang w:val="en-US"/>
        </w:rPr>
        <w:t>SAP</w:t>
      </w:r>
      <w:r w:rsidR="00D03DCA" w:rsidRPr="00D03DCA">
        <w:t xml:space="preserve"> </w:t>
      </w:r>
      <w:r w:rsidR="00D03DCA">
        <w:rPr>
          <w:lang w:val="en-US"/>
        </w:rPr>
        <w:t>EWM</w:t>
      </w:r>
      <w:r w:rsidR="00D03DCA" w:rsidRPr="00D03DCA">
        <w:t xml:space="preserve"> </w:t>
      </w:r>
      <w:r>
        <w:t>соответствующий электронный документ –</w:t>
      </w:r>
      <w:r w:rsidR="00B16130">
        <w:t xml:space="preserve"> В</w:t>
      </w:r>
      <w:r w:rsidR="00E52DAB">
        <w:t>ходящую поставку.</w:t>
      </w:r>
    </w:p>
    <w:p w14:paraId="69FFC550" w14:textId="03560E56" w:rsidR="007624EA" w:rsidRPr="006F1FC7" w:rsidRDefault="007624EA" w:rsidP="007624EA">
      <w:pPr>
        <w:ind w:firstLine="709"/>
      </w:pPr>
      <w:r>
        <w:t>По</w:t>
      </w:r>
      <w:r w:rsidR="00B16130">
        <w:t>иск возможен по дате, номеру на</w:t>
      </w:r>
      <w:r>
        <w:t>к</w:t>
      </w:r>
      <w:r w:rsidR="00B16130">
        <w:t>л</w:t>
      </w:r>
      <w:r>
        <w:t>адной или спецификации, поставщику и т.д.</w:t>
      </w:r>
    </w:p>
    <w:p w14:paraId="05E55E51" w14:textId="26C14EC5" w:rsidR="000E3708" w:rsidRDefault="007624EA" w:rsidP="007624EA">
      <w:pPr>
        <w:ind w:firstLine="709"/>
      </w:pPr>
      <w:r>
        <w:lastRenderedPageBreak/>
        <w:t>Информация в</w:t>
      </w:r>
      <w:r w:rsidR="00473A07">
        <w:t>о Входящей поставке</w:t>
      </w:r>
      <w:r>
        <w:t xml:space="preserve"> должна соответствовать тем дан</w:t>
      </w:r>
      <w:r w:rsidR="00F90A37">
        <w:t>н</w:t>
      </w:r>
      <w:r>
        <w:t>ым, что ук</w:t>
      </w:r>
      <w:r w:rsidR="00F90A37">
        <w:t>а</w:t>
      </w:r>
      <w:r>
        <w:t xml:space="preserve">заны в товаросопроводительных документах. Если </w:t>
      </w:r>
      <w:r w:rsidR="00473A07">
        <w:t>Входящая поставка</w:t>
      </w:r>
      <w:r>
        <w:t xml:space="preserve"> найден</w:t>
      </w:r>
      <w:r w:rsidR="00473A07">
        <w:t>а</w:t>
      </w:r>
      <w:r>
        <w:t xml:space="preserve">, </w:t>
      </w:r>
      <w:del w:id="1156" w:author="Tukhbatov Ruslan" w:date="2020-04-21T04:33:00Z">
        <w:r w:rsidDel="004516BF">
          <w:delText xml:space="preserve">диспетчер </w:delText>
        </w:r>
      </w:del>
      <w:ins w:id="1157" w:author="Tukhbatov Ruslan" w:date="2020-04-21T04:33:00Z">
        <w:del w:id="1158" w:author="Кращенко Олег Владимирович (Подрядчик. ООО БерингПойнт)" w:date="2020-04-23T15:40:00Z">
          <w:r w:rsidR="004516BF" w:rsidDel="004E728B">
            <w:delText xml:space="preserve">Оператор </w:delText>
          </w:r>
        </w:del>
      </w:ins>
      <w:del w:id="1159" w:author="Кращенко Олег Владимирович (Подрядчик. ООО БерингПойнт)" w:date="2020-04-23T15:40:00Z">
        <w:r w:rsidDel="004E728B">
          <w:delText>склада СП</w:delText>
        </w:r>
      </w:del>
      <w:ins w:id="1160" w:author="Кращенко Олег Владимирович (Подрядчик. ООО БерингПойнт)" w:date="2020-04-23T15:40:00Z">
        <w:r w:rsidR="004E728B">
          <w:t>Оператор склада</w:t>
        </w:r>
      </w:ins>
      <w:r>
        <w:t xml:space="preserve"> сверяет да</w:t>
      </w:r>
      <w:r w:rsidR="00D577E1">
        <w:t>н</w:t>
      </w:r>
      <w:r>
        <w:t xml:space="preserve">ные в ВП с данными в товаросопроводительных документах. Если нет расхождений, </w:t>
      </w:r>
      <w:del w:id="1161" w:author="Tukhbatov Ruslan" w:date="2020-04-21T04:33:00Z">
        <w:r w:rsidDel="004516BF">
          <w:delText xml:space="preserve">диспетчер </w:delText>
        </w:r>
      </w:del>
      <w:ins w:id="1162" w:author="Tukhbatov Ruslan" w:date="2020-04-21T04:33:00Z">
        <w:del w:id="1163" w:author="Кращенко Олег Владимирович (Подрядчик. ООО БерингПойнт)" w:date="2020-04-23T15:40:00Z">
          <w:r w:rsidR="004516BF" w:rsidDel="004E728B">
            <w:delText xml:space="preserve">Оператор </w:delText>
          </w:r>
        </w:del>
      </w:ins>
      <w:del w:id="1164" w:author="Кращенко Олег Владимирович (Подрядчик. ООО БерингПойнт)" w:date="2020-04-23T15:40:00Z">
        <w:r w:rsidDel="004E728B">
          <w:delText>склада СП</w:delText>
        </w:r>
      </w:del>
      <w:ins w:id="1165" w:author="Кращенко Олег Владимирович (Подрядчик. ООО БерингПойнт)" w:date="2020-04-23T15:40:00Z">
        <w:r w:rsidR="004E728B">
          <w:t>Оператор склада</w:t>
        </w:r>
      </w:ins>
      <w:r>
        <w:t xml:space="preserve"> назначает для ТС место разгрузки, т.е. выбирает в системе соответст</w:t>
      </w:r>
      <w:r w:rsidR="00CF7E04">
        <w:t>вующий док, причал либо перрон.</w:t>
      </w:r>
    </w:p>
    <w:p w14:paraId="14418D12" w14:textId="21CE0D24" w:rsidR="007624EA" w:rsidRDefault="000E3708" w:rsidP="007624EA">
      <w:pPr>
        <w:ind w:firstLine="709"/>
      </w:pPr>
      <w:r>
        <w:t xml:space="preserve">Назначение места разгрузки возможно также </w:t>
      </w:r>
      <w:r w:rsidR="00C57CD4">
        <w:t>модулем</w:t>
      </w:r>
      <w:r>
        <w:t xml:space="preserve"> </w:t>
      </w:r>
      <w:r>
        <w:rPr>
          <w:lang w:val="en-US"/>
        </w:rPr>
        <w:t>SAP</w:t>
      </w:r>
      <w:r w:rsidRPr="000E3708">
        <w:t xml:space="preserve"> </w:t>
      </w:r>
      <w:r>
        <w:rPr>
          <w:lang w:val="en-US"/>
        </w:rPr>
        <w:t>EWM</w:t>
      </w:r>
      <w:r w:rsidRPr="000E3708">
        <w:t xml:space="preserve"> </w:t>
      </w:r>
      <w:r>
        <w:t xml:space="preserve">в автоматическом режиме. Для этого необходимо настроить правила хранения МТР на складе определенного типа. Если МТР хранятся на открытом складе, то система назначит док приемки, принадлежащий открытому складу. Если </w:t>
      </w:r>
      <w:r w:rsidR="00727EFE">
        <w:t xml:space="preserve">МТР хранятся на </w:t>
      </w:r>
      <w:r>
        <w:t xml:space="preserve">крытом складе, система назначит свободный док приемки, принадлежащий </w:t>
      </w:r>
      <w:r w:rsidR="00727EFE">
        <w:t>крытому складу.</w:t>
      </w:r>
    </w:p>
    <w:p w14:paraId="31CD9A72" w14:textId="69D720B2" w:rsidR="007624EA" w:rsidRPr="00782F0F" w:rsidRDefault="007624EA" w:rsidP="007624EA">
      <w:pPr>
        <w:ind w:firstLine="709"/>
      </w:pPr>
      <w:r>
        <w:t>Если есть расхождения</w:t>
      </w:r>
      <w:r w:rsidR="00727EFE">
        <w:t xml:space="preserve"> в данных между товаросопроводительным докуме</w:t>
      </w:r>
      <w:r w:rsidR="00F90A37">
        <w:t>н</w:t>
      </w:r>
      <w:r w:rsidR="00727EFE">
        <w:t xml:space="preserve">тами и входящей поставкой в </w:t>
      </w:r>
      <w:r w:rsidR="00C57CD4">
        <w:t>модуле</w:t>
      </w:r>
      <w:r w:rsidR="00727EFE">
        <w:t xml:space="preserve"> </w:t>
      </w:r>
      <w:r w:rsidR="00727EFE">
        <w:rPr>
          <w:lang w:val="en-US"/>
        </w:rPr>
        <w:t>SAP</w:t>
      </w:r>
      <w:r w:rsidR="00727EFE" w:rsidRPr="00727EFE">
        <w:t xml:space="preserve"> </w:t>
      </w:r>
      <w:r w:rsidR="00727EFE">
        <w:rPr>
          <w:lang w:val="en-US"/>
        </w:rPr>
        <w:t>EWM</w:t>
      </w:r>
      <w:r w:rsidR="00727EFE">
        <w:t>, диспетчер</w:t>
      </w:r>
      <w:r>
        <w:t xml:space="preserve"> сообщает о них заведующему склада СП и ждет решения относительно </w:t>
      </w:r>
      <w:r w:rsidR="00F44C67">
        <w:t xml:space="preserve">дальнейших действий с </w:t>
      </w:r>
      <w:r>
        <w:t>ТС.</w:t>
      </w:r>
    </w:p>
    <w:p w14:paraId="37AAD604" w14:textId="60F7A718" w:rsidR="007624EA" w:rsidRDefault="007624EA" w:rsidP="00885DBA">
      <w:pPr>
        <w:ind w:firstLine="709"/>
      </w:pPr>
      <w:r>
        <w:t xml:space="preserve">Если ВП </w:t>
      </w:r>
      <w:r w:rsidR="00727EFE">
        <w:t xml:space="preserve">в </w:t>
      </w:r>
      <w:r w:rsidR="00727EFE">
        <w:rPr>
          <w:lang w:val="en-US"/>
        </w:rPr>
        <w:t>SAP</w:t>
      </w:r>
      <w:r w:rsidR="00727EFE" w:rsidRPr="00727EFE">
        <w:t xml:space="preserve"> </w:t>
      </w:r>
      <w:r w:rsidR="00727EFE">
        <w:rPr>
          <w:lang w:val="en-US"/>
        </w:rPr>
        <w:t>EWM</w:t>
      </w:r>
      <w:r w:rsidR="00727EFE" w:rsidRPr="00727EFE">
        <w:t xml:space="preserve"> </w:t>
      </w:r>
      <w:r>
        <w:t xml:space="preserve">нет, то </w:t>
      </w:r>
      <w:del w:id="1166" w:author="Tukhbatov Ruslan" w:date="2020-04-21T04:33:00Z">
        <w:r w:rsidDel="004516BF">
          <w:delText xml:space="preserve">диспетчер </w:delText>
        </w:r>
      </w:del>
      <w:ins w:id="1167" w:author="Tukhbatov Ruslan" w:date="2020-04-21T04:33:00Z">
        <w:del w:id="1168" w:author="Кращенко Олег Владимирович (Подрядчик. ООО БерингПойнт)" w:date="2020-04-23T15:40:00Z">
          <w:r w:rsidR="004516BF" w:rsidDel="004E728B">
            <w:delText xml:space="preserve">Оператор </w:delText>
          </w:r>
        </w:del>
      </w:ins>
      <w:del w:id="1169" w:author="Кращенко Олег Владимирович (Подрядчик. ООО БерингПойнт)" w:date="2020-04-23T15:40:00Z">
        <w:r w:rsidDel="004E728B">
          <w:delText>склада СП</w:delText>
        </w:r>
      </w:del>
      <w:ins w:id="1170" w:author="Кращенко Олег Владимирович (Подрядчик. ООО БерингПойнт)" w:date="2020-04-23T15:40:00Z">
        <w:r w:rsidR="004E728B">
          <w:t>Оператор склада</w:t>
        </w:r>
      </w:ins>
      <w:r>
        <w:t xml:space="preserve"> устно передает заведующему складом СП информацию о прибытии ТС и об отсутствии в системе </w:t>
      </w:r>
      <w:r w:rsidR="00727EFE">
        <w:t>соответствующей Входящей поставки</w:t>
      </w:r>
      <w:r>
        <w:t xml:space="preserve">. </w:t>
      </w:r>
      <w:del w:id="1171" w:author="Кращенко Олег Владимирович (Подрядчик. ООО БерингПойнт)" w:date="2020-04-23T15:40:00Z">
        <w:r w:rsidDel="004E728B">
          <w:delText>Заведующий складом СП</w:delText>
        </w:r>
      </w:del>
      <w:ins w:id="1172" w:author="Кращенко Олег Владимирович (Подрядчик. ООО БерингПойнт)" w:date="2020-04-23T15:40:00Z">
        <w:r w:rsidR="004E728B">
          <w:t>Заведующий складом</w:t>
        </w:r>
      </w:ins>
      <w:r>
        <w:t xml:space="preserve"> </w:t>
      </w:r>
      <w:r w:rsidR="00E222E2">
        <w:t>имеет право</w:t>
      </w:r>
      <w:r>
        <w:t xml:space="preserve"> принять решение о приемке МТР на ответственное хранение, которое осуществляется вне </w:t>
      </w:r>
      <w:r w:rsidR="00C57CD4">
        <w:t>модуля</w:t>
      </w:r>
      <w:r>
        <w:t xml:space="preserve"> </w:t>
      </w:r>
      <w:r>
        <w:rPr>
          <w:lang w:val="en-US"/>
        </w:rPr>
        <w:t>SAP</w:t>
      </w:r>
      <w:r w:rsidRPr="00AD03E1">
        <w:t xml:space="preserve"> </w:t>
      </w:r>
      <w:r>
        <w:rPr>
          <w:lang w:val="en-US"/>
        </w:rPr>
        <w:t>EWM</w:t>
      </w:r>
      <w:r w:rsidR="00885DBA" w:rsidRPr="00885DBA">
        <w:t xml:space="preserve"> (</w:t>
      </w:r>
      <w:r w:rsidR="00885DBA">
        <w:t xml:space="preserve">т.н. «приемка на забаланс» в </w:t>
      </w:r>
      <w:r w:rsidR="00885DBA">
        <w:rPr>
          <w:lang w:val="en-US"/>
        </w:rPr>
        <w:t>SAP</w:t>
      </w:r>
      <w:r w:rsidR="00885DBA" w:rsidRPr="00766DD0">
        <w:t xml:space="preserve"> </w:t>
      </w:r>
      <w:r w:rsidR="00885DBA">
        <w:rPr>
          <w:lang w:val="en-US"/>
        </w:rPr>
        <w:t>ERP</w:t>
      </w:r>
      <w:r w:rsidR="00885DBA">
        <w:t>)</w:t>
      </w:r>
      <w:r w:rsidR="00727EFE">
        <w:t xml:space="preserve">. По итогам такой приемки </w:t>
      </w:r>
      <w:r>
        <w:t>составляется акт по форме М-7</w:t>
      </w:r>
      <w:r w:rsidR="00727EFE">
        <w:t xml:space="preserve"> (вне </w:t>
      </w:r>
      <w:r w:rsidR="00727EFE">
        <w:rPr>
          <w:lang w:val="en-US"/>
        </w:rPr>
        <w:t>SAP</w:t>
      </w:r>
      <w:r w:rsidR="00727EFE" w:rsidRPr="00727EFE">
        <w:t xml:space="preserve"> </w:t>
      </w:r>
      <w:r w:rsidR="00727EFE">
        <w:rPr>
          <w:lang w:val="en-US"/>
        </w:rPr>
        <w:t>EWM</w:t>
      </w:r>
      <w:r w:rsidR="00727EFE" w:rsidRPr="00727EFE">
        <w:t>)</w:t>
      </w:r>
      <w:r>
        <w:t xml:space="preserve">. </w:t>
      </w:r>
    </w:p>
    <w:p w14:paraId="2FE11FAF" w14:textId="7BB469E8" w:rsidR="007624EA" w:rsidRDefault="007624EA" w:rsidP="007624EA">
      <w:pPr>
        <w:ind w:firstLine="709"/>
      </w:pPr>
      <w:r>
        <w:t>В случае принятия решения об отказе в приемке, МТР не принимаются, ТС не выгружается и не допускается на территорию склада (применимо только для автотранспортных средств</w:t>
      </w:r>
      <w:r w:rsidR="00E222E2">
        <w:t>)</w:t>
      </w:r>
      <w:r>
        <w:t>.</w:t>
      </w:r>
    </w:p>
    <w:p w14:paraId="6A895A4F" w14:textId="17D22128" w:rsidR="007624EA" w:rsidRDefault="007624EA" w:rsidP="007624EA">
      <w:pPr>
        <w:ind w:firstLine="709"/>
      </w:pPr>
      <w:r>
        <w:t xml:space="preserve">После того, как </w:t>
      </w:r>
      <w:del w:id="1173" w:author="Tukhbatov Ruslan" w:date="2020-04-21T04:34:00Z">
        <w:r w:rsidDel="004516BF">
          <w:delText xml:space="preserve">диспетчер </w:delText>
        </w:r>
      </w:del>
      <w:ins w:id="1174" w:author="Tukhbatov Ruslan" w:date="2020-04-21T04:34:00Z">
        <w:del w:id="1175" w:author="Кращенко Олег Владимирович (Подрядчик. ООО БерингПойнт)" w:date="2020-04-23T15:40:00Z">
          <w:r w:rsidR="004516BF" w:rsidDel="004E728B">
            <w:delText xml:space="preserve">Оператор </w:delText>
          </w:r>
        </w:del>
      </w:ins>
      <w:del w:id="1176" w:author="Кращенко Олег Владимирович (Подрядчик. ООО БерингПойнт)" w:date="2020-04-23T15:40:00Z">
        <w:r w:rsidDel="004E728B">
          <w:delText>склада СП</w:delText>
        </w:r>
      </w:del>
      <w:ins w:id="1177" w:author="Кращенко Олег Владимирович (Подрядчик. ООО БерингПойнт)" w:date="2020-04-23T15:40:00Z">
        <w:r w:rsidR="004E728B">
          <w:t>Оператор склада</w:t>
        </w:r>
      </w:ins>
      <w:r>
        <w:t xml:space="preserve"> нашел и проверил ВП, он назначает место (док) разгрузки прибывшего ТС (если это не было сделано ранее). Кроме того, водителю автотранспортного средства сообщается, к какому доку он должен следовать, а также выдается на руки схема проезда по территории склада, на которой указано местоположение доков разгрузки с привязкой к площадкам на территории открытой зоны и с указанием идентификаторов этих площадок и зон.</w:t>
      </w:r>
    </w:p>
    <w:p w14:paraId="325A6B75" w14:textId="734EC269" w:rsidR="007624EA" w:rsidRDefault="008832CE" w:rsidP="007624EA">
      <w:pPr>
        <w:ind w:firstLine="709"/>
      </w:pPr>
      <w:r>
        <w:t xml:space="preserve">В случае прибытия ж/д состава </w:t>
      </w:r>
      <w:del w:id="1178" w:author="Tukhbatov Ruslan" w:date="2020-04-21T04:34:00Z">
        <w:r w:rsidDel="004516BF">
          <w:delText>д</w:delText>
        </w:r>
        <w:r w:rsidR="007624EA" w:rsidDel="004516BF">
          <w:delText xml:space="preserve">испетчер </w:delText>
        </w:r>
      </w:del>
      <w:ins w:id="1179" w:author="Tukhbatov Ruslan" w:date="2020-04-21T04:34:00Z">
        <w:del w:id="1180" w:author="Кращенко Олег Владимирович (Подрядчик. ООО БерингПойнт)" w:date="2020-04-23T15:40:00Z">
          <w:r w:rsidR="004516BF" w:rsidDel="004E728B">
            <w:delText xml:space="preserve">Оператор </w:delText>
          </w:r>
        </w:del>
      </w:ins>
      <w:del w:id="1181" w:author="Кращенко Олег Владимирович (Подрядчик. ООО БерингПойнт)" w:date="2020-04-23T15:40:00Z">
        <w:r w:rsidR="007624EA" w:rsidDel="004E728B">
          <w:delText>склада СП</w:delText>
        </w:r>
      </w:del>
      <w:ins w:id="1182" w:author="Кращенко Олег Владимирович (Подрядчик. ООО БерингПойнт)" w:date="2020-04-23T15:40:00Z">
        <w:r w:rsidR="004E728B">
          <w:t>Оператор склада</w:t>
        </w:r>
      </w:ins>
      <w:r w:rsidR="007624EA">
        <w:t xml:space="preserve"> сообщает </w:t>
      </w:r>
      <w:r>
        <w:t xml:space="preserve">об этом </w:t>
      </w:r>
      <w:r w:rsidR="007624EA">
        <w:t>приемосдатчику</w:t>
      </w:r>
      <w:r>
        <w:t xml:space="preserve">, указывает </w:t>
      </w:r>
      <w:r w:rsidR="007624EA">
        <w:t xml:space="preserve">назначенный перрон выгрузки МТР либо сообщает складу причал прибытия </w:t>
      </w:r>
      <w:r w:rsidR="000E1274">
        <w:t>речного/морского транспорта</w:t>
      </w:r>
      <w:r w:rsidR="007624EA">
        <w:t xml:space="preserve"> (в </w:t>
      </w:r>
      <w:r>
        <w:t xml:space="preserve">случае прибытия </w:t>
      </w:r>
      <w:r w:rsidR="000E1274">
        <w:t>такового</w:t>
      </w:r>
      <w:r>
        <w:t>).</w:t>
      </w:r>
    </w:p>
    <w:p w14:paraId="1C9D9C2E" w14:textId="631F1FF6" w:rsidR="00494F94" w:rsidRDefault="00494F94" w:rsidP="007624EA">
      <w:pPr>
        <w:ind w:firstLine="709"/>
      </w:pPr>
    </w:p>
    <w:p w14:paraId="7EE6462D" w14:textId="77777777" w:rsidR="00494F94" w:rsidRDefault="00494F94" w:rsidP="007624EA">
      <w:pPr>
        <w:ind w:firstLine="709"/>
      </w:pPr>
    </w:p>
    <w:p w14:paraId="2C370BDC" w14:textId="77777777" w:rsidR="00B06AE0" w:rsidRDefault="00B06AE0" w:rsidP="007624EA">
      <w:pPr>
        <w:ind w:firstLine="709"/>
      </w:pPr>
    </w:p>
    <w:p w14:paraId="273F4900" w14:textId="07503F31" w:rsidR="003363CF" w:rsidRDefault="003363CF" w:rsidP="003363CF">
      <w:pPr>
        <w:ind w:firstLine="709"/>
        <w:jc w:val="right"/>
        <w:rPr>
          <w:rFonts w:cs="Arial"/>
          <w:b/>
          <w:sz w:val="22"/>
        </w:rPr>
      </w:pPr>
      <w:r w:rsidRPr="00916FAB">
        <w:rPr>
          <w:rFonts w:cs="Arial"/>
          <w:b/>
          <w:sz w:val="22"/>
        </w:rPr>
        <w:t xml:space="preserve">Таблица </w:t>
      </w:r>
      <w:r w:rsidR="008F40B8">
        <w:rPr>
          <w:rFonts w:cs="Arial"/>
          <w:b/>
          <w:sz w:val="22"/>
        </w:rPr>
        <w:t>76</w:t>
      </w:r>
      <w:r w:rsidRPr="00916FAB">
        <w:rPr>
          <w:rFonts w:cs="Arial"/>
          <w:b/>
          <w:sz w:val="22"/>
        </w:rPr>
        <w:t xml:space="preserve">. Описание </w:t>
      </w:r>
      <w:r>
        <w:rPr>
          <w:rFonts w:cs="Arial"/>
          <w:b/>
          <w:sz w:val="22"/>
        </w:rPr>
        <w:t>шага «Проверка необходимых документов»</w:t>
      </w:r>
    </w:p>
    <w:p w14:paraId="274FF59C" w14:textId="77777777" w:rsidR="00631A69" w:rsidRDefault="00631A69" w:rsidP="003363CF">
      <w:pPr>
        <w:ind w:firstLine="709"/>
        <w:jc w:val="right"/>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559"/>
        <w:gridCol w:w="1087"/>
        <w:gridCol w:w="1890"/>
        <w:gridCol w:w="1843"/>
        <w:gridCol w:w="1984"/>
      </w:tblGrid>
      <w:tr w:rsidR="003363CF" w14:paraId="235A3478" w14:textId="77777777" w:rsidTr="003363CF">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007564F0" w14:textId="77777777" w:rsidR="003363CF" w:rsidRDefault="003363CF">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32ADE9D6" w14:textId="77777777" w:rsidR="003363CF" w:rsidRDefault="003363CF">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54F07562" w14:textId="77777777" w:rsidR="003363CF" w:rsidRDefault="003363CF">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890" w:type="dxa"/>
            <w:tcBorders>
              <w:top w:val="single" w:sz="6" w:space="0" w:color="auto"/>
              <w:left w:val="single" w:sz="6" w:space="0" w:color="auto"/>
              <w:bottom w:val="single" w:sz="6" w:space="0" w:color="auto"/>
              <w:right w:val="single" w:sz="6" w:space="0" w:color="auto"/>
            </w:tcBorders>
            <w:shd w:val="solid" w:color="FFCC00" w:fill="auto"/>
          </w:tcPr>
          <w:p w14:paraId="27D41040" w14:textId="77777777" w:rsidR="003363CF" w:rsidRDefault="003363CF">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0D8028BE" w14:textId="77777777" w:rsidR="003363CF" w:rsidRDefault="003363CF">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984" w:type="dxa"/>
            <w:tcBorders>
              <w:top w:val="single" w:sz="6" w:space="0" w:color="auto"/>
              <w:left w:val="single" w:sz="6" w:space="0" w:color="auto"/>
              <w:bottom w:val="single" w:sz="6" w:space="0" w:color="auto"/>
              <w:right w:val="single" w:sz="6" w:space="0" w:color="auto"/>
            </w:tcBorders>
            <w:shd w:val="solid" w:color="FFCC00" w:fill="auto"/>
          </w:tcPr>
          <w:p w14:paraId="08A7AB10" w14:textId="77777777" w:rsidR="003363CF" w:rsidRDefault="003363CF">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3363CF" w14:paraId="22962E8D" w14:textId="77777777" w:rsidTr="003363CF">
        <w:trPr>
          <w:trHeight w:val="132"/>
        </w:trPr>
        <w:tc>
          <w:tcPr>
            <w:tcW w:w="1873" w:type="dxa"/>
            <w:tcBorders>
              <w:top w:val="single" w:sz="6" w:space="0" w:color="auto"/>
              <w:left w:val="single" w:sz="6" w:space="0" w:color="auto"/>
              <w:bottom w:val="single" w:sz="6" w:space="0" w:color="auto"/>
              <w:right w:val="single" w:sz="6" w:space="0" w:color="auto"/>
            </w:tcBorders>
          </w:tcPr>
          <w:p w14:paraId="569BA726" w14:textId="77777777" w:rsidR="003363CF" w:rsidRDefault="003363CF">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ПП-10.07.04.01.020</w:t>
            </w:r>
          </w:p>
        </w:tc>
        <w:tc>
          <w:tcPr>
            <w:tcW w:w="1559" w:type="dxa"/>
            <w:tcBorders>
              <w:top w:val="single" w:sz="6" w:space="0" w:color="auto"/>
              <w:left w:val="single" w:sz="6" w:space="0" w:color="auto"/>
              <w:bottom w:val="single" w:sz="6" w:space="0" w:color="auto"/>
              <w:right w:val="single" w:sz="6" w:space="0" w:color="auto"/>
            </w:tcBorders>
          </w:tcPr>
          <w:p w14:paraId="2C68488E" w14:textId="77777777" w:rsidR="003363CF" w:rsidRDefault="003363CF">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ТС прибыло</w:t>
            </w:r>
          </w:p>
        </w:tc>
        <w:tc>
          <w:tcPr>
            <w:tcW w:w="1087" w:type="dxa"/>
            <w:tcBorders>
              <w:top w:val="single" w:sz="6" w:space="0" w:color="auto"/>
              <w:left w:val="single" w:sz="6" w:space="0" w:color="auto"/>
              <w:bottom w:val="single" w:sz="6" w:space="0" w:color="auto"/>
              <w:right w:val="single" w:sz="6" w:space="0" w:color="auto"/>
            </w:tcBorders>
          </w:tcPr>
          <w:p w14:paraId="37B42AB5" w14:textId="77777777" w:rsidR="003363CF" w:rsidRDefault="003363CF">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890" w:type="dxa"/>
            <w:tcBorders>
              <w:top w:val="single" w:sz="6" w:space="0" w:color="auto"/>
              <w:left w:val="single" w:sz="6" w:space="0" w:color="auto"/>
              <w:bottom w:val="single" w:sz="6" w:space="0" w:color="auto"/>
              <w:right w:val="single" w:sz="6" w:space="0" w:color="auto"/>
            </w:tcBorders>
          </w:tcPr>
          <w:p w14:paraId="15D7214C" w14:textId="467719AA" w:rsidR="003363CF" w:rsidRDefault="00631A69">
            <w:pPr>
              <w:autoSpaceDE w:val="0"/>
              <w:autoSpaceDN w:val="0"/>
              <w:adjustRightInd w:val="0"/>
              <w:jc w:val="left"/>
              <w:rPr>
                <w:rFonts w:eastAsiaTheme="minorHAnsi" w:cs="Arial"/>
                <w:color w:val="000000"/>
                <w:sz w:val="20"/>
                <w:szCs w:val="20"/>
              </w:rPr>
            </w:pPr>
            <w:r>
              <w:rPr>
                <w:rFonts w:eastAsiaTheme="minorHAnsi" w:cs="Arial"/>
                <w:color w:val="000000"/>
                <w:sz w:val="20"/>
                <w:szCs w:val="20"/>
              </w:rPr>
              <w:t>Товаросопро</w:t>
            </w:r>
            <w:r w:rsidR="003363CF">
              <w:rPr>
                <w:rFonts w:eastAsiaTheme="minorHAnsi" w:cs="Arial"/>
                <w:color w:val="000000"/>
                <w:sz w:val="20"/>
                <w:szCs w:val="20"/>
              </w:rPr>
              <w:t>водительные документы</w:t>
            </w:r>
          </w:p>
        </w:tc>
        <w:tc>
          <w:tcPr>
            <w:tcW w:w="1843" w:type="dxa"/>
            <w:tcBorders>
              <w:top w:val="single" w:sz="6" w:space="0" w:color="auto"/>
              <w:left w:val="single" w:sz="6" w:space="0" w:color="auto"/>
              <w:bottom w:val="single" w:sz="6" w:space="0" w:color="auto"/>
              <w:right w:val="single" w:sz="6" w:space="0" w:color="auto"/>
            </w:tcBorders>
          </w:tcPr>
          <w:p w14:paraId="79251548" w14:textId="0FFE3BFC" w:rsidR="003363CF" w:rsidRDefault="00631A69">
            <w:pPr>
              <w:autoSpaceDE w:val="0"/>
              <w:autoSpaceDN w:val="0"/>
              <w:adjustRightInd w:val="0"/>
              <w:jc w:val="left"/>
              <w:rPr>
                <w:rFonts w:eastAsiaTheme="minorHAnsi" w:cs="Arial"/>
                <w:color w:val="000000"/>
                <w:sz w:val="20"/>
                <w:szCs w:val="20"/>
              </w:rPr>
            </w:pPr>
            <w:r>
              <w:rPr>
                <w:rFonts w:eastAsiaTheme="minorHAnsi" w:cs="Arial"/>
                <w:color w:val="000000"/>
                <w:sz w:val="20"/>
                <w:szCs w:val="20"/>
              </w:rPr>
              <w:t>Товаросопро</w:t>
            </w:r>
            <w:r w:rsidR="003363CF">
              <w:rPr>
                <w:rFonts w:eastAsiaTheme="minorHAnsi" w:cs="Arial"/>
                <w:color w:val="000000"/>
                <w:sz w:val="20"/>
                <w:szCs w:val="20"/>
              </w:rPr>
              <w:t>водительные документы</w:t>
            </w:r>
          </w:p>
        </w:tc>
        <w:tc>
          <w:tcPr>
            <w:tcW w:w="1984" w:type="dxa"/>
            <w:tcBorders>
              <w:top w:val="single" w:sz="6" w:space="0" w:color="auto"/>
              <w:left w:val="single" w:sz="6" w:space="0" w:color="auto"/>
              <w:bottom w:val="single" w:sz="6" w:space="0" w:color="auto"/>
              <w:right w:val="single" w:sz="6" w:space="0" w:color="auto"/>
            </w:tcBorders>
          </w:tcPr>
          <w:p w14:paraId="1EAE5F99" w14:textId="2F852FE8" w:rsidR="003363CF" w:rsidRDefault="003363CF">
            <w:pPr>
              <w:autoSpaceDE w:val="0"/>
              <w:autoSpaceDN w:val="0"/>
              <w:adjustRightInd w:val="0"/>
              <w:jc w:val="left"/>
              <w:rPr>
                <w:rFonts w:eastAsiaTheme="minorHAnsi" w:cs="Arial"/>
                <w:color w:val="000000"/>
                <w:sz w:val="20"/>
                <w:szCs w:val="20"/>
              </w:rPr>
            </w:pPr>
            <w:del w:id="1183" w:author="Tukhbatov Ruslan" w:date="2020-04-21T04:34:00Z">
              <w:r w:rsidDel="004516BF">
                <w:rPr>
                  <w:rFonts w:eastAsiaTheme="minorHAnsi" w:cs="Arial"/>
                  <w:color w:val="000000"/>
                  <w:sz w:val="20"/>
                  <w:szCs w:val="20"/>
                </w:rPr>
                <w:delText xml:space="preserve">Диспетчер </w:delText>
              </w:r>
            </w:del>
            <w:ins w:id="1184" w:author="Tukhbatov Ruslan" w:date="2020-04-21T04:34:00Z">
              <w:del w:id="1185" w:author="Кращенко Олег Владимирович (Подрядчик. ООО БерингПойнт)" w:date="2020-04-23T15:40:00Z">
                <w:r w:rsidR="004516BF" w:rsidDel="004E728B">
                  <w:rPr>
                    <w:rFonts w:eastAsiaTheme="minorHAnsi" w:cs="Arial"/>
                    <w:color w:val="000000"/>
                    <w:sz w:val="20"/>
                    <w:szCs w:val="20"/>
                  </w:rPr>
                  <w:delText xml:space="preserve">Оператор </w:delText>
                </w:r>
              </w:del>
            </w:ins>
            <w:del w:id="1186" w:author="Кращенко Олег Владимирович (Подрядчик. ООО БерингПойнт)" w:date="2020-04-23T15:40:00Z">
              <w:r w:rsidDel="004E728B">
                <w:rPr>
                  <w:rFonts w:eastAsiaTheme="minorHAnsi" w:cs="Arial"/>
                  <w:color w:val="000000"/>
                  <w:sz w:val="20"/>
                  <w:szCs w:val="20"/>
                </w:rPr>
                <w:delText>склада СП</w:delText>
              </w:r>
            </w:del>
            <w:ins w:id="1187"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5A58106E" w14:textId="77777777" w:rsidR="003363CF" w:rsidRDefault="003363CF" w:rsidP="007624EA">
      <w:pPr>
        <w:ind w:firstLine="709"/>
      </w:pPr>
    </w:p>
    <w:p w14:paraId="1FEDC976" w14:textId="77777777" w:rsidR="003363CF" w:rsidRDefault="003363CF" w:rsidP="007624EA">
      <w:pPr>
        <w:ind w:firstLine="709"/>
      </w:pPr>
    </w:p>
    <w:p w14:paraId="7F3D5832" w14:textId="58B4EB25" w:rsidR="00B5746D" w:rsidRPr="00164E11" w:rsidRDefault="00B5746D" w:rsidP="00164E11">
      <w:pPr>
        <w:pStyle w:val="4"/>
      </w:pPr>
      <w:r w:rsidRPr="00164E11">
        <w:t>Шаг процесса 10.0</w:t>
      </w:r>
      <w:r w:rsidR="005C110F">
        <w:t>7</w:t>
      </w:r>
      <w:r w:rsidRPr="00164E11">
        <w:t xml:space="preserve">.04.01.030 – </w:t>
      </w:r>
      <w:r w:rsidR="00164E11">
        <w:t>Создание входящей поставки</w:t>
      </w:r>
    </w:p>
    <w:p w14:paraId="6F6D807B" w14:textId="150155F9" w:rsidR="00B5746D" w:rsidRDefault="00B5746D" w:rsidP="00B5746D"/>
    <w:p w14:paraId="56790DA7" w14:textId="203B4BCB" w:rsidR="00AF2682" w:rsidRDefault="00D75BBD" w:rsidP="00104479">
      <w:pPr>
        <w:ind w:firstLine="708"/>
      </w:pPr>
      <w:r>
        <w:t xml:space="preserve">Если ВП в </w:t>
      </w:r>
      <w:r>
        <w:rPr>
          <w:lang w:val="en-US"/>
        </w:rPr>
        <w:t>SAP</w:t>
      </w:r>
      <w:r w:rsidRPr="00D75BBD">
        <w:t xml:space="preserve"> </w:t>
      </w:r>
      <w:r>
        <w:rPr>
          <w:lang w:val="en-US"/>
        </w:rPr>
        <w:t>EWM</w:t>
      </w:r>
      <w:r w:rsidRPr="00D75BBD">
        <w:t xml:space="preserve"> </w:t>
      </w:r>
      <w:r>
        <w:t xml:space="preserve">нет, а есть документ ВП в системе </w:t>
      </w:r>
      <w:r>
        <w:rPr>
          <w:lang w:val="en-US"/>
        </w:rPr>
        <w:t>SAP</w:t>
      </w:r>
      <w:r w:rsidRPr="00D75BBD">
        <w:t xml:space="preserve"> </w:t>
      </w:r>
      <w:r>
        <w:rPr>
          <w:lang w:val="en-US"/>
        </w:rPr>
        <w:t>ERP</w:t>
      </w:r>
      <w:r>
        <w:t xml:space="preserve"> и данные в товаросопроводительных документах соответствуют данным в документе ВП в </w:t>
      </w:r>
      <w:r>
        <w:rPr>
          <w:lang w:val="en-US"/>
        </w:rPr>
        <w:t>SAP</w:t>
      </w:r>
      <w:r w:rsidRPr="00D75BBD">
        <w:t xml:space="preserve"> </w:t>
      </w:r>
      <w:r>
        <w:rPr>
          <w:lang w:val="en-US"/>
        </w:rPr>
        <w:t>ERP</w:t>
      </w:r>
      <w:r>
        <w:t xml:space="preserve">, </w:t>
      </w:r>
      <w:del w:id="1188" w:author="Кращенко Олег Владимирович (Подрядчик. ООО БерингПойнт)" w:date="2020-04-23T15:40:00Z">
        <w:r w:rsidDel="004E728B">
          <w:delText>оператор склада СП</w:delText>
        </w:r>
      </w:del>
      <w:ins w:id="1189" w:author="Кращенко Олег Владимирович (Подрядчик. ООО БерингПойнт)" w:date="2020-04-23T15:40:00Z">
        <w:r w:rsidR="004E728B">
          <w:t>Оператор склада</w:t>
        </w:r>
      </w:ins>
      <w:r>
        <w:t xml:space="preserve"> н</w:t>
      </w:r>
      <w:r w:rsidR="000F5CD0">
        <w:t xml:space="preserve">а основании </w:t>
      </w:r>
      <w:r w:rsidR="00F14B1C">
        <w:t>В</w:t>
      </w:r>
      <w:r w:rsidR="000F5CD0">
        <w:t>ходящ</w:t>
      </w:r>
      <w:r w:rsidR="00F14B1C">
        <w:t>ей</w:t>
      </w:r>
      <w:r w:rsidR="000F5CD0">
        <w:t xml:space="preserve"> поставк</w:t>
      </w:r>
      <w:r w:rsidR="00F14B1C">
        <w:t xml:space="preserve">и в </w:t>
      </w:r>
      <w:r w:rsidR="00F14B1C">
        <w:rPr>
          <w:lang w:val="en-US"/>
        </w:rPr>
        <w:t>SAP</w:t>
      </w:r>
      <w:r w:rsidR="00F14B1C" w:rsidRPr="00F14B1C">
        <w:t xml:space="preserve"> </w:t>
      </w:r>
      <w:r w:rsidR="00F14B1C">
        <w:rPr>
          <w:lang w:val="en-US"/>
        </w:rPr>
        <w:t>ERP</w:t>
      </w:r>
      <w:r w:rsidR="000F5CD0">
        <w:t xml:space="preserve"> </w:t>
      </w:r>
      <w:r w:rsidR="00C37ABF">
        <w:t xml:space="preserve">создает </w:t>
      </w:r>
      <w:r>
        <w:t>В</w:t>
      </w:r>
      <w:r w:rsidR="00F14B1C">
        <w:t xml:space="preserve">ходящую поставку в </w:t>
      </w:r>
      <w:r w:rsidR="00F14B1C">
        <w:rPr>
          <w:lang w:val="en-US"/>
        </w:rPr>
        <w:t>SAP</w:t>
      </w:r>
      <w:r w:rsidR="00F14B1C" w:rsidRPr="00F14B1C">
        <w:t xml:space="preserve"> </w:t>
      </w:r>
      <w:r w:rsidR="00F14B1C">
        <w:rPr>
          <w:lang w:val="en-US"/>
        </w:rPr>
        <w:t>EWM</w:t>
      </w:r>
      <w:r w:rsidR="00F14B1C">
        <w:t xml:space="preserve"> (если она не была создана автоматически)</w:t>
      </w:r>
      <w:r w:rsidR="00104479" w:rsidRPr="00492DD3">
        <w:t xml:space="preserve">. </w:t>
      </w:r>
      <w:r w:rsidR="00AF2682">
        <w:t xml:space="preserve">При этом, </w:t>
      </w:r>
      <w:del w:id="1190" w:author="Кращенко Олег Владимирович (Подрядчик. ООО БерингПойнт)" w:date="2020-04-23T15:40:00Z">
        <w:r w:rsidR="00AF2682" w:rsidDel="004E728B">
          <w:delText>оператор склада СП</w:delText>
        </w:r>
      </w:del>
      <w:ins w:id="1191" w:author="Кращенко Олег Владимирович (Подрядчик. ООО БерингПойнт)" w:date="2020-04-23T15:40:00Z">
        <w:r w:rsidR="004E728B">
          <w:t>Оператор склада</w:t>
        </w:r>
      </w:ins>
      <w:r w:rsidR="00AF2682">
        <w:t xml:space="preserve"> проверяет номер склада, указанный в документе ВП в </w:t>
      </w:r>
      <w:r w:rsidR="00AF2682">
        <w:rPr>
          <w:lang w:val="en-US"/>
        </w:rPr>
        <w:t>SAP</w:t>
      </w:r>
      <w:r w:rsidR="00AF2682" w:rsidRPr="00AF2682">
        <w:t xml:space="preserve"> </w:t>
      </w:r>
      <w:r w:rsidR="00AF2682">
        <w:rPr>
          <w:lang w:val="en-US"/>
        </w:rPr>
        <w:t>ERP</w:t>
      </w:r>
      <w:r w:rsidR="00AF2682">
        <w:t xml:space="preserve">. если это склад под управлением </w:t>
      </w:r>
      <w:r w:rsidR="00AF2682">
        <w:rPr>
          <w:lang w:val="en-US"/>
        </w:rPr>
        <w:lastRenderedPageBreak/>
        <w:t>SAP</w:t>
      </w:r>
      <w:r w:rsidR="00AF2682" w:rsidRPr="00AF2682">
        <w:t xml:space="preserve"> </w:t>
      </w:r>
      <w:r w:rsidR="00AF2682">
        <w:rPr>
          <w:lang w:val="en-US"/>
        </w:rPr>
        <w:t>EWM</w:t>
      </w:r>
      <w:r w:rsidR="00AF2682">
        <w:t xml:space="preserve">, то он создает ВП в </w:t>
      </w:r>
      <w:r w:rsidR="00C57CD4">
        <w:t>модуле</w:t>
      </w:r>
      <w:r w:rsidR="00AF2682">
        <w:t xml:space="preserve"> </w:t>
      </w:r>
      <w:r w:rsidR="00AF2682">
        <w:rPr>
          <w:lang w:val="en-US"/>
        </w:rPr>
        <w:t>SAP</w:t>
      </w:r>
      <w:r w:rsidR="00AF2682" w:rsidRPr="00AF2682">
        <w:t xml:space="preserve"> </w:t>
      </w:r>
      <w:r w:rsidR="00AF2682">
        <w:rPr>
          <w:lang w:val="en-US"/>
        </w:rPr>
        <w:t>EWM</w:t>
      </w:r>
      <w:r w:rsidR="00AF2682">
        <w:t>. Если нет, то данный приход предназначен другому складу.</w:t>
      </w:r>
      <w:r w:rsidR="008653AC">
        <w:t xml:space="preserve"> В таком случае </w:t>
      </w:r>
      <w:del w:id="1192" w:author="Кращенко Олег Владимирович (Подрядчик. ООО БерингПойнт)" w:date="2020-04-23T15:40:00Z">
        <w:r w:rsidR="008653AC" w:rsidDel="004E728B">
          <w:delText>оператор склада СП</w:delText>
        </w:r>
      </w:del>
      <w:ins w:id="1193" w:author="Кращенко Олег Владимирович (Подрядчик. ООО БерингПойнт)" w:date="2020-04-23T15:40:00Z">
        <w:r w:rsidR="004E728B">
          <w:t>Оператор склада</w:t>
        </w:r>
      </w:ins>
      <w:r w:rsidR="008653AC">
        <w:t xml:space="preserve"> уведомляет заведующего складом СП.</w:t>
      </w:r>
    </w:p>
    <w:p w14:paraId="6F4BE83A" w14:textId="1D54DC25" w:rsidR="00104479" w:rsidRDefault="00104479" w:rsidP="00104479">
      <w:pPr>
        <w:ind w:firstLine="708"/>
      </w:pPr>
      <w:r>
        <w:t xml:space="preserve">Все данные в документе входящей поставки определяются автоматически из </w:t>
      </w:r>
      <w:r w:rsidR="00F14B1C">
        <w:t xml:space="preserve">ВП в </w:t>
      </w:r>
      <w:r w:rsidR="00F14B1C">
        <w:rPr>
          <w:lang w:val="en-US"/>
        </w:rPr>
        <w:t>SAP</w:t>
      </w:r>
      <w:r w:rsidR="00F14B1C" w:rsidRPr="00F14B1C">
        <w:t xml:space="preserve"> </w:t>
      </w:r>
      <w:r w:rsidR="00F14B1C">
        <w:rPr>
          <w:lang w:val="en-US"/>
        </w:rPr>
        <w:t>ERP</w:t>
      </w:r>
      <w:r w:rsidR="00F14B1C">
        <w:t xml:space="preserve"> (в случае автоматического создания </w:t>
      </w:r>
      <w:r w:rsidR="007961EE">
        <w:rPr>
          <w:rFonts w:eastAsiaTheme="majorEastAsia"/>
          <w:lang w:val="en-US"/>
        </w:rPr>
        <w:t>SAP</w:t>
      </w:r>
      <w:r w:rsidR="007961EE" w:rsidRPr="007961EE">
        <w:rPr>
          <w:rFonts w:eastAsiaTheme="majorEastAsia"/>
        </w:rPr>
        <w:t xml:space="preserve"> </w:t>
      </w:r>
      <w:r w:rsidR="007961EE">
        <w:rPr>
          <w:rFonts w:eastAsiaTheme="majorEastAsia"/>
          <w:lang w:val="en-US"/>
        </w:rPr>
        <w:t>EWM</w:t>
      </w:r>
      <w:r w:rsidR="00F14B1C">
        <w:t>) или копируются из него же в случае ручного создания оператором.</w:t>
      </w:r>
    </w:p>
    <w:p w14:paraId="31DB8E73" w14:textId="6D5CFED0" w:rsidR="004E7CFC" w:rsidRPr="00BA118B" w:rsidRDefault="004E7CFC" w:rsidP="004E7CFC">
      <w:pPr>
        <w:ind w:firstLine="709"/>
      </w:pPr>
      <w:r w:rsidRPr="008E45A4">
        <w:t xml:space="preserve">После создания входящей поставки </w:t>
      </w:r>
      <w:r w:rsidR="00051A34">
        <w:t xml:space="preserve">оператором склада СП, </w:t>
      </w:r>
      <w:del w:id="1194" w:author="Tukhbatov Ruslan" w:date="2020-04-21T04:34:00Z">
        <w:r w:rsidDel="004516BF">
          <w:delText xml:space="preserve">диспетчер </w:delText>
        </w:r>
      </w:del>
      <w:ins w:id="1195" w:author="Tukhbatov Ruslan" w:date="2020-04-21T04:34:00Z">
        <w:del w:id="1196" w:author="Кращенко Олег Владимирович (Подрядчик. ООО БерингПойнт)" w:date="2020-04-23T15:40:00Z">
          <w:r w:rsidR="004516BF" w:rsidDel="004E728B">
            <w:delText xml:space="preserve">Оператор </w:delText>
          </w:r>
        </w:del>
      </w:ins>
      <w:del w:id="1197" w:author="Кращенко Олег Владимирович (Подрядчик. ООО БерингПойнт)" w:date="2020-04-23T15:40:00Z">
        <w:r w:rsidR="00051A34" w:rsidDel="004E728B">
          <w:delText>склада СП</w:delText>
        </w:r>
      </w:del>
      <w:ins w:id="1198" w:author="Кращенко Олег Владимирович (Подрядчик. ООО БерингПойнт)" w:date="2020-04-23T15:40:00Z">
        <w:r w:rsidR="004E728B">
          <w:t>Оператор склада</w:t>
        </w:r>
      </w:ins>
      <w:r w:rsidR="00051A34">
        <w:t xml:space="preserve"> </w:t>
      </w:r>
      <w:r w:rsidR="00E673FC">
        <w:t xml:space="preserve">либо </w:t>
      </w:r>
      <w:del w:id="1199" w:author="Кращенко Олег Владимирович (Подрядчик. ООО БерингПойнт)" w:date="2020-04-23T15:40:00Z">
        <w:r w:rsidR="00E673FC" w:rsidDel="004E728B">
          <w:delText>оператор склада СП</w:delText>
        </w:r>
      </w:del>
      <w:ins w:id="1200" w:author="Кращенко Олег Владимирович (Подрядчик. ООО БерингПойнт)" w:date="2020-04-23T15:40:00Z">
        <w:r w:rsidR="004E728B">
          <w:t>Оператор склада</w:t>
        </w:r>
      </w:ins>
      <w:r w:rsidR="00E673FC">
        <w:t xml:space="preserve"> </w:t>
      </w:r>
      <w:r w:rsidRPr="008E45A4">
        <w:t>назнача</w:t>
      </w:r>
      <w:r w:rsidR="00E673FC">
        <w:t>ю</w:t>
      </w:r>
      <w:r w:rsidRPr="008E45A4">
        <w:t>т место разгрузки</w:t>
      </w:r>
      <w:r>
        <w:t>.</w:t>
      </w:r>
    </w:p>
    <w:p w14:paraId="56E6D483" w14:textId="77777777" w:rsidR="00B5746D" w:rsidRDefault="00B5746D" w:rsidP="00B5746D"/>
    <w:p w14:paraId="449C8417" w14:textId="364B3703" w:rsidR="008F40B8" w:rsidRDefault="008F40B8" w:rsidP="008F40B8">
      <w:pPr>
        <w:ind w:firstLine="709"/>
        <w:jc w:val="right"/>
        <w:rPr>
          <w:rFonts w:cs="Arial"/>
          <w:b/>
          <w:sz w:val="22"/>
        </w:rPr>
      </w:pPr>
      <w:r w:rsidRPr="00916FAB">
        <w:rPr>
          <w:rFonts w:cs="Arial"/>
          <w:b/>
          <w:sz w:val="22"/>
        </w:rPr>
        <w:t xml:space="preserve">Таблица </w:t>
      </w:r>
      <w:r>
        <w:rPr>
          <w:rFonts w:cs="Arial"/>
          <w:b/>
          <w:sz w:val="22"/>
        </w:rPr>
        <w:t>77</w:t>
      </w:r>
      <w:r w:rsidRPr="00916FAB">
        <w:rPr>
          <w:rFonts w:cs="Arial"/>
          <w:b/>
          <w:sz w:val="22"/>
        </w:rPr>
        <w:t xml:space="preserve">. Описание </w:t>
      </w:r>
      <w:r>
        <w:rPr>
          <w:rFonts w:cs="Arial"/>
          <w:b/>
          <w:sz w:val="22"/>
        </w:rPr>
        <w:t>шага «Создание входящей поставки»</w:t>
      </w:r>
    </w:p>
    <w:p w14:paraId="3B5C8ABF" w14:textId="5EBF8BA8" w:rsidR="008F40B8" w:rsidRDefault="008F40B8" w:rsidP="00B5746D"/>
    <w:tbl>
      <w:tblPr>
        <w:tblW w:w="10236" w:type="dxa"/>
        <w:tblInd w:w="-38" w:type="dxa"/>
        <w:tblLayout w:type="fixed"/>
        <w:tblCellMar>
          <w:left w:w="30" w:type="dxa"/>
          <w:right w:w="30" w:type="dxa"/>
        </w:tblCellMar>
        <w:tblLook w:val="0000" w:firstRow="0" w:lastRow="0" w:firstColumn="0" w:lastColumn="0" w:noHBand="0" w:noVBand="0"/>
      </w:tblPr>
      <w:tblGrid>
        <w:gridCol w:w="1873"/>
        <w:gridCol w:w="1701"/>
        <w:gridCol w:w="1701"/>
        <w:gridCol w:w="1417"/>
        <w:gridCol w:w="1418"/>
        <w:gridCol w:w="2126"/>
      </w:tblGrid>
      <w:tr w:rsidR="008F40B8" w14:paraId="1AE30A92" w14:textId="77777777" w:rsidTr="008F40B8">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42B2E471" w14:textId="77777777" w:rsidR="008F40B8" w:rsidRDefault="008F40B8">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63F28A15" w14:textId="77777777" w:rsidR="008F40B8" w:rsidRDefault="008F40B8">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6AA828F5" w14:textId="77777777" w:rsidR="008F40B8" w:rsidRDefault="008F40B8">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50383D55" w14:textId="77777777" w:rsidR="008F40B8" w:rsidRDefault="008F40B8">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1895C929" w14:textId="77777777" w:rsidR="008F40B8" w:rsidRDefault="008F40B8">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4552F738" w14:textId="77777777" w:rsidR="008F40B8" w:rsidRDefault="008F40B8">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F40B8" w14:paraId="3F906414" w14:textId="77777777" w:rsidTr="008F40B8">
        <w:trPr>
          <w:trHeight w:val="132"/>
        </w:trPr>
        <w:tc>
          <w:tcPr>
            <w:tcW w:w="1873" w:type="dxa"/>
            <w:tcBorders>
              <w:top w:val="single" w:sz="6" w:space="0" w:color="auto"/>
              <w:left w:val="single" w:sz="6" w:space="0" w:color="auto"/>
              <w:bottom w:val="single" w:sz="6" w:space="0" w:color="auto"/>
              <w:right w:val="single" w:sz="6" w:space="0" w:color="auto"/>
            </w:tcBorders>
          </w:tcPr>
          <w:p w14:paraId="131933BF" w14:textId="77777777" w:rsidR="008F40B8" w:rsidRDefault="008F40B8">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ПП-10.07.04.01.030</w:t>
            </w:r>
          </w:p>
        </w:tc>
        <w:tc>
          <w:tcPr>
            <w:tcW w:w="1701" w:type="dxa"/>
            <w:tcBorders>
              <w:top w:val="single" w:sz="6" w:space="0" w:color="auto"/>
              <w:left w:val="single" w:sz="6" w:space="0" w:color="auto"/>
              <w:bottom w:val="single" w:sz="6" w:space="0" w:color="auto"/>
              <w:right w:val="single" w:sz="6" w:space="0" w:color="auto"/>
            </w:tcBorders>
          </w:tcPr>
          <w:p w14:paraId="48E2DC69" w14:textId="77777777" w:rsidR="008F40B8" w:rsidRDefault="008F40B8">
            <w:pPr>
              <w:autoSpaceDE w:val="0"/>
              <w:autoSpaceDN w:val="0"/>
              <w:adjustRightInd w:val="0"/>
              <w:jc w:val="left"/>
              <w:rPr>
                <w:rFonts w:eastAsiaTheme="minorHAnsi" w:cs="Arial"/>
                <w:color w:val="000000"/>
                <w:sz w:val="20"/>
                <w:szCs w:val="20"/>
              </w:rPr>
            </w:pPr>
            <w:r>
              <w:rPr>
                <w:rFonts w:eastAsiaTheme="minorHAnsi" w:cs="Arial"/>
                <w:color w:val="000000"/>
                <w:sz w:val="20"/>
                <w:szCs w:val="20"/>
              </w:rPr>
              <w:t>Уведомление не создано, есть спецификация</w:t>
            </w:r>
          </w:p>
        </w:tc>
        <w:tc>
          <w:tcPr>
            <w:tcW w:w="1701" w:type="dxa"/>
            <w:tcBorders>
              <w:top w:val="single" w:sz="6" w:space="0" w:color="auto"/>
              <w:left w:val="single" w:sz="6" w:space="0" w:color="auto"/>
              <w:bottom w:val="single" w:sz="6" w:space="0" w:color="auto"/>
              <w:right w:val="single" w:sz="6" w:space="0" w:color="auto"/>
            </w:tcBorders>
          </w:tcPr>
          <w:p w14:paraId="422E808F" w14:textId="77777777" w:rsidR="008F40B8" w:rsidRDefault="008F40B8">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/SCWM/PRDI Ведение входящей поставки</w:t>
            </w:r>
          </w:p>
        </w:tc>
        <w:tc>
          <w:tcPr>
            <w:tcW w:w="1417" w:type="dxa"/>
            <w:tcBorders>
              <w:top w:val="single" w:sz="6" w:space="0" w:color="auto"/>
              <w:left w:val="single" w:sz="6" w:space="0" w:color="auto"/>
              <w:bottom w:val="single" w:sz="6" w:space="0" w:color="auto"/>
              <w:right w:val="single" w:sz="6" w:space="0" w:color="auto"/>
            </w:tcBorders>
          </w:tcPr>
          <w:p w14:paraId="0D06D4AE" w14:textId="77777777" w:rsidR="008F40B8" w:rsidRDefault="008F40B8">
            <w:pPr>
              <w:autoSpaceDE w:val="0"/>
              <w:autoSpaceDN w:val="0"/>
              <w:adjustRightInd w:val="0"/>
              <w:jc w:val="left"/>
              <w:rPr>
                <w:rFonts w:eastAsiaTheme="minorHAnsi" w:cs="Arial"/>
                <w:color w:val="000000"/>
                <w:sz w:val="20"/>
                <w:szCs w:val="20"/>
              </w:rPr>
            </w:pPr>
            <w:r>
              <w:rPr>
                <w:rFonts w:eastAsiaTheme="minorHAnsi" w:cs="Arial"/>
                <w:color w:val="000000"/>
                <w:sz w:val="20"/>
                <w:szCs w:val="20"/>
              </w:rPr>
              <w:t>Товаросопро-водительные документы</w:t>
            </w:r>
          </w:p>
        </w:tc>
        <w:tc>
          <w:tcPr>
            <w:tcW w:w="1418" w:type="dxa"/>
            <w:tcBorders>
              <w:top w:val="single" w:sz="6" w:space="0" w:color="auto"/>
              <w:left w:val="single" w:sz="6" w:space="0" w:color="auto"/>
              <w:bottom w:val="single" w:sz="6" w:space="0" w:color="auto"/>
              <w:right w:val="single" w:sz="6" w:space="0" w:color="auto"/>
            </w:tcBorders>
          </w:tcPr>
          <w:p w14:paraId="5A19CBCF" w14:textId="77777777" w:rsidR="008F40B8" w:rsidRDefault="008F40B8">
            <w:pPr>
              <w:autoSpaceDE w:val="0"/>
              <w:autoSpaceDN w:val="0"/>
              <w:adjustRightInd w:val="0"/>
              <w:jc w:val="left"/>
              <w:rPr>
                <w:rFonts w:eastAsiaTheme="minorHAnsi" w:cs="Arial"/>
                <w:color w:val="000000"/>
                <w:sz w:val="20"/>
                <w:szCs w:val="20"/>
              </w:rPr>
            </w:pPr>
            <w:r>
              <w:rPr>
                <w:rFonts w:eastAsiaTheme="minorHAnsi" w:cs="Arial"/>
                <w:color w:val="000000"/>
                <w:sz w:val="20"/>
                <w:szCs w:val="20"/>
              </w:rPr>
              <w:t>Уведомление о входящей поставке</w:t>
            </w:r>
          </w:p>
        </w:tc>
        <w:tc>
          <w:tcPr>
            <w:tcW w:w="2126" w:type="dxa"/>
            <w:tcBorders>
              <w:top w:val="single" w:sz="6" w:space="0" w:color="auto"/>
              <w:left w:val="single" w:sz="6" w:space="0" w:color="auto"/>
              <w:bottom w:val="single" w:sz="6" w:space="0" w:color="auto"/>
              <w:right w:val="single" w:sz="6" w:space="0" w:color="auto"/>
            </w:tcBorders>
          </w:tcPr>
          <w:p w14:paraId="2AACB1AC" w14:textId="23A85C90" w:rsidR="008F40B8" w:rsidRDefault="008F40B8">
            <w:pPr>
              <w:autoSpaceDE w:val="0"/>
              <w:autoSpaceDN w:val="0"/>
              <w:adjustRightInd w:val="0"/>
              <w:jc w:val="left"/>
              <w:rPr>
                <w:rFonts w:eastAsiaTheme="minorHAnsi" w:cs="Arial"/>
                <w:color w:val="000000"/>
                <w:sz w:val="20"/>
                <w:szCs w:val="20"/>
              </w:rPr>
            </w:pPr>
            <w:del w:id="1201" w:author="Кращенко Олег Владимирович (Подрядчик. ООО БерингПойнт)" w:date="2020-04-23T15:40:00Z">
              <w:r w:rsidDel="004E728B">
                <w:rPr>
                  <w:rFonts w:eastAsiaTheme="minorHAnsi" w:cs="Arial"/>
                  <w:color w:val="000000"/>
                  <w:sz w:val="20"/>
                  <w:szCs w:val="20"/>
                </w:rPr>
                <w:delText>Оператор склада СП</w:delText>
              </w:r>
            </w:del>
            <w:ins w:id="1202"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p w14:paraId="3E28D56C" w14:textId="5BF325BD" w:rsidR="008F40B8" w:rsidRDefault="008F40B8">
            <w:pPr>
              <w:autoSpaceDE w:val="0"/>
              <w:autoSpaceDN w:val="0"/>
              <w:adjustRightInd w:val="0"/>
              <w:jc w:val="left"/>
              <w:rPr>
                <w:rFonts w:eastAsiaTheme="minorHAnsi" w:cs="Arial"/>
                <w:color w:val="000000"/>
                <w:sz w:val="20"/>
                <w:szCs w:val="20"/>
              </w:rPr>
            </w:pPr>
          </w:p>
        </w:tc>
      </w:tr>
    </w:tbl>
    <w:p w14:paraId="633E0E82" w14:textId="77777777" w:rsidR="008F40B8" w:rsidRDefault="008F40B8" w:rsidP="00B5746D"/>
    <w:p w14:paraId="7E8A49F3" w14:textId="77777777" w:rsidR="008F40B8" w:rsidRDefault="008F40B8" w:rsidP="00B5746D"/>
    <w:p w14:paraId="1911FA77" w14:textId="247E2F7D" w:rsidR="00B5746D" w:rsidRPr="0061443E" w:rsidRDefault="00B5746D" w:rsidP="001A7F59">
      <w:pPr>
        <w:pStyle w:val="4"/>
      </w:pPr>
      <w:r w:rsidRPr="0061443E">
        <w:rPr>
          <w:rFonts w:eastAsiaTheme="majorEastAsia" w:cstheme="majorBidi"/>
        </w:rPr>
        <w:t>Шаг процесса 10.0</w:t>
      </w:r>
      <w:r w:rsidR="005C110F">
        <w:rPr>
          <w:rFonts w:eastAsiaTheme="majorEastAsia" w:cstheme="majorBidi"/>
        </w:rPr>
        <w:t>7</w:t>
      </w:r>
      <w:r w:rsidRPr="0061443E">
        <w:rPr>
          <w:rFonts w:eastAsiaTheme="majorEastAsia" w:cstheme="majorBidi"/>
        </w:rPr>
        <w:t xml:space="preserve">.04.01.040 – </w:t>
      </w:r>
      <w:r w:rsidR="005B3CCA" w:rsidRPr="0061443E">
        <w:t xml:space="preserve">Принятие решения о приемке на ОХ </w:t>
      </w:r>
      <w:r w:rsidR="0002797A">
        <w:t xml:space="preserve">внешнего </w:t>
      </w:r>
      <w:r w:rsidR="005B3CCA" w:rsidRPr="0061443E">
        <w:t>контрагента</w:t>
      </w:r>
      <w:r w:rsidR="005B3CCA" w:rsidRPr="0061443E">
        <w:rPr>
          <w:rFonts w:eastAsiaTheme="majorEastAsia" w:cstheme="majorBidi"/>
        </w:rPr>
        <w:t xml:space="preserve"> </w:t>
      </w:r>
    </w:p>
    <w:p w14:paraId="61C260B3" w14:textId="38D617F9" w:rsidR="00B5746D" w:rsidRPr="0023139A" w:rsidRDefault="00B5746D" w:rsidP="00B5746D"/>
    <w:p w14:paraId="0862793C" w14:textId="1DFE8CCC" w:rsidR="00642A2D" w:rsidRDefault="00642A2D" w:rsidP="00642A2D">
      <w:pPr>
        <w:ind w:firstLine="708"/>
      </w:pPr>
      <w:r>
        <w:t xml:space="preserve">В случае отсутствия в </w:t>
      </w:r>
      <w:r w:rsidR="007961EE">
        <w:rPr>
          <w:rFonts w:eastAsiaTheme="majorEastAsia"/>
          <w:lang w:val="en-US"/>
        </w:rPr>
        <w:t>SAP</w:t>
      </w:r>
      <w:r w:rsidR="007961EE" w:rsidRPr="007961EE">
        <w:rPr>
          <w:rFonts w:eastAsiaTheme="majorEastAsia"/>
        </w:rPr>
        <w:t xml:space="preserve"> </w:t>
      </w:r>
      <w:r w:rsidR="007961EE">
        <w:rPr>
          <w:rFonts w:eastAsiaTheme="majorEastAsia"/>
          <w:lang w:val="en-US"/>
        </w:rPr>
        <w:t>EWM</w:t>
      </w:r>
      <w:r w:rsidR="007961EE">
        <w:t xml:space="preserve"> </w:t>
      </w:r>
      <w:r w:rsidR="00C9298E">
        <w:t>В</w:t>
      </w:r>
      <w:r>
        <w:t>ходящ</w:t>
      </w:r>
      <w:r w:rsidR="00C9298E">
        <w:t>ей</w:t>
      </w:r>
      <w:r>
        <w:t xml:space="preserve"> поставк</w:t>
      </w:r>
      <w:r w:rsidR="00C9298E">
        <w:t>и</w:t>
      </w:r>
      <w:r>
        <w:t xml:space="preserve"> либо при выявлении проблем с товаросопроводительными документами, делающими невозмо</w:t>
      </w:r>
      <w:r w:rsidR="00C9298E">
        <w:t>жной</w:t>
      </w:r>
      <w:r w:rsidR="00C57CD4">
        <w:t xml:space="preserve"> приемку МТР в модуле</w:t>
      </w:r>
      <w:r w:rsidR="00C9298E">
        <w:t xml:space="preserve"> </w:t>
      </w:r>
      <w:r w:rsidR="00C9298E">
        <w:rPr>
          <w:lang w:val="en-US"/>
        </w:rPr>
        <w:t>SAP</w:t>
      </w:r>
      <w:r w:rsidR="00C9298E" w:rsidRPr="00C9298E">
        <w:t xml:space="preserve"> </w:t>
      </w:r>
      <w:r w:rsidR="00C9298E">
        <w:rPr>
          <w:lang w:val="en-US"/>
        </w:rPr>
        <w:t>EWM</w:t>
      </w:r>
      <w:r>
        <w:t xml:space="preserve">, </w:t>
      </w:r>
      <w:del w:id="1203" w:author="Кращенко Олег Владимирович (Подрядчик. ООО БерингПойнт)" w:date="2020-04-23T15:40:00Z">
        <w:r w:rsidDel="004E728B">
          <w:delText>заведующий складом СП</w:delText>
        </w:r>
      </w:del>
      <w:ins w:id="1204" w:author="Кращенко Олег Владимирович (Подрядчик. ООО БерингПойнт)" w:date="2020-04-23T15:40:00Z">
        <w:r w:rsidR="004E728B">
          <w:t>Заведующий складом</w:t>
        </w:r>
      </w:ins>
      <w:r>
        <w:t xml:space="preserve"> </w:t>
      </w:r>
      <w:r w:rsidR="00E222E2">
        <w:t>имеет право</w:t>
      </w:r>
      <w:r>
        <w:t xml:space="preserve"> принять решение о приемке МТР на ответственное хранение.</w:t>
      </w:r>
    </w:p>
    <w:p w14:paraId="1FC1EDCA" w14:textId="7D0E42AC" w:rsidR="00766DD0" w:rsidRDefault="00003753" w:rsidP="00766DD0">
      <w:pPr>
        <w:ind w:firstLine="708"/>
      </w:pPr>
      <w:r>
        <w:t>Другим о</w:t>
      </w:r>
      <w:r w:rsidR="00766DD0">
        <w:t xml:space="preserve">снованием для принятия решения о приемке МТР на ответственное хранение может служить явное нарушение </w:t>
      </w:r>
      <w:r w:rsidR="00766DD0" w:rsidRPr="00766DD0">
        <w:t xml:space="preserve">целостности упаковки с видимым повреждением </w:t>
      </w:r>
      <w:r>
        <w:t>МТР либо возможным повреждением МТР (когда характер видимых повреждений позволяет полагать, что содержимое упаковки (тары) также иметь повреждения.</w:t>
      </w:r>
    </w:p>
    <w:p w14:paraId="31203EF2" w14:textId="7650164F" w:rsidR="00003753" w:rsidRDefault="00003753" w:rsidP="00365513">
      <w:pPr>
        <w:ind w:firstLine="709"/>
      </w:pPr>
      <w:r>
        <w:t xml:space="preserve">Приемка на ответственное хранение </w:t>
      </w:r>
      <w:r w:rsidR="00642A2D">
        <w:t>осуществляется по фактическому приходу</w:t>
      </w:r>
      <w:r w:rsidR="00365513">
        <w:t xml:space="preserve">, </w:t>
      </w:r>
      <w:r w:rsidR="00642A2D">
        <w:t xml:space="preserve">не может быть отражена в </w:t>
      </w:r>
      <w:r w:rsidR="00C57CD4">
        <w:t>модуле</w:t>
      </w:r>
      <w:r w:rsidR="00642A2D">
        <w:t xml:space="preserve"> </w:t>
      </w:r>
      <w:r w:rsidR="00642A2D">
        <w:rPr>
          <w:lang w:val="en-US"/>
        </w:rPr>
        <w:t>SAP</w:t>
      </w:r>
      <w:r w:rsidR="00642A2D" w:rsidRPr="00642A2D">
        <w:t xml:space="preserve"> </w:t>
      </w:r>
      <w:r w:rsidR="00642A2D">
        <w:rPr>
          <w:lang w:val="en-US"/>
        </w:rPr>
        <w:t>EWM</w:t>
      </w:r>
      <w:r w:rsidR="00365513">
        <w:t xml:space="preserve"> и осуществляется в системе </w:t>
      </w:r>
      <w:r>
        <w:rPr>
          <w:lang w:val="en-US"/>
        </w:rPr>
        <w:t>SAP</w:t>
      </w:r>
      <w:r w:rsidRPr="00766DD0">
        <w:t xml:space="preserve"> </w:t>
      </w:r>
      <w:r>
        <w:rPr>
          <w:lang w:val="en-US"/>
        </w:rPr>
        <w:t>ERP</w:t>
      </w:r>
      <w:r w:rsidR="00365513">
        <w:t xml:space="preserve"> </w:t>
      </w:r>
      <w:r w:rsidR="00B42A1C">
        <w:t>(процесс ПП-10.07.03.01-</w:t>
      </w:r>
      <w:r w:rsidR="00B42A1C">
        <w:rPr>
          <w:lang w:val="en-US"/>
        </w:rPr>
        <w:t>ERP</w:t>
      </w:r>
      <w:r w:rsidR="00114B79">
        <w:t xml:space="preserve"> Приемка и размещение МТР на складе</w:t>
      </w:r>
      <w:r w:rsidR="00365513">
        <w:t>).</w:t>
      </w:r>
    </w:p>
    <w:p w14:paraId="70554924" w14:textId="2F088C33" w:rsidR="00642A2D" w:rsidRDefault="00642A2D" w:rsidP="00642A2D">
      <w:pPr>
        <w:ind w:firstLine="708"/>
      </w:pPr>
      <w:r>
        <w:t xml:space="preserve">Принятые МТР </w:t>
      </w:r>
      <w:r w:rsidR="00E719AE">
        <w:t>размещаются в отдельной физической зоне, предназначенной для в</w:t>
      </w:r>
      <w:r w:rsidR="00F90A37">
        <w:t>р</w:t>
      </w:r>
      <w:r w:rsidR="00E719AE">
        <w:t>еменного хранения таких МТР. По итогам приемки на ответственное хранение составляется Акт по форме М-7 и другие необходимые документы</w:t>
      </w:r>
      <w:r w:rsidR="009E3E3F">
        <w:t xml:space="preserve"> (вне </w:t>
      </w:r>
      <w:r w:rsidR="00C57CD4">
        <w:t>модуля</w:t>
      </w:r>
      <w:r w:rsidR="009E3E3F">
        <w:t xml:space="preserve"> </w:t>
      </w:r>
      <w:r w:rsidR="009E3E3F">
        <w:rPr>
          <w:lang w:val="en-US"/>
        </w:rPr>
        <w:t>SAP</w:t>
      </w:r>
      <w:r w:rsidR="009E3E3F" w:rsidRPr="009E3E3F">
        <w:t xml:space="preserve"> </w:t>
      </w:r>
      <w:r w:rsidR="009E3E3F">
        <w:rPr>
          <w:lang w:val="en-US"/>
        </w:rPr>
        <w:t>EWM</w:t>
      </w:r>
      <w:r w:rsidR="009E3E3F">
        <w:t>)</w:t>
      </w:r>
      <w:r w:rsidR="00E719AE">
        <w:t>.</w:t>
      </w:r>
    </w:p>
    <w:p w14:paraId="1389EA19" w14:textId="1AE1E4A3" w:rsidR="00003753" w:rsidRDefault="00C538C5" w:rsidP="00BC443B">
      <w:pPr>
        <w:ind w:firstLine="708"/>
      </w:pPr>
      <w:r>
        <w:t>В случае, если после приемки МТ</w:t>
      </w:r>
      <w:r w:rsidR="00CC4D3D">
        <w:t>Р</w:t>
      </w:r>
      <w:r>
        <w:t xml:space="preserve"> на ответственное хранение в </w:t>
      </w:r>
      <w:r w:rsidR="007961EE">
        <w:rPr>
          <w:rFonts w:eastAsiaTheme="majorEastAsia"/>
          <w:lang w:val="en-US"/>
        </w:rPr>
        <w:t>SAP</w:t>
      </w:r>
      <w:r w:rsidR="007961EE" w:rsidRPr="007961EE">
        <w:rPr>
          <w:rFonts w:eastAsiaTheme="majorEastAsia"/>
        </w:rPr>
        <w:t xml:space="preserve"> </w:t>
      </w:r>
      <w:r w:rsidR="007961EE">
        <w:rPr>
          <w:rFonts w:eastAsiaTheme="majorEastAsia"/>
          <w:lang w:val="en-US"/>
        </w:rPr>
        <w:t>EWM</w:t>
      </w:r>
      <w:r w:rsidR="007961EE">
        <w:t xml:space="preserve"> </w:t>
      </w:r>
      <w:r>
        <w:t>будет создан</w:t>
      </w:r>
      <w:r w:rsidR="002E666E">
        <w:t>а</w:t>
      </w:r>
      <w:r>
        <w:t xml:space="preserve"> </w:t>
      </w:r>
      <w:r w:rsidR="002E666E">
        <w:t>В</w:t>
      </w:r>
      <w:r>
        <w:t>ходящ</w:t>
      </w:r>
      <w:r w:rsidR="002E666E">
        <w:t>ая поставка</w:t>
      </w:r>
      <w:r>
        <w:t>, эти МТР могут быть приняты и размещ</w:t>
      </w:r>
      <w:r w:rsidR="007961EE">
        <w:t>ены на складе согласно правилам и в соответствии со стандартным процессом приемки.</w:t>
      </w:r>
    </w:p>
    <w:p w14:paraId="14E761EB" w14:textId="77777777" w:rsidR="0076639B" w:rsidRPr="00335F7D" w:rsidRDefault="0076639B" w:rsidP="00B5746D"/>
    <w:p w14:paraId="497A4029" w14:textId="75A20BE6" w:rsidR="00571F20" w:rsidRDefault="00571F20" w:rsidP="00571F20">
      <w:pPr>
        <w:ind w:firstLine="709"/>
        <w:jc w:val="right"/>
        <w:rPr>
          <w:rFonts w:cs="Arial"/>
          <w:b/>
          <w:sz w:val="22"/>
        </w:rPr>
      </w:pPr>
      <w:r w:rsidRPr="00916FAB">
        <w:rPr>
          <w:rFonts w:cs="Arial"/>
          <w:b/>
          <w:sz w:val="22"/>
        </w:rPr>
        <w:t xml:space="preserve">Таблица </w:t>
      </w:r>
      <w:r>
        <w:rPr>
          <w:rFonts w:cs="Arial"/>
          <w:b/>
          <w:sz w:val="22"/>
        </w:rPr>
        <w:t>78</w:t>
      </w:r>
      <w:r w:rsidRPr="00916FAB">
        <w:rPr>
          <w:rFonts w:cs="Arial"/>
          <w:b/>
          <w:sz w:val="22"/>
        </w:rPr>
        <w:t xml:space="preserve">. Описание </w:t>
      </w:r>
      <w:r>
        <w:rPr>
          <w:rFonts w:cs="Arial"/>
          <w:b/>
          <w:sz w:val="22"/>
        </w:rPr>
        <w:t>шага «Принятие решения о приемке на ОХ внешнего поставщика»</w:t>
      </w:r>
    </w:p>
    <w:p w14:paraId="3AFCC96E" w14:textId="0CCCE8CC" w:rsidR="00571F20" w:rsidRDefault="00571F20" w:rsidP="00B5746D"/>
    <w:tbl>
      <w:tblPr>
        <w:tblW w:w="10236" w:type="dxa"/>
        <w:tblInd w:w="-38" w:type="dxa"/>
        <w:tblLayout w:type="fixed"/>
        <w:tblCellMar>
          <w:left w:w="30" w:type="dxa"/>
          <w:right w:w="30" w:type="dxa"/>
        </w:tblCellMar>
        <w:tblLook w:val="0000" w:firstRow="0" w:lastRow="0" w:firstColumn="0" w:lastColumn="0" w:noHBand="0" w:noVBand="0"/>
      </w:tblPr>
      <w:tblGrid>
        <w:gridCol w:w="1873"/>
        <w:gridCol w:w="1701"/>
        <w:gridCol w:w="1087"/>
        <w:gridCol w:w="1748"/>
        <w:gridCol w:w="1276"/>
        <w:gridCol w:w="2551"/>
      </w:tblGrid>
      <w:tr w:rsidR="00571F20" w14:paraId="2AC63D31" w14:textId="77777777" w:rsidTr="00571F20">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02BF1F12" w14:textId="77777777" w:rsidR="00571F20" w:rsidRDefault="00571F2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7917AF3B" w14:textId="77777777" w:rsidR="00571F20" w:rsidRDefault="00571F2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1CAA6565" w14:textId="77777777" w:rsidR="00571F20" w:rsidRDefault="00571F2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748" w:type="dxa"/>
            <w:tcBorders>
              <w:top w:val="single" w:sz="6" w:space="0" w:color="auto"/>
              <w:left w:val="single" w:sz="6" w:space="0" w:color="auto"/>
              <w:bottom w:val="single" w:sz="6" w:space="0" w:color="auto"/>
              <w:right w:val="single" w:sz="6" w:space="0" w:color="auto"/>
            </w:tcBorders>
            <w:shd w:val="solid" w:color="FFCC00" w:fill="auto"/>
          </w:tcPr>
          <w:p w14:paraId="5000A0F1" w14:textId="77777777" w:rsidR="00571F20" w:rsidRDefault="00571F2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432B21CE" w14:textId="77777777" w:rsidR="00571F20" w:rsidRDefault="00571F2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551" w:type="dxa"/>
            <w:tcBorders>
              <w:top w:val="single" w:sz="6" w:space="0" w:color="auto"/>
              <w:left w:val="single" w:sz="6" w:space="0" w:color="auto"/>
              <w:bottom w:val="single" w:sz="6" w:space="0" w:color="auto"/>
              <w:right w:val="single" w:sz="6" w:space="0" w:color="auto"/>
            </w:tcBorders>
            <w:shd w:val="solid" w:color="FFCC00" w:fill="auto"/>
          </w:tcPr>
          <w:p w14:paraId="68BCB706" w14:textId="77777777" w:rsidR="00571F20" w:rsidRDefault="00571F2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571F20" w14:paraId="58B02696" w14:textId="77777777" w:rsidTr="00571F20">
        <w:trPr>
          <w:trHeight w:val="132"/>
        </w:trPr>
        <w:tc>
          <w:tcPr>
            <w:tcW w:w="1873" w:type="dxa"/>
            <w:tcBorders>
              <w:top w:val="single" w:sz="6" w:space="0" w:color="auto"/>
              <w:left w:val="single" w:sz="6" w:space="0" w:color="auto"/>
              <w:bottom w:val="single" w:sz="6" w:space="0" w:color="auto"/>
              <w:right w:val="single" w:sz="6" w:space="0" w:color="auto"/>
            </w:tcBorders>
          </w:tcPr>
          <w:p w14:paraId="12265CBE" w14:textId="77777777" w:rsidR="00571F20" w:rsidRDefault="00571F2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ПП-10.07.04.01.040</w:t>
            </w:r>
          </w:p>
        </w:tc>
        <w:tc>
          <w:tcPr>
            <w:tcW w:w="1701" w:type="dxa"/>
            <w:tcBorders>
              <w:top w:val="single" w:sz="6" w:space="0" w:color="auto"/>
              <w:left w:val="single" w:sz="6" w:space="0" w:color="auto"/>
              <w:bottom w:val="single" w:sz="6" w:space="0" w:color="auto"/>
              <w:right w:val="single" w:sz="6" w:space="0" w:color="auto"/>
            </w:tcBorders>
          </w:tcPr>
          <w:p w14:paraId="64C093A0" w14:textId="77777777" w:rsidR="00571F20" w:rsidRDefault="00571F20">
            <w:pPr>
              <w:autoSpaceDE w:val="0"/>
              <w:autoSpaceDN w:val="0"/>
              <w:adjustRightInd w:val="0"/>
              <w:jc w:val="left"/>
              <w:rPr>
                <w:rFonts w:eastAsiaTheme="minorHAnsi" w:cs="Arial"/>
                <w:color w:val="000000"/>
                <w:sz w:val="20"/>
                <w:szCs w:val="20"/>
              </w:rPr>
            </w:pPr>
            <w:r>
              <w:rPr>
                <w:rFonts w:eastAsiaTheme="minorHAnsi" w:cs="Arial"/>
                <w:color w:val="000000"/>
                <w:sz w:val="20"/>
                <w:szCs w:val="20"/>
              </w:rPr>
              <w:t>Уведомление не создано, спецификации нет</w:t>
            </w:r>
          </w:p>
        </w:tc>
        <w:tc>
          <w:tcPr>
            <w:tcW w:w="1087" w:type="dxa"/>
            <w:tcBorders>
              <w:top w:val="single" w:sz="6" w:space="0" w:color="auto"/>
              <w:left w:val="single" w:sz="6" w:space="0" w:color="auto"/>
              <w:bottom w:val="single" w:sz="6" w:space="0" w:color="auto"/>
              <w:right w:val="single" w:sz="6" w:space="0" w:color="auto"/>
            </w:tcBorders>
          </w:tcPr>
          <w:p w14:paraId="4AEC6094" w14:textId="77777777" w:rsidR="00571F20" w:rsidRDefault="00571F20">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748" w:type="dxa"/>
            <w:tcBorders>
              <w:top w:val="single" w:sz="6" w:space="0" w:color="auto"/>
              <w:left w:val="single" w:sz="6" w:space="0" w:color="auto"/>
              <w:bottom w:val="single" w:sz="6" w:space="0" w:color="auto"/>
              <w:right w:val="single" w:sz="6" w:space="0" w:color="auto"/>
            </w:tcBorders>
          </w:tcPr>
          <w:p w14:paraId="6941E67B" w14:textId="77777777" w:rsidR="00571F20" w:rsidRDefault="00571F20">
            <w:pPr>
              <w:autoSpaceDE w:val="0"/>
              <w:autoSpaceDN w:val="0"/>
              <w:adjustRightInd w:val="0"/>
              <w:jc w:val="left"/>
              <w:rPr>
                <w:rFonts w:eastAsiaTheme="minorHAnsi" w:cs="Arial"/>
                <w:color w:val="000000"/>
                <w:sz w:val="20"/>
                <w:szCs w:val="20"/>
              </w:rPr>
            </w:pPr>
            <w:r>
              <w:rPr>
                <w:rFonts w:eastAsiaTheme="minorHAnsi" w:cs="Arial"/>
                <w:color w:val="000000"/>
                <w:sz w:val="20"/>
                <w:szCs w:val="20"/>
              </w:rPr>
              <w:t>Товаросопро-водительные документы</w:t>
            </w:r>
          </w:p>
        </w:tc>
        <w:tc>
          <w:tcPr>
            <w:tcW w:w="1276" w:type="dxa"/>
            <w:tcBorders>
              <w:top w:val="single" w:sz="6" w:space="0" w:color="auto"/>
              <w:left w:val="single" w:sz="6" w:space="0" w:color="auto"/>
              <w:bottom w:val="single" w:sz="6" w:space="0" w:color="auto"/>
              <w:right w:val="single" w:sz="6" w:space="0" w:color="auto"/>
            </w:tcBorders>
          </w:tcPr>
          <w:p w14:paraId="2033D8EC" w14:textId="77777777" w:rsidR="00571F20" w:rsidRDefault="00571F20">
            <w:pPr>
              <w:autoSpaceDE w:val="0"/>
              <w:autoSpaceDN w:val="0"/>
              <w:adjustRightInd w:val="0"/>
              <w:jc w:val="left"/>
              <w:rPr>
                <w:rFonts w:eastAsiaTheme="minorHAnsi" w:cs="Arial"/>
                <w:color w:val="000000"/>
                <w:sz w:val="20"/>
                <w:szCs w:val="20"/>
              </w:rPr>
            </w:pPr>
            <w:r>
              <w:rPr>
                <w:rFonts w:eastAsiaTheme="minorHAnsi" w:cs="Arial"/>
                <w:color w:val="000000"/>
                <w:sz w:val="20"/>
                <w:szCs w:val="20"/>
              </w:rPr>
              <w:t>Акт по форме М-7</w:t>
            </w:r>
          </w:p>
        </w:tc>
        <w:tc>
          <w:tcPr>
            <w:tcW w:w="2551" w:type="dxa"/>
            <w:tcBorders>
              <w:top w:val="single" w:sz="6" w:space="0" w:color="auto"/>
              <w:left w:val="single" w:sz="6" w:space="0" w:color="auto"/>
              <w:bottom w:val="single" w:sz="6" w:space="0" w:color="auto"/>
              <w:right w:val="single" w:sz="6" w:space="0" w:color="auto"/>
            </w:tcBorders>
          </w:tcPr>
          <w:p w14:paraId="0015A038" w14:textId="496C23C2" w:rsidR="00571F20" w:rsidRDefault="00571F20">
            <w:pPr>
              <w:autoSpaceDE w:val="0"/>
              <w:autoSpaceDN w:val="0"/>
              <w:adjustRightInd w:val="0"/>
              <w:jc w:val="left"/>
              <w:rPr>
                <w:rFonts w:eastAsiaTheme="minorHAnsi" w:cs="Arial"/>
                <w:color w:val="000000"/>
                <w:sz w:val="20"/>
                <w:szCs w:val="20"/>
              </w:rPr>
            </w:pPr>
            <w:del w:id="1205" w:author="Кращенко Олег Владимирович (Подрядчик. ООО БерингПойнт)" w:date="2020-04-23T15:40:00Z">
              <w:r w:rsidDel="004E728B">
                <w:rPr>
                  <w:rFonts w:eastAsiaTheme="minorHAnsi" w:cs="Arial"/>
                  <w:color w:val="000000"/>
                  <w:sz w:val="20"/>
                  <w:szCs w:val="20"/>
                </w:rPr>
                <w:delText>Заведующий складом СП</w:delText>
              </w:r>
            </w:del>
            <w:ins w:id="1206"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tc>
      </w:tr>
    </w:tbl>
    <w:p w14:paraId="63068944" w14:textId="77777777" w:rsidR="00571F20" w:rsidRDefault="00571F20" w:rsidP="00B5746D"/>
    <w:p w14:paraId="29266A29" w14:textId="77777777" w:rsidR="00571F20" w:rsidRPr="00335F7D" w:rsidRDefault="00571F20" w:rsidP="00B5746D"/>
    <w:p w14:paraId="79049914" w14:textId="62607797" w:rsidR="00B5746D" w:rsidRPr="0052087D" w:rsidDel="004516BF" w:rsidRDefault="00B5746D" w:rsidP="0052087D">
      <w:pPr>
        <w:pStyle w:val="4"/>
        <w:rPr>
          <w:del w:id="1207" w:author="Tukhbatov Ruslan" w:date="2020-04-21T04:34:00Z"/>
        </w:rPr>
      </w:pPr>
      <w:del w:id="1208" w:author="Tukhbatov Ruslan" w:date="2020-04-21T04:34:00Z">
        <w:r w:rsidRPr="0052087D" w:rsidDel="004516BF">
          <w:delText>Шаг процесса 10.0</w:delText>
        </w:r>
        <w:r w:rsidR="000B535E" w:rsidDel="004516BF">
          <w:delText>7</w:delText>
        </w:r>
        <w:r w:rsidRPr="0052087D" w:rsidDel="004516BF">
          <w:delText xml:space="preserve">.04.01.050 – </w:delText>
        </w:r>
        <w:r w:rsidR="0052087D" w:rsidRPr="0052087D" w:rsidDel="004516BF">
          <w:delText>Назначение места разгрузки</w:delText>
        </w:r>
      </w:del>
    </w:p>
    <w:p w14:paraId="40717D3E" w14:textId="29D8BCAA" w:rsidR="00B5746D" w:rsidDel="004516BF" w:rsidRDefault="00B5746D" w:rsidP="00B5746D">
      <w:pPr>
        <w:rPr>
          <w:del w:id="1209" w:author="Tukhbatov Ruslan" w:date="2020-04-21T04:34:00Z"/>
        </w:rPr>
      </w:pPr>
    </w:p>
    <w:p w14:paraId="173C6FEF" w14:textId="1C7BC57B" w:rsidR="004E7CFC" w:rsidDel="004516BF" w:rsidRDefault="004E7CFC" w:rsidP="004E7CFC">
      <w:pPr>
        <w:ind w:firstLine="709"/>
        <w:rPr>
          <w:del w:id="1210" w:author="Tukhbatov Ruslan" w:date="2020-04-21T04:34:00Z"/>
        </w:rPr>
      </w:pPr>
      <w:del w:id="1211" w:author="Tukhbatov Ruslan" w:date="2020-04-21T04:34:00Z">
        <w:r w:rsidRPr="008E45A4" w:rsidDel="004516BF">
          <w:delText xml:space="preserve">После создания входящей поставки </w:delText>
        </w:r>
        <w:r w:rsidDel="004516BF">
          <w:delText xml:space="preserve">диспетчер </w:delText>
        </w:r>
        <w:r w:rsidRPr="008E45A4" w:rsidDel="004516BF">
          <w:delText>назначает место разгрузки</w:delText>
        </w:r>
        <w:r w:rsidDel="004516BF">
          <w:delText>.</w:delText>
        </w:r>
        <w:r w:rsidR="001E4913" w:rsidDel="004516BF">
          <w:delText xml:space="preserve"> Для этого в документе Входящая поставка выбирает соответствующ</w:delText>
        </w:r>
        <w:r w:rsidR="00B42A1C" w:rsidDel="004516BF">
          <w:delText>ую</w:delText>
        </w:r>
        <w:r w:rsidR="001E4913" w:rsidDel="004516BF">
          <w:delText xml:space="preserve"> зон</w:delText>
        </w:r>
        <w:r w:rsidR="00B42A1C" w:rsidDel="004516BF">
          <w:delText>у</w:delText>
        </w:r>
        <w:r w:rsidR="001E4913" w:rsidDel="004516BF">
          <w:delText xml:space="preserve"> и ворота разгрузки. Такой выбор может происходить как вручную, так и автоматически. При автоматическом назначении дока разгрузки на соответст</w:delText>
        </w:r>
        <w:r w:rsidR="00F90A37" w:rsidDel="004516BF">
          <w:delText>в</w:delText>
        </w:r>
        <w:r w:rsidR="001E4913" w:rsidDel="004516BF">
          <w:delText xml:space="preserve">ующем складе </w:delText>
        </w:r>
        <w:r w:rsidR="007961EE" w:rsidDel="004516BF">
          <w:rPr>
            <w:rFonts w:eastAsiaTheme="majorEastAsia"/>
            <w:lang w:val="en-US"/>
          </w:rPr>
          <w:delText>SAP</w:delText>
        </w:r>
        <w:r w:rsidR="007961EE" w:rsidRPr="007961EE" w:rsidDel="004516BF">
          <w:rPr>
            <w:rFonts w:eastAsiaTheme="majorEastAsia"/>
          </w:rPr>
          <w:delText xml:space="preserve"> </w:delText>
        </w:r>
        <w:r w:rsidR="007961EE" w:rsidDel="004516BF">
          <w:rPr>
            <w:rFonts w:eastAsiaTheme="majorEastAsia"/>
            <w:lang w:val="en-US"/>
          </w:rPr>
          <w:delText>EWM</w:delText>
        </w:r>
        <w:r w:rsidR="007961EE" w:rsidDel="004516BF">
          <w:delText xml:space="preserve"> </w:delText>
        </w:r>
        <w:r w:rsidR="001E4913" w:rsidDel="004516BF">
          <w:delText>исходит из:</w:delText>
        </w:r>
      </w:del>
    </w:p>
    <w:p w14:paraId="1FC24850" w14:textId="2407DFFD" w:rsidR="001E4913" w:rsidDel="004516BF" w:rsidRDefault="0015059F" w:rsidP="00C728F9">
      <w:pPr>
        <w:pStyle w:val="afc"/>
        <w:numPr>
          <w:ilvl w:val="0"/>
          <w:numId w:val="15"/>
        </w:numPr>
        <w:rPr>
          <w:del w:id="1212" w:author="Tukhbatov Ruslan" w:date="2020-04-21T04:34:00Z"/>
        </w:rPr>
      </w:pPr>
      <w:del w:id="1213" w:author="Tukhbatov Ruslan" w:date="2020-04-21T04:34:00Z">
        <w:r w:rsidDel="004516BF">
          <w:delText>г</w:delText>
        </w:r>
        <w:r w:rsidR="001E4913" w:rsidDel="004516BF">
          <w:delText>руппы МТР и типа склада, на котором он обрабатывается;</w:delText>
        </w:r>
      </w:del>
    </w:p>
    <w:p w14:paraId="78E6F9C2" w14:textId="7C193690" w:rsidR="001E4913" w:rsidDel="004516BF" w:rsidRDefault="0015059F" w:rsidP="00C728F9">
      <w:pPr>
        <w:pStyle w:val="afc"/>
        <w:numPr>
          <w:ilvl w:val="0"/>
          <w:numId w:val="15"/>
        </w:numPr>
        <w:rPr>
          <w:del w:id="1214" w:author="Tukhbatov Ruslan" w:date="2020-04-21T04:34:00Z"/>
        </w:rPr>
      </w:pPr>
      <w:del w:id="1215" w:author="Tukhbatov Ruslan" w:date="2020-04-21T04:34:00Z">
        <w:r w:rsidDel="004516BF">
          <w:delText>т</w:delText>
        </w:r>
        <w:r w:rsidR="001E4913" w:rsidDel="004516BF">
          <w:delText>екущей доступности доков;</w:delText>
        </w:r>
      </w:del>
    </w:p>
    <w:p w14:paraId="755F63C3" w14:textId="5B0EEE24" w:rsidR="001E4913" w:rsidDel="004516BF" w:rsidRDefault="0015059F" w:rsidP="00C728F9">
      <w:pPr>
        <w:pStyle w:val="afc"/>
        <w:numPr>
          <w:ilvl w:val="0"/>
          <w:numId w:val="15"/>
        </w:numPr>
        <w:rPr>
          <w:del w:id="1216" w:author="Tukhbatov Ruslan" w:date="2020-04-21T04:34:00Z"/>
        </w:rPr>
      </w:pPr>
      <w:del w:id="1217" w:author="Tukhbatov Ruslan" w:date="2020-04-21T04:34:00Z">
        <w:r w:rsidDel="004516BF">
          <w:delText>т</w:delText>
        </w:r>
        <w:r w:rsidR="001E4913" w:rsidDel="004516BF">
          <w:delText xml:space="preserve">ипа складских ресурсов, допущенных к </w:delText>
        </w:r>
        <w:r w:rsidR="00E222E2" w:rsidDel="004516BF">
          <w:delText>о</w:delText>
        </w:r>
        <w:r w:rsidR="001E4913" w:rsidDel="004516BF">
          <w:delText>бработке прибывшего типа ТС.</w:delText>
        </w:r>
      </w:del>
    </w:p>
    <w:p w14:paraId="6DAED4E7" w14:textId="66D2D057" w:rsidR="008511DF" w:rsidDel="004516BF" w:rsidRDefault="008511DF" w:rsidP="0086459C">
      <w:pPr>
        <w:jc w:val="right"/>
        <w:rPr>
          <w:del w:id="1218" w:author="Tukhbatov Ruslan" w:date="2020-04-21T04:34:00Z"/>
          <w:rFonts w:cs="Arial"/>
          <w:b/>
          <w:sz w:val="22"/>
        </w:rPr>
      </w:pPr>
    </w:p>
    <w:p w14:paraId="75E485AE" w14:textId="7037AE51" w:rsidR="00B06AE0" w:rsidDel="004516BF" w:rsidRDefault="0086459C" w:rsidP="0086459C">
      <w:pPr>
        <w:jc w:val="right"/>
        <w:rPr>
          <w:del w:id="1219" w:author="Tukhbatov Ruslan" w:date="2020-04-21T04:34:00Z"/>
          <w:rFonts w:cs="Arial"/>
          <w:b/>
          <w:sz w:val="22"/>
        </w:rPr>
      </w:pPr>
      <w:del w:id="1220" w:author="Tukhbatov Ruslan" w:date="2020-04-21T04:34:00Z">
        <w:r w:rsidRPr="00916FAB" w:rsidDel="004516BF">
          <w:rPr>
            <w:rFonts w:cs="Arial"/>
            <w:b/>
            <w:sz w:val="22"/>
          </w:rPr>
          <w:delText xml:space="preserve">Таблица </w:delText>
        </w:r>
        <w:r w:rsidDel="004516BF">
          <w:rPr>
            <w:rFonts w:cs="Arial"/>
            <w:b/>
            <w:sz w:val="22"/>
          </w:rPr>
          <w:delText>79</w:delText>
        </w:r>
        <w:r w:rsidRPr="00916FAB" w:rsidDel="004516BF">
          <w:rPr>
            <w:rFonts w:cs="Arial"/>
            <w:b/>
            <w:sz w:val="22"/>
          </w:rPr>
          <w:delText xml:space="preserve">. Описание </w:delText>
        </w:r>
        <w:r w:rsidDel="004516BF">
          <w:rPr>
            <w:rFonts w:cs="Arial"/>
            <w:b/>
            <w:sz w:val="22"/>
          </w:rPr>
          <w:delText>шага «Назначение места разгрузки»</w:delText>
        </w:r>
      </w:del>
    </w:p>
    <w:p w14:paraId="1C6B65DE" w14:textId="23275BBA" w:rsidR="0086459C" w:rsidDel="004516BF" w:rsidRDefault="0086459C" w:rsidP="00B06AE0">
      <w:pPr>
        <w:rPr>
          <w:del w:id="1221" w:author="Tukhbatov Ruslan" w:date="2020-04-21T04:34:00Z"/>
          <w:rFonts w:cs="Arial"/>
          <w:b/>
          <w:sz w:val="22"/>
        </w:rPr>
      </w:pPr>
    </w:p>
    <w:tbl>
      <w:tblPr>
        <w:tblW w:w="10237" w:type="dxa"/>
        <w:tblInd w:w="-38" w:type="dxa"/>
        <w:tblLayout w:type="fixed"/>
        <w:tblCellMar>
          <w:left w:w="30" w:type="dxa"/>
          <w:right w:w="30" w:type="dxa"/>
        </w:tblCellMar>
        <w:tblLook w:val="0000" w:firstRow="0" w:lastRow="0" w:firstColumn="0" w:lastColumn="0" w:noHBand="0" w:noVBand="0"/>
      </w:tblPr>
      <w:tblGrid>
        <w:gridCol w:w="1873"/>
        <w:gridCol w:w="1701"/>
        <w:gridCol w:w="3119"/>
        <w:gridCol w:w="1418"/>
        <w:gridCol w:w="931"/>
        <w:gridCol w:w="1195"/>
      </w:tblGrid>
      <w:tr w:rsidR="0086459C" w:rsidDel="004516BF" w14:paraId="209B86C4" w14:textId="5E0DE643" w:rsidTr="0086459C">
        <w:trPr>
          <w:trHeight w:val="67"/>
          <w:del w:id="1222" w:author="Tukhbatov Ruslan" w:date="2020-04-21T04:34:00Z"/>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61501186" w14:textId="37F6C39D" w:rsidR="0086459C" w:rsidDel="004516BF" w:rsidRDefault="0086459C">
            <w:pPr>
              <w:autoSpaceDE w:val="0"/>
              <w:autoSpaceDN w:val="0"/>
              <w:adjustRightInd w:val="0"/>
              <w:jc w:val="center"/>
              <w:rPr>
                <w:del w:id="1223" w:author="Tukhbatov Ruslan" w:date="2020-04-21T04:34:00Z"/>
                <w:rFonts w:eastAsiaTheme="minorHAnsi" w:cs="Arial"/>
                <w:b/>
                <w:bCs/>
                <w:color w:val="000000"/>
                <w:sz w:val="20"/>
                <w:szCs w:val="20"/>
              </w:rPr>
            </w:pPr>
            <w:del w:id="1224" w:author="Tukhbatov Ruslan" w:date="2020-04-21T04:34:00Z">
              <w:r w:rsidDel="004516BF">
                <w:rPr>
                  <w:rFonts w:eastAsiaTheme="minorHAnsi" w:cs="Arial"/>
                  <w:b/>
                  <w:bCs/>
                  <w:color w:val="000000"/>
                  <w:sz w:val="20"/>
                  <w:szCs w:val="20"/>
                </w:rPr>
                <w:delText>Номер шага</w:delText>
              </w:r>
            </w:del>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57BD1FF0" w14:textId="10BB3E19" w:rsidR="0086459C" w:rsidDel="004516BF" w:rsidRDefault="0086459C">
            <w:pPr>
              <w:autoSpaceDE w:val="0"/>
              <w:autoSpaceDN w:val="0"/>
              <w:adjustRightInd w:val="0"/>
              <w:jc w:val="center"/>
              <w:rPr>
                <w:del w:id="1225" w:author="Tukhbatov Ruslan" w:date="2020-04-21T04:34:00Z"/>
                <w:rFonts w:eastAsiaTheme="minorHAnsi" w:cs="Arial"/>
                <w:b/>
                <w:bCs/>
                <w:color w:val="000000"/>
                <w:sz w:val="20"/>
                <w:szCs w:val="20"/>
              </w:rPr>
            </w:pPr>
            <w:del w:id="1226" w:author="Tukhbatov Ruslan" w:date="2020-04-21T04:34:00Z">
              <w:r w:rsidDel="004516BF">
                <w:rPr>
                  <w:rFonts w:eastAsiaTheme="minorHAnsi" w:cs="Arial"/>
                  <w:b/>
                  <w:bCs/>
                  <w:color w:val="000000"/>
                  <w:sz w:val="20"/>
                  <w:szCs w:val="20"/>
                </w:rPr>
                <w:delText>Предпосылки</w:delText>
              </w:r>
            </w:del>
          </w:p>
        </w:tc>
        <w:tc>
          <w:tcPr>
            <w:tcW w:w="3119" w:type="dxa"/>
            <w:tcBorders>
              <w:top w:val="single" w:sz="6" w:space="0" w:color="auto"/>
              <w:left w:val="single" w:sz="6" w:space="0" w:color="auto"/>
              <w:bottom w:val="single" w:sz="6" w:space="0" w:color="auto"/>
              <w:right w:val="single" w:sz="6" w:space="0" w:color="auto"/>
            </w:tcBorders>
            <w:shd w:val="solid" w:color="FFCC00" w:fill="auto"/>
          </w:tcPr>
          <w:p w14:paraId="0D7F275D" w14:textId="7A49F34F" w:rsidR="0086459C" w:rsidDel="004516BF" w:rsidRDefault="0086459C">
            <w:pPr>
              <w:autoSpaceDE w:val="0"/>
              <w:autoSpaceDN w:val="0"/>
              <w:adjustRightInd w:val="0"/>
              <w:jc w:val="center"/>
              <w:rPr>
                <w:del w:id="1227" w:author="Tukhbatov Ruslan" w:date="2020-04-21T04:34:00Z"/>
                <w:rFonts w:eastAsiaTheme="minorHAnsi" w:cs="Arial"/>
                <w:b/>
                <w:bCs/>
                <w:color w:val="000000"/>
                <w:sz w:val="20"/>
                <w:szCs w:val="20"/>
              </w:rPr>
            </w:pPr>
            <w:del w:id="1228" w:author="Tukhbatov Ruslan" w:date="2020-04-21T04:34:00Z">
              <w:r w:rsidDel="004516BF">
                <w:rPr>
                  <w:rFonts w:eastAsiaTheme="minorHAnsi" w:cs="Arial"/>
                  <w:b/>
                  <w:bCs/>
                  <w:color w:val="000000"/>
                  <w:sz w:val="20"/>
                  <w:szCs w:val="20"/>
                </w:rPr>
                <w:delText>Транзакция</w:delText>
              </w:r>
            </w:del>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6215C0D9" w14:textId="020820AE" w:rsidR="0086459C" w:rsidDel="004516BF" w:rsidRDefault="0086459C">
            <w:pPr>
              <w:autoSpaceDE w:val="0"/>
              <w:autoSpaceDN w:val="0"/>
              <w:adjustRightInd w:val="0"/>
              <w:jc w:val="center"/>
              <w:rPr>
                <w:del w:id="1229" w:author="Tukhbatov Ruslan" w:date="2020-04-21T04:34:00Z"/>
                <w:rFonts w:eastAsiaTheme="minorHAnsi" w:cs="Arial"/>
                <w:b/>
                <w:bCs/>
                <w:color w:val="000000"/>
                <w:sz w:val="20"/>
                <w:szCs w:val="20"/>
              </w:rPr>
            </w:pPr>
            <w:del w:id="1230" w:author="Tukhbatov Ruslan" w:date="2020-04-21T04:34:00Z">
              <w:r w:rsidDel="004516BF">
                <w:rPr>
                  <w:rFonts w:eastAsiaTheme="minorHAnsi" w:cs="Arial"/>
                  <w:b/>
                  <w:bCs/>
                  <w:color w:val="000000"/>
                  <w:sz w:val="20"/>
                  <w:szCs w:val="20"/>
                </w:rPr>
                <w:delText>Вход</w:delText>
              </w:r>
            </w:del>
          </w:p>
        </w:tc>
        <w:tc>
          <w:tcPr>
            <w:tcW w:w="931" w:type="dxa"/>
            <w:tcBorders>
              <w:top w:val="single" w:sz="6" w:space="0" w:color="auto"/>
              <w:left w:val="single" w:sz="6" w:space="0" w:color="auto"/>
              <w:bottom w:val="single" w:sz="6" w:space="0" w:color="auto"/>
              <w:right w:val="single" w:sz="6" w:space="0" w:color="auto"/>
            </w:tcBorders>
            <w:shd w:val="solid" w:color="FFCC00" w:fill="auto"/>
          </w:tcPr>
          <w:p w14:paraId="77942928" w14:textId="0CDA53CF" w:rsidR="0086459C" w:rsidDel="004516BF" w:rsidRDefault="0086459C">
            <w:pPr>
              <w:autoSpaceDE w:val="0"/>
              <w:autoSpaceDN w:val="0"/>
              <w:adjustRightInd w:val="0"/>
              <w:jc w:val="center"/>
              <w:rPr>
                <w:del w:id="1231" w:author="Tukhbatov Ruslan" w:date="2020-04-21T04:34:00Z"/>
                <w:rFonts w:eastAsiaTheme="minorHAnsi" w:cs="Arial"/>
                <w:b/>
                <w:bCs/>
                <w:color w:val="000000"/>
                <w:sz w:val="20"/>
                <w:szCs w:val="20"/>
              </w:rPr>
            </w:pPr>
            <w:del w:id="1232" w:author="Tukhbatov Ruslan" w:date="2020-04-21T04:34:00Z">
              <w:r w:rsidDel="004516BF">
                <w:rPr>
                  <w:rFonts w:eastAsiaTheme="minorHAnsi" w:cs="Arial"/>
                  <w:b/>
                  <w:bCs/>
                  <w:color w:val="000000"/>
                  <w:sz w:val="20"/>
                  <w:szCs w:val="20"/>
                </w:rPr>
                <w:delText>Результат</w:delText>
              </w:r>
            </w:del>
          </w:p>
        </w:tc>
        <w:tc>
          <w:tcPr>
            <w:tcW w:w="1195" w:type="dxa"/>
            <w:tcBorders>
              <w:top w:val="single" w:sz="6" w:space="0" w:color="auto"/>
              <w:left w:val="single" w:sz="6" w:space="0" w:color="auto"/>
              <w:bottom w:val="single" w:sz="6" w:space="0" w:color="auto"/>
              <w:right w:val="single" w:sz="6" w:space="0" w:color="auto"/>
            </w:tcBorders>
            <w:shd w:val="solid" w:color="FFCC00" w:fill="auto"/>
          </w:tcPr>
          <w:p w14:paraId="09FBEC0E" w14:textId="2B1EF79C" w:rsidR="0086459C" w:rsidDel="004516BF" w:rsidRDefault="0086459C">
            <w:pPr>
              <w:autoSpaceDE w:val="0"/>
              <w:autoSpaceDN w:val="0"/>
              <w:adjustRightInd w:val="0"/>
              <w:jc w:val="center"/>
              <w:rPr>
                <w:del w:id="1233" w:author="Tukhbatov Ruslan" w:date="2020-04-21T04:34:00Z"/>
                <w:rFonts w:eastAsiaTheme="minorHAnsi" w:cs="Arial"/>
                <w:b/>
                <w:bCs/>
                <w:color w:val="000000"/>
                <w:sz w:val="20"/>
                <w:szCs w:val="20"/>
              </w:rPr>
            </w:pPr>
            <w:del w:id="1234" w:author="Tukhbatov Ruslan" w:date="2020-04-21T04:34:00Z">
              <w:r w:rsidDel="004516BF">
                <w:rPr>
                  <w:rFonts w:eastAsiaTheme="minorHAnsi" w:cs="Arial"/>
                  <w:b/>
                  <w:bCs/>
                  <w:color w:val="000000"/>
                  <w:sz w:val="20"/>
                  <w:szCs w:val="20"/>
                </w:rPr>
                <w:delText>Бизнес-роль</w:delText>
              </w:r>
            </w:del>
          </w:p>
        </w:tc>
      </w:tr>
      <w:tr w:rsidR="0086459C" w:rsidDel="004516BF" w14:paraId="775B2EF2" w14:textId="68459A54" w:rsidTr="0086459C">
        <w:trPr>
          <w:trHeight w:val="266"/>
          <w:del w:id="1235" w:author="Tukhbatov Ruslan" w:date="2020-04-21T04:34:00Z"/>
        </w:trPr>
        <w:tc>
          <w:tcPr>
            <w:tcW w:w="1873" w:type="dxa"/>
            <w:tcBorders>
              <w:top w:val="single" w:sz="6" w:space="0" w:color="auto"/>
              <w:left w:val="single" w:sz="6" w:space="0" w:color="auto"/>
              <w:bottom w:val="single" w:sz="6" w:space="0" w:color="auto"/>
              <w:right w:val="single" w:sz="6" w:space="0" w:color="auto"/>
            </w:tcBorders>
          </w:tcPr>
          <w:p w14:paraId="098DD118" w14:textId="56477E94" w:rsidR="0086459C" w:rsidDel="004516BF" w:rsidRDefault="0086459C">
            <w:pPr>
              <w:autoSpaceDE w:val="0"/>
              <w:autoSpaceDN w:val="0"/>
              <w:adjustRightInd w:val="0"/>
              <w:jc w:val="left"/>
              <w:rPr>
                <w:del w:id="1236" w:author="Tukhbatov Ruslan" w:date="2020-04-21T04:34:00Z"/>
                <w:rFonts w:eastAsiaTheme="minorHAnsi" w:cs="Arial"/>
                <w:color w:val="000000"/>
                <w:sz w:val="20"/>
                <w:szCs w:val="20"/>
              </w:rPr>
            </w:pPr>
            <w:del w:id="1237" w:author="Tukhbatov Ruslan" w:date="2020-04-21T04:34:00Z">
              <w:r w:rsidDel="004516BF">
                <w:rPr>
                  <w:rFonts w:eastAsiaTheme="minorHAnsi" w:cs="Arial"/>
                  <w:color w:val="000000"/>
                  <w:sz w:val="20"/>
                  <w:szCs w:val="20"/>
                </w:rPr>
                <w:delText>ПП-10.07.04.01.050</w:delText>
              </w:r>
            </w:del>
          </w:p>
        </w:tc>
        <w:tc>
          <w:tcPr>
            <w:tcW w:w="1701" w:type="dxa"/>
            <w:tcBorders>
              <w:top w:val="single" w:sz="6" w:space="0" w:color="auto"/>
              <w:left w:val="single" w:sz="6" w:space="0" w:color="auto"/>
              <w:bottom w:val="single" w:sz="6" w:space="0" w:color="auto"/>
              <w:right w:val="single" w:sz="6" w:space="0" w:color="auto"/>
            </w:tcBorders>
          </w:tcPr>
          <w:p w14:paraId="209B2890" w14:textId="0FCFDB05" w:rsidR="0086459C" w:rsidDel="004516BF" w:rsidRDefault="0086459C">
            <w:pPr>
              <w:autoSpaceDE w:val="0"/>
              <w:autoSpaceDN w:val="0"/>
              <w:adjustRightInd w:val="0"/>
              <w:jc w:val="left"/>
              <w:rPr>
                <w:del w:id="1238" w:author="Tukhbatov Ruslan" w:date="2020-04-21T04:34:00Z"/>
                <w:rFonts w:eastAsiaTheme="minorHAnsi" w:cs="Arial"/>
                <w:color w:val="000000"/>
                <w:sz w:val="20"/>
                <w:szCs w:val="20"/>
              </w:rPr>
            </w:pPr>
            <w:del w:id="1239" w:author="Tukhbatov Ruslan" w:date="2020-04-21T04:34:00Z">
              <w:r w:rsidDel="004516BF">
                <w:rPr>
                  <w:rFonts w:eastAsiaTheme="minorHAnsi" w:cs="Arial"/>
                  <w:color w:val="000000"/>
                  <w:sz w:val="20"/>
                  <w:szCs w:val="20"/>
                </w:rPr>
                <w:delText>Уведомление о поставке создано</w:delText>
              </w:r>
            </w:del>
          </w:p>
          <w:p w14:paraId="7B6FE18B" w14:textId="34120DD5" w:rsidR="0086459C" w:rsidDel="004516BF" w:rsidRDefault="0086459C">
            <w:pPr>
              <w:autoSpaceDE w:val="0"/>
              <w:autoSpaceDN w:val="0"/>
              <w:adjustRightInd w:val="0"/>
              <w:jc w:val="left"/>
              <w:rPr>
                <w:del w:id="1240" w:author="Tukhbatov Ruslan" w:date="2020-04-21T04:34:00Z"/>
                <w:rFonts w:eastAsiaTheme="minorHAnsi" w:cs="Arial"/>
                <w:color w:val="000000"/>
                <w:sz w:val="20"/>
                <w:szCs w:val="20"/>
              </w:rPr>
            </w:pPr>
            <w:del w:id="1241" w:author="Tukhbatov Ruslan" w:date="2020-04-21T04:34:00Z">
              <w:r w:rsidDel="004516BF">
                <w:rPr>
                  <w:rFonts w:eastAsiaTheme="minorHAnsi" w:cs="Arial"/>
                  <w:color w:val="000000"/>
                  <w:sz w:val="20"/>
                  <w:szCs w:val="20"/>
                </w:rPr>
                <w:delText>Уведомление о поставке создано</w:delText>
              </w:r>
            </w:del>
          </w:p>
        </w:tc>
        <w:tc>
          <w:tcPr>
            <w:tcW w:w="3119" w:type="dxa"/>
            <w:tcBorders>
              <w:top w:val="single" w:sz="6" w:space="0" w:color="auto"/>
              <w:left w:val="single" w:sz="6" w:space="0" w:color="auto"/>
              <w:bottom w:val="single" w:sz="6" w:space="0" w:color="auto"/>
              <w:right w:val="single" w:sz="6" w:space="0" w:color="auto"/>
            </w:tcBorders>
          </w:tcPr>
          <w:p w14:paraId="0E2C8B68" w14:textId="33A97501" w:rsidR="0086459C" w:rsidDel="004516BF" w:rsidRDefault="0086459C">
            <w:pPr>
              <w:autoSpaceDE w:val="0"/>
              <w:autoSpaceDN w:val="0"/>
              <w:adjustRightInd w:val="0"/>
              <w:jc w:val="left"/>
              <w:rPr>
                <w:del w:id="1242" w:author="Tukhbatov Ruslan" w:date="2020-04-21T04:34:00Z"/>
                <w:rFonts w:eastAsiaTheme="minorHAnsi" w:cs="Arial"/>
                <w:color w:val="000000"/>
                <w:sz w:val="20"/>
                <w:szCs w:val="20"/>
              </w:rPr>
            </w:pPr>
            <w:del w:id="1243" w:author="Tukhbatov Ruslan" w:date="2020-04-21T04:34:00Z">
              <w:r w:rsidDel="004516BF">
                <w:rPr>
                  <w:rFonts w:eastAsiaTheme="minorHAnsi" w:cs="Arial"/>
                  <w:color w:val="000000"/>
                  <w:sz w:val="20"/>
                  <w:szCs w:val="20"/>
                </w:rPr>
                <w:delText>SCWM/PRDI Ведение входящей поставки</w:delText>
              </w:r>
            </w:del>
          </w:p>
          <w:p w14:paraId="5DECDCA3" w14:textId="06FA6BED" w:rsidR="0086459C" w:rsidDel="004516BF" w:rsidRDefault="0086459C">
            <w:pPr>
              <w:autoSpaceDE w:val="0"/>
              <w:autoSpaceDN w:val="0"/>
              <w:adjustRightInd w:val="0"/>
              <w:jc w:val="left"/>
              <w:rPr>
                <w:del w:id="1244" w:author="Tukhbatov Ruslan" w:date="2020-04-21T04:34:00Z"/>
                <w:rFonts w:eastAsiaTheme="minorHAnsi" w:cs="Arial"/>
                <w:color w:val="000000"/>
                <w:sz w:val="20"/>
                <w:szCs w:val="20"/>
              </w:rPr>
            </w:pPr>
            <w:del w:id="1245" w:author="Tukhbatov Ruslan" w:date="2020-04-21T04:34:00Z">
              <w:r w:rsidDel="004516BF">
                <w:rPr>
                  <w:rFonts w:eastAsiaTheme="minorHAnsi" w:cs="Arial"/>
                  <w:color w:val="000000"/>
                  <w:sz w:val="20"/>
                  <w:szCs w:val="20"/>
                </w:rPr>
                <w:delText>/SCWM/IDN Ведение уведомления о входящей поставке</w:delText>
              </w:r>
            </w:del>
          </w:p>
        </w:tc>
        <w:tc>
          <w:tcPr>
            <w:tcW w:w="1418" w:type="dxa"/>
            <w:tcBorders>
              <w:top w:val="single" w:sz="6" w:space="0" w:color="auto"/>
              <w:left w:val="single" w:sz="6" w:space="0" w:color="auto"/>
              <w:bottom w:val="single" w:sz="6" w:space="0" w:color="auto"/>
              <w:right w:val="single" w:sz="6" w:space="0" w:color="auto"/>
            </w:tcBorders>
          </w:tcPr>
          <w:p w14:paraId="62D93A78" w14:textId="500B1E4A" w:rsidR="0086459C" w:rsidDel="004516BF" w:rsidRDefault="0086459C">
            <w:pPr>
              <w:autoSpaceDE w:val="0"/>
              <w:autoSpaceDN w:val="0"/>
              <w:adjustRightInd w:val="0"/>
              <w:jc w:val="left"/>
              <w:rPr>
                <w:del w:id="1246" w:author="Tukhbatov Ruslan" w:date="2020-04-21T04:34:00Z"/>
                <w:rFonts w:eastAsiaTheme="minorHAnsi" w:cs="Arial"/>
                <w:color w:val="000000"/>
                <w:sz w:val="20"/>
                <w:szCs w:val="20"/>
              </w:rPr>
            </w:pPr>
            <w:del w:id="1247" w:author="Tukhbatov Ruslan" w:date="2020-04-21T04:34:00Z">
              <w:r w:rsidDel="004516BF">
                <w:rPr>
                  <w:rFonts w:eastAsiaTheme="minorHAnsi" w:cs="Arial"/>
                  <w:color w:val="000000"/>
                  <w:sz w:val="20"/>
                  <w:szCs w:val="20"/>
                </w:rPr>
                <w:delText>Уведомление о входящей поставке</w:delText>
              </w:r>
            </w:del>
          </w:p>
        </w:tc>
        <w:tc>
          <w:tcPr>
            <w:tcW w:w="931" w:type="dxa"/>
            <w:tcBorders>
              <w:top w:val="single" w:sz="6" w:space="0" w:color="auto"/>
              <w:left w:val="single" w:sz="6" w:space="0" w:color="auto"/>
              <w:bottom w:val="single" w:sz="6" w:space="0" w:color="auto"/>
              <w:right w:val="single" w:sz="6" w:space="0" w:color="auto"/>
            </w:tcBorders>
          </w:tcPr>
          <w:p w14:paraId="42A504F4" w14:textId="5595E9C1" w:rsidR="0086459C" w:rsidDel="004516BF" w:rsidRDefault="0086459C">
            <w:pPr>
              <w:autoSpaceDE w:val="0"/>
              <w:autoSpaceDN w:val="0"/>
              <w:adjustRightInd w:val="0"/>
              <w:jc w:val="left"/>
              <w:rPr>
                <w:del w:id="1248" w:author="Tukhbatov Ruslan" w:date="2020-04-21T04:34:00Z"/>
                <w:rFonts w:eastAsiaTheme="minorHAnsi" w:cs="Arial"/>
                <w:color w:val="000000"/>
                <w:sz w:val="20"/>
                <w:szCs w:val="20"/>
              </w:rPr>
            </w:pPr>
            <w:del w:id="1249" w:author="Tukhbatov Ruslan" w:date="2020-04-21T04:34:00Z">
              <w:r w:rsidDel="004516BF">
                <w:rPr>
                  <w:rFonts w:eastAsiaTheme="minorHAnsi" w:cs="Arial"/>
                  <w:color w:val="000000"/>
                  <w:sz w:val="20"/>
                  <w:szCs w:val="20"/>
                </w:rPr>
                <w:delText>Входящая поставка</w:delText>
              </w:r>
            </w:del>
          </w:p>
        </w:tc>
        <w:tc>
          <w:tcPr>
            <w:tcW w:w="1195" w:type="dxa"/>
            <w:tcBorders>
              <w:top w:val="single" w:sz="6" w:space="0" w:color="auto"/>
              <w:left w:val="single" w:sz="6" w:space="0" w:color="auto"/>
              <w:bottom w:val="single" w:sz="6" w:space="0" w:color="auto"/>
              <w:right w:val="single" w:sz="6" w:space="0" w:color="auto"/>
            </w:tcBorders>
          </w:tcPr>
          <w:p w14:paraId="4FBBEC0B" w14:textId="7E0D88CA" w:rsidR="0086459C" w:rsidDel="004516BF" w:rsidRDefault="0086459C">
            <w:pPr>
              <w:autoSpaceDE w:val="0"/>
              <w:autoSpaceDN w:val="0"/>
              <w:adjustRightInd w:val="0"/>
              <w:jc w:val="left"/>
              <w:rPr>
                <w:del w:id="1250" w:author="Tukhbatov Ruslan" w:date="2020-04-21T04:34:00Z"/>
                <w:rFonts w:eastAsiaTheme="minorHAnsi" w:cs="Arial"/>
                <w:color w:val="000000"/>
                <w:sz w:val="20"/>
                <w:szCs w:val="20"/>
              </w:rPr>
            </w:pPr>
            <w:del w:id="1251" w:author="Tukhbatov Ruslan" w:date="2020-04-21T04:34:00Z">
              <w:r w:rsidDel="004516BF">
                <w:rPr>
                  <w:rFonts w:eastAsiaTheme="minorHAnsi" w:cs="Arial"/>
                  <w:color w:val="000000"/>
                  <w:sz w:val="20"/>
                  <w:szCs w:val="20"/>
                </w:rPr>
                <w:delText>Диспетчер склада СП</w:delText>
              </w:r>
            </w:del>
          </w:p>
        </w:tc>
      </w:tr>
    </w:tbl>
    <w:p w14:paraId="27AAB8B8" w14:textId="513E668D" w:rsidR="0086459C" w:rsidDel="004516BF" w:rsidRDefault="0086459C" w:rsidP="00B06AE0">
      <w:pPr>
        <w:rPr>
          <w:del w:id="1252" w:author="Tukhbatov Ruslan" w:date="2020-04-21T04:34:00Z"/>
        </w:rPr>
      </w:pPr>
    </w:p>
    <w:p w14:paraId="4766DFB3" w14:textId="442AF26C" w:rsidR="0086079E" w:rsidRDefault="0086079E" w:rsidP="00B06AE0"/>
    <w:p w14:paraId="3AEA28C5" w14:textId="77777777" w:rsidR="0086079E" w:rsidRDefault="0086079E" w:rsidP="00B06AE0"/>
    <w:p w14:paraId="361C02BA" w14:textId="77777777" w:rsidR="0086459C" w:rsidRDefault="0086459C" w:rsidP="00B06AE0"/>
    <w:p w14:paraId="5A7405A0" w14:textId="19808D2B" w:rsidR="00FB3409" w:rsidRPr="00CD4448" w:rsidRDefault="00FB3409" w:rsidP="00FB3409">
      <w:pPr>
        <w:pStyle w:val="4"/>
      </w:pPr>
      <w:r w:rsidRPr="00CD4448">
        <w:lastRenderedPageBreak/>
        <w:t xml:space="preserve">Шаг процесса 10.07.04.01.055 – Заведение в </w:t>
      </w:r>
      <w:r w:rsidRPr="00CD4448">
        <w:rPr>
          <w:lang w:val="en-US"/>
        </w:rPr>
        <w:t>SAP</w:t>
      </w:r>
      <w:r w:rsidRPr="00CD4448">
        <w:t xml:space="preserve"> </w:t>
      </w:r>
      <w:r w:rsidRPr="00CD4448">
        <w:rPr>
          <w:lang w:val="en-US"/>
        </w:rPr>
        <w:t>EWM</w:t>
      </w:r>
      <w:r w:rsidRPr="00CD4448">
        <w:t xml:space="preserve"> ресурсов</w:t>
      </w:r>
    </w:p>
    <w:p w14:paraId="2738D8D4" w14:textId="569F5CC1" w:rsidR="00FB3409" w:rsidRDefault="00FB3409" w:rsidP="00B06AE0"/>
    <w:p w14:paraId="76ABE096" w14:textId="0CF3C27A" w:rsidR="00FB3409" w:rsidRDefault="00CD4448" w:rsidP="00F46614">
      <w:pPr>
        <w:ind w:firstLine="709"/>
      </w:pPr>
      <w:r>
        <w:t xml:space="preserve">В том случае, если в </w:t>
      </w:r>
      <w:r>
        <w:rPr>
          <w:lang w:val="en-US"/>
        </w:rPr>
        <w:t>SAP</w:t>
      </w:r>
      <w:r w:rsidRPr="00CD4448">
        <w:t xml:space="preserve"> </w:t>
      </w:r>
      <w:r>
        <w:rPr>
          <w:lang w:val="en-US"/>
        </w:rPr>
        <w:t>EWM</w:t>
      </w:r>
      <w:r w:rsidRPr="00CD4448">
        <w:t xml:space="preserve"> </w:t>
      </w:r>
      <w:r>
        <w:t xml:space="preserve">нет подходящего ресурса и есть необходимость по его внесению в систему, </w:t>
      </w:r>
      <w:del w:id="1253" w:author="Кращенко Олег Владимирович (Подрядчик. ООО БерингПойнт)" w:date="2020-04-23T15:40:00Z">
        <w:r w:rsidDel="004E728B">
          <w:delText>оператор склада СП</w:delText>
        </w:r>
      </w:del>
      <w:ins w:id="1254" w:author="Кращенко Олег Владимирович (Подрядчик. ООО БерингПойнт)" w:date="2020-04-23T15:40:00Z">
        <w:r w:rsidR="004E728B">
          <w:t>Оператор склада</w:t>
        </w:r>
      </w:ins>
      <w:r>
        <w:t xml:space="preserve"> вносит данный ресурс в соответствующий справочник в </w:t>
      </w:r>
      <w:r>
        <w:rPr>
          <w:lang w:val="en-US"/>
        </w:rPr>
        <w:t>SAP</w:t>
      </w:r>
      <w:r w:rsidRPr="00CD4448">
        <w:t xml:space="preserve"> </w:t>
      </w:r>
      <w:r>
        <w:rPr>
          <w:lang w:val="en-US"/>
        </w:rPr>
        <w:t>EWM</w:t>
      </w:r>
      <w:r>
        <w:t>.</w:t>
      </w:r>
      <w:r w:rsidR="00F46614">
        <w:t xml:space="preserve"> При внесении ресурса указывается его тип. Ведение ресурсов описано в п. 5.10.3.4 Ресурсы.</w:t>
      </w:r>
    </w:p>
    <w:p w14:paraId="25962674" w14:textId="77777777" w:rsidR="00BB4FFA" w:rsidRDefault="00BB4FFA" w:rsidP="00B06AE0"/>
    <w:p w14:paraId="67D53015" w14:textId="10C0D6D7" w:rsidR="0086459C" w:rsidRDefault="0086459C" w:rsidP="0086459C">
      <w:pPr>
        <w:jc w:val="right"/>
        <w:rPr>
          <w:rFonts w:cs="Arial"/>
          <w:b/>
          <w:sz w:val="22"/>
        </w:rPr>
      </w:pPr>
      <w:r w:rsidRPr="00916FAB">
        <w:rPr>
          <w:rFonts w:cs="Arial"/>
          <w:b/>
          <w:sz w:val="22"/>
        </w:rPr>
        <w:t xml:space="preserve">Таблица </w:t>
      </w:r>
      <w:r>
        <w:rPr>
          <w:rFonts w:cs="Arial"/>
          <w:b/>
          <w:sz w:val="22"/>
        </w:rPr>
        <w:t>80</w:t>
      </w:r>
      <w:r w:rsidRPr="00916FAB">
        <w:rPr>
          <w:rFonts w:cs="Arial"/>
          <w:b/>
          <w:sz w:val="22"/>
        </w:rPr>
        <w:t xml:space="preserve">. Описание </w:t>
      </w:r>
      <w:r>
        <w:rPr>
          <w:rFonts w:cs="Arial"/>
          <w:b/>
          <w:sz w:val="22"/>
        </w:rPr>
        <w:t xml:space="preserve">шага «Заведение в </w:t>
      </w:r>
      <w:r>
        <w:rPr>
          <w:rFonts w:cs="Arial"/>
          <w:b/>
          <w:sz w:val="22"/>
          <w:lang w:val="en-US"/>
        </w:rPr>
        <w:t>SAP</w:t>
      </w:r>
      <w:r w:rsidRPr="0086459C">
        <w:rPr>
          <w:rFonts w:cs="Arial"/>
          <w:b/>
          <w:sz w:val="22"/>
        </w:rPr>
        <w:t xml:space="preserve"> </w:t>
      </w:r>
      <w:r>
        <w:rPr>
          <w:rFonts w:cs="Arial"/>
          <w:b/>
          <w:sz w:val="22"/>
          <w:lang w:val="en-US"/>
        </w:rPr>
        <w:t>EWM</w:t>
      </w:r>
      <w:r w:rsidRPr="0086459C">
        <w:rPr>
          <w:rFonts w:cs="Arial"/>
          <w:b/>
          <w:sz w:val="22"/>
        </w:rPr>
        <w:t xml:space="preserve"> </w:t>
      </w:r>
      <w:r>
        <w:rPr>
          <w:rFonts w:cs="Arial"/>
          <w:b/>
          <w:sz w:val="22"/>
        </w:rPr>
        <w:t>ресурсов»</w:t>
      </w:r>
    </w:p>
    <w:p w14:paraId="18D89062" w14:textId="6119A4B4" w:rsidR="0086459C" w:rsidRDefault="0086459C" w:rsidP="00B06AE0"/>
    <w:tbl>
      <w:tblPr>
        <w:tblW w:w="10234" w:type="dxa"/>
        <w:tblInd w:w="-38" w:type="dxa"/>
        <w:tblLayout w:type="fixed"/>
        <w:tblCellMar>
          <w:left w:w="30" w:type="dxa"/>
          <w:right w:w="30" w:type="dxa"/>
        </w:tblCellMar>
        <w:tblLook w:val="0000" w:firstRow="0" w:lastRow="0" w:firstColumn="0" w:lastColumn="0" w:noHBand="0" w:noVBand="0"/>
      </w:tblPr>
      <w:tblGrid>
        <w:gridCol w:w="1873"/>
        <w:gridCol w:w="2552"/>
        <w:gridCol w:w="1701"/>
        <w:gridCol w:w="1275"/>
        <w:gridCol w:w="1244"/>
        <w:gridCol w:w="1589"/>
      </w:tblGrid>
      <w:tr w:rsidR="0086459C" w14:paraId="7CD7FA0C" w14:textId="77777777" w:rsidTr="0086459C">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48AD7F65" w14:textId="77777777" w:rsidR="0086459C" w:rsidRDefault="0086459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552" w:type="dxa"/>
            <w:tcBorders>
              <w:top w:val="single" w:sz="6" w:space="0" w:color="auto"/>
              <w:left w:val="single" w:sz="6" w:space="0" w:color="auto"/>
              <w:bottom w:val="single" w:sz="6" w:space="0" w:color="auto"/>
              <w:right w:val="single" w:sz="6" w:space="0" w:color="auto"/>
            </w:tcBorders>
            <w:shd w:val="solid" w:color="FFCC00" w:fill="auto"/>
          </w:tcPr>
          <w:p w14:paraId="42FD25D3" w14:textId="77777777" w:rsidR="0086459C" w:rsidRDefault="0086459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04A0EB38" w14:textId="77777777" w:rsidR="0086459C" w:rsidRDefault="0086459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2C6C7579" w14:textId="77777777" w:rsidR="0086459C" w:rsidRDefault="0086459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44" w:type="dxa"/>
            <w:tcBorders>
              <w:top w:val="single" w:sz="6" w:space="0" w:color="auto"/>
              <w:left w:val="single" w:sz="6" w:space="0" w:color="auto"/>
              <w:bottom w:val="single" w:sz="6" w:space="0" w:color="auto"/>
              <w:right w:val="single" w:sz="6" w:space="0" w:color="auto"/>
            </w:tcBorders>
            <w:shd w:val="solid" w:color="FFCC00" w:fill="auto"/>
          </w:tcPr>
          <w:p w14:paraId="57E36A4A" w14:textId="77777777" w:rsidR="0086459C" w:rsidRDefault="0086459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89" w:type="dxa"/>
            <w:tcBorders>
              <w:top w:val="single" w:sz="6" w:space="0" w:color="auto"/>
              <w:left w:val="single" w:sz="6" w:space="0" w:color="auto"/>
              <w:bottom w:val="single" w:sz="6" w:space="0" w:color="auto"/>
              <w:right w:val="single" w:sz="6" w:space="0" w:color="auto"/>
            </w:tcBorders>
            <w:shd w:val="solid" w:color="FFCC00" w:fill="auto"/>
          </w:tcPr>
          <w:p w14:paraId="4A716FB9" w14:textId="77777777" w:rsidR="0086459C" w:rsidRDefault="0086459C">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6459C" w14:paraId="3B635DD7" w14:textId="77777777" w:rsidTr="0086459C">
        <w:trPr>
          <w:trHeight w:val="132"/>
        </w:trPr>
        <w:tc>
          <w:tcPr>
            <w:tcW w:w="1873" w:type="dxa"/>
            <w:tcBorders>
              <w:top w:val="single" w:sz="6" w:space="0" w:color="auto"/>
              <w:left w:val="single" w:sz="6" w:space="0" w:color="auto"/>
              <w:bottom w:val="single" w:sz="6" w:space="0" w:color="auto"/>
              <w:right w:val="single" w:sz="6" w:space="0" w:color="auto"/>
            </w:tcBorders>
          </w:tcPr>
          <w:p w14:paraId="04A0A981" w14:textId="77777777" w:rsidR="0086459C" w:rsidRDefault="0086459C">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ПП-10.07.04.01.055</w:t>
            </w:r>
          </w:p>
        </w:tc>
        <w:tc>
          <w:tcPr>
            <w:tcW w:w="2552" w:type="dxa"/>
            <w:tcBorders>
              <w:top w:val="single" w:sz="6" w:space="0" w:color="auto"/>
              <w:left w:val="single" w:sz="6" w:space="0" w:color="auto"/>
              <w:bottom w:val="single" w:sz="6" w:space="0" w:color="auto"/>
              <w:right w:val="single" w:sz="6" w:space="0" w:color="auto"/>
            </w:tcBorders>
          </w:tcPr>
          <w:p w14:paraId="2293792E" w14:textId="77777777" w:rsidR="0086459C" w:rsidRDefault="0086459C">
            <w:pPr>
              <w:autoSpaceDE w:val="0"/>
              <w:autoSpaceDN w:val="0"/>
              <w:adjustRightInd w:val="0"/>
              <w:jc w:val="left"/>
              <w:rPr>
                <w:rFonts w:eastAsiaTheme="minorHAnsi" w:cs="Arial"/>
                <w:color w:val="000000"/>
                <w:sz w:val="20"/>
                <w:szCs w:val="20"/>
              </w:rPr>
            </w:pPr>
            <w:r>
              <w:rPr>
                <w:rFonts w:eastAsiaTheme="minorHAnsi" w:cs="Arial"/>
                <w:color w:val="000000"/>
                <w:sz w:val="20"/>
                <w:szCs w:val="20"/>
              </w:rPr>
              <w:t>Место погрузки назначено, ресурсы в SAP EWM не заведены</w:t>
            </w:r>
          </w:p>
        </w:tc>
        <w:tc>
          <w:tcPr>
            <w:tcW w:w="1701" w:type="dxa"/>
            <w:tcBorders>
              <w:top w:val="single" w:sz="6" w:space="0" w:color="auto"/>
              <w:left w:val="single" w:sz="6" w:space="0" w:color="auto"/>
              <w:bottom w:val="single" w:sz="6" w:space="0" w:color="auto"/>
              <w:right w:val="single" w:sz="6" w:space="0" w:color="auto"/>
            </w:tcBorders>
          </w:tcPr>
          <w:p w14:paraId="0E9C9FD9" w14:textId="77777777" w:rsidR="0086459C" w:rsidRDefault="0086459C">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/SCWM/RSRC Ведение ресурсов</w:t>
            </w:r>
          </w:p>
        </w:tc>
        <w:tc>
          <w:tcPr>
            <w:tcW w:w="1275" w:type="dxa"/>
            <w:tcBorders>
              <w:top w:val="single" w:sz="6" w:space="0" w:color="auto"/>
              <w:left w:val="single" w:sz="6" w:space="0" w:color="auto"/>
              <w:bottom w:val="single" w:sz="6" w:space="0" w:color="auto"/>
              <w:right w:val="single" w:sz="6" w:space="0" w:color="auto"/>
            </w:tcBorders>
          </w:tcPr>
          <w:p w14:paraId="29ACFBE9" w14:textId="77777777" w:rsidR="0086459C" w:rsidRDefault="0086459C">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Складские ресурсы</w:t>
            </w:r>
          </w:p>
        </w:tc>
        <w:tc>
          <w:tcPr>
            <w:tcW w:w="1244" w:type="dxa"/>
            <w:tcBorders>
              <w:top w:val="single" w:sz="6" w:space="0" w:color="auto"/>
              <w:left w:val="single" w:sz="6" w:space="0" w:color="auto"/>
              <w:bottom w:val="single" w:sz="6" w:space="0" w:color="auto"/>
              <w:right w:val="single" w:sz="6" w:space="0" w:color="auto"/>
            </w:tcBorders>
          </w:tcPr>
          <w:p w14:paraId="6C48D656" w14:textId="77777777" w:rsidR="0086459C" w:rsidRDefault="0086459C">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Складские ресурсы</w:t>
            </w:r>
          </w:p>
        </w:tc>
        <w:tc>
          <w:tcPr>
            <w:tcW w:w="1589" w:type="dxa"/>
            <w:tcBorders>
              <w:top w:val="single" w:sz="6" w:space="0" w:color="auto"/>
              <w:left w:val="single" w:sz="6" w:space="0" w:color="auto"/>
              <w:bottom w:val="single" w:sz="6" w:space="0" w:color="auto"/>
              <w:right w:val="single" w:sz="6" w:space="0" w:color="auto"/>
            </w:tcBorders>
          </w:tcPr>
          <w:p w14:paraId="41538007" w14:textId="54A4A56A" w:rsidR="0086459C" w:rsidRDefault="0086459C">
            <w:pPr>
              <w:autoSpaceDE w:val="0"/>
              <w:autoSpaceDN w:val="0"/>
              <w:adjustRightInd w:val="0"/>
              <w:jc w:val="left"/>
              <w:rPr>
                <w:rFonts w:eastAsiaTheme="minorHAnsi" w:cs="Arial"/>
                <w:color w:val="000000"/>
                <w:sz w:val="20"/>
                <w:szCs w:val="20"/>
              </w:rPr>
            </w:pPr>
            <w:del w:id="1255" w:author="Кращенко Олег Владимирович (Подрядчик. ООО БерингПойнт)" w:date="2020-04-23T15:40:00Z">
              <w:r w:rsidDel="004E728B">
                <w:rPr>
                  <w:rFonts w:eastAsiaTheme="minorHAnsi" w:cs="Arial"/>
                  <w:color w:val="000000"/>
                  <w:sz w:val="20"/>
                  <w:szCs w:val="20"/>
                </w:rPr>
                <w:delText>Заведующий складом СП</w:delText>
              </w:r>
            </w:del>
            <w:ins w:id="1256"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tc>
      </w:tr>
    </w:tbl>
    <w:p w14:paraId="2E899D0C" w14:textId="77777777" w:rsidR="00494F94" w:rsidRDefault="00494F94" w:rsidP="00B06AE0"/>
    <w:p w14:paraId="5DE55CDB" w14:textId="40D39E18" w:rsidR="00B5746D" w:rsidRPr="00F24A35" w:rsidDel="00854484" w:rsidRDefault="00B5746D" w:rsidP="00F24A35">
      <w:pPr>
        <w:pStyle w:val="4"/>
        <w:rPr>
          <w:del w:id="1257" w:author="Tukhbatov Ruslan" w:date="2020-04-21T04:35:00Z"/>
        </w:rPr>
      </w:pPr>
      <w:del w:id="1258" w:author="Tukhbatov Ruslan" w:date="2020-04-21T04:35:00Z">
        <w:r w:rsidRPr="00F24A35" w:rsidDel="00854484">
          <w:delText>Шаг процесса 10.0</w:delText>
        </w:r>
        <w:r w:rsidR="000B535E" w:rsidDel="00854484">
          <w:delText>7</w:delText>
        </w:r>
        <w:r w:rsidRPr="00F24A35" w:rsidDel="00854484">
          <w:delText xml:space="preserve">.04.01.060 – </w:delText>
        </w:r>
        <w:r w:rsidR="00F24A35" w:rsidRPr="00F24A35" w:rsidDel="00854484">
          <w:delText>Подача ТС на разгрузку</w:delText>
        </w:r>
      </w:del>
    </w:p>
    <w:p w14:paraId="582CF797" w14:textId="1164D1F8" w:rsidR="00715906" w:rsidDel="00854484" w:rsidRDefault="00715906" w:rsidP="00715906">
      <w:pPr>
        <w:ind w:firstLine="709"/>
        <w:rPr>
          <w:del w:id="1259" w:author="Tukhbatov Ruslan" w:date="2020-04-21T04:35:00Z"/>
        </w:rPr>
      </w:pPr>
    </w:p>
    <w:p w14:paraId="6A464121" w14:textId="4726A0E7" w:rsidR="00715906" w:rsidDel="00854484" w:rsidRDefault="00715906" w:rsidP="00715906">
      <w:pPr>
        <w:ind w:firstLine="709"/>
        <w:rPr>
          <w:del w:id="1260" w:author="Tukhbatov Ruslan" w:date="2020-04-21T04:35:00Z"/>
        </w:rPr>
      </w:pPr>
      <w:del w:id="1261" w:author="Tukhbatov Ruslan" w:date="2020-04-21T04:35:00Z">
        <w:r w:rsidDel="00854484">
          <w:delText xml:space="preserve">После назначения места разгрузки транспортное средство направляется на назначенную диспетчером склада СП площадку/док/перрон/причал в зависимости от типа ТС для последующей разгрузки. При этом, входящая поставка в </w:delText>
        </w:r>
        <w:r w:rsidR="007961EE" w:rsidDel="00854484">
          <w:rPr>
            <w:rFonts w:eastAsiaTheme="majorEastAsia"/>
            <w:lang w:val="en-US"/>
          </w:rPr>
          <w:delText>SAP</w:delText>
        </w:r>
        <w:r w:rsidR="007961EE" w:rsidRPr="007961EE" w:rsidDel="00854484">
          <w:rPr>
            <w:rFonts w:eastAsiaTheme="majorEastAsia"/>
          </w:rPr>
          <w:delText xml:space="preserve"> </w:delText>
        </w:r>
        <w:r w:rsidR="007961EE" w:rsidDel="00854484">
          <w:rPr>
            <w:rFonts w:eastAsiaTheme="majorEastAsia"/>
            <w:lang w:val="en-US"/>
          </w:rPr>
          <w:delText>EWM</w:delText>
        </w:r>
        <w:r w:rsidR="007961EE" w:rsidDel="00854484">
          <w:delText xml:space="preserve"> </w:delText>
        </w:r>
        <w:r w:rsidDel="00854484">
          <w:delText>остается активной.</w:delText>
        </w:r>
      </w:del>
    </w:p>
    <w:p w14:paraId="7C734829" w14:textId="7E7884B4" w:rsidR="00715906" w:rsidDel="00854484" w:rsidRDefault="00715906" w:rsidP="00715906">
      <w:pPr>
        <w:ind w:firstLine="709"/>
        <w:rPr>
          <w:del w:id="1262" w:author="Tukhbatov Ruslan" w:date="2020-04-21T04:35:00Z"/>
        </w:rPr>
      </w:pPr>
      <w:del w:id="1263" w:author="Tukhbatov Ruslan" w:date="2020-04-21T04:35:00Z">
        <w:r w:rsidDel="00854484">
          <w:delText xml:space="preserve">После подачи ТС на разгрузку и его постановки </w:delText>
        </w:r>
        <w:r w:rsidR="00B42A1C" w:rsidDel="00854484">
          <w:delText>месту разгрузки</w:delText>
        </w:r>
        <w:r w:rsidDel="00854484">
          <w:delText xml:space="preserve">, </w:delText>
        </w:r>
        <w:r w:rsidR="007961EE" w:rsidDel="00854484">
          <w:rPr>
            <w:rFonts w:eastAsiaTheme="majorEastAsia"/>
            <w:lang w:val="en-US"/>
          </w:rPr>
          <w:delText>SAP</w:delText>
        </w:r>
        <w:r w:rsidR="007961EE" w:rsidRPr="007961EE" w:rsidDel="00854484">
          <w:rPr>
            <w:rFonts w:eastAsiaTheme="majorEastAsia"/>
          </w:rPr>
          <w:delText xml:space="preserve"> </w:delText>
        </w:r>
        <w:r w:rsidR="007961EE" w:rsidDel="00854484">
          <w:rPr>
            <w:rFonts w:eastAsiaTheme="majorEastAsia"/>
            <w:lang w:val="en-US"/>
          </w:rPr>
          <w:delText>EWM</w:delText>
        </w:r>
        <w:r w:rsidR="007961EE" w:rsidDel="00854484">
          <w:delText xml:space="preserve"> </w:delText>
        </w:r>
        <w:r w:rsidDel="00854484">
          <w:delText xml:space="preserve">в автоматическом режиме либо </w:delText>
        </w:r>
      </w:del>
      <w:del w:id="1264" w:author="Кращенко Олег Владимирович (Подрядчик. ООО БерингПойнт)" w:date="2020-04-23T15:40:00Z">
        <w:r w:rsidDel="004E728B">
          <w:delText>оператор склада СП</w:delText>
        </w:r>
      </w:del>
      <w:ins w:id="1265" w:author="Кращенко Олег Владимирович (Подрядчик. ООО БерингПойнт)" w:date="2020-04-23T15:40:00Z">
        <w:r w:rsidR="004E728B">
          <w:t>Оператор склада</w:t>
        </w:r>
      </w:ins>
      <w:del w:id="1266" w:author="Tukhbatov Ruslan" w:date="2020-04-21T04:35:00Z">
        <w:r w:rsidDel="00854484">
          <w:delText xml:space="preserve"> по указанию заведующего складом СП назначает кладовщика СП для работы с кон</w:delText>
        </w:r>
        <w:r w:rsidR="00027994" w:rsidDel="00854484">
          <w:delText>кретной входящей поставкой.</w:delText>
        </w:r>
      </w:del>
    </w:p>
    <w:p w14:paraId="32132633" w14:textId="2A1123F0" w:rsidR="00F26B95" w:rsidRPr="00F26B95" w:rsidDel="00854484" w:rsidRDefault="00F26B95" w:rsidP="00715906">
      <w:pPr>
        <w:ind w:firstLine="709"/>
        <w:rPr>
          <w:del w:id="1267" w:author="Tukhbatov Ruslan" w:date="2020-04-21T04:35:00Z"/>
        </w:rPr>
      </w:pPr>
      <w:del w:id="1268" w:author="Tukhbatov Ruslan" w:date="2020-04-21T04:35:00Z">
        <w:r w:rsidDel="00854484">
          <w:delText xml:space="preserve">Статус обработки ТС передается в </w:delText>
        </w:r>
        <w:r w:rsidDel="00854484">
          <w:rPr>
            <w:lang w:val="en-US"/>
          </w:rPr>
          <w:delText>SAP</w:delText>
        </w:r>
        <w:r w:rsidRPr="00F26B95" w:rsidDel="00854484">
          <w:delText xml:space="preserve"> </w:delText>
        </w:r>
        <w:r w:rsidDel="00854484">
          <w:rPr>
            <w:lang w:val="en-US"/>
          </w:rPr>
          <w:delText>S</w:delText>
        </w:r>
        <w:r w:rsidRPr="00F26B95" w:rsidDel="00854484">
          <w:delText xml:space="preserve">/4 </w:delText>
        </w:r>
        <w:r w:rsidDel="00854484">
          <w:rPr>
            <w:lang w:val="en-US"/>
          </w:rPr>
          <w:delText>HANA</w:delText>
        </w:r>
        <w:r w:rsidDel="00854484">
          <w:delText xml:space="preserve"> (разработка № ММ30).</w:delText>
        </w:r>
      </w:del>
    </w:p>
    <w:p w14:paraId="65388B2C" w14:textId="6E9C736B" w:rsidR="00D5304E" w:rsidRPr="009D77B8" w:rsidDel="00854484" w:rsidRDefault="00D5304E" w:rsidP="00B5746D">
      <w:pPr>
        <w:rPr>
          <w:del w:id="1269" w:author="Tukhbatov Ruslan" w:date="2020-04-21T04:35:00Z"/>
        </w:rPr>
      </w:pPr>
    </w:p>
    <w:p w14:paraId="6731CA54" w14:textId="561E9FFA" w:rsidR="0086459C" w:rsidDel="00854484" w:rsidRDefault="0086459C" w:rsidP="0086459C">
      <w:pPr>
        <w:jc w:val="right"/>
        <w:rPr>
          <w:del w:id="1270" w:author="Tukhbatov Ruslan" w:date="2020-04-21T04:35:00Z"/>
          <w:rFonts w:cs="Arial"/>
          <w:b/>
          <w:sz w:val="22"/>
        </w:rPr>
      </w:pPr>
      <w:del w:id="1271" w:author="Tukhbatov Ruslan" w:date="2020-04-21T04:35:00Z">
        <w:r w:rsidRPr="00916FAB" w:rsidDel="00854484">
          <w:rPr>
            <w:rFonts w:cs="Arial"/>
            <w:b/>
            <w:sz w:val="22"/>
          </w:rPr>
          <w:delText xml:space="preserve">Таблица </w:delText>
        </w:r>
        <w:r w:rsidDel="00854484">
          <w:rPr>
            <w:rFonts w:cs="Arial"/>
            <w:b/>
            <w:sz w:val="22"/>
          </w:rPr>
          <w:delText>81</w:delText>
        </w:r>
        <w:r w:rsidRPr="00916FAB" w:rsidDel="00854484">
          <w:rPr>
            <w:rFonts w:cs="Arial"/>
            <w:b/>
            <w:sz w:val="22"/>
          </w:rPr>
          <w:delText xml:space="preserve">. Описание </w:delText>
        </w:r>
        <w:r w:rsidDel="00854484">
          <w:rPr>
            <w:rFonts w:cs="Arial"/>
            <w:b/>
            <w:sz w:val="22"/>
          </w:rPr>
          <w:delText>шага «Подача ТС на разгрузку»</w:delText>
        </w:r>
      </w:del>
    </w:p>
    <w:p w14:paraId="5266811B" w14:textId="6FEC1BD3" w:rsidR="0086459C" w:rsidDel="00854484" w:rsidRDefault="0086459C" w:rsidP="00B5746D">
      <w:pPr>
        <w:rPr>
          <w:del w:id="1272" w:author="Tukhbatov Ruslan" w:date="2020-04-21T04:35:00Z"/>
        </w:rPr>
      </w:pPr>
    </w:p>
    <w:tbl>
      <w:tblPr>
        <w:tblW w:w="10237"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3119"/>
        <w:gridCol w:w="1087"/>
        <w:gridCol w:w="1323"/>
        <w:gridCol w:w="1276"/>
        <w:gridCol w:w="1559"/>
      </w:tblGrid>
      <w:tr w:rsidR="0086459C" w:rsidDel="00854484" w14:paraId="4808AACB" w14:textId="3A111083" w:rsidTr="003F304B">
        <w:trPr>
          <w:trHeight w:val="67"/>
          <w:del w:id="1273" w:author="Tukhbatov Ruslan" w:date="2020-04-21T04:35:00Z"/>
        </w:trPr>
        <w:tc>
          <w:tcPr>
            <w:tcW w:w="1873" w:type="dxa"/>
            <w:shd w:val="solid" w:color="FFCC00" w:fill="auto"/>
          </w:tcPr>
          <w:p w14:paraId="590E3622" w14:textId="4FF45DF8" w:rsidR="0086459C" w:rsidDel="00854484" w:rsidRDefault="0086459C">
            <w:pPr>
              <w:autoSpaceDE w:val="0"/>
              <w:autoSpaceDN w:val="0"/>
              <w:adjustRightInd w:val="0"/>
              <w:jc w:val="center"/>
              <w:rPr>
                <w:del w:id="1274" w:author="Tukhbatov Ruslan" w:date="2020-04-21T04:35:00Z"/>
                <w:rFonts w:eastAsiaTheme="minorHAnsi" w:cs="Arial"/>
                <w:b/>
                <w:bCs/>
                <w:color w:val="000000"/>
                <w:sz w:val="20"/>
                <w:szCs w:val="20"/>
              </w:rPr>
            </w:pPr>
            <w:del w:id="1275" w:author="Tukhbatov Ruslan" w:date="2020-04-21T04:35:00Z">
              <w:r w:rsidDel="00854484">
                <w:rPr>
                  <w:rFonts w:eastAsiaTheme="minorHAnsi" w:cs="Arial"/>
                  <w:b/>
                  <w:bCs/>
                  <w:color w:val="000000"/>
                  <w:sz w:val="20"/>
                  <w:szCs w:val="20"/>
                </w:rPr>
                <w:delText>Номер шага</w:delText>
              </w:r>
            </w:del>
          </w:p>
        </w:tc>
        <w:tc>
          <w:tcPr>
            <w:tcW w:w="3119" w:type="dxa"/>
            <w:shd w:val="solid" w:color="FFCC00" w:fill="auto"/>
          </w:tcPr>
          <w:p w14:paraId="113FA732" w14:textId="6CC5D7B8" w:rsidR="0086459C" w:rsidDel="00854484" w:rsidRDefault="0086459C">
            <w:pPr>
              <w:autoSpaceDE w:val="0"/>
              <w:autoSpaceDN w:val="0"/>
              <w:adjustRightInd w:val="0"/>
              <w:jc w:val="center"/>
              <w:rPr>
                <w:del w:id="1276" w:author="Tukhbatov Ruslan" w:date="2020-04-21T04:35:00Z"/>
                <w:rFonts w:eastAsiaTheme="minorHAnsi" w:cs="Arial"/>
                <w:b/>
                <w:bCs/>
                <w:color w:val="000000"/>
                <w:sz w:val="20"/>
                <w:szCs w:val="20"/>
              </w:rPr>
            </w:pPr>
            <w:del w:id="1277" w:author="Tukhbatov Ruslan" w:date="2020-04-21T04:35:00Z">
              <w:r w:rsidDel="00854484">
                <w:rPr>
                  <w:rFonts w:eastAsiaTheme="minorHAnsi" w:cs="Arial"/>
                  <w:b/>
                  <w:bCs/>
                  <w:color w:val="000000"/>
                  <w:sz w:val="20"/>
                  <w:szCs w:val="20"/>
                </w:rPr>
                <w:delText>Предпосылки</w:delText>
              </w:r>
            </w:del>
          </w:p>
        </w:tc>
        <w:tc>
          <w:tcPr>
            <w:tcW w:w="1087" w:type="dxa"/>
            <w:shd w:val="solid" w:color="FFCC00" w:fill="auto"/>
          </w:tcPr>
          <w:p w14:paraId="51FDF1C5" w14:textId="5E5B77EE" w:rsidR="0086459C" w:rsidDel="00854484" w:rsidRDefault="0086459C">
            <w:pPr>
              <w:autoSpaceDE w:val="0"/>
              <w:autoSpaceDN w:val="0"/>
              <w:adjustRightInd w:val="0"/>
              <w:jc w:val="center"/>
              <w:rPr>
                <w:del w:id="1278" w:author="Tukhbatov Ruslan" w:date="2020-04-21T04:35:00Z"/>
                <w:rFonts w:eastAsiaTheme="minorHAnsi" w:cs="Arial"/>
                <w:b/>
                <w:bCs/>
                <w:color w:val="000000"/>
                <w:sz w:val="20"/>
                <w:szCs w:val="20"/>
              </w:rPr>
            </w:pPr>
            <w:del w:id="1279" w:author="Tukhbatov Ruslan" w:date="2020-04-21T04:35:00Z">
              <w:r w:rsidDel="00854484">
                <w:rPr>
                  <w:rFonts w:eastAsiaTheme="minorHAnsi" w:cs="Arial"/>
                  <w:b/>
                  <w:bCs/>
                  <w:color w:val="000000"/>
                  <w:sz w:val="20"/>
                  <w:szCs w:val="20"/>
                </w:rPr>
                <w:delText>Транзакция</w:delText>
              </w:r>
            </w:del>
          </w:p>
        </w:tc>
        <w:tc>
          <w:tcPr>
            <w:tcW w:w="1323" w:type="dxa"/>
            <w:shd w:val="solid" w:color="FFCC00" w:fill="auto"/>
          </w:tcPr>
          <w:p w14:paraId="1630ECC8" w14:textId="7614D148" w:rsidR="0086459C" w:rsidDel="00854484" w:rsidRDefault="0086459C">
            <w:pPr>
              <w:autoSpaceDE w:val="0"/>
              <w:autoSpaceDN w:val="0"/>
              <w:adjustRightInd w:val="0"/>
              <w:jc w:val="center"/>
              <w:rPr>
                <w:del w:id="1280" w:author="Tukhbatov Ruslan" w:date="2020-04-21T04:35:00Z"/>
                <w:rFonts w:eastAsiaTheme="minorHAnsi" w:cs="Arial"/>
                <w:b/>
                <w:bCs/>
                <w:color w:val="000000"/>
                <w:sz w:val="20"/>
                <w:szCs w:val="20"/>
              </w:rPr>
            </w:pPr>
            <w:del w:id="1281" w:author="Tukhbatov Ruslan" w:date="2020-04-21T04:35:00Z">
              <w:r w:rsidDel="00854484">
                <w:rPr>
                  <w:rFonts w:eastAsiaTheme="minorHAnsi" w:cs="Arial"/>
                  <w:b/>
                  <w:bCs/>
                  <w:color w:val="000000"/>
                  <w:sz w:val="20"/>
                  <w:szCs w:val="20"/>
                </w:rPr>
                <w:delText>Вход</w:delText>
              </w:r>
            </w:del>
          </w:p>
        </w:tc>
        <w:tc>
          <w:tcPr>
            <w:tcW w:w="1276" w:type="dxa"/>
            <w:shd w:val="solid" w:color="FFCC00" w:fill="auto"/>
          </w:tcPr>
          <w:p w14:paraId="6DF882CE" w14:textId="17AD9F9C" w:rsidR="0086459C" w:rsidDel="00854484" w:rsidRDefault="0086459C">
            <w:pPr>
              <w:autoSpaceDE w:val="0"/>
              <w:autoSpaceDN w:val="0"/>
              <w:adjustRightInd w:val="0"/>
              <w:jc w:val="center"/>
              <w:rPr>
                <w:del w:id="1282" w:author="Tukhbatov Ruslan" w:date="2020-04-21T04:35:00Z"/>
                <w:rFonts w:eastAsiaTheme="minorHAnsi" w:cs="Arial"/>
                <w:b/>
                <w:bCs/>
                <w:color w:val="000000"/>
                <w:sz w:val="20"/>
                <w:szCs w:val="20"/>
              </w:rPr>
            </w:pPr>
            <w:del w:id="1283" w:author="Tukhbatov Ruslan" w:date="2020-04-21T04:35:00Z">
              <w:r w:rsidDel="00854484">
                <w:rPr>
                  <w:rFonts w:eastAsiaTheme="minorHAnsi" w:cs="Arial"/>
                  <w:b/>
                  <w:bCs/>
                  <w:color w:val="000000"/>
                  <w:sz w:val="20"/>
                  <w:szCs w:val="20"/>
                </w:rPr>
                <w:delText>Результат</w:delText>
              </w:r>
            </w:del>
          </w:p>
        </w:tc>
        <w:tc>
          <w:tcPr>
            <w:tcW w:w="1559" w:type="dxa"/>
            <w:shd w:val="solid" w:color="FFCC00" w:fill="auto"/>
          </w:tcPr>
          <w:p w14:paraId="71BF03FB" w14:textId="7AD0DF3D" w:rsidR="0086459C" w:rsidDel="00854484" w:rsidRDefault="0086459C">
            <w:pPr>
              <w:autoSpaceDE w:val="0"/>
              <w:autoSpaceDN w:val="0"/>
              <w:adjustRightInd w:val="0"/>
              <w:jc w:val="center"/>
              <w:rPr>
                <w:del w:id="1284" w:author="Tukhbatov Ruslan" w:date="2020-04-21T04:35:00Z"/>
                <w:rFonts w:eastAsiaTheme="minorHAnsi" w:cs="Arial"/>
                <w:b/>
                <w:bCs/>
                <w:color w:val="000000"/>
                <w:sz w:val="20"/>
                <w:szCs w:val="20"/>
              </w:rPr>
            </w:pPr>
            <w:del w:id="1285" w:author="Tukhbatov Ruslan" w:date="2020-04-21T04:35:00Z">
              <w:r w:rsidDel="00854484">
                <w:rPr>
                  <w:rFonts w:eastAsiaTheme="minorHAnsi" w:cs="Arial"/>
                  <w:b/>
                  <w:bCs/>
                  <w:color w:val="000000"/>
                  <w:sz w:val="20"/>
                  <w:szCs w:val="20"/>
                </w:rPr>
                <w:delText>Бизнес-роль</w:delText>
              </w:r>
            </w:del>
          </w:p>
        </w:tc>
      </w:tr>
      <w:tr w:rsidR="0086459C" w:rsidDel="00854484" w14:paraId="720FD085" w14:textId="047A95CD" w:rsidTr="003F304B">
        <w:trPr>
          <w:trHeight w:val="132"/>
          <w:del w:id="1286" w:author="Tukhbatov Ruslan" w:date="2020-04-21T04:35:00Z"/>
        </w:trPr>
        <w:tc>
          <w:tcPr>
            <w:tcW w:w="1873" w:type="dxa"/>
          </w:tcPr>
          <w:p w14:paraId="0F8D1C45" w14:textId="3BB3340D" w:rsidR="0086459C" w:rsidDel="00854484" w:rsidRDefault="0086459C">
            <w:pPr>
              <w:autoSpaceDE w:val="0"/>
              <w:autoSpaceDN w:val="0"/>
              <w:adjustRightInd w:val="0"/>
              <w:jc w:val="left"/>
              <w:rPr>
                <w:del w:id="1287" w:author="Tukhbatov Ruslan" w:date="2020-04-21T04:35:00Z"/>
                <w:rFonts w:eastAsiaTheme="minorHAnsi" w:cs="Arial"/>
                <w:color w:val="000000"/>
                <w:sz w:val="20"/>
                <w:szCs w:val="20"/>
              </w:rPr>
            </w:pPr>
            <w:del w:id="1288" w:author="Tukhbatov Ruslan" w:date="2020-04-21T04:35:00Z">
              <w:r w:rsidDel="00854484">
                <w:rPr>
                  <w:rFonts w:eastAsiaTheme="minorHAnsi" w:cs="Arial"/>
                  <w:color w:val="000000"/>
                  <w:sz w:val="20"/>
                  <w:szCs w:val="20"/>
                </w:rPr>
                <w:delText>ПП-10.07.04.01.060</w:delText>
              </w:r>
            </w:del>
          </w:p>
        </w:tc>
        <w:tc>
          <w:tcPr>
            <w:tcW w:w="3119" w:type="dxa"/>
          </w:tcPr>
          <w:p w14:paraId="33823379" w14:textId="64E0B4FB" w:rsidR="0086459C" w:rsidDel="00854484" w:rsidRDefault="0086459C">
            <w:pPr>
              <w:autoSpaceDE w:val="0"/>
              <w:autoSpaceDN w:val="0"/>
              <w:adjustRightInd w:val="0"/>
              <w:jc w:val="left"/>
              <w:rPr>
                <w:del w:id="1289" w:author="Tukhbatov Ruslan" w:date="2020-04-21T04:35:00Z"/>
                <w:rFonts w:eastAsiaTheme="minorHAnsi" w:cs="Arial"/>
                <w:color w:val="000000"/>
                <w:sz w:val="20"/>
                <w:szCs w:val="20"/>
              </w:rPr>
            </w:pPr>
            <w:del w:id="1290" w:author="Tukhbatov Ruslan" w:date="2020-04-21T04:35:00Z">
              <w:r w:rsidDel="00854484">
                <w:rPr>
                  <w:rFonts w:eastAsiaTheme="minorHAnsi" w:cs="Arial"/>
                  <w:color w:val="000000"/>
                  <w:sz w:val="20"/>
                  <w:szCs w:val="20"/>
                </w:rPr>
                <w:delText>Место разгрузки назначено, ресурсы в SAP EWM заведены</w:delText>
              </w:r>
            </w:del>
          </w:p>
        </w:tc>
        <w:tc>
          <w:tcPr>
            <w:tcW w:w="1087" w:type="dxa"/>
          </w:tcPr>
          <w:p w14:paraId="24FD6979" w14:textId="1B8BEE5B" w:rsidR="0086459C" w:rsidDel="00854484" w:rsidRDefault="0086459C">
            <w:pPr>
              <w:autoSpaceDE w:val="0"/>
              <w:autoSpaceDN w:val="0"/>
              <w:adjustRightInd w:val="0"/>
              <w:jc w:val="left"/>
              <w:rPr>
                <w:del w:id="1291" w:author="Tukhbatov Ruslan" w:date="2020-04-21T04:35:00Z"/>
                <w:rFonts w:eastAsiaTheme="minorHAnsi" w:cs="Arial"/>
                <w:color w:val="000000"/>
                <w:sz w:val="20"/>
                <w:szCs w:val="20"/>
              </w:rPr>
            </w:pPr>
            <w:del w:id="1292" w:author="Tukhbatov Ruslan" w:date="2020-04-21T04:35:00Z">
              <w:r w:rsidDel="00854484">
                <w:rPr>
                  <w:rFonts w:eastAsiaTheme="minorHAnsi" w:cs="Arial"/>
                  <w:color w:val="000000"/>
                  <w:sz w:val="20"/>
                  <w:szCs w:val="20"/>
                </w:rPr>
                <w:delText>-</w:delText>
              </w:r>
            </w:del>
          </w:p>
        </w:tc>
        <w:tc>
          <w:tcPr>
            <w:tcW w:w="1323" w:type="dxa"/>
          </w:tcPr>
          <w:p w14:paraId="28C4097F" w14:textId="6243E57C" w:rsidR="0086459C" w:rsidDel="00854484" w:rsidRDefault="0086459C">
            <w:pPr>
              <w:autoSpaceDE w:val="0"/>
              <w:autoSpaceDN w:val="0"/>
              <w:adjustRightInd w:val="0"/>
              <w:jc w:val="left"/>
              <w:rPr>
                <w:del w:id="1293" w:author="Tukhbatov Ruslan" w:date="2020-04-21T04:35:00Z"/>
                <w:rFonts w:eastAsiaTheme="minorHAnsi" w:cs="Arial"/>
                <w:color w:val="000000"/>
                <w:sz w:val="20"/>
                <w:szCs w:val="20"/>
              </w:rPr>
            </w:pPr>
            <w:del w:id="1294" w:author="Tukhbatov Ruslan" w:date="2020-04-21T04:35:00Z">
              <w:r w:rsidDel="00854484">
                <w:rPr>
                  <w:rFonts w:eastAsiaTheme="minorHAnsi" w:cs="Arial"/>
                  <w:color w:val="000000"/>
                  <w:sz w:val="20"/>
                  <w:szCs w:val="20"/>
                </w:rPr>
                <w:delText>Входящая поставка</w:delText>
              </w:r>
            </w:del>
          </w:p>
        </w:tc>
        <w:tc>
          <w:tcPr>
            <w:tcW w:w="1276" w:type="dxa"/>
          </w:tcPr>
          <w:p w14:paraId="03AD0C01" w14:textId="61C7AA60" w:rsidR="0086459C" w:rsidDel="00854484" w:rsidRDefault="0086459C">
            <w:pPr>
              <w:autoSpaceDE w:val="0"/>
              <w:autoSpaceDN w:val="0"/>
              <w:adjustRightInd w:val="0"/>
              <w:jc w:val="left"/>
              <w:rPr>
                <w:del w:id="1295" w:author="Tukhbatov Ruslan" w:date="2020-04-21T04:35:00Z"/>
                <w:rFonts w:eastAsiaTheme="minorHAnsi" w:cs="Arial"/>
                <w:color w:val="000000"/>
                <w:sz w:val="20"/>
                <w:szCs w:val="20"/>
              </w:rPr>
            </w:pPr>
            <w:del w:id="1296" w:author="Tukhbatov Ruslan" w:date="2020-04-21T04:35:00Z">
              <w:r w:rsidDel="00854484">
                <w:rPr>
                  <w:rFonts w:eastAsiaTheme="minorHAnsi" w:cs="Arial"/>
                  <w:color w:val="000000"/>
                  <w:sz w:val="20"/>
                  <w:szCs w:val="20"/>
                </w:rPr>
                <w:delText>Входящая поставка</w:delText>
              </w:r>
            </w:del>
          </w:p>
        </w:tc>
        <w:tc>
          <w:tcPr>
            <w:tcW w:w="1559" w:type="dxa"/>
          </w:tcPr>
          <w:p w14:paraId="20B2450D" w14:textId="43E00708" w:rsidR="0086459C" w:rsidDel="00854484" w:rsidRDefault="0086459C">
            <w:pPr>
              <w:autoSpaceDE w:val="0"/>
              <w:autoSpaceDN w:val="0"/>
              <w:adjustRightInd w:val="0"/>
              <w:jc w:val="left"/>
              <w:rPr>
                <w:del w:id="1297" w:author="Tukhbatov Ruslan" w:date="2020-04-21T04:35:00Z"/>
                <w:rFonts w:eastAsiaTheme="minorHAnsi" w:cs="Arial"/>
                <w:color w:val="000000"/>
                <w:sz w:val="20"/>
                <w:szCs w:val="20"/>
              </w:rPr>
            </w:pPr>
            <w:del w:id="1298" w:author="Tukhbatov Ruslan" w:date="2020-04-21T04:35:00Z">
              <w:r w:rsidDel="00854484">
                <w:rPr>
                  <w:rFonts w:eastAsiaTheme="minorHAnsi" w:cs="Arial"/>
                  <w:color w:val="000000"/>
                  <w:sz w:val="20"/>
                  <w:szCs w:val="20"/>
                </w:rPr>
                <w:delText>Диспетчер склада СП</w:delText>
              </w:r>
            </w:del>
          </w:p>
        </w:tc>
      </w:tr>
    </w:tbl>
    <w:p w14:paraId="08DFC556" w14:textId="77777777" w:rsidR="0086459C" w:rsidRDefault="0086459C" w:rsidP="00B5746D"/>
    <w:p w14:paraId="6F128B54" w14:textId="77777777" w:rsidR="0086459C" w:rsidRPr="009D77B8" w:rsidRDefault="0086459C" w:rsidP="00B5746D"/>
    <w:p w14:paraId="2BE65A79" w14:textId="41C1D4CC" w:rsidR="00B5746D" w:rsidRPr="00F24A35" w:rsidRDefault="00B5746D" w:rsidP="00F24A35">
      <w:pPr>
        <w:pStyle w:val="4"/>
      </w:pPr>
      <w:r w:rsidRPr="00F24A35">
        <w:t>Шаг процесса 10.0</w:t>
      </w:r>
      <w:r w:rsidR="000B535E">
        <w:t>7</w:t>
      </w:r>
      <w:r w:rsidRPr="00F24A35">
        <w:t xml:space="preserve">.04.01.070 – </w:t>
      </w:r>
      <w:r w:rsidR="00F24A35" w:rsidRPr="00F24A35">
        <w:t xml:space="preserve">Регистрация начала разгрузки </w:t>
      </w:r>
    </w:p>
    <w:p w14:paraId="3F299B10" w14:textId="77777777" w:rsidR="00B5746D" w:rsidRDefault="00B5746D" w:rsidP="00B5746D"/>
    <w:p w14:paraId="43B54B8B" w14:textId="7087EB0B" w:rsidR="00B42A1C" w:rsidRDefault="00B42A1C" w:rsidP="00715906">
      <w:pPr>
        <w:ind w:firstLine="709"/>
      </w:pPr>
      <w:del w:id="1299" w:author="Кращенко Олег Владимирович (Подрядчик. ООО БерингПойнт)" w:date="2020-04-23T15:40:00Z">
        <w:r w:rsidDel="004E728B">
          <w:delText>Оператор склада СП</w:delText>
        </w:r>
      </w:del>
      <w:ins w:id="1300" w:author="Кращенко Олег Владимирович (Подрядчик. ООО БерингПойнт)" w:date="2020-04-23T15:40:00Z">
        <w:r w:rsidR="004E728B">
          <w:t>Оператор склада</w:t>
        </w:r>
      </w:ins>
      <w:r>
        <w:t xml:space="preserve"> распечатывает из </w:t>
      </w:r>
      <w:r w:rsidR="007961EE">
        <w:rPr>
          <w:rFonts w:eastAsiaTheme="majorEastAsia"/>
          <w:lang w:val="en-US"/>
        </w:rPr>
        <w:t>SAP</w:t>
      </w:r>
      <w:r w:rsidR="007961EE" w:rsidRPr="007961EE">
        <w:rPr>
          <w:rFonts w:eastAsiaTheme="majorEastAsia"/>
        </w:rPr>
        <w:t xml:space="preserve"> </w:t>
      </w:r>
      <w:r w:rsidR="007961EE">
        <w:rPr>
          <w:rFonts w:eastAsiaTheme="majorEastAsia"/>
          <w:lang w:val="en-US"/>
        </w:rPr>
        <w:t>EWM</w:t>
      </w:r>
      <w:r w:rsidR="007961EE">
        <w:t xml:space="preserve"> </w:t>
      </w:r>
      <w:r>
        <w:t xml:space="preserve">документ входящей поставки, в котором содержатся сведения из </w:t>
      </w:r>
      <w:r w:rsidR="007961EE">
        <w:t xml:space="preserve">электронного </w:t>
      </w:r>
      <w:r>
        <w:t xml:space="preserve">документа ВП в </w:t>
      </w:r>
      <w:r w:rsidR="007961EE">
        <w:rPr>
          <w:rFonts w:eastAsiaTheme="majorEastAsia"/>
          <w:lang w:val="en-US"/>
        </w:rPr>
        <w:t>SAP</w:t>
      </w:r>
      <w:r w:rsidR="007961EE" w:rsidRPr="007961EE">
        <w:rPr>
          <w:rFonts w:eastAsiaTheme="majorEastAsia"/>
        </w:rPr>
        <w:t xml:space="preserve"> </w:t>
      </w:r>
      <w:r w:rsidR="007961EE">
        <w:rPr>
          <w:rFonts w:eastAsiaTheme="majorEastAsia"/>
          <w:lang w:val="en-US"/>
        </w:rPr>
        <w:t>EWM</w:t>
      </w:r>
      <w:r>
        <w:t>.</w:t>
      </w:r>
    </w:p>
    <w:p w14:paraId="5AEFEEDA" w14:textId="71281FA7" w:rsidR="00715906" w:rsidRDefault="00715906" w:rsidP="00715906">
      <w:pPr>
        <w:ind w:firstLine="709"/>
      </w:pPr>
      <w:del w:id="1301" w:author="Кращенко Олег Владимирович (Подрядчик. ООО БерингПойнт)" w:date="2020-04-23T15:41:00Z">
        <w:r w:rsidDel="004E728B">
          <w:delText>Кладовщик СП</w:delText>
        </w:r>
      </w:del>
      <w:ins w:id="1302" w:author="Кращенко Олег Владимирович (Подрядчик. ООО БерингПойнт)" w:date="2020-04-23T15:41:00Z">
        <w:r w:rsidR="004E728B">
          <w:t>Кладовщик</w:t>
        </w:r>
      </w:ins>
      <w:r>
        <w:t xml:space="preserve">, назначенный на приемку МТР по данной ВП, авторизуется в системе при помощи терминала сбора данных, выбирает </w:t>
      </w:r>
      <w:r w:rsidR="00B42A1C">
        <w:t>на экране ТСД входящую поставку, с которой будет работать (</w:t>
      </w:r>
      <w:r w:rsidR="00470E10">
        <w:t xml:space="preserve">по номеру ВП в </w:t>
      </w:r>
      <w:r w:rsidR="00470E10">
        <w:rPr>
          <w:lang w:val="en-US"/>
        </w:rPr>
        <w:t>SAP</w:t>
      </w:r>
      <w:r w:rsidR="00470E10" w:rsidRPr="00470E10">
        <w:t xml:space="preserve"> </w:t>
      </w:r>
      <w:r w:rsidR="00470E10">
        <w:rPr>
          <w:lang w:val="en-US"/>
        </w:rPr>
        <w:t>EWM</w:t>
      </w:r>
      <w:r w:rsidR="00470E10">
        <w:t xml:space="preserve">, по номеру авизо об отправке либо другому внешнему идентификатору; </w:t>
      </w:r>
      <w:r w:rsidR="00B42A1C">
        <w:t xml:space="preserve">вручную либо сканированием ШК </w:t>
      </w:r>
      <w:r w:rsidR="00845E63">
        <w:t xml:space="preserve">на печатной форме </w:t>
      </w:r>
      <w:r w:rsidR="00B42A1C">
        <w:t>документа входящей поставки)</w:t>
      </w:r>
      <w:r>
        <w:t xml:space="preserve"> и регистрирует время начала разгрузки ТС. Таким образом,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фиксируется фактическое время начала разгрузки ТС.</w:t>
      </w:r>
    </w:p>
    <w:p w14:paraId="7FCB428B" w14:textId="77777777" w:rsidR="007961EE" w:rsidRDefault="007961EE" w:rsidP="00715906">
      <w:pPr>
        <w:ind w:firstLine="709"/>
      </w:pPr>
    </w:p>
    <w:p w14:paraId="7383DEC9" w14:textId="682DF110" w:rsidR="00853C1B" w:rsidRDefault="00853C1B" w:rsidP="00853C1B">
      <w:pPr>
        <w:jc w:val="right"/>
        <w:rPr>
          <w:rFonts w:cs="Arial"/>
          <w:b/>
          <w:sz w:val="22"/>
        </w:rPr>
      </w:pPr>
      <w:r w:rsidRPr="00916FAB">
        <w:rPr>
          <w:rFonts w:cs="Arial"/>
          <w:b/>
          <w:sz w:val="22"/>
        </w:rPr>
        <w:t xml:space="preserve">Таблица </w:t>
      </w:r>
      <w:r>
        <w:rPr>
          <w:rFonts w:cs="Arial"/>
          <w:b/>
          <w:sz w:val="22"/>
        </w:rPr>
        <w:t>82</w:t>
      </w:r>
      <w:r w:rsidRPr="00916FAB">
        <w:rPr>
          <w:rFonts w:cs="Arial"/>
          <w:b/>
          <w:sz w:val="22"/>
        </w:rPr>
        <w:t xml:space="preserve">. Описание </w:t>
      </w:r>
      <w:r>
        <w:rPr>
          <w:rFonts w:cs="Arial"/>
          <w:b/>
          <w:sz w:val="22"/>
        </w:rPr>
        <w:t>шага «Регистрация начала разгрузки»</w:t>
      </w:r>
    </w:p>
    <w:p w14:paraId="0E4E44A0" w14:textId="5D1BF98B" w:rsidR="00853C1B" w:rsidRDefault="00853C1B" w:rsidP="00715906">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2126"/>
        <w:gridCol w:w="2694"/>
        <w:gridCol w:w="1023"/>
        <w:gridCol w:w="1103"/>
        <w:gridCol w:w="1417"/>
      </w:tblGrid>
      <w:tr w:rsidR="00853C1B" w14:paraId="0C2615D1" w14:textId="77777777" w:rsidTr="00853C1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28647E9D"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325A1677"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2694" w:type="dxa"/>
            <w:tcBorders>
              <w:top w:val="single" w:sz="6" w:space="0" w:color="auto"/>
              <w:left w:val="single" w:sz="6" w:space="0" w:color="auto"/>
              <w:bottom w:val="single" w:sz="6" w:space="0" w:color="auto"/>
              <w:right w:val="single" w:sz="6" w:space="0" w:color="auto"/>
            </w:tcBorders>
            <w:shd w:val="solid" w:color="FFCC00" w:fill="auto"/>
          </w:tcPr>
          <w:p w14:paraId="451CAD5F"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023" w:type="dxa"/>
            <w:tcBorders>
              <w:top w:val="single" w:sz="6" w:space="0" w:color="auto"/>
              <w:left w:val="single" w:sz="6" w:space="0" w:color="auto"/>
              <w:bottom w:val="single" w:sz="6" w:space="0" w:color="auto"/>
              <w:right w:val="single" w:sz="6" w:space="0" w:color="auto"/>
            </w:tcBorders>
            <w:shd w:val="solid" w:color="FFCC00" w:fill="auto"/>
          </w:tcPr>
          <w:p w14:paraId="7833DCB1"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103" w:type="dxa"/>
            <w:tcBorders>
              <w:top w:val="single" w:sz="6" w:space="0" w:color="auto"/>
              <w:left w:val="single" w:sz="6" w:space="0" w:color="auto"/>
              <w:bottom w:val="single" w:sz="6" w:space="0" w:color="auto"/>
              <w:right w:val="single" w:sz="6" w:space="0" w:color="auto"/>
            </w:tcBorders>
            <w:shd w:val="solid" w:color="FFCC00" w:fill="auto"/>
          </w:tcPr>
          <w:p w14:paraId="78A66191"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21F9EDD7"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53C1B" w14:paraId="2F6123E9" w14:textId="77777777" w:rsidTr="00853C1B">
        <w:trPr>
          <w:trHeight w:val="199"/>
        </w:trPr>
        <w:tc>
          <w:tcPr>
            <w:tcW w:w="1873" w:type="dxa"/>
            <w:tcBorders>
              <w:top w:val="single" w:sz="6" w:space="0" w:color="auto"/>
              <w:left w:val="single" w:sz="6" w:space="0" w:color="auto"/>
              <w:bottom w:val="single" w:sz="6" w:space="0" w:color="auto"/>
              <w:right w:val="single" w:sz="6" w:space="0" w:color="auto"/>
            </w:tcBorders>
          </w:tcPr>
          <w:p w14:paraId="2C1FBC0F"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ПП-10.07.04.01.070</w:t>
            </w:r>
          </w:p>
        </w:tc>
        <w:tc>
          <w:tcPr>
            <w:tcW w:w="2126" w:type="dxa"/>
            <w:tcBorders>
              <w:top w:val="single" w:sz="6" w:space="0" w:color="auto"/>
              <w:left w:val="single" w:sz="6" w:space="0" w:color="auto"/>
              <w:bottom w:val="single" w:sz="6" w:space="0" w:color="auto"/>
              <w:right w:val="single" w:sz="6" w:space="0" w:color="auto"/>
            </w:tcBorders>
          </w:tcPr>
          <w:p w14:paraId="587E49B7"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ТС подано на разгрузку,ресурсы назначены, изменен статус ТЕ</w:t>
            </w:r>
          </w:p>
        </w:tc>
        <w:tc>
          <w:tcPr>
            <w:tcW w:w="2694" w:type="dxa"/>
            <w:tcBorders>
              <w:top w:val="single" w:sz="6" w:space="0" w:color="auto"/>
              <w:left w:val="single" w:sz="6" w:space="0" w:color="auto"/>
              <w:bottom w:val="single" w:sz="6" w:space="0" w:color="auto"/>
              <w:right w:val="single" w:sz="6" w:space="0" w:color="auto"/>
            </w:tcBorders>
          </w:tcPr>
          <w:p w14:paraId="20D77E37" w14:textId="4965FEDB" w:rsidR="00853C1B" w:rsidRDefault="00853C1B" w:rsidP="004D6BD9">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tc>
        <w:tc>
          <w:tcPr>
            <w:tcW w:w="1023" w:type="dxa"/>
            <w:tcBorders>
              <w:top w:val="single" w:sz="6" w:space="0" w:color="auto"/>
              <w:left w:val="single" w:sz="6" w:space="0" w:color="auto"/>
              <w:bottom w:val="single" w:sz="6" w:space="0" w:color="auto"/>
              <w:right w:val="single" w:sz="6" w:space="0" w:color="auto"/>
            </w:tcBorders>
          </w:tcPr>
          <w:p w14:paraId="0611BB82"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103" w:type="dxa"/>
            <w:tcBorders>
              <w:top w:val="single" w:sz="6" w:space="0" w:color="auto"/>
              <w:left w:val="single" w:sz="6" w:space="0" w:color="auto"/>
              <w:bottom w:val="single" w:sz="6" w:space="0" w:color="auto"/>
              <w:right w:val="single" w:sz="6" w:space="0" w:color="auto"/>
            </w:tcBorders>
          </w:tcPr>
          <w:p w14:paraId="71530E31"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417" w:type="dxa"/>
            <w:tcBorders>
              <w:top w:val="single" w:sz="6" w:space="0" w:color="auto"/>
              <w:left w:val="single" w:sz="6" w:space="0" w:color="auto"/>
              <w:bottom w:val="single" w:sz="6" w:space="0" w:color="auto"/>
              <w:right w:val="single" w:sz="6" w:space="0" w:color="auto"/>
            </w:tcBorders>
          </w:tcPr>
          <w:p w14:paraId="1A544ED6" w14:textId="2B534E4B" w:rsidR="00853C1B" w:rsidRDefault="00853C1B">
            <w:pPr>
              <w:autoSpaceDE w:val="0"/>
              <w:autoSpaceDN w:val="0"/>
              <w:adjustRightInd w:val="0"/>
              <w:jc w:val="left"/>
              <w:rPr>
                <w:rFonts w:eastAsiaTheme="minorHAnsi" w:cs="Arial"/>
                <w:color w:val="000000"/>
                <w:sz w:val="20"/>
                <w:szCs w:val="20"/>
              </w:rPr>
            </w:pPr>
            <w:del w:id="1303"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04"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1EDE9C39" w14:textId="77777777" w:rsidR="00853C1B" w:rsidRDefault="00853C1B" w:rsidP="00715906">
      <w:pPr>
        <w:ind w:firstLine="709"/>
      </w:pPr>
    </w:p>
    <w:p w14:paraId="4585EF7E" w14:textId="77777777" w:rsidR="00853C1B" w:rsidRDefault="00853C1B" w:rsidP="00715906">
      <w:pPr>
        <w:ind w:firstLine="709"/>
      </w:pPr>
    </w:p>
    <w:p w14:paraId="294E3562" w14:textId="1998C80A" w:rsidR="00B5746D" w:rsidRPr="00F24A35" w:rsidRDefault="00B5746D" w:rsidP="00F24A35">
      <w:pPr>
        <w:pStyle w:val="4"/>
      </w:pPr>
      <w:r w:rsidRPr="00F24A35">
        <w:t>Шаг процесса 10.0</w:t>
      </w:r>
      <w:r w:rsidR="000B535E">
        <w:t>7</w:t>
      </w:r>
      <w:r w:rsidRPr="00F24A35">
        <w:t xml:space="preserve">.04.01.080 – </w:t>
      </w:r>
      <w:r w:rsidR="00F24A35" w:rsidRPr="00F24A35">
        <w:t xml:space="preserve">Проверка груза на тарные единицы </w:t>
      </w:r>
    </w:p>
    <w:p w14:paraId="3862ADE5" w14:textId="377B81BA" w:rsidR="00B5746D" w:rsidRDefault="00B5746D" w:rsidP="00B5746D"/>
    <w:p w14:paraId="0E63C862" w14:textId="46662DD9" w:rsidR="00E967DA" w:rsidRDefault="007660A3" w:rsidP="00E967DA">
      <w:pPr>
        <w:ind w:firstLine="709"/>
      </w:pPr>
      <w:r>
        <w:t>После этого начинается физическая выгрузка прибывших МТР в зону приемки склада (док</w:t>
      </w:r>
      <w:r w:rsidR="009D7197">
        <w:t>, перрон). В процессе выгрузки</w:t>
      </w:r>
      <w:del w:id="1305" w:author="Кращенко Олег Владимирович (Подрядчик. ООО БерингПойнт)" w:date="2020-04-23T15:39:00Z">
        <w:r w:rsidR="009D7197" w:rsidDel="004E728B">
          <w:delText xml:space="preserve"> к</w:delText>
        </w:r>
        <w:r w:rsidDel="004E728B">
          <w:delText>ладовщик СП</w:delText>
        </w:r>
      </w:del>
      <w:ins w:id="1306" w:author="Кращенко Олег Владимирович (Подрядчик. ООО БерингПойнт)" w:date="2020-04-23T15:41:00Z">
        <w:r w:rsidR="004E728B">
          <w:t>Кладовщик</w:t>
        </w:r>
      </w:ins>
      <w:ins w:id="1307" w:author="Кращенко Олег Владимирович (Подрядчик. ООО БерингПойнт)" w:date="2020-04-23T15:39:00Z">
        <w:r w:rsidR="004E728B">
          <w:t xml:space="preserve"> </w:t>
        </w:r>
      </w:ins>
      <w:del w:id="1308" w:author="Кращенко Олег Владимирович (Подрядчик. ООО БерингПойнт)" w:date="2020-04-23T15:52:00Z">
        <w:r w:rsidDel="00BD116E">
          <w:delText xml:space="preserve"> </w:delText>
        </w:r>
      </w:del>
      <w:r>
        <w:t>проверяет выгружаемые МТР на наличие целых паллет, коробов, ящиков, бочек и т.д. Такие единицы могут быть промаркированы эт</w:t>
      </w:r>
      <w:r w:rsidR="00E967DA">
        <w:t>икетками единиц обработки (ЕО) со штриховыми кодами номеров ЕО.</w:t>
      </w:r>
      <w:del w:id="1309" w:author="Кращенко Олег Владимирович (Подрядчик. ООО БерингПойнт)" w:date="2020-04-23T15:39:00Z">
        <w:r w:rsidR="00E967DA" w:rsidDel="004E728B">
          <w:delText xml:space="preserve"> </w:delText>
        </w:r>
        <w:r w:rsidDel="004E728B">
          <w:delText>Кладовщик СП</w:delText>
        </w:r>
      </w:del>
      <w:ins w:id="1310" w:author="Кращенко Олег Владимирович (Подрядчик. ООО БерингПойнт)" w:date="2020-04-23T15:41:00Z">
        <w:r w:rsidR="00BD116E">
          <w:t xml:space="preserve"> </w:t>
        </w:r>
      </w:ins>
      <w:ins w:id="1311" w:author="Кращенко Олег Владимирович (Подрядчик. ООО БерингПойнт)" w:date="2020-04-23T15:39:00Z">
        <w:r w:rsidR="004E728B">
          <w:t>Кладовщик</w:t>
        </w:r>
      </w:ins>
      <w:r>
        <w:t xml:space="preserve"> </w:t>
      </w:r>
      <w:r w:rsidR="00E967DA">
        <w:t>по указанию заведующего складом или согласно разработанной стратегии приступает к маркировке ЕО.</w:t>
      </w:r>
    </w:p>
    <w:p w14:paraId="3E30ADD0" w14:textId="42104422" w:rsidR="009D470A" w:rsidRDefault="00E967DA" w:rsidP="007660A3">
      <w:pPr>
        <w:ind w:firstLine="709"/>
      </w:pPr>
      <w:r>
        <w:t xml:space="preserve">Для идентификации ЕО можно использовать как </w:t>
      </w:r>
      <w:r w:rsidR="009D470A">
        <w:t xml:space="preserve">внешние ШК ЕО (на которых прибыли МТР), так и внутренние, генерируемые </w:t>
      </w:r>
      <w:r w:rsidR="00C57CD4">
        <w:t>модулем</w:t>
      </w:r>
      <w:r w:rsidR="009D470A">
        <w:t xml:space="preserve"> </w:t>
      </w:r>
      <w:r w:rsidR="009D470A">
        <w:rPr>
          <w:lang w:val="en-US"/>
        </w:rPr>
        <w:t>SAP</w:t>
      </w:r>
      <w:r w:rsidR="009D470A" w:rsidRPr="009D470A">
        <w:t xml:space="preserve"> </w:t>
      </w:r>
      <w:r w:rsidR="009D470A">
        <w:rPr>
          <w:lang w:val="en-US"/>
        </w:rPr>
        <w:t>EWM</w:t>
      </w:r>
      <w:r w:rsidR="009D470A">
        <w:t xml:space="preserve"> в процессе описания (приемки) каждой отдельной ЕО.</w:t>
      </w:r>
    </w:p>
    <w:p w14:paraId="2D017335" w14:textId="30CB3153" w:rsidR="007660A3" w:rsidRDefault="007660A3" w:rsidP="007660A3">
      <w:pPr>
        <w:ind w:firstLine="709"/>
      </w:pPr>
      <w:r>
        <w:lastRenderedPageBreak/>
        <w:t>Крытые склады со стеллажным или напольным хранением, а также открытая площадка, где ведется учет единиц обработки, требуют приемки МТР на ЕО или другие носители с указанием номера единицы обработки и наклеиванием этикетки ЕО</w:t>
      </w:r>
      <w:r w:rsidR="009D470A">
        <w:t xml:space="preserve"> либо использованием внешнего номера ЕО</w:t>
      </w:r>
      <w:r>
        <w:t xml:space="preserve">. </w:t>
      </w:r>
    </w:p>
    <w:p w14:paraId="2BAD9265" w14:textId="4E451AA0" w:rsidR="007660A3" w:rsidRDefault="007660A3" w:rsidP="007660A3">
      <w:pPr>
        <w:ind w:firstLine="709"/>
      </w:pPr>
      <w:r>
        <w:t xml:space="preserve">Вместе с тем, приемка МТР на открытой площадке без учета ЕО подразумевает отсутствие необходимости </w:t>
      </w:r>
      <w:r w:rsidR="000B2EDC">
        <w:t>использования и</w:t>
      </w:r>
      <w:r w:rsidR="009D470A">
        <w:t xml:space="preserve"> </w:t>
      </w:r>
      <w:r>
        <w:t xml:space="preserve">наклеивания этикетки ЕО. </w:t>
      </w:r>
      <w:r w:rsidR="009D7197">
        <w:t xml:space="preserve">При приемке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rsidR="009D7197">
        <w:t xml:space="preserve">не будет указывать на необходимость сканирования ШК ЕО. </w:t>
      </w:r>
      <w:r>
        <w:t xml:space="preserve">При этом,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rsidR="009D7197">
        <w:t xml:space="preserve">может </w:t>
      </w:r>
      <w:r>
        <w:t>формир</w:t>
      </w:r>
      <w:r w:rsidR="009D7197">
        <w:t xml:space="preserve">оваться </w:t>
      </w:r>
      <w:r>
        <w:t>номер единицы обработки</w:t>
      </w:r>
      <w:r w:rsidR="009D7197">
        <w:t xml:space="preserve"> в фоновом режиме, что не повлияет на алгоритм работы кладовщика СП.</w:t>
      </w:r>
    </w:p>
    <w:p w14:paraId="3CD5F3E0" w14:textId="51353BBB" w:rsidR="007660A3" w:rsidRDefault="007660A3" w:rsidP="007660A3">
      <w:pPr>
        <w:ind w:firstLine="709"/>
      </w:pPr>
      <w:r>
        <w:t xml:space="preserve">Для обеспечения склада нужным количеством распечатанных этикеток ЕО в любой момент времени,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 xml:space="preserve">позволяет сгенерировать номера ЕО заранее, распечатать их на бумажных носителях и оставить в общем доступе. То есть,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генерируются пустые единицы обработки и распечатываются на термоэтикетках, содержащих номер и штриховой код ЕО. Сотрудники склада в зависимости от потребности могут использовать эт</w:t>
      </w:r>
      <w:r w:rsidR="00F90A37">
        <w:t>и</w:t>
      </w:r>
      <w:r>
        <w:t>кетки ЕО для нужд приемки и комплектования.</w:t>
      </w:r>
    </w:p>
    <w:p w14:paraId="182C9596" w14:textId="54EC9ECC" w:rsidR="007660A3" w:rsidRDefault="00B9057D" w:rsidP="007660A3">
      <w:pPr>
        <w:ind w:firstLine="709"/>
      </w:pPr>
      <w:r>
        <w:t xml:space="preserve">На складах могут применяться </w:t>
      </w:r>
      <w:r w:rsidR="007660A3">
        <w:t xml:space="preserve">различные префиксы </w:t>
      </w:r>
      <w:r w:rsidR="00B045DD">
        <w:t>для</w:t>
      </w:r>
      <w:r w:rsidR="007660A3">
        <w:t xml:space="preserve"> единиц обработки разного типа. Например, </w:t>
      </w:r>
      <w:r w:rsidR="007660A3">
        <w:rPr>
          <w:lang w:val="en-US"/>
        </w:rPr>
        <w:t>EU</w:t>
      </w:r>
      <w:r w:rsidR="007660A3">
        <w:t xml:space="preserve"> – европаллета, </w:t>
      </w:r>
      <w:r w:rsidR="007660A3">
        <w:rPr>
          <w:lang w:val="en-US"/>
        </w:rPr>
        <w:t>KOR</w:t>
      </w:r>
      <w:r w:rsidR="007660A3">
        <w:t xml:space="preserve"> – короб</w:t>
      </w:r>
      <w:r w:rsidR="00853C1B">
        <w:t xml:space="preserve">, </w:t>
      </w:r>
      <w:r w:rsidR="00853C1B">
        <w:rPr>
          <w:lang w:val="en-US"/>
        </w:rPr>
        <w:t>KAT</w:t>
      </w:r>
      <w:r w:rsidR="00853C1B">
        <w:t xml:space="preserve"> - катушка</w:t>
      </w:r>
      <w:r w:rsidR="007660A3">
        <w:t xml:space="preserve"> и т.д.</w:t>
      </w:r>
    </w:p>
    <w:p w14:paraId="3CB5F3FF" w14:textId="77777777" w:rsidR="00B5746D" w:rsidRDefault="00B5746D" w:rsidP="00B5746D"/>
    <w:p w14:paraId="199CA822" w14:textId="735A96EF" w:rsidR="00853C1B" w:rsidRDefault="00853C1B" w:rsidP="00853C1B">
      <w:pPr>
        <w:jc w:val="right"/>
        <w:rPr>
          <w:rFonts w:cs="Arial"/>
          <w:b/>
          <w:sz w:val="22"/>
        </w:rPr>
      </w:pPr>
      <w:r w:rsidRPr="00916FAB">
        <w:rPr>
          <w:rFonts w:cs="Arial"/>
          <w:b/>
          <w:sz w:val="22"/>
        </w:rPr>
        <w:t xml:space="preserve">Таблица </w:t>
      </w:r>
      <w:r>
        <w:rPr>
          <w:rFonts w:cs="Arial"/>
          <w:b/>
          <w:sz w:val="22"/>
        </w:rPr>
        <w:t>83</w:t>
      </w:r>
      <w:r w:rsidRPr="00916FAB">
        <w:rPr>
          <w:rFonts w:cs="Arial"/>
          <w:b/>
          <w:sz w:val="22"/>
        </w:rPr>
        <w:t xml:space="preserve">. Описание </w:t>
      </w:r>
      <w:r>
        <w:rPr>
          <w:rFonts w:cs="Arial"/>
          <w:b/>
          <w:sz w:val="22"/>
        </w:rPr>
        <w:t>шага «Проверка груза на тарные единицы»</w:t>
      </w:r>
    </w:p>
    <w:p w14:paraId="12ECEDC5" w14:textId="7E043864" w:rsidR="00853C1B" w:rsidRDefault="00853C1B" w:rsidP="00B5746D"/>
    <w:tbl>
      <w:tblPr>
        <w:tblW w:w="10236" w:type="dxa"/>
        <w:tblInd w:w="-38" w:type="dxa"/>
        <w:tblLayout w:type="fixed"/>
        <w:tblCellMar>
          <w:left w:w="30" w:type="dxa"/>
          <w:right w:w="30" w:type="dxa"/>
        </w:tblCellMar>
        <w:tblLook w:val="0000" w:firstRow="0" w:lastRow="0" w:firstColumn="0" w:lastColumn="0" w:noHBand="0" w:noVBand="0"/>
      </w:tblPr>
      <w:tblGrid>
        <w:gridCol w:w="1873"/>
        <w:gridCol w:w="2977"/>
        <w:gridCol w:w="1087"/>
        <w:gridCol w:w="1023"/>
        <w:gridCol w:w="1292"/>
        <w:gridCol w:w="1984"/>
      </w:tblGrid>
      <w:tr w:rsidR="00853C1B" w14:paraId="6CE53172" w14:textId="77777777" w:rsidTr="00853C1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43A5497F"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977" w:type="dxa"/>
            <w:tcBorders>
              <w:top w:val="single" w:sz="6" w:space="0" w:color="auto"/>
              <w:left w:val="single" w:sz="6" w:space="0" w:color="auto"/>
              <w:bottom w:val="single" w:sz="6" w:space="0" w:color="auto"/>
              <w:right w:val="single" w:sz="6" w:space="0" w:color="auto"/>
            </w:tcBorders>
            <w:shd w:val="solid" w:color="FFCC00" w:fill="auto"/>
          </w:tcPr>
          <w:p w14:paraId="37015A2A"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49ECCC9B"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023" w:type="dxa"/>
            <w:tcBorders>
              <w:top w:val="single" w:sz="6" w:space="0" w:color="auto"/>
              <w:left w:val="single" w:sz="6" w:space="0" w:color="auto"/>
              <w:bottom w:val="single" w:sz="6" w:space="0" w:color="auto"/>
              <w:right w:val="single" w:sz="6" w:space="0" w:color="auto"/>
            </w:tcBorders>
            <w:shd w:val="solid" w:color="FFCC00" w:fill="auto"/>
          </w:tcPr>
          <w:p w14:paraId="1C723DDD"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92" w:type="dxa"/>
            <w:tcBorders>
              <w:top w:val="single" w:sz="6" w:space="0" w:color="auto"/>
              <w:left w:val="single" w:sz="6" w:space="0" w:color="auto"/>
              <w:bottom w:val="single" w:sz="6" w:space="0" w:color="auto"/>
              <w:right w:val="single" w:sz="6" w:space="0" w:color="auto"/>
            </w:tcBorders>
            <w:shd w:val="solid" w:color="FFCC00" w:fill="auto"/>
          </w:tcPr>
          <w:p w14:paraId="65BBFBCF"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984" w:type="dxa"/>
            <w:tcBorders>
              <w:top w:val="single" w:sz="6" w:space="0" w:color="auto"/>
              <w:left w:val="single" w:sz="6" w:space="0" w:color="auto"/>
              <w:bottom w:val="single" w:sz="6" w:space="0" w:color="auto"/>
              <w:right w:val="single" w:sz="6" w:space="0" w:color="auto"/>
            </w:tcBorders>
            <w:shd w:val="solid" w:color="FFCC00" w:fill="auto"/>
          </w:tcPr>
          <w:p w14:paraId="77B81AB3"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53C1B" w14:paraId="6333297F" w14:textId="77777777" w:rsidTr="00853C1B">
        <w:trPr>
          <w:trHeight w:val="132"/>
        </w:trPr>
        <w:tc>
          <w:tcPr>
            <w:tcW w:w="1873" w:type="dxa"/>
            <w:tcBorders>
              <w:top w:val="single" w:sz="6" w:space="0" w:color="auto"/>
              <w:left w:val="single" w:sz="6" w:space="0" w:color="auto"/>
              <w:bottom w:val="single" w:sz="6" w:space="0" w:color="auto"/>
              <w:right w:val="single" w:sz="6" w:space="0" w:color="auto"/>
            </w:tcBorders>
          </w:tcPr>
          <w:p w14:paraId="2FA6DC53"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ПП-10.07.04.01.080</w:t>
            </w:r>
          </w:p>
        </w:tc>
        <w:tc>
          <w:tcPr>
            <w:tcW w:w="2977" w:type="dxa"/>
            <w:tcBorders>
              <w:top w:val="single" w:sz="6" w:space="0" w:color="auto"/>
              <w:left w:val="single" w:sz="6" w:space="0" w:color="auto"/>
              <w:bottom w:val="single" w:sz="6" w:space="0" w:color="auto"/>
              <w:right w:val="single" w:sz="6" w:space="0" w:color="auto"/>
            </w:tcBorders>
          </w:tcPr>
          <w:p w14:paraId="2F5F2403"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Выгрузка начата, время начала зафиксировано</w:t>
            </w:r>
          </w:p>
        </w:tc>
        <w:tc>
          <w:tcPr>
            <w:tcW w:w="1087" w:type="dxa"/>
            <w:tcBorders>
              <w:top w:val="single" w:sz="6" w:space="0" w:color="auto"/>
              <w:left w:val="single" w:sz="6" w:space="0" w:color="auto"/>
              <w:bottom w:val="single" w:sz="6" w:space="0" w:color="auto"/>
              <w:right w:val="single" w:sz="6" w:space="0" w:color="auto"/>
            </w:tcBorders>
          </w:tcPr>
          <w:p w14:paraId="6FF541FB"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023" w:type="dxa"/>
            <w:tcBorders>
              <w:top w:val="single" w:sz="6" w:space="0" w:color="auto"/>
              <w:left w:val="single" w:sz="6" w:space="0" w:color="auto"/>
              <w:bottom w:val="single" w:sz="6" w:space="0" w:color="auto"/>
              <w:right w:val="single" w:sz="6" w:space="0" w:color="auto"/>
            </w:tcBorders>
          </w:tcPr>
          <w:p w14:paraId="2EF1318C"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292" w:type="dxa"/>
            <w:tcBorders>
              <w:top w:val="single" w:sz="6" w:space="0" w:color="auto"/>
              <w:left w:val="single" w:sz="6" w:space="0" w:color="auto"/>
              <w:bottom w:val="single" w:sz="6" w:space="0" w:color="auto"/>
              <w:right w:val="single" w:sz="6" w:space="0" w:color="auto"/>
            </w:tcBorders>
          </w:tcPr>
          <w:p w14:paraId="760688F8"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984" w:type="dxa"/>
            <w:tcBorders>
              <w:top w:val="single" w:sz="6" w:space="0" w:color="auto"/>
              <w:left w:val="single" w:sz="6" w:space="0" w:color="auto"/>
              <w:bottom w:val="single" w:sz="6" w:space="0" w:color="auto"/>
              <w:right w:val="single" w:sz="6" w:space="0" w:color="auto"/>
            </w:tcBorders>
          </w:tcPr>
          <w:p w14:paraId="73C18C60" w14:textId="367434B3" w:rsidR="00853C1B" w:rsidRDefault="00853C1B">
            <w:pPr>
              <w:autoSpaceDE w:val="0"/>
              <w:autoSpaceDN w:val="0"/>
              <w:adjustRightInd w:val="0"/>
              <w:jc w:val="left"/>
              <w:rPr>
                <w:rFonts w:eastAsiaTheme="minorHAnsi" w:cs="Arial"/>
                <w:color w:val="000000"/>
                <w:sz w:val="20"/>
                <w:szCs w:val="20"/>
              </w:rPr>
            </w:pPr>
            <w:del w:id="1312"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13"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60D8F38C" w14:textId="77777777" w:rsidR="00853C1B" w:rsidRDefault="00853C1B" w:rsidP="00B5746D"/>
    <w:p w14:paraId="05278186" w14:textId="77777777" w:rsidR="00853C1B" w:rsidRDefault="00853C1B" w:rsidP="00B5746D"/>
    <w:p w14:paraId="2B5E5441" w14:textId="41E1FC25" w:rsidR="00B5746D" w:rsidRPr="00255FA3" w:rsidRDefault="00B5746D" w:rsidP="00255FA3">
      <w:pPr>
        <w:pStyle w:val="4"/>
      </w:pPr>
      <w:r w:rsidRPr="00255FA3">
        <w:t>Шаг процесса 10.0</w:t>
      </w:r>
      <w:r w:rsidR="000B535E">
        <w:t>7</w:t>
      </w:r>
      <w:r w:rsidRPr="00255FA3">
        <w:t xml:space="preserve">.04.01.090 – </w:t>
      </w:r>
      <w:r w:rsidR="00756876" w:rsidRPr="00255FA3">
        <w:t>Стикерование этикетками с ШК</w:t>
      </w:r>
    </w:p>
    <w:p w14:paraId="5CD31A8D" w14:textId="052C475A" w:rsidR="00B5746D" w:rsidRDefault="00B5746D" w:rsidP="00B5746D"/>
    <w:p w14:paraId="21F7883C" w14:textId="28456C6B" w:rsidR="007660A3" w:rsidRDefault="007660A3" w:rsidP="007660A3">
      <w:pPr>
        <w:ind w:firstLine="709"/>
      </w:pPr>
      <w:r>
        <w:t>МТР при стикеровании этикетками с номерами ЕО могут раскладываться на отдельные поддоны либо в короба, если есть такая необходимость (создание моно-паллет, приход в навал, совместное хранение МТР одной группы и т.д.).</w:t>
      </w:r>
      <w:r w:rsidR="008E187F">
        <w:t xml:space="preserve"> Предварительный перечень групп МТР, которые необходимо стикеровать штриховыми кодами, указан в разделе 5.10.4 Приемка.</w:t>
      </w:r>
      <w:ins w:id="1314" w:author="Tukhbatov Ruslan" w:date="2020-04-21T05:22:00Z">
        <w:r w:rsidR="00EF4315">
          <w:t xml:space="preserve"> Описание реализации формуляра Этикетка ЕО, дано в соответствующей ФС </w:t>
        </w:r>
        <w:r w:rsidR="00EF4315">
          <w:rPr>
            <w:lang w:val="en-US"/>
          </w:rPr>
          <w:t>MM</w:t>
        </w:r>
        <w:r w:rsidR="00EF4315" w:rsidRPr="00EF4315">
          <w:t>119.</w:t>
        </w:r>
        <w:r w:rsidR="00EF4315">
          <w:t xml:space="preserve"> </w:t>
        </w:r>
      </w:ins>
    </w:p>
    <w:p w14:paraId="3032360C" w14:textId="02416388" w:rsidR="007660A3" w:rsidRDefault="007660A3" w:rsidP="007660A3">
      <w:pPr>
        <w:ind w:firstLine="709"/>
      </w:pPr>
      <w:r>
        <w:t xml:space="preserve">Если на складе обрабатываются несовместимые МТР, которые могут поступить в рамках общей ВП, </w:t>
      </w:r>
      <w:r w:rsidR="000B2EDC">
        <w:t xml:space="preserve">модуль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в автоматическом режиме осуществля</w:t>
      </w:r>
      <w:r w:rsidR="00165662">
        <w:t>ет</w:t>
      </w:r>
      <w:r>
        <w:t xml:space="preserve"> проверку наличия таких МТР на одной ЕО и запреща</w:t>
      </w:r>
      <w:r w:rsidR="00165662">
        <w:t>е</w:t>
      </w:r>
      <w:r>
        <w:t xml:space="preserve">т их приемку на общей ЕО. Для этого,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rsidR="00771861">
        <w:t xml:space="preserve">настраиваются </w:t>
      </w:r>
      <w:r>
        <w:t>ограничен</w:t>
      </w:r>
      <w:r w:rsidR="00723AAB">
        <w:t>ия по груп</w:t>
      </w:r>
      <w:r w:rsidR="00F90A37">
        <w:t>п</w:t>
      </w:r>
      <w:r w:rsidR="00723AAB">
        <w:t>ам совместимости МТР.</w:t>
      </w:r>
    </w:p>
    <w:p w14:paraId="11503272" w14:textId="5D3B959F" w:rsidR="007660A3" w:rsidRDefault="007660A3" w:rsidP="007660A3">
      <w:pPr>
        <w:ind w:firstLine="709"/>
      </w:pPr>
      <w:r>
        <w:t>Аналогичные ограничения должны применяться в отношении МТР, хранящихся в различных режимах хранения, если таковые применяются на складе.</w:t>
      </w:r>
    </w:p>
    <w:p w14:paraId="4CABE8D9" w14:textId="46F4AB75" w:rsidR="007660A3" w:rsidRDefault="007660A3" w:rsidP="007660A3">
      <w:pPr>
        <w:ind w:firstLine="709"/>
      </w:pPr>
      <w:r>
        <w:t xml:space="preserve">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 xml:space="preserve">также </w:t>
      </w:r>
      <w:r w:rsidR="007D4C8C">
        <w:t xml:space="preserve">может быть настроен </w:t>
      </w:r>
      <w:r>
        <w:t>максимально допустимый вес паллет применительно к позициям МТР или группам МТР, равно как и количество МТР на одной единице обработки. Для этого применяется такой объект, как «Упаковочная спецификация», в котором указано, на каком типе ЕО, в каком количестве и ве</w:t>
      </w:r>
      <w:r w:rsidR="00514726">
        <w:t>с</w:t>
      </w:r>
      <w:r>
        <w:t>е допускается приемка и хранение определенного МТР</w:t>
      </w:r>
      <w:r w:rsidR="00FD531C">
        <w:t xml:space="preserve"> (см. п. 5.10.3.6)</w:t>
      </w:r>
      <w:r>
        <w:t>. В последующем, при создании складских заказов и складских задач на размещение МТР с приемки</w:t>
      </w:r>
      <w:r w:rsidR="007D4C8C">
        <w:t>,</w:t>
      </w:r>
      <w:r>
        <w:t xml:space="preserve">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 xml:space="preserve">будет учитывать допустимую </w:t>
      </w:r>
      <w:r w:rsidR="00F90A37">
        <w:t>г</w:t>
      </w:r>
      <w:r>
        <w:t>рузоподъемность складских мест и вес размещаемых в них МТР и ЕО.</w:t>
      </w:r>
    </w:p>
    <w:p w14:paraId="669D5BC7" w14:textId="6A95E16B" w:rsidR="008E187F" w:rsidRDefault="008E187F" w:rsidP="007660A3">
      <w:pPr>
        <w:ind w:firstLine="709"/>
      </w:pPr>
      <w:r>
        <w:t xml:space="preserve">В случае, когда стикерование </w:t>
      </w:r>
      <w:r w:rsidR="00C73C78">
        <w:t>не предусмотрено, сканирование ШК позиций МТР осуществляется с листа приемки, в печатной форме которого выводятся ШК подлежащих приемке позиций (</w:t>
      </w:r>
      <w:r w:rsidR="00C73C78" w:rsidRPr="00C73C78">
        <w:t>см. раздел 5.9 Перечень доработок, разработок и интеграция (интерфейсы)</w:t>
      </w:r>
      <w:r w:rsidR="00C73C78">
        <w:t>).</w:t>
      </w:r>
    </w:p>
    <w:p w14:paraId="7116DA90" w14:textId="77777777" w:rsidR="00C37ABF" w:rsidRDefault="00C37ABF" w:rsidP="007660A3">
      <w:pPr>
        <w:ind w:firstLine="709"/>
      </w:pPr>
    </w:p>
    <w:p w14:paraId="2AF6A9A5" w14:textId="533202F6" w:rsidR="00853C1B" w:rsidRDefault="00853C1B" w:rsidP="00853C1B">
      <w:pPr>
        <w:jc w:val="right"/>
        <w:rPr>
          <w:rFonts w:cs="Arial"/>
          <w:b/>
          <w:sz w:val="22"/>
        </w:rPr>
      </w:pPr>
      <w:r w:rsidRPr="00916FAB">
        <w:rPr>
          <w:rFonts w:cs="Arial"/>
          <w:b/>
          <w:sz w:val="22"/>
        </w:rPr>
        <w:t xml:space="preserve">Таблица </w:t>
      </w:r>
      <w:r>
        <w:rPr>
          <w:rFonts w:cs="Arial"/>
          <w:b/>
          <w:sz w:val="22"/>
        </w:rPr>
        <w:t>84</w:t>
      </w:r>
      <w:r w:rsidRPr="00916FAB">
        <w:rPr>
          <w:rFonts w:cs="Arial"/>
          <w:b/>
          <w:sz w:val="22"/>
        </w:rPr>
        <w:t xml:space="preserve">. Описание </w:t>
      </w:r>
      <w:r>
        <w:rPr>
          <w:rFonts w:cs="Arial"/>
          <w:b/>
          <w:sz w:val="22"/>
        </w:rPr>
        <w:t>шага «Стикерование этикетками с ШК»</w:t>
      </w:r>
    </w:p>
    <w:p w14:paraId="55E1C650" w14:textId="451B59F0" w:rsidR="00853C1B" w:rsidRDefault="00853C1B" w:rsidP="007660A3">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418"/>
        <w:gridCol w:w="2977"/>
        <w:gridCol w:w="1275"/>
        <w:gridCol w:w="1134"/>
        <w:gridCol w:w="1559"/>
      </w:tblGrid>
      <w:tr w:rsidR="00853C1B" w14:paraId="345D6F6E" w14:textId="77777777" w:rsidTr="00853C1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2356896B"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49E298F3"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2977" w:type="dxa"/>
            <w:tcBorders>
              <w:top w:val="single" w:sz="6" w:space="0" w:color="auto"/>
              <w:left w:val="single" w:sz="6" w:space="0" w:color="auto"/>
              <w:bottom w:val="single" w:sz="6" w:space="0" w:color="auto"/>
              <w:right w:val="single" w:sz="6" w:space="0" w:color="auto"/>
            </w:tcBorders>
            <w:shd w:val="solid" w:color="FFCC00" w:fill="auto"/>
          </w:tcPr>
          <w:p w14:paraId="15127C45"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01361C51"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134" w:type="dxa"/>
            <w:tcBorders>
              <w:top w:val="single" w:sz="6" w:space="0" w:color="auto"/>
              <w:left w:val="single" w:sz="6" w:space="0" w:color="auto"/>
              <w:bottom w:val="single" w:sz="6" w:space="0" w:color="auto"/>
              <w:right w:val="single" w:sz="6" w:space="0" w:color="auto"/>
            </w:tcBorders>
            <w:shd w:val="solid" w:color="FFCC00" w:fill="auto"/>
          </w:tcPr>
          <w:p w14:paraId="13E8FA36"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6BD3B897"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53C1B" w14:paraId="066C231E" w14:textId="77777777" w:rsidTr="00853C1B">
        <w:trPr>
          <w:trHeight w:val="199"/>
        </w:trPr>
        <w:tc>
          <w:tcPr>
            <w:tcW w:w="1873" w:type="dxa"/>
            <w:tcBorders>
              <w:top w:val="single" w:sz="6" w:space="0" w:color="auto"/>
              <w:left w:val="single" w:sz="6" w:space="0" w:color="auto"/>
              <w:bottom w:val="single" w:sz="6" w:space="0" w:color="auto"/>
              <w:right w:val="single" w:sz="6" w:space="0" w:color="auto"/>
            </w:tcBorders>
          </w:tcPr>
          <w:p w14:paraId="7F88A6D9"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ПП-10.07.04.01.090</w:t>
            </w:r>
          </w:p>
        </w:tc>
        <w:tc>
          <w:tcPr>
            <w:tcW w:w="1418" w:type="dxa"/>
            <w:tcBorders>
              <w:top w:val="single" w:sz="6" w:space="0" w:color="auto"/>
              <w:left w:val="single" w:sz="6" w:space="0" w:color="auto"/>
              <w:bottom w:val="single" w:sz="6" w:space="0" w:color="auto"/>
              <w:right w:val="single" w:sz="6" w:space="0" w:color="auto"/>
            </w:tcBorders>
          </w:tcPr>
          <w:p w14:paraId="3875D582"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Складирование в тарных единицах</w:t>
            </w:r>
          </w:p>
        </w:tc>
        <w:tc>
          <w:tcPr>
            <w:tcW w:w="2977" w:type="dxa"/>
            <w:tcBorders>
              <w:top w:val="single" w:sz="6" w:space="0" w:color="auto"/>
              <w:left w:val="single" w:sz="6" w:space="0" w:color="auto"/>
              <w:bottom w:val="single" w:sz="6" w:space="0" w:color="auto"/>
              <w:right w:val="single" w:sz="6" w:space="0" w:color="auto"/>
            </w:tcBorders>
          </w:tcPr>
          <w:p w14:paraId="1B8CADAD"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p w14:paraId="7EEF8A54"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/SCWM/PRDI Ведение входящей поставки</w:t>
            </w:r>
          </w:p>
        </w:tc>
        <w:tc>
          <w:tcPr>
            <w:tcW w:w="1275" w:type="dxa"/>
            <w:tcBorders>
              <w:top w:val="single" w:sz="6" w:space="0" w:color="auto"/>
              <w:left w:val="single" w:sz="6" w:space="0" w:color="auto"/>
              <w:bottom w:val="single" w:sz="6" w:space="0" w:color="auto"/>
              <w:right w:val="single" w:sz="6" w:space="0" w:color="auto"/>
            </w:tcBorders>
          </w:tcPr>
          <w:p w14:paraId="469AB978"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134" w:type="dxa"/>
            <w:tcBorders>
              <w:top w:val="single" w:sz="6" w:space="0" w:color="auto"/>
              <w:left w:val="single" w:sz="6" w:space="0" w:color="auto"/>
              <w:bottom w:val="single" w:sz="6" w:space="0" w:color="auto"/>
              <w:right w:val="single" w:sz="6" w:space="0" w:color="auto"/>
            </w:tcBorders>
          </w:tcPr>
          <w:p w14:paraId="38C9FB4C"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Этикетки ЕО</w:t>
            </w:r>
          </w:p>
        </w:tc>
        <w:tc>
          <w:tcPr>
            <w:tcW w:w="1559" w:type="dxa"/>
            <w:tcBorders>
              <w:top w:val="single" w:sz="6" w:space="0" w:color="auto"/>
              <w:left w:val="single" w:sz="6" w:space="0" w:color="auto"/>
              <w:bottom w:val="single" w:sz="6" w:space="0" w:color="auto"/>
              <w:right w:val="single" w:sz="6" w:space="0" w:color="auto"/>
            </w:tcBorders>
          </w:tcPr>
          <w:p w14:paraId="37BA701F" w14:textId="231699EF" w:rsidR="00853C1B" w:rsidRDefault="00853C1B">
            <w:pPr>
              <w:autoSpaceDE w:val="0"/>
              <w:autoSpaceDN w:val="0"/>
              <w:adjustRightInd w:val="0"/>
              <w:jc w:val="left"/>
              <w:rPr>
                <w:rFonts w:eastAsiaTheme="minorHAnsi" w:cs="Arial"/>
                <w:color w:val="000000"/>
                <w:sz w:val="20"/>
                <w:szCs w:val="20"/>
              </w:rPr>
            </w:pPr>
            <w:del w:id="1315"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16"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40A86871" w14:textId="77777777" w:rsidR="00853C1B" w:rsidRDefault="00853C1B" w:rsidP="007660A3">
      <w:pPr>
        <w:ind w:firstLine="709"/>
      </w:pPr>
    </w:p>
    <w:p w14:paraId="35058738" w14:textId="77777777" w:rsidR="00CC22E5" w:rsidRDefault="00CC22E5" w:rsidP="007660A3">
      <w:pPr>
        <w:ind w:firstLine="709"/>
      </w:pPr>
    </w:p>
    <w:p w14:paraId="2718C844" w14:textId="38205F8E" w:rsidR="00B5746D" w:rsidRPr="00255FA3" w:rsidRDefault="00B5746D" w:rsidP="00255FA3">
      <w:pPr>
        <w:pStyle w:val="4"/>
      </w:pPr>
      <w:r w:rsidRPr="00255FA3">
        <w:t>Шаг процесса 10.0</w:t>
      </w:r>
      <w:r w:rsidR="000B535E">
        <w:t>7</w:t>
      </w:r>
      <w:r w:rsidRPr="00255FA3">
        <w:t xml:space="preserve">.04.01.100 – </w:t>
      </w:r>
      <w:r w:rsidR="00756876" w:rsidRPr="00255FA3">
        <w:t xml:space="preserve">Приемка по количеству </w:t>
      </w:r>
    </w:p>
    <w:p w14:paraId="7CC7A26E" w14:textId="22B87032" w:rsidR="00B5746D" w:rsidRDefault="00B5746D" w:rsidP="00B5746D"/>
    <w:p w14:paraId="3C147923" w14:textId="58F9A6D0" w:rsidR="000F2EDB" w:rsidRDefault="000F2EDB" w:rsidP="000F2EDB">
      <w:pPr>
        <w:ind w:firstLine="709"/>
      </w:pPr>
      <w:r>
        <w:t xml:space="preserve">После формирования единиц обработки или непосредственно после выгрузки </w:t>
      </w:r>
      <w:r w:rsidR="008C6A23">
        <w:t>МТР,</w:t>
      </w:r>
      <w:del w:id="1317" w:author="Кращенко Олег Владимирович (Подрядчик. ООО БерингПойнт)" w:date="2020-04-23T15:39:00Z">
        <w:r w:rsidR="008C6A23" w:rsidDel="004E728B">
          <w:delText xml:space="preserve"> </w:delText>
        </w:r>
        <w:r w:rsidDel="004E728B">
          <w:delText>кладовщик СП</w:delText>
        </w:r>
      </w:del>
      <w:ins w:id="1318" w:author="Кращенко Олег Владимирович (Подрядчик. ООО БерингПойнт)" w:date="2020-04-23T15:39:00Z">
        <w:r w:rsidR="004E728B">
          <w:t xml:space="preserve"> Кладовщик</w:t>
        </w:r>
      </w:ins>
      <w:r>
        <w:t xml:space="preserve"> приступает к приемке МТР по количеству. </w:t>
      </w:r>
    </w:p>
    <w:p w14:paraId="1D7EF688" w14:textId="00B107BF" w:rsidR="00263ED3" w:rsidRDefault="00263ED3" w:rsidP="000F2EDB">
      <w:pPr>
        <w:ind w:firstLine="709"/>
      </w:pPr>
      <w:r>
        <w:t>Приемка по количеству является частью входного контроля и осуществляется в соответствии с «Инструкцией по проведению входного контроля материально-технических ресурсов в местах первичного поступления» (Приказ АО «Полюс Логистика» № 22 от 30.01.2018 г.).</w:t>
      </w:r>
    </w:p>
    <w:p w14:paraId="398CAD5F" w14:textId="08F34E5F" w:rsidR="00654A7E" w:rsidRDefault="00654A7E" w:rsidP="000F2EDB">
      <w:pPr>
        <w:ind w:firstLine="709"/>
      </w:pPr>
      <w:r>
        <w:t>Приемке по количеству подлежат все МТР, поступающие на склады в рамках стандартн</w:t>
      </w:r>
      <w:r w:rsidR="002A5833">
        <w:t xml:space="preserve">ой процедуры обработки </w:t>
      </w:r>
      <w:r>
        <w:t>входящей поставки.</w:t>
      </w:r>
    </w:p>
    <w:p w14:paraId="1172134A" w14:textId="7C815040" w:rsidR="007A54D1" w:rsidRDefault="000F2EDB" w:rsidP="007A54D1">
      <w:pPr>
        <w:ind w:firstLine="709"/>
      </w:pPr>
      <w:r>
        <w:t>Для этого,</w:t>
      </w:r>
      <w:del w:id="1319" w:author="Кращенко Олег Владимирович (Подрядчик. ООО БерингПойнт)" w:date="2020-04-23T15:39:00Z">
        <w:r w:rsidDel="004E728B">
          <w:delText xml:space="preserve"> </w:delText>
        </w:r>
        <w:r w:rsidR="00F90A37" w:rsidDel="004E728B">
          <w:delText>кладовщик СП</w:delText>
        </w:r>
      </w:del>
      <w:ins w:id="1320" w:author="Кращенко Олег Владимирович (Подрядчик. ООО БерингПойнт)" w:date="2020-04-23T15:39:00Z">
        <w:r w:rsidR="004E728B">
          <w:t xml:space="preserve"> Кладовщик</w:t>
        </w:r>
      </w:ins>
      <w:r>
        <w:t xml:space="preserve"> </w:t>
      </w:r>
      <w:r w:rsidR="00F90A37">
        <w:t>на экране</w:t>
      </w:r>
      <w:r>
        <w:t xml:space="preserve"> ТСД выбирает </w:t>
      </w:r>
      <w:r w:rsidR="00F90A37">
        <w:t xml:space="preserve">в списке нужный </w:t>
      </w:r>
      <w:r>
        <w:t>до</w:t>
      </w:r>
      <w:r w:rsidR="00F90A37">
        <w:t xml:space="preserve">кумент входящей поставки и таким образом инициализирует </w:t>
      </w:r>
      <w:r>
        <w:t xml:space="preserve">процесс поступления на склад (начало приемки). </w:t>
      </w:r>
      <w:r w:rsidR="00F90A37">
        <w:t>В</w:t>
      </w:r>
      <w:r>
        <w:t xml:space="preserve">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фиксируется фактическое время начала приемки, а документ ВП получает новый статус («в работе»). После этого осуществляется физический пересчет МТР, прибывших в рамках входящей поставки.</w:t>
      </w:r>
    </w:p>
    <w:p w14:paraId="46DB9EE8" w14:textId="35BE30D5" w:rsidR="00F90A37" w:rsidRDefault="00F90A37" w:rsidP="007A54D1">
      <w:pPr>
        <w:ind w:firstLine="709"/>
      </w:pPr>
      <w:r>
        <w:t>Выбор документа входящей поставки можно осуществлять сканированием его номера с Печатной формы листа входящей поставки (разработка № ММ24).</w:t>
      </w:r>
    </w:p>
    <w:p w14:paraId="1172E9C0" w14:textId="2282DA91" w:rsidR="007A54D1" w:rsidRDefault="007A54D1" w:rsidP="007A54D1">
      <w:pPr>
        <w:ind w:firstLine="709"/>
      </w:pPr>
      <w:r>
        <w:t>На данном шаге МТР можно условно поделить на те, что требуют метрологических измерений и на те, что их не требуют.</w:t>
      </w:r>
    </w:p>
    <w:p w14:paraId="1107BEA7" w14:textId="77777777" w:rsidR="00263ED3" w:rsidRDefault="00263ED3" w:rsidP="007A54D1">
      <w:pPr>
        <w:ind w:firstLine="709"/>
      </w:pPr>
    </w:p>
    <w:p w14:paraId="06428E56" w14:textId="7AA2A924" w:rsidR="00853C1B" w:rsidRDefault="00853C1B" w:rsidP="00853C1B">
      <w:pPr>
        <w:jc w:val="right"/>
        <w:rPr>
          <w:rFonts w:cs="Arial"/>
          <w:b/>
          <w:sz w:val="22"/>
        </w:rPr>
      </w:pPr>
      <w:r w:rsidRPr="00916FAB">
        <w:rPr>
          <w:rFonts w:cs="Arial"/>
          <w:b/>
          <w:sz w:val="22"/>
        </w:rPr>
        <w:t xml:space="preserve">Таблица </w:t>
      </w:r>
      <w:r>
        <w:rPr>
          <w:rFonts w:cs="Arial"/>
          <w:b/>
          <w:sz w:val="22"/>
        </w:rPr>
        <w:t>85</w:t>
      </w:r>
      <w:r w:rsidRPr="00916FAB">
        <w:rPr>
          <w:rFonts w:cs="Arial"/>
          <w:b/>
          <w:sz w:val="22"/>
        </w:rPr>
        <w:t xml:space="preserve">. Описание </w:t>
      </w:r>
      <w:r>
        <w:rPr>
          <w:rFonts w:cs="Arial"/>
          <w:b/>
          <w:sz w:val="22"/>
        </w:rPr>
        <w:t>шага «Приемка по количеству»</w:t>
      </w:r>
    </w:p>
    <w:p w14:paraId="03418227" w14:textId="690BD169" w:rsidR="00853C1B" w:rsidRDefault="00853C1B" w:rsidP="007A54D1">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2835"/>
        <w:gridCol w:w="1701"/>
        <w:gridCol w:w="1023"/>
        <w:gridCol w:w="1386"/>
        <w:gridCol w:w="1418"/>
      </w:tblGrid>
      <w:tr w:rsidR="00853C1B" w14:paraId="1B10D5B1" w14:textId="77777777" w:rsidTr="00853C1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331DF58D"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835" w:type="dxa"/>
            <w:tcBorders>
              <w:top w:val="single" w:sz="6" w:space="0" w:color="auto"/>
              <w:left w:val="single" w:sz="6" w:space="0" w:color="auto"/>
              <w:bottom w:val="single" w:sz="6" w:space="0" w:color="auto"/>
              <w:right w:val="single" w:sz="6" w:space="0" w:color="auto"/>
            </w:tcBorders>
            <w:shd w:val="solid" w:color="FFCC00" w:fill="auto"/>
          </w:tcPr>
          <w:p w14:paraId="1F61FA91"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0CD64613"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023" w:type="dxa"/>
            <w:tcBorders>
              <w:top w:val="single" w:sz="6" w:space="0" w:color="auto"/>
              <w:left w:val="single" w:sz="6" w:space="0" w:color="auto"/>
              <w:bottom w:val="single" w:sz="6" w:space="0" w:color="auto"/>
              <w:right w:val="single" w:sz="6" w:space="0" w:color="auto"/>
            </w:tcBorders>
            <w:shd w:val="solid" w:color="FFCC00" w:fill="auto"/>
          </w:tcPr>
          <w:p w14:paraId="134AFFA0"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386" w:type="dxa"/>
            <w:tcBorders>
              <w:top w:val="single" w:sz="6" w:space="0" w:color="auto"/>
              <w:left w:val="single" w:sz="6" w:space="0" w:color="auto"/>
              <w:bottom w:val="single" w:sz="6" w:space="0" w:color="auto"/>
              <w:right w:val="single" w:sz="6" w:space="0" w:color="auto"/>
            </w:tcBorders>
            <w:shd w:val="solid" w:color="FFCC00" w:fill="auto"/>
          </w:tcPr>
          <w:p w14:paraId="3F3D63DC"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312CB462" w14:textId="77777777" w:rsidR="00853C1B" w:rsidRDefault="00853C1B">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53C1B" w14:paraId="345D2BDA" w14:textId="77777777" w:rsidTr="00853C1B">
        <w:trPr>
          <w:trHeight w:val="132"/>
        </w:trPr>
        <w:tc>
          <w:tcPr>
            <w:tcW w:w="1873" w:type="dxa"/>
            <w:tcBorders>
              <w:top w:val="single" w:sz="6" w:space="0" w:color="auto"/>
              <w:left w:val="single" w:sz="6" w:space="0" w:color="auto"/>
              <w:bottom w:val="single" w:sz="6" w:space="0" w:color="auto"/>
              <w:right w:val="single" w:sz="6" w:space="0" w:color="auto"/>
            </w:tcBorders>
          </w:tcPr>
          <w:p w14:paraId="6FE2A2B7"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ПП-10.07.04.01.100</w:t>
            </w:r>
          </w:p>
        </w:tc>
        <w:tc>
          <w:tcPr>
            <w:tcW w:w="2835" w:type="dxa"/>
            <w:tcBorders>
              <w:top w:val="single" w:sz="6" w:space="0" w:color="auto"/>
              <w:left w:val="single" w:sz="6" w:space="0" w:color="auto"/>
              <w:bottom w:val="single" w:sz="6" w:space="0" w:color="auto"/>
              <w:right w:val="single" w:sz="6" w:space="0" w:color="auto"/>
            </w:tcBorders>
          </w:tcPr>
          <w:p w14:paraId="64894841"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Складирование без тарных единиц</w:t>
            </w:r>
          </w:p>
          <w:p w14:paraId="01A5D689"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Стикерование завершено</w:t>
            </w:r>
          </w:p>
        </w:tc>
        <w:tc>
          <w:tcPr>
            <w:tcW w:w="1701" w:type="dxa"/>
            <w:tcBorders>
              <w:top w:val="single" w:sz="6" w:space="0" w:color="auto"/>
              <w:left w:val="single" w:sz="6" w:space="0" w:color="auto"/>
              <w:bottom w:val="single" w:sz="6" w:space="0" w:color="auto"/>
              <w:right w:val="single" w:sz="6" w:space="0" w:color="auto"/>
            </w:tcBorders>
          </w:tcPr>
          <w:p w14:paraId="5223EEFB"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tc>
        <w:tc>
          <w:tcPr>
            <w:tcW w:w="1023" w:type="dxa"/>
            <w:tcBorders>
              <w:top w:val="single" w:sz="6" w:space="0" w:color="auto"/>
              <w:left w:val="single" w:sz="6" w:space="0" w:color="auto"/>
              <w:bottom w:val="single" w:sz="6" w:space="0" w:color="auto"/>
              <w:right w:val="single" w:sz="6" w:space="0" w:color="auto"/>
            </w:tcBorders>
          </w:tcPr>
          <w:p w14:paraId="4793E947"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386" w:type="dxa"/>
            <w:tcBorders>
              <w:top w:val="single" w:sz="6" w:space="0" w:color="auto"/>
              <w:left w:val="single" w:sz="6" w:space="0" w:color="auto"/>
              <w:bottom w:val="single" w:sz="6" w:space="0" w:color="auto"/>
              <w:right w:val="single" w:sz="6" w:space="0" w:color="auto"/>
            </w:tcBorders>
          </w:tcPr>
          <w:p w14:paraId="106922C9" w14:textId="77777777" w:rsidR="00853C1B" w:rsidRDefault="00853C1B">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Результат пересчета МТР</w:t>
            </w:r>
          </w:p>
        </w:tc>
        <w:tc>
          <w:tcPr>
            <w:tcW w:w="1418" w:type="dxa"/>
            <w:tcBorders>
              <w:top w:val="single" w:sz="6" w:space="0" w:color="auto"/>
              <w:left w:val="single" w:sz="6" w:space="0" w:color="auto"/>
              <w:bottom w:val="single" w:sz="6" w:space="0" w:color="auto"/>
              <w:right w:val="single" w:sz="6" w:space="0" w:color="auto"/>
            </w:tcBorders>
          </w:tcPr>
          <w:p w14:paraId="2C683244" w14:textId="04D7687A" w:rsidR="00853C1B" w:rsidRDefault="00853C1B">
            <w:pPr>
              <w:autoSpaceDE w:val="0"/>
              <w:autoSpaceDN w:val="0"/>
              <w:adjustRightInd w:val="0"/>
              <w:jc w:val="left"/>
              <w:rPr>
                <w:rFonts w:eastAsiaTheme="minorHAnsi" w:cs="Arial"/>
                <w:color w:val="000000"/>
                <w:sz w:val="20"/>
                <w:szCs w:val="20"/>
              </w:rPr>
            </w:pPr>
            <w:del w:id="1321"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22"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4D3FBFB7" w14:textId="77777777" w:rsidR="00853C1B" w:rsidRDefault="00853C1B" w:rsidP="007A54D1">
      <w:pPr>
        <w:ind w:firstLine="709"/>
      </w:pPr>
    </w:p>
    <w:p w14:paraId="0F9BDA21" w14:textId="77777777" w:rsidR="00853C1B" w:rsidRDefault="00853C1B" w:rsidP="007A54D1">
      <w:pPr>
        <w:ind w:firstLine="709"/>
      </w:pPr>
    </w:p>
    <w:p w14:paraId="3A667249" w14:textId="114A8ECD" w:rsidR="0086079E" w:rsidRDefault="0086079E" w:rsidP="007A54D1">
      <w:pPr>
        <w:ind w:firstLine="709"/>
      </w:pPr>
    </w:p>
    <w:p w14:paraId="0B7E8F42" w14:textId="77777777" w:rsidR="0086079E" w:rsidRDefault="0086079E" w:rsidP="007A54D1">
      <w:pPr>
        <w:ind w:firstLine="709"/>
      </w:pPr>
    </w:p>
    <w:p w14:paraId="0D026C99" w14:textId="40A3D827" w:rsidR="00B5746D" w:rsidRPr="00255FA3" w:rsidRDefault="00B5746D" w:rsidP="00255FA3">
      <w:pPr>
        <w:pStyle w:val="4"/>
      </w:pPr>
      <w:r w:rsidRPr="00255FA3">
        <w:t>Шаг процесса 10.0</w:t>
      </w:r>
      <w:r w:rsidR="000B535E">
        <w:t>7</w:t>
      </w:r>
      <w:r w:rsidRPr="00255FA3">
        <w:t xml:space="preserve">.04.01.110 – </w:t>
      </w:r>
      <w:r w:rsidR="00756876" w:rsidRPr="00255FA3">
        <w:t>Пересчет количества МТР</w:t>
      </w:r>
    </w:p>
    <w:p w14:paraId="310CD498" w14:textId="77777777" w:rsidR="00B5746D" w:rsidRDefault="00B5746D" w:rsidP="00B5746D"/>
    <w:p w14:paraId="0382124F" w14:textId="5BA3C00E" w:rsidR="008B0CDB" w:rsidRDefault="007A54D1" w:rsidP="007A54D1">
      <w:pPr>
        <w:ind w:firstLine="709"/>
      </w:pPr>
      <w:r>
        <w:t xml:space="preserve">МТР, не требующие </w:t>
      </w:r>
      <w:r w:rsidR="008C6A23">
        <w:t xml:space="preserve">метрологических </w:t>
      </w:r>
      <w:r>
        <w:t xml:space="preserve">замеров, пересчитываются по базовым единицам измерения. Все результаты замеров и пересчета вносятся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при помощи ТСД.</w:t>
      </w:r>
    </w:p>
    <w:p w14:paraId="44F2BD0E" w14:textId="56CFB196" w:rsidR="00CB08B1" w:rsidRDefault="007A54D1" w:rsidP="007A54D1">
      <w:pPr>
        <w:ind w:firstLine="709"/>
      </w:pPr>
      <w:del w:id="1323" w:author="Кращенко Олег Владимирович (Подрядчик. ООО БерингПойнт)" w:date="2020-04-23T15:41:00Z">
        <w:r w:rsidDel="004E728B">
          <w:delText>Кладовщик СП</w:delText>
        </w:r>
      </w:del>
      <w:ins w:id="1324" w:author="Кращенко Олег Владимирович (Подрядчик. ООО БерингПойнт)" w:date="2020-04-23T15:41:00Z">
        <w:r w:rsidR="004E728B">
          <w:t>Кладовщик</w:t>
        </w:r>
      </w:ins>
      <w:r>
        <w:t xml:space="preserve"> при помощи ТСД</w:t>
      </w:r>
      <w:r w:rsidR="00CB08B1">
        <w:t>:</w:t>
      </w:r>
    </w:p>
    <w:p w14:paraId="44646A24" w14:textId="5C641AD7" w:rsidR="00CB08B1" w:rsidRDefault="007A54D1" w:rsidP="00C728F9">
      <w:pPr>
        <w:pStyle w:val="afc"/>
        <w:numPr>
          <w:ilvl w:val="0"/>
          <w:numId w:val="25"/>
        </w:numPr>
      </w:pPr>
      <w:r>
        <w:t>сканирует ШК эт</w:t>
      </w:r>
      <w:r w:rsidR="00F90A37">
        <w:t>и</w:t>
      </w:r>
      <w:r>
        <w:t>кетки ЕО</w:t>
      </w:r>
      <w:r w:rsidR="008C6A23">
        <w:t xml:space="preserve"> либо пропускает этот шаг на ТСД для автоматического создания ЕО </w:t>
      </w:r>
      <w:r w:rsidR="00C57CD4">
        <w:t>модулем</w:t>
      </w:r>
      <w:r w:rsidR="008C6A23">
        <w:t xml:space="preserve"> </w:t>
      </w:r>
      <w:r w:rsidR="008C6A23">
        <w:rPr>
          <w:lang w:val="en-US"/>
        </w:rPr>
        <w:t>SAP</w:t>
      </w:r>
      <w:r w:rsidR="008C6A23" w:rsidRPr="008C6A23">
        <w:t xml:space="preserve"> </w:t>
      </w:r>
      <w:r w:rsidR="008C6A23">
        <w:rPr>
          <w:lang w:val="en-US"/>
        </w:rPr>
        <w:t>EWM</w:t>
      </w:r>
      <w:r w:rsidR="00CB08B1">
        <w:t>;</w:t>
      </w:r>
    </w:p>
    <w:p w14:paraId="3BFB5AA9" w14:textId="52446DE0" w:rsidR="00CB08B1" w:rsidRDefault="00CB08B1" w:rsidP="00C728F9">
      <w:pPr>
        <w:pStyle w:val="afc"/>
        <w:numPr>
          <w:ilvl w:val="0"/>
          <w:numId w:val="25"/>
        </w:numPr>
      </w:pPr>
      <w:r>
        <w:t xml:space="preserve">сканирует </w:t>
      </w:r>
      <w:r w:rsidR="007A54D1">
        <w:t>ШК принимаемой на данную ЕО позиции МТР</w:t>
      </w:r>
      <w:r w:rsidR="004515A5">
        <w:t xml:space="preserve"> </w:t>
      </w:r>
      <w:r w:rsidR="008C6A23">
        <w:t>с упа</w:t>
      </w:r>
      <w:r w:rsidR="001B63B9">
        <w:t xml:space="preserve">ковки МТР либо с листа </w:t>
      </w:r>
      <w:r w:rsidR="004515A5">
        <w:t xml:space="preserve">входящей поставки </w:t>
      </w:r>
      <w:r w:rsidR="001B63B9">
        <w:t xml:space="preserve">приемки </w:t>
      </w:r>
      <w:r w:rsidR="004515A5">
        <w:t>(</w:t>
      </w:r>
      <w:r w:rsidR="008C6A23">
        <w:t>Реестр разработок</w:t>
      </w:r>
      <w:r w:rsidR="004515A5">
        <w:t>, ММ24. Подробнее в п. 5.10.12.1</w:t>
      </w:r>
      <w:r w:rsidR="008C6A23">
        <w:t>)</w:t>
      </w:r>
      <w:r>
        <w:t>;</w:t>
      </w:r>
    </w:p>
    <w:p w14:paraId="6DE4D821" w14:textId="77A054C2" w:rsidR="00CB08B1" w:rsidRDefault="001B63B9" w:rsidP="00C728F9">
      <w:pPr>
        <w:pStyle w:val="afc"/>
        <w:numPr>
          <w:ilvl w:val="0"/>
          <w:numId w:val="25"/>
        </w:numPr>
      </w:pPr>
      <w:r>
        <w:lastRenderedPageBreak/>
        <w:t>вводит количество.</w:t>
      </w:r>
    </w:p>
    <w:p w14:paraId="2A2103BB" w14:textId="0074814B" w:rsidR="007A54D1" w:rsidRDefault="007A54D1" w:rsidP="007A54D1">
      <w:pPr>
        <w:ind w:firstLine="709"/>
      </w:pPr>
      <w:r>
        <w:t xml:space="preserve">Если МТР не </w:t>
      </w:r>
      <w:r w:rsidR="00514726">
        <w:t>подлежит маркировке</w:t>
      </w:r>
      <w:r w:rsidR="00F90A37">
        <w:t xml:space="preserve"> ли</w:t>
      </w:r>
      <w:r w:rsidR="00A156F0">
        <w:t>бо не промаркирован</w:t>
      </w:r>
      <w:r w:rsidR="00514726">
        <w:t>,</w:t>
      </w:r>
      <w:del w:id="1325" w:author="Кращенко Олег Владимирович (Подрядчик. ООО БерингПойнт)" w:date="2020-04-23T15:39:00Z">
        <w:r w:rsidR="00514726" w:rsidDel="004E728B">
          <w:delText xml:space="preserve"> </w:delText>
        </w:r>
        <w:r w:rsidDel="004E728B">
          <w:delText>кладовщик СП</w:delText>
        </w:r>
      </w:del>
      <w:ins w:id="1326" w:author="Кращенко Олег Владимирович (Подрядчик. ООО БерингПойнт)" w:date="2020-04-23T15:41:00Z">
        <w:r w:rsidR="004E728B">
          <w:t>Кладовщик</w:t>
        </w:r>
      </w:ins>
      <w:ins w:id="1327" w:author="Кращенко Олег Владимирович (Подрядчик. ООО БерингПойнт)" w:date="2020-04-23T15:39:00Z">
        <w:r w:rsidR="004E728B">
          <w:t xml:space="preserve"> </w:t>
        </w:r>
      </w:ins>
      <w:del w:id="1328" w:author="Кращенко Олег Владимирович (Подрядчик. ООО БерингПойнт)" w:date="2020-04-23T15:53:00Z">
        <w:r w:rsidDel="00BD116E">
          <w:delText xml:space="preserve"> </w:delText>
        </w:r>
      </w:del>
      <w:r>
        <w:t>вносит артикул на ТСД вручную либо вы</w:t>
      </w:r>
      <w:r w:rsidR="00CB08B1">
        <w:t>б</w:t>
      </w:r>
      <w:r w:rsidR="00A156F0">
        <w:t xml:space="preserve">ирает его из списка МТР на листе приемки </w:t>
      </w:r>
      <w:r w:rsidR="00A156F0" w:rsidRPr="00217854">
        <w:t>(</w:t>
      </w:r>
      <w:r w:rsidR="00217854">
        <w:t xml:space="preserve">Печатная форма </w:t>
      </w:r>
      <w:r w:rsidR="00A156F0" w:rsidRPr="00217854">
        <w:t>лист</w:t>
      </w:r>
      <w:r w:rsidR="00D5304E">
        <w:t>а</w:t>
      </w:r>
      <w:r w:rsidR="00A156F0" w:rsidRPr="00217854">
        <w:t xml:space="preserve"> </w:t>
      </w:r>
      <w:r w:rsidR="007674F7" w:rsidRPr="00217854">
        <w:t>входящей поставки</w:t>
      </w:r>
      <w:r w:rsidR="00A156F0" w:rsidRPr="00217854">
        <w:t xml:space="preserve"> – разработка</w:t>
      </w:r>
      <w:r w:rsidR="00217854" w:rsidRPr="00217854">
        <w:t xml:space="preserve"> № ММ24</w:t>
      </w:r>
      <w:r w:rsidR="00A156F0" w:rsidRPr="00217854">
        <w:t>)</w:t>
      </w:r>
      <w:r w:rsidRPr="00217854">
        <w:t xml:space="preserve">. </w:t>
      </w:r>
      <w:r>
        <w:t>По заполнении ЕО</w:t>
      </w:r>
      <w:del w:id="1329" w:author="Кращенко Олег Владимирович (Подрядчик. ООО БерингПойнт)" w:date="2020-04-23T15:39:00Z">
        <w:r w:rsidDel="004E728B">
          <w:delText xml:space="preserve"> кладовщик СП</w:delText>
        </w:r>
      </w:del>
      <w:ins w:id="1330" w:author="Кращенко Олег Владимирович (Подрядчик. ООО БерингПойнт)" w:date="2020-04-23T15:41:00Z">
        <w:r w:rsidR="004E728B">
          <w:t>Кладовщик</w:t>
        </w:r>
      </w:ins>
      <w:ins w:id="1331" w:author="Кращенко Олег Владимирович (Подрядчик. ООО БерингПойнт)" w:date="2020-04-23T15:39:00Z">
        <w:r w:rsidR="004E728B">
          <w:t xml:space="preserve"> </w:t>
        </w:r>
      </w:ins>
      <w:del w:id="1332" w:author="Кращенко Олег Владимирович (Подрядчик. ООО БерингПойнт)" w:date="2020-04-23T15:53:00Z">
        <w:r w:rsidDel="00BD116E">
          <w:delText xml:space="preserve"> </w:delText>
        </w:r>
      </w:del>
      <w:r>
        <w:t>завершает работу с ней и приступает к новой ЕО, так же сканируя ее ШК</w:t>
      </w:r>
      <w:r w:rsidR="00DA0017">
        <w:t xml:space="preserve"> либо пропуская этот шаг на ТСД для автоматического создания ЕО </w:t>
      </w:r>
      <w:r w:rsidR="00C57CD4">
        <w:t>модулем</w:t>
      </w:r>
      <w:r w:rsidR="00DA0017">
        <w:t xml:space="preserve"> </w:t>
      </w:r>
      <w:r w:rsidR="00DA0017">
        <w:rPr>
          <w:lang w:val="en-US"/>
        </w:rPr>
        <w:t>SAP</w:t>
      </w:r>
      <w:r w:rsidR="00DA0017" w:rsidRPr="008C6A23">
        <w:t xml:space="preserve"> </w:t>
      </w:r>
      <w:r w:rsidR="00DA0017">
        <w:rPr>
          <w:lang w:val="en-US"/>
        </w:rPr>
        <w:t>EWM</w:t>
      </w:r>
      <w:r>
        <w:t>.</w:t>
      </w:r>
    </w:p>
    <w:p w14:paraId="15B5E34F" w14:textId="1C330DC6" w:rsidR="00817CEC" w:rsidRDefault="000B2EDC" w:rsidP="00817CEC">
      <w:pPr>
        <w:ind w:firstLine="709"/>
      </w:pPr>
      <w:r>
        <w:rPr>
          <w:rFonts w:eastAsiaTheme="majorEastAsia"/>
          <w:lang w:val="en-US"/>
        </w:rPr>
        <w:t>SAP</w:t>
      </w:r>
      <w:r w:rsidRPr="007961EE">
        <w:rPr>
          <w:rFonts w:eastAsiaTheme="majorEastAsia"/>
        </w:rPr>
        <w:t xml:space="preserve"> </w:t>
      </w:r>
      <w:r>
        <w:rPr>
          <w:rFonts w:eastAsiaTheme="majorEastAsia"/>
          <w:lang w:val="en-US"/>
        </w:rPr>
        <w:t>EWM</w:t>
      </w:r>
      <w:r>
        <w:t xml:space="preserve"> </w:t>
      </w:r>
      <w:r w:rsidR="00817CEC">
        <w:t>позволяет завершить работу с отдельно взятой ЕО и приступить к описанию следующей ЕО, а затем вернуться к предыдущей и доложить на нее любое дополнительное количество МТР, указав это при помощи ТСД.</w:t>
      </w:r>
    </w:p>
    <w:p w14:paraId="7DDE1CAC" w14:textId="59092D10" w:rsidR="00817CEC" w:rsidRPr="00E47F25" w:rsidRDefault="00514726" w:rsidP="00817CEC">
      <w:pPr>
        <w:ind w:firstLine="709"/>
      </w:pPr>
      <w:r>
        <w:t xml:space="preserve">При перемещении МТР между двумя складами внутри компании, использующими </w:t>
      </w:r>
      <w:r w:rsidR="00C57CD4">
        <w:t>модуль</w:t>
      </w:r>
      <w:r>
        <w:t xml:space="preserve"> </w:t>
      </w:r>
      <w:r>
        <w:rPr>
          <w:lang w:val="en-US"/>
        </w:rPr>
        <w:t>SAP</w:t>
      </w:r>
      <w:r w:rsidRPr="00514726">
        <w:t xml:space="preserve"> </w:t>
      </w:r>
      <w:r>
        <w:rPr>
          <w:lang w:val="en-US"/>
        </w:rPr>
        <w:t>EWM</w:t>
      </w:r>
      <w:r>
        <w:t xml:space="preserve">, </w:t>
      </w:r>
      <w:r w:rsidR="00817CEC">
        <w:t>допускается приемка МТР сканированием ШК ЕО</w:t>
      </w:r>
      <w:r w:rsidR="00DA0017">
        <w:t xml:space="preserve"> отпускающего склада</w:t>
      </w:r>
      <w:r>
        <w:t xml:space="preserve">. Для этого, при отгрузке со склада-источника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сохраняется информация о номере отгруженной ЕО и ее содержимом. Склад-</w:t>
      </w:r>
      <w:r w:rsidR="00425792">
        <w:t>акцептор</w:t>
      </w:r>
      <w:r>
        <w:t xml:space="preserve"> получает эту информацию </w:t>
      </w:r>
      <w:r w:rsidR="00817CEC">
        <w:t xml:space="preserve">вместе с </w:t>
      </w:r>
      <w:r w:rsidR="00DA0017">
        <w:t>В</w:t>
      </w:r>
      <w:r w:rsidR="00817CEC">
        <w:t>ходящ</w:t>
      </w:r>
      <w:r w:rsidR="00DA0017">
        <w:t xml:space="preserve">ей </w:t>
      </w:r>
      <w:r w:rsidR="00817CEC">
        <w:t>поставк</w:t>
      </w:r>
      <w:r w:rsidR="00DA0017">
        <w:t>ой, которая формируется на основании Исходящей поставки склада-</w:t>
      </w:r>
      <w:r w:rsidR="00425792">
        <w:t>отправителя</w:t>
      </w:r>
      <w:r w:rsidR="00817CEC">
        <w:t xml:space="preserve">. В таких случаях </w:t>
      </w:r>
      <w:r>
        <w:t>сканирование ШК ЕО показывает кладовщику склада-</w:t>
      </w:r>
      <w:r w:rsidR="00425792">
        <w:t>акцептора</w:t>
      </w:r>
      <w:r>
        <w:t xml:space="preserve"> весь состав ЕО</w:t>
      </w:r>
      <w:r w:rsidR="00817CEC">
        <w:t>.</w:t>
      </w:r>
    </w:p>
    <w:p w14:paraId="14C427C9" w14:textId="77777777" w:rsidR="000F2EDB" w:rsidRDefault="000F2EDB" w:rsidP="00B5746D"/>
    <w:p w14:paraId="084C6683" w14:textId="154B794D" w:rsidR="008F45B1" w:rsidRDefault="008F45B1" w:rsidP="008F45B1">
      <w:pPr>
        <w:jc w:val="right"/>
        <w:rPr>
          <w:rFonts w:cs="Arial"/>
          <w:b/>
          <w:sz w:val="22"/>
        </w:rPr>
      </w:pPr>
      <w:r w:rsidRPr="00916FAB">
        <w:rPr>
          <w:rFonts w:cs="Arial"/>
          <w:b/>
          <w:sz w:val="22"/>
        </w:rPr>
        <w:t xml:space="preserve">Таблица </w:t>
      </w:r>
      <w:r>
        <w:rPr>
          <w:rFonts w:cs="Arial"/>
          <w:b/>
          <w:sz w:val="22"/>
        </w:rPr>
        <w:t>86</w:t>
      </w:r>
      <w:r w:rsidRPr="00916FAB">
        <w:rPr>
          <w:rFonts w:cs="Arial"/>
          <w:b/>
          <w:sz w:val="22"/>
        </w:rPr>
        <w:t xml:space="preserve">. Описание </w:t>
      </w:r>
      <w:r>
        <w:rPr>
          <w:rFonts w:cs="Arial"/>
          <w:b/>
          <w:sz w:val="22"/>
        </w:rPr>
        <w:t>шага «Пересчет количества МТР»</w:t>
      </w:r>
    </w:p>
    <w:p w14:paraId="09C57609" w14:textId="4DCA7D26" w:rsidR="008F45B1" w:rsidRDefault="008F45B1" w:rsidP="00B5746D"/>
    <w:tbl>
      <w:tblPr>
        <w:tblW w:w="0" w:type="auto"/>
        <w:tblInd w:w="-38" w:type="dxa"/>
        <w:tblLayout w:type="fixed"/>
        <w:tblCellMar>
          <w:left w:w="30" w:type="dxa"/>
          <w:right w:w="30" w:type="dxa"/>
        </w:tblCellMar>
        <w:tblLook w:val="0000" w:firstRow="0" w:lastRow="0" w:firstColumn="0" w:lastColumn="0" w:noHBand="0" w:noVBand="0"/>
      </w:tblPr>
      <w:tblGrid>
        <w:gridCol w:w="1873"/>
        <w:gridCol w:w="3119"/>
        <w:gridCol w:w="1087"/>
        <w:gridCol w:w="1181"/>
        <w:gridCol w:w="1433"/>
        <w:gridCol w:w="1495"/>
      </w:tblGrid>
      <w:tr w:rsidR="008F45B1" w14:paraId="5B65DD19" w14:textId="77777777" w:rsidTr="008F45B1">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6F6110FE"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3119" w:type="dxa"/>
            <w:tcBorders>
              <w:top w:val="single" w:sz="6" w:space="0" w:color="auto"/>
              <w:left w:val="single" w:sz="6" w:space="0" w:color="auto"/>
              <w:bottom w:val="single" w:sz="6" w:space="0" w:color="auto"/>
              <w:right w:val="single" w:sz="6" w:space="0" w:color="auto"/>
            </w:tcBorders>
            <w:shd w:val="solid" w:color="FFCC00" w:fill="auto"/>
          </w:tcPr>
          <w:p w14:paraId="79D5D096"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1AB0157D"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181" w:type="dxa"/>
            <w:tcBorders>
              <w:top w:val="single" w:sz="6" w:space="0" w:color="auto"/>
              <w:left w:val="single" w:sz="6" w:space="0" w:color="auto"/>
              <w:bottom w:val="single" w:sz="6" w:space="0" w:color="auto"/>
              <w:right w:val="single" w:sz="6" w:space="0" w:color="auto"/>
            </w:tcBorders>
            <w:shd w:val="solid" w:color="FFCC00" w:fill="auto"/>
          </w:tcPr>
          <w:p w14:paraId="70350DC9"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33" w:type="dxa"/>
            <w:tcBorders>
              <w:top w:val="single" w:sz="6" w:space="0" w:color="auto"/>
              <w:left w:val="single" w:sz="6" w:space="0" w:color="auto"/>
              <w:bottom w:val="single" w:sz="6" w:space="0" w:color="auto"/>
              <w:right w:val="single" w:sz="6" w:space="0" w:color="auto"/>
            </w:tcBorders>
            <w:shd w:val="solid" w:color="FFCC00" w:fill="auto"/>
          </w:tcPr>
          <w:p w14:paraId="3E5ECCC2"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495" w:type="dxa"/>
            <w:tcBorders>
              <w:top w:val="single" w:sz="6" w:space="0" w:color="auto"/>
              <w:left w:val="single" w:sz="6" w:space="0" w:color="auto"/>
              <w:bottom w:val="single" w:sz="6" w:space="0" w:color="auto"/>
              <w:right w:val="single" w:sz="6" w:space="0" w:color="auto"/>
            </w:tcBorders>
            <w:shd w:val="solid" w:color="FFCC00" w:fill="auto"/>
          </w:tcPr>
          <w:p w14:paraId="55E20851"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F45B1" w14:paraId="37EC2B26" w14:textId="77777777" w:rsidTr="008F45B1">
        <w:trPr>
          <w:trHeight w:val="132"/>
        </w:trPr>
        <w:tc>
          <w:tcPr>
            <w:tcW w:w="1873" w:type="dxa"/>
            <w:tcBorders>
              <w:top w:val="single" w:sz="6" w:space="0" w:color="auto"/>
              <w:left w:val="single" w:sz="6" w:space="0" w:color="auto"/>
              <w:bottom w:val="single" w:sz="6" w:space="0" w:color="auto"/>
              <w:right w:val="single" w:sz="6" w:space="0" w:color="auto"/>
            </w:tcBorders>
          </w:tcPr>
          <w:p w14:paraId="6DDFE178" w14:textId="7777777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ПП-10.07.04.01.110</w:t>
            </w:r>
          </w:p>
        </w:tc>
        <w:tc>
          <w:tcPr>
            <w:tcW w:w="3119" w:type="dxa"/>
            <w:tcBorders>
              <w:top w:val="single" w:sz="6" w:space="0" w:color="auto"/>
              <w:left w:val="single" w:sz="6" w:space="0" w:color="auto"/>
              <w:bottom w:val="single" w:sz="6" w:space="0" w:color="auto"/>
              <w:right w:val="single" w:sz="6" w:space="0" w:color="auto"/>
            </w:tcBorders>
          </w:tcPr>
          <w:p w14:paraId="40D9AD2F" w14:textId="5822551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Метрологические замеры не требуются</w:t>
            </w:r>
          </w:p>
        </w:tc>
        <w:tc>
          <w:tcPr>
            <w:tcW w:w="1087" w:type="dxa"/>
            <w:tcBorders>
              <w:top w:val="single" w:sz="6" w:space="0" w:color="auto"/>
              <w:left w:val="single" w:sz="6" w:space="0" w:color="auto"/>
              <w:bottom w:val="single" w:sz="6" w:space="0" w:color="auto"/>
              <w:right w:val="single" w:sz="6" w:space="0" w:color="auto"/>
            </w:tcBorders>
          </w:tcPr>
          <w:p w14:paraId="79D5AFD3" w14:textId="7777777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181" w:type="dxa"/>
            <w:tcBorders>
              <w:top w:val="single" w:sz="6" w:space="0" w:color="auto"/>
              <w:left w:val="single" w:sz="6" w:space="0" w:color="auto"/>
              <w:bottom w:val="single" w:sz="6" w:space="0" w:color="auto"/>
              <w:right w:val="single" w:sz="6" w:space="0" w:color="auto"/>
            </w:tcBorders>
          </w:tcPr>
          <w:p w14:paraId="15C723FF" w14:textId="7777777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433" w:type="dxa"/>
            <w:tcBorders>
              <w:top w:val="single" w:sz="6" w:space="0" w:color="auto"/>
              <w:left w:val="single" w:sz="6" w:space="0" w:color="auto"/>
              <w:bottom w:val="single" w:sz="6" w:space="0" w:color="auto"/>
              <w:right w:val="single" w:sz="6" w:space="0" w:color="auto"/>
            </w:tcBorders>
          </w:tcPr>
          <w:p w14:paraId="13BCA84F" w14:textId="7777777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Результат пересчета МТР</w:t>
            </w:r>
          </w:p>
        </w:tc>
        <w:tc>
          <w:tcPr>
            <w:tcW w:w="1495" w:type="dxa"/>
            <w:tcBorders>
              <w:top w:val="single" w:sz="6" w:space="0" w:color="auto"/>
              <w:left w:val="single" w:sz="6" w:space="0" w:color="auto"/>
              <w:bottom w:val="single" w:sz="6" w:space="0" w:color="auto"/>
              <w:right w:val="single" w:sz="6" w:space="0" w:color="auto"/>
            </w:tcBorders>
          </w:tcPr>
          <w:p w14:paraId="47919ACB" w14:textId="28E74D77" w:rsidR="008F45B1" w:rsidRDefault="008F45B1">
            <w:pPr>
              <w:autoSpaceDE w:val="0"/>
              <w:autoSpaceDN w:val="0"/>
              <w:adjustRightInd w:val="0"/>
              <w:jc w:val="left"/>
              <w:rPr>
                <w:rFonts w:eastAsiaTheme="minorHAnsi" w:cs="Arial"/>
                <w:color w:val="000000"/>
                <w:sz w:val="20"/>
                <w:szCs w:val="20"/>
              </w:rPr>
            </w:pPr>
            <w:del w:id="1333"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34"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0DE855E3" w14:textId="77777777" w:rsidR="00884120" w:rsidRDefault="00884120" w:rsidP="00B5746D"/>
    <w:p w14:paraId="643E7301" w14:textId="314E0C0F" w:rsidR="00B5746D" w:rsidRPr="00255FA3" w:rsidRDefault="00B5746D" w:rsidP="00255FA3">
      <w:pPr>
        <w:pStyle w:val="4"/>
      </w:pPr>
      <w:r w:rsidRPr="00255FA3">
        <w:t>Шаг процесса 10.0</w:t>
      </w:r>
      <w:r w:rsidR="000B535E">
        <w:t>7</w:t>
      </w:r>
      <w:r w:rsidRPr="00255FA3">
        <w:t xml:space="preserve">.04.01.120 – </w:t>
      </w:r>
      <w:r w:rsidR="00756876" w:rsidRPr="00255FA3">
        <w:t>Выполнение метрологических замеров МТР</w:t>
      </w:r>
    </w:p>
    <w:p w14:paraId="4ACEDDFB" w14:textId="03C60938" w:rsidR="00B5746D" w:rsidRDefault="00B5746D" w:rsidP="00B5746D"/>
    <w:p w14:paraId="6EFFAAFB" w14:textId="7CEA3755" w:rsidR="007A54D1" w:rsidRPr="00F30074" w:rsidRDefault="007A54D1" w:rsidP="007A54D1">
      <w:pPr>
        <w:ind w:firstLine="709"/>
      </w:pPr>
      <w:r>
        <w:t xml:space="preserve">МТР, требующие метрологических измерений, могут быть замерены по метрологическим характеристикам либо с использованием </w:t>
      </w:r>
      <w:r w:rsidR="00E222E2">
        <w:t>средств метрологических измерений (</w:t>
      </w:r>
      <w:r w:rsidR="0046564F">
        <w:t xml:space="preserve">весов, </w:t>
      </w:r>
      <w:r w:rsidR="00E222E2">
        <w:t>жидкостных счетчиков)</w:t>
      </w:r>
      <w:r>
        <w:t xml:space="preserve">. </w:t>
      </w:r>
      <w:del w:id="1335" w:author="Tukhbatov Ruslan" w:date="2020-04-21T05:23:00Z">
        <w:r w:rsidDel="000738D5">
          <w:delText xml:space="preserve">Ко вторым относятся ГСМ, переливаемые в </w:delText>
        </w:r>
        <w:r w:rsidR="000F5B31" w:rsidDel="000738D5">
          <w:delText>резервуар</w:delText>
        </w:r>
        <w:r w:rsidDel="000738D5">
          <w:delText xml:space="preserve"> из а</w:delText>
        </w:r>
        <w:r w:rsidR="004C160F" w:rsidDel="000738D5">
          <w:delText xml:space="preserve">втоцистерны, вагона либо </w:delText>
        </w:r>
        <w:r w:rsidR="000E1274" w:rsidDel="000738D5">
          <w:delText>речного/морского транспорта</w:delText>
        </w:r>
        <w:r w:rsidR="000F5B31" w:rsidDel="000738D5">
          <w:delText xml:space="preserve"> и обратно.</w:delText>
        </w:r>
      </w:del>
    </w:p>
    <w:p w14:paraId="614F4635" w14:textId="02DBFE9D" w:rsidR="007A54D1" w:rsidRDefault="007A54D1" w:rsidP="007A54D1">
      <w:pPr>
        <w:ind w:firstLine="709"/>
      </w:pPr>
      <w:r>
        <w:t>МТР, требующие метрологических замеров, перемещаются в зону замера либо замеряются непосредственно в зоне приемки.</w:t>
      </w:r>
      <w:r w:rsidR="00CD5445">
        <w:t xml:space="preserve"> Данные по замерам вносятся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rsidR="00CD5445">
        <w:t>при помощи ТСД.</w:t>
      </w:r>
    </w:p>
    <w:p w14:paraId="7D26C03E" w14:textId="77777777" w:rsidR="00B5746D" w:rsidRDefault="00B5746D" w:rsidP="00B5746D"/>
    <w:p w14:paraId="1D814611" w14:textId="04F8F041" w:rsidR="0086079E" w:rsidRDefault="0086079E" w:rsidP="00B5746D"/>
    <w:p w14:paraId="23CCDAF7" w14:textId="77777777" w:rsidR="0086079E" w:rsidRDefault="0086079E" w:rsidP="00B5746D"/>
    <w:p w14:paraId="7D8E1AA6" w14:textId="77777777" w:rsidR="0086079E" w:rsidRDefault="0086079E" w:rsidP="00B5746D"/>
    <w:p w14:paraId="4AE17FFC" w14:textId="77777777" w:rsidR="0086079E" w:rsidRDefault="0086079E" w:rsidP="00B5746D"/>
    <w:p w14:paraId="773CCF11" w14:textId="77777777" w:rsidR="0086079E" w:rsidRDefault="0086079E" w:rsidP="00B5746D"/>
    <w:p w14:paraId="3471598C" w14:textId="703463F7" w:rsidR="008F45B1" w:rsidRDefault="008F45B1" w:rsidP="008F45B1">
      <w:pPr>
        <w:jc w:val="right"/>
        <w:rPr>
          <w:rFonts w:cs="Arial"/>
          <w:b/>
          <w:sz w:val="22"/>
        </w:rPr>
      </w:pPr>
      <w:r w:rsidRPr="00916FAB">
        <w:rPr>
          <w:rFonts w:cs="Arial"/>
          <w:b/>
          <w:sz w:val="22"/>
        </w:rPr>
        <w:t xml:space="preserve">Таблица </w:t>
      </w:r>
      <w:r>
        <w:rPr>
          <w:rFonts w:cs="Arial"/>
          <w:b/>
          <w:sz w:val="22"/>
        </w:rPr>
        <w:t>87</w:t>
      </w:r>
      <w:r w:rsidRPr="00916FAB">
        <w:rPr>
          <w:rFonts w:cs="Arial"/>
          <w:b/>
          <w:sz w:val="22"/>
        </w:rPr>
        <w:t xml:space="preserve">. Описание </w:t>
      </w:r>
      <w:r>
        <w:rPr>
          <w:rFonts w:cs="Arial"/>
          <w:b/>
          <w:sz w:val="22"/>
        </w:rPr>
        <w:t>шага «Выполнение метрологических замеров»</w:t>
      </w:r>
    </w:p>
    <w:p w14:paraId="1945C481" w14:textId="0E5840EF" w:rsidR="008F45B1" w:rsidRDefault="008F45B1" w:rsidP="00B5746D"/>
    <w:tbl>
      <w:tblPr>
        <w:tblW w:w="10236" w:type="dxa"/>
        <w:tblInd w:w="-38" w:type="dxa"/>
        <w:tblLayout w:type="fixed"/>
        <w:tblCellMar>
          <w:left w:w="30" w:type="dxa"/>
          <w:right w:w="30" w:type="dxa"/>
        </w:tblCellMar>
        <w:tblLook w:val="0000" w:firstRow="0" w:lastRow="0" w:firstColumn="0" w:lastColumn="0" w:noHBand="0" w:noVBand="0"/>
      </w:tblPr>
      <w:tblGrid>
        <w:gridCol w:w="1873"/>
        <w:gridCol w:w="3402"/>
        <w:gridCol w:w="1087"/>
        <w:gridCol w:w="1023"/>
        <w:gridCol w:w="1292"/>
        <w:gridCol w:w="1559"/>
      </w:tblGrid>
      <w:tr w:rsidR="008F45B1" w14:paraId="13C76440" w14:textId="77777777" w:rsidTr="008F45B1">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1EA6517F"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3402" w:type="dxa"/>
            <w:tcBorders>
              <w:top w:val="single" w:sz="6" w:space="0" w:color="auto"/>
              <w:left w:val="single" w:sz="6" w:space="0" w:color="auto"/>
              <w:bottom w:val="single" w:sz="6" w:space="0" w:color="auto"/>
              <w:right w:val="single" w:sz="6" w:space="0" w:color="auto"/>
            </w:tcBorders>
            <w:shd w:val="solid" w:color="FFCC00" w:fill="auto"/>
          </w:tcPr>
          <w:p w14:paraId="6D9126F6"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7490A38D"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023" w:type="dxa"/>
            <w:tcBorders>
              <w:top w:val="single" w:sz="6" w:space="0" w:color="auto"/>
              <w:left w:val="single" w:sz="6" w:space="0" w:color="auto"/>
              <w:bottom w:val="single" w:sz="6" w:space="0" w:color="auto"/>
              <w:right w:val="single" w:sz="6" w:space="0" w:color="auto"/>
            </w:tcBorders>
            <w:shd w:val="solid" w:color="FFCC00" w:fill="auto"/>
          </w:tcPr>
          <w:p w14:paraId="6BDF3F8C"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92" w:type="dxa"/>
            <w:tcBorders>
              <w:top w:val="single" w:sz="6" w:space="0" w:color="auto"/>
              <w:left w:val="single" w:sz="6" w:space="0" w:color="auto"/>
              <w:bottom w:val="single" w:sz="6" w:space="0" w:color="auto"/>
              <w:right w:val="single" w:sz="6" w:space="0" w:color="auto"/>
            </w:tcBorders>
            <w:shd w:val="solid" w:color="FFCC00" w:fill="auto"/>
          </w:tcPr>
          <w:p w14:paraId="6E95CA47"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037DFFB5" w14:textId="77777777" w:rsidR="008F45B1" w:rsidRDefault="008F45B1">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8F45B1" w14:paraId="3896F7B4" w14:textId="77777777" w:rsidTr="008F45B1">
        <w:trPr>
          <w:trHeight w:val="132"/>
        </w:trPr>
        <w:tc>
          <w:tcPr>
            <w:tcW w:w="1873" w:type="dxa"/>
            <w:tcBorders>
              <w:top w:val="single" w:sz="6" w:space="0" w:color="auto"/>
              <w:left w:val="single" w:sz="6" w:space="0" w:color="auto"/>
              <w:bottom w:val="single" w:sz="6" w:space="0" w:color="auto"/>
              <w:right w:val="single" w:sz="6" w:space="0" w:color="auto"/>
            </w:tcBorders>
          </w:tcPr>
          <w:p w14:paraId="635DA624" w14:textId="7777777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ПП-10.07.04.01.120</w:t>
            </w:r>
          </w:p>
        </w:tc>
        <w:tc>
          <w:tcPr>
            <w:tcW w:w="3402" w:type="dxa"/>
            <w:tcBorders>
              <w:top w:val="single" w:sz="6" w:space="0" w:color="auto"/>
              <w:left w:val="single" w:sz="6" w:space="0" w:color="auto"/>
              <w:bottom w:val="single" w:sz="6" w:space="0" w:color="auto"/>
              <w:right w:val="single" w:sz="6" w:space="0" w:color="auto"/>
            </w:tcBorders>
          </w:tcPr>
          <w:p w14:paraId="1ABBAA71" w14:textId="3FE641A3" w:rsidR="008F45B1" w:rsidRDefault="008F45B1" w:rsidP="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Требуются метрологические и другие виды замеров</w:t>
            </w:r>
          </w:p>
        </w:tc>
        <w:tc>
          <w:tcPr>
            <w:tcW w:w="1087" w:type="dxa"/>
            <w:tcBorders>
              <w:top w:val="single" w:sz="6" w:space="0" w:color="auto"/>
              <w:left w:val="single" w:sz="6" w:space="0" w:color="auto"/>
              <w:bottom w:val="single" w:sz="6" w:space="0" w:color="auto"/>
              <w:right w:val="single" w:sz="6" w:space="0" w:color="auto"/>
            </w:tcBorders>
          </w:tcPr>
          <w:p w14:paraId="2C867217" w14:textId="7777777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023" w:type="dxa"/>
            <w:tcBorders>
              <w:top w:val="single" w:sz="6" w:space="0" w:color="auto"/>
              <w:left w:val="single" w:sz="6" w:space="0" w:color="auto"/>
              <w:bottom w:val="single" w:sz="6" w:space="0" w:color="auto"/>
              <w:right w:val="single" w:sz="6" w:space="0" w:color="auto"/>
            </w:tcBorders>
          </w:tcPr>
          <w:p w14:paraId="3CD3A94F" w14:textId="7777777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292" w:type="dxa"/>
            <w:tcBorders>
              <w:top w:val="single" w:sz="6" w:space="0" w:color="auto"/>
              <w:left w:val="single" w:sz="6" w:space="0" w:color="auto"/>
              <w:bottom w:val="single" w:sz="6" w:space="0" w:color="auto"/>
              <w:right w:val="single" w:sz="6" w:space="0" w:color="auto"/>
            </w:tcBorders>
          </w:tcPr>
          <w:p w14:paraId="1F130415" w14:textId="77777777" w:rsidR="008F45B1" w:rsidRDefault="008F45B1">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Результаты замеров</w:t>
            </w:r>
          </w:p>
        </w:tc>
        <w:tc>
          <w:tcPr>
            <w:tcW w:w="1559" w:type="dxa"/>
            <w:tcBorders>
              <w:top w:val="single" w:sz="6" w:space="0" w:color="auto"/>
              <w:left w:val="single" w:sz="6" w:space="0" w:color="auto"/>
              <w:bottom w:val="single" w:sz="6" w:space="0" w:color="auto"/>
              <w:right w:val="single" w:sz="6" w:space="0" w:color="auto"/>
            </w:tcBorders>
          </w:tcPr>
          <w:p w14:paraId="37905EF0" w14:textId="4C938D52" w:rsidR="008F45B1" w:rsidRDefault="008F45B1">
            <w:pPr>
              <w:autoSpaceDE w:val="0"/>
              <w:autoSpaceDN w:val="0"/>
              <w:adjustRightInd w:val="0"/>
              <w:jc w:val="left"/>
              <w:rPr>
                <w:rFonts w:eastAsiaTheme="minorHAnsi" w:cs="Arial"/>
                <w:color w:val="000000"/>
                <w:sz w:val="20"/>
                <w:szCs w:val="20"/>
              </w:rPr>
            </w:pPr>
            <w:del w:id="1336"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37"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72AA9875" w14:textId="77777777" w:rsidR="00BB4FFA" w:rsidRDefault="00BB4FFA" w:rsidP="00B5746D"/>
    <w:p w14:paraId="7271AF20" w14:textId="77777777" w:rsidR="008F45B1" w:rsidRDefault="008F45B1" w:rsidP="00B5746D"/>
    <w:p w14:paraId="52AA1776" w14:textId="166EA9F5" w:rsidR="00B5746D" w:rsidRPr="00255FA3" w:rsidRDefault="00B5746D" w:rsidP="00255FA3">
      <w:pPr>
        <w:pStyle w:val="4"/>
      </w:pPr>
      <w:r w:rsidRPr="00255FA3">
        <w:t>Шаг процесса 10.0</w:t>
      </w:r>
      <w:r w:rsidR="000B535E">
        <w:t>7</w:t>
      </w:r>
      <w:r w:rsidRPr="00255FA3">
        <w:t xml:space="preserve">.04.01.122 – </w:t>
      </w:r>
      <w:r w:rsidR="00756876" w:rsidRPr="00255FA3">
        <w:t>Замер ГСМ, передача результата в SAP EWM</w:t>
      </w:r>
    </w:p>
    <w:p w14:paraId="6252FD54" w14:textId="19099B58" w:rsidR="00B5746D" w:rsidRDefault="00B5746D" w:rsidP="00B5746D"/>
    <w:p w14:paraId="364A06A3" w14:textId="44960B33" w:rsidR="00781142" w:rsidRDefault="00CD5445" w:rsidP="00CD5445">
      <w:pPr>
        <w:ind w:firstLine="709"/>
      </w:pPr>
      <w:r>
        <w:lastRenderedPageBreak/>
        <w:t xml:space="preserve">ГСМ, переливаемые в </w:t>
      </w:r>
      <w:r w:rsidR="00096A79">
        <w:t>резервуар</w:t>
      </w:r>
      <w:r>
        <w:t>, замеряются непосредственно при переливе и для их замера используются счетчики</w:t>
      </w:r>
      <w:r w:rsidR="00245E2F">
        <w:t xml:space="preserve">, </w:t>
      </w:r>
      <w:r w:rsidR="00DA7E34">
        <w:t>функциониру</w:t>
      </w:r>
      <w:r w:rsidR="00245E2F">
        <w:t>ющие</w:t>
      </w:r>
      <w:r w:rsidR="00DA7E34">
        <w:t xml:space="preserve"> вне </w:t>
      </w:r>
      <w:r w:rsidR="00DA7E34">
        <w:rPr>
          <w:lang w:val="en-US"/>
        </w:rPr>
        <w:t>SAP</w:t>
      </w:r>
      <w:r w:rsidR="00245E2F">
        <w:t xml:space="preserve"> </w:t>
      </w:r>
      <w:r w:rsidR="00245E2F">
        <w:rPr>
          <w:lang w:val="en-US"/>
        </w:rPr>
        <w:t>EWM</w:t>
      </w:r>
      <w:r>
        <w:t xml:space="preserve">. Данные по замерам ГСМ </w:t>
      </w:r>
      <w:r w:rsidR="006E1D14">
        <w:t xml:space="preserve">не </w:t>
      </w:r>
      <w:r>
        <w:t xml:space="preserve">передаются в </w:t>
      </w:r>
      <w:r>
        <w:rPr>
          <w:lang w:val="en-US"/>
        </w:rPr>
        <w:t>EWM</w:t>
      </w:r>
      <w:r w:rsidR="00781142">
        <w:t xml:space="preserve">, учет наливных ГСМ в </w:t>
      </w:r>
      <w:r w:rsidR="00781142">
        <w:rPr>
          <w:lang w:val="en-US"/>
        </w:rPr>
        <w:t>SAP</w:t>
      </w:r>
      <w:r w:rsidR="00781142" w:rsidRPr="00781142">
        <w:t xml:space="preserve"> </w:t>
      </w:r>
      <w:r w:rsidR="00781142">
        <w:rPr>
          <w:lang w:val="en-US"/>
        </w:rPr>
        <w:t>EWM</w:t>
      </w:r>
      <w:r w:rsidR="00781142">
        <w:t xml:space="preserve"> не ведется</w:t>
      </w:r>
      <w:r>
        <w:t>.</w:t>
      </w:r>
    </w:p>
    <w:p w14:paraId="01F970C8" w14:textId="736E6575" w:rsidR="00CD5445" w:rsidRPr="00583E9D" w:rsidRDefault="00781142" w:rsidP="00CD5445">
      <w:pPr>
        <w:ind w:firstLine="709"/>
      </w:pPr>
      <w:r>
        <w:t xml:space="preserve">Тем не менее, в </w:t>
      </w:r>
      <w:r w:rsidR="00583E9D">
        <w:t xml:space="preserve">случае необходимости </w:t>
      </w:r>
      <w:r w:rsidR="00245E2F">
        <w:t xml:space="preserve">остается техническая возможность для внесения </w:t>
      </w:r>
      <w:r w:rsidR="00583E9D">
        <w:t>данны</w:t>
      </w:r>
      <w:r w:rsidR="00245E2F">
        <w:t>х</w:t>
      </w:r>
      <w:r w:rsidR="00583E9D">
        <w:t xml:space="preserve"> по замерам ГСМ </w:t>
      </w:r>
      <w:r w:rsidR="008039FA">
        <w:t xml:space="preserve">(например, из Контур ГСМ) </w:t>
      </w:r>
      <w:r w:rsidR="00583E9D">
        <w:t xml:space="preserve">в </w:t>
      </w:r>
      <w:r w:rsidR="00C57CD4">
        <w:t>модуль</w:t>
      </w:r>
      <w:r w:rsidR="00583E9D">
        <w:t xml:space="preserve"> </w:t>
      </w:r>
      <w:r w:rsidR="00583E9D">
        <w:rPr>
          <w:lang w:val="en-US"/>
        </w:rPr>
        <w:t>SAP</w:t>
      </w:r>
      <w:r w:rsidR="00583E9D" w:rsidRPr="00583E9D">
        <w:t xml:space="preserve"> </w:t>
      </w:r>
      <w:r w:rsidR="00583E9D">
        <w:rPr>
          <w:lang w:val="en-US"/>
        </w:rPr>
        <w:t>EWM</w:t>
      </w:r>
      <w:r w:rsidR="00583E9D">
        <w:t xml:space="preserve"> при помощи ТСД либо с рабочего места оператора склада СП (при работе с использованием бумажных носителей).</w:t>
      </w:r>
    </w:p>
    <w:p w14:paraId="2784A113" w14:textId="77777777" w:rsidR="008511DF" w:rsidRDefault="008511DF" w:rsidP="00CD5445">
      <w:pPr>
        <w:ind w:firstLine="709"/>
      </w:pPr>
    </w:p>
    <w:p w14:paraId="7B5E8693" w14:textId="72805AD7" w:rsidR="00D74BF2" w:rsidRDefault="00D74BF2" w:rsidP="00D74BF2">
      <w:pPr>
        <w:jc w:val="right"/>
        <w:rPr>
          <w:rFonts w:cs="Arial"/>
          <w:b/>
          <w:sz w:val="22"/>
        </w:rPr>
      </w:pPr>
      <w:r w:rsidRPr="00916FAB">
        <w:rPr>
          <w:rFonts w:cs="Arial"/>
          <w:b/>
          <w:sz w:val="22"/>
        </w:rPr>
        <w:t xml:space="preserve">Таблица </w:t>
      </w:r>
      <w:r>
        <w:rPr>
          <w:rFonts w:cs="Arial"/>
          <w:b/>
          <w:sz w:val="22"/>
        </w:rPr>
        <w:t>88</w:t>
      </w:r>
      <w:r w:rsidRPr="00916FAB">
        <w:rPr>
          <w:rFonts w:cs="Arial"/>
          <w:b/>
          <w:sz w:val="22"/>
        </w:rPr>
        <w:t xml:space="preserve">. Описание </w:t>
      </w:r>
      <w:r>
        <w:rPr>
          <w:rFonts w:cs="Arial"/>
          <w:b/>
          <w:sz w:val="22"/>
        </w:rPr>
        <w:t xml:space="preserve">шага «Замер ГСМ, передача результата в </w:t>
      </w:r>
      <w:r>
        <w:rPr>
          <w:rFonts w:cs="Arial"/>
          <w:b/>
          <w:sz w:val="22"/>
          <w:lang w:val="en-US"/>
        </w:rPr>
        <w:t>SAP</w:t>
      </w:r>
      <w:r w:rsidRPr="00D74BF2">
        <w:rPr>
          <w:rFonts w:cs="Arial"/>
          <w:b/>
          <w:sz w:val="22"/>
        </w:rPr>
        <w:t xml:space="preserve"> </w:t>
      </w:r>
      <w:r>
        <w:rPr>
          <w:rFonts w:cs="Arial"/>
          <w:b/>
          <w:sz w:val="22"/>
          <w:lang w:val="en-US"/>
        </w:rPr>
        <w:t>EWM</w:t>
      </w:r>
      <w:r>
        <w:rPr>
          <w:rFonts w:cs="Arial"/>
          <w:b/>
          <w:sz w:val="22"/>
        </w:rPr>
        <w:t>»</w:t>
      </w:r>
    </w:p>
    <w:p w14:paraId="4F8E2457" w14:textId="4D88D3F1" w:rsidR="00D74BF2" w:rsidRDefault="00D74BF2" w:rsidP="00CD5445">
      <w:pPr>
        <w:ind w:firstLine="709"/>
      </w:pPr>
    </w:p>
    <w:tbl>
      <w:tblPr>
        <w:tblW w:w="10237" w:type="dxa"/>
        <w:tblInd w:w="-38" w:type="dxa"/>
        <w:tblLayout w:type="fixed"/>
        <w:tblCellMar>
          <w:left w:w="30" w:type="dxa"/>
          <w:right w:w="30" w:type="dxa"/>
        </w:tblCellMar>
        <w:tblLook w:val="0000" w:firstRow="0" w:lastRow="0" w:firstColumn="0" w:lastColumn="0" w:noHBand="0" w:noVBand="0"/>
      </w:tblPr>
      <w:tblGrid>
        <w:gridCol w:w="1873"/>
        <w:gridCol w:w="2268"/>
        <w:gridCol w:w="1087"/>
        <w:gridCol w:w="1323"/>
        <w:gridCol w:w="1985"/>
        <w:gridCol w:w="1701"/>
      </w:tblGrid>
      <w:tr w:rsidR="00D74BF2" w14:paraId="42BFE14E" w14:textId="77777777" w:rsidTr="00D74BF2">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4F8859A9"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3CE49B43"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29251E47"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323" w:type="dxa"/>
            <w:tcBorders>
              <w:top w:val="single" w:sz="6" w:space="0" w:color="auto"/>
              <w:left w:val="single" w:sz="6" w:space="0" w:color="auto"/>
              <w:bottom w:val="single" w:sz="6" w:space="0" w:color="auto"/>
              <w:right w:val="single" w:sz="6" w:space="0" w:color="auto"/>
            </w:tcBorders>
            <w:shd w:val="solid" w:color="FFCC00" w:fill="auto"/>
          </w:tcPr>
          <w:p w14:paraId="10074178"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01674A80"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72A1C2ED"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D74BF2" w14:paraId="2075DB24" w14:textId="77777777" w:rsidTr="00D74BF2">
        <w:trPr>
          <w:trHeight w:val="132"/>
        </w:trPr>
        <w:tc>
          <w:tcPr>
            <w:tcW w:w="1873" w:type="dxa"/>
            <w:tcBorders>
              <w:top w:val="single" w:sz="6" w:space="0" w:color="auto"/>
              <w:left w:val="single" w:sz="6" w:space="0" w:color="auto"/>
              <w:bottom w:val="single" w:sz="6" w:space="0" w:color="auto"/>
              <w:right w:val="single" w:sz="6" w:space="0" w:color="auto"/>
            </w:tcBorders>
          </w:tcPr>
          <w:p w14:paraId="56333F3B"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ПП-10.07.04.01.122</w:t>
            </w:r>
          </w:p>
        </w:tc>
        <w:tc>
          <w:tcPr>
            <w:tcW w:w="2268" w:type="dxa"/>
            <w:tcBorders>
              <w:top w:val="single" w:sz="6" w:space="0" w:color="auto"/>
              <w:left w:val="single" w:sz="6" w:space="0" w:color="auto"/>
              <w:bottom w:val="single" w:sz="6" w:space="0" w:color="auto"/>
              <w:right w:val="single" w:sz="6" w:space="0" w:color="auto"/>
            </w:tcBorders>
          </w:tcPr>
          <w:p w14:paraId="070DA8BB" w14:textId="105B30BF" w:rsidR="00D74BF2" w:rsidRDefault="00D74BF2" w:rsidP="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Требуются метрологические и другие виды замеров</w:t>
            </w:r>
          </w:p>
        </w:tc>
        <w:tc>
          <w:tcPr>
            <w:tcW w:w="1087" w:type="dxa"/>
            <w:tcBorders>
              <w:top w:val="single" w:sz="6" w:space="0" w:color="auto"/>
              <w:left w:val="single" w:sz="6" w:space="0" w:color="auto"/>
              <w:bottom w:val="single" w:sz="6" w:space="0" w:color="auto"/>
              <w:right w:val="single" w:sz="6" w:space="0" w:color="auto"/>
            </w:tcBorders>
          </w:tcPr>
          <w:p w14:paraId="320ECFCC"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323" w:type="dxa"/>
            <w:tcBorders>
              <w:top w:val="single" w:sz="6" w:space="0" w:color="auto"/>
              <w:left w:val="single" w:sz="6" w:space="0" w:color="auto"/>
              <w:bottom w:val="single" w:sz="6" w:space="0" w:color="auto"/>
              <w:right w:val="single" w:sz="6" w:space="0" w:color="auto"/>
            </w:tcBorders>
          </w:tcPr>
          <w:p w14:paraId="7D4691FB"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985" w:type="dxa"/>
            <w:tcBorders>
              <w:top w:val="single" w:sz="6" w:space="0" w:color="auto"/>
              <w:left w:val="single" w:sz="6" w:space="0" w:color="auto"/>
              <w:bottom w:val="single" w:sz="6" w:space="0" w:color="auto"/>
              <w:right w:val="single" w:sz="6" w:space="0" w:color="auto"/>
            </w:tcBorders>
          </w:tcPr>
          <w:p w14:paraId="175B5853"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Результаты замера из Контур ГСМ</w:t>
            </w:r>
          </w:p>
        </w:tc>
        <w:tc>
          <w:tcPr>
            <w:tcW w:w="1701" w:type="dxa"/>
            <w:tcBorders>
              <w:top w:val="single" w:sz="6" w:space="0" w:color="auto"/>
              <w:left w:val="single" w:sz="6" w:space="0" w:color="auto"/>
              <w:bottom w:val="single" w:sz="6" w:space="0" w:color="auto"/>
              <w:right w:val="single" w:sz="6" w:space="0" w:color="auto"/>
            </w:tcBorders>
          </w:tcPr>
          <w:p w14:paraId="265831A9"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Автоматически</w:t>
            </w:r>
          </w:p>
        </w:tc>
      </w:tr>
    </w:tbl>
    <w:p w14:paraId="7FDAECC5" w14:textId="77777777" w:rsidR="00D74BF2" w:rsidRDefault="00D74BF2" w:rsidP="00CD5445">
      <w:pPr>
        <w:ind w:firstLine="709"/>
      </w:pPr>
    </w:p>
    <w:p w14:paraId="0112E932" w14:textId="77777777" w:rsidR="00D74BF2" w:rsidRDefault="00D74BF2" w:rsidP="00CD5445">
      <w:pPr>
        <w:ind w:firstLine="709"/>
      </w:pPr>
    </w:p>
    <w:p w14:paraId="7A226D97" w14:textId="4E1F0A89" w:rsidR="00B5746D" w:rsidRPr="00255FA3" w:rsidRDefault="00B5746D" w:rsidP="00255FA3">
      <w:pPr>
        <w:pStyle w:val="4"/>
      </w:pPr>
      <w:r w:rsidRPr="00255FA3">
        <w:t>Шаг процесса 10.0</w:t>
      </w:r>
      <w:r w:rsidR="000B535E">
        <w:t>7</w:t>
      </w:r>
      <w:r w:rsidRPr="00255FA3">
        <w:t xml:space="preserve">.04.01.130 – </w:t>
      </w:r>
      <w:r w:rsidR="00756876" w:rsidRPr="00255FA3">
        <w:t xml:space="preserve">Проверка наличия отклонений по количеству </w:t>
      </w:r>
    </w:p>
    <w:p w14:paraId="15D33B7C" w14:textId="76AC9032" w:rsidR="00B5746D" w:rsidRDefault="00B5746D" w:rsidP="00B5746D"/>
    <w:p w14:paraId="4767D30D" w14:textId="1F5356D2" w:rsidR="00817CEC" w:rsidRDefault="00D920FB" w:rsidP="00817CEC">
      <w:pPr>
        <w:ind w:firstLine="709"/>
      </w:pPr>
      <w:r w:rsidRPr="001A52DF">
        <w:t>При приемке МТР</w:t>
      </w:r>
      <w:del w:id="1338" w:author="Кращенко Олег Владимирович (Подрядчик. ООО БерингПойнт)" w:date="2020-04-23T15:39:00Z">
        <w:r w:rsidRPr="001A52DF" w:rsidDel="004E728B">
          <w:delText xml:space="preserve"> </w:delText>
        </w:r>
        <w:r w:rsidR="0029515C" w:rsidDel="004E728B">
          <w:delText>кладовщик СП</w:delText>
        </w:r>
      </w:del>
      <w:ins w:id="1339" w:author="Кращенко Олег Владимирович (Подрядчик. ООО БерингПойнт)" w:date="2020-04-23T15:39:00Z">
        <w:r w:rsidR="004E728B">
          <w:t xml:space="preserve"> Кладовщик</w:t>
        </w:r>
      </w:ins>
      <w:r w:rsidRPr="001A52DF">
        <w:t xml:space="preserve"> сверяет количество поступивших МТР с данными входящей поставки. </w:t>
      </w:r>
      <w:r w:rsidR="00817CEC">
        <w:t>По завершении замеров и пересчета количества принимаемых МТР,</w:t>
      </w:r>
      <w:del w:id="1340" w:author="Кращенко Олег Владимирович (Подрядчик. ООО БерингПойнт)" w:date="2020-04-23T15:39:00Z">
        <w:r w:rsidR="00817CEC" w:rsidDel="004E728B">
          <w:delText xml:space="preserve"> кладовщик СП</w:delText>
        </w:r>
      </w:del>
      <w:ins w:id="1341" w:author="Кращенко Олег Владимирович (Подрядчик. ООО БерингПойнт)" w:date="2020-04-23T15:39:00Z">
        <w:r w:rsidR="004E728B">
          <w:t xml:space="preserve"> Кладовщик</w:t>
        </w:r>
      </w:ins>
      <w:r w:rsidR="00817CEC">
        <w:t xml:space="preserve"> приступает к проверке наличия отклонений по количеству, то есть, сверяет фактически прибывшее количество МТР с заявленным. В том случае, если количестве</w:t>
      </w:r>
      <w:r w:rsidR="006F5B6E">
        <w:t>н</w:t>
      </w:r>
      <w:r w:rsidR="00817CEC">
        <w:t xml:space="preserve">ные данные вносились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rsidR="00817CEC">
        <w:t xml:space="preserve">в процессе приемки, сравнение фактического количества с запланированным происходит </w:t>
      </w:r>
      <w:r w:rsidR="00467283">
        <w:t xml:space="preserve">в </w:t>
      </w:r>
      <w:r w:rsidR="00467283">
        <w:rPr>
          <w:lang w:val="en-US"/>
        </w:rPr>
        <w:t>SAP</w:t>
      </w:r>
      <w:r w:rsidR="00467283" w:rsidRPr="00467283">
        <w:t xml:space="preserve"> </w:t>
      </w:r>
      <w:r w:rsidR="00467283">
        <w:rPr>
          <w:lang w:val="en-US"/>
        </w:rPr>
        <w:t>EWM</w:t>
      </w:r>
      <w:r w:rsidR="00467283" w:rsidRPr="00467283">
        <w:t xml:space="preserve"> </w:t>
      </w:r>
      <w:r w:rsidR="00817CEC">
        <w:t>автоматически.</w:t>
      </w:r>
    </w:p>
    <w:p w14:paraId="639DC0D0" w14:textId="77777777" w:rsidR="00B5746D" w:rsidRDefault="00B5746D" w:rsidP="00B5746D"/>
    <w:p w14:paraId="2001A561" w14:textId="45D5F8D5" w:rsidR="00D74BF2" w:rsidRDefault="00D74BF2" w:rsidP="00D74BF2">
      <w:pPr>
        <w:jc w:val="right"/>
        <w:rPr>
          <w:rFonts w:cs="Arial"/>
          <w:b/>
          <w:sz w:val="22"/>
        </w:rPr>
      </w:pPr>
      <w:r w:rsidRPr="00916FAB">
        <w:rPr>
          <w:rFonts w:cs="Arial"/>
          <w:b/>
          <w:sz w:val="22"/>
        </w:rPr>
        <w:t xml:space="preserve">Таблица </w:t>
      </w:r>
      <w:r>
        <w:rPr>
          <w:rFonts w:cs="Arial"/>
          <w:b/>
          <w:sz w:val="22"/>
        </w:rPr>
        <w:t>89</w:t>
      </w:r>
      <w:r w:rsidRPr="00916FAB">
        <w:rPr>
          <w:rFonts w:cs="Arial"/>
          <w:b/>
          <w:sz w:val="22"/>
        </w:rPr>
        <w:t xml:space="preserve">. Описание </w:t>
      </w:r>
      <w:r>
        <w:rPr>
          <w:rFonts w:cs="Arial"/>
          <w:b/>
          <w:sz w:val="22"/>
        </w:rPr>
        <w:t>шага «Проверка наличия отклонения по количеству»</w:t>
      </w:r>
    </w:p>
    <w:p w14:paraId="5818E785" w14:textId="77777777" w:rsidR="005E57AE" w:rsidRDefault="005E57AE" w:rsidP="00D74BF2">
      <w:pPr>
        <w:jc w:val="right"/>
        <w:rPr>
          <w:rFonts w:cs="Arial"/>
          <w:b/>
          <w:sz w:val="22"/>
        </w:rPr>
      </w:pPr>
    </w:p>
    <w:tbl>
      <w:tblPr>
        <w:tblW w:w="0" w:type="auto"/>
        <w:tblInd w:w="-38" w:type="dxa"/>
        <w:tblLayout w:type="fixed"/>
        <w:tblCellMar>
          <w:left w:w="30" w:type="dxa"/>
          <w:right w:w="30" w:type="dxa"/>
        </w:tblCellMar>
        <w:tblLook w:val="0000" w:firstRow="0" w:lastRow="0" w:firstColumn="0" w:lastColumn="0" w:noHBand="0" w:noVBand="0"/>
      </w:tblPr>
      <w:tblGrid>
        <w:gridCol w:w="1873"/>
        <w:gridCol w:w="1985"/>
        <w:gridCol w:w="1701"/>
        <w:gridCol w:w="1417"/>
        <w:gridCol w:w="1812"/>
        <w:gridCol w:w="1417"/>
      </w:tblGrid>
      <w:tr w:rsidR="00D74BF2" w14:paraId="2A9FE37E" w14:textId="77777777" w:rsidTr="00D74BF2">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304AA5A0"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3AC0BAB3"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0EC73B20"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0C33E2CA"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812" w:type="dxa"/>
            <w:tcBorders>
              <w:top w:val="single" w:sz="6" w:space="0" w:color="auto"/>
              <w:left w:val="single" w:sz="6" w:space="0" w:color="auto"/>
              <w:bottom w:val="single" w:sz="6" w:space="0" w:color="auto"/>
              <w:right w:val="single" w:sz="6" w:space="0" w:color="auto"/>
            </w:tcBorders>
            <w:shd w:val="solid" w:color="FFCC00" w:fill="auto"/>
          </w:tcPr>
          <w:p w14:paraId="3D9020A5"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5D413BCC"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D74BF2" w14:paraId="7F1921A5" w14:textId="77777777" w:rsidTr="00D74BF2">
        <w:trPr>
          <w:trHeight w:val="67"/>
        </w:trPr>
        <w:tc>
          <w:tcPr>
            <w:tcW w:w="1873" w:type="dxa"/>
            <w:tcBorders>
              <w:top w:val="single" w:sz="6" w:space="0" w:color="auto"/>
              <w:left w:val="single" w:sz="6" w:space="0" w:color="auto"/>
              <w:bottom w:val="single" w:sz="6" w:space="0" w:color="auto"/>
              <w:right w:val="single" w:sz="6" w:space="0" w:color="auto"/>
            </w:tcBorders>
          </w:tcPr>
          <w:p w14:paraId="52E71F35"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ПП-10.07.04.01.130</w:t>
            </w:r>
          </w:p>
        </w:tc>
        <w:tc>
          <w:tcPr>
            <w:tcW w:w="1985" w:type="dxa"/>
            <w:tcBorders>
              <w:top w:val="single" w:sz="6" w:space="0" w:color="auto"/>
              <w:left w:val="single" w:sz="6" w:space="0" w:color="auto"/>
              <w:bottom w:val="single" w:sz="6" w:space="0" w:color="auto"/>
              <w:right w:val="single" w:sz="6" w:space="0" w:color="auto"/>
            </w:tcBorders>
          </w:tcPr>
          <w:p w14:paraId="07A50435"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Приемка по количеству завершена</w:t>
            </w:r>
          </w:p>
        </w:tc>
        <w:tc>
          <w:tcPr>
            <w:tcW w:w="1701" w:type="dxa"/>
            <w:tcBorders>
              <w:top w:val="single" w:sz="6" w:space="0" w:color="auto"/>
              <w:left w:val="single" w:sz="6" w:space="0" w:color="auto"/>
              <w:bottom w:val="single" w:sz="6" w:space="0" w:color="auto"/>
              <w:right w:val="single" w:sz="6" w:space="0" w:color="auto"/>
            </w:tcBorders>
          </w:tcPr>
          <w:p w14:paraId="609F1176"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tc>
        <w:tc>
          <w:tcPr>
            <w:tcW w:w="1417" w:type="dxa"/>
            <w:tcBorders>
              <w:top w:val="single" w:sz="6" w:space="0" w:color="auto"/>
              <w:left w:val="single" w:sz="6" w:space="0" w:color="auto"/>
              <w:bottom w:val="single" w:sz="6" w:space="0" w:color="auto"/>
              <w:right w:val="single" w:sz="6" w:space="0" w:color="auto"/>
            </w:tcBorders>
          </w:tcPr>
          <w:p w14:paraId="516DBC26"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812" w:type="dxa"/>
            <w:tcBorders>
              <w:top w:val="single" w:sz="6" w:space="0" w:color="auto"/>
              <w:left w:val="single" w:sz="6" w:space="0" w:color="auto"/>
              <w:bottom w:val="single" w:sz="6" w:space="0" w:color="auto"/>
              <w:right w:val="single" w:sz="6" w:space="0" w:color="auto"/>
            </w:tcBorders>
          </w:tcPr>
          <w:p w14:paraId="79D7E74D"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Документ с итогами проверки</w:t>
            </w:r>
          </w:p>
        </w:tc>
        <w:tc>
          <w:tcPr>
            <w:tcW w:w="1417" w:type="dxa"/>
            <w:tcBorders>
              <w:top w:val="single" w:sz="6" w:space="0" w:color="auto"/>
              <w:left w:val="single" w:sz="6" w:space="0" w:color="auto"/>
              <w:bottom w:val="single" w:sz="6" w:space="0" w:color="auto"/>
              <w:right w:val="single" w:sz="6" w:space="0" w:color="auto"/>
            </w:tcBorders>
          </w:tcPr>
          <w:p w14:paraId="6AD16B95" w14:textId="75C7BB90" w:rsidR="00D74BF2" w:rsidRDefault="00D74BF2">
            <w:pPr>
              <w:autoSpaceDE w:val="0"/>
              <w:autoSpaceDN w:val="0"/>
              <w:adjustRightInd w:val="0"/>
              <w:jc w:val="left"/>
              <w:rPr>
                <w:rFonts w:eastAsiaTheme="minorHAnsi" w:cs="Arial"/>
                <w:color w:val="000000"/>
                <w:sz w:val="20"/>
                <w:szCs w:val="20"/>
              </w:rPr>
            </w:pPr>
            <w:del w:id="1342"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43"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0F46340F" w14:textId="77777777" w:rsidR="0086079E" w:rsidRDefault="0086079E" w:rsidP="0086079E">
      <w:pPr>
        <w:pStyle w:val="4"/>
        <w:numPr>
          <w:ilvl w:val="0"/>
          <w:numId w:val="0"/>
        </w:numPr>
        <w:ind w:left="864"/>
      </w:pPr>
    </w:p>
    <w:p w14:paraId="35FAD151" w14:textId="5D17319E" w:rsidR="00B5746D" w:rsidRPr="00D920FB" w:rsidRDefault="00B5746D" w:rsidP="00D920FB">
      <w:pPr>
        <w:pStyle w:val="4"/>
      </w:pPr>
      <w:r w:rsidRPr="00D920FB">
        <w:t>Шаг процесса 10.0</w:t>
      </w:r>
      <w:r w:rsidR="000B535E">
        <w:t>7</w:t>
      </w:r>
      <w:r w:rsidRPr="00D920FB">
        <w:t xml:space="preserve">.04.01.140 – </w:t>
      </w:r>
      <w:r w:rsidR="00756876" w:rsidRPr="00D920FB">
        <w:t>Принятие решения о необходимости контроля качества</w:t>
      </w:r>
    </w:p>
    <w:p w14:paraId="240B5A5D" w14:textId="47F9C78B" w:rsidR="00B5746D" w:rsidRDefault="00B5746D" w:rsidP="00732D5D">
      <w:pPr>
        <w:ind w:firstLine="709"/>
      </w:pPr>
    </w:p>
    <w:p w14:paraId="5468FEA7" w14:textId="5B367A96" w:rsidR="00732D5D" w:rsidRDefault="00732D5D" w:rsidP="00732D5D">
      <w:pPr>
        <w:ind w:firstLine="709"/>
      </w:pPr>
      <w:r w:rsidRPr="001A52DF">
        <w:t>При приемке МТР</w:t>
      </w:r>
      <w:del w:id="1344" w:author="Кращенко Олег Владимирович (Подрядчик. ООО БерингПойнт)" w:date="2020-04-23T15:39:00Z">
        <w:r w:rsidR="0029515C" w:rsidDel="004E728B">
          <w:delText xml:space="preserve"> кладовщик СП</w:delText>
        </w:r>
      </w:del>
      <w:ins w:id="1345" w:author="Кращенко Олег Владимирович (Подрядчик. ООО БерингПойнт)" w:date="2020-04-23T15:39:00Z">
        <w:r w:rsidR="004E728B">
          <w:t xml:space="preserve"> Кладовщик</w:t>
        </w:r>
      </w:ins>
      <w:r w:rsidRPr="001A52DF">
        <w:t xml:space="preserve"> анализирует необходимость проведения приемки по качеству и направляет МТР на </w:t>
      </w:r>
      <w:r w:rsidR="00B80902">
        <w:t>приемку по качест</w:t>
      </w:r>
      <w:r w:rsidR="00EA37B7">
        <w:t>в</w:t>
      </w:r>
      <w:r w:rsidR="00B80902">
        <w:t>у</w:t>
      </w:r>
      <w:r w:rsidR="005817F0" w:rsidRPr="001A52DF">
        <w:t>.</w:t>
      </w:r>
    </w:p>
    <w:p w14:paraId="62909693" w14:textId="7FC342FE" w:rsidR="00654A7E" w:rsidRDefault="00263ED3" w:rsidP="00732D5D">
      <w:pPr>
        <w:ind w:firstLine="709"/>
      </w:pPr>
      <w:r>
        <w:t>Приемка по качеству является частью входного контроля и</w:t>
      </w:r>
      <w:r w:rsidR="00654A7E">
        <w:t xml:space="preserve"> осуществляется ответственным за количественную приемку и ответственным за приемку по качеству</w:t>
      </w:r>
      <w:r w:rsidR="00D75D49">
        <w:t xml:space="preserve"> </w:t>
      </w:r>
      <w:r w:rsidR="00EA37B7">
        <w:t xml:space="preserve">(инженером ОТК) </w:t>
      </w:r>
      <w:r w:rsidR="00D75D49">
        <w:t xml:space="preserve">при участии </w:t>
      </w:r>
      <w:r w:rsidR="00654A7E">
        <w:t>представител</w:t>
      </w:r>
      <w:r w:rsidR="00D75D49">
        <w:t xml:space="preserve">я </w:t>
      </w:r>
      <w:r w:rsidR="00654A7E">
        <w:t>поставщика, если это предусмотрено соответствующим договором.</w:t>
      </w:r>
    </w:p>
    <w:p w14:paraId="41E5D7C7" w14:textId="15CDA045" w:rsidR="00654A7E" w:rsidRDefault="00263ED3" w:rsidP="00732D5D">
      <w:pPr>
        <w:ind w:firstLine="709"/>
      </w:pPr>
      <w:r>
        <w:t>Приемка по качеству</w:t>
      </w:r>
      <w:r w:rsidR="00654A7E">
        <w:t xml:space="preserve"> осуществляется в зоне приемки МТР. Приемке по кач</w:t>
      </w:r>
      <w:r w:rsidR="002A5833">
        <w:t>е</w:t>
      </w:r>
      <w:r w:rsidR="00654A7E">
        <w:t xml:space="preserve">ству подлежат </w:t>
      </w:r>
      <w:r w:rsidR="002A5833">
        <w:t>отдельные МТР из следующих групп МТР:</w:t>
      </w:r>
    </w:p>
    <w:p w14:paraId="2C8CE6C4" w14:textId="2793C8FB" w:rsidR="002A5833" w:rsidRDefault="002A5833" w:rsidP="00823682">
      <w:pPr>
        <w:pStyle w:val="afc"/>
        <w:numPr>
          <w:ilvl w:val="0"/>
          <w:numId w:val="79"/>
        </w:numPr>
      </w:pPr>
      <w:r>
        <w:t>здания и сооружения;</w:t>
      </w:r>
    </w:p>
    <w:p w14:paraId="0D0B59A8" w14:textId="5B3C4EB6" w:rsidR="002A5833" w:rsidRDefault="002A5833" w:rsidP="00823682">
      <w:pPr>
        <w:pStyle w:val="afc"/>
        <w:numPr>
          <w:ilvl w:val="0"/>
          <w:numId w:val="79"/>
        </w:numPr>
      </w:pPr>
      <w:r>
        <w:t>материалы;</w:t>
      </w:r>
    </w:p>
    <w:p w14:paraId="7EC2E1EE" w14:textId="47AFC547" w:rsidR="002A5833" w:rsidRDefault="002A5833" w:rsidP="00823682">
      <w:pPr>
        <w:pStyle w:val="afc"/>
        <w:numPr>
          <w:ilvl w:val="0"/>
          <w:numId w:val="79"/>
        </w:numPr>
      </w:pPr>
      <w:r>
        <w:t>запчасти;</w:t>
      </w:r>
    </w:p>
    <w:p w14:paraId="679AA1F8" w14:textId="078AC944" w:rsidR="002A5833" w:rsidRDefault="002A5833" w:rsidP="00823682">
      <w:pPr>
        <w:pStyle w:val="afc"/>
        <w:numPr>
          <w:ilvl w:val="0"/>
          <w:numId w:val="79"/>
        </w:numPr>
      </w:pPr>
      <w:r>
        <w:t>оборудование;</w:t>
      </w:r>
    </w:p>
    <w:p w14:paraId="7257F7B6" w14:textId="39714E50" w:rsidR="002A5833" w:rsidRDefault="002A5833" w:rsidP="00823682">
      <w:pPr>
        <w:pStyle w:val="afc"/>
        <w:numPr>
          <w:ilvl w:val="0"/>
          <w:numId w:val="79"/>
        </w:numPr>
      </w:pPr>
      <w:r>
        <w:t>спецодежда и средства индивидуальной защиты.</w:t>
      </w:r>
    </w:p>
    <w:p w14:paraId="4AD63046" w14:textId="1AD97BEC" w:rsidR="002A5833" w:rsidRDefault="002A5833" w:rsidP="00873BA8">
      <w:pPr>
        <w:ind w:firstLine="709"/>
      </w:pPr>
      <w:r>
        <w:t xml:space="preserve">Конкретный перечень МТР, подлежащих контролю качества, </w:t>
      </w:r>
      <w:r w:rsidR="00873BA8">
        <w:t>приведен в Приложении № 1 к «Инструкции по проведению входного контроля материально-технических ресурсов в местах первичного поступления» (Приказ АО «Полюс Логистика» № 22 от 30.01.2018 г.).</w:t>
      </w:r>
    </w:p>
    <w:p w14:paraId="118C9133" w14:textId="5409A8D7" w:rsidR="005817F0" w:rsidRDefault="005817F0" w:rsidP="005817F0">
      <w:pPr>
        <w:ind w:firstLine="709"/>
      </w:pPr>
      <w:r>
        <w:lastRenderedPageBreak/>
        <w:t>Если контроль качества в отношении позиции МТР осуществл</w:t>
      </w:r>
      <w:r w:rsidR="00EA37B7">
        <w:t>я</w:t>
      </w:r>
      <w:r>
        <w:t>ется прямо в процессе приемки в текущем режиме, то</w:t>
      </w:r>
      <w:del w:id="1346" w:author="Кращенко Олег Владимирович (Подрядчик. ООО БерингПойнт)" w:date="2020-04-23T15:39:00Z">
        <w:r w:rsidDel="004E728B">
          <w:delText xml:space="preserve"> кладовщик СП</w:delText>
        </w:r>
      </w:del>
      <w:ins w:id="1347" w:author="Кращенко Олег Владимирович (Подрядчик. ООО БерингПойнт)" w:date="2020-04-23T15:39:00Z">
        <w:r w:rsidR="004E728B">
          <w:t xml:space="preserve"> Кладовщик</w:t>
        </w:r>
      </w:ins>
      <w:r>
        <w:t xml:space="preserve"> может отложить такие МТР и приступить к приемке тех МТР, контроль качества по которым не предусмотрен. Затем вернуться к тем МТР, что подвергались проверке на качество и принять их с соответствующим видом товарного запаса</w:t>
      </w:r>
      <w:r w:rsidRPr="00880158">
        <w:t xml:space="preserve"> </w:t>
      </w:r>
      <w:r>
        <w:t>в зависимости от результатов контроля качества.</w:t>
      </w:r>
    </w:p>
    <w:p w14:paraId="2CAF7F91" w14:textId="77777777" w:rsidR="00CF6696" w:rsidRDefault="00CF6696" w:rsidP="00B5746D"/>
    <w:p w14:paraId="167C6453" w14:textId="77777777" w:rsidR="008511DF" w:rsidRDefault="008511DF" w:rsidP="00B5746D"/>
    <w:p w14:paraId="15483BCC" w14:textId="73DB17CD" w:rsidR="00D74BF2" w:rsidRDefault="00D74BF2" w:rsidP="00D74BF2">
      <w:pPr>
        <w:jc w:val="right"/>
        <w:rPr>
          <w:rFonts w:cs="Arial"/>
          <w:b/>
          <w:sz w:val="22"/>
        </w:rPr>
      </w:pPr>
      <w:r w:rsidRPr="00916FAB">
        <w:rPr>
          <w:rFonts w:cs="Arial"/>
          <w:b/>
          <w:sz w:val="22"/>
        </w:rPr>
        <w:t xml:space="preserve">Таблица </w:t>
      </w:r>
      <w:r>
        <w:rPr>
          <w:rFonts w:cs="Arial"/>
          <w:b/>
          <w:sz w:val="22"/>
        </w:rPr>
        <w:t>90</w:t>
      </w:r>
      <w:r w:rsidRPr="00916FAB">
        <w:rPr>
          <w:rFonts w:cs="Arial"/>
          <w:b/>
          <w:sz w:val="22"/>
        </w:rPr>
        <w:t xml:space="preserve">. Описание </w:t>
      </w:r>
      <w:r>
        <w:rPr>
          <w:rFonts w:cs="Arial"/>
          <w:b/>
          <w:sz w:val="22"/>
        </w:rPr>
        <w:t>шага «Принятие решения о необходимости контроля качества»</w:t>
      </w:r>
    </w:p>
    <w:p w14:paraId="73FC1EFA" w14:textId="3E3B6AAA" w:rsidR="00D74BF2" w:rsidRDefault="00D74BF2" w:rsidP="00B5746D"/>
    <w:tbl>
      <w:tblPr>
        <w:tblW w:w="0" w:type="auto"/>
        <w:tblInd w:w="-38" w:type="dxa"/>
        <w:tblLayout w:type="fixed"/>
        <w:tblCellMar>
          <w:left w:w="30" w:type="dxa"/>
          <w:right w:w="30" w:type="dxa"/>
        </w:tblCellMar>
        <w:tblLook w:val="0000" w:firstRow="0" w:lastRow="0" w:firstColumn="0" w:lastColumn="0" w:noHBand="0" w:noVBand="0"/>
      </w:tblPr>
      <w:tblGrid>
        <w:gridCol w:w="1873"/>
        <w:gridCol w:w="2693"/>
        <w:gridCol w:w="1087"/>
        <w:gridCol w:w="1607"/>
        <w:gridCol w:w="1292"/>
        <w:gridCol w:w="1637"/>
      </w:tblGrid>
      <w:tr w:rsidR="00D74BF2" w14:paraId="60CF81A7" w14:textId="77777777" w:rsidTr="00D74BF2">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516AEF65"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693" w:type="dxa"/>
            <w:tcBorders>
              <w:top w:val="single" w:sz="6" w:space="0" w:color="auto"/>
              <w:left w:val="single" w:sz="6" w:space="0" w:color="auto"/>
              <w:bottom w:val="single" w:sz="6" w:space="0" w:color="auto"/>
              <w:right w:val="single" w:sz="6" w:space="0" w:color="auto"/>
            </w:tcBorders>
            <w:shd w:val="solid" w:color="FFCC00" w:fill="auto"/>
          </w:tcPr>
          <w:p w14:paraId="0E6ECC89"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4BA96B40"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607" w:type="dxa"/>
            <w:tcBorders>
              <w:top w:val="single" w:sz="6" w:space="0" w:color="auto"/>
              <w:left w:val="single" w:sz="6" w:space="0" w:color="auto"/>
              <w:bottom w:val="single" w:sz="6" w:space="0" w:color="auto"/>
              <w:right w:val="single" w:sz="6" w:space="0" w:color="auto"/>
            </w:tcBorders>
            <w:shd w:val="solid" w:color="FFCC00" w:fill="auto"/>
          </w:tcPr>
          <w:p w14:paraId="3D845B07"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92" w:type="dxa"/>
            <w:tcBorders>
              <w:top w:val="single" w:sz="6" w:space="0" w:color="auto"/>
              <w:left w:val="single" w:sz="6" w:space="0" w:color="auto"/>
              <w:bottom w:val="single" w:sz="6" w:space="0" w:color="auto"/>
              <w:right w:val="single" w:sz="6" w:space="0" w:color="auto"/>
            </w:tcBorders>
            <w:shd w:val="solid" w:color="FFCC00" w:fill="auto"/>
          </w:tcPr>
          <w:p w14:paraId="19A50126"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637" w:type="dxa"/>
            <w:tcBorders>
              <w:top w:val="single" w:sz="6" w:space="0" w:color="auto"/>
              <w:left w:val="single" w:sz="6" w:space="0" w:color="auto"/>
              <w:bottom w:val="single" w:sz="6" w:space="0" w:color="auto"/>
              <w:right w:val="single" w:sz="6" w:space="0" w:color="auto"/>
            </w:tcBorders>
            <w:shd w:val="solid" w:color="FFCC00" w:fill="auto"/>
          </w:tcPr>
          <w:p w14:paraId="6A29CDF8"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D74BF2" w14:paraId="40E58BFF" w14:textId="77777777" w:rsidTr="00D74BF2">
        <w:trPr>
          <w:trHeight w:val="132"/>
        </w:trPr>
        <w:tc>
          <w:tcPr>
            <w:tcW w:w="1873" w:type="dxa"/>
            <w:tcBorders>
              <w:top w:val="single" w:sz="6" w:space="0" w:color="auto"/>
              <w:left w:val="single" w:sz="6" w:space="0" w:color="auto"/>
              <w:bottom w:val="single" w:sz="6" w:space="0" w:color="auto"/>
              <w:right w:val="single" w:sz="6" w:space="0" w:color="auto"/>
            </w:tcBorders>
          </w:tcPr>
          <w:p w14:paraId="13ADC65A"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ПП-10.07.04.01.140</w:t>
            </w:r>
          </w:p>
        </w:tc>
        <w:tc>
          <w:tcPr>
            <w:tcW w:w="2693" w:type="dxa"/>
            <w:tcBorders>
              <w:top w:val="single" w:sz="6" w:space="0" w:color="auto"/>
              <w:left w:val="single" w:sz="6" w:space="0" w:color="auto"/>
              <w:bottom w:val="single" w:sz="6" w:space="0" w:color="auto"/>
              <w:right w:val="single" w:sz="6" w:space="0" w:color="auto"/>
            </w:tcBorders>
          </w:tcPr>
          <w:p w14:paraId="0C9F26A4"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Отклонения по количеству не выявлены</w:t>
            </w:r>
          </w:p>
        </w:tc>
        <w:tc>
          <w:tcPr>
            <w:tcW w:w="1087" w:type="dxa"/>
            <w:tcBorders>
              <w:top w:val="single" w:sz="6" w:space="0" w:color="auto"/>
              <w:left w:val="single" w:sz="6" w:space="0" w:color="auto"/>
              <w:bottom w:val="single" w:sz="6" w:space="0" w:color="auto"/>
              <w:right w:val="single" w:sz="6" w:space="0" w:color="auto"/>
            </w:tcBorders>
          </w:tcPr>
          <w:p w14:paraId="509A210B"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607" w:type="dxa"/>
            <w:tcBorders>
              <w:top w:val="single" w:sz="6" w:space="0" w:color="auto"/>
              <w:left w:val="single" w:sz="6" w:space="0" w:color="auto"/>
              <w:bottom w:val="single" w:sz="6" w:space="0" w:color="auto"/>
              <w:right w:val="single" w:sz="6" w:space="0" w:color="auto"/>
            </w:tcBorders>
          </w:tcPr>
          <w:p w14:paraId="43F27711"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Регламентирующие документы</w:t>
            </w:r>
          </w:p>
        </w:tc>
        <w:tc>
          <w:tcPr>
            <w:tcW w:w="1292" w:type="dxa"/>
            <w:tcBorders>
              <w:top w:val="single" w:sz="6" w:space="0" w:color="auto"/>
              <w:left w:val="single" w:sz="6" w:space="0" w:color="auto"/>
              <w:bottom w:val="single" w:sz="6" w:space="0" w:color="auto"/>
              <w:right w:val="single" w:sz="6" w:space="0" w:color="auto"/>
            </w:tcBorders>
          </w:tcPr>
          <w:p w14:paraId="47CE995F"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637" w:type="dxa"/>
            <w:tcBorders>
              <w:top w:val="single" w:sz="6" w:space="0" w:color="auto"/>
              <w:left w:val="single" w:sz="6" w:space="0" w:color="auto"/>
              <w:bottom w:val="single" w:sz="6" w:space="0" w:color="auto"/>
              <w:right w:val="single" w:sz="6" w:space="0" w:color="auto"/>
            </w:tcBorders>
          </w:tcPr>
          <w:p w14:paraId="5BDEB551"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Инженер ОТК</w:t>
            </w:r>
          </w:p>
          <w:p w14:paraId="09DEBC2C" w14:textId="128064A0" w:rsidR="00D74BF2" w:rsidRDefault="00D74BF2">
            <w:pPr>
              <w:autoSpaceDE w:val="0"/>
              <w:autoSpaceDN w:val="0"/>
              <w:adjustRightInd w:val="0"/>
              <w:jc w:val="left"/>
              <w:rPr>
                <w:rFonts w:eastAsiaTheme="minorHAnsi" w:cs="Arial"/>
                <w:color w:val="000000"/>
                <w:sz w:val="20"/>
                <w:szCs w:val="20"/>
              </w:rPr>
            </w:pPr>
            <w:del w:id="1348"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49"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05EBA1DB" w14:textId="77777777" w:rsidR="005E57AE" w:rsidRDefault="005E57AE" w:rsidP="005E57AE"/>
    <w:p w14:paraId="60A85F74" w14:textId="77777777" w:rsidR="00CC22E5" w:rsidRDefault="00CC22E5" w:rsidP="005E57AE"/>
    <w:p w14:paraId="62965EDA" w14:textId="383CBB38" w:rsidR="00B5746D" w:rsidRPr="00255FA3" w:rsidRDefault="00B5746D" w:rsidP="00255FA3">
      <w:pPr>
        <w:pStyle w:val="4"/>
      </w:pPr>
      <w:r w:rsidRPr="00255FA3">
        <w:t>Шаг процесса 10.0</w:t>
      </w:r>
      <w:r w:rsidR="000B535E">
        <w:t>7</w:t>
      </w:r>
      <w:r w:rsidRPr="00255FA3">
        <w:t xml:space="preserve">.04.01.150 – </w:t>
      </w:r>
      <w:r w:rsidR="00756876" w:rsidRPr="00255FA3">
        <w:t>Регистрация отклонений МТР</w:t>
      </w:r>
    </w:p>
    <w:p w14:paraId="3DC1AC75" w14:textId="5F42E3F0" w:rsidR="00B5746D" w:rsidRDefault="00B5746D" w:rsidP="00B5746D"/>
    <w:p w14:paraId="15061C74" w14:textId="2FF8C3E3" w:rsidR="007C6A8A" w:rsidRDefault="006B5B58" w:rsidP="006B5B58">
      <w:pPr>
        <w:ind w:firstLine="709"/>
      </w:pPr>
      <w:r>
        <w:t xml:space="preserve">Выявленные отклонения по количеству </w:t>
      </w:r>
      <w:r w:rsidR="00E222E2">
        <w:t xml:space="preserve">и/или качеству </w:t>
      </w:r>
      <w:r>
        <w:t xml:space="preserve">регистрируются и </w:t>
      </w:r>
      <w:r w:rsidR="007D0D5D">
        <w:t xml:space="preserve">вносятся в </w:t>
      </w:r>
      <w:r w:rsidR="00006C3A">
        <w:t>Акт по форме М-7</w:t>
      </w:r>
      <w:r w:rsidR="000F5B31">
        <w:t xml:space="preserve"> (формируется в </w:t>
      </w:r>
      <w:r w:rsidR="000F5B31">
        <w:rPr>
          <w:lang w:val="en-US"/>
        </w:rPr>
        <w:t>SAP</w:t>
      </w:r>
      <w:r w:rsidR="000F5B31" w:rsidRPr="000F5B31">
        <w:t xml:space="preserve"> </w:t>
      </w:r>
      <w:r w:rsidR="000F5B31">
        <w:rPr>
          <w:lang w:val="en-US"/>
        </w:rPr>
        <w:t>ERP</w:t>
      </w:r>
      <w:r w:rsidR="000F5B31" w:rsidRPr="000F5B31">
        <w:t>)</w:t>
      </w:r>
      <w:r>
        <w:t>. Также может быть составлен акт о несоответствиях</w:t>
      </w:r>
      <w:r w:rsidR="007D0D5D" w:rsidRPr="007D0D5D">
        <w:t xml:space="preserve"> (</w:t>
      </w:r>
      <w:r w:rsidR="007D0D5D">
        <w:t>при перемещениях между складами внутри компании)</w:t>
      </w:r>
      <w:r w:rsidR="00006C3A">
        <w:t>.</w:t>
      </w:r>
    </w:p>
    <w:p w14:paraId="04F5AAF1" w14:textId="3669EAF7" w:rsidR="006B5B58" w:rsidRDefault="006B5B58" w:rsidP="006B5B58">
      <w:pPr>
        <w:ind w:firstLine="709"/>
      </w:pPr>
      <w:r>
        <w:t xml:space="preserve">Выявление расхождений может стать причиной начала допретензионной работы </w:t>
      </w:r>
      <w:r w:rsidR="00114B79">
        <w:t>(согласно процессу ПП-10.04.04.02-</w:t>
      </w:r>
      <w:r w:rsidR="00114B79">
        <w:rPr>
          <w:lang w:val="en-US"/>
        </w:rPr>
        <w:t>ERP</w:t>
      </w:r>
      <w:r w:rsidR="00114B79">
        <w:t xml:space="preserve"> Допретензионная работа по МТР) </w:t>
      </w:r>
      <w:r>
        <w:t xml:space="preserve">либо приемки МТР на ответственное хранение вне </w:t>
      </w:r>
      <w:r w:rsidR="00C57CD4">
        <w:t>модуля</w:t>
      </w:r>
      <w:r>
        <w:t xml:space="preserve"> </w:t>
      </w:r>
      <w:r>
        <w:rPr>
          <w:lang w:val="en-US"/>
        </w:rPr>
        <w:t>SAP</w:t>
      </w:r>
      <w:r w:rsidRPr="001711E2">
        <w:t xml:space="preserve"> </w:t>
      </w:r>
      <w:r>
        <w:rPr>
          <w:lang w:val="en-US"/>
        </w:rPr>
        <w:t>EWM</w:t>
      </w:r>
      <w:r w:rsidRPr="001711E2">
        <w:t xml:space="preserve"> </w:t>
      </w:r>
      <w:r w:rsidR="00114B79">
        <w:t>согласно процессу ПП-10.07.03.01-</w:t>
      </w:r>
      <w:r w:rsidR="00114B79">
        <w:rPr>
          <w:lang w:val="en-US"/>
        </w:rPr>
        <w:t>ERP</w:t>
      </w:r>
      <w:r w:rsidR="00114B79">
        <w:t xml:space="preserve"> Приемка и размещение МТР на складе </w:t>
      </w:r>
      <w:r>
        <w:t>(если количественные разницы не позволяют использовать поступившие МТР по назначению).</w:t>
      </w:r>
    </w:p>
    <w:p w14:paraId="22BD8A97" w14:textId="77777777" w:rsidR="00AF3A3F" w:rsidRDefault="00AF3A3F" w:rsidP="006B5B58">
      <w:pPr>
        <w:ind w:firstLine="709"/>
      </w:pPr>
    </w:p>
    <w:p w14:paraId="1C7208C2" w14:textId="086F4DDB" w:rsidR="00D74BF2" w:rsidRDefault="00D74BF2" w:rsidP="00D74BF2">
      <w:pPr>
        <w:jc w:val="right"/>
        <w:rPr>
          <w:rFonts w:cs="Arial"/>
          <w:b/>
          <w:sz w:val="22"/>
        </w:rPr>
      </w:pPr>
      <w:r w:rsidRPr="00916FAB">
        <w:rPr>
          <w:rFonts w:cs="Arial"/>
          <w:b/>
          <w:sz w:val="22"/>
        </w:rPr>
        <w:t xml:space="preserve">Таблица </w:t>
      </w:r>
      <w:r>
        <w:rPr>
          <w:rFonts w:cs="Arial"/>
          <w:b/>
          <w:sz w:val="22"/>
        </w:rPr>
        <w:t>9</w:t>
      </w:r>
      <w:r w:rsidR="00C84E50">
        <w:rPr>
          <w:rFonts w:cs="Arial"/>
          <w:b/>
          <w:sz w:val="22"/>
        </w:rPr>
        <w:t>1</w:t>
      </w:r>
      <w:r w:rsidRPr="00916FAB">
        <w:rPr>
          <w:rFonts w:cs="Arial"/>
          <w:b/>
          <w:sz w:val="22"/>
        </w:rPr>
        <w:t xml:space="preserve">. Описание </w:t>
      </w:r>
      <w:r>
        <w:rPr>
          <w:rFonts w:cs="Arial"/>
          <w:b/>
          <w:sz w:val="22"/>
        </w:rPr>
        <w:t>шага «Регистрация отклонения МТР»</w:t>
      </w:r>
    </w:p>
    <w:p w14:paraId="3AF948EC" w14:textId="77777777" w:rsidR="00C84E50" w:rsidRDefault="00C84E50" w:rsidP="00D74BF2">
      <w:pPr>
        <w:jc w:val="right"/>
        <w:rPr>
          <w:rFonts w:cs="Arial"/>
          <w:b/>
          <w:sz w:val="22"/>
        </w:rPr>
      </w:pPr>
    </w:p>
    <w:tbl>
      <w:tblPr>
        <w:tblW w:w="10256" w:type="dxa"/>
        <w:tblInd w:w="-38" w:type="dxa"/>
        <w:tblLayout w:type="fixed"/>
        <w:tblCellMar>
          <w:left w:w="30" w:type="dxa"/>
          <w:right w:w="30" w:type="dxa"/>
        </w:tblCellMar>
        <w:tblLook w:val="0000" w:firstRow="0" w:lastRow="0" w:firstColumn="0" w:lastColumn="0" w:noHBand="0" w:noVBand="0"/>
      </w:tblPr>
      <w:tblGrid>
        <w:gridCol w:w="1873"/>
        <w:gridCol w:w="1418"/>
        <w:gridCol w:w="1087"/>
        <w:gridCol w:w="1324"/>
        <w:gridCol w:w="2853"/>
        <w:gridCol w:w="1701"/>
      </w:tblGrid>
      <w:tr w:rsidR="00D74BF2" w14:paraId="484F6428" w14:textId="77777777" w:rsidTr="00D74BF2">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641AEAA5"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77A8B88B"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1EBCAF53"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324" w:type="dxa"/>
            <w:tcBorders>
              <w:top w:val="single" w:sz="6" w:space="0" w:color="auto"/>
              <w:left w:val="single" w:sz="6" w:space="0" w:color="auto"/>
              <w:bottom w:val="single" w:sz="6" w:space="0" w:color="auto"/>
              <w:right w:val="single" w:sz="6" w:space="0" w:color="auto"/>
            </w:tcBorders>
            <w:shd w:val="solid" w:color="FFCC00" w:fill="auto"/>
          </w:tcPr>
          <w:p w14:paraId="479EBC53"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2853" w:type="dxa"/>
            <w:tcBorders>
              <w:top w:val="single" w:sz="6" w:space="0" w:color="auto"/>
              <w:left w:val="single" w:sz="6" w:space="0" w:color="auto"/>
              <w:bottom w:val="single" w:sz="6" w:space="0" w:color="auto"/>
              <w:right w:val="single" w:sz="6" w:space="0" w:color="auto"/>
            </w:tcBorders>
            <w:shd w:val="solid" w:color="FFCC00" w:fill="auto"/>
          </w:tcPr>
          <w:p w14:paraId="2FAB8655"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624D3DF9" w14:textId="77777777" w:rsidR="00D74BF2" w:rsidRDefault="00D74BF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D74BF2" w14:paraId="13C1D7C1" w14:textId="77777777" w:rsidTr="00D74BF2">
        <w:trPr>
          <w:trHeight w:val="132"/>
        </w:trPr>
        <w:tc>
          <w:tcPr>
            <w:tcW w:w="1873" w:type="dxa"/>
            <w:tcBorders>
              <w:top w:val="single" w:sz="6" w:space="0" w:color="auto"/>
              <w:left w:val="single" w:sz="6" w:space="0" w:color="auto"/>
              <w:bottom w:val="single" w:sz="6" w:space="0" w:color="auto"/>
              <w:right w:val="single" w:sz="6" w:space="0" w:color="auto"/>
            </w:tcBorders>
          </w:tcPr>
          <w:p w14:paraId="28C21F2F"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ПП-10.07.04.01.150</w:t>
            </w:r>
          </w:p>
        </w:tc>
        <w:tc>
          <w:tcPr>
            <w:tcW w:w="1418" w:type="dxa"/>
            <w:tcBorders>
              <w:top w:val="single" w:sz="6" w:space="0" w:color="auto"/>
              <w:left w:val="single" w:sz="6" w:space="0" w:color="auto"/>
              <w:bottom w:val="single" w:sz="6" w:space="0" w:color="auto"/>
              <w:right w:val="single" w:sz="6" w:space="0" w:color="auto"/>
            </w:tcBorders>
          </w:tcPr>
          <w:p w14:paraId="3A3320F2"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Выявлены отклонения</w:t>
            </w:r>
          </w:p>
        </w:tc>
        <w:tc>
          <w:tcPr>
            <w:tcW w:w="1087" w:type="dxa"/>
            <w:tcBorders>
              <w:top w:val="single" w:sz="6" w:space="0" w:color="auto"/>
              <w:left w:val="single" w:sz="6" w:space="0" w:color="auto"/>
              <w:bottom w:val="single" w:sz="6" w:space="0" w:color="auto"/>
              <w:right w:val="single" w:sz="6" w:space="0" w:color="auto"/>
            </w:tcBorders>
          </w:tcPr>
          <w:p w14:paraId="5683B9B5"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324" w:type="dxa"/>
            <w:tcBorders>
              <w:top w:val="single" w:sz="6" w:space="0" w:color="auto"/>
              <w:left w:val="single" w:sz="6" w:space="0" w:color="auto"/>
              <w:bottom w:val="single" w:sz="6" w:space="0" w:color="auto"/>
              <w:right w:val="single" w:sz="6" w:space="0" w:color="auto"/>
            </w:tcBorders>
          </w:tcPr>
          <w:p w14:paraId="16782DC6"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2853" w:type="dxa"/>
            <w:tcBorders>
              <w:top w:val="single" w:sz="6" w:space="0" w:color="auto"/>
              <w:left w:val="single" w:sz="6" w:space="0" w:color="auto"/>
              <w:bottom w:val="single" w:sz="6" w:space="0" w:color="auto"/>
              <w:right w:val="single" w:sz="6" w:space="0" w:color="auto"/>
            </w:tcBorders>
          </w:tcPr>
          <w:p w14:paraId="1B80B051"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Акт о несоответствиях</w:t>
            </w:r>
          </w:p>
          <w:p w14:paraId="32F8CD6C"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Акт расхождений (М-7), протокол</w:t>
            </w:r>
          </w:p>
        </w:tc>
        <w:tc>
          <w:tcPr>
            <w:tcW w:w="1701" w:type="dxa"/>
            <w:tcBorders>
              <w:top w:val="single" w:sz="6" w:space="0" w:color="auto"/>
              <w:left w:val="single" w:sz="6" w:space="0" w:color="auto"/>
              <w:bottom w:val="single" w:sz="6" w:space="0" w:color="auto"/>
              <w:right w:val="single" w:sz="6" w:space="0" w:color="auto"/>
            </w:tcBorders>
          </w:tcPr>
          <w:p w14:paraId="0DED7258" w14:textId="62A1196D" w:rsidR="00D74BF2" w:rsidRDefault="00D74BF2">
            <w:pPr>
              <w:autoSpaceDE w:val="0"/>
              <w:autoSpaceDN w:val="0"/>
              <w:adjustRightInd w:val="0"/>
              <w:jc w:val="left"/>
              <w:rPr>
                <w:rFonts w:eastAsiaTheme="minorHAnsi" w:cs="Arial"/>
                <w:color w:val="000000"/>
                <w:sz w:val="20"/>
                <w:szCs w:val="20"/>
              </w:rPr>
            </w:pPr>
            <w:del w:id="1350"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51" w:author="Кращенко Олег Владимирович (Подрядчик. ООО БерингПойнт)" w:date="2020-04-23T15:41:00Z">
              <w:r w:rsidR="004E728B">
                <w:rPr>
                  <w:rFonts w:eastAsiaTheme="minorHAnsi" w:cs="Arial"/>
                  <w:color w:val="000000"/>
                  <w:sz w:val="20"/>
                  <w:szCs w:val="20"/>
                </w:rPr>
                <w:t>Кладовщик</w:t>
              </w:r>
            </w:ins>
          </w:p>
          <w:p w14:paraId="69483FBB" w14:textId="77777777" w:rsidR="00D74BF2" w:rsidRDefault="00D74BF2">
            <w:pPr>
              <w:autoSpaceDE w:val="0"/>
              <w:autoSpaceDN w:val="0"/>
              <w:adjustRightInd w:val="0"/>
              <w:jc w:val="left"/>
              <w:rPr>
                <w:rFonts w:eastAsiaTheme="minorHAnsi" w:cs="Arial"/>
                <w:color w:val="000000"/>
                <w:sz w:val="20"/>
                <w:szCs w:val="20"/>
              </w:rPr>
            </w:pPr>
            <w:r>
              <w:rPr>
                <w:rFonts w:eastAsiaTheme="minorHAnsi" w:cs="Arial"/>
                <w:color w:val="000000"/>
                <w:sz w:val="20"/>
                <w:szCs w:val="20"/>
              </w:rPr>
              <w:t>Инженер ОТК</w:t>
            </w:r>
          </w:p>
        </w:tc>
      </w:tr>
    </w:tbl>
    <w:p w14:paraId="2BCB1D20" w14:textId="77777777" w:rsidR="008511DF" w:rsidRDefault="008511DF" w:rsidP="008511DF"/>
    <w:p w14:paraId="45AC6B7A" w14:textId="77777777" w:rsidR="008511DF" w:rsidRDefault="008511DF" w:rsidP="008511DF"/>
    <w:p w14:paraId="461A57DD" w14:textId="5F96BFAB" w:rsidR="00B5746D" w:rsidRPr="00255FA3" w:rsidRDefault="00B5746D" w:rsidP="00255FA3">
      <w:pPr>
        <w:pStyle w:val="4"/>
      </w:pPr>
      <w:r w:rsidRPr="00255FA3">
        <w:t>Шаг процесса 10.0</w:t>
      </w:r>
      <w:r w:rsidR="000B535E">
        <w:t>7</w:t>
      </w:r>
      <w:r w:rsidRPr="00255FA3">
        <w:t xml:space="preserve">.04.01.160 – </w:t>
      </w:r>
      <w:r w:rsidR="00756876" w:rsidRPr="00255FA3">
        <w:t xml:space="preserve">Приемка в свободный запас </w:t>
      </w:r>
    </w:p>
    <w:p w14:paraId="7BA98EA0" w14:textId="77777777" w:rsidR="00B5746D" w:rsidRDefault="00B5746D" w:rsidP="00B5746D"/>
    <w:p w14:paraId="2448C6BB" w14:textId="119F2842" w:rsidR="005817F0" w:rsidRPr="00114B79" w:rsidRDefault="005817F0" w:rsidP="005817F0">
      <w:pPr>
        <w:ind w:firstLine="709"/>
      </w:pPr>
      <w:r>
        <w:t>Если по результатам проверки на качество расхождения не выявлены, МТР принимается в свободный запас (с видом товарного запаса «свободный к использованию») и готов</w:t>
      </w:r>
      <w:r w:rsidR="00B03D52">
        <w:t>я</w:t>
      </w:r>
      <w:r>
        <w:t>тся к размещению.</w:t>
      </w:r>
      <w:del w:id="1352" w:author="Кращенко Олег Владимирович (Подрядчик. ООО БерингПойнт)" w:date="2020-04-23T15:39:00Z">
        <w:r w:rsidDel="004E728B">
          <w:delText xml:space="preserve"> Кладовщик СП</w:delText>
        </w:r>
      </w:del>
      <w:ins w:id="1353" w:author="Кращенко Олег Владимирович (Подрядчик. ООО БерингПойнт)" w:date="2020-04-23T15:39:00Z">
        <w:r w:rsidR="004E728B">
          <w:t xml:space="preserve"> Кладовщик</w:t>
        </w:r>
      </w:ins>
      <w:r>
        <w:t xml:space="preserve"> при помощи ТСД завершает приемку МТР. В </w:t>
      </w:r>
      <w:r w:rsidR="000B2EDC">
        <w:rPr>
          <w:rFonts w:eastAsiaTheme="majorEastAsia"/>
          <w:lang w:val="en-US"/>
        </w:rPr>
        <w:t>SAP</w:t>
      </w:r>
      <w:r w:rsidR="000B2EDC" w:rsidRPr="007961EE">
        <w:rPr>
          <w:rFonts w:eastAsiaTheme="majorEastAsia"/>
        </w:rPr>
        <w:t xml:space="preserve"> </w:t>
      </w:r>
      <w:r w:rsidR="000B2EDC">
        <w:rPr>
          <w:rFonts w:eastAsiaTheme="majorEastAsia"/>
          <w:lang w:val="en-US"/>
        </w:rPr>
        <w:t>EWM</w:t>
      </w:r>
      <w:r w:rsidR="000B2EDC">
        <w:t xml:space="preserve"> </w:t>
      </w:r>
      <w:r>
        <w:t xml:space="preserve">автоматически формируется документ «Проводка поступления материала» и передается в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rsidR="00114B79" w:rsidRPr="00114B79">
        <w:t xml:space="preserve"> </w:t>
      </w:r>
      <w:r w:rsidR="00114B79">
        <w:t>для обеспечения выполнения процесса ПП-</w:t>
      </w:r>
      <w:r w:rsidR="00114B79" w:rsidRPr="00114B79">
        <w:t>10</w:t>
      </w:r>
      <w:r w:rsidR="00114B79">
        <w:t>.04.04.01-</w:t>
      </w:r>
      <w:r w:rsidR="00114B79">
        <w:rPr>
          <w:lang w:val="en-US"/>
        </w:rPr>
        <w:t>ERP</w:t>
      </w:r>
      <w:r w:rsidR="00114B79">
        <w:t xml:space="preserve"> Управление обязательствами по закупке МТР</w:t>
      </w:r>
      <w:r w:rsidR="00B97212">
        <w:t xml:space="preserve"> (кроме</w:t>
      </w:r>
      <w:r w:rsidR="003E66C0">
        <w:t xml:space="preserve"> допретензионной работы).</w:t>
      </w:r>
    </w:p>
    <w:p w14:paraId="2DA9B172" w14:textId="7DFE96FF" w:rsidR="00C50681" w:rsidRPr="00006C3A" w:rsidRDefault="005817F0" w:rsidP="00006C3A">
      <w:pPr>
        <w:ind w:firstLine="709"/>
      </w:pPr>
      <w:r w:rsidRPr="00006C3A">
        <w:t xml:space="preserve">Первичные документы по приемке, включая МХ-1, передаются кладовщиком СП </w:t>
      </w:r>
      <w:r w:rsidR="00DD6EB8">
        <w:t xml:space="preserve">во фронт-офис </w:t>
      </w:r>
      <w:r w:rsidRPr="00006C3A">
        <w:t>в МФЦ.</w:t>
      </w:r>
      <w:r w:rsidR="00203ABE" w:rsidRPr="00006C3A">
        <w:t xml:space="preserve"> Кроме того,</w:t>
      </w:r>
      <w:del w:id="1354" w:author="Кращенко Олег Владимирович (Подрядчик. ООО БерингПойнт)" w:date="2020-04-23T15:39:00Z">
        <w:r w:rsidR="00203ABE" w:rsidRPr="00006C3A" w:rsidDel="004E728B">
          <w:delText xml:space="preserve"> кладовщик СП</w:delText>
        </w:r>
      </w:del>
      <w:ins w:id="1355" w:author="Кращенко Олег Владимирович (Подрядчик. ООО БерингПойнт)" w:date="2020-04-23T15:39:00Z">
        <w:r w:rsidR="004E728B">
          <w:t xml:space="preserve"> Кладовщик</w:t>
        </w:r>
      </w:ins>
      <w:r w:rsidR="00203ABE" w:rsidRPr="00006C3A">
        <w:t xml:space="preserve"> выполняет с документами другие </w:t>
      </w:r>
      <w:r w:rsidR="00006C3A" w:rsidRPr="00006C3A">
        <w:t xml:space="preserve">регламентированные действия, </w:t>
      </w:r>
      <w:r w:rsidR="00006C3A">
        <w:t xml:space="preserve">выполняемые </w:t>
      </w:r>
      <w:r w:rsidR="00006C3A" w:rsidRPr="00006C3A">
        <w:t xml:space="preserve">вне </w:t>
      </w:r>
      <w:r w:rsidR="00C57CD4">
        <w:t>модуля</w:t>
      </w:r>
      <w:r w:rsidR="00006C3A" w:rsidRPr="00006C3A">
        <w:t xml:space="preserve"> </w:t>
      </w:r>
      <w:r w:rsidR="00203ABE" w:rsidRPr="00006C3A">
        <w:rPr>
          <w:lang w:val="en-US"/>
        </w:rPr>
        <w:t>SAP</w:t>
      </w:r>
      <w:r w:rsidR="00203ABE" w:rsidRPr="00006C3A">
        <w:t xml:space="preserve"> </w:t>
      </w:r>
      <w:r w:rsidR="00203ABE" w:rsidRPr="00006C3A">
        <w:rPr>
          <w:lang w:val="en-US"/>
        </w:rPr>
        <w:t>EWM</w:t>
      </w:r>
      <w:r w:rsidR="00006C3A" w:rsidRPr="00006C3A">
        <w:t>.</w:t>
      </w:r>
      <w:r w:rsidR="00C50681" w:rsidRPr="00006C3A">
        <w:t xml:space="preserve"> </w:t>
      </w:r>
    </w:p>
    <w:p w14:paraId="744AB4DB" w14:textId="1D3BAE9E" w:rsidR="004D4713" w:rsidRPr="00435766" w:rsidRDefault="00435766" w:rsidP="005817F0">
      <w:pPr>
        <w:ind w:firstLine="709"/>
      </w:pPr>
      <w:r>
        <w:t xml:space="preserve">Сканированные документы, а также другие </w:t>
      </w:r>
      <w:r w:rsidR="00C319A4">
        <w:t>н</w:t>
      </w:r>
      <w:r>
        <w:t xml:space="preserve">еобходимые файлы могут прикрепляться </w:t>
      </w:r>
      <w:r w:rsidR="000B2EDC">
        <w:t>к документам Входящей поставки</w:t>
      </w:r>
      <w:r>
        <w:t xml:space="preserve">. Такое прикрепление выполняется в </w:t>
      </w:r>
      <w:r>
        <w:rPr>
          <w:lang w:val="en-US"/>
        </w:rPr>
        <w:t>SAP</w:t>
      </w:r>
      <w:r w:rsidRPr="009963AA">
        <w:t xml:space="preserve"> </w:t>
      </w:r>
      <w:r>
        <w:rPr>
          <w:lang w:val="en-US"/>
        </w:rPr>
        <w:t>ERP</w:t>
      </w:r>
      <w:r w:rsidR="009963AA">
        <w:t xml:space="preserve"> и описано в процессе ПП-10.07.03.01-</w:t>
      </w:r>
      <w:r w:rsidR="009963AA">
        <w:rPr>
          <w:lang w:val="en-US"/>
        </w:rPr>
        <w:t>ERP</w:t>
      </w:r>
      <w:r w:rsidR="009963AA">
        <w:t xml:space="preserve"> Приемка и размещение МТР на складе</w:t>
      </w:r>
      <w:r>
        <w:t>.</w:t>
      </w:r>
    </w:p>
    <w:p w14:paraId="4C749DDE" w14:textId="1121E80A" w:rsidR="00BA5B90" w:rsidRPr="00B569E6" w:rsidRDefault="00E8698C" w:rsidP="005817F0">
      <w:pPr>
        <w:ind w:firstLine="709"/>
      </w:pPr>
      <w:r>
        <w:lastRenderedPageBreak/>
        <w:t xml:space="preserve">При обработке входящей поставке в </w:t>
      </w:r>
      <w:r w:rsidR="00C57CD4">
        <w:t>модуле</w:t>
      </w:r>
      <w:r>
        <w:t xml:space="preserve"> </w:t>
      </w:r>
      <w:r>
        <w:rPr>
          <w:lang w:val="en-US"/>
        </w:rPr>
        <w:t>SAP</w:t>
      </w:r>
      <w:r w:rsidRPr="00E8698C">
        <w:t xml:space="preserve"> </w:t>
      </w:r>
      <w:r>
        <w:rPr>
          <w:lang w:val="en-US"/>
        </w:rPr>
        <w:t>EWM</w:t>
      </w:r>
      <w:r w:rsidRPr="00E8698C">
        <w:t xml:space="preserve"> </w:t>
      </w:r>
      <w:r>
        <w:t xml:space="preserve">ведется учет </w:t>
      </w:r>
      <w:r w:rsidR="00B569E6">
        <w:t>«</w:t>
      </w:r>
      <w:r>
        <w:t>Правомочного распоряжаться</w:t>
      </w:r>
      <w:r w:rsidR="00B569E6">
        <w:t>»</w:t>
      </w:r>
      <w:r>
        <w:t xml:space="preserve">. Этот объект соответствует Заводу в </w:t>
      </w:r>
      <w:r>
        <w:rPr>
          <w:lang w:val="en-US"/>
        </w:rPr>
        <w:t>SAP</w:t>
      </w:r>
      <w:r w:rsidRPr="00E8698C">
        <w:t xml:space="preserve"> </w:t>
      </w:r>
      <w:r>
        <w:rPr>
          <w:lang w:val="en-US"/>
        </w:rPr>
        <w:t>ERP</w:t>
      </w:r>
      <w:r>
        <w:t xml:space="preserve">. в одной входящей поставке могут быть МТР только </w:t>
      </w:r>
      <w:r w:rsidRPr="00B569E6">
        <w:t xml:space="preserve">одного </w:t>
      </w:r>
      <w:r w:rsidR="00D33ED0" w:rsidRPr="00B569E6">
        <w:t>«</w:t>
      </w:r>
      <w:r w:rsidRPr="00B569E6">
        <w:t>Правомочного распоряжаться</w:t>
      </w:r>
      <w:r w:rsidR="00D33ED0" w:rsidRPr="00B569E6">
        <w:t>»</w:t>
      </w:r>
      <w:r w:rsidRPr="00B569E6">
        <w:t>.</w:t>
      </w:r>
    </w:p>
    <w:p w14:paraId="613370E1" w14:textId="16696D9F" w:rsidR="00CF6696" w:rsidRDefault="00E8698C" w:rsidP="00BB4FFA">
      <w:pPr>
        <w:ind w:firstLine="709"/>
      </w:pPr>
      <w:r>
        <w:t>При приемке и</w:t>
      </w:r>
      <w:r w:rsidR="004D4713">
        <w:t xml:space="preserve"> размещении МТР конкретного </w:t>
      </w:r>
      <w:r w:rsidR="00B569E6">
        <w:t>«</w:t>
      </w:r>
      <w:r w:rsidR="004D4713">
        <w:t>Правомочного распоряжаться</w:t>
      </w:r>
      <w:r w:rsidR="00B569E6">
        <w:t>»</w:t>
      </w:r>
      <w:r w:rsidR="004D4713">
        <w:t xml:space="preserve">, </w:t>
      </w:r>
      <w:r w:rsidR="00C57CD4">
        <w:t>модуль</w:t>
      </w:r>
      <w:r w:rsidR="004D4713">
        <w:t xml:space="preserve"> </w:t>
      </w:r>
      <w:r w:rsidR="004D4713">
        <w:rPr>
          <w:lang w:val="en-US"/>
        </w:rPr>
        <w:t>SAP</w:t>
      </w:r>
      <w:r w:rsidR="004D4713" w:rsidRPr="004D4713">
        <w:t xml:space="preserve"> </w:t>
      </w:r>
      <w:r w:rsidR="004D4713">
        <w:rPr>
          <w:lang w:val="en-US"/>
        </w:rPr>
        <w:t>EWM</w:t>
      </w:r>
      <w:r w:rsidR="004D4713" w:rsidRPr="004D4713">
        <w:t xml:space="preserve"> </w:t>
      </w:r>
      <w:r w:rsidR="004D4713">
        <w:t>ведет учет этой информации на всех стадиях обработк</w:t>
      </w:r>
      <w:r w:rsidR="00D05805">
        <w:t>и</w:t>
      </w:r>
      <w:r w:rsidR="004D4713">
        <w:t xml:space="preserve"> МТР и во всех документах. Такой учет осуществляется системой автоматически.</w:t>
      </w:r>
    </w:p>
    <w:p w14:paraId="2635E681" w14:textId="77777777" w:rsidR="008511DF" w:rsidRDefault="008511DF" w:rsidP="005817F0">
      <w:pPr>
        <w:ind w:firstLine="709"/>
      </w:pPr>
    </w:p>
    <w:p w14:paraId="56614F3F" w14:textId="4BB1CC4A" w:rsidR="00C84E50" w:rsidRDefault="00C84E50" w:rsidP="00C84E50">
      <w:pPr>
        <w:jc w:val="right"/>
        <w:rPr>
          <w:rFonts w:cs="Arial"/>
          <w:b/>
          <w:sz w:val="22"/>
        </w:rPr>
      </w:pPr>
      <w:r w:rsidRPr="00916FAB">
        <w:rPr>
          <w:rFonts w:cs="Arial"/>
          <w:b/>
          <w:sz w:val="22"/>
        </w:rPr>
        <w:t xml:space="preserve">Таблица </w:t>
      </w:r>
      <w:r>
        <w:rPr>
          <w:rFonts w:cs="Arial"/>
          <w:b/>
          <w:sz w:val="22"/>
        </w:rPr>
        <w:t>92</w:t>
      </w:r>
      <w:r w:rsidRPr="00916FAB">
        <w:rPr>
          <w:rFonts w:cs="Arial"/>
          <w:b/>
          <w:sz w:val="22"/>
        </w:rPr>
        <w:t xml:space="preserve">. Описание </w:t>
      </w:r>
      <w:r>
        <w:rPr>
          <w:rFonts w:cs="Arial"/>
          <w:b/>
          <w:sz w:val="22"/>
        </w:rPr>
        <w:t>шага «Приемка в свободный запас»</w:t>
      </w:r>
    </w:p>
    <w:p w14:paraId="6E2A05BE" w14:textId="77777777" w:rsidR="00C84E50" w:rsidRDefault="00C84E50" w:rsidP="00C84E50">
      <w:pPr>
        <w:jc w:val="right"/>
        <w:rPr>
          <w:rFonts w:cs="Arial"/>
          <w:b/>
          <w:sz w:val="22"/>
        </w:rPr>
      </w:pPr>
    </w:p>
    <w:tbl>
      <w:tblPr>
        <w:tblW w:w="10237" w:type="dxa"/>
        <w:tblInd w:w="-38" w:type="dxa"/>
        <w:tblLayout w:type="fixed"/>
        <w:tblCellMar>
          <w:left w:w="30" w:type="dxa"/>
          <w:right w:w="30" w:type="dxa"/>
        </w:tblCellMar>
        <w:tblLook w:val="0000" w:firstRow="0" w:lastRow="0" w:firstColumn="0" w:lastColumn="0" w:noHBand="0" w:noVBand="0"/>
      </w:tblPr>
      <w:tblGrid>
        <w:gridCol w:w="1873"/>
        <w:gridCol w:w="2552"/>
        <w:gridCol w:w="1701"/>
        <w:gridCol w:w="1276"/>
        <w:gridCol w:w="1134"/>
        <w:gridCol w:w="1701"/>
      </w:tblGrid>
      <w:tr w:rsidR="00C84E50" w14:paraId="64673024" w14:textId="77777777" w:rsidTr="00C84E50">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33DCE268"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552" w:type="dxa"/>
            <w:tcBorders>
              <w:top w:val="single" w:sz="6" w:space="0" w:color="auto"/>
              <w:left w:val="single" w:sz="6" w:space="0" w:color="auto"/>
              <w:bottom w:val="single" w:sz="6" w:space="0" w:color="auto"/>
              <w:right w:val="single" w:sz="6" w:space="0" w:color="auto"/>
            </w:tcBorders>
            <w:shd w:val="solid" w:color="FFCC00" w:fill="auto"/>
          </w:tcPr>
          <w:p w14:paraId="3BE67E75"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148E1DB5"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2B165C02"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134" w:type="dxa"/>
            <w:tcBorders>
              <w:top w:val="single" w:sz="6" w:space="0" w:color="auto"/>
              <w:left w:val="single" w:sz="6" w:space="0" w:color="auto"/>
              <w:bottom w:val="single" w:sz="6" w:space="0" w:color="auto"/>
              <w:right w:val="single" w:sz="6" w:space="0" w:color="auto"/>
            </w:tcBorders>
            <w:shd w:val="solid" w:color="FFCC00" w:fill="auto"/>
          </w:tcPr>
          <w:p w14:paraId="13D4757F"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58AC4886"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C84E50" w14:paraId="7306A771" w14:textId="77777777" w:rsidTr="00C84E50">
        <w:trPr>
          <w:trHeight w:val="266"/>
        </w:trPr>
        <w:tc>
          <w:tcPr>
            <w:tcW w:w="1873" w:type="dxa"/>
            <w:tcBorders>
              <w:top w:val="single" w:sz="6" w:space="0" w:color="auto"/>
              <w:left w:val="single" w:sz="6" w:space="0" w:color="auto"/>
              <w:bottom w:val="single" w:sz="6" w:space="0" w:color="auto"/>
              <w:right w:val="single" w:sz="6" w:space="0" w:color="auto"/>
            </w:tcBorders>
          </w:tcPr>
          <w:p w14:paraId="65AED1C2"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ПП-10.07.04.01.160</w:t>
            </w:r>
          </w:p>
        </w:tc>
        <w:tc>
          <w:tcPr>
            <w:tcW w:w="2552" w:type="dxa"/>
            <w:tcBorders>
              <w:top w:val="single" w:sz="6" w:space="0" w:color="auto"/>
              <w:left w:val="single" w:sz="6" w:space="0" w:color="auto"/>
              <w:bottom w:val="single" w:sz="6" w:space="0" w:color="auto"/>
              <w:right w:val="single" w:sz="6" w:space="0" w:color="auto"/>
            </w:tcBorders>
          </w:tcPr>
          <w:p w14:paraId="7EB1E2E7"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МТР не подлежит контролю на качество</w:t>
            </w:r>
          </w:p>
          <w:p w14:paraId="095AB98C"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Отклонения по качеству не выявлены</w:t>
            </w:r>
          </w:p>
        </w:tc>
        <w:tc>
          <w:tcPr>
            <w:tcW w:w="1701" w:type="dxa"/>
            <w:tcBorders>
              <w:top w:val="single" w:sz="6" w:space="0" w:color="auto"/>
              <w:left w:val="single" w:sz="6" w:space="0" w:color="auto"/>
              <w:bottom w:val="single" w:sz="6" w:space="0" w:color="auto"/>
              <w:right w:val="single" w:sz="6" w:space="0" w:color="auto"/>
            </w:tcBorders>
          </w:tcPr>
          <w:p w14:paraId="788CECA0"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tc>
        <w:tc>
          <w:tcPr>
            <w:tcW w:w="1276" w:type="dxa"/>
            <w:tcBorders>
              <w:top w:val="single" w:sz="6" w:space="0" w:color="auto"/>
              <w:left w:val="single" w:sz="6" w:space="0" w:color="auto"/>
              <w:bottom w:val="single" w:sz="6" w:space="0" w:color="auto"/>
              <w:right w:val="single" w:sz="6" w:space="0" w:color="auto"/>
            </w:tcBorders>
          </w:tcPr>
          <w:p w14:paraId="515E9BE0"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134" w:type="dxa"/>
            <w:tcBorders>
              <w:top w:val="single" w:sz="6" w:space="0" w:color="auto"/>
              <w:left w:val="single" w:sz="6" w:space="0" w:color="auto"/>
              <w:bottom w:val="single" w:sz="6" w:space="0" w:color="auto"/>
              <w:right w:val="single" w:sz="6" w:space="0" w:color="auto"/>
            </w:tcBorders>
          </w:tcPr>
          <w:p w14:paraId="358ED3FE"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701" w:type="dxa"/>
            <w:tcBorders>
              <w:top w:val="single" w:sz="6" w:space="0" w:color="auto"/>
              <w:left w:val="single" w:sz="6" w:space="0" w:color="auto"/>
              <w:bottom w:val="single" w:sz="6" w:space="0" w:color="auto"/>
              <w:right w:val="single" w:sz="6" w:space="0" w:color="auto"/>
            </w:tcBorders>
          </w:tcPr>
          <w:p w14:paraId="4367752A" w14:textId="2F4C3417" w:rsidR="00C84E50" w:rsidRDefault="00C84E50">
            <w:pPr>
              <w:autoSpaceDE w:val="0"/>
              <w:autoSpaceDN w:val="0"/>
              <w:adjustRightInd w:val="0"/>
              <w:jc w:val="left"/>
              <w:rPr>
                <w:rFonts w:eastAsiaTheme="minorHAnsi" w:cs="Arial"/>
                <w:color w:val="000000"/>
                <w:sz w:val="20"/>
                <w:szCs w:val="20"/>
              </w:rPr>
            </w:pPr>
            <w:del w:id="1356"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57"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34D57A23" w14:textId="47F32A37" w:rsidR="00C84E50" w:rsidRDefault="00C84E50" w:rsidP="005817F0">
      <w:pPr>
        <w:ind w:firstLine="709"/>
      </w:pPr>
    </w:p>
    <w:p w14:paraId="62E36053" w14:textId="77777777" w:rsidR="00C84E50" w:rsidRDefault="00C84E50" w:rsidP="005817F0">
      <w:pPr>
        <w:ind w:firstLine="709"/>
      </w:pPr>
    </w:p>
    <w:p w14:paraId="2BF6DFB6" w14:textId="2C4630D9" w:rsidR="00B5746D" w:rsidRPr="00255FA3" w:rsidRDefault="00B5746D" w:rsidP="00255FA3">
      <w:pPr>
        <w:pStyle w:val="4"/>
      </w:pPr>
      <w:r w:rsidRPr="00255FA3">
        <w:t>Шаг процесса 10.0</w:t>
      </w:r>
      <w:r w:rsidR="000B535E">
        <w:t>7</w:t>
      </w:r>
      <w:r w:rsidRPr="00255FA3">
        <w:t xml:space="preserve">.04.01.170 – </w:t>
      </w:r>
      <w:r w:rsidR="00E20B83" w:rsidRPr="00255FA3">
        <w:t xml:space="preserve">Приемка МТР на контроль качества </w:t>
      </w:r>
    </w:p>
    <w:p w14:paraId="38F10ECD" w14:textId="77777777" w:rsidR="00B5746D" w:rsidRDefault="00B5746D" w:rsidP="00B5746D"/>
    <w:p w14:paraId="76F7386A" w14:textId="215BFDC8" w:rsidR="006E4643" w:rsidRDefault="000C19A3" w:rsidP="006E4643">
      <w:pPr>
        <w:ind w:firstLine="709"/>
      </w:pPr>
      <w:r>
        <w:t>В</w:t>
      </w:r>
      <w:r w:rsidR="00543E3E">
        <w:t xml:space="preserve"> </w:t>
      </w:r>
      <w:r w:rsidR="000B2EDC" w:rsidRPr="00006C3A">
        <w:rPr>
          <w:lang w:val="en-US"/>
        </w:rPr>
        <w:t>SAP</w:t>
      </w:r>
      <w:r w:rsidR="000B2EDC" w:rsidRPr="00006C3A">
        <w:t xml:space="preserve"> </w:t>
      </w:r>
      <w:r w:rsidR="000B2EDC" w:rsidRPr="00006C3A">
        <w:rPr>
          <w:lang w:val="en-US"/>
        </w:rPr>
        <w:t>EWM</w:t>
      </w:r>
      <w:r w:rsidR="000B2EDC">
        <w:t xml:space="preserve"> </w:t>
      </w:r>
      <w:r w:rsidR="006E4643">
        <w:t>настраивается</w:t>
      </w:r>
      <w:r>
        <w:t xml:space="preserve"> </w:t>
      </w:r>
      <w:r w:rsidR="00543E3E">
        <w:t xml:space="preserve">правило </w:t>
      </w:r>
      <w:r>
        <w:t>для</w:t>
      </w:r>
      <w:r w:rsidR="00543E3E">
        <w:t xml:space="preserve"> определенны</w:t>
      </w:r>
      <w:r>
        <w:t>х</w:t>
      </w:r>
      <w:r w:rsidR="00543E3E">
        <w:t xml:space="preserve"> групп МТР, которые всегда подлежат контролю </w:t>
      </w:r>
      <w:r w:rsidR="00F75630">
        <w:t>на качество</w:t>
      </w:r>
      <w:r w:rsidR="006E4643">
        <w:t xml:space="preserve"> (перечень групп указан в п. 5.2.5.15 и закреплен «Инструкцией по проведению входного контроля материально-технических ресурсов в местах первичного поступления» (Приказ АО «Полюс Логистика» № 22 от 30.01.2018 г.).</w:t>
      </w:r>
    </w:p>
    <w:p w14:paraId="3D275555" w14:textId="5F8A7296" w:rsidR="007C467C" w:rsidRDefault="00543E3E" w:rsidP="00543E3E">
      <w:pPr>
        <w:ind w:firstLine="709"/>
      </w:pPr>
      <w:r>
        <w:t xml:space="preserve">В таком случае, при приемке МТР с обязательным контролем качества, </w:t>
      </w:r>
      <w:r w:rsidR="000B2EDC" w:rsidRPr="00006C3A">
        <w:rPr>
          <w:lang w:val="en-US"/>
        </w:rPr>
        <w:t>SAP</w:t>
      </w:r>
      <w:r w:rsidR="000B2EDC" w:rsidRPr="00006C3A">
        <w:t xml:space="preserve"> </w:t>
      </w:r>
      <w:r w:rsidR="000B2EDC" w:rsidRPr="00006C3A">
        <w:rPr>
          <w:lang w:val="en-US"/>
        </w:rPr>
        <w:t>EWM</w:t>
      </w:r>
      <w:r w:rsidR="000B2EDC">
        <w:t xml:space="preserve"> </w:t>
      </w:r>
      <w:r>
        <w:t xml:space="preserve">в автоматическом режиме </w:t>
      </w:r>
      <w:r w:rsidR="006E4643">
        <w:t xml:space="preserve">может принимать такие </w:t>
      </w:r>
      <w:r>
        <w:t>МТР с видом запаса «контроль качества»</w:t>
      </w:r>
      <w:r w:rsidR="006E4643">
        <w:t xml:space="preserve">. Если для контроля качества используется отдельная физическая зона (зона контроля качества), то </w:t>
      </w:r>
      <w:r w:rsidR="007C467C">
        <w:t xml:space="preserve">в </w:t>
      </w:r>
      <w:r w:rsidR="007C467C">
        <w:rPr>
          <w:lang w:val="en-US"/>
        </w:rPr>
        <w:t>SAP</w:t>
      </w:r>
      <w:r w:rsidR="007C467C" w:rsidRPr="007C467C">
        <w:t xml:space="preserve"> </w:t>
      </w:r>
      <w:r w:rsidR="007C467C">
        <w:rPr>
          <w:lang w:val="en-US"/>
        </w:rPr>
        <w:t>EWM</w:t>
      </w:r>
      <w:r w:rsidR="007C467C" w:rsidRPr="007C467C">
        <w:t xml:space="preserve"> </w:t>
      </w:r>
      <w:r w:rsidR="007C467C">
        <w:t>настраиваются правила размещения таких МТР в этой зоне.</w:t>
      </w:r>
    </w:p>
    <w:p w14:paraId="563E39CD" w14:textId="54DB2CEA" w:rsidR="006E4643" w:rsidRDefault="000D11E7" w:rsidP="00543E3E">
      <w:pPr>
        <w:ind w:firstLine="709"/>
      </w:pPr>
      <w:r>
        <w:t xml:space="preserve">Процедура проведения </w:t>
      </w:r>
      <w:r w:rsidR="00CB7701">
        <w:t xml:space="preserve">приемки по качеству осуществляется вне </w:t>
      </w:r>
      <w:r w:rsidR="00C57CD4">
        <w:t>модуля</w:t>
      </w:r>
      <w:r w:rsidR="00CB7701">
        <w:t xml:space="preserve"> </w:t>
      </w:r>
      <w:r w:rsidR="00CB7701">
        <w:rPr>
          <w:lang w:val="en-US"/>
        </w:rPr>
        <w:t>SAP</w:t>
      </w:r>
      <w:r w:rsidR="00CB7701" w:rsidRPr="00CB7701">
        <w:t xml:space="preserve"> </w:t>
      </w:r>
      <w:r w:rsidR="00CB7701">
        <w:rPr>
          <w:lang w:val="en-US"/>
        </w:rPr>
        <w:t>EWM</w:t>
      </w:r>
      <w:r w:rsidR="00CB7701" w:rsidRPr="00CB7701">
        <w:t xml:space="preserve"> </w:t>
      </w:r>
      <w:r w:rsidR="00CB7701">
        <w:t xml:space="preserve">и регламентирована </w:t>
      </w:r>
      <w:r w:rsidR="00FF4A56">
        <w:t xml:space="preserve">для «Полюс Логистики» </w:t>
      </w:r>
      <w:r w:rsidR="00CB7701">
        <w:t>«Инструкцией по проведению входного контроля материально-технических ресурсов в местах первичного поступления» (Приказ АО «Полюс Логистика» № 22 от 30.01.2018 г.).</w:t>
      </w:r>
      <w:r w:rsidR="00FF4A56">
        <w:t xml:space="preserve"> БЕ при приемке по качеству руководствуются действующими нормативными актами, регламентирующими данный процесс, выполнение которого лежит за рамками </w:t>
      </w:r>
      <w:r w:rsidR="00FF4A56">
        <w:rPr>
          <w:lang w:val="en-US"/>
        </w:rPr>
        <w:t>SAP</w:t>
      </w:r>
      <w:r w:rsidR="00FF4A56" w:rsidRPr="00FF4A56">
        <w:t xml:space="preserve"> </w:t>
      </w:r>
      <w:r w:rsidR="00FF4A56">
        <w:rPr>
          <w:lang w:val="en-US"/>
        </w:rPr>
        <w:t>EWM</w:t>
      </w:r>
      <w:r w:rsidR="00FF4A56">
        <w:t>.</w:t>
      </w:r>
    </w:p>
    <w:p w14:paraId="2F3E1EEE" w14:textId="49AB268F" w:rsidR="00543E3E" w:rsidRDefault="00543E3E" w:rsidP="00543E3E">
      <w:pPr>
        <w:ind w:firstLine="709"/>
      </w:pPr>
      <w:r>
        <w:t>Если после приемки МТР с видом запаса «контроль качества» и после прохождения всех</w:t>
      </w:r>
      <w:r w:rsidR="00F938A6">
        <w:t xml:space="preserve"> контрольных процедур было приня</w:t>
      </w:r>
      <w:r>
        <w:t>то положительное решение о качестве, вид товарного запаса этих МТР может быть изменен на «свободный к использованию» при помощи функции «Проводка переноса».</w:t>
      </w:r>
    </w:p>
    <w:p w14:paraId="4127A183" w14:textId="72B5DED5" w:rsidR="002D5257" w:rsidRDefault="002D5257" w:rsidP="00543E3E">
      <w:pPr>
        <w:ind w:firstLine="709"/>
      </w:pPr>
      <w:r>
        <w:t xml:space="preserve">Передача проводки поступления в </w:t>
      </w:r>
      <w:r>
        <w:rPr>
          <w:lang w:val="en-US"/>
        </w:rPr>
        <w:t>SAP</w:t>
      </w:r>
      <w:r w:rsidRPr="002D5257">
        <w:t xml:space="preserve"> </w:t>
      </w:r>
      <w:r>
        <w:rPr>
          <w:lang w:val="en-US"/>
        </w:rPr>
        <w:t>ERP</w:t>
      </w:r>
      <w:r w:rsidRPr="002D5257">
        <w:t xml:space="preserve"> </w:t>
      </w:r>
      <w:r w:rsidRPr="00662E6B">
        <w:t>(</w:t>
      </w:r>
      <w:r>
        <w:rPr>
          <w:lang w:val="en-US"/>
        </w:rPr>
        <w:t>SAP</w:t>
      </w:r>
      <w:r w:rsidRPr="00662E6B">
        <w:t xml:space="preserve"> </w:t>
      </w:r>
      <w:r>
        <w:rPr>
          <w:lang w:val="en-US"/>
        </w:rPr>
        <w:t>S</w:t>
      </w:r>
      <w:r w:rsidRPr="00662E6B">
        <w:t xml:space="preserve">/4 </w:t>
      </w:r>
      <w:r>
        <w:rPr>
          <w:lang w:val="en-US"/>
        </w:rPr>
        <w:t>HANA</w:t>
      </w:r>
      <w:r>
        <w:t>) может происходить:</w:t>
      </w:r>
    </w:p>
    <w:p w14:paraId="463294BA" w14:textId="1B35A56F" w:rsidR="002D5257" w:rsidRDefault="002D5257" w:rsidP="00823682">
      <w:pPr>
        <w:pStyle w:val="afc"/>
        <w:numPr>
          <w:ilvl w:val="0"/>
          <w:numId w:val="76"/>
        </w:numPr>
      </w:pPr>
      <w:r>
        <w:t>сразу после завершения приемки с видом товарного запаса «контроль качества». В таком случае, после смены вида товарного запаса по результатам контроля качества необходимо буде</w:t>
      </w:r>
      <w:r w:rsidR="00F938A6">
        <w:t>т</w:t>
      </w:r>
      <w:r>
        <w:t xml:space="preserve"> передавать в </w:t>
      </w:r>
      <w:r>
        <w:rPr>
          <w:lang w:val="en-US"/>
        </w:rPr>
        <w:t>SAP</w:t>
      </w:r>
      <w:r w:rsidRPr="002D5257">
        <w:t xml:space="preserve"> </w:t>
      </w:r>
      <w:r>
        <w:rPr>
          <w:lang w:val="en-US"/>
        </w:rPr>
        <w:t>ERP</w:t>
      </w:r>
      <w:r w:rsidRPr="002D5257">
        <w:t xml:space="preserve"> </w:t>
      </w:r>
      <w:r w:rsidRPr="00662E6B">
        <w:t>(</w:t>
      </w:r>
      <w:r>
        <w:rPr>
          <w:lang w:val="en-US"/>
        </w:rPr>
        <w:t>SAP</w:t>
      </w:r>
      <w:r w:rsidRPr="00662E6B">
        <w:t xml:space="preserve"> </w:t>
      </w:r>
      <w:r>
        <w:rPr>
          <w:lang w:val="en-US"/>
        </w:rPr>
        <w:t>S</w:t>
      </w:r>
      <w:r w:rsidRPr="00662E6B">
        <w:t xml:space="preserve">/4 </w:t>
      </w:r>
      <w:r>
        <w:rPr>
          <w:lang w:val="en-US"/>
        </w:rPr>
        <w:t>HANA</w:t>
      </w:r>
      <w:r>
        <w:t>) проводку переноса;</w:t>
      </w:r>
    </w:p>
    <w:p w14:paraId="61A96329" w14:textId="7C3A199F" w:rsidR="002D5257" w:rsidRPr="002D5257" w:rsidRDefault="002D5257" w:rsidP="00823682">
      <w:pPr>
        <w:pStyle w:val="afc"/>
        <w:numPr>
          <w:ilvl w:val="0"/>
          <w:numId w:val="76"/>
        </w:numPr>
      </w:pPr>
      <w:r>
        <w:t>после проведения контроля качества и смены вида товарного запаса на «свободный к использованию».</w:t>
      </w:r>
    </w:p>
    <w:p w14:paraId="08401A8C" w14:textId="77777777" w:rsidR="00BB4FFA" w:rsidRDefault="00BB4FFA" w:rsidP="00B5746D"/>
    <w:p w14:paraId="63D051E7" w14:textId="17BB297F" w:rsidR="00C84E50" w:rsidRDefault="00C84E50" w:rsidP="00C84E50">
      <w:pPr>
        <w:jc w:val="right"/>
        <w:rPr>
          <w:rFonts w:cs="Arial"/>
          <w:b/>
          <w:sz w:val="22"/>
        </w:rPr>
      </w:pPr>
      <w:r w:rsidRPr="00916FAB">
        <w:rPr>
          <w:rFonts w:cs="Arial"/>
          <w:b/>
          <w:sz w:val="22"/>
        </w:rPr>
        <w:t xml:space="preserve">Таблица </w:t>
      </w:r>
      <w:r>
        <w:rPr>
          <w:rFonts w:cs="Arial"/>
          <w:b/>
          <w:sz w:val="22"/>
        </w:rPr>
        <w:t>93</w:t>
      </w:r>
      <w:r w:rsidRPr="00916FAB">
        <w:rPr>
          <w:rFonts w:cs="Arial"/>
          <w:b/>
          <w:sz w:val="22"/>
        </w:rPr>
        <w:t xml:space="preserve">. Описание </w:t>
      </w:r>
      <w:r>
        <w:rPr>
          <w:rFonts w:cs="Arial"/>
          <w:b/>
          <w:sz w:val="22"/>
        </w:rPr>
        <w:t>шага «Приемка МТР на контроль качества»</w:t>
      </w:r>
    </w:p>
    <w:p w14:paraId="367F8F18" w14:textId="10CDA819" w:rsidR="00C84E50" w:rsidRDefault="00C84E50" w:rsidP="00B5746D"/>
    <w:tbl>
      <w:tblPr>
        <w:tblW w:w="10236" w:type="dxa"/>
        <w:tblInd w:w="-38" w:type="dxa"/>
        <w:tblLayout w:type="fixed"/>
        <w:tblCellMar>
          <w:left w:w="30" w:type="dxa"/>
          <w:right w:w="30" w:type="dxa"/>
        </w:tblCellMar>
        <w:tblLook w:val="0000" w:firstRow="0" w:lastRow="0" w:firstColumn="0" w:lastColumn="0" w:noHBand="0" w:noVBand="0"/>
      </w:tblPr>
      <w:tblGrid>
        <w:gridCol w:w="1873"/>
        <w:gridCol w:w="1985"/>
        <w:gridCol w:w="1701"/>
        <w:gridCol w:w="1842"/>
        <w:gridCol w:w="1276"/>
        <w:gridCol w:w="1559"/>
      </w:tblGrid>
      <w:tr w:rsidR="00C84E50" w14:paraId="2CB628BB" w14:textId="77777777" w:rsidTr="00C84E50">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1B9F20FD"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42C14D59"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0CC11518"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842" w:type="dxa"/>
            <w:tcBorders>
              <w:top w:val="single" w:sz="6" w:space="0" w:color="auto"/>
              <w:left w:val="single" w:sz="6" w:space="0" w:color="auto"/>
              <w:bottom w:val="single" w:sz="6" w:space="0" w:color="auto"/>
              <w:right w:val="single" w:sz="6" w:space="0" w:color="auto"/>
            </w:tcBorders>
            <w:shd w:val="solid" w:color="FFCC00" w:fill="auto"/>
          </w:tcPr>
          <w:p w14:paraId="6652F150"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170081BA"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097D731F" w14:textId="77777777" w:rsidR="00C84E50" w:rsidRDefault="00C84E50">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C84E50" w14:paraId="0B8529B0" w14:textId="77777777" w:rsidTr="00C84E50">
        <w:trPr>
          <w:trHeight w:val="132"/>
        </w:trPr>
        <w:tc>
          <w:tcPr>
            <w:tcW w:w="1873" w:type="dxa"/>
            <w:tcBorders>
              <w:top w:val="single" w:sz="6" w:space="0" w:color="auto"/>
              <w:left w:val="single" w:sz="6" w:space="0" w:color="auto"/>
              <w:bottom w:val="single" w:sz="6" w:space="0" w:color="auto"/>
              <w:right w:val="single" w:sz="6" w:space="0" w:color="auto"/>
            </w:tcBorders>
          </w:tcPr>
          <w:p w14:paraId="634557D0"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ПП-10.07.04.01.170</w:t>
            </w:r>
          </w:p>
        </w:tc>
        <w:tc>
          <w:tcPr>
            <w:tcW w:w="1985" w:type="dxa"/>
            <w:tcBorders>
              <w:top w:val="single" w:sz="6" w:space="0" w:color="auto"/>
              <w:left w:val="single" w:sz="6" w:space="0" w:color="auto"/>
              <w:bottom w:val="single" w:sz="6" w:space="0" w:color="auto"/>
              <w:right w:val="single" w:sz="6" w:space="0" w:color="auto"/>
            </w:tcBorders>
          </w:tcPr>
          <w:p w14:paraId="7646A425"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МТР подлежит контролю на качество</w:t>
            </w:r>
          </w:p>
        </w:tc>
        <w:tc>
          <w:tcPr>
            <w:tcW w:w="1701" w:type="dxa"/>
            <w:tcBorders>
              <w:top w:val="single" w:sz="6" w:space="0" w:color="auto"/>
              <w:left w:val="single" w:sz="6" w:space="0" w:color="auto"/>
              <w:bottom w:val="single" w:sz="6" w:space="0" w:color="auto"/>
              <w:right w:val="single" w:sz="6" w:space="0" w:color="auto"/>
            </w:tcBorders>
          </w:tcPr>
          <w:p w14:paraId="0F141AA0"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tc>
        <w:tc>
          <w:tcPr>
            <w:tcW w:w="1842" w:type="dxa"/>
            <w:tcBorders>
              <w:top w:val="single" w:sz="6" w:space="0" w:color="auto"/>
              <w:left w:val="single" w:sz="6" w:space="0" w:color="auto"/>
              <w:bottom w:val="single" w:sz="6" w:space="0" w:color="auto"/>
              <w:right w:val="single" w:sz="6" w:space="0" w:color="auto"/>
            </w:tcBorders>
          </w:tcPr>
          <w:p w14:paraId="114E3748"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Регламентирующие документы</w:t>
            </w:r>
          </w:p>
        </w:tc>
        <w:tc>
          <w:tcPr>
            <w:tcW w:w="1276" w:type="dxa"/>
            <w:tcBorders>
              <w:top w:val="single" w:sz="6" w:space="0" w:color="auto"/>
              <w:left w:val="single" w:sz="6" w:space="0" w:color="auto"/>
              <w:bottom w:val="single" w:sz="6" w:space="0" w:color="auto"/>
              <w:right w:val="single" w:sz="6" w:space="0" w:color="auto"/>
            </w:tcBorders>
          </w:tcPr>
          <w:p w14:paraId="00AB7FC1" w14:textId="77777777" w:rsidR="00C84E50" w:rsidRDefault="00C84E50">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559" w:type="dxa"/>
            <w:tcBorders>
              <w:top w:val="single" w:sz="6" w:space="0" w:color="auto"/>
              <w:left w:val="single" w:sz="6" w:space="0" w:color="auto"/>
              <w:bottom w:val="single" w:sz="6" w:space="0" w:color="auto"/>
              <w:right w:val="single" w:sz="6" w:space="0" w:color="auto"/>
            </w:tcBorders>
          </w:tcPr>
          <w:p w14:paraId="4E50C43D" w14:textId="19771AC5" w:rsidR="00C84E50" w:rsidRDefault="00C84E50">
            <w:pPr>
              <w:autoSpaceDE w:val="0"/>
              <w:autoSpaceDN w:val="0"/>
              <w:adjustRightInd w:val="0"/>
              <w:jc w:val="left"/>
              <w:rPr>
                <w:rFonts w:eastAsiaTheme="minorHAnsi" w:cs="Arial"/>
                <w:color w:val="000000"/>
                <w:sz w:val="20"/>
                <w:szCs w:val="20"/>
              </w:rPr>
            </w:pPr>
            <w:del w:id="1358"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59"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023399DF" w14:textId="77777777" w:rsidR="00C84E50" w:rsidRDefault="00C84E50" w:rsidP="00B5746D"/>
    <w:p w14:paraId="1151F917" w14:textId="77777777" w:rsidR="00C84E50" w:rsidRDefault="00C84E50" w:rsidP="00B5746D"/>
    <w:p w14:paraId="0FC59BA7" w14:textId="72CDE133" w:rsidR="00B5746D" w:rsidRPr="00255FA3" w:rsidRDefault="00B5746D" w:rsidP="00255FA3">
      <w:pPr>
        <w:pStyle w:val="4"/>
      </w:pPr>
      <w:r w:rsidRPr="00255FA3">
        <w:t>Шаг процесса 10.0</w:t>
      </w:r>
      <w:r w:rsidR="000B535E">
        <w:t>7</w:t>
      </w:r>
      <w:r w:rsidRPr="00255FA3">
        <w:t xml:space="preserve">.04.01.175 – </w:t>
      </w:r>
      <w:r w:rsidR="00E20B83" w:rsidRPr="00255FA3">
        <w:t>Регистрация отклонений</w:t>
      </w:r>
    </w:p>
    <w:p w14:paraId="2AF10BD8" w14:textId="77777777" w:rsidR="00B5746D" w:rsidRDefault="00B5746D" w:rsidP="00B5746D"/>
    <w:p w14:paraId="28CB28D2" w14:textId="0B92F9EB" w:rsidR="00D61549" w:rsidRPr="00176DDF" w:rsidRDefault="00B31F33" w:rsidP="00B31F33">
      <w:pPr>
        <w:ind w:firstLine="709"/>
      </w:pPr>
      <w:r w:rsidRPr="00176DDF">
        <w:t xml:space="preserve">В случае выявления отклонений по качеству, таковые регистрируются в </w:t>
      </w:r>
      <w:r w:rsidR="000B2EDC" w:rsidRPr="00006C3A">
        <w:rPr>
          <w:lang w:val="en-US"/>
        </w:rPr>
        <w:t>SAP</w:t>
      </w:r>
      <w:r w:rsidR="000B2EDC" w:rsidRPr="00006C3A">
        <w:t xml:space="preserve"> </w:t>
      </w:r>
      <w:r w:rsidR="000B2EDC" w:rsidRPr="00006C3A">
        <w:rPr>
          <w:lang w:val="en-US"/>
        </w:rPr>
        <w:t>EWM</w:t>
      </w:r>
      <w:r w:rsidR="000B2EDC" w:rsidRPr="00176DDF">
        <w:t xml:space="preserve"> </w:t>
      </w:r>
      <w:r w:rsidRPr="00176DDF">
        <w:t xml:space="preserve">при помощи ТСД. Кроме того, </w:t>
      </w:r>
      <w:r w:rsidR="00CA301B" w:rsidRPr="00176DDF">
        <w:t xml:space="preserve">информация о расхождениях вносится в </w:t>
      </w:r>
      <w:r w:rsidRPr="00176DDF">
        <w:t>Акт по форме М-7</w:t>
      </w:r>
      <w:r w:rsidR="00096A79">
        <w:t xml:space="preserve"> (формируется в </w:t>
      </w:r>
      <w:r w:rsidR="00096A79">
        <w:rPr>
          <w:lang w:val="en-US"/>
        </w:rPr>
        <w:t>SAP</w:t>
      </w:r>
      <w:r w:rsidR="00096A79" w:rsidRPr="000F5B31">
        <w:t xml:space="preserve"> </w:t>
      </w:r>
      <w:r w:rsidR="00096A79">
        <w:rPr>
          <w:lang w:val="en-US"/>
        </w:rPr>
        <w:t>ERP</w:t>
      </w:r>
      <w:r w:rsidR="00096A79">
        <w:t>)</w:t>
      </w:r>
      <w:r w:rsidR="00176DDF" w:rsidRPr="00176DDF">
        <w:t xml:space="preserve">. При перемещении МТР между складами внутри компании </w:t>
      </w:r>
      <w:r w:rsidR="00E222E2" w:rsidRPr="00176DDF">
        <w:t xml:space="preserve">составляется </w:t>
      </w:r>
      <w:r w:rsidRPr="00176DDF">
        <w:t xml:space="preserve">Акт о несоответствиях. </w:t>
      </w:r>
      <w:r w:rsidR="00176DDF" w:rsidRPr="00176DDF">
        <w:t xml:space="preserve">Перечисленные документы создаются вне </w:t>
      </w:r>
      <w:r w:rsidR="00C57CD4">
        <w:t>модуля</w:t>
      </w:r>
      <w:r w:rsidR="00176DDF" w:rsidRPr="00176DDF">
        <w:t xml:space="preserve"> </w:t>
      </w:r>
      <w:r w:rsidR="00176DDF" w:rsidRPr="00176DDF">
        <w:rPr>
          <w:lang w:val="en-US"/>
        </w:rPr>
        <w:t>SAP</w:t>
      </w:r>
      <w:r w:rsidR="00176DDF" w:rsidRPr="008D1EB4">
        <w:t xml:space="preserve"> </w:t>
      </w:r>
      <w:r w:rsidR="00176DDF" w:rsidRPr="00176DDF">
        <w:rPr>
          <w:lang w:val="en-US"/>
        </w:rPr>
        <w:t>EWM</w:t>
      </w:r>
      <w:r w:rsidR="00176DDF" w:rsidRPr="008D1EB4">
        <w:t>.</w:t>
      </w:r>
    </w:p>
    <w:p w14:paraId="360F43FA" w14:textId="0AA7F904" w:rsidR="00D61549" w:rsidRPr="00435766" w:rsidRDefault="00D61549" w:rsidP="00D61549">
      <w:pPr>
        <w:ind w:firstLine="709"/>
      </w:pPr>
      <w:r>
        <w:t xml:space="preserve">Сканированные документы, а также другие необходимые файлы могут прикрепляться </w:t>
      </w:r>
      <w:r w:rsidR="000B2EDC">
        <w:t>к документам Входящей поставки</w:t>
      </w:r>
      <w:r>
        <w:t xml:space="preserve">. Такое прикрепление выполняется в </w:t>
      </w:r>
      <w:r>
        <w:rPr>
          <w:lang w:val="en-US"/>
        </w:rPr>
        <w:t>SAP</w:t>
      </w:r>
      <w:r w:rsidRPr="009963AA">
        <w:t xml:space="preserve"> </w:t>
      </w:r>
      <w:r>
        <w:rPr>
          <w:lang w:val="en-US"/>
        </w:rPr>
        <w:t>ERP</w:t>
      </w:r>
      <w:r>
        <w:t xml:space="preserve"> и описано в процессе ПП-10.07.03.01-</w:t>
      </w:r>
      <w:r>
        <w:rPr>
          <w:lang w:val="en-US"/>
        </w:rPr>
        <w:t>ERP</w:t>
      </w:r>
      <w:r>
        <w:t xml:space="preserve"> Приемка и размещение МТР на складе.</w:t>
      </w:r>
    </w:p>
    <w:p w14:paraId="5796EA11" w14:textId="3E014695" w:rsidR="00114B79" w:rsidRDefault="00B31F33" w:rsidP="00B31F33">
      <w:pPr>
        <w:ind w:firstLine="709"/>
      </w:pPr>
      <w:r>
        <w:t xml:space="preserve">Если </w:t>
      </w:r>
      <w:r w:rsidR="00E66172">
        <w:t xml:space="preserve">руководством подразделения </w:t>
      </w:r>
      <w:r>
        <w:t>принято решение оставить МТР с ненадлежащим качеством на складе, выполняется функци</w:t>
      </w:r>
      <w:r w:rsidR="00E222E2">
        <w:t>я</w:t>
      </w:r>
      <w:r>
        <w:t xml:space="preserve"> перемещения </w:t>
      </w:r>
      <w:r w:rsidR="00D36BC4">
        <w:t xml:space="preserve">в зону хранения некондиционных МТР </w:t>
      </w:r>
      <w:r w:rsidR="00114B79">
        <w:t>согласно процессу ПП-10.07.04.02-</w:t>
      </w:r>
      <w:r w:rsidR="00114B79">
        <w:rPr>
          <w:lang w:val="en-US"/>
        </w:rPr>
        <w:t>ERP</w:t>
      </w:r>
      <w:r w:rsidR="00114B79" w:rsidRPr="00114B79">
        <w:t xml:space="preserve"> </w:t>
      </w:r>
      <w:r w:rsidR="00114B79">
        <w:t>Перемещение МТР внутри склада (</w:t>
      </w:r>
      <w:r w:rsidR="00114B79">
        <w:rPr>
          <w:lang w:val="en-US"/>
        </w:rPr>
        <w:t>WMS</w:t>
      </w:r>
      <w:r w:rsidR="00114B79" w:rsidRPr="00114B79">
        <w:t>)</w:t>
      </w:r>
      <w:r w:rsidR="00114B79">
        <w:t xml:space="preserve"> </w:t>
      </w:r>
      <w:r>
        <w:t>(к примеру, зон</w:t>
      </w:r>
      <w:r w:rsidR="00B6591A">
        <w:t>а хранения некондиционных МТР).</w:t>
      </w:r>
    </w:p>
    <w:p w14:paraId="7C601D74" w14:textId="5AE954E7" w:rsidR="00B5746D" w:rsidRDefault="00E66172" w:rsidP="00B31F33">
      <w:pPr>
        <w:ind w:firstLine="709"/>
      </w:pPr>
      <w:r>
        <w:t>В случае</w:t>
      </w:r>
      <w:r w:rsidR="00D741C4">
        <w:t>, когда уполномоченно</w:t>
      </w:r>
      <w:r w:rsidR="00A57B90">
        <w:t>е</w:t>
      </w:r>
      <w:r w:rsidR="00D741C4">
        <w:t xml:space="preserve"> лицо принимает решение </w:t>
      </w:r>
      <w:r w:rsidR="00B31F33">
        <w:t xml:space="preserve">о возврате </w:t>
      </w:r>
      <w:r w:rsidR="008F12DD">
        <w:t xml:space="preserve">поставщику </w:t>
      </w:r>
      <w:r w:rsidR="00B31F33">
        <w:t>МТР с отклонением качества</w:t>
      </w:r>
      <w:r w:rsidR="00EA242B">
        <w:t xml:space="preserve">, склад принимает </w:t>
      </w:r>
      <w:r w:rsidR="00D741C4">
        <w:t xml:space="preserve">такие </w:t>
      </w:r>
      <w:r w:rsidR="00B31F33">
        <w:t>МТР на ответственное хранение на время разбирательства и состав</w:t>
      </w:r>
      <w:r w:rsidR="00114B79">
        <w:t>ления соответствующих претензий согласно процессу ПП-10.07.03.01-</w:t>
      </w:r>
      <w:r w:rsidR="00114B79">
        <w:rPr>
          <w:lang w:val="en-US"/>
        </w:rPr>
        <w:t>ERP</w:t>
      </w:r>
      <w:r w:rsidR="00114B79">
        <w:t xml:space="preserve"> При</w:t>
      </w:r>
      <w:r w:rsidR="00A57B90">
        <w:t xml:space="preserve">емка и размещение МТР на складе, выполняемому в </w:t>
      </w:r>
      <w:r w:rsidR="00A57B90">
        <w:rPr>
          <w:lang w:val="en-US"/>
        </w:rPr>
        <w:t>SAP</w:t>
      </w:r>
      <w:r w:rsidR="00A57B90" w:rsidRPr="00A57B90">
        <w:t xml:space="preserve"> </w:t>
      </w:r>
      <w:r w:rsidR="00A57B90">
        <w:rPr>
          <w:lang w:val="en-US"/>
        </w:rPr>
        <w:t>ERP</w:t>
      </w:r>
      <w:r w:rsidR="00A57B90">
        <w:t>.</w:t>
      </w:r>
      <w:r w:rsidR="00DA7882">
        <w:t xml:space="preserve"> </w:t>
      </w:r>
      <w:r w:rsidR="00DA7882" w:rsidRPr="00176DDF">
        <w:t xml:space="preserve">Принятые на </w:t>
      </w:r>
      <w:r w:rsidR="00176DDF" w:rsidRPr="00176DDF">
        <w:t xml:space="preserve">ответственное хранение </w:t>
      </w:r>
      <w:r w:rsidR="00DA7882" w:rsidRPr="00176DDF">
        <w:t xml:space="preserve">МТР </w:t>
      </w:r>
      <w:r w:rsidR="00176DDF" w:rsidRPr="00176DDF">
        <w:t xml:space="preserve">физически </w:t>
      </w:r>
      <w:r w:rsidR="00DA7882" w:rsidRPr="00176DDF">
        <w:t>размещаются в от</w:t>
      </w:r>
      <w:r w:rsidR="00176DDF" w:rsidRPr="00176DDF">
        <w:t>д</w:t>
      </w:r>
      <w:r w:rsidR="00DA7882" w:rsidRPr="00176DDF">
        <w:t>ельн</w:t>
      </w:r>
      <w:r w:rsidR="00176DDF" w:rsidRPr="00176DDF">
        <w:t xml:space="preserve">ом </w:t>
      </w:r>
      <w:r w:rsidR="00DA7882" w:rsidRPr="00176DDF">
        <w:t>складско</w:t>
      </w:r>
      <w:r w:rsidR="00176DDF" w:rsidRPr="00176DDF">
        <w:t>м</w:t>
      </w:r>
      <w:r w:rsidR="00DA7882" w:rsidRPr="00176DDF">
        <w:t xml:space="preserve"> участ</w:t>
      </w:r>
      <w:r w:rsidR="00176DDF" w:rsidRPr="00176DDF">
        <w:t>ке</w:t>
      </w:r>
      <w:r w:rsidR="00DA7882" w:rsidRPr="00176DDF">
        <w:t>.</w:t>
      </w:r>
    </w:p>
    <w:p w14:paraId="1F61A5A6" w14:textId="77777777" w:rsidR="00AF3A3F" w:rsidRPr="00A57B90" w:rsidRDefault="00AF3A3F" w:rsidP="00B31F33">
      <w:pPr>
        <w:ind w:firstLine="709"/>
      </w:pPr>
    </w:p>
    <w:p w14:paraId="48FEBDFE" w14:textId="53C40CD6" w:rsidR="001F4529" w:rsidRDefault="001F4529" w:rsidP="001F4529">
      <w:pPr>
        <w:jc w:val="right"/>
        <w:rPr>
          <w:rFonts w:cs="Arial"/>
          <w:b/>
          <w:sz w:val="22"/>
        </w:rPr>
      </w:pPr>
      <w:r w:rsidRPr="00916FAB">
        <w:rPr>
          <w:rFonts w:cs="Arial"/>
          <w:b/>
          <w:sz w:val="22"/>
        </w:rPr>
        <w:t xml:space="preserve">Таблица </w:t>
      </w:r>
      <w:r>
        <w:rPr>
          <w:rFonts w:cs="Arial"/>
          <w:b/>
          <w:sz w:val="22"/>
        </w:rPr>
        <w:t>9</w:t>
      </w:r>
      <w:r w:rsidR="005E57AE" w:rsidRPr="00E71EDD">
        <w:rPr>
          <w:rFonts w:cs="Arial"/>
          <w:b/>
          <w:sz w:val="22"/>
        </w:rPr>
        <w:t>4</w:t>
      </w:r>
      <w:r w:rsidRPr="00916FAB">
        <w:rPr>
          <w:rFonts w:cs="Arial"/>
          <w:b/>
          <w:sz w:val="22"/>
        </w:rPr>
        <w:t xml:space="preserve">. Описание </w:t>
      </w:r>
      <w:r>
        <w:rPr>
          <w:rFonts w:cs="Arial"/>
          <w:b/>
          <w:sz w:val="22"/>
        </w:rPr>
        <w:t>шага «Регистрация отклонения»</w:t>
      </w:r>
    </w:p>
    <w:p w14:paraId="339FD4ED" w14:textId="1EA1069F" w:rsidR="001F4529" w:rsidRDefault="001F4529" w:rsidP="00B31F33">
      <w:pPr>
        <w:ind w:firstLine="709"/>
      </w:pPr>
    </w:p>
    <w:tbl>
      <w:tblPr>
        <w:tblW w:w="10237" w:type="dxa"/>
        <w:tblInd w:w="-38" w:type="dxa"/>
        <w:tblLayout w:type="fixed"/>
        <w:tblCellMar>
          <w:left w:w="30" w:type="dxa"/>
          <w:right w:w="30" w:type="dxa"/>
        </w:tblCellMar>
        <w:tblLook w:val="0000" w:firstRow="0" w:lastRow="0" w:firstColumn="0" w:lastColumn="0" w:noHBand="0" w:noVBand="0"/>
      </w:tblPr>
      <w:tblGrid>
        <w:gridCol w:w="1873"/>
        <w:gridCol w:w="1701"/>
        <w:gridCol w:w="1087"/>
        <w:gridCol w:w="2315"/>
        <w:gridCol w:w="1701"/>
        <w:gridCol w:w="1560"/>
      </w:tblGrid>
      <w:tr w:rsidR="001F4529" w14:paraId="19B76A83" w14:textId="77777777" w:rsidTr="001F4529">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27A9183F" w14:textId="77777777" w:rsidR="001F4529" w:rsidRDefault="001F452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1D1401AE" w14:textId="77777777" w:rsidR="001F4529" w:rsidRDefault="001F452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23912D0E" w14:textId="77777777" w:rsidR="001F4529" w:rsidRDefault="001F452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2315" w:type="dxa"/>
            <w:tcBorders>
              <w:top w:val="single" w:sz="6" w:space="0" w:color="auto"/>
              <w:left w:val="single" w:sz="6" w:space="0" w:color="auto"/>
              <w:bottom w:val="single" w:sz="6" w:space="0" w:color="auto"/>
              <w:right w:val="single" w:sz="6" w:space="0" w:color="auto"/>
            </w:tcBorders>
            <w:shd w:val="solid" w:color="FFCC00" w:fill="auto"/>
          </w:tcPr>
          <w:p w14:paraId="137A3872" w14:textId="77777777" w:rsidR="001F4529" w:rsidRDefault="001F452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52D43665" w14:textId="77777777" w:rsidR="001F4529" w:rsidRDefault="001F452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60" w:type="dxa"/>
            <w:tcBorders>
              <w:top w:val="single" w:sz="6" w:space="0" w:color="auto"/>
              <w:left w:val="single" w:sz="6" w:space="0" w:color="auto"/>
              <w:bottom w:val="single" w:sz="6" w:space="0" w:color="auto"/>
              <w:right w:val="single" w:sz="6" w:space="0" w:color="auto"/>
            </w:tcBorders>
            <w:shd w:val="solid" w:color="FFCC00" w:fill="auto"/>
          </w:tcPr>
          <w:p w14:paraId="32379762" w14:textId="77777777" w:rsidR="001F4529" w:rsidRDefault="001F4529">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1F4529" w14:paraId="2D6ED47C" w14:textId="77777777" w:rsidTr="001F4529">
        <w:trPr>
          <w:trHeight w:val="132"/>
        </w:trPr>
        <w:tc>
          <w:tcPr>
            <w:tcW w:w="1873" w:type="dxa"/>
            <w:tcBorders>
              <w:top w:val="single" w:sz="6" w:space="0" w:color="auto"/>
              <w:left w:val="single" w:sz="6" w:space="0" w:color="auto"/>
              <w:bottom w:val="single" w:sz="6" w:space="0" w:color="auto"/>
              <w:right w:val="single" w:sz="6" w:space="0" w:color="auto"/>
            </w:tcBorders>
          </w:tcPr>
          <w:p w14:paraId="2C7DEA40" w14:textId="77777777" w:rsidR="001F4529" w:rsidRDefault="001F4529">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ПП-10.07.04.01.175</w:t>
            </w:r>
          </w:p>
        </w:tc>
        <w:tc>
          <w:tcPr>
            <w:tcW w:w="1701" w:type="dxa"/>
            <w:tcBorders>
              <w:top w:val="single" w:sz="6" w:space="0" w:color="auto"/>
              <w:left w:val="single" w:sz="6" w:space="0" w:color="auto"/>
              <w:bottom w:val="single" w:sz="6" w:space="0" w:color="auto"/>
              <w:right w:val="single" w:sz="6" w:space="0" w:color="auto"/>
            </w:tcBorders>
          </w:tcPr>
          <w:p w14:paraId="759057BD" w14:textId="77777777" w:rsidR="001F4529" w:rsidRDefault="001F4529">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Выявлены отклонения</w:t>
            </w:r>
          </w:p>
        </w:tc>
        <w:tc>
          <w:tcPr>
            <w:tcW w:w="1087" w:type="dxa"/>
            <w:tcBorders>
              <w:top w:val="single" w:sz="6" w:space="0" w:color="auto"/>
              <w:left w:val="single" w:sz="6" w:space="0" w:color="auto"/>
              <w:bottom w:val="single" w:sz="6" w:space="0" w:color="auto"/>
              <w:right w:val="single" w:sz="6" w:space="0" w:color="auto"/>
            </w:tcBorders>
          </w:tcPr>
          <w:p w14:paraId="3D82DA3B" w14:textId="77777777" w:rsidR="001F4529" w:rsidRDefault="001F4529">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2315" w:type="dxa"/>
            <w:tcBorders>
              <w:top w:val="single" w:sz="6" w:space="0" w:color="auto"/>
              <w:left w:val="single" w:sz="6" w:space="0" w:color="auto"/>
              <w:bottom w:val="single" w:sz="6" w:space="0" w:color="auto"/>
              <w:right w:val="single" w:sz="6" w:space="0" w:color="auto"/>
            </w:tcBorders>
          </w:tcPr>
          <w:p w14:paraId="5FFAEAEA" w14:textId="77777777" w:rsidR="001F4529" w:rsidRDefault="001F4529">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p w14:paraId="3812F8E9" w14:textId="77777777" w:rsidR="001F4529" w:rsidRDefault="001F4529">
            <w:pPr>
              <w:autoSpaceDE w:val="0"/>
              <w:autoSpaceDN w:val="0"/>
              <w:adjustRightInd w:val="0"/>
              <w:jc w:val="left"/>
              <w:rPr>
                <w:rFonts w:eastAsiaTheme="minorHAnsi" w:cs="Arial"/>
                <w:color w:val="000000"/>
                <w:sz w:val="20"/>
                <w:szCs w:val="20"/>
              </w:rPr>
            </w:pPr>
            <w:r>
              <w:rPr>
                <w:rFonts w:eastAsiaTheme="minorHAnsi" w:cs="Arial"/>
                <w:color w:val="000000"/>
                <w:sz w:val="20"/>
                <w:szCs w:val="20"/>
              </w:rPr>
              <w:t>Акт расхождений (М-7)</w:t>
            </w:r>
          </w:p>
        </w:tc>
        <w:tc>
          <w:tcPr>
            <w:tcW w:w="1701" w:type="dxa"/>
            <w:tcBorders>
              <w:top w:val="single" w:sz="6" w:space="0" w:color="auto"/>
              <w:left w:val="single" w:sz="6" w:space="0" w:color="auto"/>
              <w:bottom w:val="single" w:sz="6" w:space="0" w:color="auto"/>
              <w:right w:val="single" w:sz="6" w:space="0" w:color="auto"/>
            </w:tcBorders>
          </w:tcPr>
          <w:p w14:paraId="4AE3DDAF" w14:textId="77777777" w:rsidR="001F4529" w:rsidRDefault="001F4529">
            <w:pPr>
              <w:autoSpaceDE w:val="0"/>
              <w:autoSpaceDN w:val="0"/>
              <w:adjustRightInd w:val="0"/>
              <w:jc w:val="left"/>
              <w:rPr>
                <w:rFonts w:eastAsiaTheme="minorHAnsi" w:cs="Arial"/>
                <w:color w:val="000000"/>
                <w:sz w:val="20"/>
                <w:szCs w:val="20"/>
              </w:rPr>
            </w:pPr>
            <w:r>
              <w:rPr>
                <w:rFonts w:eastAsiaTheme="minorHAnsi" w:cs="Arial"/>
                <w:color w:val="000000"/>
                <w:sz w:val="20"/>
                <w:szCs w:val="20"/>
              </w:rPr>
              <w:t>Акт о несоответствиях</w:t>
            </w:r>
          </w:p>
        </w:tc>
        <w:tc>
          <w:tcPr>
            <w:tcW w:w="1560" w:type="dxa"/>
            <w:tcBorders>
              <w:top w:val="single" w:sz="6" w:space="0" w:color="auto"/>
              <w:left w:val="single" w:sz="6" w:space="0" w:color="auto"/>
              <w:bottom w:val="single" w:sz="6" w:space="0" w:color="auto"/>
              <w:right w:val="single" w:sz="6" w:space="0" w:color="auto"/>
            </w:tcBorders>
          </w:tcPr>
          <w:p w14:paraId="22BC50A7" w14:textId="094AA4D4" w:rsidR="001F4529" w:rsidRDefault="001F4529">
            <w:pPr>
              <w:autoSpaceDE w:val="0"/>
              <w:autoSpaceDN w:val="0"/>
              <w:adjustRightInd w:val="0"/>
              <w:jc w:val="left"/>
              <w:rPr>
                <w:rFonts w:eastAsiaTheme="minorHAnsi" w:cs="Arial"/>
                <w:color w:val="000000"/>
                <w:sz w:val="20"/>
                <w:szCs w:val="20"/>
              </w:rPr>
            </w:pPr>
            <w:del w:id="1360"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61"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187C21FB" w14:textId="77777777" w:rsidR="001F4529" w:rsidRDefault="001F4529" w:rsidP="00B31F33">
      <w:pPr>
        <w:ind w:firstLine="709"/>
      </w:pPr>
    </w:p>
    <w:p w14:paraId="53632C22" w14:textId="77777777" w:rsidR="001F4529" w:rsidRPr="00A57B90" w:rsidRDefault="001F4529" w:rsidP="00B31F33">
      <w:pPr>
        <w:ind w:firstLine="709"/>
      </w:pPr>
    </w:p>
    <w:p w14:paraId="0E56EFFE" w14:textId="02C79F5D" w:rsidR="00B5746D" w:rsidRPr="00255FA3" w:rsidRDefault="00B5746D" w:rsidP="00255FA3">
      <w:pPr>
        <w:pStyle w:val="4"/>
      </w:pPr>
      <w:r w:rsidRPr="00255FA3">
        <w:t>Шаг процесса 10.0</w:t>
      </w:r>
      <w:r w:rsidR="000B535E">
        <w:t>7</w:t>
      </w:r>
      <w:r w:rsidRPr="00255FA3">
        <w:t xml:space="preserve">.04.01.180 – </w:t>
      </w:r>
      <w:r w:rsidR="00612412" w:rsidRPr="00255FA3">
        <w:t>Подготовка МТР к размещению</w:t>
      </w:r>
    </w:p>
    <w:p w14:paraId="384198B3" w14:textId="680DD765" w:rsidR="00B5746D" w:rsidRPr="00103DFC" w:rsidRDefault="00B5746D" w:rsidP="00B5746D"/>
    <w:p w14:paraId="760D1D12" w14:textId="6B50DD09" w:rsidR="003C7435" w:rsidRDefault="008D7A5D" w:rsidP="008D7A5D">
      <w:pPr>
        <w:ind w:firstLine="709"/>
      </w:pPr>
      <w:r>
        <w:t xml:space="preserve">Данный шаг выполняется вне </w:t>
      </w:r>
      <w:r w:rsidR="00C57CD4">
        <w:t>модуля</w:t>
      </w:r>
      <w:r>
        <w:t xml:space="preserve"> </w:t>
      </w:r>
      <w:r>
        <w:rPr>
          <w:lang w:val="en-US"/>
        </w:rPr>
        <w:t>SAP</w:t>
      </w:r>
      <w:r w:rsidRPr="008D7A5D">
        <w:t xml:space="preserve"> </w:t>
      </w:r>
      <w:r>
        <w:rPr>
          <w:lang w:val="en-US"/>
        </w:rPr>
        <w:t>EWM</w:t>
      </w:r>
      <w:r>
        <w:t>.</w:t>
      </w:r>
    </w:p>
    <w:p w14:paraId="3B775BE1" w14:textId="03ABA3EA" w:rsidR="008D7A5D" w:rsidRDefault="008D7A5D" w:rsidP="008D7A5D">
      <w:pPr>
        <w:ind w:firstLine="709"/>
      </w:pPr>
      <w:r>
        <w:t>Принятые МТР размещаются на поддонах в соответствии с принятыми правилами и регламентами</w:t>
      </w:r>
      <w:r w:rsidR="00757C8C">
        <w:t xml:space="preserve"> либо в отношении них производятся другие подготовительные действия для последующего размещения и хранения на складе</w:t>
      </w:r>
      <w:r w:rsidR="00897A81">
        <w:t xml:space="preserve">, </w:t>
      </w:r>
      <w:r w:rsidR="00E222E2">
        <w:t>создаются необходимые, указанные производителем, условия хранения МТР</w:t>
      </w:r>
      <w:r>
        <w:t>, маркировка</w:t>
      </w:r>
      <w:r w:rsidR="00757C8C">
        <w:t xml:space="preserve"> </w:t>
      </w:r>
      <w:r>
        <w:t>специальными паллетными листами</w:t>
      </w:r>
      <w:r w:rsidR="00757C8C">
        <w:t>, нак</w:t>
      </w:r>
      <w:r w:rsidR="00CA301B">
        <w:t>л</w:t>
      </w:r>
      <w:r w:rsidR="00757C8C">
        <w:t>ейками, ярлыками</w:t>
      </w:r>
      <w:r>
        <w:t xml:space="preserve"> и т.д.</w:t>
      </w:r>
    </w:p>
    <w:p w14:paraId="6ABBF650" w14:textId="77777777" w:rsidR="004022C8" w:rsidRDefault="004022C8" w:rsidP="008D7A5D">
      <w:pPr>
        <w:ind w:firstLine="709"/>
      </w:pPr>
    </w:p>
    <w:p w14:paraId="4BCAABFF" w14:textId="384A75D0" w:rsidR="00B56F9F" w:rsidRDefault="00B56F9F" w:rsidP="008D7A5D">
      <w:pPr>
        <w:ind w:firstLine="709"/>
      </w:pPr>
    </w:p>
    <w:p w14:paraId="0D2DFCDE" w14:textId="77777777" w:rsidR="00B56F9F" w:rsidRPr="00BA118B" w:rsidRDefault="00B56F9F" w:rsidP="008D7A5D">
      <w:pPr>
        <w:ind w:firstLine="709"/>
      </w:pPr>
    </w:p>
    <w:p w14:paraId="425C06F0" w14:textId="15C49C30" w:rsidR="00A92F54" w:rsidRDefault="00A92F54" w:rsidP="00A92F54">
      <w:pPr>
        <w:jc w:val="right"/>
        <w:rPr>
          <w:rFonts w:cs="Arial"/>
          <w:b/>
          <w:sz w:val="22"/>
        </w:rPr>
      </w:pPr>
      <w:r w:rsidRPr="00916FAB">
        <w:rPr>
          <w:rFonts w:cs="Arial"/>
          <w:b/>
          <w:sz w:val="22"/>
        </w:rPr>
        <w:t xml:space="preserve">Таблица </w:t>
      </w:r>
      <w:r>
        <w:rPr>
          <w:rFonts w:cs="Arial"/>
          <w:b/>
          <w:sz w:val="22"/>
        </w:rPr>
        <w:t>9</w:t>
      </w:r>
      <w:r w:rsidR="005E57AE" w:rsidRPr="00E71EDD">
        <w:rPr>
          <w:rFonts w:cs="Arial"/>
          <w:b/>
          <w:sz w:val="22"/>
        </w:rPr>
        <w:t>5</w:t>
      </w:r>
      <w:r w:rsidRPr="00916FAB">
        <w:rPr>
          <w:rFonts w:cs="Arial"/>
          <w:b/>
          <w:sz w:val="22"/>
        </w:rPr>
        <w:t xml:space="preserve">. Описание </w:t>
      </w:r>
      <w:r>
        <w:rPr>
          <w:rFonts w:cs="Arial"/>
          <w:b/>
          <w:sz w:val="22"/>
        </w:rPr>
        <w:t>шага «Подготовка МТР к размещению»</w:t>
      </w:r>
    </w:p>
    <w:p w14:paraId="28902D27" w14:textId="0CA809CE" w:rsidR="00A92F54" w:rsidRDefault="00A92F54" w:rsidP="008D7A5D">
      <w:pPr>
        <w:ind w:firstLine="709"/>
      </w:pPr>
    </w:p>
    <w:tbl>
      <w:tblPr>
        <w:tblW w:w="10237" w:type="dxa"/>
        <w:tblInd w:w="-38" w:type="dxa"/>
        <w:tblLayout w:type="fixed"/>
        <w:tblCellMar>
          <w:left w:w="30" w:type="dxa"/>
          <w:right w:w="30" w:type="dxa"/>
        </w:tblCellMar>
        <w:tblLook w:val="0000" w:firstRow="0" w:lastRow="0" w:firstColumn="0" w:lastColumn="0" w:noHBand="0" w:noVBand="0"/>
      </w:tblPr>
      <w:tblGrid>
        <w:gridCol w:w="1873"/>
        <w:gridCol w:w="2977"/>
        <w:gridCol w:w="1087"/>
        <w:gridCol w:w="1023"/>
        <w:gridCol w:w="1717"/>
        <w:gridCol w:w="1560"/>
      </w:tblGrid>
      <w:tr w:rsidR="00A92F54" w14:paraId="7EC9861C" w14:textId="77777777" w:rsidTr="00A92F54">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35B37FD5"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2977" w:type="dxa"/>
            <w:tcBorders>
              <w:top w:val="single" w:sz="6" w:space="0" w:color="auto"/>
              <w:left w:val="single" w:sz="6" w:space="0" w:color="auto"/>
              <w:bottom w:val="single" w:sz="6" w:space="0" w:color="auto"/>
              <w:right w:val="single" w:sz="6" w:space="0" w:color="auto"/>
            </w:tcBorders>
            <w:shd w:val="solid" w:color="FFCC00" w:fill="auto"/>
          </w:tcPr>
          <w:p w14:paraId="423BD0D7"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0BC7A65E"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023" w:type="dxa"/>
            <w:tcBorders>
              <w:top w:val="single" w:sz="6" w:space="0" w:color="auto"/>
              <w:left w:val="single" w:sz="6" w:space="0" w:color="auto"/>
              <w:bottom w:val="single" w:sz="6" w:space="0" w:color="auto"/>
              <w:right w:val="single" w:sz="6" w:space="0" w:color="auto"/>
            </w:tcBorders>
            <w:shd w:val="solid" w:color="FFCC00" w:fill="auto"/>
          </w:tcPr>
          <w:p w14:paraId="05462AF6"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17" w:type="dxa"/>
            <w:tcBorders>
              <w:top w:val="single" w:sz="6" w:space="0" w:color="auto"/>
              <w:left w:val="single" w:sz="6" w:space="0" w:color="auto"/>
              <w:bottom w:val="single" w:sz="6" w:space="0" w:color="auto"/>
              <w:right w:val="single" w:sz="6" w:space="0" w:color="auto"/>
            </w:tcBorders>
            <w:shd w:val="solid" w:color="FFCC00" w:fill="auto"/>
          </w:tcPr>
          <w:p w14:paraId="6FEAC56E"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560" w:type="dxa"/>
            <w:tcBorders>
              <w:top w:val="single" w:sz="6" w:space="0" w:color="auto"/>
              <w:left w:val="single" w:sz="6" w:space="0" w:color="auto"/>
              <w:bottom w:val="single" w:sz="6" w:space="0" w:color="auto"/>
              <w:right w:val="single" w:sz="6" w:space="0" w:color="auto"/>
            </w:tcBorders>
            <w:shd w:val="solid" w:color="FFCC00" w:fill="auto"/>
          </w:tcPr>
          <w:p w14:paraId="1CA4F14B"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A92F54" w14:paraId="41B22BAC" w14:textId="77777777" w:rsidTr="00A92F54">
        <w:trPr>
          <w:trHeight w:val="132"/>
        </w:trPr>
        <w:tc>
          <w:tcPr>
            <w:tcW w:w="1873" w:type="dxa"/>
            <w:tcBorders>
              <w:top w:val="single" w:sz="6" w:space="0" w:color="auto"/>
              <w:left w:val="single" w:sz="6" w:space="0" w:color="auto"/>
              <w:bottom w:val="single" w:sz="6" w:space="0" w:color="auto"/>
              <w:right w:val="single" w:sz="6" w:space="0" w:color="auto"/>
            </w:tcBorders>
          </w:tcPr>
          <w:p w14:paraId="142AE566"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ПП-10.07.04.01.180</w:t>
            </w:r>
          </w:p>
        </w:tc>
        <w:tc>
          <w:tcPr>
            <w:tcW w:w="2977" w:type="dxa"/>
            <w:tcBorders>
              <w:top w:val="single" w:sz="6" w:space="0" w:color="auto"/>
              <w:left w:val="single" w:sz="6" w:space="0" w:color="auto"/>
              <w:bottom w:val="single" w:sz="6" w:space="0" w:color="auto"/>
              <w:right w:val="single" w:sz="6" w:space="0" w:color="auto"/>
            </w:tcBorders>
          </w:tcPr>
          <w:p w14:paraId="4CAF2C08"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Проводка поступления на склад выполнена</w:t>
            </w:r>
          </w:p>
        </w:tc>
        <w:tc>
          <w:tcPr>
            <w:tcW w:w="1087" w:type="dxa"/>
            <w:tcBorders>
              <w:top w:val="single" w:sz="6" w:space="0" w:color="auto"/>
              <w:left w:val="single" w:sz="6" w:space="0" w:color="auto"/>
              <w:bottom w:val="single" w:sz="6" w:space="0" w:color="auto"/>
              <w:right w:val="single" w:sz="6" w:space="0" w:color="auto"/>
            </w:tcBorders>
          </w:tcPr>
          <w:p w14:paraId="77390EA9"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023" w:type="dxa"/>
            <w:tcBorders>
              <w:top w:val="single" w:sz="6" w:space="0" w:color="auto"/>
              <w:left w:val="single" w:sz="6" w:space="0" w:color="auto"/>
              <w:bottom w:val="single" w:sz="6" w:space="0" w:color="auto"/>
              <w:right w:val="single" w:sz="6" w:space="0" w:color="auto"/>
            </w:tcBorders>
          </w:tcPr>
          <w:p w14:paraId="62F46ED7"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Входящая поставка</w:t>
            </w:r>
          </w:p>
        </w:tc>
        <w:tc>
          <w:tcPr>
            <w:tcW w:w="1717" w:type="dxa"/>
            <w:tcBorders>
              <w:top w:val="single" w:sz="6" w:space="0" w:color="auto"/>
              <w:left w:val="single" w:sz="6" w:space="0" w:color="auto"/>
              <w:bottom w:val="single" w:sz="6" w:space="0" w:color="auto"/>
              <w:right w:val="single" w:sz="6" w:space="0" w:color="auto"/>
            </w:tcBorders>
          </w:tcPr>
          <w:p w14:paraId="564D1B46" w14:textId="16BF779F" w:rsidR="00A92F54" w:rsidRDefault="00A92F54" w:rsidP="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Ярлыки, палленые наклейки</w:t>
            </w:r>
          </w:p>
        </w:tc>
        <w:tc>
          <w:tcPr>
            <w:tcW w:w="1560" w:type="dxa"/>
            <w:tcBorders>
              <w:top w:val="single" w:sz="6" w:space="0" w:color="auto"/>
              <w:left w:val="single" w:sz="6" w:space="0" w:color="auto"/>
              <w:bottom w:val="single" w:sz="6" w:space="0" w:color="auto"/>
              <w:right w:val="single" w:sz="6" w:space="0" w:color="auto"/>
            </w:tcBorders>
          </w:tcPr>
          <w:p w14:paraId="671C3F38" w14:textId="0FA20168" w:rsidR="00A92F54" w:rsidRDefault="00A92F54">
            <w:pPr>
              <w:autoSpaceDE w:val="0"/>
              <w:autoSpaceDN w:val="0"/>
              <w:adjustRightInd w:val="0"/>
              <w:jc w:val="left"/>
              <w:rPr>
                <w:rFonts w:eastAsiaTheme="minorHAnsi" w:cs="Arial"/>
                <w:color w:val="000000"/>
                <w:sz w:val="20"/>
                <w:szCs w:val="20"/>
              </w:rPr>
            </w:pPr>
            <w:del w:id="1362" w:author="Кращенко Олег Владимирович (Подрядчик. ООО БерингПойнт)" w:date="2020-04-23T15:41:00Z">
              <w:r w:rsidDel="004E728B">
                <w:rPr>
                  <w:rFonts w:eastAsiaTheme="minorHAnsi" w:cs="Arial"/>
                  <w:color w:val="000000"/>
                  <w:sz w:val="20"/>
                  <w:szCs w:val="20"/>
                </w:rPr>
                <w:delText>Кладовщик СП</w:delText>
              </w:r>
            </w:del>
            <w:ins w:id="1363"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34C25C5E" w14:textId="77777777" w:rsidR="00A61A96" w:rsidRDefault="00A61A96" w:rsidP="00A61A96"/>
    <w:p w14:paraId="2B9EA7F2" w14:textId="77777777" w:rsidR="00A61A96" w:rsidRDefault="00A61A96" w:rsidP="00A61A96"/>
    <w:p w14:paraId="5A066AC8" w14:textId="67492C13" w:rsidR="00B5746D" w:rsidRPr="00612412" w:rsidRDefault="00B5746D" w:rsidP="00612412">
      <w:pPr>
        <w:pStyle w:val="4"/>
      </w:pPr>
      <w:r w:rsidRPr="00612412">
        <w:lastRenderedPageBreak/>
        <w:t>Шаг процесса 10.0</w:t>
      </w:r>
      <w:r w:rsidR="000B535E">
        <w:t>7</w:t>
      </w:r>
      <w:r w:rsidRPr="00612412">
        <w:t xml:space="preserve">.04.01.190 – </w:t>
      </w:r>
      <w:r w:rsidR="00612412" w:rsidRPr="00612412">
        <w:t>Формирование и распределение складских заказов на размещение</w:t>
      </w:r>
    </w:p>
    <w:p w14:paraId="433B529F" w14:textId="77777777" w:rsidR="00B5746D" w:rsidRDefault="00B5746D" w:rsidP="00B5746D"/>
    <w:p w14:paraId="2F6B6B1A" w14:textId="2950F65D" w:rsidR="00CA301B" w:rsidRPr="00936B6B" w:rsidRDefault="006702F3" w:rsidP="006702F3">
      <w:pPr>
        <w:ind w:firstLine="709"/>
      </w:pPr>
      <w:r>
        <w:t xml:space="preserve">После завершения приемки </w:t>
      </w:r>
      <w:r w:rsidR="000B2EDC" w:rsidRPr="00006C3A">
        <w:rPr>
          <w:lang w:val="en-US"/>
        </w:rPr>
        <w:t>SAP</w:t>
      </w:r>
      <w:r w:rsidR="000B2EDC" w:rsidRPr="00006C3A">
        <w:t xml:space="preserve"> </w:t>
      </w:r>
      <w:r w:rsidR="000B2EDC" w:rsidRPr="00006C3A">
        <w:rPr>
          <w:lang w:val="en-US"/>
        </w:rPr>
        <w:t>EWM</w:t>
      </w:r>
      <w:r w:rsidR="000B2EDC">
        <w:t xml:space="preserve"> </w:t>
      </w:r>
      <w:del w:id="1364" w:author="Tukhbatov Ruslan" w:date="2020-04-21T05:24:00Z">
        <w:r w:rsidR="00AA7EE1" w:rsidDel="00074232">
          <w:delText>в автоматич</w:delText>
        </w:r>
        <w:r w:rsidDel="00074232">
          <w:delText>е</w:delText>
        </w:r>
        <w:r w:rsidR="00AA7EE1" w:rsidDel="00074232">
          <w:delText>с</w:delText>
        </w:r>
        <w:r w:rsidDel="00074232">
          <w:delText xml:space="preserve">ком режиме либо </w:delText>
        </w:r>
      </w:del>
      <w:del w:id="1365" w:author="Кращенко Олег Владимирович (Подрядчик. ООО БерингПойнт)" w:date="2020-04-23T15:40:00Z">
        <w:r w:rsidDel="004E728B">
          <w:delText>оператор склада СП</w:delText>
        </w:r>
      </w:del>
      <w:ins w:id="1366" w:author="Кращенко Олег Владимирович (Подрядчик. ООО БерингПойнт)" w:date="2020-04-23T15:40:00Z">
        <w:r w:rsidR="004E728B">
          <w:t>Оператор склада</w:t>
        </w:r>
      </w:ins>
      <w:r>
        <w:t xml:space="preserve"> в ручном режиме созда</w:t>
      </w:r>
      <w:ins w:id="1367" w:author="Tukhbatov Ruslan" w:date="2020-04-21T05:24:00Z">
        <w:r w:rsidR="00074232">
          <w:t>е</w:t>
        </w:r>
      </w:ins>
      <w:del w:id="1368" w:author="Tukhbatov Ruslan" w:date="2020-04-21T05:24:00Z">
        <w:r w:rsidDel="00074232">
          <w:delText>ю</w:delText>
        </w:r>
      </w:del>
      <w:r>
        <w:t xml:space="preserve">т складские заказы и складские задачи на размещение принятых МТР. При автоматическом </w:t>
      </w:r>
      <w:del w:id="1369" w:author="Tukhbatov Ruslan" w:date="2020-04-21T05:28:00Z">
        <w:r w:rsidDel="00426513">
          <w:delText xml:space="preserve">формировании </w:delText>
        </w:r>
      </w:del>
      <w:ins w:id="1370" w:author="Tukhbatov Ruslan" w:date="2020-04-21T05:28:00Z">
        <w:r w:rsidR="00426513">
          <w:t xml:space="preserve">подборе складских мест для </w:t>
        </w:r>
      </w:ins>
      <w:r>
        <w:t xml:space="preserve">складских заказов и складских задач на размещение </w:t>
      </w:r>
      <w:r w:rsidR="000B2EDC" w:rsidRPr="00006C3A">
        <w:rPr>
          <w:lang w:val="en-US"/>
        </w:rPr>
        <w:t>SAP</w:t>
      </w:r>
      <w:r w:rsidR="000B2EDC" w:rsidRPr="00006C3A">
        <w:t xml:space="preserve"> </w:t>
      </w:r>
      <w:r w:rsidR="000B2EDC" w:rsidRPr="00006C3A">
        <w:rPr>
          <w:lang w:val="en-US"/>
        </w:rPr>
        <w:t>EWM</w:t>
      </w:r>
      <w:r w:rsidR="000B2EDC">
        <w:t xml:space="preserve"> </w:t>
      </w:r>
      <w:r>
        <w:t>исходит из настроенных стратегий размещения</w:t>
      </w:r>
      <w:r w:rsidR="00860B78">
        <w:t xml:space="preserve"> (подробнее см. п. 5.10.</w:t>
      </w:r>
      <w:r w:rsidR="00AA7EE1">
        <w:t>3.8</w:t>
      </w:r>
      <w:r w:rsidR="00860B78">
        <w:t>)</w:t>
      </w:r>
      <w:r>
        <w:t xml:space="preserve">. </w:t>
      </w:r>
      <w:del w:id="1371" w:author="Tukhbatov Ruslan" w:date="2020-04-21T05:28:00Z">
        <w:r w:rsidDel="006923B9">
          <w:delText>В обоих случаях есть техническая возможность распечатки складской задачи на бумажном носителе для передачи и</w:delText>
        </w:r>
        <w:r w:rsidR="00936B6B" w:rsidDel="006923B9">
          <w:delText>сполнителю и для ее выполнения.</w:delText>
        </w:r>
      </w:del>
    </w:p>
    <w:p w14:paraId="7A0675DF" w14:textId="6FED53D7" w:rsidR="006702F3" w:rsidRDefault="006702F3" w:rsidP="006702F3">
      <w:pPr>
        <w:ind w:firstLine="709"/>
      </w:pPr>
      <w:r>
        <w:t xml:space="preserve">При формировании складских заказов и складских задач на размещение </w:t>
      </w:r>
      <w:r w:rsidR="00C57CD4">
        <w:t>модуль</w:t>
      </w:r>
      <w:r w:rsidR="002216BA">
        <w:t xml:space="preserve"> </w:t>
      </w:r>
      <w:r w:rsidR="002216BA">
        <w:rPr>
          <w:lang w:val="en-US"/>
        </w:rPr>
        <w:t>SAP</w:t>
      </w:r>
      <w:r w:rsidR="002216BA" w:rsidRPr="002216BA">
        <w:t xml:space="preserve"> </w:t>
      </w:r>
      <w:r w:rsidR="002216BA">
        <w:rPr>
          <w:lang w:val="en-US"/>
        </w:rPr>
        <w:t>EWM</w:t>
      </w:r>
      <w:r w:rsidR="002216BA">
        <w:t xml:space="preserve"> долж</w:t>
      </w:r>
      <w:r w:rsidR="00C57CD4">
        <w:t>ен</w:t>
      </w:r>
      <w:r w:rsidR="002216BA">
        <w:t xml:space="preserve"> </w:t>
      </w:r>
      <w:r>
        <w:t>учитывать группы совместимости МТР.</w:t>
      </w:r>
    </w:p>
    <w:p w14:paraId="64E4D5BC" w14:textId="220820E2" w:rsidR="006702F3" w:rsidRDefault="006702F3" w:rsidP="006702F3">
      <w:pPr>
        <w:ind w:firstLine="709"/>
      </w:pPr>
      <w:r>
        <w:t xml:space="preserve">В случае автоматического формирования складских заказов и складских задач, </w:t>
      </w:r>
      <w:r w:rsidR="000B2EDC" w:rsidRPr="00006C3A">
        <w:rPr>
          <w:lang w:val="en-US"/>
        </w:rPr>
        <w:t>SAP</w:t>
      </w:r>
      <w:r w:rsidR="000B2EDC" w:rsidRPr="00006C3A">
        <w:t xml:space="preserve"> </w:t>
      </w:r>
      <w:r w:rsidR="000B2EDC" w:rsidRPr="00006C3A">
        <w:rPr>
          <w:lang w:val="en-US"/>
        </w:rPr>
        <w:t>EWM</w:t>
      </w:r>
      <w:r w:rsidR="000B2EDC">
        <w:t xml:space="preserve"> </w:t>
      </w:r>
      <w:r>
        <w:t xml:space="preserve">назначает исполнителя в соответствии с ролями и полномочиями. При ручном формировании складских заказов и складских задач </w:t>
      </w:r>
      <w:del w:id="1372" w:author="Кращенко Олег Владимирович (Подрядчик. ООО БерингПойнт)" w:date="2020-04-23T15:40:00Z">
        <w:r w:rsidDel="004E728B">
          <w:delText>оператор склада СП</w:delText>
        </w:r>
      </w:del>
      <w:ins w:id="1373" w:author="Кращенко Олег Владимирович (Подрядчик. ООО БерингПойнт)" w:date="2020-04-23T15:40:00Z">
        <w:r w:rsidR="004E728B">
          <w:t>Оператор склада</w:t>
        </w:r>
      </w:ins>
      <w:r>
        <w:t xml:space="preserve"> </w:t>
      </w:r>
      <w:r w:rsidR="002216BA">
        <w:t xml:space="preserve">может </w:t>
      </w:r>
      <w:r>
        <w:t>назнач</w:t>
      </w:r>
      <w:r w:rsidR="002216BA">
        <w:t>ить</w:t>
      </w:r>
      <w:r>
        <w:t xml:space="preserve"> исполнителя вручную.</w:t>
      </w:r>
    </w:p>
    <w:p w14:paraId="52669911" w14:textId="4D433CFF" w:rsidR="00CA301B" w:rsidRDefault="00CA301B" w:rsidP="00CA301B">
      <w:pPr>
        <w:ind w:firstLine="709"/>
      </w:pPr>
      <w:r>
        <w:t xml:space="preserve">Выполнение складских заказов и складских задач может осуществляться без использования ТСД с применением бумажного носителя. Для этого, сформированный </w:t>
      </w:r>
      <w:r w:rsidR="00E222E2">
        <w:t xml:space="preserve">в </w:t>
      </w:r>
      <w:r w:rsidR="000B2EDC" w:rsidRPr="00006C3A">
        <w:rPr>
          <w:lang w:val="en-US"/>
        </w:rPr>
        <w:t>SAP</w:t>
      </w:r>
      <w:r w:rsidR="000B2EDC" w:rsidRPr="00006C3A">
        <w:t xml:space="preserve"> </w:t>
      </w:r>
      <w:r w:rsidR="000B2EDC" w:rsidRPr="00006C3A">
        <w:rPr>
          <w:lang w:val="en-US"/>
        </w:rPr>
        <w:t>EWM</w:t>
      </w:r>
      <w:r w:rsidR="000B2EDC">
        <w:t xml:space="preserve"> </w:t>
      </w:r>
      <w:r>
        <w:t>автоматически ил</w:t>
      </w:r>
      <w:r w:rsidR="00E222E2">
        <w:t>и</w:t>
      </w:r>
      <w:r>
        <w:t xml:space="preserve"> вручную складской заказ распечатывается оператором склада СП на бумажном носителе и передается исполнителю для выполнения. </w:t>
      </w:r>
      <w:r w:rsidR="002216BA">
        <w:t xml:space="preserve">В </w:t>
      </w:r>
      <w:r w:rsidR="00C57CD4">
        <w:t>модуле</w:t>
      </w:r>
      <w:r w:rsidR="002216BA">
        <w:t xml:space="preserve"> </w:t>
      </w:r>
      <w:r w:rsidR="002216BA">
        <w:rPr>
          <w:lang w:val="en-US"/>
        </w:rPr>
        <w:t>SAP</w:t>
      </w:r>
      <w:r w:rsidR="002216BA" w:rsidRPr="00936B6B">
        <w:t xml:space="preserve"> </w:t>
      </w:r>
      <w:r w:rsidR="002216BA">
        <w:rPr>
          <w:lang w:val="en-US"/>
        </w:rPr>
        <w:t>EWM</w:t>
      </w:r>
      <w:r w:rsidR="002216BA" w:rsidRPr="00936B6B">
        <w:t xml:space="preserve"> </w:t>
      </w:r>
      <w:r w:rsidR="002216BA">
        <w:t>для открытых складов может быть настроена автоматическая печать складских задач на размещение по факту их создания.</w:t>
      </w:r>
    </w:p>
    <w:p w14:paraId="767BA0BA" w14:textId="532D11EE" w:rsidR="000D0AAD" w:rsidRPr="00D20504" w:rsidRDefault="00CA301B" w:rsidP="006702F3">
      <w:pPr>
        <w:ind w:firstLine="709"/>
      </w:pPr>
      <w:r>
        <w:t xml:space="preserve">После выполнения задачи </w:t>
      </w:r>
      <w:r w:rsidR="002216BA">
        <w:t xml:space="preserve">с использованием бумажного носителя </w:t>
      </w:r>
      <w:r>
        <w:t xml:space="preserve">исполнитель сообщает </w:t>
      </w:r>
      <w:r w:rsidR="002216BA">
        <w:t xml:space="preserve">об этом </w:t>
      </w:r>
      <w:r>
        <w:t>оператору склада СП</w:t>
      </w:r>
      <w:r w:rsidR="002216BA">
        <w:t xml:space="preserve">. Подтверждение складских задач </w:t>
      </w:r>
      <w:r>
        <w:t xml:space="preserve">в </w:t>
      </w:r>
      <w:r w:rsidR="000B2EDC" w:rsidRPr="00006C3A">
        <w:rPr>
          <w:lang w:val="en-US"/>
        </w:rPr>
        <w:t>SAP</w:t>
      </w:r>
      <w:r w:rsidR="000B2EDC" w:rsidRPr="00006C3A">
        <w:t xml:space="preserve"> </w:t>
      </w:r>
      <w:r w:rsidR="000B2EDC" w:rsidRPr="00006C3A">
        <w:rPr>
          <w:lang w:val="en-US"/>
        </w:rPr>
        <w:t>EWM</w:t>
      </w:r>
      <w:r w:rsidR="000B2EDC">
        <w:t xml:space="preserve"> </w:t>
      </w:r>
      <w:r>
        <w:t>осуществляется оператором склада СП.</w:t>
      </w:r>
    </w:p>
    <w:p w14:paraId="69506F6A" w14:textId="77777777" w:rsidR="00D0644C" w:rsidRDefault="00D0644C" w:rsidP="00B5746D"/>
    <w:p w14:paraId="40311841" w14:textId="00B6897C" w:rsidR="00A92F54" w:rsidRDefault="00A92F54" w:rsidP="00A92F54">
      <w:pPr>
        <w:jc w:val="right"/>
        <w:rPr>
          <w:rFonts w:cs="Arial"/>
          <w:b/>
          <w:sz w:val="22"/>
        </w:rPr>
      </w:pPr>
      <w:r w:rsidRPr="00916FAB">
        <w:rPr>
          <w:rFonts w:cs="Arial"/>
          <w:b/>
          <w:sz w:val="22"/>
        </w:rPr>
        <w:t xml:space="preserve">Таблица </w:t>
      </w:r>
      <w:r>
        <w:rPr>
          <w:rFonts w:cs="Arial"/>
          <w:b/>
          <w:sz w:val="22"/>
        </w:rPr>
        <w:t>9</w:t>
      </w:r>
      <w:r w:rsidR="005E57AE" w:rsidRPr="00E71EDD">
        <w:rPr>
          <w:rFonts w:cs="Arial"/>
          <w:b/>
          <w:sz w:val="22"/>
        </w:rPr>
        <w:t>6</w:t>
      </w:r>
      <w:r w:rsidRPr="00916FAB">
        <w:rPr>
          <w:rFonts w:cs="Arial"/>
          <w:b/>
          <w:sz w:val="22"/>
        </w:rPr>
        <w:t xml:space="preserve">. Описание </w:t>
      </w:r>
      <w:r>
        <w:rPr>
          <w:rFonts w:cs="Arial"/>
          <w:b/>
          <w:sz w:val="22"/>
        </w:rPr>
        <w:t>шага «Формирование и распределение складских заказов на размещение»</w:t>
      </w:r>
    </w:p>
    <w:p w14:paraId="622562B4" w14:textId="48903504" w:rsidR="00A92F54" w:rsidRDefault="00A92F54" w:rsidP="00B5746D"/>
    <w:tbl>
      <w:tblPr>
        <w:tblW w:w="10236" w:type="dxa"/>
        <w:tblInd w:w="-38" w:type="dxa"/>
        <w:tblLayout w:type="fixed"/>
        <w:tblCellMar>
          <w:left w:w="30" w:type="dxa"/>
          <w:right w:w="30" w:type="dxa"/>
        </w:tblCellMar>
        <w:tblLook w:val="0000" w:firstRow="0" w:lastRow="0" w:firstColumn="0" w:lastColumn="0" w:noHBand="0" w:noVBand="0"/>
      </w:tblPr>
      <w:tblGrid>
        <w:gridCol w:w="1873"/>
        <w:gridCol w:w="1985"/>
        <w:gridCol w:w="1087"/>
        <w:gridCol w:w="1322"/>
        <w:gridCol w:w="1717"/>
        <w:gridCol w:w="2252"/>
      </w:tblGrid>
      <w:tr w:rsidR="00A92F54" w14:paraId="1346328D" w14:textId="77777777" w:rsidTr="00A92F54">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693EFD3D" w14:textId="77777777" w:rsidR="00A92F54" w:rsidRDefault="00A92F54" w:rsidP="00BC65E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3085F370" w14:textId="77777777" w:rsidR="00A92F54" w:rsidRDefault="00A92F54" w:rsidP="00BC65E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087" w:type="dxa"/>
            <w:tcBorders>
              <w:top w:val="single" w:sz="6" w:space="0" w:color="auto"/>
              <w:left w:val="single" w:sz="6" w:space="0" w:color="auto"/>
              <w:bottom w:val="single" w:sz="6" w:space="0" w:color="auto"/>
              <w:right w:val="single" w:sz="6" w:space="0" w:color="auto"/>
            </w:tcBorders>
            <w:shd w:val="solid" w:color="FFCC00" w:fill="auto"/>
          </w:tcPr>
          <w:p w14:paraId="1DD8E735" w14:textId="77777777" w:rsidR="00A92F54" w:rsidRDefault="00A92F54" w:rsidP="00BC65E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322" w:type="dxa"/>
            <w:tcBorders>
              <w:top w:val="single" w:sz="6" w:space="0" w:color="auto"/>
              <w:left w:val="single" w:sz="6" w:space="0" w:color="auto"/>
              <w:bottom w:val="single" w:sz="6" w:space="0" w:color="auto"/>
              <w:right w:val="single" w:sz="6" w:space="0" w:color="auto"/>
            </w:tcBorders>
            <w:shd w:val="solid" w:color="FFCC00" w:fill="auto"/>
          </w:tcPr>
          <w:p w14:paraId="252A95BA" w14:textId="77777777" w:rsidR="00A92F54" w:rsidRDefault="00A92F54" w:rsidP="00BC65E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17" w:type="dxa"/>
            <w:tcBorders>
              <w:top w:val="single" w:sz="6" w:space="0" w:color="auto"/>
              <w:left w:val="single" w:sz="6" w:space="0" w:color="auto"/>
              <w:bottom w:val="single" w:sz="6" w:space="0" w:color="auto"/>
              <w:right w:val="single" w:sz="6" w:space="0" w:color="auto"/>
            </w:tcBorders>
            <w:shd w:val="solid" w:color="FFCC00" w:fill="auto"/>
          </w:tcPr>
          <w:p w14:paraId="6DBEC042" w14:textId="77777777" w:rsidR="00A92F54" w:rsidRDefault="00A92F54" w:rsidP="00BC65E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2252" w:type="dxa"/>
            <w:tcBorders>
              <w:top w:val="single" w:sz="6" w:space="0" w:color="auto"/>
              <w:left w:val="single" w:sz="6" w:space="0" w:color="auto"/>
              <w:bottom w:val="single" w:sz="6" w:space="0" w:color="auto"/>
              <w:right w:val="single" w:sz="6" w:space="0" w:color="auto"/>
            </w:tcBorders>
            <w:shd w:val="solid" w:color="FFCC00" w:fill="auto"/>
          </w:tcPr>
          <w:p w14:paraId="49E28CF3" w14:textId="77777777" w:rsidR="00A92F54" w:rsidRDefault="00A92F54" w:rsidP="00BC65ED">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A92F54" w14:paraId="10AA3CF4" w14:textId="77777777" w:rsidTr="00A92F54">
        <w:trPr>
          <w:trHeight w:val="132"/>
        </w:trPr>
        <w:tc>
          <w:tcPr>
            <w:tcW w:w="1873" w:type="dxa"/>
            <w:tcBorders>
              <w:top w:val="single" w:sz="6" w:space="0" w:color="auto"/>
              <w:left w:val="single" w:sz="6" w:space="0" w:color="auto"/>
              <w:bottom w:val="single" w:sz="6" w:space="0" w:color="auto"/>
              <w:right w:val="single" w:sz="6" w:space="0" w:color="auto"/>
            </w:tcBorders>
          </w:tcPr>
          <w:p w14:paraId="070E10C3" w14:textId="040A78A8" w:rsidR="00A92F54" w:rsidRDefault="00A92F54" w:rsidP="00BC65ED">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ПП-10.07.04.01.190</w:t>
            </w:r>
          </w:p>
        </w:tc>
        <w:tc>
          <w:tcPr>
            <w:tcW w:w="1985" w:type="dxa"/>
            <w:tcBorders>
              <w:top w:val="single" w:sz="6" w:space="0" w:color="auto"/>
              <w:left w:val="single" w:sz="6" w:space="0" w:color="auto"/>
              <w:bottom w:val="single" w:sz="6" w:space="0" w:color="auto"/>
              <w:right w:val="single" w:sz="6" w:space="0" w:color="auto"/>
            </w:tcBorders>
          </w:tcPr>
          <w:p w14:paraId="41A5AB88" w14:textId="6216D6FD" w:rsidR="00A92F54" w:rsidRDefault="00A92F54" w:rsidP="00BC65ED">
            <w:pPr>
              <w:autoSpaceDE w:val="0"/>
              <w:autoSpaceDN w:val="0"/>
              <w:adjustRightInd w:val="0"/>
              <w:jc w:val="left"/>
              <w:rPr>
                <w:rFonts w:eastAsiaTheme="minorHAnsi" w:cs="Arial"/>
                <w:color w:val="000000"/>
                <w:sz w:val="20"/>
                <w:szCs w:val="20"/>
              </w:rPr>
            </w:pPr>
            <w:r w:rsidRPr="00A92F54">
              <w:rPr>
                <w:rFonts w:eastAsiaTheme="minorHAnsi" w:cs="Arial"/>
                <w:color w:val="000000"/>
                <w:sz w:val="20"/>
                <w:szCs w:val="20"/>
              </w:rPr>
              <w:t>МТР готовы к размещению</w:t>
            </w:r>
          </w:p>
        </w:tc>
        <w:tc>
          <w:tcPr>
            <w:tcW w:w="1087" w:type="dxa"/>
            <w:tcBorders>
              <w:top w:val="single" w:sz="6" w:space="0" w:color="auto"/>
              <w:left w:val="single" w:sz="6" w:space="0" w:color="auto"/>
              <w:bottom w:val="single" w:sz="6" w:space="0" w:color="auto"/>
              <w:right w:val="single" w:sz="6" w:space="0" w:color="auto"/>
            </w:tcBorders>
          </w:tcPr>
          <w:p w14:paraId="0BB25E12" w14:textId="77777777" w:rsidR="00A92F54" w:rsidRDefault="00A92F54" w:rsidP="00BC65ED">
            <w:pPr>
              <w:autoSpaceDE w:val="0"/>
              <w:autoSpaceDN w:val="0"/>
              <w:adjustRightInd w:val="0"/>
              <w:jc w:val="left"/>
              <w:rPr>
                <w:rFonts w:eastAsiaTheme="minorHAnsi" w:cs="Arial"/>
                <w:color w:val="000000"/>
                <w:sz w:val="20"/>
                <w:szCs w:val="20"/>
              </w:rPr>
            </w:pPr>
            <w:r>
              <w:rPr>
                <w:rFonts w:eastAsiaTheme="minorHAnsi" w:cs="Arial"/>
                <w:color w:val="000000"/>
                <w:sz w:val="20"/>
                <w:szCs w:val="20"/>
              </w:rPr>
              <w:t>-</w:t>
            </w:r>
          </w:p>
        </w:tc>
        <w:tc>
          <w:tcPr>
            <w:tcW w:w="1322" w:type="dxa"/>
            <w:tcBorders>
              <w:top w:val="single" w:sz="6" w:space="0" w:color="auto"/>
              <w:left w:val="single" w:sz="6" w:space="0" w:color="auto"/>
              <w:bottom w:val="single" w:sz="6" w:space="0" w:color="auto"/>
              <w:right w:val="single" w:sz="6" w:space="0" w:color="auto"/>
            </w:tcBorders>
          </w:tcPr>
          <w:p w14:paraId="54CF8DF6" w14:textId="146C07AA" w:rsidR="00A92F54" w:rsidRDefault="00A92F54" w:rsidP="00BC65ED">
            <w:pPr>
              <w:autoSpaceDE w:val="0"/>
              <w:autoSpaceDN w:val="0"/>
              <w:adjustRightInd w:val="0"/>
              <w:jc w:val="left"/>
              <w:rPr>
                <w:rFonts w:eastAsiaTheme="minorHAnsi" w:cs="Arial"/>
                <w:color w:val="000000"/>
                <w:sz w:val="20"/>
                <w:szCs w:val="20"/>
              </w:rPr>
            </w:pPr>
            <w:r w:rsidRPr="00A92F54">
              <w:rPr>
                <w:rFonts w:eastAsiaTheme="minorHAnsi" w:cs="Arial"/>
                <w:color w:val="000000"/>
                <w:sz w:val="20"/>
                <w:szCs w:val="20"/>
              </w:rPr>
              <w:t>Стратегия размещения</w:t>
            </w:r>
          </w:p>
        </w:tc>
        <w:tc>
          <w:tcPr>
            <w:tcW w:w="1717" w:type="dxa"/>
            <w:tcBorders>
              <w:top w:val="single" w:sz="6" w:space="0" w:color="auto"/>
              <w:left w:val="single" w:sz="6" w:space="0" w:color="auto"/>
              <w:bottom w:val="single" w:sz="6" w:space="0" w:color="auto"/>
              <w:right w:val="single" w:sz="6" w:space="0" w:color="auto"/>
            </w:tcBorders>
          </w:tcPr>
          <w:p w14:paraId="398603C3" w14:textId="4BB71BED" w:rsidR="00A92F54" w:rsidRDefault="00A92F54" w:rsidP="00BC65ED">
            <w:pPr>
              <w:autoSpaceDE w:val="0"/>
              <w:autoSpaceDN w:val="0"/>
              <w:adjustRightInd w:val="0"/>
              <w:jc w:val="left"/>
              <w:rPr>
                <w:rFonts w:eastAsiaTheme="minorHAnsi" w:cs="Arial"/>
                <w:color w:val="000000"/>
                <w:sz w:val="20"/>
                <w:szCs w:val="20"/>
              </w:rPr>
            </w:pPr>
            <w:r w:rsidRPr="00A92F54">
              <w:rPr>
                <w:rFonts w:eastAsiaTheme="minorHAnsi" w:cs="Arial"/>
                <w:color w:val="000000"/>
                <w:sz w:val="20"/>
                <w:szCs w:val="20"/>
              </w:rPr>
              <w:t>Складской заказ, складская задача</w:t>
            </w:r>
          </w:p>
        </w:tc>
        <w:tc>
          <w:tcPr>
            <w:tcW w:w="2252" w:type="dxa"/>
            <w:tcBorders>
              <w:top w:val="single" w:sz="6" w:space="0" w:color="auto"/>
              <w:left w:val="single" w:sz="6" w:space="0" w:color="auto"/>
              <w:bottom w:val="single" w:sz="6" w:space="0" w:color="auto"/>
              <w:right w:val="single" w:sz="6" w:space="0" w:color="auto"/>
            </w:tcBorders>
          </w:tcPr>
          <w:p w14:paraId="0E1A9932" w14:textId="77777777" w:rsidR="00A92F54" w:rsidRPr="00A92F54" w:rsidRDefault="00A92F54" w:rsidP="00A92F54">
            <w:pPr>
              <w:autoSpaceDE w:val="0"/>
              <w:autoSpaceDN w:val="0"/>
              <w:adjustRightInd w:val="0"/>
              <w:jc w:val="left"/>
              <w:rPr>
                <w:rFonts w:eastAsiaTheme="minorHAnsi" w:cs="Arial"/>
                <w:color w:val="000000"/>
                <w:sz w:val="20"/>
                <w:szCs w:val="20"/>
              </w:rPr>
            </w:pPr>
            <w:r w:rsidRPr="00A92F54">
              <w:rPr>
                <w:rFonts w:eastAsiaTheme="minorHAnsi" w:cs="Arial"/>
                <w:color w:val="000000"/>
                <w:sz w:val="20"/>
                <w:szCs w:val="20"/>
              </w:rPr>
              <w:t>Автоматически</w:t>
            </w:r>
          </w:p>
          <w:p w14:paraId="654B312B" w14:textId="2CE24270" w:rsidR="00A92F54" w:rsidRDefault="00A92F54" w:rsidP="00A92F54">
            <w:pPr>
              <w:autoSpaceDE w:val="0"/>
              <w:autoSpaceDN w:val="0"/>
              <w:adjustRightInd w:val="0"/>
              <w:jc w:val="left"/>
              <w:rPr>
                <w:rFonts w:eastAsiaTheme="minorHAnsi" w:cs="Arial"/>
                <w:color w:val="000000"/>
                <w:sz w:val="20"/>
                <w:szCs w:val="20"/>
              </w:rPr>
            </w:pPr>
            <w:del w:id="1374" w:author="Кращенко Олег Владимирович (Подрядчик. ООО БерингПойнт)" w:date="2020-04-23T15:40:00Z">
              <w:r w:rsidRPr="00A92F54" w:rsidDel="004E728B">
                <w:rPr>
                  <w:rFonts w:eastAsiaTheme="minorHAnsi" w:cs="Arial"/>
                  <w:color w:val="000000"/>
                  <w:sz w:val="20"/>
                  <w:szCs w:val="20"/>
                </w:rPr>
                <w:delText>Оператор склада СП</w:delText>
              </w:r>
            </w:del>
            <w:ins w:id="1375"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739AD7AF" w14:textId="77777777" w:rsidR="00A92F54" w:rsidRDefault="00A92F54" w:rsidP="00B5746D"/>
    <w:p w14:paraId="1A2CED16" w14:textId="77777777" w:rsidR="00A92F54" w:rsidRDefault="00A92F54" w:rsidP="00B5746D"/>
    <w:p w14:paraId="2DAC5053" w14:textId="5CCA6131" w:rsidR="00B5746D" w:rsidRPr="00612412" w:rsidRDefault="00B5746D" w:rsidP="00612412">
      <w:pPr>
        <w:pStyle w:val="4"/>
      </w:pPr>
      <w:r w:rsidRPr="00612412">
        <w:t>Шаг процесса 10.0</w:t>
      </w:r>
      <w:r w:rsidR="000B535E">
        <w:t>7</w:t>
      </w:r>
      <w:r w:rsidRPr="00612412">
        <w:t xml:space="preserve">.04.01.200 – </w:t>
      </w:r>
      <w:r w:rsidR="00612412" w:rsidRPr="00612412">
        <w:t xml:space="preserve">Выполнение и подтверждение складских заказов и задач </w:t>
      </w:r>
    </w:p>
    <w:p w14:paraId="46924503" w14:textId="77777777" w:rsidR="00B5746D" w:rsidRDefault="00B5746D" w:rsidP="00B5746D"/>
    <w:p w14:paraId="3E6DF8E2" w14:textId="1CB6AE0E" w:rsidR="001E206B" w:rsidRDefault="006702F3" w:rsidP="006702F3">
      <w:pPr>
        <w:ind w:firstLine="709"/>
      </w:pPr>
      <w:r>
        <w:t xml:space="preserve">Для выполнения складской задачи </w:t>
      </w:r>
      <w:r w:rsidR="001E206B">
        <w:t xml:space="preserve">на размещение </w:t>
      </w:r>
      <w:r w:rsidR="00EE67F8" w:rsidRPr="00EE67F8">
        <w:t>специалист, работающий с ТСД</w:t>
      </w:r>
      <w:r w:rsidR="003D48E5" w:rsidRPr="003D48E5">
        <w:t xml:space="preserve"> (</w:t>
      </w:r>
      <w:r>
        <w:t>водитель складской техники СП</w:t>
      </w:r>
      <w:r w:rsidR="003D48E5">
        <w:t>),</w:t>
      </w:r>
      <w:r>
        <w:t xml:space="preserve"> получает задачу </w:t>
      </w:r>
      <w:r w:rsidR="00D0644C">
        <w:t>на</w:t>
      </w:r>
      <w:r w:rsidR="00AC52FA">
        <w:t xml:space="preserve"> ТСД либо на бумажном носителе.</w:t>
      </w:r>
    </w:p>
    <w:p w14:paraId="2E038A7B" w14:textId="59C3A37E" w:rsidR="006702F3" w:rsidRDefault="006702F3" w:rsidP="006702F3">
      <w:pPr>
        <w:ind w:firstLine="709"/>
      </w:pPr>
      <w:r>
        <w:t xml:space="preserve">Для выполнения складской задачи на размещение при помощи ТСД </w:t>
      </w:r>
      <w:r w:rsidR="003D48E5" w:rsidRPr="00EE67F8">
        <w:t>специалист, работающий с ТСД</w:t>
      </w:r>
      <w:r w:rsidR="003D48E5" w:rsidRPr="003D48E5">
        <w:t xml:space="preserve"> </w:t>
      </w:r>
      <w:r w:rsidR="003D48E5">
        <w:t>(</w:t>
      </w:r>
      <w:r>
        <w:t>водитель складской техники СП</w:t>
      </w:r>
      <w:r w:rsidR="003D48E5">
        <w:t>),</w:t>
      </w:r>
      <w:r>
        <w:t xml:space="preserve"> в соответствии с заданием физически перемещается в зону приемки, сканирует ШК перемещаемой единицы обработки. </w:t>
      </w:r>
    </w:p>
    <w:p w14:paraId="360906CD" w14:textId="10B7EC5D" w:rsidR="006702F3" w:rsidRDefault="006702F3" w:rsidP="006702F3">
      <w:pPr>
        <w:ind w:firstLine="709"/>
      </w:pPr>
      <w:r>
        <w:t xml:space="preserve">После этого, </w:t>
      </w:r>
      <w:r w:rsidR="000B2EDC">
        <w:t xml:space="preserve">модуль </w:t>
      </w:r>
      <w:r w:rsidR="000B2EDC" w:rsidRPr="00006C3A">
        <w:rPr>
          <w:lang w:val="en-US"/>
        </w:rPr>
        <w:t>SAP</w:t>
      </w:r>
      <w:r w:rsidR="000B2EDC" w:rsidRPr="00006C3A">
        <w:t xml:space="preserve"> </w:t>
      </w:r>
      <w:r w:rsidR="000B2EDC" w:rsidRPr="00006C3A">
        <w:rPr>
          <w:lang w:val="en-US"/>
        </w:rPr>
        <w:t>EWM</w:t>
      </w:r>
      <w:r w:rsidR="000B2EDC">
        <w:t xml:space="preserve"> </w:t>
      </w:r>
      <w:r>
        <w:t xml:space="preserve">предлагает </w:t>
      </w:r>
      <w:r w:rsidR="003D48E5" w:rsidRPr="00EE67F8">
        <w:t>специалист</w:t>
      </w:r>
      <w:r w:rsidR="003D48E5">
        <w:t>у</w:t>
      </w:r>
      <w:r w:rsidR="003D48E5" w:rsidRPr="00EE67F8">
        <w:t>, работающ</w:t>
      </w:r>
      <w:r w:rsidR="003D48E5">
        <w:t>ему</w:t>
      </w:r>
      <w:r w:rsidR="003D48E5" w:rsidRPr="00EE67F8">
        <w:t xml:space="preserve"> с ТСД</w:t>
      </w:r>
      <w:r w:rsidR="003D48E5" w:rsidRPr="003D48E5">
        <w:t xml:space="preserve"> </w:t>
      </w:r>
      <w:r w:rsidR="003D48E5">
        <w:t>(</w:t>
      </w:r>
      <w:r>
        <w:t>водителю складской техники СП</w:t>
      </w:r>
      <w:r w:rsidR="003D48E5">
        <w:t>),</w:t>
      </w:r>
      <w:r>
        <w:t xml:space="preserve"> конкретное складское место для размещения ЕО, либо предлагает ему самостоятельно указать складское место, если это предусмотрено стратегией размещения.</w:t>
      </w:r>
    </w:p>
    <w:p w14:paraId="1356C197" w14:textId="207ABFD9" w:rsidR="006702F3" w:rsidRDefault="003D48E5" w:rsidP="006702F3">
      <w:pPr>
        <w:ind w:firstLine="709"/>
      </w:pPr>
      <w:r>
        <w:t>С</w:t>
      </w:r>
      <w:r w:rsidRPr="00EE67F8">
        <w:t>пециалист, работающий с ТСД</w:t>
      </w:r>
      <w:r w:rsidRPr="003D48E5">
        <w:t xml:space="preserve"> </w:t>
      </w:r>
      <w:r>
        <w:t>(в</w:t>
      </w:r>
      <w:r w:rsidR="006702F3">
        <w:t>одитель складской техники СП</w:t>
      </w:r>
      <w:r>
        <w:t>),</w:t>
      </w:r>
      <w:r w:rsidR="006702F3">
        <w:t xml:space="preserve"> физически перемещает МТР к месту хранения и сканирует ШК принимающего складского места, подтверждая выполнение складской задачи. После подтверждения выполнения складской задачи </w:t>
      </w:r>
      <w:r w:rsidRPr="00EE67F8">
        <w:t>специалист, работающий с ТСД</w:t>
      </w:r>
      <w:r w:rsidRPr="003D48E5">
        <w:t xml:space="preserve"> </w:t>
      </w:r>
      <w:r>
        <w:t>(</w:t>
      </w:r>
      <w:r w:rsidR="006702F3">
        <w:t>водитель складской техники СП</w:t>
      </w:r>
      <w:r>
        <w:t>),</w:t>
      </w:r>
      <w:r w:rsidR="006702F3">
        <w:t xml:space="preserve"> получает задание на размещение следующей ЕО, если такая задача есть.</w:t>
      </w:r>
    </w:p>
    <w:p w14:paraId="49E50686" w14:textId="26727BC9" w:rsidR="00432E78" w:rsidRDefault="006702F3" w:rsidP="006702F3">
      <w:pPr>
        <w:ind w:firstLine="709"/>
      </w:pPr>
      <w:r>
        <w:lastRenderedPageBreak/>
        <w:t xml:space="preserve">Особые ситуации: складское место, предложенное </w:t>
      </w:r>
      <w:r w:rsidR="000B2EDC">
        <w:t>модулем</w:t>
      </w:r>
      <w:r>
        <w:t xml:space="preserve">, занято другим МТР либо физически недоступно, размещение невозможно. В таком случае, </w:t>
      </w:r>
      <w:r w:rsidR="003D48E5" w:rsidRPr="00EE67F8">
        <w:t>специалист, работающий с ТСД</w:t>
      </w:r>
      <w:r w:rsidR="003D48E5" w:rsidRPr="003D48E5">
        <w:t xml:space="preserve"> </w:t>
      </w:r>
      <w:r w:rsidR="003D48E5">
        <w:t>(</w:t>
      </w:r>
      <w:r>
        <w:t>водитель складской техники СП</w:t>
      </w:r>
      <w:r w:rsidR="003D48E5">
        <w:t>),</w:t>
      </w:r>
      <w:r>
        <w:t xml:space="preserve"> вводит на ТСД код особой ситуации. После ввода кода особой ситуации возможно два варианта действий: </w:t>
      </w:r>
    </w:p>
    <w:p w14:paraId="63601DA3" w14:textId="7E13EB14" w:rsidR="00432E78" w:rsidRDefault="006702F3" w:rsidP="006702F3">
      <w:pPr>
        <w:ind w:firstLine="709"/>
      </w:pPr>
      <w:r>
        <w:t xml:space="preserve">1. </w:t>
      </w:r>
      <w:r w:rsidR="000B2EDC" w:rsidRPr="00006C3A">
        <w:rPr>
          <w:lang w:val="en-US"/>
        </w:rPr>
        <w:t>SAP</w:t>
      </w:r>
      <w:r w:rsidR="000B2EDC" w:rsidRPr="00006C3A">
        <w:t xml:space="preserve"> </w:t>
      </w:r>
      <w:r w:rsidR="000B2EDC" w:rsidRPr="00006C3A">
        <w:rPr>
          <w:lang w:val="en-US"/>
        </w:rPr>
        <w:t>EWM</w:t>
      </w:r>
      <w:r w:rsidR="000B2EDC">
        <w:t xml:space="preserve"> </w:t>
      </w:r>
      <w:r>
        <w:t xml:space="preserve">автоматически назначает новое целевое складское место; </w:t>
      </w:r>
    </w:p>
    <w:p w14:paraId="024D6C8A" w14:textId="41EB2C56" w:rsidR="006702F3" w:rsidRDefault="006702F3" w:rsidP="006702F3">
      <w:pPr>
        <w:ind w:firstLine="709"/>
      </w:pPr>
      <w:r>
        <w:t xml:space="preserve">2. </w:t>
      </w:r>
      <w:r w:rsidR="000B2EDC" w:rsidRPr="00006C3A">
        <w:rPr>
          <w:lang w:val="en-US"/>
        </w:rPr>
        <w:t>SAP</w:t>
      </w:r>
      <w:r w:rsidR="000B2EDC" w:rsidRPr="00006C3A">
        <w:t xml:space="preserve"> </w:t>
      </w:r>
      <w:r w:rsidR="000B2EDC" w:rsidRPr="00006C3A">
        <w:rPr>
          <w:lang w:val="en-US"/>
        </w:rPr>
        <w:t>EWM</w:t>
      </w:r>
      <w:r w:rsidR="000B2EDC">
        <w:t xml:space="preserve"> </w:t>
      </w:r>
      <w:r>
        <w:t xml:space="preserve">предлагает </w:t>
      </w:r>
      <w:r w:rsidR="003D48E5" w:rsidRPr="00EE67F8">
        <w:t>специалист</w:t>
      </w:r>
      <w:r w:rsidR="003D48E5">
        <w:t>у</w:t>
      </w:r>
      <w:r w:rsidR="003D48E5" w:rsidRPr="00EE67F8">
        <w:t>, работающ</w:t>
      </w:r>
      <w:r w:rsidR="003D48E5">
        <w:t>ему</w:t>
      </w:r>
      <w:r w:rsidR="003D48E5" w:rsidRPr="00EE67F8">
        <w:t xml:space="preserve"> с ТСД</w:t>
      </w:r>
      <w:r w:rsidR="003D48E5" w:rsidRPr="003D48E5">
        <w:t xml:space="preserve"> </w:t>
      </w:r>
      <w:r w:rsidR="003D48E5">
        <w:t>(</w:t>
      </w:r>
      <w:r>
        <w:t>водителю складской техники СП</w:t>
      </w:r>
      <w:r w:rsidR="003D48E5">
        <w:t>),</w:t>
      </w:r>
      <w:r>
        <w:t xml:space="preserve"> указать целевое складское место самостоятельно. </w:t>
      </w:r>
    </w:p>
    <w:p w14:paraId="6F49A3D3" w14:textId="5B3D09AD" w:rsidR="006702F3" w:rsidRPr="00907A29" w:rsidRDefault="006702F3" w:rsidP="006702F3">
      <w:pPr>
        <w:ind w:firstLine="709"/>
      </w:pPr>
      <w:r>
        <w:t xml:space="preserve">В первом случае ЕО размещается в предложенное </w:t>
      </w:r>
      <w:r w:rsidR="000B2EDC" w:rsidRPr="00006C3A">
        <w:rPr>
          <w:lang w:val="en-US"/>
        </w:rPr>
        <w:t>SAP</w:t>
      </w:r>
      <w:r w:rsidR="000B2EDC" w:rsidRPr="00006C3A">
        <w:t xml:space="preserve"> </w:t>
      </w:r>
      <w:r w:rsidR="000B2EDC" w:rsidRPr="00006C3A">
        <w:rPr>
          <w:lang w:val="en-US"/>
        </w:rPr>
        <w:t>EWM</w:t>
      </w:r>
      <w:r w:rsidR="000B2EDC">
        <w:t xml:space="preserve"> </w:t>
      </w:r>
      <w:r>
        <w:t xml:space="preserve">целевое складское место, во втором – </w:t>
      </w:r>
      <w:r w:rsidR="003D48E5" w:rsidRPr="00EE67F8">
        <w:t>специалист, работающий с ТСД</w:t>
      </w:r>
      <w:r w:rsidR="003D48E5" w:rsidRPr="003D48E5">
        <w:t xml:space="preserve"> </w:t>
      </w:r>
      <w:r w:rsidR="003D48E5">
        <w:t>(</w:t>
      </w:r>
      <w:r>
        <w:t>водитель складской техники СП</w:t>
      </w:r>
      <w:r w:rsidR="003D48E5">
        <w:t>),</w:t>
      </w:r>
      <w:r>
        <w:t xml:space="preserve"> самостоятельно выбирает свободное место и выполняет размещение. Оба варианта завершаются сканированием ШК целевого скл</w:t>
      </w:r>
      <w:r w:rsidR="00E222E2">
        <w:t>а</w:t>
      </w:r>
      <w:r>
        <w:t>дского места</w:t>
      </w:r>
      <w:r w:rsidR="001E206B">
        <w:t xml:space="preserve"> и физическим размещением ЕО</w:t>
      </w:r>
      <w:r>
        <w:t>. Если ЕО не были размещены ввиду того, что складс</w:t>
      </w:r>
      <w:r w:rsidR="00E222E2">
        <w:t>к</w:t>
      </w:r>
      <w:r>
        <w:t xml:space="preserve">ое место занято, </w:t>
      </w:r>
      <w:r w:rsidR="000B2EDC" w:rsidRPr="00006C3A">
        <w:rPr>
          <w:lang w:val="en-US"/>
        </w:rPr>
        <w:t>SAP</w:t>
      </w:r>
      <w:r w:rsidR="000B2EDC" w:rsidRPr="00006C3A">
        <w:t xml:space="preserve"> </w:t>
      </w:r>
      <w:r w:rsidR="000B2EDC" w:rsidRPr="00006C3A">
        <w:rPr>
          <w:lang w:val="en-US"/>
        </w:rPr>
        <w:t>EWM</w:t>
      </w:r>
      <w:r w:rsidR="000B2EDC">
        <w:t xml:space="preserve"> </w:t>
      </w:r>
      <w:r>
        <w:t>блокирует проблемную ячейку и назначает на нее оперативную инвентаризацию.</w:t>
      </w:r>
    </w:p>
    <w:p w14:paraId="771ED09C" w14:textId="7F1B8F56" w:rsidR="006702F3" w:rsidRDefault="006702F3" w:rsidP="006702F3">
      <w:pPr>
        <w:ind w:firstLine="709"/>
      </w:pPr>
      <w:r>
        <w:t xml:space="preserve">Для выполнения размещения с использованием бумажного носителя, </w:t>
      </w:r>
      <w:del w:id="1376" w:author="Кращенко Олег Владимирович (Подрядчик. ООО БерингПойнт)" w:date="2020-04-23T15:40:00Z">
        <w:r w:rsidDel="004E728B">
          <w:delText>оператор склада СП</w:delText>
        </w:r>
      </w:del>
      <w:ins w:id="1377" w:author="Кращенко Олег Владимирович (Подрядчик. ООО БерингПойнт)" w:date="2020-04-23T15:40:00Z">
        <w:r w:rsidR="004E728B">
          <w:t>Оператор склада</w:t>
        </w:r>
      </w:ins>
      <w:r>
        <w:t xml:space="preserve"> распечатывает из </w:t>
      </w:r>
      <w:r w:rsidR="000B2EDC">
        <w:t xml:space="preserve">модуля </w:t>
      </w:r>
      <w:r w:rsidR="000B2EDC" w:rsidRPr="00006C3A">
        <w:rPr>
          <w:lang w:val="en-US"/>
        </w:rPr>
        <w:t>SAP</w:t>
      </w:r>
      <w:r w:rsidR="000B2EDC" w:rsidRPr="00006C3A">
        <w:t xml:space="preserve"> </w:t>
      </w:r>
      <w:r w:rsidR="000B2EDC" w:rsidRPr="00006C3A">
        <w:rPr>
          <w:lang w:val="en-US"/>
        </w:rPr>
        <w:t>EWM</w:t>
      </w:r>
      <w:r>
        <w:t xml:space="preserve"> складские заказы, созданные им же вручную либо </w:t>
      </w:r>
      <w:r w:rsidR="000B2EDC">
        <w:t>модулем</w:t>
      </w:r>
      <w:r>
        <w:t xml:space="preserve"> в автоматическом режиме, и передает их </w:t>
      </w:r>
      <w:r w:rsidR="003D48E5" w:rsidRPr="00EE67F8">
        <w:t>специалист</w:t>
      </w:r>
      <w:r w:rsidR="003D48E5">
        <w:t>у</w:t>
      </w:r>
      <w:r w:rsidR="003D48E5" w:rsidRPr="00EE67F8">
        <w:t xml:space="preserve">, </w:t>
      </w:r>
      <w:r w:rsidR="003D48E5">
        <w:t>ответственному за размещение</w:t>
      </w:r>
      <w:r>
        <w:t xml:space="preserve">. </w:t>
      </w:r>
      <w:r w:rsidR="003D48E5">
        <w:t>Специалист, ответственный за размещение,</w:t>
      </w:r>
      <w:r>
        <w:t xml:space="preserve"> последовательно или в произвольном порядке выполняет складские задачи и делае</w:t>
      </w:r>
      <w:r w:rsidR="001E206B">
        <w:t>т отметки на бумажном носителе, если это необходимо.</w:t>
      </w:r>
    </w:p>
    <w:p w14:paraId="55958306" w14:textId="20625144" w:rsidR="00B73392" w:rsidRDefault="006702F3" w:rsidP="006702F3">
      <w:pPr>
        <w:ind w:firstLine="709"/>
      </w:pPr>
      <w:r>
        <w:t>По завершении выполнения всех складских задач бумажный носитель передается оператору склада СП, который в ручном режиме подтверждает складские задачи со свое</w:t>
      </w:r>
      <w:r w:rsidR="00E222E2">
        <w:t>г</w:t>
      </w:r>
      <w:r>
        <w:t xml:space="preserve">о рабочего места. В том случае, если </w:t>
      </w:r>
      <w:r w:rsidR="003D48E5">
        <w:t xml:space="preserve">специалист, ответственный за размещение, </w:t>
      </w:r>
      <w:r>
        <w:t xml:space="preserve">разместил ЕО в иных складских местах, нежели были запланированы </w:t>
      </w:r>
      <w:r w:rsidR="000B2EDC" w:rsidRPr="00006C3A">
        <w:rPr>
          <w:lang w:val="en-US"/>
        </w:rPr>
        <w:t>SAP</w:t>
      </w:r>
      <w:r w:rsidR="000B2EDC" w:rsidRPr="00006C3A">
        <w:t xml:space="preserve"> </w:t>
      </w:r>
      <w:r w:rsidR="000B2EDC" w:rsidRPr="00006C3A">
        <w:rPr>
          <w:lang w:val="en-US"/>
        </w:rPr>
        <w:t>EWM</w:t>
      </w:r>
      <w:r>
        <w:t xml:space="preserve">, он делает соответствующие отметки на бумажном носителе напротив каждой такой строки. </w:t>
      </w:r>
      <w:del w:id="1378" w:author="Кращенко Олег Владимирович (Подрядчик. ООО БерингПойнт)" w:date="2020-04-23T15:40:00Z">
        <w:r w:rsidDel="004E728B">
          <w:delText>Оператор склада СП</w:delText>
        </w:r>
      </w:del>
      <w:ins w:id="1379" w:author="Кращенко Олег Владимирович (Подрядчик. ООО БерингПойнт)" w:date="2020-04-23T15:40:00Z">
        <w:r w:rsidR="004E728B">
          <w:t>Оператор склада</w:t>
        </w:r>
      </w:ins>
      <w:r>
        <w:t xml:space="preserve"> подтверждает фактические целевые адреса, куда были размещены ЕО. В отношении проблемных складских мест (запланированы </w:t>
      </w:r>
      <w:r w:rsidR="000B2EDC" w:rsidRPr="00006C3A">
        <w:rPr>
          <w:lang w:val="en-US"/>
        </w:rPr>
        <w:t>SAP</w:t>
      </w:r>
      <w:r w:rsidR="000B2EDC" w:rsidRPr="00006C3A">
        <w:t xml:space="preserve"> </w:t>
      </w:r>
      <w:r w:rsidR="000B2EDC" w:rsidRPr="00006C3A">
        <w:rPr>
          <w:lang w:val="en-US"/>
        </w:rPr>
        <w:t>EWM</w:t>
      </w:r>
      <w:r>
        <w:t xml:space="preserve">, но фактически заняты) </w:t>
      </w:r>
      <w:del w:id="1380" w:author="Кращенко Олег Владимирович (Подрядчик. ООО БерингПойнт)" w:date="2020-04-23T15:40:00Z">
        <w:r w:rsidDel="004E728B">
          <w:delText>оператор склада СП</w:delText>
        </w:r>
      </w:del>
      <w:ins w:id="1381" w:author="Кращенко Олег Владимирович (Подрядчик. ООО БерингПойнт)" w:date="2020-04-23T15:40:00Z">
        <w:r w:rsidR="004E728B">
          <w:t>Оператор склада</w:t>
        </w:r>
      </w:ins>
      <w:r>
        <w:t xml:space="preserve"> </w:t>
      </w:r>
      <w:r w:rsidR="001E206B">
        <w:t xml:space="preserve">может </w:t>
      </w:r>
      <w:r>
        <w:t>вручную назнач</w:t>
      </w:r>
      <w:r w:rsidR="001E206B">
        <w:t>ить</w:t>
      </w:r>
      <w:r>
        <w:t xml:space="preserve"> оперативную инвентаризацию.</w:t>
      </w:r>
      <w:r w:rsidR="002453DF" w:rsidRPr="002453DF">
        <w:t xml:space="preserve"> </w:t>
      </w:r>
      <w:r w:rsidR="00B73392">
        <w:t>Все первичные документы по п</w:t>
      </w:r>
      <w:r w:rsidR="003E66C0">
        <w:t>риемке передаются складом в</w:t>
      </w:r>
      <w:r w:rsidR="00A5286B">
        <w:t xml:space="preserve">о фронт-офис </w:t>
      </w:r>
      <w:r w:rsidR="003E66C0">
        <w:t>МФЦ для обеспечения процесса ПП-15.01.01.01 Получение и обработка в МФЦ входящих первичных документов.</w:t>
      </w:r>
    </w:p>
    <w:p w14:paraId="660E1FFE" w14:textId="77777777" w:rsidR="00D626BD" w:rsidRDefault="00D626BD" w:rsidP="00D626BD">
      <w:pPr>
        <w:ind w:firstLine="709"/>
      </w:pPr>
    </w:p>
    <w:p w14:paraId="4E5260B5" w14:textId="4A348818" w:rsidR="00A92F54" w:rsidRDefault="00A92F54" w:rsidP="009B17DE">
      <w:pPr>
        <w:ind w:firstLine="426"/>
        <w:jc w:val="right"/>
      </w:pPr>
      <w:r w:rsidRPr="00916FAB">
        <w:rPr>
          <w:rFonts w:cs="Arial"/>
          <w:b/>
          <w:sz w:val="22"/>
        </w:rPr>
        <w:t xml:space="preserve">Таблица </w:t>
      </w:r>
      <w:r>
        <w:rPr>
          <w:rFonts w:cs="Arial"/>
          <w:b/>
          <w:sz w:val="22"/>
        </w:rPr>
        <w:t>9</w:t>
      </w:r>
      <w:r w:rsidR="005E57AE" w:rsidRPr="00E71EDD">
        <w:rPr>
          <w:rFonts w:cs="Arial"/>
          <w:b/>
          <w:sz w:val="22"/>
        </w:rPr>
        <w:t>7</w:t>
      </w:r>
      <w:r w:rsidRPr="00916FAB">
        <w:rPr>
          <w:rFonts w:cs="Arial"/>
          <w:b/>
          <w:sz w:val="22"/>
        </w:rPr>
        <w:t xml:space="preserve">. Описание </w:t>
      </w:r>
      <w:r>
        <w:rPr>
          <w:rFonts w:cs="Arial"/>
          <w:b/>
          <w:sz w:val="22"/>
        </w:rPr>
        <w:t>шага «Выполнение и подтверждение складских заказов и задач»</w:t>
      </w:r>
    </w:p>
    <w:p w14:paraId="1D8D2B30" w14:textId="77777777" w:rsidR="00A92F54" w:rsidRDefault="00A92F54" w:rsidP="00D626BD">
      <w:pPr>
        <w:ind w:firstLine="709"/>
      </w:pPr>
    </w:p>
    <w:tbl>
      <w:tblPr>
        <w:tblW w:w="10235" w:type="dxa"/>
        <w:tblInd w:w="-38" w:type="dxa"/>
        <w:tblLayout w:type="fixed"/>
        <w:tblCellMar>
          <w:left w:w="30" w:type="dxa"/>
          <w:right w:w="30" w:type="dxa"/>
        </w:tblCellMar>
        <w:tblLook w:val="0000" w:firstRow="0" w:lastRow="0" w:firstColumn="0" w:lastColumn="0" w:noHBand="0" w:noVBand="0"/>
      </w:tblPr>
      <w:tblGrid>
        <w:gridCol w:w="1873"/>
        <w:gridCol w:w="1843"/>
        <w:gridCol w:w="1276"/>
        <w:gridCol w:w="1748"/>
        <w:gridCol w:w="1717"/>
        <w:gridCol w:w="1778"/>
      </w:tblGrid>
      <w:tr w:rsidR="00A92F54" w14:paraId="234AEF8E" w14:textId="77777777" w:rsidTr="00A92F54">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5EFEFAAC"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76E38055"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10BF33A5"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748" w:type="dxa"/>
            <w:tcBorders>
              <w:top w:val="single" w:sz="6" w:space="0" w:color="auto"/>
              <w:left w:val="single" w:sz="6" w:space="0" w:color="auto"/>
              <w:bottom w:val="single" w:sz="6" w:space="0" w:color="auto"/>
              <w:right w:val="single" w:sz="6" w:space="0" w:color="auto"/>
            </w:tcBorders>
            <w:shd w:val="solid" w:color="FFCC00" w:fill="auto"/>
          </w:tcPr>
          <w:p w14:paraId="122CF0AD"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17" w:type="dxa"/>
            <w:tcBorders>
              <w:top w:val="single" w:sz="6" w:space="0" w:color="auto"/>
              <w:left w:val="single" w:sz="6" w:space="0" w:color="auto"/>
              <w:bottom w:val="single" w:sz="6" w:space="0" w:color="auto"/>
              <w:right w:val="single" w:sz="6" w:space="0" w:color="auto"/>
            </w:tcBorders>
            <w:shd w:val="solid" w:color="FFCC00" w:fill="auto"/>
          </w:tcPr>
          <w:p w14:paraId="6119C502"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778" w:type="dxa"/>
            <w:tcBorders>
              <w:top w:val="single" w:sz="6" w:space="0" w:color="auto"/>
              <w:left w:val="single" w:sz="6" w:space="0" w:color="auto"/>
              <w:bottom w:val="single" w:sz="6" w:space="0" w:color="auto"/>
              <w:right w:val="single" w:sz="6" w:space="0" w:color="auto"/>
            </w:tcBorders>
            <w:shd w:val="solid" w:color="FFCC00" w:fill="auto"/>
          </w:tcPr>
          <w:p w14:paraId="34A7C55A" w14:textId="77777777" w:rsidR="00A92F54" w:rsidRDefault="00A92F54">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A92F54" w14:paraId="7195B96A" w14:textId="77777777" w:rsidTr="00A92F54">
        <w:trPr>
          <w:trHeight w:val="132"/>
        </w:trPr>
        <w:tc>
          <w:tcPr>
            <w:tcW w:w="1873" w:type="dxa"/>
            <w:tcBorders>
              <w:top w:val="single" w:sz="6" w:space="0" w:color="auto"/>
              <w:left w:val="single" w:sz="6" w:space="0" w:color="auto"/>
              <w:bottom w:val="single" w:sz="6" w:space="0" w:color="auto"/>
              <w:right w:val="single" w:sz="6" w:space="0" w:color="auto"/>
            </w:tcBorders>
          </w:tcPr>
          <w:p w14:paraId="0CD4D69B"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ПП-10.07.04.01.200</w:t>
            </w:r>
          </w:p>
        </w:tc>
        <w:tc>
          <w:tcPr>
            <w:tcW w:w="1843" w:type="dxa"/>
            <w:tcBorders>
              <w:top w:val="single" w:sz="6" w:space="0" w:color="auto"/>
              <w:left w:val="single" w:sz="6" w:space="0" w:color="auto"/>
              <w:bottom w:val="single" w:sz="6" w:space="0" w:color="auto"/>
              <w:right w:val="single" w:sz="6" w:space="0" w:color="auto"/>
            </w:tcBorders>
          </w:tcPr>
          <w:p w14:paraId="5C39BEBD"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Задачи на размещение созданы и распределены</w:t>
            </w:r>
          </w:p>
        </w:tc>
        <w:tc>
          <w:tcPr>
            <w:tcW w:w="1276" w:type="dxa"/>
            <w:tcBorders>
              <w:top w:val="single" w:sz="6" w:space="0" w:color="auto"/>
              <w:left w:val="single" w:sz="6" w:space="0" w:color="auto"/>
              <w:bottom w:val="single" w:sz="6" w:space="0" w:color="auto"/>
              <w:right w:val="single" w:sz="6" w:space="0" w:color="auto"/>
            </w:tcBorders>
          </w:tcPr>
          <w:p w14:paraId="2E574EF9"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tc>
        <w:tc>
          <w:tcPr>
            <w:tcW w:w="1748" w:type="dxa"/>
            <w:tcBorders>
              <w:top w:val="single" w:sz="6" w:space="0" w:color="auto"/>
              <w:left w:val="single" w:sz="6" w:space="0" w:color="auto"/>
              <w:bottom w:val="single" w:sz="6" w:space="0" w:color="auto"/>
              <w:right w:val="single" w:sz="6" w:space="0" w:color="auto"/>
            </w:tcBorders>
          </w:tcPr>
          <w:p w14:paraId="667D7907"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Складской заказ, складская задача</w:t>
            </w:r>
          </w:p>
        </w:tc>
        <w:tc>
          <w:tcPr>
            <w:tcW w:w="1717" w:type="dxa"/>
            <w:tcBorders>
              <w:top w:val="single" w:sz="6" w:space="0" w:color="auto"/>
              <w:left w:val="single" w:sz="6" w:space="0" w:color="auto"/>
              <w:bottom w:val="single" w:sz="6" w:space="0" w:color="auto"/>
              <w:right w:val="single" w:sz="6" w:space="0" w:color="auto"/>
            </w:tcBorders>
          </w:tcPr>
          <w:p w14:paraId="7698E1D3"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Складской заказ, складская задача</w:t>
            </w:r>
          </w:p>
        </w:tc>
        <w:tc>
          <w:tcPr>
            <w:tcW w:w="1778" w:type="dxa"/>
            <w:tcBorders>
              <w:top w:val="single" w:sz="6" w:space="0" w:color="auto"/>
              <w:left w:val="single" w:sz="6" w:space="0" w:color="auto"/>
              <w:bottom w:val="single" w:sz="6" w:space="0" w:color="auto"/>
              <w:right w:val="single" w:sz="6" w:space="0" w:color="auto"/>
            </w:tcBorders>
          </w:tcPr>
          <w:p w14:paraId="621C4526" w14:textId="77777777" w:rsidR="00A92F54" w:rsidRDefault="00A92F54">
            <w:pPr>
              <w:autoSpaceDE w:val="0"/>
              <w:autoSpaceDN w:val="0"/>
              <w:adjustRightInd w:val="0"/>
              <w:jc w:val="left"/>
              <w:rPr>
                <w:rFonts w:eastAsiaTheme="minorHAnsi" w:cs="Arial"/>
                <w:color w:val="000000"/>
                <w:sz w:val="20"/>
                <w:szCs w:val="20"/>
              </w:rPr>
            </w:pPr>
            <w:r>
              <w:rPr>
                <w:rFonts w:eastAsiaTheme="minorHAnsi" w:cs="Arial"/>
                <w:color w:val="000000"/>
                <w:sz w:val="20"/>
                <w:szCs w:val="20"/>
              </w:rPr>
              <w:t>Водитель складской техники СП</w:t>
            </w:r>
          </w:p>
        </w:tc>
      </w:tr>
    </w:tbl>
    <w:p w14:paraId="68CC5019" w14:textId="77777777" w:rsidR="00CF6696" w:rsidRDefault="00CF6696" w:rsidP="00D626BD">
      <w:pPr>
        <w:ind w:firstLine="709"/>
      </w:pPr>
    </w:p>
    <w:p w14:paraId="67C41D33" w14:textId="67C3C6B5" w:rsidR="00D626BD" w:rsidRDefault="00D626BD" w:rsidP="00D626BD">
      <w:pPr>
        <w:ind w:firstLine="709"/>
      </w:pPr>
      <w:r w:rsidRPr="00D5251F">
        <w:t xml:space="preserve">Детальное описание шагов приведено в Приложении </w:t>
      </w:r>
      <w:r>
        <w:t>№ 3.</w:t>
      </w:r>
    </w:p>
    <w:p w14:paraId="3757445C" w14:textId="5CBD5504" w:rsidR="008511DF" w:rsidRDefault="008511DF" w:rsidP="00D626BD">
      <w:pPr>
        <w:ind w:firstLine="709"/>
      </w:pPr>
    </w:p>
    <w:p w14:paraId="0E6F3E7F" w14:textId="77777777" w:rsidR="008511DF" w:rsidRDefault="008511DF" w:rsidP="00D626BD">
      <w:pPr>
        <w:ind w:firstLine="709"/>
      </w:pPr>
    </w:p>
    <w:p w14:paraId="0E3E2DFA" w14:textId="47AC6B2A" w:rsidR="00334256" w:rsidRPr="00CE758E" w:rsidRDefault="00334256" w:rsidP="00072B2C">
      <w:pPr>
        <w:pStyle w:val="3"/>
      </w:pPr>
      <w:bookmarkStart w:id="1382" w:name="_Toc523232548"/>
      <w:bookmarkStart w:id="1383" w:name="_Toc523401912"/>
      <w:bookmarkStart w:id="1384" w:name="_Toc523413731"/>
      <w:bookmarkStart w:id="1385" w:name="_Toc524079870"/>
      <w:bookmarkStart w:id="1386" w:name="_Toc524083173"/>
      <w:bookmarkStart w:id="1387" w:name="_Toc525914739"/>
      <w:r w:rsidRPr="000835FE">
        <w:t xml:space="preserve">Описание </w:t>
      </w:r>
      <w:r>
        <w:t xml:space="preserve">шагов </w:t>
      </w:r>
      <w:r w:rsidRPr="000835FE">
        <w:t xml:space="preserve">бизнес-процесса </w:t>
      </w:r>
      <w:r w:rsidR="006A6CBA">
        <w:t>ПП-</w:t>
      </w:r>
      <w:r>
        <w:t>10.07.04.02-</w:t>
      </w:r>
      <w:r w:rsidRPr="00CE758E">
        <w:rPr>
          <w:lang w:val="en-US"/>
        </w:rPr>
        <w:t>ERP</w:t>
      </w:r>
      <w:r w:rsidR="00492EE6">
        <w:t xml:space="preserve"> Перемещение МТР</w:t>
      </w:r>
      <w:r>
        <w:t xml:space="preserve"> внутри склада </w:t>
      </w:r>
      <w:r w:rsidRPr="00986DEF">
        <w:t>(</w:t>
      </w:r>
      <w:r w:rsidRPr="00CE758E">
        <w:rPr>
          <w:lang w:val="en-US"/>
        </w:rPr>
        <w:t>WMS</w:t>
      </w:r>
      <w:r>
        <w:t>)</w:t>
      </w:r>
      <w:bookmarkEnd w:id="1382"/>
      <w:bookmarkEnd w:id="1383"/>
      <w:bookmarkEnd w:id="1384"/>
      <w:bookmarkEnd w:id="1385"/>
      <w:bookmarkEnd w:id="1386"/>
      <w:bookmarkEnd w:id="1387"/>
    </w:p>
    <w:p w14:paraId="287A5C36" w14:textId="77777777" w:rsidR="00CE758E" w:rsidRDefault="00CE758E" w:rsidP="00B6260E">
      <w:pPr>
        <w:ind w:firstLine="709"/>
        <w:rPr>
          <w:rFonts w:eastAsiaTheme="majorEastAsia"/>
        </w:rPr>
      </w:pPr>
    </w:p>
    <w:p w14:paraId="02767A02" w14:textId="33DFD6D1" w:rsidR="00334256" w:rsidRPr="00D81324" w:rsidRDefault="00334256" w:rsidP="00D81324">
      <w:pPr>
        <w:pStyle w:val="4"/>
      </w:pPr>
      <w:r w:rsidRPr="00D81324">
        <w:t>Шаг процесса</w:t>
      </w:r>
      <w:r w:rsidR="00223C9D" w:rsidRPr="00D81324">
        <w:t xml:space="preserve"> </w:t>
      </w:r>
      <w:r w:rsidR="004F66B2" w:rsidRPr="00D81324">
        <w:t>10.0</w:t>
      </w:r>
      <w:r w:rsidR="000B535E" w:rsidRPr="00D81324">
        <w:t>7</w:t>
      </w:r>
      <w:r w:rsidR="004F66B2" w:rsidRPr="00D81324">
        <w:t>.04.0</w:t>
      </w:r>
      <w:r w:rsidR="000B535E" w:rsidRPr="00D81324">
        <w:t>2</w:t>
      </w:r>
      <w:r w:rsidR="004F66B2" w:rsidRPr="00D81324">
        <w:t>.01</w:t>
      </w:r>
      <w:r w:rsidR="00677B73" w:rsidRPr="00D81324">
        <w:t xml:space="preserve">0 </w:t>
      </w:r>
      <w:r w:rsidRPr="00D81324">
        <w:t xml:space="preserve">– </w:t>
      </w:r>
      <w:r w:rsidR="00D81324" w:rsidRPr="00D81324">
        <w:t>Создание и распределение складских заказов на перемещение</w:t>
      </w:r>
    </w:p>
    <w:p w14:paraId="16335C52" w14:textId="5BC05B4C" w:rsidR="00334256" w:rsidRPr="003476D0" w:rsidRDefault="00334256" w:rsidP="0011032E"/>
    <w:p w14:paraId="0EE7B4C0" w14:textId="38D10584" w:rsidR="00490C31" w:rsidRDefault="00490C31" w:rsidP="00490C31">
      <w:pPr>
        <w:ind w:firstLine="709"/>
      </w:pPr>
      <w:r>
        <w:t xml:space="preserve">Перемещение МТР на складе может производиться как на основании складских заказов и складских задач, выдаваемых исполнителям на ТСД автоматически </w:t>
      </w:r>
      <w:r w:rsidR="000B2EDC" w:rsidRPr="00006C3A">
        <w:rPr>
          <w:lang w:val="en-US"/>
        </w:rPr>
        <w:t>SAP</w:t>
      </w:r>
      <w:r w:rsidR="000B2EDC" w:rsidRPr="00006C3A">
        <w:t xml:space="preserve"> </w:t>
      </w:r>
      <w:r w:rsidR="000B2EDC" w:rsidRPr="00006C3A">
        <w:rPr>
          <w:lang w:val="en-US"/>
        </w:rPr>
        <w:t>EWM</w:t>
      </w:r>
      <w:r w:rsidR="000B2EDC">
        <w:t xml:space="preserve"> </w:t>
      </w:r>
      <w:r w:rsidR="008B0B02">
        <w:t>либо</w:t>
      </w:r>
      <w:r>
        <w:t xml:space="preserve"> вручную</w:t>
      </w:r>
      <w:r w:rsidR="00A5286B">
        <w:t xml:space="preserve"> </w:t>
      </w:r>
      <w:r>
        <w:t>оператором склада СП, так и с применением бумажных носителей.</w:t>
      </w:r>
      <w:r w:rsidRPr="000B240A">
        <w:t xml:space="preserve"> </w:t>
      </w:r>
      <w:r>
        <w:t xml:space="preserve">Создание </w:t>
      </w:r>
      <w:r>
        <w:lastRenderedPageBreak/>
        <w:t>складских заказов и складских задач на перемещение в автоматическом режиме</w:t>
      </w:r>
      <w:r w:rsidRPr="000D6CA9">
        <w:t xml:space="preserve"> </w:t>
      </w:r>
      <w:r>
        <w:t xml:space="preserve">происходит на основании </w:t>
      </w:r>
      <w:r w:rsidR="0016575F">
        <w:t xml:space="preserve">настроенных </w:t>
      </w:r>
      <w:r>
        <w:t>стратегий.</w:t>
      </w:r>
    </w:p>
    <w:p w14:paraId="6A0DEF35" w14:textId="508AEF22" w:rsidR="00490C31" w:rsidRPr="00DE7A24" w:rsidRDefault="00490C31" w:rsidP="00490C31">
      <w:pPr>
        <w:ind w:firstLine="709"/>
      </w:pPr>
      <w:r w:rsidRPr="00DE7A24">
        <w:t xml:space="preserve">При этом </w:t>
      </w:r>
      <w:r>
        <w:t>исполнитель перемещения</w:t>
      </w:r>
      <w:r w:rsidR="00E703BB">
        <w:t>, работающий</w:t>
      </w:r>
      <w:r>
        <w:t xml:space="preserve"> </w:t>
      </w:r>
      <w:r w:rsidRPr="00DE7A24">
        <w:t>с ТСД</w:t>
      </w:r>
      <w:r w:rsidR="00E703BB">
        <w:t>,</w:t>
      </w:r>
      <w:r w:rsidRPr="00DE7A24">
        <w:t xml:space="preserve"> имеет возможность:</w:t>
      </w:r>
    </w:p>
    <w:p w14:paraId="339EACB4" w14:textId="77777777" w:rsidR="00490C31" w:rsidRPr="00DE7A24" w:rsidRDefault="00490C31" w:rsidP="00C728F9">
      <w:pPr>
        <w:pStyle w:val="afc"/>
        <w:numPr>
          <w:ilvl w:val="0"/>
          <w:numId w:val="17"/>
        </w:numPr>
      </w:pPr>
      <w:r w:rsidRPr="00DE7A24">
        <w:t>самостоятельно выбирать принимающее складское место при создании задач и подтверждении задач;</w:t>
      </w:r>
    </w:p>
    <w:p w14:paraId="6954572B" w14:textId="77777777" w:rsidR="00490C31" w:rsidRPr="00DE7A24" w:rsidRDefault="00490C31" w:rsidP="00C728F9">
      <w:pPr>
        <w:pStyle w:val="afc"/>
        <w:numPr>
          <w:ilvl w:val="0"/>
          <w:numId w:val="17"/>
        </w:numPr>
      </w:pPr>
      <w:r w:rsidRPr="00DE7A24">
        <w:t xml:space="preserve">самостоятельно создавать и выполнять задачи для ЕО или для продукта с использованием </w:t>
      </w:r>
      <w:r w:rsidRPr="00110ECA">
        <w:t>стратегии размещения</w:t>
      </w:r>
      <w:r w:rsidRPr="00DE7A24">
        <w:t>;</w:t>
      </w:r>
    </w:p>
    <w:p w14:paraId="63A10E65" w14:textId="28C3DE62" w:rsidR="00490C31" w:rsidRPr="00DE7A24" w:rsidRDefault="00490C31" w:rsidP="00C728F9">
      <w:pPr>
        <w:pStyle w:val="afc"/>
        <w:numPr>
          <w:ilvl w:val="0"/>
          <w:numId w:val="17"/>
        </w:numPr>
      </w:pPr>
      <w:r w:rsidRPr="00DE7A24">
        <w:t xml:space="preserve">выполнять задачи внутренних перемещений, созданные оператором рабочей станции, например, по номеру складского заказа, </w:t>
      </w:r>
      <w:r w:rsidR="00625930">
        <w:t>п</w:t>
      </w:r>
      <w:r w:rsidRPr="00DE7A24">
        <w:t xml:space="preserve">о </w:t>
      </w:r>
      <w:r w:rsidR="0016575F">
        <w:t>о</w:t>
      </w:r>
      <w:r w:rsidRPr="00DE7A24">
        <w:t>череди или в режиме «</w:t>
      </w:r>
      <w:r w:rsidR="00625930">
        <w:t>С системным управлением</w:t>
      </w:r>
      <w:r w:rsidRPr="00DE7A24">
        <w:t>»;</w:t>
      </w:r>
    </w:p>
    <w:p w14:paraId="7D7B4819" w14:textId="016AC3FE" w:rsidR="0011032E" w:rsidRDefault="00490C31" w:rsidP="00C728F9">
      <w:pPr>
        <w:pStyle w:val="afc"/>
        <w:numPr>
          <w:ilvl w:val="0"/>
          <w:numId w:val="17"/>
        </w:numPr>
      </w:pPr>
      <w:r w:rsidRPr="00DE7A24">
        <w:t xml:space="preserve">менять рассчитанное </w:t>
      </w:r>
      <w:r w:rsidR="000B2EDC">
        <w:t xml:space="preserve">модулем </w:t>
      </w:r>
      <w:r w:rsidR="000B2EDC" w:rsidRPr="00006C3A">
        <w:rPr>
          <w:lang w:val="en-US"/>
        </w:rPr>
        <w:t>SAP</w:t>
      </w:r>
      <w:r w:rsidR="000B2EDC" w:rsidRPr="00006C3A">
        <w:t xml:space="preserve"> </w:t>
      </w:r>
      <w:r w:rsidR="000B2EDC" w:rsidRPr="00006C3A">
        <w:rPr>
          <w:lang w:val="en-US"/>
        </w:rPr>
        <w:t>EWM</w:t>
      </w:r>
      <w:r w:rsidRPr="00DE7A24">
        <w:t xml:space="preserve"> принимающее складское место с вводом Кода исключения.</w:t>
      </w:r>
    </w:p>
    <w:p w14:paraId="7DF7F921" w14:textId="76D45E4A" w:rsidR="00490C31" w:rsidRDefault="002C6322" w:rsidP="002C6322">
      <w:pPr>
        <w:ind w:firstLine="709"/>
      </w:pPr>
      <w:r>
        <w:t>Для создания скл</w:t>
      </w:r>
      <w:r w:rsidR="004B64B1">
        <w:t>а</w:t>
      </w:r>
      <w:r>
        <w:t xml:space="preserve">дской задачи на перемещение вручную </w:t>
      </w:r>
      <w:del w:id="1388" w:author="Кращенко Олег Владимирович (Подрядчик. ООО БерингПойнт)" w:date="2020-04-23T15:40:00Z">
        <w:r w:rsidDel="004E728B">
          <w:delText>оператор склада СП</w:delText>
        </w:r>
      </w:del>
      <w:ins w:id="1389" w:author="Кращенко Олег Владимирович (Подрядчик. ООО БерингПойнт)" w:date="2020-04-23T15:40:00Z">
        <w:r w:rsidR="004E728B">
          <w:t>Оператор склада</w:t>
        </w:r>
      </w:ins>
      <w:r>
        <w:t xml:space="preserve"> либо </w:t>
      </w:r>
      <w:del w:id="1390" w:author="Кращенко Олег Владимирович (Подрядчик. ООО БерингПойнт)" w:date="2020-04-23T15:40:00Z">
        <w:r w:rsidDel="004E728B">
          <w:delText>заведующий складом СП</w:delText>
        </w:r>
      </w:del>
      <w:ins w:id="1391" w:author="Кращенко Олег Владимирович (Подрядчик. ООО БерингПойнт)" w:date="2020-04-23T15:40:00Z">
        <w:r w:rsidR="004E728B">
          <w:t>Заведующий складом</w:t>
        </w:r>
      </w:ins>
      <w:r>
        <w:t xml:space="preserve"> создает в </w:t>
      </w:r>
      <w:r w:rsidR="000B2EDC" w:rsidRPr="00006C3A">
        <w:rPr>
          <w:lang w:val="en-US"/>
        </w:rPr>
        <w:t>SAP</w:t>
      </w:r>
      <w:r w:rsidR="000B2EDC" w:rsidRPr="00006C3A">
        <w:t xml:space="preserve"> </w:t>
      </w:r>
      <w:r w:rsidR="000B2EDC" w:rsidRPr="00006C3A">
        <w:rPr>
          <w:lang w:val="en-US"/>
        </w:rPr>
        <w:t>EWM</w:t>
      </w:r>
      <w:r w:rsidR="000B2EDC">
        <w:t xml:space="preserve"> </w:t>
      </w:r>
      <w:r>
        <w:t>складскую задачу и складской заказ, в котором указывает исходное складское место, целевое складское место, позицию МТР и количество, которое подлежит перемещению.</w:t>
      </w:r>
    </w:p>
    <w:p w14:paraId="7DC45BCE" w14:textId="50DFCB92" w:rsidR="002C6322" w:rsidRDefault="002C6322" w:rsidP="002C6322">
      <w:pPr>
        <w:ind w:firstLine="709"/>
      </w:pPr>
      <w:r>
        <w:t>Выполнение складской задачи назначается конкретному ресурсу.</w:t>
      </w:r>
    </w:p>
    <w:p w14:paraId="349175E8" w14:textId="0FAD979D" w:rsidR="009D53E7" w:rsidRDefault="009D53E7" w:rsidP="002C6322">
      <w:pPr>
        <w:ind w:firstLine="709"/>
      </w:pPr>
      <w:r>
        <w:t>Склад</w:t>
      </w:r>
      <w:r w:rsidR="00CA301B">
        <w:t>с</w:t>
      </w:r>
      <w:r>
        <w:t>кая задача на перемещение может также создаваться при помощи ТСД в тех случаях, когда потребность в перемещении возникает непосредственно при выполнении оперативных задач на складе (к примеру, необходимо освободить стеллаж или складское место). В таких случаях, скла</w:t>
      </w:r>
      <w:r w:rsidR="00CA301B">
        <w:t>д</w:t>
      </w:r>
      <w:r>
        <w:t>с</w:t>
      </w:r>
      <w:r w:rsidR="00CA301B">
        <w:t>кая</w:t>
      </w:r>
      <w:r>
        <w:t xml:space="preserve"> задача создается непосредственно в процессе перемещения МТР, когда пользователь при помощи ТСД выбирает соответствующую функцию и выполняет физич</w:t>
      </w:r>
      <w:r w:rsidR="009A0024">
        <w:t>е</w:t>
      </w:r>
      <w:r>
        <w:t xml:space="preserve">ское перемещение МТР, отражая его в </w:t>
      </w:r>
      <w:r w:rsidR="000B2EDC">
        <w:t xml:space="preserve">модуле </w:t>
      </w:r>
      <w:r w:rsidR="000B2EDC" w:rsidRPr="00006C3A">
        <w:rPr>
          <w:lang w:val="en-US"/>
        </w:rPr>
        <w:t>SAP</w:t>
      </w:r>
      <w:r w:rsidR="000B2EDC" w:rsidRPr="00006C3A">
        <w:t xml:space="preserve"> </w:t>
      </w:r>
      <w:r w:rsidR="000B2EDC" w:rsidRPr="00006C3A">
        <w:rPr>
          <w:lang w:val="en-US"/>
        </w:rPr>
        <w:t>EWM</w:t>
      </w:r>
      <w:r>
        <w:t>.</w:t>
      </w:r>
    </w:p>
    <w:p w14:paraId="119E2B18" w14:textId="7E32EA6F" w:rsidR="00756FAD" w:rsidRPr="00756FAD" w:rsidRDefault="00756FAD" w:rsidP="00756FAD">
      <w:pPr>
        <w:ind w:firstLine="709"/>
      </w:pPr>
      <w:r>
        <w:t>Созданная складская задача может быть распечатана оператором склада СП на бумажном носителе с последующей передачей конкретному исполнителю для её выполнения. В таких случаях очередность распределения складских заказов и складских задач определяется заведующим складом СП.</w:t>
      </w:r>
    </w:p>
    <w:p w14:paraId="71A14084" w14:textId="77777777" w:rsidR="002B7E5A" w:rsidRDefault="002B7E5A" w:rsidP="0011032E"/>
    <w:p w14:paraId="03148A32" w14:textId="2E31EA9B" w:rsidR="00066FB6" w:rsidRDefault="00066FB6" w:rsidP="00066FB6">
      <w:pPr>
        <w:jc w:val="right"/>
      </w:pPr>
      <w:r w:rsidRPr="00916FAB">
        <w:rPr>
          <w:rFonts w:cs="Arial"/>
          <w:b/>
          <w:sz w:val="22"/>
        </w:rPr>
        <w:t xml:space="preserve">Таблица </w:t>
      </w:r>
      <w:r>
        <w:rPr>
          <w:rFonts w:cs="Arial"/>
          <w:b/>
          <w:sz w:val="22"/>
        </w:rPr>
        <w:t>9</w:t>
      </w:r>
      <w:r w:rsidR="005E57AE" w:rsidRPr="00E71EDD">
        <w:rPr>
          <w:rFonts w:cs="Arial"/>
          <w:b/>
          <w:sz w:val="22"/>
        </w:rPr>
        <w:t>8</w:t>
      </w:r>
      <w:r w:rsidRPr="00916FAB">
        <w:rPr>
          <w:rFonts w:cs="Arial"/>
          <w:b/>
          <w:sz w:val="22"/>
        </w:rPr>
        <w:t xml:space="preserve">. Описание </w:t>
      </w:r>
      <w:r>
        <w:rPr>
          <w:rFonts w:cs="Arial"/>
          <w:b/>
          <w:sz w:val="22"/>
        </w:rPr>
        <w:t>шага «Создание и распределение складских заказов на перемещение»</w:t>
      </w:r>
    </w:p>
    <w:p w14:paraId="2D8EDEFD" w14:textId="77777777" w:rsidR="00066FB6" w:rsidRDefault="00066FB6" w:rsidP="0011032E"/>
    <w:tbl>
      <w:tblPr>
        <w:tblW w:w="10267" w:type="dxa"/>
        <w:tblInd w:w="-38" w:type="dxa"/>
        <w:tblLayout w:type="fixed"/>
        <w:tblCellMar>
          <w:left w:w="30" w:type="dxa"/>
          <w:right w:w="30" w:type="dxa"/>
        </w:tblCellMar>
        <w:tblLook w:val="0000" w:firstRow="0" w:lastRow="0" w:firstColumn="0" w:lastColumn="0" w:noHBand="0" w:noVBand="0"/>
      </w:tblPr>
      <w:tblGrid>
        <w:gridCol w:w="1873"/>
        <w:gridCol w:w="1559"/>
        <w:gridCol w:w="2410"/>
        <w:gridCol w:w="1275"/>
        <w:gridCol w:w="1276"/>
        <w:gridCol w:w="1874"/>
      </w:tblGrid>
      <w:tr w:rsidR="00066FB6" w14:paraId="3664F277" w14:textId="77777777" w:rsidTr="00066FB6">
        <w:trPr>
          <w:trHeight w:val="374"/>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10B41442" w14:textId="77777777" w:rsidR="00066FB6" w:rsidRDefault="00066FB6">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6779D90D" w14:textId="77777777" w:rsidR="00066FB6" w:rsidRDefault="00066FB6">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2410" w:type="dxa"/>
            <w:tcBorders>
              <w:top w:val="single" w:sz="6" w:space="0" w:color="auto"/>
              <w:left w:val="single" w:sz="6" w:space="0" w:color="auto"/>
              <w:bottom w:val="single" w:sz="6" w:space="0" w:color="auto"/>
              <w:right w:val="single" w:sz="6" w:space="0" w:color="auto"/>
            </w:tcBorders>
            <w:shd w:val="solid" w:color="FFCC00" w:fill="auto"/>
          </w:tcPr>
          <w:p w14:paraId="4888C6F3" w14:textId="77777777" w:rsidR="00066FB6" w:rsidRDefault="00066FB6">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42454273" w14:textId="2CA0EAE9" w:rsidR="00066FB6" w:rsidRDefault="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76131E60" w14:textId="7D02135E" w:rsidR="00066FB6" w:rsidRDefault="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874" w:type="dxa"/>
            <w:tcBorders>
              <w:top w:val="single" w:sz="6" w:space="0" w:color="auto"/>
              <w:left w:val="single" w:sz="6" w:space="0" w:color="auto"/>
              <w:bottom w:val="single" w:sz="6" w:space="0" w:color="auto"/>
              <w:right w:val="single" w:sz="6" w:space="0" w:color="auto"/>
            </w:tcBorders>
            <w:shd w:val="solid" w:color="FFCC00" w:fill="auto"/>
          </w:tcPr>
          <w:p w14:paraId="56813898" w14:textId="77777777" w:rsidR="00066FB6" w:rsidRDefault="00066FB6">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066FB6" w14:paraId="3A3C2F92" w14:textId="77777777" w:rsidTr="00066FB6">
        <w:trPr>
          <w:trHeight w:val="199"/>
        </w:trPr>
        <w:tc>
          <w:tcPr>
            <w:tcW w:w="1873" w:type="dxa"/>
            <w:tcBorders>
              <w:top w:val="single" w:sz="6" w:space="0" w:color="auto"/>
              <w:left w:val="single" w:sz="6" w:space="0" w:color="auto"/>
              <w:bottom w:val="single" w:sz="6" w:space="0" w:color="auto"/>
              <w:right w:val="single" w:sz="6" w:space="0" w:color="auto"/>
            </w:tcBorders>
          </w:tcPr>
          <w:p w14:paraId="59B69180"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ПП-10.07.04.02.010</w:t>
            </w:r>
          </w:p>
        </w:tc>
        <w:tc>
          <w:tcPr>
            <w:tcW w:w="1559" w:type="dxa"/>
            <w:tcBorders>
              <w:top w:val="single" w:sz="6" w:space="0" w:color="auto"/>
              <w:left w:val="single" w:sz="6" w:space="0" w:color="auto"/>
              <w:bottom w:val="single" w:sz="6" w:space="0" w:color="auto"/>
              <w:right w:val="single" w:sz="6" w:space="0" w:color="auto"/>
            </w:tcBorders>
          </w:tcPr>
          <w:p w14:paraId="4BF8C646" w14:textId="1F122704" w:rsidR="00066FB6" w:rsidRDefault="00066FB6" w:rsidP="003F304B">
            <w:pPr>
              <w:autoSpaceDE w:val="0"/>
              <w:autoSpaceDN w:val="0"/>
              <w:adjustRightInd w:val="0"/>
              <w:jc w:val="left"/>
              <w:rPr>
                <w:rFonts w:eastAsiaTheme="minorHAnsi" w:cs="Arial"/>
                <w:color w:val="000000"/>
                <w:sz w:val="20"/>
                <w:szCs w:val="20"/>
              </w:rPr>
            </w:pPr>
            <w:r>
              <w:rPr>
                <w:rFonts w:eastAsiaTheme="minorHAnsi" w:cs="Arial"/>
                <w:color w:val="000000"/>
                <w:sz w:val="20"/>
                <w:szCs w:val="20"/>
              </w:rPr>
              <w:t>Требуется перемещение МТР</w:t>
            </w:r>
          </w:p>
        </w:tc>
        <w:tc>
          <w:tcPr>
            <w:tcW w:w="2410" w:type="dxa"/>
            <w:tcBorders>
              <w:top w:val="single" w:sz="6" w:space="0" w:color="auto"/>
              <w:left w:val="single" w:sz="6" w:space="0" w:color="auto"/>
              <w:bottom w:val="single" w:sz="6" w:space="0" w:color="auto"/>
              <w:right w:val="single" w:sz="6" w:space="0" w:color="auto"/>
            </w:tcBorders>
          </w:tcPr>
          <w:p w14:paraId="21DB3F0D"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/SCWM/MON Монитор управления складами</w:t>
            </w:r>
          </w:p>
          <w:p w14:paraId="730EA478"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tc>
        <w:tc>
          <w:tcPr>
            <w:tcW w:w="1275" w:type="dxa"/>
            <w:tcBorders>
              <w:top w:val="single" w:sz="6" w:space="0" w:color="auto"/>
              <w:left w:val="single" w:sz="6" w:space="0" w:color="auto"/>
              <w:bottom w:val="single" w:sz="6" w:space="0" w:color="auto"/>
              <w:right w:val="single" w:sz="6" w:space="0" w:color="auto"/>
            </w:tcBorders>
          </w:tcPr>
          <w:p w14:paraId="13C88C21"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Складской заказ, складская задача</w:t>
            </w:r>
          </w:p>
        </w:tc>
        <w:tc>
          <w:tcPr>
            <w:tcW w:w="1276" w:type="dxa"/>
            <w:tcBorders>
              <w:top w:val="single" w:sz="6" w:space="0" w:color="auto"/>
              <w:left w:val="single" w:sz="6" w:space="0" w:color="auto"/>
              <w:bottom w:val="single" w:sz="6" w:space="0" w:color="auto"/>
              <w:right w:val="single" w:sz="6" w:space="0" w:color="auto"/>
            </w:tcBorders>
          </w:tcPr>
          <w:p w14:paraId="0FB47D45"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Складской заказ, складская задача</w:t>
            </w:r>
          </w:p>
        </w:tc>
        <w:tc>
          <w:tcPr>
            <w:tcW w:w="1874" w:type="dxa"/>
            <w:tcBorders>
              <w:top w:val="single" w:sz="6" w:space="0" w:color="auto"/>
              <w:left w:val="single" w:sz="6" w:space="0" w:color="auto"/>
              <w:bottom w:val="single" w:sz="6" w:space="0" w:color="auto"/>
              <w:right w:val="single" w:sz="6" w:space="0" w:color="auto"/>
            </w:tcBorders>
          </w:tcPr>
          <w:p w14:paraId="1A368B26" w14:textId="55CE2969" w:rsidR="00066FB6" w:rsidRDefault="00066FB6">
            <w:pPr>
              <w:autoSpaceDE w:val="0"/>
              <w:autoSpaceDN w:val="0"/>
              <w:adjustRightInd w:val="0"/>
              <w:jc w:val="left"/>
              <w:rPr>
                <w:rFonts w:eastAsiaTheme="minorHAnsi" w:cs="Arial"/>
                <w:color w:val="000000"/>
                <w:sz w:val="20"/>
                <w:szCs w:val="20"/>
              </w:rPr>
            </w:pPr>
            <w:del w:id="1392" w:author="Кращенко Олег Владимирович (Подрядчик. ООО БерингПойнт)" w:date="2020-04-23T15:40:00Z">
              <w:r w:rsidDel="004E728B">
                <w:rPr>
                  <w:rFonts w:eastAsiaTheme="minorHAnsi" w:cs="Arial"/>
                  <w:color w:val="000000"/>
                  <w:sz w:val="20"/>
                  <w:szCs w:val="20"/>
                </w:rPr>
                <w:delText>Заведующий складом СП</w:delText>
              </w:r>
            </w:del>
            <w:ins w:id="1393"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p w14:paraId="3984E46E" w14:textId="4C322CC0" w:rsidR="00066FB6" w:rsidRDefault="00066FB6">
            <w:pPr>
              <w:autoSpaceDE w:val="0"/>
              <w:autoSpaceDN w:val="0"/>
              <w:adjustRightInd w:val="0"/>
              <w:jc w:val="left"/>
              <w:rPr>
                <w:rFonts w:eastAsiaTheme="minorHAnsi" w:cs="Arial"/>
                <w:color w:val="000000"/>
                <w:sz w:val="20"/>
                <w:szCs w:val="20"/>
              </w:rPr>
            </w:pPr>
            <w:del w:id="1394" w:author="Кращенко Олег Владимирович (Подрядчик. ООО БерингПойнт)" w:date="2020-04-23T15:40:00Z">
              <w:r w:rsidDel="004E728B">
                <w:rPr>
                  <w:rFonts w:eastAsiaTheme="minorHAnsi" w:cs="Arial"/>
                  <w:color w:val="000000"/>
                  <w:sz w:val="20"/>
                  <w:szCs w:val="20"/>
                </w:rPr>
                <w:delText>Оператор склада СП</w:delText>
              </w:r>
            </w:del>
            <w:ins w:id="1395"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75E023BB" w14:textId="77777777" w:rsidR="009B17DE" w:rsidRDefault="009B17DE" w:rsidP="0011032E"/>
    <w:p w14:paraId="2194E3D2" w14:textId="77777777" w:rsidR="00066FB6" w:rsidRDefault="00066FB6" w:rsidP="0011032E"/>
    <w:p w14:paraId="32525D6C" w14:textId="77777777" w:rsidR="00B56F9F" w:rsidRDefault="00B56F9F" w:rsidP="0011032E"/>
    <w:p w14:paraId="64245BCF" w14:textId="3946DFAA" w:rsidR="0011032E" w:rsidRPr="004136F2" w:rsidRDefault="0011032E" w:rsidP="004136F2">
      <w:pPr>
        <w:pStyle w:val="4"/>
      </w:pPr>
      <w:r w:rsidRPr="004136F2">
        <w:t>Шаг процесса 10.0</w:t>
      </w:r>
      <w:r w:rsidR="002466A1">
        <w:t>7</w:t>
      </w:r>
      <w:r w:rsidRPr="004136F2">
        <w:t>.04.0</w:t>
      </w:r>
      <w:r w:rsidR="000B535E" w:rsidRPr="004136F2">
        <w:t>2</w:t>
      </w:r>
      <w:r w:rsidRPr="004136F2">
        <w:t>.0</w:t>
      </w:r>
      <w:r w:rsidR="00677B73" w:rsidRPr="004136F2">
        <w:t xml:space="preserve">20 </w:t>
      </w:r>
      <w:r w:rsidRPr="004136F2">
        <w:t xml:space="preserve">– </w:t>
      </w:r>
      <w:r w:rsidR="004136F2" w:rsidRPr="004136F2">
        <w:t>Физическое перемещение, подтверждение на ТСД</w:t>
      </w:r>
    </w:p>
    <w:p w14:paraId="4F8A5AE4" w14:textId="12F5A005" w:rsidR="0011032E" w:rsidRDefault="0011032E" w:rsidP="0011032E"/>
    <w:p w14:paraId="0100F43F" w14:textId="3BEBA2EF" w:rsidR="00490C31" w:rsidRDefault="00490C31" w:rsidP="00490C31">
      <w:pPr>
        <w:ind w:firstLine="709"/>
      </w:pPr>
      <w:r>
        <w:t xml:space="preserve">Складские задачи, выданные исполнителям на ТСД либо созданные самими исполнителями при помощи ТСД, выполняются физически и подтверждаются при помощи ТСД. Для этого, </w:t>
      </w:r>
      <w:r w:rsidR="000B2EDC" w:rsidRPr="00006C3A">
        <w:rPr>
          <w:lang w:val="en-US"/>
        </w:rPr>
        <w:t>SAP</w:t>
      </w:r>
      <w:r w:rsidR="000B2EDC" w:rsidRPr="00006C3A">
        <w:t xml:space="preserve"> </w:t>
      </w:r>
      <w:r w:rsidR="000B2EDC" w:rsidRPr="00006C3A">
        <w:rPr>
          <w:lang w:val="en-US"/>
        </w:rPr>
        <w:t>EWM</w:t>
      </w:r>
      <w:r w:rsidR="000B2EDC">
        <w:t xml:space="preserve"> </w:t>
      </w:r>
      <w:r>
        <w:t xml:space="preserve">в автоматическом режиме либо </w:t>
      </w:r>
      <w:del w:id="1396" w:author="Кращенко Олег Владимирович (Подрядчик. ООО БерингПойнт)" w:date="2020-04-23T15:40:00Z">
        <w:r w:rsidDel="004E728B">
          <w:delText>оператор склада СП</w:delText>
        </w:r>
      </w:del>
      <w:ins w:id="1397" w:author="Кращенко Олег Владимирович (Подрядчик. ООО БерингПойнт)" w:date="2020-04-23T15:40:00Z">
        <w:r w:rsidR="004E728B">
          <w:t>Оператор склада</w:t>
        </w:r>
      </w:ins>
      <w:r>
        <w:t xml:space="preserve"> выдают складскую задачу </w:t>
      </w:r>
      <w:r w:rsidR="003D48E5" w:rsidRPr="00EE67F8">
        <w:t>специалист</w:t>
      </w:r>
      <w:r w:rsidR="003D48E5">
        <w:t>у, ответственному за перемещение</w:t>
      </w:r>
      <w:r w:rsidR="003D48E5" w:rsidRPr="003D48E5">
        <w:t xml:space="preserve"> </w:t>
      </w:r>
      <w:r w:rsidR="003D48E5">
        <w:t>(</w:t>
      </w:r>
      <w:r>
        <w:t xml:space="preserve">водителю складской техники СП </w:t>
      </w:r>
      <w:r w:rsidR="0067707A">
        <w:t xml:space="preserve">или кладовщику СП </w:t>
      </w:r>
      <w:r>
        <w:t>в соответствии с его функционалом</w:t>
      </w:r>
      <w:r w:rsidR="003D48E5">
        <w:t>)</w:t>
      </w:r>
      <w:r>
        <w:t>.</w:t>
      </w:r>
      <w:r w:rsidR="0016575F">
        <w:t xml:space="preserve"> Исполнитель выбирает на ТСД складской заказ </w:t>
      </w:r>
      <w:r w:rsidR="00625930">
        <w:t>с системным управлением либо с системным управлением по очереди.</w:t>
      </w:r>
    </w:p>
    <w:p w14:paraId="3274C445" w14:textId="2AF3A40F" w:rsidR="00384E40" w:rsidRPr="00D1273A" w:rsidRDefault="00490C31" w:rsidP="00490C31">
      <w:pPr>
        <w:ind w:firstLine="709"/>
      </w:pPr>
      <w:r>
        <w:t xml:space="preserve">Получив складскую задачу на ТСД, </w:t>
      </w:r>
      <w:r w:rsidR="003D48E5" w:rsidRPr="00EE67F8">
        <w:t>специалист</w:t>
      </w:r>
      <w:r w:rsidR="003D48E5">
        <w:t>, ответственный за перемещение (</w:t>
      </w:r>
      <w:r>
        <w:t xml:space="preserve">водитель складской техники СП </w:t>
      </w:r>
      <w:r w:rsidR="0067707A">
        <w:t>или</w:t>
      </w:r>
      <w:del w:id="1398" w:author="Кращенко Олег Владимирович (Подрядчик. ООО БерингПойнт)" w:date="2020-04-23T15:39:00Z">
        <w:r w:rsidR="0067707A" w:rsidDel="004E728B">
          <w:delText xml:space="preserve"> кладовщик СП</w:delText>
        </w:r>
      </w:del>
      <w:ins w:id="1399" w:author="Кращенко Олег Владимирович (Подрядчик. ООО БерингПойнт)" w:date="2020-04-23T15:39:00Z">
        <w:r w:rsidR="004E728B">
          <w:t xml:space="preserve"> Кладовщик</w:t>
        </w:r>
      </w:ins>
      <w:r w:rsidR="003D48E5">
        <w:t>)</w:t>
      </w:r>
      <w:r w:rsidR="00384E40">
        <w:t>:</w:t>
      </w:r>
    </w:p>
    <w:p w14:paraId="6C6E75D5" w14:textId="77777777" w:rsidR="00384E40" w:rsidRDefault="00490C31" w:rsidP="00C728F9">
      <w:pPr>
        <w:pStyle w:val="afc"/>
        <w:numPr>
          <w:ilvl w:val="0"/>
          <w:numId w:val="22"/>
        </w:numPr>
      </w:pPr>
      <w:r>
        <w:lastRenderedPageBreak/>
        <w:t xml:space="preserve">перемещается к исходному складскому месту, из которого следует </w:t>
      </w:r>
      <w:r w:rsidR="00384E40">
        <w:t>переместить МТР;</w:t>
      </w:r>
    </w:p>
    <w:p w14:paraId="7055E515" w14:textId="18DA12A4" w:rsidR="00490C31" w:rsidRDefault="00490C31" w:rsidP="00C728F9">
      <w:pPr>
        <w:pStyle w:val="afc"/>
        <w:numPr>
          <w:ilvl w:val="0"/>
          <w:numId w:val="22"/>
        </w:numPr>
      </w:pPr>
      <w:r>
        <w:t>подтверждает исходное склад</w:t>
      </w:r>
      <w:r w:rsidR="00701394">
        <w:t>ское место сканированием его ШК;</w:t>
      </w:r>
    </w:p>
    <w:p w14:paraId="0109C9B7" w14:textId="7EC26F47" w:rsidR="00701394" w:rsidRDefault="00701394" w:rsidP="00C728F9">
      <w:pPr>
        <w:pStyle w:val="afc"/>
        <w:numPr>
          <w:ilvl w:val="0"/>
          <w:numId w:val="22"/>
        </w:numPr>
      </w:pPr>
      <w:r>
        <w:t>подтверждает исходную единицу обработки, если МТР размещались с использованием ЕО.</w:t>
      </w:r>
    </w:p>
    <w:p w14:paraId="3ABE4CE7" w14:textId="5FE98AD2" w:rsidR="00B042CC" w:rsidRDefault="00490C31" w:rsidP="00490C31">
      <w:pPr>
        <w:ind w:firstLine="709"/>
      </w:pPr>
      <w:r>
        <w:t xml:space="preserve">После этого, </w:t>
      </w:r>
      <w:r w:rsidR="000B2EDC" w:rsidRPr="00006C3A">
        <w:rPr>
          <w:lang w:val="en-US"/>
        </w:rPr>
        <w:t>SAP</w:t>
      </w:r>
      <w:r w:rsidR="000B2EDC" w:rsidRPr="00006C3A">
        <w:t xml:space="preserve"> </w:t>
      </w:r>
      <w:r w:rsidR="000B2EDC" w:rsidRPr="00006C3A">
        <w:rPr>
          <w:lang w:val="en-US"/>
        </w:rPr>
        <w:t>EWM</w:t>
      </w:r>
      <w:r w:rsidR="000B2EDC">
        <w:t xml:space="preserve"> </w:t>
      </w:r>
      <w:r>
        <w:t xml:space="preserve">сообщает на ТСД, какой МТР и в каком количестве следует изъять из исходного места. </w:t>
      </w:r>
      <w:r w:rsidR="003D48E5">
        <w:t>С</w:t>
      </w:r>
      <w:r w:rsidR="003D48E5" w:rsidRPr="00EE67F8">
        <w:t>пециалист</w:t>
      </w:r>
      <w:r w:rsidR="003D48E5">
        <w:t>, ответственный за перемещение</w:t>
      </w:r>
      <w:r w:rsidR="003D48E5" w:rsidRPr="003D48E5">
        <w:t xml:space="preserve"> </w:t>
      </w:r>
      <w:r w:rsidR="003D48E5">
        <w:t>(в</w:t>
      </w:r>
      <w:r>
        <w:t xml:space="preserve">одитель складской техники СП </w:t>
      </w:r>
      <w:r w:rsidR="00B042CC">
        <w:t>или</w:t>
      </w:r>
      <w:del w:id="1400" w:author="Кращенко Олег Владимирович (Подрядчик. ООО БерингПойнт)" w:date="2020-04-23T15:39:00Z">
        <w:r w:rsidR="00B042CC" w:rsidDel="004E728B">
          <w:delText xml:space="preserve"> кладовщик СП</w:delText>
        </w:r>
      </w:del>
      <w:ins w:id="1401" w:author="Кращенко Олег Владимирович (Подрядчик. ООО БерингПойнт)" w:date="2020-04-23T15:39:00Z">
        <w:r w:rsidR="004E728B">
          <w:t xml:space="preserve"> Кладовщик</w:t>
        </w:r>
      </w:ins>
      <w:r w:rsidR="003D48E5">
        <w:t>)</w:t>
      </w:r>
      <w:r w:rsidR="00B042CC">
        <w:t>:</w:t>
      </w:r>
    </w:p>
    <w:p w14:paraId="28F77558" w14:textId="5CD76048" w:rsidR="00B042CC" w:rsidRDefault="00490C31" w:rsidP="00C728F9">
      <w:pPr>
        <w:pStyle w:val="afc"/>
        <w:numPr>
          <w:ilvl w:val="0"/>
          <w:numId w:val="23"/>
        </w:numPr>
      </w:pPr>
      <w:r>
        <w:t xml:space="preserve">физически </w:t>
      </w:r>
      <w:r w:rsidR="0017569A">
        <w:t>изымает</w:t>
      </w:r>
      <w:r>
        <w:t xml:space="preserve"> нужное количество МТР из целевого складского места</w:t>
      </w:r>
      <w:r w:rsidR="00B042CC">
        <w:t>;</w:t>
      </w:r>
    </w:p>
    <w:p w14:paraId="7E45C8D0" w14:textId="0B1AD084" w:rsidR="00B042CC" w:rsidRDefault="00490C31" w:rsidP="00C728F9">
      <w:pPr>
        <w:pStyle w:val="afc"/>
        <w:numPr>
          <w:ilvl w:val="0"/>
          <w:numId w:val="23"/>
        </w:numPr>
      </w:pPr>
      <w:r>
        <w:t>подт</w:t>
      </w:r>
      <w:r w:rsidR="00137871">
        <w:t>верждает задачу при помощи ТСД.</w:t>
      </w:r>
    </w:p>
    <w:p w14:paraId="19B81B7A" w14:textId="323EF3A0" w:rsidR="00B042CC" w:rsidRDefault="000B2EDC" w:rsidP="00490C31">
      <w:pPr>
        <w:ind w:firstLine="709"/>
      </w:pPr>
      <w:r>
        <w:t xml:space="preserve">Модуль </w:t>
      </w:r>
      <w:r w:rsidRPr="00006C3A">
        <w:rPr>
          <w:lang w:val="en-US"/>
        </w:rPr>
        <w:t>SAP</w:t>
      </w:r>
      <w:r w:rsidRPr="00006C3A">
        <w:t xml:space="preserve"> </w:t>
      </w:r>
      <w:r w:rsidRPr="00006C3A">
        <w:rPr>
          <w:lang w:val="en-US"/>
        </w:rPr>
        <w:t>EWM</w:t>
      </w:r>
      <w:r>
        <w:t xml:space="preserve"> </w:t>
      </w:r>
      <w:r w:rsidR="00490C31">
        <w:t>выдает задание на перемещение к целевому складскому месту. Переместившись к целевому складскому месту</w:t>
      </w:r>
      <w:r w:rsidR="00CA301B">
        <w:t>, и</w:t>
      </w:r>
      <w:r w:rsidR="000D0AAD">
        <w:t>сполнитель</w:t>
      </w:r>
      <w:r w:rsidR="00B042CC">
        <w:t>:</w:t>
      </w:r>
    </w:p>
    <w:p w14:paraId="7D5F8507" w14:textId="3C89FC65" w:rsidR="00B042CC" w:rsidRDefault="00490C31" w:rsidP="00C728F9">
      <w:pPr>
        <w:pStyle w:val="afc"/>
        <w:numPr>
          <w:ilvl w:val="0"/>
          <w:numId w:val="24"/>
        </w:numPr>
      </w:pPr>
      <w:r>
        <w:t>подтверждает его сканированием ШК</w:t>
      </w:r>
      <w:r w:rsidR="00B042CC">
        <w:t>;</w:t>
      </w:r>
    </w:p>
    <w:p w14:paraId="14A47474" w14:textId="2A12D713" w:rsidR="007101BE" w:rsidRDefault="007101BE" w:rsidP="00C728F9">
      <w:pPr>
        <w:pStyle w:val="afc"/>
        <w:numPr>
          <w:ilvl w:val="0"/>
          <w:numId w:val="24"/>
        </w:numPr>
      </w:pPr>
      <w:r>
        <w:t>подтверждает целевую единицу обработки, если МТР размещены с использованием ЕО;</w:t>
      </w:r>
    </w:p>
    <w:p w14:paraId="4D12A82C" w14:textId="2FD1CF77" w:rsidR="00B042CC" w:rsidRDefault="00490C31" w:rsidP="00C728F9">
      <w:pPr>
        <w:pStyle w:val="afc"/>
        <w:numPr>
          <w:ilvl w:val="0"/>
          <w:numId w:val="24"/>
        </w:numPr>
      </w:pPr>
      <w:r>
        <w:t>размещает перемещаемые МТР</w:t>
      </w:r>
      <w:r w:rsidR="00B042CC">
        <w:t>;</w:t>
      </w:r>
    </w:p>
    <w:p w14:paraId="2A424FF1" w14:textId="1BA61224" w:rsidR="00490C31" w:rsidRDefault="00490C31" w:rsidP="00C728F9">
      <w:pPr>
        <w:pStyle w:val="afc"/>
        <w:numPr>
          <w:ilvl w:val="0"/>
          <w:numId w:val="24"/>
        </w:numPr>
      </w:pPr>
      <w:r>
        <w:t>подтверждает выполнение задачи на ТСД.</w:t>
      </w:r>
    </w:p>
    <w:p w14:paraId="4D018706" w14:textId="77777777" w:rsidR="00490C31" w:rsidRDefault="00490C31" w:rsidP="00490C31">
      <w:pPr>
        <w:ind w:firstLine="709"/>
      </w:pPr>
      <w:r>
        <w:t>При перемещении МТР могут возникать следующие ситуации:</w:t>
      </w:r>
    </w:p>
    <w:p w14:paraId="4EA5CD0B" w14:textId="77777777" w:rsidR="00490C31" w:rsidRPr="00490C31" w:rsidRDefault="00490C31" w:rsidP="00C728F9">
      <w:pPr>
        <w:pStyle w:val="afc"/>
        <w:numPr>
          <w:ilvl w:val="0"/>
          <w:numId w:val="18"/>
        </w:numPr>
        <w:rPr>
          <w:rFonts w:eastAsiaTheme="majorEastAsia"/>
        </w:rPr>
      </w:pPr>
      <w:r w:rsidRPr="00490C31">
        <w:rPr>
          <w:rFonts w:eastAsiaTheme="majorEastAsia"/>
        </w:rPr>
        <w:t>МТР в исходном складском месте соответствует задаче, количества достаточно для выполнения перемещения – осуществляется физическое перемещение;</w:t>
      </w:r>
    </w:p>
    <w:p w14:paraId="49B7ECFF" w14:textId="3BFF96AC" w:rsidR="00490C31" w:rsidRPr="00490C31" w:rsidRDefault="00490C31" w:rsidP="00C728F9">
      <w:pPr>
        <w:pStyle w:val="afc"/>
        <w:numPr>
          <w:ilvl w:val="0"/>
          <w:numId w:val="18"/>
        </w:numPr>
        <w:rPr>
          <w:rFonts w:eastAsiaTheme="majorEastAsia"/>
        </w:rPr>
      </w:pPr>
      <w:r w:rsidRPr="00490C31">
        <w:rPr>
          <w:rFonts w:eastAsiaTheme="majorEastAsia"/>
        </w:rPr>
        <w:t xml:space="preserve">МТР в исходном складском месте соответствует задаче, но количества не достаточно для выполнения перемещения – </w:t>
      </w:r>
      <w:r w:rsidR="003D48E5" w:rsidRPr="00EE67F8">
        <w:t>специалист</w:t>
      </w:r>
      <w:r w:rsidR="003D48E5">
        <w:t>, ответственный за перемещение</w:t>
      </w:r>
      <w:r w:rsidR="003D48E5" w:rsidRPr="003D48E5">
        <w:t xml:space="preserve"> </w:t>
      </w:r>
      <w:r>
        <w:t xml:space="preserve">изымает из исходного складского места </w:t>
      </w:r>
      <w:r w:rsidRPr="00490C31">
        <w:rPr>
          <w:rFonts w:eastAsiaTheme="majorEastAsia"/>
        </w:rPr>
        <w:t xml:space="preserve">доступное количество. Фактическое количество вводится в </w:t>
      </w:r>
      <w:r w:rsidR="000B2EDC" w:rsidRPr="00006C3A">
        <w:rPr>
          <w:lang w:val="en-US"/>
        </w:rPr>
        <w:t>SAP</w:t>
      </w:r>
      <w:r w:rsidR="000B2EDC" w:rsidRPr="00006C3A">
        <w:t xml:space="preserve"> </w:t>
      </w:r>
      <w:r w:rsidR="000B2EDC" w:rsidRPr="00006C3A">
        <w:rPr>
          <w:lang w:val="en-US"/>
        </w:rPr>
        <w:t>EWM</w:t>
      </w:r>
      <w:r w:rsidR="000B2EDC" w:rsidRPr="00490C31">
        <w:rPr>
          <w:rFonts w:eastAsiaTheme="majorEastAsia"/>
        </w:rPr>
        <w:t xml:space="preserve"> </w:t>
      </w:r>
      <w:r w:rsidRPr="00490C31">
        <w:rPr>
          <w:rFonts w:eastAsiaTheme="majorEastAsia"/>
        </w:rPr>
        <w:t xml:space="preserve">при помощи ТСД, затем по запросу </w:t>
      </w:r>
      <w:r w:rsidR="000B2EDC">
        <w:rPr>
          <w:rFonts w:eastAsiaTheme="majorEastAsia"/>
        </w:rPr>
        <w:t>модуля</w:t>
      </w:r>
      <w:r w:rsidRPr="00490C31">
        <w:rPr>
          <w:rFonts w:eastAsiaTheme="majorEastAsia"/>
        </w:rPr>
        <w:t xml:space="preserve"> вводится код особой ситуации. На проблемное складское место </w:t>
      </w:r>
      <w:r w:rsidR="000B2EDC" w:rsidRPr="00006C3A">
        <w:rPr>
          <w:lang w:val="en-US"/>
        </w:rPr>
        <w:t>SAP</w:t>
      </w:r>
      <w:r w:rsidR="000B2EDC" w:rsidRPr="00006C3A">
        <w:t xml:space="preserve"> </w:t>
      </w:r>
      <w:r w:rsidR="000B2EDC" w:rsidRPr="00006C3A">
        <w:rPr>
          <w:lang w:val="en-US"/>
        </w:rPr>
        <w:t>EWM</w:t>
      </w:r>
      <w:r w:rsidR="000B2EDC" w:rsidRPr="00490C31">
        <w:rPr>
          <w:rFonts w:eastAsiaTheme="majorEastAsia"/>
        </w:rPr>
        <w:t xml:space="preserve"> </w:t>
      </w:r>
      <w:r w:rsidRPr="00490C31">
        <w:rPr>
          <w:rFonts w:eastAsiaTheme="majorEastAsia"/>
        </w:rPr>
        <w:t xml:space="preserve">назначает оперативную инвентаризацию, </w:t>
      </w:r>
      <w:r w:rsidR="003D48E5" w:rsidRPr="00EE67F8">
        <w:t>специалист</w:t>
      </w:r>
      <w:r w:rsidR="003D48E5">
        <w:t xml:space="preserve">, ответственный за перемещение, </w:t>
      </w:r>
      <w:r w:rsidRPr="00490C31">
        <w:rPr>
          <w:rFonts w:eastAsiaTheme="majorEastAsia"/>
        </w:rPr>
        <w:t>переходит к выполнению следующего шага;</w:t>
      </w:r>
    </w:p>
    <w:p w14:paraId="300BCFD9" w14:textId="1150F239" w:rsidR="00490C31" w:rsidRPr="00490C31" w:rsidRDefault="00490C31" w:rsidP="00C728F9">
      <w:pPr>
        <w:pStyle w:val="afc"/>
        <w:numPr>
          <w:ilvl w:val="0"/>
          <w:numId w:val="18"/>
        </w:numPr>
        <w:rPr>
          <w:rFonts w:eastAsiaTheme="majorEastAsia"/>
        </w:rPr>
      </w:pPr>
      <w:r w:rsidRPr="00490C31">
        <w:rPr>
          <w:rFonts w:eastAsiaTheme="majorEastAsia"/>
        </w:rPr>
        <w:t xml:space="preserve">МТР в исходном складском месте нет или есть, но не соответствует задаче либо МТР есть, но не надлежащего качества – вводится код особой ситуации. В результате </w:t>
      </w:r>
      <w:r w:rsidR="000B2EDC" w:rsidRPr="00006C3A">
        <w:rPr>
          <w:lang w:val="en-US"/>
        </w:rPr>
        <w:t>SAP</w:t>
      </w:r>
      <w:r w:rsidR="000B2EDC" w:rsidRPr="00006C3A">
        <w:t xml:space="preserve"> </w:t>
      </w:r>
      <w:r w:rsidR="000B2EDC" w:rsidRPr="00006C3A">
        <w:rPr>
          <w:lang w:val="en-US"/>
        </w:rPr>
        <w:t>EWM</w:t>
      </w:r>
      <w:r w:rsidR="000B2EDC" w:rsidRPr="00490C31">
        <w:rPr>
          <w:rFonts w:eastAsiaTheme="majorEastAsia"/>
        </w:rPr>
        <w:t xml:space="preserve"> </w:t>
      </w:r>
      <w:r w:rsidRPr="00490C31">
        <w:rPr>
          <w:rFonts w:eastAsiaTheme="majorEastAsia"/>
        </w:rPr>
        <w:t xml:space="preserve">в автоматическом режиме осуществляет поиск другого исходного складского места, в котором есть искомый МТР, и выдает </w:t>
      </w:r>
      <w:r w:rsidR="003D48E5" w:rsidRPr="00EE67F8">
        <w:t>специалист</w:t>
      </w:r>
      <w:r w:rsidR="003D48E5">
        <w:t xml:space="preserve">у, ответственному за перемещение, </w:t>
      </w:r>
      <w:r w:rsidRPr="00490C31">
        <w:rPr>
          <w:rFonts w:eastAsiaTheme="majorEastAsia"/>
        </w:rPr>
        <w:t>задачу на перемещение к новому складскому месту, а на проблемное складское место назначает оперативную инвентаризацию;</w:t>
      </w:r>
    </w:p>
    <w:p w14:paraId="5031902C" w14:textId="686B93AD" w:rsidR="00490C31" w:rsidRPr="00490C31" w:rsidRDefault="00490C31" w:rsidP="00C728F9">
      <w:pPr>
        <w:pStyle w:val="afc"/>
        <w:numPr>
          <w:ilvl w:val="0"/>
          <w:numId w:val="18"/>
        </w:numPr>
        <w:rPr>
          <w:rFonts w:eastAsiaTheme="majorEastAsia"/>
        </w:rPr>
      </w:pPr>
      <w:r w:rsidRPr="00490C31">
        <w:rPr>
          <w:rFonts w:eastAsiaTheme="majorEastAsia"/>
        </w:rPr>
        <w:t xml:space="preserve">целевое складское место занято другим МТР – вводится код особой ситуации. В результате </w:t>
      </w:r>
      <w:r w:rsidR="000B2EDC" w:rsidRPr="00006C3A">
        <w:rPr>
          <w:lang w:val="en-US"/>
        </w:rPr>
        <w:t>SAP</w:t>
      </w:r>
      <w:r w:rsidR="000B2EDC" w:rsidRPr="00006C3A">
        <w:t xml:space="preserve"> </w:t>
      </w:r>
      <w:r w:rsidR="000B2EDC" w:rsidRPr="00006C3A">
        <w:rPr>
          <w:lang w:val="en-US"/>
        </w:rPr>
        <w:t>EWM</w:t>
      </w:r>
      <w:r w:rsidR="000B2EDC" w:rsidRPr="00490C31">
        <w:rPr>
          <w:rFonts w:eastAsiaTheme="majorEastAsia"/>
        </w:rPr>
        <w:t xml:space="preserve"> </w:t>
      </w:r>
      <w:r w:rsidRPr="00490C31">
        <w:rPr>
          <w:rFonts w:eastAsiaTheme="majorEastAsia"/>
        </w:rPr>
        <w:t>в автоматическом режиме осуществляет поиск другого целевого складского места, в который можно разместить перемещаемый МТР, и выдает</w:t>
      </w:r>
      <w:r w:rsidR="003D48E5">
        <w:rPr>
          <w:rFonts w:eastAsiaTheme="majorEastAsia"/>
        </w:rPr>
        <w:t xml:space="preserve"> </w:t>
      </w:r>
      <w:r w:rsidR="003D48E5" w:rsidRPr="00EE67F8">
        <w:t>специалист</w:t>
      </w:r>
      <w:r w:rsidR="003D48E5">
        <w:t>у, ответственному за перемещение,</w:t>
      </w:r>
      <w:r w:rsidRPr="00490C31">
        <w:rPr>
          <w:rFonts w:eastAsiaTheme="majorEastAsia"/>
        </w:rPr>
        <w:t xml:space="preserve"> задачу на перемещение к новому складскому месту, а на проблемное складское место назначает оперативную инвентаризацию.</w:t>
      </w:r>
    </w:p>
    <w:p w14:paraId="74088CEC" w14:textId="69BE6AAB" w:rsidR="0011032E" w:rsidRPr="009C36E5" w:rsidRDefault="00490C31" w:rsidP="00490C31">
      <w:pPr>
        <w:ind w:firstLine="709"/>
      </w:pPr>
      <w:r>
        <w:t>Складские задачи, выданные исполнителям на бумажном</w:t>
      </w:r>
      <w:r w:rsidR="00756FAD">
        <w:t xml:space="preserve"> носителе, выполняются физически</w:t>
      </w:r>
      <w:r>
        <w:t>. При этом, исполнитель делает на бумажном носителе отметки о выполнении складских задач и по завершении передает его оператору склада СП для подтверждения</w:t>
      </w:r>
      <w:r w:rsidR="00C16F67">
        <w:t xml:space="preserve"> вып</w:t>
      </w:r>
      <w:r w:rsidR="009D1DB2">
        <w:t>о</w:t>
      </w:r>
      <w:r w:rsidR="00C16F67">
        <w:t>лнения складских задач</w:t>
      </w:r>
      <w:r>
        <w:t xml:space="preserve"> в </w:t>
      </w:r>
      <w:r w:rsidR="000B2EDC" w:rsidRPr="00006C3A">
        <w:rPr>
          <w:lang w:val="en-US"/>
        </w:rPr>
        <w:t>SAP</w:t>
      </w:r>
      <w:r w:rsidR="000B2EDC" w:rsidRPr="00006C3A">
        <w:t xml:space="preserve"> </w:t>
      </w:r>
      <w:r w:rsidR="000B2EDC" w:rsidRPr="00006C3A">
        <w:rPr>
          <w:lang w:val="en-US"/>
        </w:rPr>
        <w:t>EWM</w:t>
      </w:r>
      <w:r w:rsidR="000B2EDC">
        <w:t xml:space="preserve"> </w:t>
      </w:r>
      <w:r>
        <w:t>в ручном режиме.</w:t>
      </w:r>
    </w:p>
    <w:p w14:paraId="45A6583D" w14:textId="77777777" w:rsidR="001B5235" w:rsidRDefault="001B5235" w:rsidP="0011032E"/>
    <w:p w14:paraId="2C8CBCDC" w14:textId="4526B886" w:rsidR="00066FB6" w:rsidRDefault="00066FB6" w:rsidP="00066FB6">
      <w:pPr>
        <w:jc w:val="right"/>
      </w:pPr>
      <w:r w:rsidRPr="00916FAB">
        <w:rPr>
          <w:rFonts w:cs="Arial"/>
          <w:b/>
          <w:sz w:val="22"/>
        </w:rPr>
        <w:t xml:space="preserve">Таблица </w:t>
      </w:r>
      <w:r>
        <w:rPr>
          <w:rFonts w:cs="Arial"/>
          <w:b/>
          <w:sz w:val="22"/>
        </w:rPr>
        <w:t>9</w:t>
      </w:r>
      <w:r w:rsidR="005E57AE" w:rsidRPr="00E71EDD">
        <w:rPr>
          <w:rFonts w:cs="Arial"/>
          <w:b/>
          <w:sz w:val="22"/>
        </w:rPr>
        <w:t>9</w:t>
      </w:r>
      <w:r w:rsidRPr="00916FAB">
        <w:rPr>
          <w:rFonts w:cs="Arial"/>
          <w:b/>
          <w:sz w:val="22"/>
        </w:rPr>
        <w:t xml:space="preserve">. Описание </w:t>
      </w:r>
      <w:r>
        <w:rPr>
          <w:rFonts w:cs="Arial"/>
          <w:b/>
          <w:sz w:val="22"/>
        </w:rPr>
        <w:t>шага «Физическое перемещение, подтверждение на ТСД»</w:t>
      </w:r>
    </w:p>
    <w:p w14:paraId="4D57FCCC" w14:textId="77777777" w:rsidR="00066FB6" w:rsidRDefault="00066FB6" w:rsidP="0011032E"/>
    <w:tbl>
      <w:tblPr>
        <w:tblW w:w="0" w:type="auto"/>
        <w:tblInd w:w="-38" w:type="dxa"/>
        <w:tblLayout w:type="fixed"/>
        <w:tblCellMar>
          <w:left w:w="30" w:type="dxa"/>
          <w:right w:w="30" w:type="dxa"/>
        </w:tblCellMar>
        <w:tblLook w:val="0000" w:firstRow="0" w:lastRow="0" w:firstColumn="0" w:lastColumn="0" w:noHBand="0" w:noVBand="0"/>
      </w:tblPr>
      <w:tblGrid>
        <w:gridCol w:w="1873"/>
        <w:gridCol w:w="1559"/>
        <w:gridCol w:w="1276"/>
        <w:gridCol w:w="1786"/>
        <w:gridCol w:w="1757"/>
        <w:gridCol w:w="1960"/>
      </w:tblGrid>
      <w:tr w:rsidR="00066FB6" w14:paraId="1D1C59CA" w14:textId="77777777" w:rsidTr="00066FB6">
        <w:trPr>
          <w:trHeight w:val="132"/>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6A82C866" w14:textId="77777777" w:rsidR="00066FB6" w:rsidRDefault="00066FB6">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lastRenderedPageBreak/>
              <w:t>Номер шага</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364ED0BD" w14:textId="77777777" w:rsidR="00066FB6" w:rsidRDefault="00066FB6">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08AABAC8" w14:textId="77777777" w:rsidR="00066FB6" w:rsidRDefault="00066FB6">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786" w:type="dxa"/>
            <w:tcBorders>
              <w:top w:val="single" w:sz="6" w:space="0" w:color="auto"/>
              <w:left w:val="single" w:sz="6" w:space="0" w:color="auto"/>
              <w:bottom w:val="single" w:sz="6" w:space="0" w:color="auto"/>
              <w:right w:val="single" w:sz="6" w:space="0" w:color="auto"/>
            </w:tcBorders>
            <w:shd w:val="solid" w:color="FFCC00" w:fill="auto"/>
          </w:tcPr>
          <w:p w14:paraId="18CC2F26" w14:textId="7477B0C7" w:rsidR="00066FB6" w:rsidRDefault="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757" w:type="dxa"/>
            <w:tcBorders>
              <w:top w:val="single" w:sz="6" w:space="0" w:color="auto"/>
              <w:left w:val="single" w:sz="6" w:space="0" w:color="auto"/>
              <w:bottom w:val="single" w:sz="6" w:space="0" w:color="auto"/>
              <w:right w:val="single" w:sz="6" w:space="0" w:color="auto"/>
            </w:tcBorders>
            <w:shd w:val="solid" w:color="FFCC00" w:fill="auto"/>
          </w:tcPr>
          <w:p w14:paraId="6C3989E3" w14:textId="7516849F" w:rsidR="00066FB6" w:rsidRDefault="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960" w:type="dxa"/>
            <w:tcBorders>
              <w:top w:val="single" w:sz="6" w:space="0" w:color="auto"/>
              <w:left w:val="single" w:sz="6" w:space="0" w:color="auto"/>
              <w:bottom w:val="single" w:sz="6" w:space="0" w:color="auto"/>
              <w:right w:val="single" w:sz="6" w:space="0" w:color="auto"/>
            </w:tcBorders>
            <w:shd w:val="solid" w:color="FFCC00" w:fill="auto"/>
          </w:tcPr>
          <w:p w14:paraId="766BB56F" w14:textId="77777777" w:rsidR="00066FB6" w:rsidRDefault="00066FB6">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066FB6" w14:paraId="3F99F0A2" w14:textId="77777777" w:rsidTr="00066FB6">
        <w:trPr>
          <w:trHeight w:val="132"/>
        </w:trPr>
        <w:tc>
          <w:tcPr>
            <w:tcW w:w="1873" w:type="dxa"/>
            <w:tcBorders>
              <w:top w:val="single" w:sz="6" w:space="0" w:color="auto"/>
              <w:left w:val="single" w:sz="6" w:space="0" w:color="auto"/>
              <w:bottom w:val="single" w:sz="6" w:space="0" w:color="auto"/>
              <w:right w:val="single" w:sz="6" w:space="0" w:color="auto"/>
            </w:tcBorders>
          </w:tcPr>
          <w:p w14:paraId="63AD549A"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ПП-10.07.04.02.020</w:t>
            </w:r>
          </w:p>
        </w:tc>
        <w:tc>
          <w:tcPr>
            <w:tcW w:w="1559" w:type="dxa"/>
            <w:tcBorders>
              <w:top w:val="single" w:sz="6" w:space="0" w:color="auto"/>
              <w:left w:val="single" w:sz="6" w:space="0" w:color="auto"/>
              <w:bottom w:val="single" w:sz="6" w:space="0" w:color="auto"/>
              <w:right w:val="single" w:sz="6" w:space="0" w:color="auto"/>
            </w:tcBorders>
          </w:tcPr>
          <w:p w14:paraId="0B9376F5"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СЗ создана и принята к выполнению</w:t>
            </w:r>
          </w:p>
        </w:tc>
        <w:tc>
          <w:tcPr>
            <w:tcW w:w="1276" w:type="dxa"/>
            <w:tcBorders>
              <w:top w:val="single" w:sz="6" w:space="0" w:color="auto"/>
              <w:left w:val="single" w:sz="6" w:space="0" w:color="auto"/>
              <w:bottom w:val="single" w:sz="6" w:space="0" w:color="auto"/>
              <w:right w:val="single" w:sz="6" w:space="0" w:color="auto"/>
            </w:tcBorders>
          </w:tcPr>
          <w:p w14:paraId="334754C5"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/SCWM/RFUI Вход в среду RF</w:t>
            </w:r>
          </w:p>
        </w:tc>
        <w:tc>
          <w:tcPr>
            <w:tcW w:w="1786" w:type="dxa"/>
            <w:tcBorders>
              <w:top w:val="single" w:sz="6" w:space="0" w:color="auto"/>
              <w:left w:val="single" w:sz="6" w:space="0" w:color="auto"/>
              <w:bottom w:val="single" w:sz="6" w:space="0" w:color="auto"/>
              <w:right w:val="single" w:sz="6" w:space="0" w:color="auto"/>
            </w:tcBorders>
          </w:tcPr>
          <w:p w14:paraId="528BD325"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Складской заказ, складская задача</w:t>
            </w:r>
          </w:p>
        </w:tc>
        <w:tc>
          <w:tcPr>
            <w:tcW w:w="1757" w:type="dxa"/>
            <w:tcBorders>
              <w:top w:val="single" w:sz="6" w:space="0" w:color="auto"/>
              <w:left w:val="single" w:sz="6" w:space="0" w:color="auto"/>
              <w:bottom w:val="single" w:sz="6" w:space="0" w:color="auto"/>
              <w:right w:val="single" w:sz="6" w:space="0" w:color="auto"/>
            </w:tcBorders>
          </w:tcPr>
          <w:p w14:paraId="59301A84"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Складской заказ, складская задача</w:t>
            </w:r>
          </w:p>
        </w:tc>
        <w:tc>
          <w:tcPr>
            <w:tcW w:w="1960" w:type="dxa"/>
            <w:tcBorders>
              <w:top w:val="single" w:sz="6" w:space="0" w:color="auto"/>
              <w:left w:val="single" w:sz="6" w:space="0" w:color="auto"/>
              <w:bottom w:val="single" w:sz="6" w:space="0" w:color="auto"/>
              <w:right w:val="single" w:sz="6" w:space="0" w:color="auto"/>
            </w:tcBorders>
          </w:tcPr>
          <w:p w14:paraId="25761F42" w14:textId="77777777" w:rsidR="00066FB6" w:rsidRDefault="00066FB6">
            <w:pPr>
              <w:autoSpaceDE w:val="0"/>
              <w:autoSpaceDN w:val="0"/>
              <w:adjustRightInd w:val="0"/>
              <w:jc w:val="left"/>
              <w:rPr>
                <w:rFonts w:eastAsiaTheme="minorHAnsi" w:cs="Arial"/>
                <w:color w:val="000000"/>
                <w:sz w:val="20"/>
                <w:szCs w:val="20"/>
              </w:rPr>
            </w:pPr>
            <w:r>
              <w:rPr>
                <w:rFonts w:eastAsiaTheme="minorHAnsi" w:cs="Arial"/>
                <w:color w:val="000000"/>
                <w:sz w:val="20"/>
                <w:szCs w:val="20"/>
              </w:rPr>
              <w:t>Водитель складской техники СП</w:t>
            </w:r>
          </w:p>
        </w:tc>
      </w:tr>
    </w:tbl>
    <w:p w14:paraId="7D066366" w14:textId="77777777" w:rsidR="00066FB6" w:rsidRDefault="00066FB6" w:rsidP="0011032E"/>
    <w:p w14:paraId="06D923CD" w14:textId="77777777" w:rsidR="00066FB6" w:rsidRDefault="00066FB6" w:rsidP="0011032E"/>
    <w:p w14:paraId="05842B19" w14:textId="6E9B58EA" w:rsidR="0011032E" w:rsidRPr="000D0AAD" w:rsidRDefault="0011032E" w:rsidP="004136F2">
      <w:pPr>
        <w:pStyle w:val="4"/>
      </w:pPr>
      <w:r w:rsidRPr="000D0AAD">
        <w:t>Шаг процесса 10.0</w:t>
      </w:r>
      <w:r w:rsidR="002466A1" w:rsidRPr="000D0AAD">
        <w:t>7</w:t>
      </w:r>
      <w:r w:rsidRPr="000D0AAD">
        <w:t>.04.0</w:t>
      </w:r>
      <w:r w:rsidR="000B535E" w:rsidRPr="000D0AAD">
        <w:t>2</w:t>
      </w:r>
      <w:r w:rsidRPr="000D0AAD">
        <w:t>.0</w:t>
      </w:r>
      <w:r w:rsidR="00677B73" w:rsidRPr="000D0AAD">
        <w:t xml:space="preserve">30 </w:t>
      </w:r>
      <w:r w:rsidRPr="000D0AAD">
        <w:t xml:space="preserve">– </w:t>
      </w:r>
      <w:r w:rsidR="004136F2" w:rsidRPr="000D0AAD">
        <w:t>Перевод МТР в статус "Блокированный запас"</w:t>
      </w:r>
    </w:p>
    <w:p w14:paraId="190909AE" w14:textId="2806429F" w:rsidR="0011032E" w:rsidRDefault="0011032E" w:rsidP="0011032E"/>
    <w:p w14:paraId="3A6F7A8D" w14:textId="0C1F325A" w:rsidR="00AE78DF" w:rsidRDefault="00420F78" w:rsidP="00420F78">
      <w:pPr>
        <w:ind w:left="708"/>
      </w:pPr>
      <w:r>
        <w:t>В блокированный запас могут переводиться МТР в тех случаях, когда:</w:t>
      </w:r>
    </w:p>
    <w:p w14:paraId="23DB6869" w14:textId="4BC416F6" w:rsidR="00420F78" w:rsidRDefault="00420F78" w:rsidP="00C728F9">
      <w:pPr>
        <w:pStyle w:val="afc"/>
        <w:numPr>
          <w:ilvl w:val="0"/>
          <w:numId w:val="26"/>
        </w:numPr>
      </w:pPr>
      <w:r>
        <w:t>выявляется брак;</w:t>
      </w:r>
    </w:p>
    <w:p w14:paraId="3CB1C5B1" w14:textId="173ADC61" w:rsidR="00420F78" w:rsidRDefault="00420F78" w:rsidP="00C728F9">
      <w:pPr>
        <w:pStyle w:val="afc"/>
        <w:numPr>
          <w:ilvl w:val="0"/>
          <w:numId w:val="26"/>
        </w:numPr>
      </w:pPr>
      <w:r>
        <w:t>МТР необходимо проверить на качество уже после приемки и размещения;</w:t>
      </w:r>
    </w:p>
    <w:p w14:paraId="48252CC3" w14:textId="532FBD43" w:rsidR="00420F78" w:rsidRDefault="00420F78" w:rsidP="00C728F9">
      <w:pPr>
        <w:pStyle w:val="afc"/>
        <w:numPr>
          <w:ilvl w:val="0"/>
          <w:numId w:val="26"/>
        </w:numPr>
      </w:pPr>
      <w:r>
        <w:t>МТР по каким-либо иным причинам следует вывести из оборота, изменив вид товарного запаса.</w:t>
      </w:r>
    </w:p>
    <w:p w14:paraId="697CA574" w14:textId="7B1B29DB" w:rsidR="00420F78" w:rsidRDefault="00212D51" w:rsidP="00A65D1A">
      <w:pPr>
        <w:ind w:firstLine="708"/>
      </w:pPr>
      <w:r>
        <w:t>Для изменения вида товарного запаса используется документ «Проводка переноса».</w:t>
      </w:r>
    </w:p>
    <w:p w14:paraId="486D4933" w14:textId="77777777" w:rsidR="002E4EB0" w:rsidRPr="00411E87" w:rsidRDefault="002E4EB0" w:rsidP="002E4EB0">
      <w:pPr>
        <w:ind w:firstLine="709"/>
      </w:pPr>
      <w:r>
        <w:t>Алгоритм обработки выявленного брака:</w:t>
      </w:r>
    </w:p>
    <w:p w14:paraId="239DF43C" w14:textId="77777777" w:rsidR="002E4EB0" w:rsidRPr="00C10C24" w:rsidRDefault="002E4EB0" w:rsidP="00C728F9">
      <w:pPr>
        <w:pStyle w:val="afc"/>
        <w:numPr>
          <w:ilvl w:val="0"/>
          <w:numId w:val="19"/>
        </w:numPr>
      </w:pPr>
      <w:r>
        <w:t>в складском месте выявляется брак</w:t>
      </w:r>
      <w:r w:rsidRPr="00C10C24">
        <w:t>;</w:t>
      </w:r>
    </w:p>
    <w:p w14:paraId="7DAF58F1" w14:textId="1D7F7D0C" w:rsidR="002E4EB0" w:rsidRDefault="002E4EB0" w:rsidP="00C728F9">
      <w:pPr>
        <w:pStyle w:val="afc"/>
        <w:numPr>
          <w:ilvl w:val="0"/>
          <w:numId w:val="19"/>
        </w:numPr>
      </w:pPr>
      <w:r>
        <w:t>в том случае, если весь запас МТР в ячейке является браком,</w:t>
      </w:r>
      <w:del w:id="1402" w:author="Кращенко Олег Владимирович (Подрядчик. ООО БерингПойнт)" w:date="2020-04-23T15:39:00Z">
        <w:r w:rsidDel="004E728B">
          <w:delText xml:space="preserve"> кладовщик СП</w:delText>
        </w:r>
      </w:del>
      <w:ins w:id="1403" w:author="Кращенко Олег Владимирович (Подрядчик. ООО БерингПойнт)" w:date="2020-04-23T15:39:00Z">
        <w:r w:rsidR="004E728B">
          <w:t xml:space="preserve"> Кладовщик</w:t>
        </w:r>
      </w:ins>
      <w:r>
        <w:t xml:space="preserve"> или </w:t>
      </w:r>
      <w:del w:id="1404" w:author="Кращенко Олег Владимирович (Подрядчик. ООО БерингПойнт)" w:date="2020-04-23T15:40:00Z">
        <w:r w:rsidDel="004E728B">
          <w:delText>оператор склада СП</w:delText>
        </w:r>
      </w:del>
      <w:ins w:id="1405" w:author="Кращенко Олег Владимирович (Подрядчик. ООО БерингПойнт)" w:date="2020-04-23T15:40:00Z">
        <w:r w:rsidR="004E728B">
          <w:t>Оператор склада</w:t>
        </w:r>
      </w:ins>
      <w:r>
        <w:t xml:space="preserve"> </w:t>
      </w:r>
      <w:r w:rsidRPr="00C10C24">
        <w:t>с рабочей станции</w:t>
      </w:r>
      <w:r>
        <w:t>, используя транзакцию</w:t>
      </w:r>
      <w:r w:rsidRPr="00C10C24">
        <w:t xml:space="preserve"> «Создать и подтвердить складскую задачу» создает и подтверждает задачу перемещения ЕО в ячейку соответствующего Типа склада</w:t>
      </w:r>
      <w:r>
        <w:t xml:space="preserve"> (склада хранения брака)</w:t>
      </w:r>
      <w:r w:rsidRPr="00C10C24">
        <w:t xml:space="preserve">. Для данного типа склада настраивается </w:t>
      </w:r>
      <w:r>
        <w:t>в</w:t>
      </w:r>
      <w:r w:rsidRPr="00C10C24">
        <w:t xml:space="preserve">ид </w:t>
      </w:r>
      <w:r>
        <w:t xml:space="preserve">товарного </w:t>
      </w:r>
      <w:r w:rsidRPr="00C10C24">
        <w:t>запаса «Брак» как ед</w:t>
      </w:r>
      <w:r>
        <w:t>инственно возможный. Изменение в</w:t>
      </w:r>
      <w:r w:rsidRPr="00C10C24">
        <w:t xml:space="preserve">ида </w:t>
      </w:r>
      <w:r>
        <w:t xml:space="preserve">товарного </w:t>
      </w:r>
      <w:r w:rsidRPr="00C10C24">
        <w:t>запаса для перемещаемого т</w:t>
      </w:r>
      <w:r>
        <w:t>овара происходит автоматически;</w:t>
      </w:r>
    </w:p>
    <w:p w14:paraId="4AF409C4" w14:textId="77777777" w:rsidR="002E4EB0" w:rsidRPr="00C10C24" w:rsidRDefault="002E4EB0" w:rsidP="00C728F9">
      <w:pPr>
        <w:pStyle w:val="afc"/>
        <w:numPr>
          <w:ilvl w:val="0"/>
          <w:numId w:val="19"/>
        </w:numPr>
      </w:pPr>
      <w:r>
        <w:t>в случае, когда необходимо выполнить переборку МТР для физического отделения бракованных МТР от ликвидных, кладовщиком СП выполняются следующие шаги (на ТСД):</w:t>
      </w:r>
    </w:p>
    <w:p w14:paraId="0F27738E" w14:textId="77777777" w:rsidR="002E4EB0" w:rsidRPr="00DE7A24" w:rsidRDefault="002E4EB0" w:rsidP="00C728F9">
      <w:pPr>
        <w:pStyle w:val="afc"/>
        <w:numPr>
          <w:ilvl w:val="0"/>
          <w:numId w:val="20"/>
        </w:numPr>
        <w:ind w:left="1985"/>
      </w:pPr>
      <w:r w:rsidRPr="00DE7A24">
        <w:t>ЕО</w:t>
      </w:r>
      <w:r>
        <w:t xml:space="preserve"> с браком либо бракованные МТР без ЕО </w:t>
      </w:r>
      <w:r w:rsidRPr="00DE7A24">
        <w:t>перевоз</w:t>
      </w:r>
      <w:r>
        <w:t>я</w:t>
      </w:r>
      <w:r w:rsidRPr="00DE7A24">
        <w:t xml:space="preserve">тся в ячейку соответствующего Типа склада </w:t>
      </w:r>
      <w:r>
        <w:t xml:space="preserve">(склад хранения брака) </w:t>
      </w:r>
      <w:r w:rsidRPr="00DE7A24">
        <w:t>при помощи оперативной складской задачи</w:t>
      </w:r>
      <w:r>
        <w:t>, благодаря чему исключается возможность попадания брака в текущие заказы;</w:t>
      </w:r>
    </w:p>
    <w:p w14:paraId="7788CFC5" w14:textId="77777777" w:rsidR="002E4EB0" w:rsidRPr="00DE7A24" w:rsidRDefault="002E4EB0" w:rsidP="00C728F9">
      <w:pPr>
        <w:pStyle w:val="afc"/>
        <w:numPr>
          <w:ilvl w:val="0"/>
          <w:numId w:val="20"/>
        </w:numPr>
        <w:ind w:left="1985"/>
      </w:pPr>
      <w:r>
        <w:t>на ТСД в</w:t>
      </w:r>
      <w:r w:rsidRPr="00DE7A24">
        <w:t>ыполняется транзакция «Перепаковать позиции вручную», либо «Создание и подтверждение продуктовой задачи» с указанием Вида складского процесса. В результате бракованны</w:t>
      </w:r>
      <w:r>
        <w:t>е МТР</w:t>
      </w:r>
      <w:r w:rsidRPr="00DE7A24">
        <w:t xml:space="preserve"> перемеща</w:t>
      </w:r>
      <w:r>
        <w:t>ю</w:t>
      </w:r>
      <w:r w:rsidRPr="00DE7A24">
        <w:t xml:space="preserve">тся в </w:t>
      </w:r>
      <w:r>
        <w:t xml:space="preserve">складское место </w:t>
      </w:r>
      <w:r w:rsidRPr="00DE7A24">
        <w:t xml:space="preserve">соответствующего Типа склада (если </w:t>
      </w:r>
      <w:r>
        <w:t xml:space="preserve">используется ЕО и </w:t>
      </w:r>
      <w:r w:rsidRPr="00DE7A24">
        <w:t>в качестве принимающей ЕО должна быть использована новая ЕО, она создается в процессе выполнения данной операции специальной функцией на ТСД) и автоматически меняет Вид запаса на «Брак»;</w:t>
      </w:r>
    </w:p>
    <w:p w14:paraId="6C670383" w14:textId="32CB8FBA" w:rsidR="002E4EB0" w:rsidRDefault="002E4EB0" w:rsidP="00C728F9">
      <w:pPr>
        <w:pStyle w:val="afc"/>
        <w:numPr>
          <w:ilvl w:val="0"/>
          <w:numId w:val="20"/>
        </w:numPr>
        <w:ind w:left="1985"/>
      </w:pPr>
      <w:r w:rsidRPr="00DE7A24">
        <w:t>Годны</w:t>
      </w:r>
      <w:r>
        <w:t xml:space="preserve">е МТР </w:t>
      </w:r>
      <w:r w:rsidRPr="00DE7A24">
        <w:t>возвраща</w:t>
      </w:r>
      <w:r>
        <w:t>ю</w:t>
      </w:r>
      <w:r w:rsidRPr="00DE7A24">
        <w:t>тся в исходную ячейку хранения оперативной складской задачей.</w:t>
      </w:r>
    </w:p>
    <w:p w14:paraId="03577DF0" w14:textId="77777777" w:rsidR="009C36E5" w:rsidRDefault="009C36E5" w:rsidP="0011032E"/>
    <w:p w14:paraId="4C4FBE47" w14:textId="0C961FEB" w:rsidR="00D07AE2" w:rsidRDefault="00D07AE2" w:rsidP="00D07AE2">
      <w:pPr>
        <w:jc w:val="right"/>
      </w:pPr>
      <w:r w:rsidRPr="00916FAB">
        <w:rPr>
          <w:rFonts w:cs="Arial"/>
          <w:b/>
          <w:sz w:val="22"/>
        </w:rPr>
        <w:t xml:space="preserve">Таблица </w:t>
      </w:r>
      <w:r w:rsidR="005E57AE" w:rsidRPr="00E71EDD">
        <w:rPr>
          <w:rFonts w:cs="Arial"/>
          <w:b/>
          <w:sz w:val="22"/>
        </w:rPr>
        <w:t>100</w:t>
      </w:r>
      <w:r w:rsidRPr="00916FAB">
        <w:rPr>
          <w:rFonts w:cs="Arial"/>
          <w:b/>
          <w:sz w:val="22"/>
        </w:rPr>
        <w:t xml:space="preserve">. Описание </w:t>
      </w:r>
      <w:r>
        <w:rPr>
          <w:rFonts w:cs="Arial"/>
          <w:b/>
          <w:sz w:val="22"/>
        </w:rPr>
        <w:t>шага «Перевод МТР в статус «Блокированный запас»</w:t>
      </w:r>
    </w:p>
    <w:p w14:paraId="106AA473" w14:textId="6356E4E6" w:rsidR="00D07AE2" w:rsidRDefault="00D07AE2" w:rsidP="0011032E"/>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1701"/>
        <w:gridCol w:w="2269"/>
        <w:gridCol w:w="1504"/>
        <w:gridCol w:w="1474"/>
        <w:gridCol w:w="1394"/>
      </w:tblGrid>
      <w:tr w:rsidR="00D07AE2" w14:paraId="47D338B6" w14:textId="77777777" w:rsidTr="0076639B">
        <w:trPr>
          <w:trHeight w:val="132"/>
        </w:trPr>
        <w:tc>
          <w:tcPr>
            <w:tcW w:w="1873" w:type="dxa"/>
            <w:shd w:val="solid" w:color="FFCC00" w:fill="auto"/>
          </w:tcPr>
          <w:p w14:paraId="58D9C496" w14:textId="3BCF07EF" w:rsidR="00D07AE2" w:rsidRDefault="00D07AE2" w:rsidP="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Номер шага</w:t>
            </w:r>
          </w:p>
        </w:tc>
        <w:tc>
          <w:tcPr>
            <w:tcW w:w="1701" w:type="dxa"/>
            <w:shd w:val="solid" w:color="FFCC00" w:fill="auto"/>
          </w:tcPr>
          <w:p w14:paraId="3557A5C7" w14:textId="3AB95896" w:rsidR="00D07AE2" w:rsidRDefault="00D07AE2" w:rsidP="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Предпосылки</w:t>
            </w:r>
          </w:p>
        </w:tc>
        <w:tc>
          <w:tcPr>
            <w:tcW w:w="2269" w:type="dxa"/>
            <w:shd w:val="solid" w:color="FFCC00" w:fill="auto"/>
          </w:tcPr>
          <w:p w14:paraId="7E7FA3B9" w14:textId="4F63A4DC" w:rsidR="00D07AE2" w:rsidRDefault="00D07AE2" w:rsidP="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Транзакция</w:t>
            </w:r>
          </w:p>
        </w:tc>
        <w:tc>
          <w:tcPr>
            <w:tcW w:w="1504" w:type="dxa"/>
            <w:shd w:val="solid" w:color="FFCC00" w:fill="auto"/>
          </w:tcPr>
          <w:p w14:paraId="01B8E7A6" w14:textId="0AABA9ED" w:rsidR="00D07AE2" w:rsidRDefault="00D07AE2" w:rsidP="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Вход</w:t>
            </w:r>
          </w:p>
        </w:tc>
        <w:tc>
          <w:tcPr>
            <w:tcW w:w="1474" w:type="dxa"/>
            <w:shd w:val="solid" w:color="FFCC00" w:fill="auto"/>
          </w:tcPr>
          <w:p w14:paraId="2D9B6D19" w14:textId="598B2BFC" w:rsidR="00D07AE2" w:rsidRDefault="00D07AE2" w:rsidP="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Результат</w:t>
            </w:r>
          </w:p>
        </w:tc>
        <w:tc>
          <w:tcPr>
            <w:tcW w:w="1394" w:type="dxa"/>
            <w:shd w:val="solid" w:color="FFCC00" w:fill="auto"/>
          </w:tcPr>
          <w:p w14:paraId="3EB52EDA" w14:textId="22AAE9CF" w:rsidR="00D07AE2" w:rsidRDefault="00D07AE2" w:rsidP="00D07AE2">
            <w:pPr>
              <w:autoSpaceDE w:val="0"/>
              <w:autoSpaceDN w:val="0"/>
              <w:adjustRightInd w:val="0"/>
              <w:jc w:val="center"/>
              <w:rPr>
                <w:rFonts w:eastAsiaTheme="minorHAnsi" w:cs="Arial"/>
                <w:b/>
                <w:bCs/>
                <w:color w:val="000000"/>
                <w:sz w:val="20"/>
                <w:szCs w:val="20"/>
              </w:rPr>
            </w:pPr>
            <w:r>
              <w:rPr>
                <w:rFonts w:eastAsiaTheme="minorHAnsi" w:cs="Arial"/>
                <w:b/>
                <w:bCs/>
                <w:color w:val="000000"/>
                <w:sz w:val="20"/>
                <w:szCs w:val="20"/>
              </w:rPr>
              <w:t>Бизнес-роль</w:t>
            </w:r>
          </w:p>
        </w:tc>
      </w:tr>
      <w:tr w:rsidR="00D07AE2" w14:paraId="4C15DB87" w14:textId="77777777" w:rsidTr="0076639B">
        <w:trPr>
          <w:trHeight w:val="132"/>
        </w:trPr>
        <w:tc>
          <w:tcPr>
            <w:tcW w:w="1873" w:type="dxa"/>
          </w:tcPr>
          <w:p w14:paraId="0D337DF4" w14:textId="77777777" w:rsidR="00D07AE2" w:rsidRDefault="00D07AE2">
            <w:pPr>
              <w:autoSpaceDE w:val="0"/>
              <w:autoSpaceDN w:val="0"/>
              <w:adjustRightInd w:val="0"/>
              <w:jc w:val="left"/>
              <w:rPr>
                <w:rFonts w:eastAsiaTheme="minorHAnsi" w:cs="Arial"/>
                <w:color w:val="000000"/>
                <w:sz w:val="20"/>
                <w:szCs w:val="20"/>
              </w:rPr>
            </w:pPr>
            <w:r>
              <w:rPr>
                <w:rFonts w:eastAsiaTheme="minorHAnsi" w:cs="Arial"/>
                <w:color w:val="000000"/>
                <w:sz w:val="20"/>
                <w:szCs w:val="20"/>
              </w:rPr>
              <w:t>ПП-10.07.04.02.030</w:t>
            </w:r>
          </w:p>
        </w:tc>
        <w:tc>
          <w:tcPr>
            <w:tcW w:w="1701" w:type="dxa"/>
          </w:tcPr>
          <w:p w14:paraId="0B73B955" w14:textId="77777777" w:rsidR="00D07AE2" w:rsidRDefault="00D07AE2">
            <w:pPr>
              <w:autoSpaceDE w:val="0"/>
              <w:autoSpaceDN w:val="0"/>
              <w:adjustRightInd w:val="0"/>
              <w:jc w:val="left"/>
              <w:rPr>
                <w:rFonts w:eastAsiaTheme="minorHAnsi" w:cs="Arial"/>
                <w:color w:val="000000"/>
                <w:sz w:val="20"/>
                <w:szCs w:val="20"/>
              </w:rPr>
            </w:pPr>
            <w:r>
              <w:rPr>
                <w:rFonts w:eastAsiaTheme="minorHAnsi" w:cs="Arial"/>
                <w:color w:val="000000"/>
                <w:sz w:val="20"/>
                <w:szCs w:val="20"/>
              </w:rPr>
              <w:t>Выявлено повреждение МТР</w:t>
            </w:r>
          </w:p>
        </w:tc>
        <w:tc>
          <w:tcPr>
            <w:tcW w:w="2269" w:type="dxa"/>
          </w:tcPr>
          <w:p w14:paraId="7199B47D" w14:textId="77777777" w:rsidR="00D07AE2" w:rsidRDefault="00D07AE2">
            <w:pPr>
              <w:autoSpaceDE w:val="0"/>
              <w:autoSpaceDN w:val="0"/>
              <w:adjustRightInd w:val="0"/>
              <w:jc w:val="left"/>
              <w:rPr>
                <w:rFonts w:eastAsiaTheme="minorHAnsi" w:cs="Arial"/>
                <w:color w:val="000000"/>
                <w:sz w:val="20"/>
                <w:szCs w:val="20"/>
              </w:rPr>
            </w:pPr>
            <w:r>
              <w:rPr>
                <w:rFonts w:eastAsiaTheme="minorHAnsi" w:cs="Arial"/>
                <w:color w:val="000000"/>
                <w:sz w:val="20"/>
                <w:szCs w:val="20"/>
              </w:rPr>
              <w:t>/SCWM/IM_PC Ведение проводки переноса</w:t>
            </w:r>
          </w:p>
        </w:tc>
        <w:tc>
          <w:tcPr>
            <w:tcW w:w="1504" w:type="dxa"/>
          </w:tcPr>
          <w:p w14:paraId="30AE0B9C" w14:textId="77777777" w:rsidR="00D07AE2" w:rsidRDefault="00D07AE2">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Складской заказ, складская задача</w:t>
            </w:r>
          </w:p>
        </w:tc>
        <w:tc>
          <w:tcPr>
            <w:tcW w:w="1474" w:type="dxa"/>
          </w:tcPr>
          <w:p w14:paraId="20001E3D" w14:textId="77777777" w:rsidR="00D07AE2" w:rsidRDefault="00D07AE2">
            <w:pPr>
              <w:autoSpaceDE w:val="0"/>
              <w:autoSpaceDN w:val="0"/>
              <w:adjustRightInd w:val="0"/>
              <w:jc w:val="left"/>
              <w:rPr>
                <w:rFonts w:eastAsiaTheme="minorHAnsi" w:cs="Arial"/>
                <w:color w:val="000000"/>
                <w:sz w:val="20"/>
                <w:szCs w:val="20"/>
              </w:rPr>
            </w:pPr>
            <w:r>
              <w:rPr>
                <w:rFonts w:eastAsiaTheme="minorHAnsi" w:cs="Arial"/>
                <w:color w:val="000000"/>
                <w:sz w:val="20"/>
                <w:szCs w:val="20"/>
              </w:rPr>
              <w:t>Складской заказ, складская задача</w:t>
            </w:r>
          </w:p>
        </w:tc>
        <w:tc>
          <w:tcPr>
            <w:tcW w:w="1394" w:type="dxa"/>
          </w:tcPr>
          <w:p w14:paraId="3F94D756" w14:textId="611779DC" w:rsidR="00D07AE2" w:rsidRDefault="00D07AE2">
            <w:pPr>
              <w:autoSpaceDE w:val="0"/>
              <w:autoSpaceDN w:val="0"/>
              <w:adjustRightInd w:val="0"/>
              <w:jc w:val="left"/>
              <w:rPr>
                <w:rFonts w:eastAsiaTheme="minorHAnsi" w:cs="Arial"/>
                <w:color w:val="000000"/>
                <w:sz w:val="20"/>
                <w:szCs w:val="20"/>
              </w:rPr>
            </w:pPr>
            <w:del w:id="1406" w:author="Кращенко Олег Владимирович (Подрядчик. ООО БерингПойнт)" w:date="2020-04-23T15:40:00Z">
              <w:r w:rsidDel="004E728B">
                <w:rPr>
                  <w:rFonts w:eastAsiaTheme="minorHAnsi" w:cs="Arial"/>
                  <w:color w:val="000000"/>
                  <w:sz w:val="20"/>
                  <w:szCs w:val="20"/>
                </w:rPr>
                <w:delText>Заведующий складом СП</w:delText>
              </w:r>
            </w:del>
            <w:ins w:id="1407"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tc>
      </w:tr>
    </w:tbl>
    <w:p w14:paraId="7DC756B9" w14:textId="77777777" w:rsidR="00D07AE2" w:rsidRDefault="00D07AE2" w:rsidP="0011032E"/>
    <w:p w14:paraId="7772E697" w14:textId="77777777" w:rsidR="00D07AE2" w:rsidRDefault="00D07AE2" w:rsidP="0011032E"/>
    <w:p w14:paraId="6E0EEBE9" w14:textId="6F04B9FD" w:rsidR="0011032E" w:rsidRPr="00DC11A4" w:rsidRDefault="0011032E" w:rsidP="004136F2">
      <w:pPr>
        <w:pStyle w:val="4"/>
      </w:pPr>
      <w:r w:rsidRPr="00DC11A4">
        <w:t>Шаг процесса 10.0</w:t>
      </w:r>
      <w:r w:rsidR="002466A1" w:rsidRPr="00DC11A4">
        <w:t>7</w:t>
      </w:r>
      <w:r w:rsidRPr="00DC11A4">
        <w:t>.04.0</w:t>
      </w:r>
      <w:r w:rsidR="000B535E" w:rsidRPr="00DC11A4">
        <w:t>2</w:t>
      </w:r>
      <w:r w:rsidRPr="00DC11A4">
        <w:t>.0</w:t>
      </w:r>
      <w:r w:rsidR="00677B73" w:rsidRPr="00DC11A4">
        <w:t xml:space="preserve">40 </w:t>
      </w:r>
      <w:r w:rsidRPr="00DC11A4">
        <w:t xml:space="preserve">– </w:t>
      </w:r>
      <w:r w:rsidR="004136F2" w:rsidRPr="00DC11A4">
        <w:t>Подтверждение проводки переноса</w:t>
      </w:r>
    </w:p>
    <w:p w14:paraId="78CDA072" w14:textId="49564EA6" w:rsidR="0011032E" w:rsidRDefault="0011032E" w:rsidP="001E7FCE">
      <w:pPr>
        <w:ind w:firstLine="709"/>
      </w:pPr>
    </w:p>
    <w:p w14:paraId="0AB9F280" w14:textId="2910099D" w:rsidR="001E7FCE" w:rsidRDefault="001E7FCE" w:rsidP="001E7FCE">
      <w:pPr>
        <w:ind w:firstLine="709"/>
      </w:pPr>
      <w:r>
        <w:lastRenderedPageBreak/>
        <w:t>Выполнение проводки переноса допустимо с рабочей станции</w:t>
      </w:r>
    </w:p>
    <w:p w14:paraId="3C15E828" w14:textId="134DBAB8" w:rsidR="00DC11A4" w:rsidRDefault="001E7FCE" w:rsidP="001E7FCE">
      <w:pPr>
        <w:ind w:firstLine="709"/>
      </w:pPr>
      <w:r>
        <w:t xml:space="preserve">Для выполнения проводки переноса с рабочей станции </w:t>
      </w:r>
      <w:del w:id="1408" w:author="Кращенко Олег Владимирович (Подрядчик. ООО БерингПойнт)" w:date="2020-04-23T15:40:00Z">
        <w:r w:rsidDel="004E728B">
          <w:delText>оператор склада СП</w:delText>
        </w:r>
      </w:del>
      <w:ins w:id="1409" w:author="Кращенко Олег Владимирович (Подрядчик. ООО БерингПойнт)" w:date="2020-04-23T15:40:00Z">
        <w:r w:rsidR="004E728B">
          <w:t>Оператор склада</w:t>
        </w:r>
      </w:ins>
      <w:r w:rsidR="00DC11A4">
        <w:t>:</w:t>
      </w:r>
    </w:p>
    <w:p w14:paraId="2BDB3E1A" w14:textId="3F024CC0" w:rsidR="00DC11A4" w:rsidRDefault="001E7FCE" w:rsidP="00C728F9">
      <w:pPr>
        <w:pStyle w:val="afc"/>
        <w:numPr>
          <w:ilvl w:val="0"/>
          <w:numId w:val="39"/>
        </w:numPr>
      </w:pPr>
      <w:r>
        <w:t>осуществл</w:t>
      </w:r>
      <w:r w:rsidR="00F123D3">
        <w:t>яе</w:t>
      </w:r>
      <w:r>
        <w:t>т поиск складского места, в котором хранится требуемый МТР</w:t>
      </w:r>
      <w:r w:rsidR="00DC11A4">
        <w:t>;</w:t>
      </w:r>
    </w:p>
    <w:p w14:paraId="18F2C2FF" w14:textId="77777777" w:rsidR="00DC11A4" w:rsidRDefault="00DC11A4" w:rsidP="00C728F9">
      <w:pPr>
        <w:pStyle w:val="afc"/>
        <w:numPr>
          <w:ilvl w:val="0"/>
          <w:numId w:val="39"/>
        </w:numPr>
      </w:pPr>
      <w:r>
        <w:t>запускает транзакцию для проводки переноса;</w:t>
      </w:r>
    </w:p>
    <w:p w14:paraId="1ABCCE3B" w14:textId="73F318DF" w:rsidR="001E7FCE" w:rsidRDefault="00DC11A4" w:rsidP="00C728F9">
      <w:pPr>
        <w:pStyle w:val="afc"/>
        <w:numPr>
          <w:ilvl w:val="0"/>
          <w:numId w:val="39"/>
        </w:numPr>
      </w:pPr>
      <w:r>
        <w:t>в открывшемся документе вводит изменения к тому атрибуту (характеристике) МТР, который следует заменить;</w:t>
      </w:r>
    </w:p>
    <w:p w14:paraId="500E2875" w14:textId="4F9D4E38" w:rsidR="00DC11A4" w:rsidRDefault="00DC11A4" w:rsidP="00C728F9">
      <w:pPr>
        <w:pStyle w:val="afc"/>
        <w:numPr>
          <w:ilvl w:val="0"/>
          <w:numId w:val="39"/>
        </w:numPr>
      </w:pPr>
      <w:r>
        <w:t>сохраняет изменения.</w:t>
      </w:r>
    </w:p>
    <w:p w14:paraId="2C3D9D07" w14:textId="63BC586D" w:rsidR="0011032E" w:rsidRDefault="00F123D3" w:rsidP="001E7FCE">
      <w:pPr>
        <w:ind w:firstLine="709"/>
      </w:pPr>
      <w:r>
        <w:t>При этом, подтверждение проводки переноса выполняется автоматически.</w:t>
      </w:r>
    </w:p>
    <w:p w14:paraId="4DAA2E7D" w14:textId="77777777" w:rsidR="001B5235" w:rsidRDefault="001B5235" w:rsidP="001E7FCE">
      <w:pPr>
        <w:ind w:firstLine="709"/>
      </w:pPr>
    </w:p>
    <w:p w14:paraId="57287512" w14:textId="72028931" w:rsidR="008A5B37" w:rsidRDefault="008A5B37" w:rsidP="008A5B37">
      <w:pPr>
        <w:jc w:val="right"/>
      </w:pPr>
      <w:r w:rsidRPr="00916FAB">
        <w:rPr>
          <w:rFonts w:cs="Arial"/>
          <w:b/>
          <w:sz w:val="22"/>
        </w:rPr>
        <w:t xml:space="preserve">Таблица </w:t>
      </w:r>
      <w:r>
        <w:rPr>
          <w:rFonts w:cs="Arial"/>
          <w:b/>
          <w:sz w:val="22"/>
        </w:rPr>
        <w:t>10</w:t>
      </w:r>
      <w:r w:rsidR="005E57AE" w:rsidRPr="00E71EDD">
        <w:rPr>
          <w:rFonts w:cs="Arial"/>
          <w:b/>
          <w:sz w:val="22"/>
        </w:rPr>
        <w:t>1</w:t>
      </w:r>
      <w:r w:rsidRPr="00916FAB">
        <w:rPr>
          <w:rFonts w:cs="Arial"/>
          <w:b/>
          <w:sz w:val="22"/>
        </w:rPr>
        <w:t xml:space="preserve">. Описание </w:t>
      </w:r>
      <w:r>
        <w:rPr>
          <w:rFonts w:cs="Arial"/>
          <w:b/>
          <w:sz w:val="22"/>
        </w:rPr>
        <w:t>шага «Подтверждение проводки переноса»</w:t>
      </w:r>
    </w:p>
    <w:p w14:paraId="5E965FC5" w14:textId="2350D051" w:rsidR="008A5B37" w:rsidRDefault="008A5B37" w:rsidP="001E7FCE">
      <w:pPr>
        <w:ind w:firstLine="709"/>
      </w:pPr>
    </w:p>
    <w:tbl>
      <w:tblPr>
        <w:tblW w:w="10238" w:type="dxa"/>
        <w:tblInd w:w="-38" w:type="dxa"/>
        <w:tblLayout w:type="fixed"/>
        <w:tblCellMar>
          <w:left w:w="30" w:type="dxa"/>
          <w:right w:w="30" w:type="dxa"/>
        </w:tblCellMar>
        <w:tblLook w:val="0000" w:firstRow="0" w:lastRow="0" w:firstColumn="0" w:lastColumn="0" w:noHBand="0" w:noVBand="0"/>
      </w:tblPr>
      <w:tblGrid>
        <w:gridCol w:w="1873"/>
        <w:gridCol w:w="2268"/>
        <w:gridCol w:w="1049"/>
        <w:gridCol w:w="1787"/>
        <w:gridCol w:w="1701"/>
        <w:gridCol w:w="1560"/>
      </w:tblGrid>
      <w:tr w:rsidR="008A5B37" w:rsidRPr="008A5B37" w14:paraId="1BDAD1A1" w14:textId="77777777" w:rsidTr="008A5B37">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5EDA7D53"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Номер шага</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7F06CD5D"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43015E6C"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Транзакция</w:t>
            </w:r>
          </w:p>
        </w:tc>
        <w:tc>
          <w:tcPr>
            <w:tcW w:w="1787" w:type="dxa"/>
            <w:tcBorders>
              <w:top w:val="single" w:sz="6" w:space="0" w:color="auto"/>
              <w:left w:val="single" w:sz="6" w:space="0" w:color="auto"/>
              <w:bottom w:val="single" w:sz="6" w:space="0" w:color="auto"/>
              <w:right w:val="single" w:sz="6" w:space="0" w:color="auto"/>
            </w:tcBorders>
            <w:shd w:val="solid" w:color="FFCC00" w:fill="auto"/>
          </w:tcPr>
          <w:p w14:paraId="269035F8"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Вход</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057331AE"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Результат</w:t>
            </w:r>
          </w:p>
        </w:tc>
        <w:tc>
          <w:tcPr>
            <w:tcW w:w="1560" w:type="dxa"/>
            <w:tcBorders>
              <w:top w:val="single" w:sz="6" w:space="0" w:color="auto"/>
              <w:left w:val="single" w:sz="6" w:space="0" w:color="auto"/>
              <w:bottom w:val="single" w:sz="6" w:space="0" w:color="auto"/>
              <w:right w:val="single" w:sz="6" w:space="0" w:color="auto"/>
            </w:tcBorders>
            <w:shd w:val="solid" w:color="FFCC00" w:fill="auto"/>
          </w:tcPr>
          <w:p w14:paraId="2F4597BC"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Бизнес-роль</w:t>
            </w:r>
          </w:p>
        </w:tc>
      </w:tr>
      <w:tr w:rsidR="008A5B37" w:rsidRPr="008A5B37" w14:paraId="29319F32" w14:textId="77777777" w:rsidTr="008A5B37">
        <w:trPr>
          <w:trHeight w:val="67"/>
        </w:trPr>
        <w:tc>
          <w:tcPr>
            <w:tcW w:w="1873" w:type="dxa"/>
            <w:tcBorders>
              <w:top w:val="single" w:sz="6" w:space="0" w:color="auto"/>
              <w:left w:val="single" w:sz="6" w:space="0" w:color="auto"/>
              <w:bottom w:val="single" w:sz="6" w:space="0" w:color="auto"/>
              <w:right w:val="single" w:sz="6" w:space="0" w:color="auto"/>
            </w:tcBorders>
          </w:tcPr>
          <w:p w14:paraId="34A8C828"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ПП-10.07.04.02.040</w:t>
            </w:r>
          </w:p>
        </w:tc>
        <w:tc>
          <w:tcPr>
            <w:tcW w:w="2268" w:type="dxa"/>
            <w:tcBorders>
              <w:top w:val="single" w:sz="6" w:space="0" w:color="auto"/>
              <w:left w:val="single" w:sz="6" w:space="0" w:color="auto"/>
              <w:bottom w:val="single" w:sz="6" w:space="0" w:color="auto"/>
              <w:right w:val="single" w:sz="6" w:space="0" w:color="auto"/>
            </w:tcBorders>
          </w:tcPr>
          <w:p w14:paraId="4A1388FD"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Статус МТР изменен</w:t>
            </w:r>
          </w:p>
        </w:tc>
        <w:tc>
          <w:tcPr>
            <w:tcW w:w="1049" w:type="dxa"/>
            <w:tcBorders>
              <w:top w:val="single" w:sz="6" w:space="0" w:color="auto"/>
              <w:left w:val="single" w:sz="6" w:space="0" w:color="auto"/>
              <w:bottom w:val="single" w:sz="6" w:space="0" w:color="auto"/>
              <w:right w:val="single" w:sz="6" w:space="0" w:color="auto"/>
            </w:tcBorders>
          </w:tcPr>
          <w:p w14:paraId="6A7B1F4F"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w:t>
            </w:r>
          </w:p>
        </w:tc>
        <w:tc>
          <w:tcPr>
            <w:tcW w:w="1787" w:type="dxa"/>
            <w:tcBorders>
              <w:top w:val="single" w:sz="6" w:space="0" w:color="auto"/>
              <w:left w:val="single" w:sz="6" w:space="0" w:color="auto"/>
              <w:bottom w:val="single" w:sz="6" w:space="0" w:color="auto"/>
              <w:right w:val="single" w:sz="6" w:space="0" w:color="auto"/>
            </w:tcBorders>
          </w:tcPr>
          <w:p w14:paraId="106D0BE5"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Складской заказ, складская задача</w:t>
            </w:r>
          </w:p>
        </w:tc>
        <w:tc>
          <w:tcPr>
            <w:tcW w:w="1701" w:type="dxa"/>
            <w:tcBorders>
              <w:top w:val="single" w:sz="6" w:space="0" w:color="auto"/>
              <w:left w:val="single" w:sz="6" w:space="0" w:color="auto"/>
              <w:bottom w:val="single" w:sz="6" w:space="0" w:color="auto"/>
              <w:right w:val="single" w:sz="6" w:space="0" w:color="auto"/>
            </w:tcBorders>
          </w:tcPr>
          <w:p w14:paraId="426DFCC6"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Проводка переноса</w:t>
            </w:r>
          </w:p>
        </w:tc>
        <w:tc>
          <w:tcPr>
            <w:tcW w:w="1560" w:type="dxa"/>
            <w:tcBorders>
              <w:top w:val="single" w:sz="6" w:space="0" w:color="auto"/>
              <w:left w:val="single" w:sz="6" w:space="0" w:color="auto"/>
              <w:bottom w:val="single" w:sz="6" w:space="0" w:color="auto"/>
              <w:right w:val="single" w:sz="6" w:space="0" w:color="auto"/>
            </w:tcBorders>
          </w:tcPr>
          <w:p w14:paraId="108714B2"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Автоматически</w:t>
            </w:r>
          </w:p>
        </w:tc>
      </w:tr>
    </w:tbl>
    <w:p w14:paraId="6891254C" w14:textId="77777777" w:rsidR="008A5B37" w:rsidRDefault="008A5B37" w:rsidP="001E7FCE">
      <w:pPr>
        <w:ind w:firstLine="709"/>
      </w:pPr>
    </w:p>
    <w:p w14:paraId="2C21DF2B" w14:textId="6F168047" w:rsidR="0011032E" w:rsidRPr="00273355" w:rsidRDefault="0011032E" w:rsidP="004136F2">
      <w:pPr>
        <w:pStyle w:val="4"/>
      </w:pPr>
      <w:r w:rsidRPr="00273355">
        <w:t>Шаг процесса 10.0</w:t>
      </w:r>
      <w:r w:rsidR="002466A1" w:rsidRPr="00273355">
        <w:t>7</w:t>
      </w:r>
      <w:r w:rsidRPr="00273355">
        <w:t>.04.0</w:t>
      </w:r>
      <w:r w:rsidR="000B535E" w:rsidRPr="00273355">
        <w:t>2</w:t>
      </w:r>
      <w:r w:rsidRPr="00273355">
        <w:t>.0</w:t>
      </w:r>
      <w:r w:rsidR="00677B73" w:rsidRPr="00273355">
        <w:t xml:space="preserve">50 </w:t>
      </w:r>
      <w:r w:rsidRPr="00273355">
        <w:t xml:space="preserve">– </w:t>
      </w:r>
      <w:r w:rsidR="004136F2" w:rsidRPr="00273355">
        <w:t>Перевод МТР в статус "Свободное использование"</w:t>
      </w:r>
    </w:p>
    <w:p w14:paraId="7A352F5A" w14:textId="4A174E5A" w:rsidR="0011032E" w:rsidRDefault="0011032E" w:rsidP="0011032E"/>
    <w:p w14:paraId="7B259E72" w14:textId="26671EBB" w:rsidR="00420F78" w:rsidRDefault="00273355" w:rsidP="00273355">
      <w:pPr>
        <w:ind w:firstLine="709"/>
      </w:pPr>
      <w:r>
        <w:t>Перевод МТР в статус «Свободное использование» осуществляется с использованием документа Проводка переноса по аналогии с шагами 10.07.04.02.030 и 10.07.04.02.040.</w:t>
      </w:r>
    </w:p>
    <w:p w14:paraId="388023F4" w14:textId="77777777" w:rsidR="00C16F67" w:rsidRDefault="00C16F67" w:rsidP="00273355">
      <w:pPr>
        <w:ind w:firstLine="709"/>
      </w:pPr>
    </w:p>
    <w:p w14:paraId="4FD20258" w14:textId="2A18ED2A" w:rsidR="00D07AE2" w:rsidRDefault="00D07AE2" w:rsidP="00D07AE2">
      <w:pPr>
        <w:jc w:val="right"/>
      </w:pPr>
      <w:r w:rsidRPr="00916FAB">
        <w:rPr>
          <w:rFonts w:cs="Arial"/>
          <w:b/>
          <w:sz w:val="22"/>
        </w:rPr>
        <w:t xml:space="preserve">Таблица </w:t>
      </w:r>
      <w:r>
        <w:rPr>
          <w:rFonts w:cs="Arial"/>
          <w:b/>
          <w:sz w:val="22"/>
        </w:rPr>
        <w:t>10</w:t>
      </w:r>
      <w:r w:rsidR="005E57AE" w:rsidRPr="00E71EDD">
        <w:rPr>
          <w:rFonts w:cs="Arial"/>
          <w:b/>
          <w:sz w:val="22"/>
        </w:rPr>
        <w:t>2</w:t>
      </w:r>
      <w:r w:rsidRPr="00916FAB">
        <w:rPr>
          <w:rFonts w:cs="Arial"/>
          <w:b/>
          <w:sz w:val="22"/>
        </w:rPr>
        <w:t xml:space="preserve">. Описание </w:t>
      </w:r>
      <w:r>
        <w:rPr>
          <w:rFonts w:cs="Arial"/>
          <w:b/>
          <w:sz w:val="22"/>
        </w:rPr>
        <w:t>шага «Перевод МТР в статус «Свободное использование»</w:t>
      </w:r>
    </w:p>
    <w:p w14:paraId="11D87D4C" w14:textId="70EC69A6" w:rsidR="00D07AE2" w:rsidRDefault="00D07AE2" w:rsidP="00273355">
      <w:pPr>
        <w:ind w:firstLine="709"/>
      </w:pPr>
    </w:p>
    <w:tbl>
      <w:tblPr>
        <w:tblW w:w="0" w:type="auto"/>
        <w:tblInd w:w="-38" w:type="dxa"/>
        <w:tblLayout w:type="fixed"/>
        <w:tblCellMar>
          <w:left w:w="30" w:type="dxa"/>
          <w:right w:w="30" w:type="dxa"/>
        </w:tblCellMar>
        <w:tblLook w:val="0000" w:firstRow="0" w:lastRow="0" w:firstColumn="0" w:lastColumn="0" w:noHBand="0" w:noVBand="0"/>
      </w:tblPr>
      <w:tblGrid>
        <w:gridCol w:w="1873"/>
        <w:gridCol w:w="1701"/>
        <w:gridCol w:w="1985"/>
        <w:gridCol w:w="1503"/>
        <w:gridCol w:w="1615"/>
        <w:gridCol w:w="1534"/>
      </w:tblGrid>
      <w:tr w:rsidR="00D07AE2" w:rsidRPr="00D07AE2" w14:paraId="23B357A0" w14:textId="77777777" w:rsidTr="00D07AE2">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5A4050D6" w14:textId="77777777" w:rsidR="00D07AE2" w:rsidRPr="00D07AE2" w:rsidRDefault="00D07AE2" w:rsidP="00D07AE2">
            <w:pPr>
              <w:autoSpaceDE w:val="0"/>
              <w:autoSpaceDN w:val="0"/>
              <w:adjustRightInd w:val="0"/>
              <w:jc w:val="center"/>
              <w:rPr>
                <w:rFonts w:eastAsiaTheme="minorHAnsi" w:cs="Arial"/>
                <w:b/>
                <w:bCs/>
                <w:color w:val="000000"/>
                <w:sz w:val="20"/>
                <w:szCs w:val="20"/>
              </w:rPr>
            </w:pPr>
            <w:r w:rsidRPr="00D07AE2">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706A1A73" w14:textId="77777777" w:rsidR="00D07AE2" w:rsidRPr="00D07AE2" w:rsidRDefault="00D07AE2" w:rsidP="00D07AE2">
            <w:pPr>
              <w:autoSpaceDE w:val="0"/>
              <w:autoSpaceDN w:val="0"/>
              <w:adjustRightInd w:val="0"/>
              <w:jc w:val="center"/>
              <w:rPr>
                <w:rFonts w:eastAsiaTheme="minorHAnsi" w:cs="Arial"/>
                <w:b/>
                <w:bCs/>
                <w:color w:val="000000"/>
                <w:sz w:val="20"/>
                <w:szCs w:val="20"/>
              </w:rPr>
            </w:pPr>
            <w:r w:rsidRPr="00D07AE2">
              <w:rPr>
                <w:rFonts w:eastAsiaTheme="minorHAnsi" w:cs="Arial"/>
                <w:b/>
                <w:bCs/>
                <w:color w:val="000000"/>
                <w:sz w:val="20"/>
                <w:szCs w:val="20"/>
              </w:rPr>
              <w:t>Предпосылки</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31859F85" w14:textId="77777777" w:rsidR="00D07AE2" w:rsidRPr="00D07AE2" w:rsidRDefault="00D07AE2" w:rsidP="00D07AE2">
            <w:pPr>
              <w:autoSpaceDE w:val="0"/>
              <w:autoSpaceDN w:val="0"/>
              <w:adjustRightInd w:val="0"/>
              <w:jc w:val="center"/>
              <w:rPr>
                <w:rFonts w:eastAsiaTheme="minorHAnsi" w:cs="Arial"/>
                <w:b/>
                <w:bCs/>
                <w:color w:val="000000"/>
                <w:sz w:val="20"/>
                <w:szCs w:val="20"/>
              </w:rPr>
            </w:pPr>
            <w:r w:rsidRPr="00D07AE2">
              <w:rPr>
                <w:rFonts w:eastAsiaTheme="minorHAnsi" w:cs="Arial"/>
                <w:b/>
                <w:bCs/>
                <w:color w:val="000000"/>
                <w:sz w:val="20"/>
                <w:szCs w:val="20"/>
              </w:rPr>
              <w:t>Транзакция</w:t>
            </w:r>
          </w:p>
        </w:tc>
        <w:tc>
          <w:tcPr>
            <w:tcW w:w="1503" w:type="dxa"/>
            <w:tcBorders>
              <w:top w:val="single" w:sz="6" w:space="0" w:color="auto"/>
              <w:left w:val="single" w:sz="6" w:space="0" w:color="auto"/>
              <w:bottom w:val="single" w:sz="6" w:space="0" w:color="auto"/>
              <w:right w:val="single" w:sz="6" w:space="0" w:color="auto"/>
            </w:tcBorders>
            <w:shd w:val="solid" w:color="FFCC00" w:fill="auto"/>
          </w:tcPr>
          <w:p w14:paraId="6E4580F6" w14:textId="77777777" w:rsidR="00D07AE2" w:rsidRPr="00D07AE2" w:rsidRDefault="00D07AE2" w:rsidP="00D07AE2">
            <w:pPr>
              <w:autoSpaceDE w:val="0"/>
              <w:autoSpaceDN w:val="0"/>
              <w:adjustRightInd w:val="0"/>
              <w:jc w:val="center"/>
              <w:rPr>
                <w:rFonts w:eastAsiaTheme="minorHAnsi" w:cs="Arial"/>
                <w:b/>
                <w:bCs/>
                <w:color w:val="000000"/>
                <w:sz w:val="20"/>
                <w:szCs w:val="20"/>
              </w:rPr>
            </w:pPr>
            <w:r w:rsidRPr="00D07AE2">
              <w:rPr>
                <w:rFonts w:eastAsiaTheme="minorHAnsi" w:cs="Arial"/>
                <w:b/>
                <w:bCs/>
                <w:color w:val="000000"/>
                <w:sz w:val="20"/>
                <w:szCs w:val="20"/>
              </w:rPr>
              <w:t>Вход</w:t>
            </w:r>
          </w:p>
        </w:tc>
        <w:tc>
          <w:tcPr>
            <w:tcW w:w="1615" w:type="dxa"/>
            <w:tcBorders>
              <w:top w:val="single" w:sz="6" w:space="0" w:color="auto"/>
              <w:left w:val="single" w:sz="6" w:space="0" w:color="auto"/>
              <w:bottom w:val="single" w:sz="6" w:space="0" w:color="auto"/>
              <w:right w:val="single" w:sz="6" w:space="0" w:color="auto"/>
            </w:tcBorders>
            <w:shd w:val="solid" w:color="FFCC00" w:fill="auto"/>
          </w:tcPr>
          <w:p w14:paraId="7B7160CA" w14:textId="77777777" w:rsidR="00D07AE2" w:rsidRPr="00D07AE2" w:rsidRDefault="00D07AE2" w:rsidP="00D07AE2">
            <w:pPr>
              <w:autoSpaceDE w:val="0"/>
              <w:autoSpaceDN w:val="0"/>
              <w:adjustRightInd w:val="0"/>
              <w:jc w:val="center"/>
              <w:rPr>
                <w:rFonts w:eastAsiaTheme="minorHAnsi" w:cs="Arial"/>
                <w:b/>
                <w:bCs/>
                <w:color w:val="000000"/>
                <w:sz w:val="20"/>
                <w:szCs w:val="20"/>
              </w:rPr>
            </w:pPr>
            <w:r w:rsidRPr="00D07AE2">
              <w:rPr>
                <w:rFonts w:eastAsiaTheme="minorHAnsi" w:cs="Arial"/>
                <w:b/>
                <w:bCs/>
                <w:color w:val="000000"/>
                <w:sz w:val="20"/>
                <w:szCs w:val="20"/>
              </w:rPr>
              <w:t>Результат</w:t>
            </w:r>
          </w:p>
        </w:tc>
        <w:tc>
          <w:tcPr>
            <w:tcW w:w="1534" w:type="dxa"/>
            <w:tcBorders>
              <w:top w:val="single" w:sz="6" w:space="0" w:color="auto"/>
              <w:left w:val="single" w:sz="6" w:space="0" w:color="auto"/>
              <w:bottom w:val="single" w:sz="6" w:space="0" w:color="auto"/>
              <w:right w:val="single" w:sz="6" w:space="0" w:color="auto"/>
            </w:tcBorders>
            <w:shd w:val="solid" w:color="FFCC00" w:fill="auto"/>
          </w:tcPr>
          <w:p w14:paraId="479B164D" w14:textId="77777777" w:rsidR="00D07AE2" w:rsidRPr="00D07AE2" w:rsidRDefault="00D07AE2" w:rsidP="00D07AE2">
            <w:pPr>
              <w:autoSpaceDE w:val="0"/>
              <w:autoSpaceDN w:val="0"/>
              <w:adjustRightInd w:val="0"/>
              <w:jc w:val="center"/>
              <w:rPr>
                <w:rFonts w:eastAsiaTheme="minorHAnsi" w:cs="Arial"/>
                <w:b/>
                <w:bCs/>
                <w:color w:val="000000"/>
                <w:sz w:val="20"/>
                <w:szCs w:val="20"/>
              </w:rPr>
            </w:pPr>
            <w:r w:rsidRPr="00D07AE2">
              <w:rPr>
                <w:rFonts w:eastAsiaTheme="minorHAnsi" w:cs="Arial"/>
                <w:b/>
                <w:bCs/>
                <w:color w:val="000000"/>
                <w:sz w:val="20"/>
                <w:szCs w:val="20"/>
              </w:rPr>
              <w:t>Бизнес-роль</w:t>
            </w:r>
          </w:p>
        </w:tc>
      </w:tr>
      <w:tr w:rsidR="00D07AE2" w:rsidRPr="00D07AE2" w14:paraId="7A8285FF" w14:textId="77777777" w:rsidTr="00D07AE2">
        <w:trPr>
          <w:trHeight w:val="132"/>
        </w:trPr>
        <w:tc>
          <w:tcPr>
            <w:tcW w:w="1873" w:type="dxa"/>
            <w:tcBorders>
              <w:top w:val="single" w:sz="6" w:space="0" w:color="auto"/>
              <w:left w:val="single" w:sz="6" w:space="0" w:color="auto"/>
              <w:bottom w:val="single" w:sz="6" w:space="0" w:color="auto"/>
              <w:right w:val="single" w:sz="6" w:space="0" w:color="auto"/>
            </w:tcBorders>
          </w:tcPr>
          <w:p w14:paraId="32354BD3" w14:textId="77777777" w:rsidR="00D07AE2" w:rsidRPr="00D07AE2" w:rsidRDefault="00D07AE2" w:rsidP="00D07AE2">
            <w:pPr>
              <w:autoSpaceDE w:val="0"/>
              <w:autoSpaceDN w:val="0"/>
              <w:adjustRightInd w:val="0"/>
              <w:jc w:val="left"/>
              <w:rPr>
                <w:rFonts w:eastAsiaTheme="minorHAnsi" w:cs="Arial"/>
                <w:color w:val="000000"/>
                <w:sz w:val="20"/>
                <w:szCs w:val="20"/>
              </w:rPr>
            </w:pPr>
            <w:r w:rsidRPr="00D07AE2">
              <w:rPr>
                <w:rFonts w:eastAsiaTheme="minorHAnsi" w:cs="Arial"/>
                <w:color w:val="000000"/>
                <w:sz w:val="20"/>
                <w:szCs w:val="20"/>
              </w:rPr>
              <w:t>ПП-10.07.04.02.050</w:t>
            </w:r>
          </w:p>
        </w:tc>
        <w:tc>
          <w:tcPr>
            <w:tcW w:w="1701" w:type="dxa"/>
            <w:tcBorders>
              <w:top w:val="single" w:sz="6" w:space="0" w:color="auto"/>
              <w:left w:val="single" w:sz="6" w:space="0" w:color="auto"/>
              <w:bottom w:val="single" w:sz="6" w:space="0" w:color="auto"/>
              <w:right w:val="single" w:sz="6" w:space="0" w:color="auto"/>
            </w:tcBorders>
          </w:tcPr>
          <w:p w14:paraId="41AAA80E" w14:textId="77777777" w:rsidR="00D07AE2" w:rsidRPr="00D07AE2" w:rsidRDefault="00D07AE2" w:rsidP="00D07AE2">
            <w:pPr>
              <w:autoSpaceDE w:val="0"/>
              <w:autoSpaceDN w:val="0"/>
              <w:adjustRightInd w:val="0"/>
              <w:jc w:val="left"/>
              <w:rPr>
                <w:rFonts w:eastAsiaTheme="minorHAnsi" w:cs="Arial"/>
                <w:color w:val="000000"/>
                <w:sz w:val="20"/>
                <w:szCs w:val="20"/>
              </w:rPr>
            </w:pPr>
            <w:r w:rsidRPr="00D07AE2">
              <w:rPr>
                <w:rFonts w:eastAsiaTheme="minorHAnsi" w:cs="Arial"/>
                <w:color w:val="000000"/>
                <w:sz w:val="20"/>
                <w:szCs w:val="20"/>
              </w:rPr>
              <w:t>МТР прошел контроль качества</w:t>
            </w:r>
          </w:p>
        </w:tc>
        <w:tc>
          <w:tcPr>
            <w:tcW w:w="1985" w:type="dxa"/>
            <w:tcBorders>
              <w:top w:val="single" w:sz="6" w:space="0" w:color="auto"/>
              <w:left w:val="single" w:sz="6" w:space="0" w:color="auto"/>
              <w:bottom w:val="single" w:sz="6" w:space="0" w:color="auto"/>
              <w:right w:val="single" w:sz="6" w:space="0" w:color="auto"/>
            </w:tcBorders>
          </w:tcPr>
          <w:p w14:paraId="4AFE0916" w14:textId="77777777" w:rsidR="00D07AE2" w:rsidRPr="00D07AE2" w:rsidRDefault="00D07AE2" w:rsidP="00D07AE2">
            <w:pPr>
              <w:autoSpaceDE w:val="0"/>
              <w:autoSpaceDN w:val="0"/>
              <w:adjustRightInd w:val="0"/>
              <w:jc w:val="left"/>
              <w:rPr>
                <w:rFonts w:eastAsiaTheme="minorHAnsi" w:cs="Arial"/>
                <w:color w:val="000000"/>
                <w:sz w:val="20"/>
                <w:szCs w:val="20"/>
              </w:rPr>
            </w:pPr>
            <w:r w:rsidRPr="00D07AE2">
              <w:rPr>
                <w:rFonts w:eastAsiaTheme="minorHAnsi" w:cs="Arial"/>
                <w:color w:val="000000"/>
                <w:sz w:val="20"/>
                <w:szCs w:val="20"/>
              </w:rPr>
              <w:t>/SCWM/IM_PC Ведение проводки переноса</w:t>
            </w:r>
          </w:p>
        </w:tc>
        <w:tc>
          <w:tcPr>
            <w:tcW w:w="1503" w:type="dxa"/>
            <w:tcBorders>
              <w:top w:val="single" w:sz="6" w:space="0" w:color="auto"/>
              <w:left w:val="single" w:sz="6" w:space="0" w:color="auto"/>
              <w:bottom w:val="single" w:sz="6" w:space="0" w:color="auto"/>
              <w:right w:val="single" w:sz="6" w:space="0" w:color="auto"/>
            </w:tcBorders>
          </w:tcPr>
          <w:p w14:paraId="0EAF6F55" w14:textId="77777777" w:rsidR="00D07AE2" w:rsidRPr="00D07AE2" w:rsidRDefault="00D07AE2" w:rsidP="00D07AE2">
            <w:pPr>
              <w:autoSpaceDE w:val="0"/>
              <w:autoSpaceDN w:val="0"/>
              <w:adjustRightInd w:val="0"/>
              <w:jc w:val="left"/>
              <w:rPr>
                <w:rFonts w:eastAsiaTheme="minorHAnsi" w:cs="Arial"/>
                <w:color w:val="000000"/>
                <w:sz w:val="20"/>
                <w:szCs w:val="20"/>
              </w:rPr>
            </w:pPr>
            <w:r w:rsidRPr="00D07AE2">
              <w:rPr>
                <w:rFonts w:eastAsiaTheme="minorHAnsi" w:cs="Arial"/>
                <w:color w:val="000000"/>
                <w:sz w:val="20"/>
                <w:szCs w:val="20"/>
              </w:rPr>
              <w:t>Складской заказ, складская задача</w:t>
            </w:r>
          </w:p>
        </w:tc>
        <w:tc>
          <w:tcPr>
            <w:tcW w:w="1615" w:type="dxa"/>
            <w:tcBorders>
              <w:top w:val="single" w:sz="6" w:space="0" w:color="auto"/>
              <w:left w:val="single" w:sz="6" w:space="0" w:color="auto"/>
              <w:bottom w:val="single" w:sz="6" w:space="0" w:color="auto"/>
              <w:right w:val="single" w:sz="6" w:space="0" w:color="auto"/>
            </w:tcBorders>
          </w:tcPr>
          <w:p w14:paraId="7B4EB74A" w14:textId="77777777" w:rsidR="00D07AE2" w:rsidRPr="00D07AE2" w:rsidRDefault="00D07AE2" w:rsidP="00D07AE2">
            <w:pPr>
              <w:autoSpaceDE w:val="0"/>
              <w:autoSpaceDN w:val="0"/>
              <w:adjustRightInd w:val="0"/>
              <w:jc w:val="left"/>
              <w:rPr>
                <w:rFonts w:eastAsiaTheme="minorHAnsi" w:cs="Arial"/>
                <w:color w:val="000000"/>
                <w:sz w:val="20"/>
                <w:szCs w:val="20"/>
              </w:rPr>
            </w:pPr>
            <w:r w:rsidRPr="00D07AE2">
              <w:rPr>
                <w:rFonts w:eastAsiaTheme="minorHAnsi" w:cs="Arial"/>
                <w:color w:val="000000"/>
                <w:sz w:val="20"/>
                <w:szCs w:val="20"/>
              </w:rPr>
              <w:t>Складской заказ, складская задача</w:t>
            </w:r>
          </w:p>
        </w:tc>
        <w:tc>
          <w:tcPr>
            <w:tcW w:w="1534" w:type="dxa"/>
            <w:tcBorders>
              <w:top w:val="single" w:sz="6" w:space="0" w:color="auto"/>
              <w:left w:val="single" w:sz="6" w:space="0" w:color="auto"/>
              <w:bottom w:val="single" w:sz="6" w:space="0" w:color="auto"/>
              <w:right w:val="single" w:sz="6" w:space="0" w:color="auto"/>
            </w:tcBorders>
          </w:tcPr>
          <w:p w14:paraId="15DA808E" w14:textId="5CAAC928" w:rsidR="00D07AE2" w:rsidRPr="00D07AE2" w:rsidRDefault="00D07AE2" w:rsidP="00D07AE2">
            <w:pPr>
              <w:autoSpaceDE w:val="0"/>
              <w:autoSpaceDN w:val="0"/>
              <w:adjustRightInd w:val="0"/>
              <w:jc w:val="left"/>
              <w:rPr>
                <w:rFonts w:eastAsiaTheme="minorHAnsi" w:cs="Arial"/>
                <w:color w:val="000000"/>
                <w:sz w:val="20"/>
                <w:szCs w:val="20"/>
              </w:rPr>
            </w:pPr>
            <w:del w:id="1410" w:author="Кращенко Олег Владимирович (Подрядчик. ООО БерингПойнт)" w:date="2020-04-23T15:40:00Z">
              <w:r w:rsidRPr="00D07AE2" w:rsidDel="004E728B">
                <w:rPr>
                  <w:rFonts w:eastAsiaTheme="minorHAnsi" w:cs="Arial"/>
                  <w:color w:val="000000"/>
                  <w:sz w:val="20"/>
                  <w:szCs w:val="20"/>
                </w:rPr>
                <w:delText>Заведующий складом СП</w:delText>
              </w:r>
            </w:del>
            <w:ins w:id="1411"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tc>
      </w:tr>
    </w:tbl>
    <w:p w14:paraId="79F96D8B" w14:textId="77777777" w:rsidR="00D07AE2" w:rsidRDefault="00D07AE2" w:rsidP="00273355">
      <w:pPr>
        <w:ind w:firstLine="709"/>
      </w:pPr>
    </w:p>
    <w:p w14:paraId="1B2D1FD6" w14:textId="77777777" w:rsidR="00D07AE2" w:rsidRDefault="00D07AE2" w:rsidP="00273355">
      <w:pPr>
        <w:ind w:firstLine="709"/>
      </w:pPr>
    </w:p>
    <w:p w14:paraId="7DC1BB6C" w14:textId="110CF377" w:rsidR="00872A92" w:rsidRPr="004136F2" w:rsidRDefault="00872A92" w:rsidP="004136F2">
      <w:pPr>
        <w:pStyle w:val="4"/>
      </w:pPr>
      <w:r w:rsidRPr="004136F2">
        <w:t>Шаг процесса 10.0</w:t>
      </w:r>
      <w:r w:rsidR="002466A1">
        <w:t>7</w:t>
      </w:r>
      <w:r w:rsidRPr="004136F2">
        <w:t>.04.0</w:t>
      </w:r>
      <w:r w:rsidR="000B535E" w:rsidRPr="004136F2">
        <w:t>2</w:t>
      </w:r>
      <w:r w:rsidRPr="004136F2">
        <w:t xml:space="preserve">.060 – </w:t>
      </w:r>
      <w:r w:rsidR="004136F2" w:rsidRPr="004136F2">
        <w:t>Создание и распределение складского заказа на перемещение</w:t>
      </w:r>
    </w:p>
    <w:p w14:paraId="086BEBFA" w14:textId="77777777" w:rsidR="00872A92" w:rsidRPr="00872A92" w:rsidRDefault="00872A92" w:rsidP="00872A92">
      <w:pPr>
        <w:rPr>
          <w:rFonts w:eastAsiaTheme="majorEastAsia"/>
        </w:rPr>
      </w:pPr>
    </w:p>
    <w:p w14:paraId="27295D21" w14:textId="2800F16C" w:rsidR="00A33417" w:rsidRDefault="00A33417" w:rsidP="00A33417">
      <w:pPr>
        <w:ind w:firstLine="709"/>
      </w:pPr>
      <w:r>
        <w:t>При возникновении необходимости перемещения</w:t>
      </w:r>
      <w:r w:rsidR="000B2EDC">
        <w:t>, а также по резул</w:t>
      </w:r>
      <w:r w:rsidR="00A55067">
        <w:t>ьтатам выполнения процесса ПП-10.07.04.01-</w:t>
      </w:r>
      <w:r w:rsidR="00A55067">
        <w:rPr>
          <w:lang w:val="en-US"/>
        </w:rPr>
        <w:t>ERP</w:t>
      </w:r>
      <w:r w:rsidR="00A55067">
        <w:t xml:space="preserve"> Приемка и размещение МТР на складе (</w:t>
      </w:r>
      <w:r w:rsidR="00A55067">
        <w:rPr>
          <w:lang w:val="en-US"/>
        </w:rPr>
        <w:t>WMS</w:t>
      </w:r>
      <w:r w:rsidR="00A55067" w:rsidRPr="00A55067">
        <w:t>)</w:t>
      </w:r>
      <w:r w:rsidR="00A55067">
        <w:t>,</w:t>
      </w:r>
      <w:r>
        <w:t xml:space="preserve"> </w:t>
      </w:r>
      <w:r w:rsidR="000B2EDC" w:rsidRPr="00006C3A">
        <w:rPr>
          <w:lang w:val="en-US"/>
        </w:rPr>
        <w:t>SAP</w:t>
      </w:r>
      <w:r w:rsidR="000B2EDC" w:rsidRPr="00006C3A">
        <w:t xml:space="preserve"> </w:t>
      </w:r>
      <w:r w:rsidR="000B2EDC" w:rsidRPr="00006C3A">
        <w:rPr>
          <w:lang w:val="en-US"/>
        </w:rPr>
        <w:t>EWM</w:t>
      </w:r>
      <w:r w:rsidR="000B2EDC">
        <w:t xml:space="preserve"> </w:t>
      </w:r>
      <w:r>
        <w:t>в автоматиче</w:t>
      </w:r>
      <w:r w:rsidR="005025DD">
        <w:t>с</w:t>
      </w:r>
      <w:r>
        <w:t xml:space="preserve">ком режиме либо </w:t>
      </w:r>
      <w:del w:id="1412" w:author="Кращенко Олег Владимирович (Подрядчик. ООО БерингПойнт)" w:date="2020-04-23T15:40:00Z">
        <w:r w:rsidDel="004E728B">
          <w:delText>оператор склада СП</w:delText>
        </w:r>
      </w:del>
      <w:ins w:id="1413" w:author="Кращенко Олег Владимирович (Подрядчик. ООО БерингПойнт)" w:date="2020-04-23T15:40:00Z">
        <w:r w:rsidR="004E728B">
          <w:t>Оператор склада</w:t>
        </w:r>
      </w:ins>
      <w:r>
        <w:t xml:space="preserve"> в ручном режиме создают складские заказы и складские задачи на перемещение. При автоматическом формировании складских заказов и складских задач на перемещение </w:t>
      </w:r>
      <w:r w:rsidR="000B2EDC" w:rsidRPr="00006C3A">
        <w:rPr>
          <w:lang w:val="en-US"/>
        </w:rPr>
        <w:t>SAP</w:t>
      </w:r>
      <w:r w:rsidR="000B2EDC" w:rsidRPr="00006C3A">
        <w:t xml:space="preserve"> </w:t>
      </w:r>
      <w:r w:rsidR="000B2EDC" w:rsidRPr="00006C3A">
        <w:rPr>
          <w:lang w:val="en-US"/>
        </w:rPr>
        <w:t>EWM</w:t>
      </w:r>
      <w:r w:rsidR="000B2EDC">
        <w:t xml:space="preserve"> </w:t>
      </w:r>
      <w:r>
        <w:t xml:space="preserve">исходит из настроенных правил. </w:t>
      </w:r>
    </w:p>
    <w:p w14:paraId="64B1AC73" w14:textId="2CFABC80" w:rsidR="00A33417" w:rsidRPr="006702F3" w:rsidRDefault="00A33417" w:rsidP="00A33417">
      <w:pPr>
        <w:ind w:firstLine="709"/>
      </w:pPr>
      <w:r>
        <w:t>В обоих случаях есть техническая возможность распечатки складской задачи на бумажном носителе для передачи исполнителю и для ее выполнения. В случае, если выполнение складских задач осуществл</w:t>
      </w:r>
      <w:r w:rsidR="005025DD">
        <w:t>я</w:t>
      </w:r>
      <w:r>
        <w:t xml:space="preserve">ется без использования ТСД и с применением бумажного носителя, их подтверждение в </w:t>
      </w:r>
      <w:r w:rsidR="000B2EDC">
        <w:t>модуле</w:t>
      </w:r>
      <w:r>
        <w:t xml:space="preserve"> осуществляется оператором склада СП вручную на основании отметок исполнителя на бумажном носителе.</w:t>
      </w:r>
    </w:p>
    <w:p w14:paraId="0F31925E" w14:textId="1CD581AF" w:rsidR="00A33417" w:rsidRDefault="00A33417" w:rsidP="00A33417">
      <w:pPr>
        <w:ind w:firstLine="709"/>
      </w:pPr>
      <w:r>
        <w:t>При формировании складских заказов и складских задач на перемещение необходимо учитывать группы совместимости МТР.</w:t>
      </w:r>
    </w:p>
    <w:p w14:paraId="08B6EF75" w14:textId="473A8823" w:rsidR="00CF6696" w:rsidRDefault="00A33417" w:rsidP="003F304B">
      <w:pPr>
        <w:ind w:firstLine="709"/>
      </w:pPr>
      <w:r>
        <w:t xml:space="preserve">В случае автоматического формирования складских заказов и складских задач, </w:t>
      </w:r>
      <w:r w:rsidR="000B2EDC" w:rsidRPr="00006C3A">
        <w:rPr>
          <w:lang w:val="en-US"/>
        </w:rPr>
        <w:t>SAP</w:t>
      </w:r>
      <w:r w:rsidR="000B2EDC" w:rsidRPr="00006C3A">
        <w:t xml:space="preserve"> </w:t>
      </w:r>
      <w:r w:rsidR="000B2EDC" w:rsidRPr="00006C3A">
        <w:rPr>
          <w:lang w:val="en-US"/>
        </w:rPr>
        <w:t>EWM</w:t>
      </w:r>
      <w:r w:rsidR="000B2EDC">
        <w:t xml:space="preserve"> </w:t>
      </w:r>
      <w:r>
        <w:t xml:space="preserve">назначает исполнителя в соответствии с ролями и полномочиями. При ручном формировании складских заказов и складских задач </w:t>
      </w:r>
      <w:del w:id="1414" w:author="Кращенко Олег Владимирович (Подрядчик. ООО БерингПойнт)" w:date="2020-04-23T15:40:00Z">
        <w:r w:rsidDel="004E728B">
          <w:delText>оператор склада СП</w:delText>
        </w:r>
      </w:del>
      <w:ins w:id="1415" w:author="Кращенко Олег Владимирович (Подрядчик. ООО БерингПойнт)" w:date="2020-04-23T15:40:00Z">
        <w:r w:rsidR="004E728B">
          <w:t>Оператор склада</w:t>
        </w:r>
      </w:ins>
      <w:r>
        <w:t xml:space="preserve"> назначает исполнителя вручную.</w:t>
      </w:r>
    </w:p>
    <w:p w14:paraId="525D4559" w14:textId="77777777" w:rsidR="00494F94" w:rsidRDefault="00494F94" w:rsidP="003F304B">
      <w:pPr>
        <w:ind w:firstLine="709"/>
      </w:pPr>
    </w:p>
    <w:p w14:paraId="4B4D73BF" w14:textId="77777777" w:rsidR="008511DF" w:rsidRDefault="008511DF" w:rsidP="0011032E"/>
    <w:p w14:paraId="04A1168D" w14:textId="0188FDFB" w:rsidR="008A5B37" w:rsidRDefault="008A5B37" w:rsidP="008A5B37">
      <w:pPr>
        <w:jc w:val="right"/>
      </w:pPr>
      <w:r w:rsidRPr="00916FAB">
        <w:rPr>
          <w:rFonts w:cs="Arial"/>
          <w:b/>
          <w:sz w:val="22"/>
        </w:rPr>
        <w:t xml:space="preserve">Таблица </w:t>
      </w:r>
      <w:r>
        <w:rPr>
          <w:rFonts w:cs="Arial"/>
          <w:b/>
          <w:sz w:val="22"/>
        </w:rPr>
        <w:t>10</w:t>
      </w:r>
      <w:r w:rsidR="005E57AE" w:rsidRPr="00E71EDD">
        <w:rPr>
          <w:rFonts w:cs="Arial"/>
          <w:b/>
          <w:sz w:val="22"/>
        </w:rPr>
        <w:t>3</w:t>
      </w:r>
      <w:r w:rsidRPr="00916FAB">
        <w:rPr>
          <w:rFonts w:cs="Arial"/>
          <w:b/>
          <w:sz w:val="22"/>
        </w:rPr>
        <w:t xml:space="preserve">. Описание </w:t>
      </w:r>
      <w:r>
        <w:rPr>
          <w:rFonts w:cs="Arial"/>
          <w:b/>
          <w:sz w:val="22"/>
        </w:rPr>
        <w:t>шага «Перевод МТР в статус «Создание и распределение складского заказа на перемещение»</w:t>
      </w:r>
    </w:p>
    <w:p w14:paraId="5618FE68" w14:textId="23425A08" w:rsidR="008A5B37" w:rsidRDefault="008A5B37" w:rsidP="0011032E"/>
    <w:tbl>
      <w:tblPr>
        <w:tblW w:w="10270" w:type="dxa"/>
        <w:tblInd w:w="-38" w:type="dxa"/>
        <w:tblLayout w:type="fixed"/>
        <w:tblCellMar>
          <w:left w:w="30" w:type="dxa"/>
          <w:right w:w="30" w:type="dxa"/>
        </w:tblCellMar>
        <w:tblLook w:val="0000" w:firstRow="0" w:lastRow="0" w:firstColumn="0" w:lastColumn="0" w:noHBand="0" w:noVBand="0"/>
      </w:tblPr>
      <w:tblGrid>
        <w:gridCol w:w="1873"/>
        <w:gridCol w:w="1701"/>
        <w:gridCol w:w="1049"/>
        <w:gridCol w:w="1787"/>
        <w:gridCol w:w="1758"/>
        <w:gridCol w:w="2102"/>
      </w:tblGrid>
      <w:tr w:rsidR="008A5B37" w:rsidRPr="008A5B37" w14:paraId="1AC98BC1" w14:textId="77777777" w:rsidTr="008A5B37">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4A799554"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35629447"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21DF3CB0"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Транзакция</w:t>
            </w:r>
          </w:p>
        </w:tc>
        <w:tc>
          <w:tcPr>
            <w:tcW w:w="1787" w:type="dxa"/>
            <w:tcBorders>
              <w:top w:val="single" w:sz="6" w:space="0" w:color="auto"/>
              <w:left w:val="single" w:sz="6" w:space="0" w:color="auto"/>
              <w:bottom w:val="single" w:sz="6" w:space="0" w:color="auto"/>
              <w:right w:val="single" w:sz="6" w:space="0" w:color="auto"/>
            </w:tcBorders>
            <w:shd w:val="solid" w:color="FFCC00" w:fill="auto"/>
          </w:tcPr>
          <w:p w14:paraId="0C27FE10"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Вход</w:t>
            </w:r>
          </w:p>
        </w:tc>
        <w:tc>
          <w:tcPr>
            <w:tcW w:w="1758" w:type="dxa"/>
            <w:tcBorders>
              <w:top w:val="single" w:sz="6" w:space="0" w:color="auto"/>
              <w:left w:val="single" w:sz="6" w:space="0" w:color="auto"/>
              <w:bottom w:val="single" w:sz="6" w:space="0" w:color="auto"/>
              <w:right w:val="single" w:sz="6" w:space="0" w:color="auto"/>
            </w:tcBorders>
            <w:shd w:val="solid" w:color="FFCC00" w:fill="auto"/>
          </w:tcPr>
          <w:p w14:paraId="754A6248"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Результат</w:t>
            </w:r>
          </w:p>
        </w:tc>
        <w:tc>
          <w:tcPr>
            <w:tcW w:w="2102" w:type="dxa"/>
            <w:tcBorders>
              <w:top w:val="single" w:sz="6" w:space="0" w:color="auto"/>
              <w:left w:val="single" w:sz="6" w:space="0" w:color="auto"/>
              <w:bottom w:val="single" w:sz="6" w:space="0" w:color="auto"/>
              <w:right w:val="single" w:sz="6" w:space="0" w:color="auto"/>
            </w:tcBorders>
            <w:shd w:val="solid" w:color="FFCC00" w:fill="auto"/>
          </w:tcPr>
          <w:p w14:paraId="41A96662" w14:textId="77777777" w:rsidR="008A5B37" w:rsidRPr="008A5B37" w:rsidRDefault="008A5B37" w:rsidP="008A5B37">
            <w:pPr>
              <w:autoSpaceDE w:val="0"/>
              <w:autoSpaceDN w:val="0"/>
              <w:adjustRightInd w:val="0"/>
              <w:jc w:val="center"/>
              <w:rPr>
                <w:rFonts w:eastAsiaTheme="minorHAnsi" w:cs="Arial"/>
                <w:b/>
                <w:bCs/>
                <w:color w:val="000000"/>
                <w:sz w:val="20"/>
                <w:szCs w:val="20"/>
              </w:rPr>
            </w:pPr>
            <w:r w:rsidRPr="008A5B37">
              <w:rPr>
                <w:rFonts w:eastAsiaTheme="minorHAnsi" w:cs="Arial"/>
                <w:b/>
                <w:bCs/>
                <w:color w:val="000000"/>
                <w:sz w:val="20"/>
                <w:szCs w:val="20"/>
              </w:rPr>
              <w:t>Бизнес-роль</w:t>
            </w:r>
          </w:p>
        </w:tc>
      </w:tr>
      <w:tr w:rsidR="008A5B37" w:rsidRPr="008A5B37" w14:paraId="60C39C0E" w14:textId="77777777" w:rsidTr="008A5B37">
        <w:trPr>
          <w:trHeight w:val="199"/>
        </w:trPr>
        <w:tc>
          <w:tcPr>
            <w:tcW w:w="1873" w:type="dxa"/>
            <w:tcBorders>
              <w:top w:val="single" w:sz="6" w:space="0" w:color="auto"/>
              <w:left w:val="single" w:sz="6" w:space="0" w:color="auto"/>
              <w:bottom w:val="single" w:sz="6" w:space="0" w:color="auto"/>
              <w:right w:val="single" w:sz="6" w:space="0" w:color="auto"/>
            </w:tcBorders>
          </w:tcPr>
          <w:p w14:paraId="41032FE6"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ПП-10.07.04.02.060</w:t>
            </w:r>
          </w:p>
        </w:tc>
        <w:tc>
          <w:tcPr>
            <w:tcW w:w="1701" w:type="dxa"/>
            <w:tcBorders>
              <w:top w:val="single" w:sz="6" w:space="0" w:color="auto"/>
              <w:left w:val="single" w:sz="6" w:space="0" w:color="auto"/>
              <w:bottom w:val="single" w:sz="6" w:space="0" w:color="auto"/>
              <w:right w:val="single" w:sz="6" w:space="0" w:color="auto"/>
            </w:tcBorders>
          </w:tcPr>
          <w:p w14:paraId="32515AA7"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Возникла необходимость переместить запас</w:t>
            </w:r>
          </w:p>
          <w:p w14:paraId="760F992C"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Данные зафиксированы в ИС</w:t>
            </w:r>
          </w:p>
        </w:tc>
        <w:tc>
          <w:tcPr>
            <w:tcW w:w="1049" w:type="dxa"/>
            <w:tcBorders>
              <w:top w:val="single" w:sz="6" w:space="0" w:color="auto"/>
              <w:left w:val="single" w:sz="6" w:space="0" w:color="auto"/>
              <w:bottom w:val="single" w:sz="6" w:space="0" w:color="auto"/>
              <w:right w:val="single" w:sz="6" w:space="0" w:color="auto"/>
            </w:tcBorders>
          </w:tcPr>
          <w:p w14:paraId="4F742B63"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w:t>
            </w:r>
          </w:p>
        </w:tc>
        <w:tc>
          <w:tcPr>
            <w:tcW w:w="1787" w:type="dxa"/>
            <w:tcBorders>
              <w:top w:val="single" w:sz="6" w:space="0" w:color="auto"/>
              <w:left w:val="single" w:sz="6" w:space="0" w:color="auto"/>
              <w:bottom w:val="single" w:sz="6" w:space="0" w:color="auto"/>
              <w:right w:val="single" w:sz="6" w:space="0" w:color="auto"/>
            </w:tcBorders>
          </w:tcPr>
          <w:p w14:paraId="36B15F4A"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Складской заказ, складская задача</w:t>
            </w:r>
          </w:p>
        </w:tc>
        <w:tc>
          <w:tcPr>
            <w:tcW w:w="1758" w:type="dxa"/>
            <w:tcBorders>
              <w:top w:val="single" w:sz="6" w:space="0" w:color="auto"/>
              <w:left w:val="single" w:sz="6" w:space="0" w:color="auto"/>
              <w:bottom w:val="single" w:sz="6" w:space="0" w:color="auto"/>
              <w:right w:val="single" w:sz="6" w:space="0" w:color="auto"/>
            </w:tcBorders>
          </w:tcPr>
          <w:p w14:paraId="4DA16A0E"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Складской заказ, складская задача</w:t>
            </w:r>
          </w:p>
        </w:tc>
        <w:tc>
          <w:tcPr>
            <w:tcW w:w="2102" w:type="dxa"/>
            <w:tcBorders>
              <w:top w:val="single" w:sz="6" w:space="0" w:color="auto"/>
              <w:left w:val="single" w:sz="6" w:space="0" w:color="auto"/>
              <w:bottom w:val="single" w:sz="6" w:space="0" w:color="auto"/>
              <w:right w:val="single" w:sz="6" w:space="0" w:color="auto"/>
            </w:tcBorders>
          </w:tcPr>
          <w:p w14:paraId="446E8290" w14:textId="77777777" w:rsidR="008A5B37" w:rsidRPr="008A5B37" w:rsidRDefault="008A5B37" w:rsidP="008A5B37">
            <w:pPr>
              <w:autoSpaceDE w:val="0"/>
              <w:autoSpaceDN w:val="0"/>
              <w:adjustRightInd w:val="0"/>
              <w:jc w:val="left"/>
              <w:rPr>
                <w:rFonts w:eastAsiaTheme="minorHAnsi" w:cs="Arial"/>
                <w:color w:val="000000"/>
                <w:sz w:val="20"/>
                <w:szCs w:val="20"/>
              </w:rPr>
            </w:pPr>
            <w:r w:rsidRPr="008A5B37">
              <w:rPr>
                <w:rFonts w:eastAsiaTheme="minorHAnsi" w:cs="Arial"/>
                <w:color w:val="000000"/>
                <w:sz w:val="20"/>
                <w:szCs w:val="20"/>
              </w:rPr>
              <w:t>Автоматически</w:t>
            </w:r>
          </w:p>
          <w:p w14:paraId="5E93A23B" w14:textId="2B8580A1" w:rsidR="008A5B37" w:rsidRPr="008A5B37" w:rsidRDefault="008A5B37" w:rsidP="008A5B37">
            <w:pPr>
              <w:autoSpaceDE w:val="0"/>
              <w:autoSpaceDN w:val="0"/>
              <w:adjustRightInd w:val="0"/>
              <w:jc w:val="left"/>
              <w:rPr>
                <w:rFonts w:eastAsiaTheme="minorHAnsi" w:cs="Arial"/>
                <w:color w:val="000000"/>
                <w:sz w:val="20"/>
                <w:szCs w:val="20"/>
              </w:rPr>
            </w:pPr>
            <w:del w:id="1416" w:author="Кращенко Олег Владимирович (Подрядчик. ООО БерингПойнт)" w:date="2020-04-23T15:40:00Z">
              <w:r w:rsidRPr="008A5B37" w:rsidDel="004E728B">
                <w:rPr>
                  <w:rFonts w:eastAsiaTheme="minorHAnsi" w:cs="Arial"/>
                  <w:color w:val="000000"/>
                  <w:sz w:val="20"/>
                  <w:szCs w:val="20"/>
                </w:rPr>
                <w:delText>Оператор склада СП</w:delText>
              </w:r>
            </w:del>
            <w:ins w:id="1417"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5F456401" w14:textId="77777777" w:rsidR="008A5B37" w:rsidRDefault="008A5B37" w:rsidP="0011032E"/>
    <w:p w14:paraId="47ABC21B" w14:textId="77777777" w:rsidR="008A5B37" w:rsidRDefault="008A5B37" w:rsidP="0011032E"/>
    <w:p w14:paraId="30778593" w14:textId="0723E44F" w:rsidR="0011032E" w:rsidRPr="004136F2" w:rsidRDefault="0011032E" w:rsidP="004136F2">
      <w:pPr>
        <w:pStyle w:val="4"/>
      </w:pPr>
      <w:r w:rsidRPr="004136F2">
        <w:t>Шаг процесса 10.0</w:t>
      </w:r>
      <w:r w:rsidR="002466A1">
        <w:t>7</w:t>
      </w:r>
      <w:r w:rsidRPr="004136F2">
        <w:t>.04.0</w:t>
      </w:r>
      <w:r w:rsidR="000B535E" w:rsidRPr="004136F2">
        <w:t>2</w:t>
      </w:r>
      <w:r w:rsidRPr="004136F2">
        <w:t>.0</w:t>
      </w:r>
      <w:r w:rsidR="00677B73" w:rsidRPr="004136F2">
        <w:t xml:space="preserve">70 </w:t>
      </w:r>
      <w:r w:rsidRPr="004136F2">
        <w:t xml:space="preserve">– </w:t>
      </w:r>
      <w:r w:rsidR="004136F2" w:rsidRPr="004136F2">
        <w:t>Физическое перемещение, подтверждение перемещения</w:t>
      </w:r>
    </w:p>
    <w:p w14:paraId="25EBC587" w14:textId="77777777" w:rsidR="00677B73" w:rsidRDefault="00677B73" w:rsidP="0011032E"/>
    <w:p w14:paraId="6104982C" w14:textId="3EECF845" w:rsidR="00A33417" w:rsidRDefault="00A33417" w:rsidP="00A33417">
      <w:pPr>
        <w:ind w:firstLine="709"/>
      </w:pPr>
      <w:r>
        <w:t xml:space="preserve">Для выполнения складской задачи на перемещение </w:t>
      </w:r>
      <w:r w:rsidR="003D48E5" w:rsidRPr="00EE67F8">
        <w:t>специалист</w:t>
      </w:r>
      <w:r w:rsidR="003D48E5">
        <w:t>, ответственный за перемещение (</w:t>
      </w:r>
      <w:r>
        <w:t>водитель складской техники СП или</w:t>
      </w:r>
      <w:del w:id="1418" w:author="Кращенко Олег Владимирович (Подрядчик. ООО БерингПойнт)" w:date="2020-04-23T15:39:00Z">
        <w:r w:rsidDel="004E728B">
          <w:delText xml:space="preserve"> кладовщик СП</w:delText>
        </w:r>
      </w:del>
      <w:ins w:id="1419" w:author="Кращенко Олег Владимирович (Подрядчик. ООО БерингПойнт)" w:date="2020-04-23T15:39:00Z">
        <w:r w:rsidR="004E728B">
          <w:t xml:space="preserve"> Кладовщик</w:t>
        </w:r>
      </w:ins>
      <w:r w:rsidR="003D48E5">
        <w:t>),</w:t>
      </w:r>
      <w:r>
        <w:t xml:space="preserve"> получает задачу при помощи ТСД с либо на бумажном носителе. Для выполнения складской задачи на перемещение при помощи ТСД </w:t>
      </w:r>
      <w:r w:rsidR="003D48E5" w:rsidRPr="00EE67F8">
        <w:t>специалист</w:t>
      </w:r>
      <w:r w:rsidR="003D48E5">
        <w:t xml:space="preserve">, ответственный за перемещение, </w:t>
      </w:r>
      <w:r>
        <w:t xml:space="preserve">в соответствии с заданием физически перемещается к исходному складскому месту, сканирует ШК складского места, ШК перемещаемой единицы обработки или МТР. </w:t>
      </w:r>
    </w:p>
    <w:p w14:paraId="084EC57A" w14:textId="286CFE32" w:rsidR="00A33417" w:rsidRDefault="00A33417" w:rsidP="00A33417">
      <w:pPr>
        <w:ind w:firstLine="709"/>
      </w:pPr>
      <w:r>
        <w:t xml:space="preserve">После этого, </w:t>
      </w:r>
      <w:r w:rsidR="000B2EDC" w:rsidRPr="00006C3A">
        <w:rPr>
          <w:lang w:val="en-US"/>
        </w:rPr>
        <w:t>SAP</w:t>
      </w:r>
      <w:r w:rsidR="000B2EDC" w:rsidRPr="00006C3A">
        <w:t xml:space="preserve"> </w:t>
      </w:r>
      <w:r w:rsidR="000B2EDC" w:rsidRPr="00006C3A">
        <w:rPr>
          <w:lang w:val="en-US"/>
        </w:rPr>
        <w:t>EWM</w:t>
      </w:r>
      <w:r w:rsidR="000B2EDC">
        <w:t xml:space="preserve"> </w:t>
      </w:r>
      <w:r>
        <w:t xml:space="preserve">предлагает </w:t>
      </w:r>
      <w:r w:rsidR="0001377E">
        <w:t>исполнителю</w:t>
      </w:r>
      <w:r>
        <w:t xml:space="preserve"> конкретное </w:t>
      </w:r>
      <w:r w:rsidR="0001377E">
        <w:t xml:space="preserve">целевое </w:t>
      </w:r>
      <w:r>
        <w:t xml:space="preserve">складское место либо предлагает ему самостоятельно указать складское место, если это предусмотрено </w:t>
      </w:r>
      <w:r w:rsidR="0001377E">
        <w:t>правилами обработки перемещаемого МТР либо правилами, применимыми на данном типе склада.</w:t>
      </w:r>
    </w:p>
    <w:p w14:paraId="5127BDC7" w14:textId="2908FDD5" w:rsidR="00C67AE9" w:rsidRDefault="00BF7C3E" w:rsidP="00A33417">
      <w:pPr>
        <w:ind w:firstLine="709"/>
        <w:rPr>
          <w:color w:val="FF0000"/>
        </w:rPr>
      </w:pPr>
      <w:r>
        <w:t xml:space="preserve">Исполнитель физически перемещает ЕО или МТР к целевому месту, </w:t>
      </w:r>
      <w:r w:rsidR="00C67AE9">
        <w:t xml:space="preserve">помещает ЕО или МТР в ячейку, </w:t>
      </w:r>
      <w:r w:rsidR="00A33417" w:rsidRPr="00C67AE9">
        <w:t xml:space="preserve">сканирует ШК принимающего складского места, подтверждая выполнение складской задачи. </w:t>
      </w:r>
    </w:p>
    <w:p w14:paraId="3B54387E" w14:textId="77777777" w:rsidR="00C67AE9" w:rsidRPr="00C67AE9" w:rsidRDefault="00A33417" w:rsidP="00A33417">
      <w:pPr>
        <w:ind w:firstLine="709"/>
      </w:pPr>
      <w:r w:rsidRPr="00C67AE9">
        <w:t>Особые ситуации</w:t>
      </w:r>
      <w:r w:rsidR="00C67AE9" w:rsidRPr="00C67AE9">
        <w:t xml:space="preserve"> при перемещении</w:t>
      </w:r>
      <w:r w:rsidRPr="00C67AE9">
        <w:t xml:space="preserve">: </w:t>
      </w:r>
    </w:p>
    <w:p w14:paraId="35E44C33" w14:textId="6644945A" w:rsidR="00A33417" w:rsidRPr="00C67AE9" w:rsidRDefault="00C67AE9" w:rsidP="00C728F9">
      <w:pPr>
        <w:pStyle w:val="afc"/>
        <w:numPr>
          <w:ilvl w:val="0"/>
          <w:numId w:val="21"/>
        </w:numPr>
      </w:pPr>
      <w:r w:rsidRPr="00C67AE9">
        <w:t xml:space="preserve">Целевое </w:t>
      </w:r>
      <w:r w:rsidR="00A33417" w:rsidRPr="00C67AE9">
        <w:t xml:space="preserve">складское место, предложенное </w:t>
      </w:r>
      <w:r w:rsidR="000B2EDC">
        <w:t xml:space="preserve">модулем </w:t>
      </w:r>
      <w:r w:rsidR="000B2EDC" w:rsidRPr="00006C3A">
        <w:rPr>
          <w:lang w:val="en-US"/>
        </w:rPr>
        <w:t>SAP</w:t>
      </w:r>
      <w:r w:rsidR="000B2EDC" w:rsidRPr="00006C3A">
        <w:t xml:space="preserve"> </w:t>
      </w:r>
      <w:r w:rsidR="000B2EDC" w:rsidRPr="00006C3A">
        <w:rPr>
          <w:lang w:val="en-US"/>
        </w:rPr>
        <w:t>EWM</w:t>
      </w:r>
      <w:r w:rsidR="00A33417" w:rsidRPr="00C67AE9">
        <w:t xml:space="preserve">, занято другим МТР либо физически недоступно, </w:t>
      </w:r>
      <w:r w:rsidRPr="00C67AE9">
        <w:t>пере</w:t>
      </w:r>
      <w:r w:rsidR="00A33417" w:rsidRPr="00C67AE9">
        <w:t xml:space="preserve">мещение невозможно. В таком случае, </w:t>
      </w:r>
      <w:r w:rsidRPr="00C67AE9">
        <w:t>исполнитель</w:t>
      </w:r>
      <w:r w:rsidR="00A33417" w:rsidRPr="00C67AE9">
        <w:t xml:space="preserve"> вводит на ТСД код особой ситуации. После ввода кода особой ситуации возможно два варианта действий: </w:t>
      </w:r>
    </w:p>
    <w:p w14:paraId="124BFF8C" w14:textId="0DFF9A1C" w:rsidR="00A33417" w:rsidRPr="00C67AE9" w:rsidRDefault="00A33417" w:rsidP="00C67AE9">
      <w:pPr>
        <w:ind w:left="1985"/>
      </w:pPr>
      <w:r w:rsidRPr="00C67AE9">
        <w:t xml:space="preserve">1. </w:t>
      </w:r>
      <w:r w:rsidR="000B2EDC" w:rsidRPr="00006C3A">
        <w:rPr>
          <w:lang w:val="en-US"/>
        </w:rPr>
        <w:t>SAP</w:t>
      </w:r>
      <w:r w:rsidR="000B2EDC" w:rsidRPr="00006C3A">
        <w:t xml:space="preserve"> </w:t>
      </w:r>
      <w:r w:rsidR="000B2EDC" w:rsidRPr="00006C3A">
        <w:rPr>
          <w:lang w:val="en-US"/>
        </w:rPr>
        <w:t>EWM</w:t>
      </w:r>
      <w:r w:rsidR="000B2EDC" w:rsidRPr="00C67AE9">
        <w:t xml:space="preserve"> </w:t>
      </w:r>
      <w:r w:rsidRPr="00C67AE9">
        <w:t xml:space="preserve">автоматически назначает новое целевое складское место; </w:t>
      </w:r>
    </w:p>
    <w:p w14:paraId="0897481F" w14:textId="2C207B53" w:rsidR="00A33417" w:rsidRPr="00C67AE9" w:rsidRDefault="00A33417" w:rsidP="00C67AE9">
      <w:pPr>
        <w:ind w:left="1985"/>
      </w:pPr>
      <w:r w:rsidRPr="00C67AE9">
        <w:t xml:space="preserve">2. </w:t>
      </w:r>
      <w:r w:rsidR="000B2EDC" w:rsidRPr="00006C3A">
        <w:rPr>
          <w:lang w:val="en-US"/>
        </w:rPr>
        <w:t>SAP</w:t>
      </w:r>
      <w:r w:rsidR="000B2EDC" w:rsidRPr="00006C3A">
        <w:t xml:space="preserve"> </w:t>
      </w:r>
      <w:r w:rsidR="000B2EDC" w:rsidRPr="00006C3A">
        <w:rPr>
          <w:lang w:val="en-US"/>
        </w:rPr>
        <w:t>EWM</w:t>
      </w:r>
      <w:r w:rsidR="000B2EDC" w:rsidRPr="00C67AE9">
        <w:t xml:space="preserve"> </w:t>
      </w:r>
      <w:r w:rsidRPr="00C67AE9">
        <w:t xml:space="preserve">предлагает </w:t>
      </w:r>
      <w:r w:rsidR="00C67AE9" w:rsidRPr="00C67AE9">
        <w:t>исполнителю</w:t>
      </w:r>
      <w:r w:rsidRPr="00C67AE9">
        <w:t xml:space="preserve"> указать целевое складское место самостоятельно. </w:t>
      </w:r>
    </w:p>
    <w:p w14:paraId="2EB691D3" w14:textId="736A81D9" w:rsidR="00A33417" w:rsidRPr="00C67AE9" w:rsidRDefault="00A33417" w:rsidP="00A33417">
      <w:pPr>
        <w:ind w:firstLine="709"/>
      </w:pPr>
      <w:r w:rsidRPr="00C67AE9">
        <w:t xml:space="preserve">В первом случае ЕО </w:t>
      </w:r>
      <w:r w:rsidR="00C67AE9" w:rsidRPr="00C67AE9">
        <w:t xml:space="preserve">или МТР перемещается </w:t>
      </w:r>
      <w:r w:rsidRPr="00C67AE9">
        <w:t xml:space="preserve">в предложенное </w:t>
      </w:r>
      <w:r w:rsidR="000B2EDC">
        <w:t xml:space="preserve">модулем </w:t>
      </w:r>
      <w:r w:rsidR="000B2EDC" w:rsidRPr="00006C3A">
        <w:rPr>
          <w:lang w:val="en-US"/>
        </w:rPr>
        <w:t>SAP</w:t>
      </w:r>
      <w:r w:rsidR="000B2EDC" w:rsidRPr="00006C3A">
        <w:t xml:space="preserve"> </w:t>
      </w:r>
      <w:r w:rsidR="000B2EDC" w:rsidRPr="00006C3A">
        <w:rPr>
          <w:lang w:val="en-US"/>
        </w:rPr>
        <w:t>EWM</w:t>
      </w:r>
      <w:r w:rsidR="000B2EDC" w:rsidRPr="00C67AE9">
        <w:t xml:space="preserve"> </w:t>
      </w:r>
      <w:r w:rsidRPr="00C67AE9">
        <w:t xml:space="preserve">целевое складское место, во втором – </w:t>
      </w:r>
      <w:r w:rsidR="003D48E5" w:rsidRPr="00EE67F8">
        <w:t>специалист</w:t>
      </w:r>
      <w:r w:rsidR="003D48E5">
        <w:t>, ответственный за перемещение</w:t>
      </w:r>
      <w:r w:rsidR="003D48E5" w:rsidRPr="00C67AE9">
        <w:t xml:space="preserve"> </w:t>
      </w:r>
      <w:r w:rsidR="003D48E5">
        <w:t>(</w:t>
      </w:r>
      <w:r w:rsidRPr="00C67AE9">
        <w:t xml:space="preserve">водитель складской техники СП </w:t>
      </w:r>
      <w:r w:rsidR="00C67AE9" w:rsidRPr="00C67AE9">
        <w:t>или</w:t>
      </w:r>
      <w:del w:id="1420" w:author="Кращенко Олег Владимирович (Подрядчик. ООО БерингПойнт)" w:date="2020-04-23T15:39:00Z">
        <w:r w:rsidR="00C67AE9" w:rsidRPr="00C67AE9" w:rsidDel="004E728B">
          <w:delText xml:space="preserve"> кладовщик СП</w:delText>
        </w:r>
      </w:del>
      <w:ins w:id="1421" w:author="Кращенко Олег Владимирович (Подрядчик. ООО БерингПойнт)" w:date="2020-04-23T15:39:00Z">
        <w:r w:rsidR="004E728B">
          <w:t xml:space="preserve"> Кладовщик</w:t>
        </w:r>
      </w:ins>
      <w:r w:rsidR="003D48E5">
        <w:t>),</w:t>
      </w:r>
      <w:r w:rsidR="00C67AE9" w:rsidRPr="00C67AE9">
        <w:t xml:space="preserve"> </w:t>
      </w:r>
      <w:r w:rsidRPr="00C67AE9">
        <w:t xml:space="preserve">самостоятельно выбирает свободное место и выполняет </w:t>
      </w:r>
      <w:r w:rsidR="00C67AE9" w:rsidRPr="00C67AE9">
        <w:t>пере</w:t>
      </w:r>
      <w:r w:rsidRPr="00C67AE9">
        <w:t>мещение. Оба варианта завершаютс</w:t>
      </w:r>
      <w:r w:rsidR="00A97DD3">
        <w:t>я сканированием ШК целевого склад</w:t>
      </w:r>
      <w:r w:rsidRPr="00C67AE9">
        <w:t xml:space="preserve">ского места. Если ЕО </w:t>
      </w:r>
      <w:r w:rsidR="00C67AE9" w:rsidRPr="00C67AE9">
        <w:t xml:space="preserve">или МТР </w:t>
      </w:r>
      <w:r w:rsidRPr="00C67AE9">
        <w:t>не были размещены ввиду того, что складс</w:t>
      </w:r>
      <w:r w:rsidR="00C67AE9" w:rsidRPr="00C67AE9">
        <w:t>к</w:t>
      </w:r>
      <w:r w:rsidRPr="00C67AE9">
        <w:t xml:space="preserve">ое место занято, </w:t>
      </w:r>
      <w:r w:rsidR="000B2EDC" w:rsidRPr="00006C3A">
        <w:rPr>
          <w:lang w:val="en-US"/>
        </w:rPr>
        <w:t>SAP</w:t>
      </w:r>
      <w:r w:rsidR="000B2EDC" w:rsidRPr="00006C3A">
        <w:t xml:space="preserve"> </w:t>
      </w:r>
      <w:r w:rsidR="000B2EDC" w:rsidRPr="00006C3A">
        <w:rPr>
          <w:lang w:val="en-US"/>
        </w:rPr>
        <w:t>EWM</w:t>
      </w:r>
      <w:r w:rsidR="000B2EDC" w:rsidRPr="00C67AE9">
        <w:t xml:space="preserve"> </w:t>
      </w:r>
      <w:r w:rsidRPr="00C67AE9">
        <w:t>блокирует проблемную ячейку и назначает на нее оперативную инвентаризацию.</w:t>
      </w:r>
    </w:p>
    <w:p w14:paraId="2D0506D9" w14:textId="3BA47921" w:rsidR="00A33417" w:rsidRPr="008C3648" w:rsidRDefault="00A33417" w:rsidP="00A33417">
      <w:pPr>
        <w:ind w:firstLine="709"/>
      </w:pPr>
      <w:r w:rsidRPr="008C3648">
        <w:t xml:space="preserve">Для выполнения </w:t>
      </w:r>
      <w:r w:rsidR="008C3648" w:rsidRPr="008C3648">
        <w:t>пере</w:t>
      </w:r>
      <w:r w:rsidRPr="008C3648">
        <w:t xml:space="preserve">мещения с использованием бумажного носителя, </w:t>
      </w:r>
      <w:del w:id="1422" w:author="Кращенко Олег Владимирович (Подрядчик. ООО БерингПойнт)" w:date="2020-04-23T15:40:00Z">
        <w:r w:rsidRPr="008C3648" w:rsidDel="004E728B">
          <w:delText>оператор склада СП</w:delText>
        </w:r>
      </w:del>
      <w:ins w:id="1423" w:author="Кращенко Олег Владимирович (Подрядчик. ООО БерингПойнт)" w:date="2020-04-23T15:40:00Z">
        <w:r w:rsidR="004E728B">
          <w:t>Оператор склада</w:t>
        </w:r>
      </w:ins>
      <w:r w:rsidRPr="008C3648">
        <w:t xml:space="preserve"> распечатывает из </w:t>
      </w:r>
      <w:r w:rsidR="000B2EDC" w:rsidRPr="00006C3A">
        <w:rPr>
          <w:lang w:val="en-US"/>
        </w:rPr>
        <w:t>SAP</w:t>
      </w:r>
      <w:r w:rsidR="000B2EDC" w:rsidRPr="00006C3A">
        <w:t xml:space="preserve"> </w:t>
      </w:r>
      <w:r w:rsidR="000B2EDC" w:rsidRPr="00006C3A">
        <w:rPr>
          <w:lang w:val="en-US"/>
        </w:rPr>
        <w:t>EWM</w:t>
      </w:r>
      <w:r w:rsidR="000B2EDC" w:rsidRPr="008C3648">
        <w:t xml:space="preserve"> </w:t>
      </w:r>
      <w:r w:rsidRPr="008C3648">
        <w:t xml:space="preserve">складские заказы, созданные им же вручную либо в автоматическом режиме, и передает их </w:t>
      </w:r>
      <w:r w:rsidR="003D48E5" w:rsidRPr="00EE67F8">
        <w:t>специалист</w:t>
      </w:r>
      <w:r w:rsidR="003D48E5">
        <w:t>у, ответственному за перемещение</w:t>
      </w:r>
      <w:r w:rsidR="003D48E5" w:rsidRPr="008C3648">
        <w:t xml:space="preserve"> </w:t>
      </w:r>
      <w:r w:rsidR="003D48E5">
        <w:t>(</w:t>
      </w:r>
      <w:r w:rsidRPr="008C3648">
        <w:t>водителю складской техники СП</w:t>
      </w:r>
      <w:r w:rsidR="008C3648" w:rsidRPr="008C3648">
        <w:t xml:space="preserve"> или кладовщику СП</w:t>
      </w:r>
      <w:r w:rsidR="003D48E5">
        <w:t>),</w:t>
      </w:r>
      <w:r w:rsidR="008C3648" w:rsidRPr="008C3648">
        <w:t xml:space="preserve"> для выполнения</w:t>
      </w:r>
      <w:r w:rsidRPr="008C3648">
        <w:t xml:space="preserve">. </w:t>
      </w:r>
      <w:r w:rsidR="008C3648" w:rsidRPr="008C3648">
        <w:t>исполнитель</w:t>
      </w:r>
      <w:r w:rsidRPr="008C3648">
        <w:t xml:space="preserve"> последовательно или в произвольном порядке выполняет складские задачи и делает отметки </w:t>
      </w:r>
      <w:r w:rsidR="008C3648" w:rsidRPr="008C3648">
        <w:t xml:space="preserve">об их исполнении </w:t>
      </w:r>
      <w:r w:rsidRPr="008C3648">
        <w:t xml:space="preserve">на бумажном носителе. </w:t>
      </w:r>
    </w:p>
    <w:p w14:paraId="34E47957" w14:textId="6A82A0B9" w:rsidR="00A33417" w:rsidRPr="008C3648" w:rsidRDefault="00A33417" w:rsidP="00A33417">
      <w:pPr>
        <w:ind w:firstLine="709"/>
      </w:pPr>
      <w:r w:rsidRPr="008C3648">
        <w:lastRenderedPageBreak/>
        <w:t>По завершении выполнения всех складских задач бумажный носитель передается оператору склада СП, который в ручном режиме подтверждает складские задачи со свое</w:t>
      </w:r>
      <w:r w:rsidR="008C3648" w:rsidRPr="008C3648">
        <w:t>г</w:t>
      </w:r>
      <w:r w:rsidRPr="008C3648">
        <w:t xml:space="preserve">о рабочего места. </w:t>
      </w:r>
    </w:p>
    <w:p w14:paraId="36C834BE" w14:textId="77777777" w:rsidR="00696D9D" w:rsidRDefault="00696D9D" w:rsidP="00D626BD">
      <w:pPr>
        <w:ind w:firstLine="709"/>
      </w:pPr>
    </w:p>
    <w:p w14:paraId="651569D5" w14:textId="674AC4EC" w:rsidR="001B2271" w:rsidRDefault="001B2271" w:rsidP="001B2271">
      <w:pPr>
        <w:jc w:val="right"/>
      </w:pPr>
      <w:r w:rsidRPr="00916FAB">
        <w:rPr>
          <w:rFonts w:cs="Arial"/>
          <w:b/>
          <w:sz w:val="22"/>
        </w:rPr>
        <w:t xml:space="preserve">Таблица </w:t>
      </w:r>
      <w:r>
        <w:rPr>
          <w:rFonts w:cs="Arial"/>
          <w:b/>
          <w:sz w:val="22"/>
        </w:rPr>
        <w:t>10</w:t>
      </w:r>
      <w:r w:rsidR="005E57AE" w:rsidRPr="00E71EDD">
        <w:rPr>
          <w:rFonts w:cs="Arial"/>
          <w:b/>
          <w:sz w:val="22"/>
        </w:rPr>
        <w:t>4</w:t>
      </w:r>
      <w:r w:rsidRPr="00916FAB">
        <w:rPr>
          <w:rFonts w:cs="Arial"/>
          <w:b/>
          <w:sz w:val="22"/>
        </w:rPr>
        <w:t xml:space="preserve">. Описание </w:t>
      </w:r>
      <w:r>
        <w:rPr>
          <w:rFonts w:cs="Arial"/>
          <w:b/>
          <w:sz w:val="22"/>
        </w:rPr>
        <w:t>шага «Физическое перемещение, подтверждение перемещения»</w:t>
      </w:r>
    </w:p>
    <w:p w14:paraId="5F9C1E80" w14:textId="284F6BED" w:rsidR="001B2271" w:rsidRDefault="001B2271" w:rsidP="00D626BD">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985"/>
        <w:gridCol w:w="1701"/>
        <w:gridCol w:w="1275"/>
        <w:gridCol w:w="1276"/>
        <w:gridCol w:w="2126"/>
      </w:tblGrid>
      <w:tr w:rsidR="001B2271" w:rsidRPr="001B2271" w14:paraId="6721F61D" w14:textId="77777777" w:rsidTr="001B2271">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196EE611" w14:textId="77777777" w:rsidR="001B2271" w:rsidRPr="001B2271" w:rsidRDefault="001B2271" w:rsidP="001B2271">
            <w:pPr>
              <w:autoSpaceDE w:val="0"/>
              <w:autoSpaceDN w:val="0"/>
              <w:adjustRightInd w:val="0"/>
              <w:jc w:val="center"/>
              <w:rPr>
                <w:rFonts w:eastAsiaTheme="minorHAnsi" w:cs="Arial"/>
                <w:b/>
                <w:bCs/>
                <w:color w:val="000000"/>
                <w:sz w:val="20"/>
                <w:szCs w:val="20"/>
              </w:rPr>
            </w:pPr>
            <w:r w:rsidRPr="001B2271">
              <w:rPr>
                <w:rFonts w:eastAsiaTheme="minorHAnsi" w:cs="Arial"/>
                <w:b/>
                <w:bCs/>
                <w:color w:val="000000"/>
                <w:sz w:val="20"/>
                <w:szCs w:val="20"/>
              </w:rPr>
              <w:t>Номер шага</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4E7CDD29" w14:textId="77777777" w:rsidR="001B2271" w:rsidRPr="001B2271" w:rsidRDefault="001B2271" w:rsidP="001B2271">
            <w:pPr>
              <w:autoSpaceDE w:val="0"/>
              <w:autoSpaceDN w:val="0"/>
              <w:adjustRightInd w:val="0"/>
              <w:jc w:val="center"/>
              <w:rPr>
                <w:rFonts w:eastAsiaTheme="minorHAnsi" w:cs="Arial"/>
                <w:b/>
                <w:bCs/>
                <w:color w:val="000000"/>
                <w:sz w:val="20"/>
                <w:szCs w:val="20"/>
              </w:rPr>
            </w:pPr>
            <w:r w:rsidRPr="001B2271">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273D5692" w14:textId="77777777" w:rsidR="001B2271" w:rsidRPr="001B2271" w:rsidRDefault="001B2271" w:rsidP="001B2271">
            <w:pPr>
              <w:autoSpaceDE w:val="0"/>
              <w:autoSpaceDN w:val="0"/>
              <w:adjustRightInd w:val="0"/>
              <w:jc w:val="center"/>
              <w:rPr>
                <w:rFonts w:eastAsiaTheme="minorHAnsi" w:cs="Arial"/>
                <w:b/>
                <w:bCs/>
                <w:color w:val="000000"/>
                <w:sz w:val="20"/>
                <w:szCs w:val="20"/>
              </w:rPr>
            </w:pPr>
            <w:r w:rsidRPr="001B2271">
              <w:rPr>
                <w:rFonts w:eastAsiaTheme="minorHAnsi" w:cs="Arial"/>
                <w:b/>
                <w:bCs/>
                <w:color w:val="000000"/>
                <w:sz w:val="20"/>
                <w:szCs w:val="20"/>
              </w:rPr>
              <w:t>Транзакция</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772EEF5C" w14:textId="77777777" w:rsidR="001B2271" w:rsidRPr="001B2271" w:rsidRDefault="001B2271" w:rsidP="001B2271">
            <w:pPr>
              <w:autoSpaceDE w:val="0"/>
              <w:autoSpaceDN w:val="0"/>
              <w:adjustRightInd w:val="0"/>
              <w:jc w:val="center"/>
              <w:rPr>
                <w:rFonts w:eastAsiaTheme="minorHAnsi" w:cs="Arial"/>
                <w:b/>
                <w:bCs/>
                <w:color w:val="000000"/>
                <w:sz w:val="20"/>
                <w:szCs w:val="20"/>
              </w:rPr>
            </w:pPr>
            <w:r w:rsidRPr="001B2271">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5EA191D5" w14:textId="77777777" w:rsidR="001B2271" w:rsidRPr="001B2271" w:rsidRDefault="001B2271" w:rsidP="001B2271">
            <w:pPr>
              <w:autoSpaceDE w:val="0"/>
              <w:autoSpaceDN w:val="0"/>
              <w:adjustRightInd w:val="0"/>
              <w:jc w:val="center"/>
              <w:rPr>
                <w:rFonts w:eastAsiaTheme="minorHAnsi" w:cs="Arial"/>
                <w:b/>
                <w:bCs/>
                <w:color w:val="000000"/>
                <w:sz w:val="20"/>
                <w:szCs w:val="20"/>
              </w:rPr>
            </w:pPr>
            <w:r w:rsidRPr="001B2271">
              <w:rPr>
                <w:rFonts w:eastAsiaTheme="minorHAnsi" w:cs="Arial"/>
                <w:b/>
                <w:bCs/>
                <w:color w:val="000000"/>
                <w:sz w:val="20"/>
                <w:szCs w:val="20"/>
              </w:rPr>
              <w:t>Результат</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77648A7E" w14:textId="77777777" w:rsidR="001B2271" w:rsidRPr="001B2271" w:rsidRDefault="001B2271" w:rsidP="001B2271">
            <w:pPr>
              <w:autoSpaceDE w:val="0"/>
              <w:autoSpaceDN w:val="0"/>
              <w:adjustRightInd w:val="0"/>
              <w:jc w:val="center"/>
              <w:rPr>
                <w:rFonts w:eastAsiaTheme="minorHAnsi" w:cs="Arial"/>
                <w:b/>
                <w:bCs/>
                <w:color w:val="000000"/>
                <w:sz w:val="20"/>
                <w:szCs w:val="20"/>
              </w:rPr>
            </w:pPr>
            <w:r w:rsidRPr="001B2271">
              <w:rPr>
                <w:rFonts w:eastAsiaTheme="minorHAnsi" w:cs="Arial"/>
                <w:b/>
                <w:bCs/>
                <w:color w:val="000000"/>
                <w:sz w:val="20"/>
                <w:szCs w:val="20"/>
              </w:rPr>
              <w:t>Бизнес-роль</w:t>
            </w:r>
          </w:p>
        </w:tc>
      </w:tr>
      <w:tr w:rsidR="001B2271" w:rsidRPr="001B2271" w14:paraId="0DCA3074" w14:textId="77777777" w:rsidTr="001B2271">
        <w:trPr>
          <w:trHeight w:val="132"/>
        </w:trPr>
        <w:tc>
          <w:tcPr>
            <w:tcW w:w="1873" w:type="dxa"/>
            <w:tcBorders>
              <w:top w:val="single" w:sz="6" w:space="0" w:color="auto"/>
              <w:left w:val="single" w:sz="6" w:space="0" w:color="auto"/>
              <w:bottom w:val="single" w:sz="6" w:space="0" w:color="auto"/>
              <w:right w:val="single" w:sz="6" w:space="0" w:color="auto"/>
            </w:tcBorders>
          </w:tcPr>
          <w:p w14:paraId="1CEB9792" w14:textId="77777777" w:rsidR="001B2271" w:rsidRPr="001B2271" w:rsidRDefault="001B2271" w:rsidP="001B2271">
            <w:pPr>
              <w:autoSpaceDE w:val="0"/>
              <w:autoSpaceDN w:val="0"/>
              <w:adjustRightInd w:val="0"/>
              <w:jc w:val="left"/>
              <w:rPr>
                <w:rFonts w:eastAsiaTheme="minorHAnsi" w:cs="Arial"/>
                <w:color w:val="000000"/>
                <w:sz w:val="20"/>
                <w:szCs w:val="20"/>
              </w:rPr>
            </w:pPr>
            <w:r w:rsidRPr="001B2271">
              <w:rPr>
                <w:rFonts w:eastAsiaTheme="minorHAnsi" w:cs="Arial"/>
                <w:color w:val="000000"/>
                <w:sz w:val="20"/>
                <w:szCs w:val="20"/>
              </w:rPr>
              <w:t>ПП-10.07.04.02.070</w:t>
            </w:r>
          </w:p>
        </w:tc>
        <w:tc>
          <w:tcPr>
            <w:tcW w:w="1985" w:type="dxa"/>
            <w:tcBorders>
              <w:top w:val="single" w:sz="6" w:space="0" w:color="auto"/>
              <w:left w:val="single" w:sz="6" w:space="0" w:color="auto"/>
              <w:bottom w:val="single" w:sz="6" w:space="0" w:color="auto"/>
              <w:right w:val="single" w:sz="6" w:space="0" w:color="auto"/>
            </w:tcBorders>
          </w:tcPr>
          <w:p w14:paraId="15227822" w14:textId="77777777" w:rsidR="001B2271" w:rsidRPr="001B2271" w:rsidRDefault="001B2271" w:rsidP="001B2271">
            <w:pPr>
              <w:autoSpaceDE w:val="0"/>
              <w:autoSpaceDN w:val="0"/>
              <w:adjustRightInd w:val="0"/>
              <w:jc w:val="left"/>
              <w:rPr>
                <w:rFonts w:eastAsiaTheme="minorHAnsi" w:cs="Arial"/>
                <w:color w:val="000000"/>
                <w:sz w:val="20"/>
                <w:szCs w:val="20"/>
              </w:rPr>
            </w:pPr>
            <w:r w:rsidRPr="001B2271">
              <w:rPr>
                <w:rFonts w:eastAsiaTheme="minorHAnsi" w:cs="Arial"/>
                <w:color w:val="000000"/>
                <w:sz w:val="20"/>
                <w:szCs w:val="20"/>
              </w:rPr>
              <w:t>Складской заказ создан и распределен</w:t>
            </w:r>
          </w:p>
        </w:tc>
        <w:tc>
          <w:tcPr>
            <w:tcW w:w="1701" w:type="dxa"/>
            <w:tcBorders>
              <w:top w:val="single" w:sz="6" w:space="0" w:color="auto"/>
              <w:left w:val="single" w:sz="6" w:space="0" w:color="auto"/>
              <w:bottom w:val="single" w:sz="6" w:space="0" w:color="auto"/>
              <w:right w:val="single" w:sz="6" w:space="0" w:color="auto"/>
            </w:tcBorders>
          </w:tcPr>
          <w:p w14:paraId="66677DC0" w14:textId="77777777" w:rsidR="001B2271" w:rsidRPr="001B2271" w:rsidRDefault="001B2271" w:rsidP="001B2271">
            <w:pPr>
              <w:autoSpaceDE w:val="0"/>
              <w:autoSpaceDN w:val="0"/>
              <w:adjustRightInd w:val="0"/>
              <w:jc w:val="left"/>
              <w:rPr>
                <w:rFonts w:eastAsiaTheme="minorHAnsi" w:cs="Arial"/>
                <w:color w:val="000000"/>
                <w:sz w:val="20"/>
                <w:szCs w:val="20"/>
              </w:rPr>
            </w:pPr>
            <w:r w:rsidRPr="001B2271">
              <w:rPr>
                <w:rFonts w:eastAsiaTheme="minorHAnsi" w:cs="Arial"/>
                <w:color w:val="000000"/>
                <w:sz w:val="20"/>
                <w:szCs w:val="20"/>
              </w:rPr>
              <w:t>/SCWM/RFUI Вход в среду RF</w:t>
            </w:r>
          </w:p>
        </w:tc>
        <w:tc>
          <w:tcPr>
            <w:tcW w:w="1275" w:type="dxa"/>
            <w:tcBorders>
              <w:top w:val="single" w:sz="6" w:space="0" w:color="auto"/>
              <w:left w:val="single" w:sz="6" w:space="0" w:color="auto"/>
              <w:bottom w:val="single" w:sz="6" w:space="0" w:color="auto"/>
              <w:right w:val="single" w:sz="6" w:space="0" w:color="auto"/>
            </w:tcBorders>
          </w:tcPr>
          <w:p w14:paraId="2B5020F1" w14:textId="77777777" w:rsidR="001B2271" w:rsidRPr="001B2271" w:rsidRDefault="001B2271" w:rsidP="001B2271">
            <w:pPr>
              <w:autoSpaceDE w:val="0"/>
              <w:autoSpaceDN w:val="0"/>
              <w:adjustRightInd w:val="0"/>
              <w:jc w:val="left"/>
              <w:rPr>
                <w:rFonts w:eastAsiaTheme="minorHAnsi" w:cs="Arial"/>
                <w:color w:val="000000"/>
                <w:sz w:val="20"/>
                <w:szCs w:val="20"/>
              </w:rPr>
            </w:pPr>
            <w:r w:rsidRPr="001B2271">
              <w:rPr>
                <w:rFonts w:eastAsiaTheme="minorHAnsi" w:cs="Arial"/>
                <w:color w:val="000000"/>
                <w:sz w:val="20"/>
                <w:szCs w:val="20"/>
              </w:rPr>
              <w:t>Складской заказ, складская задача</w:t>
            </w:r>
          </w:p>
        </w:tc>
        <w:tc>
          <w:tcPr>
            <w:tcW w:w="1276" w:type="dxa"/>
            <w:tcBorders>
              <w:top w:val="single" w:sz="6" w:space="0" w:color="auto"/>
              <w:left w:val="single" w:sz="6" w:space="0" w:color="auto"/>
              <w:bottom w:val="single" w:sz="6" w:space="0" w:color="auto"/>
              <w:right w:val="single" w:sz="6" w:space="0" w:color="auto"/>
            </w:tcBorders>
          </w:tcPr>
          <w:p w14:paraId="3C0C907F" w14:textId="77777777" w:rsidR="001B2271" w:rsidRPr="001B2271" w:rsidRDefault="001B2271" w:rsidP="001B2271">
            <w:pPr>
              <w:autoSpaceDE w:val="0"/>
              <w:autoSpaceDN w:val="0"/>
              <w:adjustRightInd w:val="0"/>
              <w:jc w:val="left"/>
              <w:rPr>
                <w:rFonts w:eastAsiaTheme="minorHAnsi" w:cs="Arial"/>
                <w:color w:val="000000"/>
                <w:sz w:val="20"/>
                <w:szCs w:val="20"/>
              </w:rPr>
            </w:pPr>
            <w:r w:rsidRPr="001B2271">
              <w:rPr>
                <w:rFonts w:eastAsiaTheme="minorHAnsi" w:cs="Arial"/>
                <w:color w:val="000000"/>
                <w:sz w:val="20"/>
                <w:szCs w:val="20"/>
              </w:rPr>
              <w:t>Складской заказ, складская задача</w:t>
            </w:r>
          </w:p>
        </w:tc>
        <w:tc>
          <w:tcPr>
            <w:tcW w:w="2126" w:type="dxa"/>
            <w:tcBorders>
              <w:top w:val="single" w:sz="6" w:space="0" w:color="auto"/>
              <w:left w:val="single" w:sz="6" w:space="0" w:color="auto"/>
              <w:bottom w:val="single" w:sz="6" w:space="0" w:color="auto"/>
              <w:right w:val="single" w:sz="6" w:space="0" w:color="auto"/>
            </w:tcBorders>
          </w:tcPr>
          <w:p w14:paraId="491034E6" w14:textId="77777777" w:rsidR="001B2271" w:rsidRPr="001B2271" w:rsidRDefault="001B2271" w:rsidP="001B2271">
            <w:pPr>
              <w:autoSpaceDE w:val="0"/>
              <w:autoSpaceDN w:val="0"/>
              <w:adjustRightInd w:val="0"/>
              <w:jc w:val="left"/>
              <w:rPr>
                <w:rFonts w:eastAsiaTheme="minorHAnsi" w:cs="Arial"/>
                <w:color w:val="000000"/>
                <w:sz w:val="20"/>
                <w:szCs w:val="20"/>
              </w:rPr>
            </w:pPr>
            <w:r w:rsidRPr="001B2271">
              <w:rPr>
                <w:rFonts w:eastAsiaTheme="minorHAnsi" w:cs="Arial"/>
                <w:color w:val="000000"/>
                <w:sz w:val="20"/>
                <w:szCs w:val="20"/>
              </w:rPr>
              <w:t>Водитель складской техники СП</w:t>
            </w:r>
          </w:p>
        </w:tc>
      </w:tr>
    </w:tbl>
    <w:p w14:paraId="51C0E4E0" w14:textId="77777777" w:rsidR="001B2271" w:rsidRDefault="001B2271" w:rsidP="00D626BD">
      <w:pPr>
        <w:ind w:firstLine="709"/>
      </w:pPr>
    </w:p>
    <w:p w14:paraId="12D83CD5" w14:textId="4A36E3A6" w:rsidR="00D626BD" w:rsidRDefault="00D626BD" w:rsidP="00D626BD">
      <w:pPr>
        <w:ind w:firstLine="709"/>
      </w:pPr>
      <w:r w:rsidRPr="00D5251F">
        <w:t xml:space="preserve">Детальное описание шагов приведено в Приложении </w:t>
      </w:r>
      <w:r>
        <w:t>№ 3.</w:t>
      </w:r>
    </w:p>
    <w:p w14:paraId="29DFD4FD" w14:textId="77777777" w:rsidR="0076639B" w:rsidRDefault="0076639B" w:rsidP="0022718A"/>
    <w:p w14:paraId="77D61268" w14:textId="663B8468" w:rsidR="00334256" w:rsidRPr="00240308" w:rsidRDefault="00334256" w:rsidP="00240308">
      <w:pPr>
        <w:pStyle w:val="3"/>
      </w:pPr>
      <w:bookmarkStart w:id="1424" w:name="_Toc523232549"/>
      <w:bookmarkStart w:id="1425" w:name="_Toc523401913"/>
      <w:bookmarkStart w:id="1426" w:name="_Toc523413732"/>
      <w:bookmarkStart w:id="1427" w:name="_Toc524079871"/>
      <w:bookmarkStart w:id="1428" w:name="_Toc524083174"/>
      <w:bookmarkStart w:id="1429" w:name="_Toc525914740"/>
      <w:r w:rsidRPr="00240308">
        <w:t xml:space="preserve">Описание шагов бизнес-процесса </w:t>
      </w:r>
      <w:r w:rsidR="006A6CBA" w:rsidRPr="00240308">
        <w:t>ПП-</w:t>
      </w:r>
      <w:r w:rsidRPr="00240308">
        <w:t>10.07.0</w:t>
      </w:r>
      <w:r w:rsidR="00492EE6">
        <w:t>4.03</w:t>
      </w:r>
      <w:r w:rsidR="000D3B5A">
        <w:t>-</w:t>
      </w:r>
      <w:r w:rsidR="000D3B5A">
        <w:rPr>
          <w:lang w:val="en-US"/>
        </w:rPr>
        <w:t>ERP</w:t>
      </w:r>
      <w:r w:rsidR="00492EE6">
        <w:t xml:space="preserve"> В</w:t>
      </w:r>
      <w:r w:rsidRPr="00240308">
        <w:t xml:space="preserve">ыполнение инвентаризации </w:t>
      </w:r>
      <w:r w:rsidR="00492EE6">
        <w:t>МТР</w:t>
      </w:r>
      <w:r w:rsidRPr="00240308">
        <w:t xml:space="preserve"> (</w:t>
      </w:r>
      <w:r w:rsidRPr="00240308">
        <w:rPr>
          <w:lang w:val="en-US"/>
        </w:rPr>
        <w:t>WMS</w:t>
      </w:r>
      <w:r w:rsidRPr="00240308">
        <w:t>)</w:t>
      </w:r>
      <w:bookmarkEnd w:id="1424"/>
      <w:bookmarkEnd w:id="1425"/>
      <w:bookmarkEnd w:id="1426"/>
      <w:bookmarkEnd w:id="1427"/>
      <w:bookmarkEnd w:id="1428"/>
      <w:bookmarkEnd w:id="1429"/>
    </w:p>
    <w:p w14:paraId="1D435947" w14:textId="77777777" w:rsidR="004865F1" w:rsidRDefault="004865F1" w:rsidP="004865F1"/>
    <w:p w14:paraId="61FEC4C5" w14:textId="4F792045" w:rsidR="00D13DB4" w:rsidRPr="004136F2" w:rsidRDefault="00D13DB4" w:rsidP="00D13DB4">
      <w:pPr>
        <w:pStyle w:val="4"/>
      </w:pPr>
      <w:r w:rsidRPr="004136F2">
        <w:t>Шаг процесса 10.0</w:t>
      </w:r>
      <w:r w:rsidR="002466A1">
        <w:t>7</w:t>
      </w:r>
      <w:r w:rsidRPr="004136F2">
        <w:t>.04.0</w:t>
      </w:r>
      <w:r>
        <w:t>3</w:t>
      </w:r>
      <w:r w:rsidRPr="004136F2">
        <w:t>.0</w:t>
      </w:r>
      <w:r>
        <w:t>1</w:t>
      </w:r>
      <w:r w:rsidRPr="004136F2">
        <w:t xml:space="preserve">0 – </w:t>
      </w:r>
      <w:r w:rsidR="00CC0926">
        <w:rPr>
          <w:noProof/>
          <w:szCs w:val="24"/>
        </w:rPr>
        <w:t>Издание нормативных актов на проведение инвентаризации</w:t>
      </w:r>
    </w:p>
    <w:p w14:paraId="7E71D5CE" w14:textId="77777777" w:rsidR="00CC0926" w:rsidRDefault="00CC0926" w:rsidP="00CC0926">
      <w:pPr>
        <w:ind w:firstLine="709"/>
        <w:rPr>
          <w:noProof/>
        </w:rPr>
      </w:pPr>
    </w:p>
    <w:p w14:paraId="588AA024" w14:textId="459B6FDA" w:rsidR="00596807" w:rsidRPr="0031606A" w:rsidRDefault="00596807" w:rsidP="00596807">
      <w:pPr>
        <w:ind w:firstLine="709"/>
        <w:rPr>
          <w:rFonts w:eastAsiaTheme="majorEastAsia"/>
        </w:rPr>
      </w:pPr>
      <w:r w:rsidRPr="0031606A">
        <w:rPr>
          <w:rFonts w:eastAsiaTheme="majorEastAsia"/>
        </w:rPr>
        <w:t xml:space="preserve">Основанием для начала и выполнения плановой инвентаризации являются нормативные акты на проведение инвентаризации (приказ, </w:t>
      </w:r>
      <w:r w:rsidR="0062785B">
        <w:rPr>
          <w:rFonts w:eastAsiaTheme="majorEastAsia"/>
        </w:rPr>
        <w:t>внутренние регламенты</w:t>
      </w:r>
      <w:r w:rsidRPr="0031606A">
        <w:rPr>
          <w:rFonts w:eastAsiaTheme="majorEastAsia"/>
        </w:rPr>
        <w:t>).</w:t>
      </w:r>
    </w:p>
    <w:p w14:paraId="3443B375" w14:textId="34CDB86B" w:rsidR="000A35A8" w:rsidRDefault="00CC0926" w:rsidP="00CC0926">
      <w:pPr>
        <w:ind w:firstLine="709"/>
        <w:rPr>
          <w:noProof/>
        </w:rPr>
      </w:pPr>
      <w:r w:rsidRPr="00471799">
        <w:rPr>
          <w:noProof/>
        </w:rPr>
        <w:t xml:space="preserve">Инвентаризация проводится </w:t>
      </w:r>
      <w:r w:rsidR="006B74FA">
        <w:rPr>
          <w:noProof/>
        </w:rPr>
        <w:t xml:space="preserve">на основании </w:t>
      </w:r>
      <w:r w:rsidRPr="00471799">
        <w:rPr>
          <w:noProof/>
        </w:rPr>
        <w:t>Приказ</w:t>
      </w:r>
      <w:r w:rsidR="006B74FA">
        <w:rPr>
          <w:noProof/>
        </w:rPr>
        <w:t xml:space="preserve">а, которым </w:t>
      </w:r>
      <w:r w:rsidRPr="00471799">
        <w:rPr>
          <w:noProof/>
        </w:rPr>
        <w:t>закрепляются:</w:t>
      </w:r>
    </w:p>
    <w:p w14:paraId="290299E4" w14:textId="253696E4" w:rsidR="000A35A8" w:rsidRDefault="00CC0926" w:rsidP="00C728F9">
      <w:pPr>
        <w:pStyle w:val="afc"/>
        <w:numPr>
          <w:ilvl w:val="0"/>
          <w:numId w:val="27"/>
        </w:numPr>
        <w:rPr>
          <w:noProof/>
        </w:rPr>
      </w:pPr>
      <w:r w:rsidRPr="00471799">
        <w:rPr>
          <w:noProof/>
        </w:rPr>
        <w:t>сроки проведения</w:t>
      </w:r>
      <w:r w:rsidR="000A35A8">
        <w:rPr>
          <w:noProof/>
        </w:rPr>
        <w:tab/>
      </w:r>
      <w:r w:rsidRPr="00471799">
        <w:rPr>
          <w:noProof/>
        </w:rPr>
        <w:t>инвентаризации</w:t>
      </w:r>
      <w:r w:rsidR="000A35A8">
        <w:rPr>
          <w:noProof/>
        </w:rPr>
        <w:t>;</w:t>
      </w:r>
    </w:p>
    <w:p w14:paraId="3549EAB4" w14:textId="77777777" w:rsidR="000A35A8" w:rsidRDefault="00CC0926" w:rsidP="00C728F9">
      <w:pPr>
        <w:pStyle w:val="afc"/>
        <w:numPr>
          <w:ilvl w:val="0"/>
          <w:numId w:val="27"/>
        </w:numPr>
        <w:rPr>
          <w:noProof/>
        </w:rPr>
      </w:pPr>
      <w:r w:rsidRPr="00471799">
        <w:rPr>
          <w:noProof/>
        </w:rPr>
        <w:t>инвентаризируемые области учета</w:t>
      </w:r>
      <w:r w:rsidR="000A35A8">
        <w:rPr>
          <w:noProof/>
        </w:rPr>
        <w:t>;</w:t>
      </w:r>
    </w:p>
    <w:p w14:paraId="599A5F09" w14:textId="1936DB3F" w:rsidR="000A35A8" w:rsidRDefault="00CC0926" w:rsidP="00C728F9">
      <w:pPr>
        <w:pStyle w:val="afc"/>
        <w:numPr>
          <w:ilvl w:val="0"/>
          <w:numId w:val="27"/>
        </w:numPr>
        <w:rPr>
          <w:noProof/>
        </w:rPr>
      </w:pPr>
      <w:r w:rsidRPr="00471799">
        <w:rPr>
          <w:noProof/>
        </w:rPr>
        <w:t xml:space="preserve">состав </w:t>
      </w:r>
      <w:r w:rsidR="00596807">
        <w:rPr>
          <w:noProof/>
        </w:rPr>
        <w:t>РИК</w:t>
      </w:r>
      <w:r w:rsidRPr="00471799">
        <w:rPr>
          <w:noProof/>
        </w:rPr>
        <w:t xml:space="preserve"> и сотрудники, ответственные за организацию инвентаризации. </w:t>
      </w:r>
    </w:p>
    <w:p w14:paraId="5EA7B1F2" w14:textId="12DB6D99" w:rsidR="00596807" w:rsidRDefault="00596807" w:rsidP="0062785B">
      <w:pPr>
        <w:ind w:firstLine="709"/>
        <w:rPr>
          <w:noProof/>
        </w:rPr>
      </w:pPr>
      <w:r w:rsidRPr="00471799">
        <w:rPr>
          <w:noProof/>
        </w:rPr>
        <w:t>В состав рабочей инвентаризационной комиссии включаются не менее трёх членов</w:t>
      </w:r>
      <w:r w:rsidR="0062785B">
        <w:rPr>
          <w:noProof/>
        </w:rPr>
        <w:t>.</w:t>
      </w:r>
      <w:r w:rsidRPr="00471799">
        <w:rPr>
          <w:noProof/>
        </w:rPr>
        <w:t xml:space="preserve"> </w:t>
      </w:r>
    </w:p>
    <w:p w14:paraId="7FA445AC" w14:textId="17705DF6" w:rsidR="004C6AA5" w:rsidRDefault="004C6AA5" w:rsidP="00596807">
      <w:pPr>
        <w:ind w:firstLine="709"/>
        <w:rPr>
          <w:noProof/>
        </w:rPr>
      </w:pPr>
      <w:r>
        <w:rPr>
          <w:noProof/>
        </w:rPr>
        <w:t>Возглавляет РИК Председатель комиссии, также назначаемый Приказом.</w:t>
      </w:r>
    </w:p>
    <w:p w14:paraId="626284AD" w14:textId="0020A69B" w:rsidR="00596807" w:rsidRPr="00471799" w:rsidRDefault="00596807" w:rsidP="00596807">
      <w:pPr>
        <w:ind w:firstLine="709"/>
        <w:rPr>
          <w:noProof/>
        </w:rPr>
      </w:pPr>
      <w:r w:rsidRPr="00471799">
        <w:rPr>
          <w:noProof/>
        </w:rPr>
        <w:t>В состав комиссии при инвентаризации МТР на ответ</w:t>
      </w:r>
      <w:r>
        <w:rPr>
          <w:noProof/>
        </w:rPr>
        <w:t>ственном</w:t>
      </w:r>
      <w:r w:rsidRPr="00471799">
        <w:rPr>
          <w:noProof/>
        </w:rPr>
        <w:t xml:space="preserve"> хранении включается представитель Поклажедателя.</w:t>
      </w:r>
    </w:p>
    <w:p w14:paraId="1F83D2AA" w14:textId="747B00B7" w:rsidR="00CC0926" w:rsidRPr="00471799" w:rsidRDefault="00CC0926" w:rsidP="00CC0926">
      <w:pPr>
        <w:ind w:firstLine="709"/>
        <w:rPr>
          <w:noProof/>
        </w:rPr>
      </w:pPr>
      <w:r w:rsidRPr="00471799">
        <w:rPr>
          <w:noProof/>
        </w:rPr>
        <w:t xml:space="preserve">При проведении инвентаризации осуществляется сверка фактического наличия и состояния </w:t>
      </w:r>
      <w:r w:rsidR="00596807">
        <w:rPr>
          <w:noProof/>
        </w:rPr>
        <w:t xml:space="preserve">МТР </w:t>
      </w:r>
      <w:r w:rsidRPr="00471799">
        <w:rPr>
          <w:noProof/>
        </w:rPr>
        <w:t xml:space="preserve">с </w:t>
      </w:r>
      <w:r w:rsidR="00596807">
        <w:rPr>
          <w:noProof/>
        </w:rPr>
        <w:t xml:space="preserve">учетными </w:t>
      </w:r>
      <w:r w:rsidRPr="00471799">
        <w:rPr>
          <w:noProof/>
        </w:rPr>
        <w:t>данными</w:t>
      </w:r>
      <w:r w:rsidR="00596807">
        <w:rPr>
          <w:noProof/>
        </w:rPr>
        <w:t>.</w:t>
      </w:r>
      <w:r w:rsidRPr="00471799">
        <w:rPr>
          <w:noProof/>
        </w:rPr>
        <w:t xml:space="preserve"> Инвентаризация выполняется путем </w:t>
      </w:r>
      <w:r w:rsidR="00596807">
        <w:rPr>
          <w:noProof/>
        </w:rPr>
        <w:t xml:space="preserve">фактического подсчета МТР </w:t>
      </w:r>
      <w:r w:rsidRPr="00471799">
        <w:rPr>
          <w:noProof/>
        </w:rPr>
        <w:t xml:space="preserve">по номенклатуре. </w:t>
      </w:r>
    </w:p>
    <w:p w14:paraId="60F84CCB" w14:textId="718EEAD0" w:rsidR="00CC0926" w:rsidRPr="00471799" w:rsidRDefault="00CC0926" w:rsidP="00CC0926">
      <w:pPr>
        <w:ind w:firstLine="709"/>
        <w:rPr>
          <w:noProof/>
        </w:rPr>
      </w:pPr>
      <w:r w:rsidRPr="00471799">
        <w:rPr>
          <w:noProof/>
        </w:rPr>
        <w:t>При этом</w:t>
      </w:r>
      <w:r w:rsidR="004C6AA5">
        <w:rPr>
          <w:noProof/>
        </w:rPr>
        <w:t>,</w:t>
      </w:r>
      <w:r w:rsidRPr="00471799">
        <w:rPr>
          <w:noProof/>
        </w:rPr>
        <w:t xml:space="preserve"> в случае инвентаризации весовых МТР РИК пересчитывает их только с применением </w:t>
      </w:r>
      <w:r w:rsidR="004C6AA5">
        <w:rPr>
          <w:noProof/>
        </w:rPr>
        <w:t>поверенных средств метрологических измерений с действующим сертификатом</w:t>
      </w:r>
      <w:r w:rsidR="00821B75">
        <w:rPr>
          <w:noProof/>
        </w:rPr>
        <w:t>,</w:t>
      </w:r>
      <w:r w:rsidR="004C6AA5">
        <w:rPr>
          <w:noProof/>
        </w:rPr>
        <w:t xml:space="preserve"> выданным организацией</w:t>
      </w:r>
      <w:r w:rsidR="00821B75">
        <w:rPr>
          <w:noProof/>
        </w:rPr>
        <w:t>,</w:t>
      </w:r>
      <w:r w:rsidR="004C6AA5">
        <w:rPr>
          <w:noProof/>
        </w:rPr>
        <w:t xml:space="preserve"> имеющей Государственную аккредитацию</w:t>
      </w:r>
      <w:r w:rsidR="004C6AA5" w:rsidRPr="00471799">
        <w:rPr>
          <w:noProof/>
        </w:rPr>
        <w:t>.</w:t>
      </w:r>
    </w:p>
    <w:p w14:paraId="30A704F4" w14:textId="06A5E06C" w:rsidR="00CC0926" w:rsidRPr="00471799" w:rsidRDefault="00CC0926" w:rsidP="00CC0926">
      <w:pPr>
        <w:ind w:firstLine="709"/>
        <w:rPr>
          <w:noProof/>
        </w:rPr>
      </w:pPr>
      <w:r w:rsidRPr="00471799">
        <w:rPr>
          <w:noProof/>
        </w:rPr>
        <w:t>В рамках инвентаризации РИК БЕ проводит также оценку технического состояния МТР, в т</w:t>
      </w:r>
      <w:r w:rsidR="00596807">
        <w:rPr>
          <w:noProof/>
        </w:rPr>
        <w:t xml:space="preserve">ом числе </w:t>
      </w:r>
      <w:r w:rsidRPr="00471799">
        <w:rPr>
          <w:noProof/>
        </w:rPr>
        <w:t>в рамках инвентаризации при смене МОЛ.</w:t>
      </w:r>
    </w:p>
    <w:p w14:paraId="1275CC20" w14:textId="50CC83C4" w:rsidR="00CC0926" w:rsidRPr="00471799" w:rsidRDefault="00CC0926" w:rsidP="00CC0926">
      <w:pPr>
        <w:ind w:firstLine="709"/>
        <w:rPr>
          <w:noProof/>
        </w:rPr>
      </w:pPr>
      <w:r w:rsidRPr="00471799">
        <w:rPr>
          <w:noProof/>
        </w:rPr>
        <w:t xml:space="preserve">В целях подтверждения фактического проведения инвентаризации </w:t>
      </w:r>
      <w:r w:rsidR="00596807">
        <w:rPr>
          <w:noProof/>
        </w:rPr>
        <w:t xml:space="preserve">может выполняться </w:t>
      </w:r>
      <w:r w:rsidRPr="00471799">
        <w:rPr>
          <w:noProof/>
        </w:rPr>
        <w:t>фото фиксация наличия и состояния МТР с признаками дефектов.</w:t>
      </w:r>
    </w:p>
    <w:p w14:paraId="4C24A60A" w14:textId="77777777" w:rsidR="00CC0926" w:rsidRPr="00471799" w:rsidRDefault="00CC0926" w:rsidP="00CC0926">
      <w:pPr>
        <w:ind w:firstLine="709"/>
        <w:rPr>
          <w:noProof/>
        </w:rPr>
      </w:pPr>
      <w:r w:rsidRPr="00471799">
        <w:rPr>
          <w:noProof/>
        </w:rPr>
        <w:t>По всем МТР без движения более года в протоколе заседания РИК указывается их техническое состояние (пригодность к вовлечению в производство).</w:t>
      </w:r>
    </w:p>
    <w:p w14:paraId="3502B33D" w14:textId="780B060D" w:rsidR="00CC0926" w:rsidRPr="00471799" w:rsidRDefault="00596807" w:rsidP="00CC0926">
      <w:pPr>
        <w:ind w:firstLine="709"/>
        <w:rPr>
          <w:noProof/>
        </w:rPr>
      </w:pPr>
      <w:r>
        <w:rPr>
          <w:noProof/>
        </w:rPr>
        <w:t>При этом, материально ответственное лицо</w:t>
      </w:r>
      <w:r w:rsidR="00CC0926" w:rsidRPr="00471799">
        <w:rPr>
          <w:noProof/>
        </w:rPr>
        <w:t xml:space="preserve"> при проведении инвентаризации производит оперативную маркировку МТР (НЛИ, </w:t>
      </w:r>
      <w:r w:rsidR="00821B75">
        <w:rPr>
          <w:noProof/>
        </w:rPr>
        <w:t xml:space="preserve">НВИ, </w:t>
      </w:r>
      <w:r w:rsidR="00CC0926" w:rsidRPr="00471799">
        <w:rPr>
          <w:noProof/>
        </w:rPr>
        <w:t>б/у) во время их пересчёта в месте хранения или сразу по</w:t>
      </w:r>
      <w:r w:rsidR="0062785B">
        <w:rPr>
          <w:noProof/>
        </w:rPr>
        <w:t>сле инвентаризации.</w:t>
      </w:r>
    </w:p>
    <w:p w14:paraId="24758F31" w14:textId="77777777" w:rsidR="00494F94" w:rsidRDefault="00494F94" w:rsidP="000A35A8"/>
    <w:p w14:paraId="5508AD40" w14:textId="6E40554C" w:rsidR="00267ECE" w:rsidRDefault="00267ECE" w:rsidP="00267ECE">
      <w:pPr>
        <w:jc w:val="right"/>
      </w:pPr>
      <w:r w:rsidRPr="00916FAB">
        <w:rPr>
          <w:rFonts w:cs="Arial"/>
          <w:b/>
          <w:sz w:val="22"/>
        </w:rPr>
        <w:t xml:space="preserve">Таблица </w:t>
      </w:r>
      <w:r>
        <w:rPr>
          <w:rFonts w:cs="Arial"/>
          <w:b/>
          <w:sz w:val="22"/>
        </w:rPr>
        <w:t>10</w:t>
      </w:r>
      <w:r w:rsidR="005E57AE" w:rsidRPr="00E71EDD">
        <w:rPr>
          <w:rFonts w:cs="Arial"/>
          <w:b/>
          <w:sz w:val="22"/>
        </w:rPr>
        <w:t>5</w:t>
      </w:r>
      <w:r w:rsidRPr="00916FAB">
        <w:rPr>
          <w:rFonts w:cs="Arial"/>
          <w:b/>
          <w:sz w:val="22"/>
        </w:rPr>
        <w:t xml:space="preserve">. Описание </w:t>
      </w:r>
      <w:r>
        <w:rPr>
          <w:rFonts w:cs="Arial"/>
          <w:b/>
          <w:sz w:val="22"/>
        </w:rPr>
        <w:t>шага «Издание нормативных актов на проведение инвентаризации»</w:t>
      </w:r>
    </w:p>
    <w:p w14:paraId="3B422654" w14:textId="58446B90" w:rsidR="00267ECE" w:rsidRDefault="00267ECE" w:rsidP="000A35A8"/>
    <w:tbl>
      <w:tblPr>
        <w:tblW w:w="0" w:type="auto"/>
        <w:tblInd w:w="-38" w:type="dxa"/>
        <w:tblLayout w:type="fixed"/>
        <w:tblCellMar>
          <w:left w:w="30" w:type="dxa"/>
          <w:right w:w="30" w:type="dxa"/>
        </w:tblCellMar>
        <w:tblLook w:val="0000" w:firstRow="0" w:lastRow="0" w:firstColumn="0" w:lastColumn="0" w:noHBand="0" w:noVBand="0"/>
      </w:tblPr>
      <w:tblGrid>
        <w:gridCol w:w="1873"/>
        <w:gridCol w:w="2693"/>
        <w:gridCol w:w="1049"/>
        <w:gridCol w:w="1219"/>
        <w:gridCol w:w="1134"/>
        <w:gridCol w:w="2243"/>
      </w:tblGrid>
      <w:tr w:rsidR="00267ECE" w:rsidRPr="00267ECE" w14:paraId="52C229D2" w14:textId="77777777" w:rsidTr="002728C7">
        <w:trPr>
          <w:trHeight w:val="374"/>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40918581" w14:textId="77777777" w:rsidR="00267ECE" w:rsidRPr="00267ECE" w:rsidRDefault="00267ECE" w:rsidP="00267ECE">
            <w:pPr>
              <w:autoSpaceDE w:val="0"/>
              <w:autoSpaceDN w:val="0"/>
              <w:adjustRightInd w:val="0"/>
              <w:jc w:val="center"/>
              <w:rPr>
                <w:rFonts w:eastAsiaTheme="minorHAnsi" w:cs="Arial"/>
                <w:b/>
                <w:bCs/>
                <w:color w:val="000000"/>
                <w:sz w:val="20"/>
                <w:szCs w:val="20"/>
              </w:rPr>
            </w:pPr>
            <w:r w:rsidRPr="00267ECE">
              <w:rPr>
                <w:rFonts w:eastAsiaTheme="minorHAnsi" w:cs="Arial"/>
                <w:b/>
                <w:bCs/>
                <w:color w:val="000000"/>
                <w:sz w:val="20"/>
                <w:szCs w:val="20"/>
              </w:rPr>
              <w:t>Номер шага</w:t>
            </w:r>
          </w:p>
        </w:tc>
        <w:tc>
          <w:tcPr>
            <w:tcW w:w="2693" w:type="dxa"/>
            <w:tcBorders>
              <w:top w:val="single" w:sz="6" w:space="0" w:color="auto"/>
              <w:left w:val="single" w:sz="6" w:space="0" w:color="auto"/>
              <w:bottom w:val="single" w:sz="6" w:space="0" w:color="auto"/>
              <w:right w:val="single" w:sz="6" w:space="0" w:color="auto"/>
            </w:tcBorders>
            <w:shd w:val="solid" w:color="FFCC00" w:fill="auto"/>
          </w:tcPr>
          <w:p w14:paraId="29BB8ED7" w14:textId="77777777" w:rsidR="00267ECE" w:rsidRPr="00267ECE" w:rsidRDefault="00267ECE" w:rsidP="00267ECE">
            <w:pPr>
              <w:autoSpaceDE w:val="0"/>
              <w:autoSpaceDN w:val="0"/>
              <w:adjustRightInd w:val="0"/>
              <w:jc w:val="center"/>
              <w:rPr>
                <w:rFonts w:eastAsiaTheme="minorHAnsi" w:cs="Arial"/>
                <w:b/>
                <w:bCs/>
                <w:color w:val="000000"/>
                <w:sz w:val="20"/>
                <w:szCs w:val="20"/>
              </w:rPr>
            </w:pPr>
            <w:r w:rsidRPr="00267ECE">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1B6393F1" w14:textId="77777777" w:rsidR="00267ECE" w:rsidRPr="00267ECE" w:rsidRDefault="00267ECE" w:rsidP="00267ECE">
            <w:pPr>
              <w:autoSpaceDE w:val="0"/>
              <w:autoSpaceDN w:val="0"/>
              <w:adjustRightInd w:val="0"/>
              <w:jc w:val="center"/>
              <w:rPr>
                <w:rFonts w:eastAsiaTheme="minorHAnsi" w:cs="Arial"/>
                <w:b/>
                <w:bCs/>
                <w:color w:val="000000"/>
                <w:sz w:val="20"/>
                <w:szCs w:val="20"/>
              </w:rPr>
            </w:pPr>
            <w:r w:rsidRPr="00267ECE">
              <w:rPr>
                <w:rFonts w:eastAsiaTheme="minorHAnsi" w:cs="Arial"/>
                <w:b/>
                <w:bCs/>
                <w:color w:val="000000"/>
                <w:sz w:val="20"/>
                <w:szCs w:val="20"/>
              </w:rPr>
              <w:t>Транзакция</w:t>
            </w:r>
          </w:p>
        </w:tc>
        <w:tc>
          <w:tcPr>
            <w:tcW w:w="1219" w:type="dxa"/>
            <w:tcBorders>
              <w:top w:val="single" w:sz="6" w:space="0" w:color="auto"/>
              <w:left w:val="single" w:sz="6" w:space="0" w:color="auto"/>
              <w:bottom w:val="single" w:sz="6" w:space="0" w:color="auto"/>
              <w:right w:val="single" w:sz="6" w:space="0" w:color="auto"/>
            </w:tcBorders>
            <w:shd w:val="solid" w:color="FFCC00" w:fill="auto"/>
          </w:tcPr>
          <w:p w14:paraId="562F431D" w14:textId="77777777" w:rsidR="00267ECE" w:rsidRPr="00267ECE" w:rsidRDefault="00267ECE" w:rsidP="00267ECE">
            <w:pPr>
              <w:autoSpaceDE w:val="0"/>
              <w:autoSpaceDN w:val="0"/>
              <w:adjustRightInd w:val="0"/>
              <w:jc w:val="center"/>
              <w:rPr>
                <w:rFonts w:eastAsiaTheme="minorHAnsi" w:cs="Arial"/>
                <w:b/>
                <w:bCs/>
                <w:color w:val="000000"/>
                <w:sz w:val="20"/>
                <w:szCs w:val="20"/>
              </w:rPr>
            </w:pPr>
            <w:r w:rsidRPr="00267ECE">
              <w:rPr>
                <w:rFonts w:eastAsiaTheme="minorHAnsi" w:cs="Arial"/>
                <w:b/>
                <w:bCs/>
                <w:color w:val="000000"/>
                <w:sz w:val="20"/>
                <w:szCs w:val="20"/>
              </w:rPr>
              <w:t>Вход</w:t>
            </w:r>
          </w:p>
        </w:tc>
        <w:tc>
          <w:tcPr>
            <w:tcW w:w="1134" w:type="dxa"/>
            <w:tcBorders>
              <w:top w:val="single" w:sz="6" w:space="0" w:color="auto"/>
              <w:left w:val="single" w:sz="6" w:space="0" w:color="auto"/>
              <w:bottom w:val="single" w:sz="6" w:space="0" w:color="auto"/>
              <w:right w:val="single" w:sz="6" w:space="0" w:color="auto"/>
            </w:tcBorders>
            <w:shd w:val="solid" w:color="FFCC00" w:fill="auto"/>
          </w:tcPr>
          <w:p w14:paraId="6E2EA312" w14:textId="77777777" w:rsidR="00267ECE" w:rsidRPr="00267ECE" w:rsidRDefault="00267ECE" w:rsidP="00267ECE">
            <w:pPr>
              <w:autoSpaceDE w:val="0"/>
              <w:autoSpaceDN w:val="0"/>
              <w:adjustRightInd w:val="0"/>
              <w:jc w:val="center"/>
              <w:rPr>
                <w:rFonts w:eastAsiaTheme="minorHAnsi" w:cs="Arial"/>
                <w:b/>
                <w:bCs/>
                <w:color w:val="000000"/>
                <w:sz w:val="20"/>
                <w:szCs w:val="20"/>
              </w:rPr>
            </w:pPr>
            <w:r w:rsidRPr="00267ECE">
              <w:rPr>
                <w:rFonts w:eastAsiaTheme="minorHAnsi" w:cs="Arial"/>
                <w:b/>
                <w:bCs/>
                <w:color w:val="000000"/>
                <w:sz w:val="20"/>
                <w:szCs w:val="20"/>
              </w:rPr>
              <w:t>Результат</w:t>
            </w:r>
          </w:p>
        </w:tc>
        <w:tc>
          <w:tcPr>
            <w:tcW w:w="2243" w:type="dxa"/>
            <w:tcBorders>
              <w:top w:val="single" w:sz="6" w:space="0" w:color="auto"/>
              <w:left w:val="single" w:sz="6" w:space="0" w:color="auto"/>
              <w:bottom w:val="single" w:sz="6" w:space="0" w:color="auto"/>
              <w:right w:val="single" w:sz="6" w:space="0" w:color="auto"/>
            </w:tcBorders>
            <w:shd w:val="solid" w:color="FFCC00" w:fill="auto"/>
          </w:tcPr>
          <w:p w14:paraId="0E32ED31" w14:textId="77777777" w:rsidR="00267ECE" w:rsidRPr="00267ECE" w:rsidRDefault="00267ECE" w:rsidP="00267ECE">
            <w:pPr>
              <w:autoSpaceDE w:val="0"/>
              <w:autoSpaceDN w:val="0"/>
              <w:adjustRightInd w:val="0"/>
              <w:jc w:val="center"/>
              <w:rPr>
                <w:rFonts w:eastAsiaTheme="minorHAnsi" w:cs="Arial"/>
                <w:b/>
                <w:bCs/>
                <w:color w:val="000000"/>
                <w:sz w:val="20"/>
                <w:szCs w:val="20"/>
              </w:rPr>
            </w:pPr>
            <w:r w:rsidRPr="00267ECE">
              <w:rPr>
                <w:rFonts w:eastAsiaTheme="minorHAnsi" w:cs="Arial"/>
                <w:b/>
                <w:bCs/>
                <w:color w:val="000000"/>
                <w:sz w:val="20"/>
                <w:szCs w:val="20"/>
              </w:rPr>
              <w:t>Бизнес-роль</w:t>
            </w:r>
          </w:p>
        </w:tc>
      </w:tr>
      <w:tr w:rsidR="00267ECE" w:rsidRPr="00267ECE" w14:paraId="4C04341C" w14:textId="77777777" w:rsidTr="002728C7">
        <w:trPr>
          <w:trHeight w:val="132"/>
        </w:trPr>
        <w:tc>
          <w:tcPr>
            <w:tcW w:w="1873" w:type="dxa"/>
            <w:tcBorders>
              <w:top w:val="single" w:sz="6" w:space="0" w:color="auto"/>
              <w:left w:val="single" w:sz="6" w:space="0" w:color="auto"/>
              <w:bottom w:val="single" w:sz="6" w:space="0" w:color="auto"/>
              <w:right w:val="single" w:sz="6" w:space="0" w:color="auto"/>
            </w:tcBorders>
          </w:tcPr>
          <w:p w14:paraId="7DCB3FE4" w14:textId="77777777" w:rsidR="00267ECE" w:rsidRPr="00267ECE" w:rsidRDefault="00267ECE" w:rsidP="00267ECE">
            <w:pPr>
              <w:autoSpaceDE w:val="0"/>
              <w:autoSpaceDN w:val="0"/>
              <w:adjustRightInd w:val="0"/>
              <w:jc w:val="left"/>
              <w:rPr>
                <w:rFonts w:eastAsiaTheme="minorHAnsi" w:cs="Arial"/>
                <w:color w:val="000000"/>
                <w:sz w:val="20"/>
                <w:szCs w:val="20"/>
              </w:rPr>
            </w:pPr>
            <w:r w:rsidRPr="00267ECE">
              <w:rPr>
                <w:rFonts w:eastAsiaTheme="minorHAnsi" w:cs="Arial"/>
                <w:color w:val="000000"/>
                <w:sz w:val="20"/>
                <w:szCs w:val="20"/>
              </w:rPr>
              <w:lastRenderedPageBreak/>
              <w:t>ПП-10.07.04.03.010</w:t>
            </w:r>
          </w:p>
        </w:tc>
        <w:tc>
          <w:tcPr>
            <w:tcW w:w="2693" w:type="dxa"/>
            <w:tcBorders>
              <w:top w:val="single" w:sz="6" w:space="0" w:color="auto"/>
              <w:left w:val="single" w:sz="6" w:space="0" w:color="auto"/>
              <w:bottom w:val="single" w:sz="6" w:space="0" w:color="auto"/>
              <w:right w:val="single" w:sz="6" w:space="0" w:color="auto"/>
            </w:tcBorders>
          </w:tcPr>
          <w:p w14:paraId="795F0F87" w14:textId="77777777" w:rsidR="00267ECE" w:rsidRPr="00267ECE" w:rsidRDefault="00267ECE" w:rsidP="00267ECE">
            <w:pPr>
              <w:autoSpaceDE w:val="0"/>
              <w:autoSpaceDN w:val="0"/>
              <w:adjustRightInd w:val="0"/>
              <w:jc w:val="left"/>
              <w:rPr>
                <w:rFonts w:eastAsiaTheme="minorHAnsi" w:cs="Arial"/>
                <w:color w:val="000000"/>
                <w:sz w:val="20"/>
                <w:szCs w:val="20"/>
              </w:rPr>
            </w:pPr>
            <w:r w:rsidRPr="00267ECE">
              <w:rPr>
                <w:rFonts w:eastAsiaTheme="minorHAnsi" w:cs="Arial"/>
                <w:color w:val="000000"/>
                <w:sz w:val="20"/>
                <w:szCs w:val="20"/>
              </w:rPr>
              <w:t>Решено провести плановую инвентаризацию</w:t>
            </w:r>
          </w:p>
        </w:tc>
        <w:tc>
          <w:tcPr>
            <w:tcW w:w="1049" w:type="dxa"/>
            <w:tcBorders>
              <w:top w:val="single" w:sz="6" w:space="0" w:color="auto"/>
              <w:left w:val="single" w:sz="6" w:space="0" w:color="auto"/>
              <w:bottom w:val="single" w:sz="6" w:space="0" w:color="auto"/>
              <w:right w:val="single" w:sz="6" w:space="0" w:color="auto"/>
            </w:tcBorders>
          </w:tcPr>
          <w:p w14:paraId="4EE39811" w14:textId="77777777" w:rsidR="00267ECE" w:rsidRPr="00267ECE" w:rsidRDefault="00267ECE" w:rsidP="00267ECE">
            <w:pPr>
              <w:autoSpaceDE w:val="0"/>
              <w:autoSpaceDN w:val="0"/>
              <w:adjustRightInd w:val="0"/>
              <w:jc w:val="left"/>
              <w:rPr>
                <w:rFonts w:eastAsiaTheme="minorHAnsi" w:cs="Arial"/>
                <w:color w:val="000000"/>
                <w:sz w:val="20"/>
                <w:szCs w:val="20"/>
              </w:rPr>
            </w:pPr>
            <w:r w:rsidRPr="00267ECE">
              <w:rPr>
                <w:rFonts w:eastAsiaTheme="minorHAnsi" w:cs="Arial"/>
                <w:color w:val="000000"/>
                <w:sz w:val="20"/>
                <w:szCs w:val="20"/>
              </w:rPr>
              <w:t>-</w:t>
            </w:r>
          </w:p>
        </w:tc>
        <w:tc>
          <w:tcPr>
            <w:tcW w:w="1219" w:type="dxa"/>
            <w:tcBorders>
              <w:top w:val="single" w:sz="6" w:space="0" w:color="auto"/>
              <w:left w:val="single" w:sz="6" w:space="0" w:color="auto"/>
              <w:bottom w:val="single" w:sz="6" w:space="0" w:color="auto"/>
              <w:right w:val="single" w:sz="6" w:space="0" w:color="auto"/>
            </w:tcBorders>
          </w:tcPr>
          <w:p w14:paraId="0C4D9EEB" w14:textId="77777777" w:rsidR="00267ECE" w:rsidRPr="00267ECE" w:rsidRDefault="00267ECE" w:rsidP="00267ECE">
            <w:pPr>
              <w:autoSpaceDE w:val="0"/>
              <w:autoSpaceDN w:val="0"/>
              <w:adjustRightInd w:val="0"/>
              <w:jc w:val="left"/>
              <w:rPr>
                <w:rFonts w:eastAsiaTheme="minorHAnsi" w:cs="Arial"/>
                <w:color w:val="000000"/>
                <w:sz w:val="20"/>
                <w:szCs w:val="20"/>
              </w:rPr>
            </w:pPr>
            <w:r w:rsidRPr="00267ECE">
              <w:rPr>
                <w:rFonts w:eastAsiaTheme="minorHAnsi" w:cs="Arial"/>
                <w:color w:val="000000"/>
                <w:sz w:val="20"/>
                <w:szCs w:val="20"/>
              </w:rPr>
              <w:t>Нормативные акты</w:t>
            </w:r>
          </w:p>
        </w:tc>
        <w:tc>
          <w:tcPr>
            <w:tcW w:w="1134" w:type="dxa"/>
            <w:tcBorders>
              <w:top w:val="single" w:sz="6" w:space="0" w:color="auto"/>
              <w:left w:val="single" w:sz="6" w:space="0" w:color="auto"/>
              <w:bottom w:val="single" w:sz="6" w:space="0" w:color="auto"/>
              <w:right w:val="single" w:sz="6" w:space="0" w:color="auto"/>
            </w:tcBorders>
          </w:tcPr>
          <w:p w14:paraId="18D64F93" w14:textId="77777777" w:rsidR="00267ECE" w:rsidRPr="00267ECE" w:rsidRDefault="00267ECE" w:rsidP="00267ECE">
            <w:pPr>
              <w:autoSpaceDE w:val="0"/>
              <w:autoSpaceDN w:val="0"/>
              <w:adjustRightInd w:val="0"/>
              <w:jc w:val="left"/>
              <w:rPr>
                <w:rFonts w:eastAsiaTheme="minorHAnsi" w:cs="Arial"/>
                <w:color w:val="000000"/>
                <w:sz w:val="20"/>
                <w:szCs w:val="20"/>
              </w:rPr>
            </w:pPr>
            <w:r w:rsidRPr="00267ECE">
              <w:rPr>
                <w:rFonts w:eastAsiaTheme="minorHAnsi" w:cs="Arial"/>
                <w:color w:val="000000"/>
                <w:sz w:val="20"/>
                <w:szCs w:val="20"/>
              </w:rPr>
              <w:t>Нормативные акты</w:t>
            </w:r>
          </w:p>
        </w:tc>
        <w:tc>
          <w:tcPr>
            <w:tcW w:w="2243" w:type="dxa"/>
            <w:tcBorders>
              <w:top w:val="single" w:sz="6" w:space="0" w:color="auto"/>
              <w:left w:val="single" w:sz="6" w:space="0" w:color="auto"/>
              <w:bottom w:val="single" w:sz="6" w:space="0" w:color="auto"/>
              <w:right w:val="single" w:sz="6" w:space="0" w:color="auto"/>
            </w:tcBorders>
          </w:tcPr>
          <w:p w14:paraId="267F5FEF" w14:textId="77777777" w:rsidR="002728C7" w:rsidRDefault="00267ECE" w:rsidP="00267ECE">
            <w:pPr>
              <w:autoSpaceDE w:val="0"/>
              <w:autoSpaceDN w:val="0"/>
              <w:adjustRightInd w:val="0"/>
              <w:jc w:val="left"/>
              <w:rPr>
                <w:rFonts w:eastAsiaTheme="minorHAnsi" w:cs="Arial"/>
                <w:color w:val="000000"/>
                <w:sz w:val="20"/>
                <w:szCs w:val="20"/>
              </w:rPr>
            </w:pPr>
            <w:r w:rsidRPr="00267ECE">
              <w:rPr>
                <w:rFonts w:eastAsiaTheme="minorHAnsi" w:cs="Arial"/>
                <w:color w:val="000000"/>
                <w:sz w:val="20"/>
                <w:szCs w:val="20"/>
              </w:rPr>
              <w:t xml:space="preserve">Финансовый директор БЕ </w:t>
            </w:r>
          </w:p>
          <w:p w14:paraId="70B788B3" w14:textId="7F900E7D" w:rsidR="00267ECE" w:rsidRPr="00267ECE" w:rsidRDefault="00267ECE" w:rsidP="00267ECE">
            <w:pPr>
              <w:autoSpaceDE w:val="0"/>
              <w:autoSpaceDN w:val="0"/>
              <w:adjustRightInd w:val="0"/>
              <w:jc w:val="left"/>
              <w:rPr>
                <w:rFonts w:eastAsiaTheme="minorHAnsi" w:cs="Arial"/>
                <w:color w:val="000000"/>
                <w:sz w:val="20"/>
                <w:szCs w:val="20"/>
              </w:rPr>
            </w:pPr>
            <w:r w:rsidRPr="00267ECE">
              <w:rPr>
                <w:rFonts w:eastAsiaTheme="minorHAnsi" w:cs="Arial"/>
                <w:color w:val="000000"/>
                <w:sz w:val="20"/>
                <w:szCs w:val="20"/>
              </w:rPr>
              <w:t>Управление</w:t>
            </w:r>
          </w:p>
        </w:tc>
      </w:tr>
    </w:tbl>
    <w:p w14:paraId="6927BA5F" w14:textId="77777777" w:rsidR="00267ECE" w:rsidRDefault="00267ECE" w:rsidP="000A35A8"/>
    <w:p w14:paraId="30E5A53C" w14:textId="77777777" w:rsidR="00267ECE" w:rsidRDefault="00267ECE" w:rsidP="000A35A8"/>
    <w:p w14:paraId="4AB4B6F8" w14:textId="79EC2D44" w:rsidR="00893EA8" w:rsidRPr="004136F2" w:rsidRDefault="00893EA8" w:rsidP="00893EA8">
      <w:pPr>
        <w:pStyle w:val="4"/>
      </w:pPr>
      <w:r w:rsidRPr="004136F2">
        <w:t>Шаг процесса 10.0</w:t>
      </w:r>
      <w:r w:rsidR="002466A1">
        <w:t>7</w:t>
      </w:r>
      <w:r w:rsidRPr="004136F2">
        <w:t>.04.0</w:t>
      </w:r>
      <w:r>
        <w:t>3</w:t>
      </w:r>
      <w:r w:rsidRPr="004136F2">
        <w:t>.0</w:t>
      </w:r>
      <w:r>
        <w:t>2</w:t>
      </w:r>
      <w:r w:rsidRPr="004136F2">
        <w:t xml:space="preserve">0 – </w:t>
      </w:r>
      <w:r w:rsidR="001A52DF">
        <w:t>Формирование документа инвентаризации. Печать инвентаризационной ведомости</w:t>
      </w:r>
    </w:p>
    <w:p w14:paraId="38A33E47" w14:textId="648B5E7B" w:rsidR="00893EA8" w:rsidRDefault="00893EA8" w:rsidP="00AD4B57">
      <w:pPr>
        <w:ind w:firstLine="709"/>
      </w:pPr>
    </w:p>
    <w:p w14:paraId="407ED9ED" w14:textId="3C68310E" w:rsidR="00AD4B57" w:rsidRDefault="00AD4B57" w:rsidP="00AD4B57">
      <w:pPr>
        <w:ind w:firstLine="709"/>
        <w:rPr>
          <w:noProof/>
        </w:rPr>
      </w:pPr>
      <w:r>
        <w:rPr>
          <w:noProof/>
        </w:rPr>
        <w:t>Для проведения плановой инвентаризации</w:t>
      </w:r>
      <w:r w:rsidR="000B2EDC">
        <w:rPr>
          <w:noProof/>
        </w:rPr>
        <w:t>,</w:t>
      </w:r>
      <w:r>
        <w:rPr>
          <w:noProof/>
        </w:rPr>
        <w:t xml:space="preserve"> </w:t>
      </w:r>
      <w:r w:rsidR="000B2EDC">
        <w:rPr>
          <w:noProof/>
        </w:rPr>
        <w:t xml:space="preserve">оператором склада СП </w:t>
      </w:r>
      <w:r>
        <w:rPr>
          <w:noProof/>
        </w:rPr>
        <w:t>в</w:t>
      </w:r>
      <w:r w:rsidR="000B2EDC">
        <w:rPr>
          <w:noProof/>
        </w:rPr>
        <w:t xml:space="preserve"> модуле </w:t>
      </w:r>
      <w:r w:rsidR="000B2EDC" w:rsidRPr="00006C3A">
        <w:rPr>
          <w:lang w:val="en-US"/>
        </w:rPr>
        <w:t>SAP</w:t>
      </w:r>
      <w:r w:rsidR="000B2EDC" w:rsidRPr="00006C3A">
        <w:t xml:space="preserve"> </w:t>
      </w:r>
      <w:r w:rsidR="000B2EDC" w:rsidRPr="00006C3A">
        <w:rPr>
          <w:lang w:val="en-US"/>
        </w:rPr>
        <w:t>EWM</w:t>
      </w:r>
      <w:r w:rsidR="000B2EDC">
        <w:rPr>
          <w:noProof/>
        </w:rPr>
        <w:t xml:space="preserve"> </w:t>
      </w:r>
      <w:r>
        <w:rPr>
          <w:noProof/>
        </w:rPr>
        <w:t xml:space="preserve">создается документ инвентаризации, в который добавляются позиции, складские места, группы МТР (для оперативной инвентаризации) либо весь склад, в отношении которого следует провести инвентаризацию (для плановой инвентаризации). </w:t>
      </w:r>
    </w:p>
    <w:p w14:paraId="0558BE53" w14:textId="0128AE3B" w:rsidR="002258E7" w:rsidRDefault="002258E7" w:rsidP="00AD4B57">
      <w:pPr>
        <w:ind w:firstLine="709"/>
        <w:rPr>
          <w:noProof/>
        </w:rPr>
      </w:pPr>
      <w:r>
        <w:rPr>
          <w:noProof/>
        </w:rPr>
        <w:t>Перед началом инвентаризации распечатывается инвентаризационная ведомость</w:t>
      </w:r>
      <w:r w:rsidR="009D1DB2">
        <w:rPr>
          <w:noProof/>
        </w:rPr>
        <w:t xml:space="preserve"> (разработка </w:t>
      </w:r>
      <w:r w:rsidR="009D1DB2">
        <w:rPr>
          <w:rFonts w:cs="Arial"/>
          <w:sz w:val="20"/>
        </w:rPr>
        <w:t>ММ21)</w:t>
      </w:r>
      <w:r>
        <w:rPr>
          <w:noProof/>
        </w:rPr>
        <w:t>.</w:t>
      </w:r>
    </w:p>
    <w:p w14:paraId="6FC484C1" w14:textId="3A0CA7EC" w:rsidR="00AF5D26" w:rsidRDefault="00AF5D26" w:rsidP="00AF5D26">
      <w:pPr>
        <w:jc w:val="right"/>
      </w:pPr>
      <w:r w:rsidRPr="00916FAB">
        <w:rPr>
          <w:rFonts w:cs="Arial"/>
          <w:b/>
          <w:sz w:val="22"/>
        </w:rPr>
        <w:t xml:space="preserve">Таблица </w:t>
      </w:r>
      <w:r>
        <w:rPr>
          <w:rFonts w:cs="Arial"/>
          <w:b/>
          <w:sz w:val="22"/>
        </w:rPr>
        <w:t>10</w:t>
      </w:r>
      <w:r w:rsidR="005E57AE" w:rsidRPr="00E71EDD">
        <w:rPr>
          <w:rFonts w:cs="Arial"/>
          <w:b/>
          <w:sz w:val="22"/>
        </w:rPr>
        <w:t>6</w:t>
      </w:r>
      <w:r w:rsidRPr="00916FAB">
        <w:rPr>
          <w:rFonts w:cs="Arial"/>
          <w:b/>
          <w:sz w:val="22"/>
        </w:rPr>
        <w:t xml:space="preserve">. Описание </w:t>
      </w:r>
      <w:r>
        <w:rPr>
          <w:rFonts w:cs="Arial"/>
          <w:b/>
          <w:sz w:val="22"/>
        </w:rPr>
        <w:t>шага «Формирование документа инвентаризации. Печать инвентаризационной ведомости»</w:t>
      </w:r>
    </w:p>
    <w:p w14:paraId="6BFF9B90" w14:textId="3B36DF79" w:rsidR="00AF5D26" w:rsidRDefault="00AF5D26" w:rsidP="00D6708A"/>
    <w:tbl>
      <w:tblPr>
        <w:tblW w:w="10236" w:type="dxa"/>
        <w:tblInd w:w="-38" w:type="dxa"/>
        <w:tblLayout w:type="fixed"/>
        <w:tblCellMar>
          <w:left w:w="30" w:type="dxa"/>
          <w:right w:w="30" w:type="dxa"/>
        </w:tblCellMar>
        <w:tblLook w:val="0000" w:firstRow="0" w:lastRow="0" w:firstColumn="0" w:lastColumn="0" w:noHBand="0" w:noVBand="0"/>
      </w:tblPr>
      <w:tblGrid>
        <w:gridCol w:w="1590"/>
        <w:gridCol w:w="2126"/>
        <w:gridCol w:w="2977"/>
        <w:gridCol w:w="1275"/>
        <w:gridCol w:w="1134"/>
        <w:gridCol w:w="1134"/>
      </w:tblGrid>
      <w:tr w:rsidR="00AF5D26" w:rsidRPr="00AF5D26" w14:paraId="5AB6E8AF" w14:textId="77777777" w:rsidTr="00AF5D26">
        <w:trPr>
          <w:trHeight w:val="67"/>
        </w:trPr>
        <w:tc>
          <w:tcPr>
            <w:tcW w:w="1590" w:type="dxa"/>
            <w:tcBorders>
              <w:top w:val="single" w:sz="6" w:space="0" w:color="auto"/>
              <w:left w:val="single" w:sz="6" w:space="0" w:color="auto"/>
              <w:bottom w:val="single" w:sz="6" w:space="0" w:color="auto"/>
              <w:right w:val="single" w:sz="6" w:space="0" w:color="auto"/>
            </w:tcBorders>
            <w:shd w:val="solid" w:color="FFCC00" w:fill="auto"/>
          </w:tcPr>
          <w:p w14:paraId="68785E00"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Номер шага</w:t>
            </w:r>
          </w:p>
        </w:tc>
        <w:tc>
          <w:tcPr>
            <w:tcW w:w="2126" w:type="dxa"/>
            <w:tcBorders>
              <w:top w:val="single" w:sz="6" w:space="0" w:color="auto"/>
              <w:left w:val="single" w:sz="6" w:space="0" w:color="auto"/>
              <w:bottom w:val="single" w:sz="6" w:space="0" w:color="auto"/>
              <w:right w:val="single" w:sz="6" w:space="0" w:color="auto"/>
            </w:tcBorders>
            <w:shd w:val="solid" w:color="FFCC00" w:fill="auto"/>
          </w:tcPr>
          <w:p w14:paraId="6CBB0AB4"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Предпосылки</w:t>
            </w:r>
          </w:p>
        </w:tc>
        <w:tc>
          <w:tcPr>
            <w:tcW w:w="2977" w:type="dxa"/>
            <w:tcBorders>
              <w:top w:val="single" w:sz="6" w:space="0" w:color="auto"/>
              <w:left w:val="single" w:sz="6" w:space="0" w:color="auto"/>
              <w:bottom w:val="single" w:sz="6" w:space="0" w:color="auto"/>
              <w:right w:val="single" w:sz="6" w:space="0" w:color="auto"/>
            </w:tcBorders>
            <w:shd w:val="solid" w:color="FFCC00" w:fill="auto"/>
          </w:tcPr>
          <w:p w14:paraId="5E967A06"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Транзакция</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4DD421E7"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Вход</w:t>
            </w:r>
          </w:p>
        </w:tc>
        <w:tc>
          <w:tcPr>
            <w:tcW w:w="1134" w:type="dxa"/>
            <w:tcBorders>
              <w:top w:val="single" w:sz="6" w:space="0" w:color="auto"/>
              <w:left w:val="single" w:sz="6" w:space="0" w:color="auto"/>
              <w:bottom w:val="single" w:sz="6" w:space="0" w:color="auto"/>
              <w:right w:val="single" w:sz="6" w:space="0" w:color="auto"/>
            </w:tcBorders>
            <w:shd w:val="solid" w:color="FFCC00" w:fill="auto"/>
          </w:tcPr>
          <w:p w14:paraId="5E258012"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Результат</w:t>
            </w:r>
          </w:p>
        </w:tc>
        <w:tc>
          <w:tcPr>
            <w:tcW w:w="1134" w:type="dxa"/>
            <w:tcBorders>
              <w:top w:val="single" w:sz="6" w:space="0" w:color="auto"/>
              <w:left w:val="single" w:sz="6" w:space="0" w:color="auto"/>
              <w:bottom w:val="single" w:sz="6" w:space="0" w:color="auto"/>
              <w:right w:val="single" w:sz="6" w:space="0" w:color="auto"/>
            </w:tcBorders>
            <w:shd w:val="solid" w:color="FFCC00" w:fill="auto"/>
          </w:tcPr>
          <w:p w14:paraId="5FAF149E"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Бизнес-роль</w:t>
            </w:r>
          </w:p>
        </w:tc>
      </w:tr>
      <w:tr w:rsidR="00AF5D26" w:rsidRPr="00AF5D26" w14:paraId="284DD456" w14:textId="77777777" w:rsidTr="00AF5D26">
        <w:trPr>
          <w:trHeight w:val="199"/>
        </w:trPr>
        <w:tc>
          <w:tcPr>
            <w:tcW w:w="1590" w:type="dxa"/>
            <w:tcBorders>
              <w:top w:val="single" w:sz="6" w:space="0" w:color="auto"/>
              <w:left w:val="single" w:sz="6" w:space="0" w:color="auto"/>
              <w:bottom w:val="single" w:sz="6" w:space="0" w:color="auto"/>
              <w:right w:val="single" w:sz="6" w:space="0" w:color="auto"/>
            </w:tcBorders>
          </w:tcPr>
          <w:p w14:paraId="36096202"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ПП-10.07.04.03.020</w:t>
            </w:r>
          </w:p>
        </w:tc>
        <w:tc>
          <w:tcPr>
            <w:tcW w:w="2126" w:type="dxa"/>
            <w:tcBorders>
              <w:top w:val="single" w:sz="6" w:space="0" w:color="auto"/>
              <w:left w:val="single" w:sz="6" w:space="0" w:color="auto"/>
              <w:bottom w:val="single" w:sz="6" w:space="0" w:color="auto"/>
              <w:right w:val="single" w:sz="6" w:space="0" w:color="auto"/>
            </w:tcBorders>
          </w:tcPr>
          <w:p w14:paraId="2101B7CD" w14:textId="77777777" w:rsidR="00AF5D26" w:rsidRPr="00AF5D26" w:rsidRDefault="00AF5D26" w:rsidP="00AF5D26">
            <w:pPr>
              <w:autoSpaceDE w:val="0"/>
              <w:autoSpaceDN w:val="0"/>
              <w:adjustRightInd w:val="0"/>
              <w:jc w:val="left"/>
              <w:rPr>
                <w:rFonts w:eastAsiaTheme="minorHAnsi" w:cs="Arial"/>
                <w:color w:val="000000"/>
                <w:sz w:val="20"/>
                <w:szCs w:val="20"/>
              </w:rPr>
            </w:pPr>
            <w:commentRangeStart w:id="1430"/>
            <w:r w:rsidRPr="00AF5D26">
              <w:rPr>
                <w:rFonts w:eastAsiaTheme="minorHAnsi" w:cs="Arial"/>
                <w:color w:val="000000"/>
                <w:sz w:val="20"/>
                <w:szCs w:val="20"/>
              </w:rPr>
              <w:t>Приказ выпущен</w:t>
            </w:r>
          </w:p>
        </w:tc>
        <w:tc>
          <w:tcPr>
            <w:tcW w:w="2977" w:type="dxa"/>
            <w:tcBorders>
              <w:top w:val="single" w:sz="6" w:space="0" w:color="auto"/>
              <w:left w:val="single" w:sz="6" w:space="0" w:color="auto"/>
              <w:bottom w:val="single" w:sz="6" w:space="0" w:color="auto"/>
              <w:right w:val="single" w:sz="6" w:space="0" w:color="auto"/>
            </w:tcBorders>
          </w:tcPr>
          <w:p w14:paraId="59F4FB7A" w14:textId="03A17983"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w:t>
            </w:r>
            <w:del w:id="1431" w:author="Tukhbatov Ruslan" w:date="2020-04-22T17:58:00Z">
              <w:r w:rsidRPr="00AF5D26" w:rsidDel="00447E17">
                <w:rPr>
                  <w:rFonts w:eastAsiaTheme="minorHAnsi" w:cs="Arial"/>
                  <w:color w:val="000000"/>
                  <w:sz w:val="20"/>
                  <w:szCs w:val="20"/>
                </w:rPr>
                <w:delText>SCWM/PRPI_DOC Печать документа инвентарного подсчета</w:delText>
              </w:r>
            </w:del>
          </w:p>
          <w:p w14:paraId="26606684" w14:textId="11D8F55B" w:rsidR="00AF5D26" w:rsidRPr="004356C7" w:rsidRDefault="00AF5D26" w:rsidP="00AF5D26">
            <w:pPr>
              <w:autoSpaceDE w:val="0"/>
              <w:autoSpaceDN w:val="0"/>
              <w:adjustRightInd w:val="0"/>
              <w:jc w:val="left"/>
              <w:rPr>
                <w:rFonts w:eastAsiaTheme="minorHAnsi" w:cs="Arial"/>
                <w:color w:val="000000"/>
                <w:sz w:val="20"/>
                <w:szCs w:val="20"/>
                <w:lang w:val="en-US"/>
                <w:rPrChange w:id="1432" w:author="Олег Владимирович" w:date="2021-03-09T14:24:00Z">
                  <w:rPr>
                    <w:rFonts w:eastAsiaTheme="minorHAnsi" w:cs="Arial"/>
                    <w:color w:val="000000"/>
                    <w:sz w:val="20"/>
                    <w:szCs w:val="20"/>
                  </w:rPr>
                </w:rPrChange>
              </w:rPr>
            </w:pPr>
            <w:del w:id="1433" w:author="Tukhbatov Ruslan" w:date="2020-04-22T17:58:00Z">
              <w:r w:rsidRPr="00AF5D26" w:rsidDel="00447E17">
                <w:rPr>
                  <w:rFonts w:eastAsiaTheme="minorHAnsi" w:cs="Arial"/>
                  <w:color w:val="000000"/>
                  <w:sz w:val="20"/>
                  <w:szCs w:val="20"/>
                </w:rPr>
                <w:delText>*</w:delText>
              </w:r>
            </w:del>
            <w:del w:id="1434" w:author="Олег Владимирович" w:date="2021-03-09T14:24:00Z">
              <w:r w:rsidRPr="00AF5D26" w:rsidDel="004356C7">
                <w:rPr>
                  <w:rFonts w:eastAsiaTheme="minorHAnsi" w:cs="Arial"/>
                  <w:color w:val="000000"/>
                  <w:sz w:val="20"/>
                  <w:szCs w:val="20"/>
                </w:rPr>
                <w:delText>Z</w:delText>
              </w:r>
            </w:del>
            <w:ins w:id="1435" w:author="Tukhbatov Ruslan" w:date="2020-04-22T17:58:00Z">
              <w:del w:id="1436" w:author="Олег Владимирович" w:date="2021-03-09T14:24:00Z">
                <w:r w:rsidR="00447E17" w:rsidRPr="00447E17" w:rsidDel="004356C7">
                  <w:rPr>
                    <w:rFonts w:eastAsiaTheme="minorHAnsi" w:cs="Arial"/>
                    <w:color w:val="000000"/>
                    <w:sz w:val="20"/>
                    <w:szCs w:val="20"/>
                  </w:rPr>
                  <w:delText>J3RALFINV3</w:delText>
                </w:r>
              </w:del>
            </w:ins>
            <w:commentRangeEnd w:id="1430"/>
            <w:del w:id="1437" w:author="Олег Владимирович" w:date="2021-03-09T14:24:00Z">
              <w:r w:rsidR="00A460AC" w:rsidDel="004356C7">
                <w:rPr>
                  <w:rStyle w:val="aff7"/>
                </w:rPr>
                <w:commentReference w:id="1430"/>
              </w:r>
            </w:del>
            <w:ins w:id="1438" w:author="Олег Владимирович" w:date="2021-03-09T14:24:00Z">
              <w:r w:rsidR="004356C7">
                <w:rPr>
                  <w:rFonts w:eastAsiaTheme="minorHAnsi" w:cs="Arial"/>
                  <w:color w:val="000000"/>
                  <w:sz w:val="20"/>
                  <w:szCs w:val="20"/>
                  <w:lang w:val="en-US"/>
                </w:rPr>
                <w:t>ZMM_074_INV</w:t>
              </w:r>
            </w:ins>
          </w:p>
        </w:tc>
        <w:tc>
          <w:tcPr>
            <w:tcW w:w="1275" w:type="dxa"/>
            <w:tcBorders>
              <w:top w:val="single" w:sz="6" w:space="0" w:color="auto"/>
              <w:left w:val="single" w:sz="6" w:space="0" w:color="auto"/>
              <w:bottom w:val="single" w:sz="6" w:space="0" w:color="auto"/>
              <w:right w:val="single" w:sz="6" w:space="0" w:color="auto"/>
            </w:tcBorders>
          </w:tcPr>
          <w:p w14:paraId="5B499EB5"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Нормативные акты</w:t>
            </w:r>
          </w:p>
        </w:tc>
        <w:tc>
          <w:tcPr>
            <w:tcW w:w="1134" w:type="dxa"/>
            <w:tcBorders>
              <w:top w:val="single" w:sz="6" w:space="0" w:color="auto"/>
              <w:left w:val="single" w:sz="6" w:space="0" w:color="auto"/>
              <w:bottom w:val="single" w:sz="6" w:space="0" w:color="auto"/>
              <w:right w:val="single" w:sz="6" w:space="0" w:color="auto"/>
            </w:tcBorders>
          </w:tcPr>
          <w:p w14:paraId="325A6DE8"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Инв. ведомость</w:t>
            </w:r>
          </w:p>
        </w:tc>
        <w:tc>
          <w:tcPr>
            <w:tcW w:w="1134" w:type="dxa"/>
            <w:tcBorders>
              <w:top w:val="single" w:sz="6" w:space="0" w:color="auto"/>
              <w:left w:val="single" w:sz="6" w:space="0" w:color="auto"/>
              <w:bottom w:val="single" w:sz="6" w:space="0" w:color="auto"/>
              <w:right w:val="single" w:sz="6" w:space="0" w:color="auto"/>
            </w:tcBorders>
          </w:tcPr>
          <w:p w14:paraId="52372330" w14:textId="2FC7BC42" w:rsidR="00AF5D26" w:rsidRPr="00AF5D26" w:rsidRDefault="00AF5D26" w:rsidP="00AF5D26">
            <w:pPr>
              <w:autoSpaceDE w:val="0"/>
              <w:autoSpaceDN w:val="0"/>
              <w:adjustRightInd w:val="0"/>
              <w:jc w:val="left"/>
              <w:rPr>
                <w:rFonts w:eastAsiaTheme="minorHAnsi" w:cs="Arial"/>
                <w:color w:val="000000"/>
                <w:sz w:val="20"/>
                <w:szCs w:val="20"/>
              </w:rPr>
            </w:pPr>
            <w:del w:id="1439" w:author="Кращенко Олег Владимирович (Подрядчик. ООО БерингПойнт)" w:date="2020-04-23T15:40:00Z">
              <w:r w:rsidRPr="00AF5D26" w:rsidDel="004E728B">
                <w:rPr>
                  <w:rFonts w:eastAsiaTheme="minorHAnsi" w:cs="Arial"/>
                  <w:color w:val="000000"/>
                  <w:sz w:val="20"/>
                  <w:szCs w:val="20"/>
                </w:rPr>
                <w:delText>Оператор склада СП</w:delText>
              </w:r>
            </w:del>
            <w:ins w:id="1440"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ins w:id="1441" w:author="Tukhbatov Ruslan" w:date="2020-04-22T17:58:00Z">
              <w:r w:rsidR="00BA2699">
                <w:rPr>
                  <w:rFonts w:eastAsiaTheme="minorHAnsi" w:cs="Arial"/>
                  <w:color w:val="000000"/>
                  <w:sz w:val="20"/>
                  <w:szCs w:val="20"/>
                </w:rPr>
                <w:t>Бухгалтер по учету МПЗ</w:t>
              </w:r>
            </w:ins>
          </w:p>
        </w:tc>
      </w:tr>
    </w:tbl>
    <w:p w14:paraId="45663048" w14:textId="77777777" w:rsidR="00AF5D26" w:rsidRDefault="00AF5D26" w:rsidP="00D6708A"/>
    <w:p w14:paraId="0562D29F" w14:textId="77777777" w:rsidR="00AF5D26" w:rsidRDefault="00AF5D26" w:rsidP="00D6708A"/>
    <w:p w14:paraId="0CA48442" w14:textId="74B2862D" w:rsidR="00893EA8" w:rsidRPr="004136F2" w:rsidRDefault="00893EA8" w:rsidP="00893EA8">
      <w:pPr>
        <w:pStyle w:val="4"/>
      </w:pPr>
      <w:r w:rsidRPr="004136F2">
        <w:t>Шаг процесса 10.0</w:t>
      </w:r>
      <w:r w:rsidR="002466A1">
        <w:t>7</w:t>
      </w:r>
      <w:r w:rsidRPr="004136F2">
        <w:t>.04.0</w:t>
      </w:r>
      <w:r>
        <w:t>3</w:t>
      </w:r>
      <w:r w:rsidRPr="004136F2">
        <w:t>.0</w:t>
      </w:r>
      <w:r>
        <w:t>3</w:t>
      </w:r>
      <w:r w:rsidRPr="004136F2">
        <w:t xml:space="preserve">0 – </w:t>
      </w:r>
      <w:r w:rsidR="001A52DF">
        <w:t>Подсчет и фиксирование результата</w:t>
      </w:r>
    </w:p>
    <w:p w14:paraId="36CEA3DA" w14:textId="5292FF92" w:rsidR="00893EA8" w:rsidRDefault="00893EA8" w:rsidP="001C4B17"/>
    <w:p w14:paraId="64DE12AF" w14:textId="77777777" w:rsidR="00943A5B" w:rsidRDefault="00943A5B" w:rsidP="00943A5B">
      <w:pPr>
        <w:ind w:firstLine="709"/>
        <w:rPr>
          <w:noProof/>
        </w:rPr>
      </w:pPr>
      <w:r>
        <w:rPr>
          <w:noProof/>
        </w:rPr>
        <w:t>Для пересчета количества МТР в рамках плановой инвентаризации необходимо произвести подсчет МТР во всех складских местах.</w:t>
      </w:r>
    </w:p>
    <w:p w14:paraId="367FAF79" w14:textId="323C1E84" w:rsidR="00943A5B" w:rsidRDefault="00943A5B" w:rsidP="00943A5B">
      <w:pPr>
        <w:ind w:firstLine="709"/>
        <w:rPr>
          <w:noProof/>
        </w:rPr>
      </w:pPr>
      <w:r>
        <w:rPr>
          <w:noProof/>
        </w:rPr>
        <w:t xml:space="preserve">Для этого, необходимо выбрать на ТСД документ инвентаризации и осуществить операцию инвентаризации в отношении всех складских мест, </w:t>
      </w:r>
      <w:r w:rsidR="00703583">
        <w:rPr>
          <w:noProof/>
        </w:rPr>
        <w:t>с обязательным включением пустых (не заполненных) складских мест.</w:t>
      </w:r>
    </w:p>
    <w:p w14:paraId="5B7B7E03" w14:textId="5ADF4AF2" w:rsidR="00943A5B" w:rsidRDefault="00943A5B" w:rsidP="00943A5B">
      <w:pPr>
        <w:ind w:firstLine="709"/>
        <w:rPr>
          <w:noProof/>
        </w:rPr>
      </w:pPr>
      <w:r>
        <w:rPr>
          <w:noProof/>
        </w:rPr>
        <w:t xml:space="preserve">Физические действия по подсчету МТР в отдельных складских местах и их отражение в </w:t>
      </w:r>
      <w:r w:rsidR="000B2EDC" w:rsidRPr="00006C3A">
        <w:rPr>
          <w:lang w:val="en-US"/>
        </w:rPr>
        <w:t>SAP</w:t>
      </w:r>
      <w:r w:rsidR="000B2EDC" w:rsidRPr="00006C3A">
        <w:t xml:space="preserve"> </w:t>
      </w:r>
      <w:r w:rsidR="000B2EDC" w:rsidRPr="00006C3A">
        <w:rPr>
          <w:lang w:val="en-US"/>
        </w:rPr>
        <w:t>EWM</w:t>
      </w:r>
      <w:r w:rsidR="000B2EDC">
        <w:rPr>
          <w:noProof/>
        </w:rPr>
        <w:t xml:space="preserve"> </w:t>
      </w:r>
      <w:r>
        <w:rPr>
          <w:noProof/>
        </w:rPr>
        <w:t>подробно описаны в шаге ПП-10.07.04.03.050 – Подсчет МТР в складском месте и фиксирование результата.</w:t>
      </w:r>
    </w:p>
    <w:p w14:paraId="43F415EF" w14:textId="77777777" w:rsidR="00B56F9F" w:rsidRDefault="00B56F9F" w:rsidP="00943A5B">
      <w:pPr>
        <w:ind w:firstLine="709"/>
        <w:rPr>
          <w:noProof/>
        </w:rPr>
      </w:pPr>
    </w:p>
    <w:p w14:paraId="325DB72F" w14:textId="77777777" w:rsidR="001C4B17" w:rsidRDefault="001C4B17" w:rsidP="001C4B17"/>
    <w:p w14:paraId="12C1FF54" w14:textId="204D36BD" w:rsidR="00AF5D26" w:rsidRDefault="00AF5D26" w:rsidP="00AF5D26">
      <w:pPr>
        <w:jc w:val="right"/>
        <w:rPr>
          <w:rFonts w:cs="Arial"/>
          <w:b/>
          <w:sz w:val="22"/>
        </w:rPr>
      </w:pPr>
      <w:r w:rsidRPr="00916FAB">
        <w:rPr>
          <w:rFonts w:cs="Arial"/>
          <w:b/>
          <w:sz w:val="22"/>
        </w:rPr>
        <w:t xml:space="preserve">Таблица </w:t>
      </w:r>
      <w:r>
        <w:rPr>
          <w:rFonts w:cs="Arial"/>
          <w:b/>
          <w:sz w:val="22"/>
        </w:rPr>
        <w:t>10</w:t>
      </w:r>
      <w:r w:rsidR="005E57AE" w:rsidRPr="00E71EDD">
        <w:rPr>
          <w:rFonts w:cs="Arial"/>
          <w:b/>
          <w:sz w:val="22"/>
        </w:rPr>
        <w:t>7</w:t>
      </w:r>
      <w:r w:rsidRPr="00916FAB">
        <w:rPr>
          <w:rFonts w:cs="Arial"/>
          <w:b/>
          <w:sz w:val="22"/>
        </w:rPr>
        <w:t xml:space="preserve">. Описание </w:t>
      </w:r>
      <w:r>
        <w:rPr>
          <w:rFonts w:cs="Arial"/>
          <w:b/>
          <w:sz w:val="22"/>
        </w:rPr>
        <w:t>шага «Подсчет и фиксирование результата»</w:t>
      </w:r>
    </w:p>
    <w:p w14:paraId="05F76683" w14:textId="77777777" w:rsidR="00AF5D26" w:rsidRDefault="00AF5D26" w:rsidP="00AF5D26">
      <w:pPr>
        <w:jc w:val="right"/>
      </w:pPr>
    </w:p>
    <w:tbl>
      <w:tblPr>
        <w:tblW w:w="1023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1843"/>
        <w:gridCol w:w="1701"/>
        <w:gridCol w:w="1417"/>
        <w:gridCol w:w="1985"/>
        <w:gridCol w:w="1417"/>
      </w:tblGrid>
      <w:tr w:rsidR="00AF5D26" w:rsidRPr="00AF5D26" w14:paraId="2D033BD5" w14:textId="77777777" w:rsidTr="00033A6E">
        <w:trPr>
          <w:trHeight w:val="67"/>
        </w:trPr>
        <w:tc>
          <w:tcPr>
            <w:tcW w:w="1873" w:type="dxa"/>
            <w:shd w:val="solid" w:color="FFCC00" w:fill="auto"/>
          </w:tcPr>
          <w:p w14:paraId="58A160E5"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Номер шага</w:t>
            </w:r>
          </w:p>
        </w:tc>
        <w:tc>
          <w:tcPr>
            <w:tcW w:w="1843" w:type="dxa"/>
            <w:shd w:val="solid" w:color="FFCC00" w:fill="auto"/>
          </w:tcPr>
          <w:p w14:paraId="420F2854"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Предпосылки</w:t>
            </w:r>
          </w:p>
        </w:tc>
        <w:tc>
          <w:tcPr>
            <w:tcW w:w="1701" w:type="dxa"/>
            <w:shd w:val="solid" w:color="FFCC00" w:fill="auto"/>
          </w:tcPr>
          <w:p w14:paraId="5A8AF103"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Транзакция</w:t>
            </w:r>
          </w:p>
        </w:tc>
        <w:tc>
          <w:tcPr>
            <w:tcW w:w="1417" w:type="dxa"/>
            <w:shd w:val="solid" w:color="FFCC00" w:fill="auto"/>
          </w:tcPr>
          <w:p w14:paraId="1F4CD968"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Вход</w:t>
            </w:r>
          </w:p>
        </w:tc>
        <w:tc>
          <w:tcPr>
            <w:tcW w:w="1985" w:type="dxa"/>
            <w:shd w:val="solid" w:color="FFCC00" w:fill="auto"/>
          </w:tcPr>
          <w:p w14:paraId="623D3209"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Результат</w:t>
            </w:r>
          </w:p>
        </w:tc>
        <w:tc>
          <w:tcPr>
            <w:tcW w:w="1417" w:type="dxa"/>
            <w:shd w:val="solid" w:color="FFCC00" w:fill="auto"/>
          </w:tcPr>
          <w:p w14:paraId="60B57981"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Бизнес-роль</w:t>
            </w:r>
          </w:p>
        </w:tc>
      </w:tr>
      <w:tr w:rsidR="00AF5D26" w:rsidRPr="00AF5D26" w14:paraId="218EFFC8" w14:textId="77777777" w:rsidTr="00033A6E">
        <w:trPr>
          <w:trHeight w:val="132"/>
        </w:trPr>
        <w:tc>
          <w:tcPr>
            <w:tcW w:w="1873" w:type="dxa"/>
          </w:tcPr>
          <w:p w14:paraId="701B186B"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ПП-10.07.04.03.030</w:t>
            </w:r>
          </w:p>
        </w:tc>
        <w:tc>
          <w:tcPr>
            <w:tcW w:w="1843" w:type="dxa"/>
          </w:tcPr>
          <w:p w14:paraId="5A84A9FF"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Документ сформирован, инв. ведомость распечатана</w:t>
            </w:r>
          </w:p>
        </w:tc>
        <w:tc>
          <w:tcPr>
            <w:tcW w:w="1701" w:type="dxa"/>
          </w:tcPr>
          <w:p w14:paraId="2E7A6F7C"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/SCWM/RFUI Вход в среду RF</w:t>
            </w:r>
          </w:p>
        </w:tc>
        <w:tc>
          <w:tcPr>
            <w:tcW w:w="1417" w:type="dxa"/>
          </w:tcPr>
          <w:p w14:paraId="2A13A557"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Документ инвентаризации</w:t>
            </w:r>
          </w:p>
        </w:tc>
        <w:tc>
          <w:tcPr>
            <w:tcW w:w="1985" w:type="dxa"/>
          </w:tcPr>
          <w:p w14:paraId="4EBAC469"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Складская задача на проведение инвентаризации</w:t>
            </w:r>
          </w:p>
        </w:tc>
        <w:tc>
          <w:tcPr>
            <w:tcW w:w="1417" w:type="dxa"/>
          </w:tcPr>
          <w:p w14:paraId="6E0DC6C2" w14:textId="1EF3F460" w:rsidR="00AF5D26" w:rsidRPr="00AF5D26" w:rsidRDefault="00AF5D26" w:rsidP="00AF5D26">
            <w:pPr>
              <w:autoSpaceDE w:val="0"/>
              <w:autoSpaceDN w:val="0"/>
              <w:adjustRightInd w:val="0"/>
              <w:jc w:val="left"/>
              <w:rPr>
                <w:rFonts w:eastAsiaTheme="minorHAnsi" w:cs="Arial"/>
                <w:color w:val="000000"/>
                <w:sz w:val="20"/>
                <w:szCs w:val="20"/>
              </w:rPr>
            </w:pPr>
            <w:del w:id="1442" w:author="Кращенко Олег Владимирович (Подрядчик. ООО БерингПойнт)" w:date="2020-04-23T15:40:00Z">
              <w:r w:rsidRPr="00AF5D26" w:rsidDel="004E728B">
                <w:rPr>
                  <w:rFonts w:eastAsiaTheme="minorHAnsi" w:cs="Arial"/>
                  <w:color w:val="000000"/>
                  <w:sz w:val="20"/>
                  <w:szCs w:val="20"/>
                </w:rPr>
                <w:delText>Заведующий складом СП</w:delText>
              </w:r>
            </w:del>
            <w:ins w:id="1443"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tc>
      </w:tr>
    </w:tbl>
    <w:p w14:paraId="16569AA0" w14:textId="77777777" w:rsidR="00AF5D26" w:rsidRDefault="00AF5D26" w:rsidP="001C4B17"/>
    <w:p w14:paraId="38DD6FB9" w14:textId="77777777" w:rsidR="008511DF" w:rsidRDefault="008511DF" w:rsidP="001C4B17"/>
    <w:p w14:paraId="4D1A87E8" w14:textId="6D660D62" w:rsidR="00893EA8" w:rsidRPr="004136F2" w:rsidRDefault="00893EA8" w:rsidP="00893EA8">
      <w:pPr>
        <w:pStyle w:val="4"/>
      </w:pPr>
      <w:r w:rsidRPr="004136F2">
        <w:t>Шаг процесса 10.0</w:t>
      </w:r>
      <w:r w:rsidR="002466A1">
        <w:t>7</w:t>
      </w:r>
      <w:r w:rsidRPr="004136F2">
        <w:t>.04.0</w:t>
      </w:r>
      <w:r>
        <w:t>3</w:t>
      </w:r>
      <w:r w:rsidRPr="004136F2">
        <w:t>.0</w:t>
      </w:r>
      <w:r>
        <w:t>4</w:t>
      </w:r>
      <w:r w:rsidRPr="004136F2">
        <w:t xml:space="preserve">0 – </w:t>
      </w:r>
      <w:r w:rsidR="001A52DF">
        <w:t xml:space="preserve">Формирование документа </w:t>
      </w:r>
      <w:commentRangeStart w:id="1444"/>
      <w:commentRangeStart w:id="1445"/>
      <w:r w:rsidR="001A52DF">
        <w:t>инвентаризации</w:t>
      </w:r>
      <w:commentRangeEnd w:id="1444"/>
      <w:r w:rsidR="00D00466">
        <w:rPr>
          <w:rStyle w:val="aff7"/>
          <w:rFonts w:eastAsia="Times New Roman"/>
          <w:b w:val="0"/>
          <w:i w:val="0"/>
          <w:caps w:val="0"/>
        </w:rPr>
        <w:commentReference w:id="1444"/>
      </w:r>
      <w:commentRangeEnd w:id="1445"/>
      <w:r w:rsidR="00447E17">
        <w:rPr>
          <w:rStyle w:val="aff7"/>
          <w:rFonts w:eastAsia="Times New Roman"/>
          <w:b w:val="0"/>
          <w:i w:val="0"/>
          <w:caps w:val="0"/>
        </w:rPr>
        <w:commentReference w:id="1445"/>
      </w:r>
    </w:p>
    <w:p w14:paraId="1F56860F" w14:textId="77777777" w:rsidR="002258E7" w:rsidRDefault="002258E7" w:rsidP="002258E7">
      <w:pPr>
        <w:ind w:firstLine="709"/>
        <w:rPr>
          <w:noProof/>
        </w:rPr>
      </w:pPr>
    </w:p>
    <w:p w14:paraId="578F348C" w14:textId="2E425EAC" w:rsidR="00281282" w:rsidRPr="00D90B75" w:rsidRDefault="002258E7" w:rsidP="00281282">
      <w:pPr>
        <w:ind w:firstLine="709"/>
      </w:pPr>
      <w:r w:rsidRPr="0031606A">
        <w:rPr>
          <w:noProof/>
        </w:rPr>
        <w:t>Основанием для проведения оперативной инвентаризации является выявление разниц в складских местах в процессе выполнения внутрискладских операций (размещени</w:t>
      </w:r>
      <w:r w:rsidR="00D90B75">
        <w:rPr>
          <w:noProof/>
        </w:rPr>
        <w:t>е, перемещение, комплектование) в рамках процесса ПП-10.07.04.04-</w:t>
      </w:r>
      <w:r w:rsidR="00D90B75">
        <w:rPr>
          <w:noProof/>
          <w:lang w:val="en-US"/>
        </w:rPr>
        <w:t>ERP</w:t>
      </w:r>
      <w:r w:rsidR="00D90B75">
        <w:rPr>
          <w:noProof/>
        </w:rPr>
        <w:t xml:space="preserve"> Комплектование и выдача МТР со склада (</w:t>
      </w:r>
      <w:r w:rsidR="00D90B75">
        <w:rPr>
          <w:noProof/>
          <w:lang w:val="en-US"/>
        </w:rPr>
        <w:t>WMS</w:t>
      </w:r>
      <w:r w:rsidR="00281282">
        <w:rPr>
          <w:noProof/>
        </w:rPr>
        <w:t xml:space="preserve">). Также основанием для проведения оперативной инвентаризации может служить периодически назначаемая заведующим </w:t>
      </w:r>
      <w:r w:rsidR="00281282">
        <w:rPr>
          <w:noProof/>
        </w:rPr>
        <w:lastRenderedPageBreak/>
        <w:t>склада СП задача, направленная на контроль остатков МТР и их соответствие учетным данным, контроль партий и сроков годности и т.д.</w:t>
      </w:r>
      <w:r w:rsidR="00281282" w:rsidRPr="00D90B75">
        <w:t xml:space="preserve"> </w:t>
      </w:r>
    </w:p>
    <w:p w14:paraId="77A24EDE" w14:textId="1C8DFE94" w:rsidR="002258E7" w:rsidRPr="00430FC4" w:rsidRDefault="002258E7" w:rsidP="002258E7">
      <w:pPr>
        <w:ind w:firstLine="709"/>
        <w:rPr>
          <w:noProof/>
        </w:rPr>
      </w:pPr>
      <w:r>
        <w:rPr>
          <w:noProof/>
        </w:rPr>
        <w:t xml:space="preserve">Для проведения оперативной инвентаризации </w:t>
      </w:r>
      <w:del w:id="1446" w:author="Кращенко Олег Владимирович (Подрядчик. ООО БерингПойнт)" w:date="2020-04-23T15:40:00Z">
        <w:r w:rsidR="00285346" w:rsidDel="004E728B">
          <w:rPr>
            <w:noProof/>
          </w:rPr>
          <w:delText>оператор склада СП</w:delText>
        </w:r>
      </w:del>
      <w:ins w:id="1447" w:author="Кращенко Олег Владимирович (Подрядчик. ООО БерингПойнт)" w:date="2020-04-23T15:40:00Z">
        <w:r w:rsidR="004E728B">
          <w:rPr>
            <w:noProof/>
          </w:rPr>
          <w:t>Оператор склада</w:t>
        </w:r>
      </w:ins>
      <w:r w:rsidR="00285346">
        <w:rPr>
          <w:noProof/>
        </w:rPr>
        <w:t xml:space="preserve"> по указанию заведующего складом СП </w:t>
      </w:r>
      <w:r w:rsidR="00462477">
        <w:rPr>
          <w:noProof/>
        </w:rPr>
        <w:t xml:space="preserve">либо </w:t>
      </w:r>
      <w:del w:id="1448" w:author="Кращенко Олег Владимирович (Подрядчик. ООО БерингПойнт)" w:date="2020-04-23T15:40:00Z">
        <w:r w:rsidR="00462477" w:rsidDel="004E728B">
          <w:rPr>
            <w:noProof/>
          </w:rPr>
          <w:delText>заведующий складом СП</w:delText>
        </w:r>
      </w:del>
      <w:ins w:id="1449" w:author="Кращенко Олег Владимирович (Подрядчик. ООО БерингПойнт)" w:date="2020-04-23T15:40:00Z">
        <w:r w:rsidR="004E728B">
          <w:rPr>
            <w:noProof/>
          </w:rPr>
          <w:t>Заведующий складом</w:t>
        </w:r>
      </w:ins>
      <w:r w:rsidR="00462477">
        <w:rPr>
          <w:noProof/>
        </w:rPr>
        <w:t xml:space="preserve"> </w:t>
      </w:r>
      <w:r w:rsidR="00285346">
        <w:rPr>
          <w:noProof/>
        </w:rPr>
        <w:t xml:space="preserve">создает в </w:t>
      </w:r>
      <w:r w:rsidR="000B2EDC" w:rsidRPr="00006C3A">
        <w:rPr>
          <w:lang w:val="en-US"/>
        </w:rPr>
        <w:t>SAP</w:t>
      </w:r>
      <w:r w:rsidR="000B2EDC" w:rsidRPr="00006C3A">
        <w:t xml:space="preserve"> </w:t>
      </w:r>
      <w:r w:rsidR="000B2EDC" w:rsidRPr="00006C3A">
        <w:rPr>
          <w:lang w:val="en-US"/>
        </w:rPr>
        <w:t>EWM</w:t>
      </w:r>
      <w:r w:rsidR="000B2EDC">
        <w:rPr>
          <w:noProof/>
        </w:rPr>
        <w:t xml:space="preserve"> </w:t>
      </w:r>
      <w:r>
        <w:rPr>
          <w:noProof/>
        </w:rPr>
        <w:t xml:space="preserve">документ инвентаризации, в который добавляются позиции, складские места, группы МТР (для оперативной инвентаризации) либо весь склад, в отношении которого следует провести инвентаризацию (для плановой инвентаризации). </w:t>
      </w:r>
      <w:r w:rsidR="00430FC4">
        <w:rPr>
          <w:noProof/>
        </w:rPr>
        <w:t xml:space="preserve">Документ инвентаризации является документом, формируемым в </w:t>
      </w:r>
      <w:r w:rsidR="00430FC4">
        <w:rPr>
          <w:noProof/>
          <w:lang w:val="en-US"/>
        </w:rPr>
        <w:t>SAP</w:t>
      </w:r>
      <w:r w:rsidR="00430FC4" w:rsidRPr="00430FC4">
        <w:rPr>
          <w:noProof/>
        </w:rPr>
        <w:t xml:space="preserve"> </w:t>
      </w:r>
      <w:r w:rsidR="00430FC4">
        <w:rPr>
          <w:noProof/>
          <w:lang w:val="en-US"/>
        </w:rPr>
        <w:t>EWM</w:t>
      </w:r>
      <w:r w:rsidR="00430FC4" w:rsidRPr="00430FC4">
        <w:rPr>
          <w:noProof/>
        </w:rPr>
        <w:t xml:space="preserve"> </w:t>
      </w:r>
      <w:r w:rsidR="00430FC4">
        <w:rPr>
          <w:noProof/>
        </w:rPr>
        <w:t>для последующего формирования складских задач на пересчет.</w:t>
      </w:r>
    </w:p>
    <w:p w14:paraId="7B7D4B01" w14:textId="710E7BE5" w:rsidR="00381870" w:rsidRDefault="002258E7" w:rsidP="002258E7">
      <w:pPr>
        <w:ind w:firstLine="709"/>
        <w:rPr>
          <w:noProof/>
        </w:rPr>
      </w:pPr>
      <w:r>
        <w:rPr>
          <w:noProof/>
        </w:rPr>
        <w:t xml:space="preserve">Подсчет МТР и фиксирование результатов в рамках оперативной инвентаризации осуществляет </w:t>
      </w:r>
      <w:del w:id="1450" w:author="Кращенко Олег Владимирович (Подрядчик. ООО БерингПойнт)" w:date="2020-04-23T15:40:00Z">
        <w:r w:rsidDel="004E728B">
          <w:rPr>
            <w:noProof/>
          </w:rPr>
          <w:delText>заведующий складом СП</w:delText>
        </w:r>
      </w:del>
      <w:ins w:id="1451" w:author="Кращенко Олег Владимирович (Подрядчик. ООО БерингПойнт)" w:date="2020-04-23T15:40:00Z">
        <w:r w:rsidR="004E728B">
          <w:rPr>
            <w:noProof/>
          </w:rPr>
          <w:t>Заведующий складом</w:t>
        </w:r>
      </w:ins>
      <w:r>
        <w:rPr>
          <w:noProof/>
        </w:rPr>
        <w:t xml:space="preserve">. </w:t>
      </w:r>
    </w:p>
    <w:p w14:paraId="28B8A471" w14:textId="6FFB8266" w:rsidR="002258E7" w:rsidRDefault="002258E7" w:rsidP="002258E7">
      <w:pPr>
        <w:ind w:firstLine="709"/>
        <w:rPr>
          <w:noProof/>
        </w:rPr>
      </w:pPr>
      <w:r>
        <w:rPr>
          <w:noProof/>
        </w:rPr>
        <w:t xml:space="preserve">Те МТР, что требуют взвешивания, пересчитываются РИК БЕ только с применением </w:t>
      </w:r>
      <w:r w:rsidR="00BF399C">
        <w:rPr>
          <w:noProof/>
        </w:rPr>
        <w:t>поверенных средств метрологических измерений, с действующим сертификатом выданным организацией имеющей Государственную аккредитацию</w:t>
      </w:r>
      <w:r>
        <w:rPr>
          <w:noProof/>
        </w:rPr>
        <w:t>.</w:t>
      </w:r>
    </w:p>
    <w:p w14:paraId="1B435F86" w14:textId="5D205DA2" w:rsidR="00EB3951" w:rsidRDefault="002258E7" w:rsidP="00D12574">
      <w:pPr>
        <w:ind w:firstLine="708"/>
      </w:pPr>
      <w:r>
        <w:rPr>
          <w:noProof/>
        </w:rPr>
        <w:t>МТР, не требующие взвешивания, пересчитываются по количест</w:t>
      </w:r>
      <w:r w:rsidR="00BF399C">
        <w:rPr>
          <w:noProof/>
        </w:rPr>
        <w:t>ву в базовых единицах измерения, в соответствии с НСИ.</w:t>
      </w:r>
    </w:p>
    <w:p w14:paraId="62827E7A" w14:textId="77777777" w:rsidR="00737569" w:rsidRDefault="00737569" w:rsidP="00381870">
      <w:pPr>
        <w:rPr>
          <w:rFonts w:cs="Arial"/>
        </w:rPr>
      </w:pPr>
    </w:p>
    <w:p w14:paraId="6B8BE60E" w14:textId="39E1ADA6" w:rsidR="00AF5D26" w:rsidRDefault="00AF5D26" w:rsidP="00AF5D26">
      <w:pPr>
        <w:jc w:val="right"/>
        <w:rPr>
          <w:rFonts w:cs="Arial"/>
          <w:b/>
          <w:sz w:val="22"/>
        </w:rPr>
      </w:pPr>
      <w:r w:rsidRPr="00916FAB">
        <w:rPr>
          <w:rFonts w:cs="Arial"/>
          <w:b/>
          <w:sz w:val="22"/>
        </w:rPr>
        <w:t xml:space="preserve">Таблица </w:t>
      </w:r>
      <w:r>
        <w:rPr>
          <w:rFonts w:cs="Arial"/>
          <w:b/>
          <w:sz w:val="22"/>
        </w:rPr>
        <w:t>10</w:t>
      </w:r>
      <w:r w:rsidR="005E57AE" w:rsidRPr="00E71EDD">
        <w:rPr>
          <w:rFonts w:cs="Arial"/>
          <w:b/>
          <w:sz w:val="22"/>
        </w:rPr>
        <w:t>8</w:t>
      </w:r>
      <w:r w:rsidRPr="00916FAB">
        <w:rPr>
          <w:rFonts w:cs="Arial"/>
          <w:b/>
          <w:sz w:val="22"/>
        </w:rPr>
        <w:t xml:space="preserve">. Описание </w:t>
      </w:r>
      <w:r>
        <w:rPr>
          <w:rFonts w:cs="Arial"/>
          <w:b/>
          <w:sz w:val="22"/>
        </w:rPr>
        <w:t>шага «Формирование документа инвентаризации»</w:t>
      </w:r>
    </w:p>
    <w:p w14:paraId="3F4B0675" w14:textId="0526B771" w:rsidR="00AF5D26" w:rsidRDefault="00AF5D26" w:rsidP="00381870">
      <w:pPr>
        <w:rPr>
          <w:rFonts w:cs="Arial"/>
        </w:rPr>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2268"/>
        <w:gridCol w:w="1843"/>
        <w:gridCol w:w="1022"/>
        <w:gridCol w:w="2040"/>
        <w:gridCol w:w="1190"/>
      </w:tblGrid>
      <w:tr w:rsidR="00AF5D26" w:rsidRPr="00AF5D26" w14:paraId="4421D893" w14:textId="77777777" w:rsidTr="00AF5D26">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2AC8AD93"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Номер шага</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6FB7AD34"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Предпосылки</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747C84B2"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Транзакция</w:t>
            </w:r>
          </w:p>
        </w:tc>
        <w:tc>
          <w:tcPr>
            <w:tcW w:w="1022" w:type="dxa"/>
            <w:tcBorders>
              <w:top w:val="single" w:sz="6" w:space="0" w:color="auto"/>
              <w:left w:val="single" w:sz="6" w:space="0" w:color="auto"/>
              <w:bottom w:val="single" w:sz="6" w:space="0" w:color="auto"/>
              <w:right w:val="single" w:sz="6" w:space="0" w:color="auto"/>
            </w:tcBorders>
            <w:shd w:val="solid" w:color="FFCC00" w:fill="auto"/>
          </w:tcPr>
          <w:p w14:paraId="67FB9493"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Вход</w:t>
            </w:r>
          </w:p>
        </w:tc>
        <w:tc>
          <w:tcPr>
            <w:tcW w:w="2040" w:type="dxa"/>
            <w:tcBorders>
              <w:top w:val="single" w:sz="6" w:space="0" w:color="auto"/>
              <w:left w:val="single" w:sz="6" w:space="0" w:color="auto"/>
              <w:bottom w:val="single" w:sz="6" w:space="0" w:color="auto"/>
              <w:right w:val="single" w:sz="6" w:space="0" w:color="auto"/>
            </w:tcBorders>
            <w:shd w:val="solid" w:color="FFCC00" w:fill="auto"/>
          </w:tcPr>
          <w:p w14:paraId="397FCB9B"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Результат</w:t>
            </w:r>
          </w:p>
        </w:tc>
        <w:tc>
          <w:tcPr>
            <w:tcW w:w="1190" w:type="dxa"/>
            <w:tcBorders>
              <w:top w:val="single" w:sz="6" w:space="0" w:color="auto"/>
              <w:left w:val="single" w:sz="6" w:space="0" w:color="auto"/>
              <w:bottom w:val="single" w:sz="6" w:space="0" w:color="auto"/>
              <w:right w:val="single" w:sz="6" w:space="0" w:color="auto"/>
            </w:tcBorders>
            <w:shd w:val="solid" w:color="FFCC00" w:fill="auto"/>
          </w:tcPr>
          <w:p w14:paraId="76B2CAFA"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Бизнес-роль</w:t>
            </w:r>
          </w:p>
        </w:tc>
      </w:tr>
      <w:tr w:rsidR="00AF5D26" w:rsidRPr="00AF5D26" w14:paraId="2AB0053A" w14:textId="77777777" w:rsidTr="00AF5D26">
        <w:trPr>
          <w:trHeight w:val="266"/>
        </w:trPr>
        <w:tc>
          <w:tcPr>
            <w:tcW w:w="1873" w:type="dxa"/>
            <w:tcBorders>
              <w:top w:val="single" w:sz="6" w:space="0" w:color="auto"/>
              <w:left w:val="single" w:sz="6" w:space="0" w:color="auto"/>
              <w:bottom w:val="single" w:sz="6" w:space="0" w:color="auto"/>
              <w:right w:val="single" w:sz="6" w:space="0" w:color="auto"/>
            </w:tcBorders>
          </w:tcPr>
          <w:p w14:paraId="617E4DB3"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ПП-10.07.04.03.040</w:t>
            </w:r>
          </w:p>
        </w:tc>
        <w:tc>
          <w:tcPr>
            <w:tcW w:w="2268" w:type="dxa"/>
            <w:tcBorders>
              <w:top w:val="single" w:sz="6" w:space="0" w:color="auto"/>
              <w:left w:val="single" w:sz="6" w:space="0" w:color="auto"/>
              <w:bottom w:val="single" w:sz="6" w:space="0" w:color="auto"/>
              <w:right w:val="single" w:sz="6" w:space="0" w:color="auto"/>
            </w:tcBorders>
          </w:tcPr>
          <w:p w14:paraId="4577C51D"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По итогам выявленной в складском месте разницы создана задача на инвентаризацию</w:t>
            </w:r>
          </w:p>
        </w:tc>
        <w:tc>
          <w:tcPr>
            <w:tcW w:w="1843" w:type="dxa"/>
            <w:tcBorders>
              <w:top w:val="single" w:sz="6" w:space="0" w:color="auto"/>
              <w:left w:val="single" w:sz="6" w:space="0" w:color="auto"/>
              <w:bottom w:val="single" w:sz="6" w:space="0" w:color="auto"/>
              <w:right w:val="single" w:sz="6" w:space="0" w:color="auto"/>
            </w:tcBorders>
          </w:tcPr>
          <w:p w14:paraId="1ED1B165" w14:textId="24B22996" w:rsidR="00AF5D26" w:rsidRPr="00AF5D26" w:rsidRDefault="00AF5D26" w:rsidP="002560E2">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/SCWM/</w:t>
            </w:r>
            <w:del w:id="1452" w:author="Tukhbatov Ruslan" w:date="2020-04-22T17:56:00Z">
              <w:r w:rsidRPr="00AF5D26" w:rsidDel="002560E2">
                <w:rPr>
                  <w:rFonts w:eastAsiaTheme="minorHAnsi" w:cs="Arial"/>
                  <w:color w:val="000000"/>
                  <w:sz w:val="20"/>
                  <w:szCs w:val="20"/>
                </w:rPr>
                <w:delText>PRPI</w:delText>
              </w:r>
            </w:del>
            <w:ins w:id="1453" w:author="Tukhbatov Ruslan" w:date="2020-04-22T17:56:00Z">
              <w:r w:rsidR="002560E2" w:rsidRPr="00AF5D26">
                <w:rPr>
                  <w:rFonts w:eastAsiaTheme="minorHAnsi" w:cs="Arial"/>
                  <w:color w:val="000000"/>
                  <w:sz w:val="20"/>
                  <w:szCs w:val="20"/>
                </w:rPr>
                <w:t>P</w:t>
              </w:r>
              <w:r w:rsidR="002560E2">
                <w:rPr>
                  <w:rFonts w:eastAsiaTheme="minorHAnsi" w:cs="Arial"/>
                  <w:color w:val="000000"/>
                  <w:sz w:val="20"/>
                  <w:szCs w:val="20"/>
                  <w:lang w:val="en-US"/>
                </w:rPr>
                <w:t>I</w:t>
              </w:r>
            </w:ins>
            <w:r w:rsidRPr="00AF5D26">
              <w:rPr>
                <w:rFonts w:eastAsiaTheme="minorHAnsi" w:cs="Arial"/>
                <w:color w:val="000000"/>
                <w:sz w:val="20"/>
                <w:szCs w:val="20"/>
              </w:rPr>
              <w:t>_</w:t>
            </w:r>
            <w:del w:id="1454" w:author="Tukhbatov Ruslan" w:date="2020-04-22T17:56:00Z">
              <w:r w:rsidRPr="00AF5D26" w:rsidDel="002560E2">
                <w:rPr>
                  <w:rFonts w:eastAsiaTheme="minorHAnsi" w:cs="Arial"/>
                  <w:color w:val="000000"/>
                  <w:sz w:val="20"/>
                  <w:szCs w:val="20"/>
                </w:rPr>
                <w:delText>DOC</w:delText>
              </w:r>
            </w:del>
            <w:ins w:id="1455" w:author="Tukhbatov Ruslan" w:date="2020-04-22T17:56:00Z">
              <w:r w:rsidR="002560E2">
                <w:rPr>
                  <w:rFonts w:eastAsiaTheme="minorHAnsi" w:cs="Arial"/>
                  <w:color w:val="000000"/>
                  <w:sz w:val="20"/>
                  <w:szCs w:val="20"/>
                  <w:lang w:val="en-US"/>
                </w:rPr>
                <w:t>PROCESS</w:t>
              </w:r>
            </w:ins>
            <w:r w:rsidRPr="00AF5D26">
              <w:rPr>
                <w:rFonts w:eastAsiaTheme="minorHAnsi" w:cs="Arial"/>
                <w:color w:val="000000"/>
                <w:sz w:val="20"/>
                <w:szCs w:val="20"/>
              </w:rPr>
              <w:t xml:space="preserve"> </w:t>
            </w:r>
            <w:del w:id="1456" w:author="Tukhbatov Ruslan" w:date="2020-04-22T17:57:00Z">
              <w:r w:rsidRPr="00AF5D26" w:rsidDel="002560E2">
                <w:rPr>
                  <w:rFonts w:eastAsiaTheme="minorHAnsi" w:cs="Arial"/>
                  <w:color w:val="000000"/>
                  <w:sz w:val="20"/>
                  <w:szCs w:val="20"/>
                </w:rPr>
                <w:delText xml:space="preserve">Печать </w:delText>
              </w:r>
            </w:del>
            <w:ins w:id="1457" w:author="Tukhbatov Ruslan" w:date="2020-04-22T17:57:00Z">
              <w:r w:rsidR="002560E2">
                <w:rPr>
                  <w:rFonts w:eastAsiaTheme="minorHAnsi" w:cs="Arial"/>
                  <w:color w:val="000000"/>
                  <w:sz w:val="20"/>
                  <w:szCs w:val="20"/>
                </w:rPr>
                <w:t>Обработка</w:t>
              </w:r>
              <w:r w:rsidR="002560E2" w:rsidRPr="00AF5D26">
                <w:rPr>
                  <w:rFonts w:eastAsiaTheme="minorHAnsi" w:cs="Arial"/>
                  <w:color w:val="000000"/>
                  <w:sz w:val="20"/>
                  <w:szCs w:val="20"/>
                </w:rPr>
                <w:t xml:space="preserve"> </w:t>
              </w:r>
            </w:ins>
            <w:r w:rsidRPr="00AF5D26">
              <w:rPr>
                <w:rFonts w:eastAsiaTheme="minorHAnsi" w:cs="Arial"/>
                <w:color w:val="000000"/>
                <w:sz w:val="20"/>
                <w:szCs w:val="20"/>
              </w:rPr>
              <w:t>документа инвентар</w:t>
            </w:r>
            <w:ins w:id="1458" w:author="Tukhbatov Ruslan" w:date="2020-04-22T17:57:00Z">
              <w:r w:rsidR="002560E2">
                <w:rPr>
                  <w:rFonts w:eastAsiaTheme="minorHAnsi" w:cs="Arial"/>
                  <w:color w:val="000000"/>
                  <w:sz w:val="20"/>
                  <w:szCs w:val="20"/>
                </w:rPr>
                <w:t>изации</w:t>
              </w:r>
            </w:ins>
            <w:del w:id="1459" w:author="Tukhbatov Ruslan" w:date="2020-04-22T17:57:00Z">
              <w:r w:rsidRPr="00AF5D26" w:rsidDel="002560E2">
                <w:rPr>
                  <w:rFonts w:eastAsiaTheme="minorHAnsi" w:cs="Arial"/>
                  <w:color w:val="000000"/>
                  <w:sz w:val="20"/>
                  <w:szCs w:val="20"/>
                </w:rPr>
                <w:delText>ного подсчета</w:delText>
              </w:r>
            </w:del>
          </w:p>
        </w:tc>
        <w:tc>
          <w:tcPr>
            <w:tcW w:w="1022" w:type="dxa"/>
            <w:tcBorders>
              <w:top w:val="single" w:sz="6" w:space="0" w:color="auto"/>
              <w:left w:val="single" w:sz="6" w:space="0" w:color="auto"/>
              <w:bottom w:val="single" w:sz="6" w:space="0" w:color="auto"/>
              <w:right w:val="single" w:sz="6" w:space="0" w:color="auto"/>
            </w:tcBorders>
          </w:tcPr>
          <w:p w14:paraId="6D8F2A95"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Ввод кода исключения</w:t>
            </w:r>
          </w:p>
        </w:tc>
        <w:tc>
          <w:tcPr>
            <w:tcW w:w="2040" w:type="dxa"/>
            <w:tcBorders>
              <w:top w:val="single" w:sz="6" w:space="0" w:color="auto"/>
              <w:left w:val="single" w:sz="6" w:space="0" w:color="auto"/>
              <w:bottom w:val="single" w:sz="6" w:space="0" w:color="auto"/>
              <w:right w:val="single" w:sz="6" w:space="0" w:color="auto"/>
            </w:tcBorders>
          </w:tcPr>
          <w:p w14:paraId="28618D7E"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Документ инвентаризации на склад, зону, номенклатуру</w:t>
            </w:r>
          </w:p>
          <w:p w14:paraId="417DDBE3"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Складская задача на проведение инвентаризации</w:t>
            </w:r>
          </w:p>
        </w:tc>
        <w:tc>
          <w:tcPr>
            <w:tcW w:w="1190" w:type="dxa"/>
            <w:tcBorders>
              <w:top w:val="single" w:sz="6" w:space="0" w:color="auto"/>
              <w:left w:val="single" w:sz="6" w:space="0" w:color="auto"/>
              <w:bottom w:val="single" w:sz="6" w:space="0" w:color="auto"/>
              <w:right w:val="single" w:sz="6" w:space="0" w:color="auto"/>
            </w:tcBorders>
          </w:tcPr>
          <w:p w14:paraId="14696763" w14:textId="0E6C3C00" w:rsidR="00AF5D26" w:rsidRPr="00AF5D26" w:rsidRDefault="00AF5D26" w:rsidP="00AF5D26">
            <w:pPr>
              <w:autoSpaceDE w:val="0"/>
              <w:autoSpaceDN w:val="0"/>
              <w:adjustRightInd w:val="0"/>
              <w:jc w:val="left"/>
              <w:rPr>
                <w:rFonts w:eastAsiaTheme="minorHAnsi" w:cs="Arial"/>
                <w:color w:val="000000"/>
                <w:sz w:val="20"/>
                <w:szCs w:val="20"/>
              </w:rPr>
            </w:pPr>
            <w:del w:id="1460" w:author="Кращенко Олег Владимирович (Подрядчик. ООО БерингПойнт)" w:date="2020-04-23T15:40:00Z">
              <w:r w:rsidRPr="00AF5D26" w:rsidDel="004E728B">
                <w:rPr>
                  <w:rFonts w:eastAsiaTheme="minorHAnsi" w:cs="Arial"/>
                  <w:color w:val="000000"/>
                  <w:sz w:val="20"/>
                  <w:szCs w:val="20"/>
                </w:rPr>
                <w:delText>Оператор склада СП</w:delText>
              </w:r>
            </w:del>
            <w:ins w:id="1461"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1117CF85" w14:textId="77777777" w:rsidR="00AF5D26" w:rsidRDefault="00AF5D26" w:rsidP="00381870">
      <w:pPr>
        <w:rPr>
          <w:rFonts w:cs="Arial"/>
        </w:rPr>
      </w:pPr>
    </w:p>
    <w:p w14:paraId="741FDB23" w14:textId="77777777" w:rsidR="00AF5D26" w:rsidRDefault="00AF5D26" w:rsidP="00381870">
      <w:pPr>
        <w:rPr>
          <w:rFonts w:cs="Arial"/>
        </w:rPr>
      </w:pPr>
    </w:p>
    <w:p w14:paraId="550B646E" w14:textId="7BC0452D" w:rsidR="00893EA8" w:rsidRPr="004136F2" w:rsidRDefault="00893EA8" w:rsidP="00893EA8">
      <w:pPr>
        <w:pStyle w:val="4"/>
      </w:pPr>
      <w:r w:rsidRPr="004136F2">
        <w:t>Шаг процесса 10.0</w:t>
      </w:r>
      <w:r w:rsidR="00B179FD">
        <w:t>7</w:t>
      </w:r>
      <w:r w:rsidRPr="004136F2">
        <w:t>.04.0</w:t>
      </w:r>
      <w:r>
        <w:t>3</w:t>
      </w:r>
      <w:r w:rsidRPr="004136F2">
        <w:t>.0</w:t>
      </w:r>
      <w:r>
        <w:t>5</w:t>
      </w:r>
      <w:r w:rsidRPr="004136F2">
        <w:t xml:space="preserve">0 – </w:t>
      </w:r>
      <w:r w:rsidR="001A52DF">
        <w:t>Подсчет МТР в складском месте и фиксирование результата</w:t>
      </w:r>
    </w:p>
    <w:p w14:paraId="0B4C478F" w14:textId="50F70D33" w:rsidR="00893EA8" w:rsidRDefault="00893EA8" w:rsidP="001C4B17"/>
    <w:p w14:paraId="5220DF12" w14:textId="53B3F4B4" w:rsidR="00381870" w:rsidRDefault="00381870" w:rsidP="00381870">
      <w:pPr>
        <w:ind w:firstLine="709"/>
        <w:rPr>
          <w:noProof/>
        </w:rPr>
      </w:pPr>
      <w:r>
        <w:rPr>
          <w:noProof/>
        </w:rPr>
        <w:t xml:space="preserve">Для пересчета количества МТР в складском месте в рамках оперативной инвентаризации </w:t>
      </w:r>
      <w:del w:id="1462" w:author="Кращенко Олег Владимирович (Подрядчик. ООО БерингПойнт)" w:date="2020-04-23T15:40:00Z">
        <w:r w:rsidR="009829D6" w:rsidDel="004E728B">
          <w:rPr>
            <w:noProof/>
          </w:rPr>
          <w:delText>Заведующий складом СП</w:delText>
        </w:r>
      </w:del>
      <w:ins w:id="1463" w:author="Кращенко Олег Владимирович (Подрядчик. ООО БерингПойнт)" w:date="2020-04-23T15:40:00Z">
        <w:r w:rsidR="004E728B">
          <w:rPr>
            <w:noProof/>
          </w:rPr>
          <w:t>Заведующий складом</w:t>
        </w:r>
      </w:ins>
      <w:r w:rsidR="009829D6">
        <w:rPr>
          <w:noProof/>
        </w:rPr>
        <w:t xml:space="preserve"> </w:t>
      </w:r>
      <w:r>
        <w:rPr>
          <w:noProof/>
        </w:rPr>
        <w:t>выб</w:t>
      </w:r>
      <w:r w:rsidR="009829D6">
        <w:rPr>
          <w:noProof/>
        </w:rPr>
        <w:t xml:space="preserve">ирает </w:t>
      </w:r>
      <w:r>
        <w:rPr>
          <w:noProof/>
        </w:rPr>
        <w:t>на ТСД документ инвентаризации, физически под</w:t>
      </w:r>
      <w:r w:rsidR="009829D6">
        <w:rPr>
          <w:noProof/>
        </w:rPr>
        <w:t>ходит</w:t>
      </w:r>
      <w:r>
        <w:rPr>
          <w:noProof/>
        </w:rPr>
        <w:t xml:space="preserve"> к проверяемому складскому месту и </w:t>
      </w:r>
      <w:r w:rsidR="009829D6">
        <w:rPr>
          <w:noProof/>
        </w:rPr>
        <w:t>подтверждает складское место (</w:t>
      </w:r>
      <w:r>
        <w:rPr>
          <w:noProof/>
        </w:rPr>
        <w:t>сканир</w:t>
      </w:r>
      <w:r w:rsidR="009829D6">
        <w:rPr>
          <w:noProof/>
        </w:rPr>
        <w:t>ует его ШК при помощи ТСД).</w:t>
      </w:r>
    </w:p>
    <w:p w14:paraId="5FED6100" w14:textId="77777777" w:rsidR="00381870" w:rsidRDefault="00381870" w:rsidP="00381870">
      <w:pPr>
        <w:ind w:firstLine="709"/>
        <w:rPr>
          <w:noProof/>
        </w:rPr>
      </w:pPr>
      <w:r>
        <w:rPr>
          <w:noProof/>
        </w:rPr>
        <w:t>После верификации складского места необходимо:</w:t>
      </w:r>
    </w:p>
    <w:p w14:paraId="4267E947" w14:textId="77777777" w:rsidR="00381870" w:rsidRDefault="00381870" w:rsidP="00C728F9">
      <w:pPr>
        <w:pStyle w:val="afc"/>
        <w:numPr>
          <w:ilvl w:val="0"/>
          <w:numId w:val="30"/>
        </w:numPr>
        <w:rPr>
          <w:noProof/>
        </w:rPr>
      </w:pPr>
      <w:r>
        <w:rPr>
          <w:noProof/>
        </w:rPr>
        <w:t>подтвердить ЕО, отсканировав ШК на ее этикетке;</w:t>
      </w:r>
    </w:p>
    <w:p w14:paraId="5EE28EF9" w14:textId="275C3912" w:rsidR="00381870" w:rsidRDefault="00381870" w:rsidP="00C728F9">
      <w:pPr>
        <w:pStyle w:val="afc"/>
        <w:numPr>
          <w:ilvl w:val="0"/>
          <w:numId w:val="30"/>
        </w:numPr>
        <w:rPr>
          <w:noProof/>
        </w:rPr>
      </w:pPr>
      <w:r>
        <w:rPr>
          <w:noProof/>
        </w:rPr>
        <w:t xml:space="preserve">пересчитать количество МТР в складском месте и внести данные в </w:t>
      </w:r>
      <w:r w:rsidR="000B2EDC">
        <w:rPr>
          <w:noProof/>
        </w:rPr>
        <w:t xml:space="preserve">модуль </w:t>
      </w:r>
      <w:r w:rsidR="000B2EDC" w:rsidRPr="00006C3A">
        <w:rPr>
          <w:lang w:val="en-US"/>
        </w:rPr>
        <w:t>SAP</w:t>
      </w:r>
      <w:r w:rsidR="000B2EDC" w:rsidRPr="00006C3A">
        <w:t xml:space="preserve"> </w:t>
      </w:r>
      <w:r w:rsidR="000B2EDC" w:rsidRPr="00006C3A">
        <w:rPr>
          <w:lang w:val="en-US"/>
        </w:rPr>
        <w:t>EWM</w:t>
      </w:r>
      <w:r w:rsidR="000B2EDC">
        <w:rPr>
          <w:noProof/>
        </w:rPr>
        <w:t xml:space="preserve"> </w:t>
      </w:r>
      <w:r>
        <w:rPr>
          <w:noProof/>
        </w:rPr>
        <w:t xml:space="preserve">при помощи ТСД. </w:t>
      </w:r>
    </w:p>
    <w:p w14:paraId="5F7433FD" w14:textId="77777777" w:rsidR="00381870" w:rsidRDefault="00381870" w:rsidP="00381870">
      <w:pPr>
        <w:ind w:firstLine="709"/>
        <w:rPr>
          <w:noProof/>
        </w:rPr>
      </w:pPr>
      <w:r>
        <w:rPr>
          <w:noProof/>
        </w:rPr>
        <w:t>В результате проведения складской задачи на инвентаризацию в отдельно взятом складском месте возможны следующие варианты:</w:t>
      </w:r>
    </w:p>
    <w:p w14:paraId="07FB4C2D" w14:textId="77777777" w:rsidR="00381870" w:rsidRDefault="00381870" w:rsidP="00C728F9">
      <w:pPr>
        <w:pStyle w:val="afc"/>
        <w:numPr>
          <w:ilvl w:val="0"/>
          <w:numId w:val="28"/>
        </w:numPr>
        <w:rPr>
          <w:noProof/>
        </w:rPr>
      </w:pPr>
      <w:r>
        <w:rPr>
          <w:noProof/>
        </w:rPr>
        <w:t>полное количество МТР в складском месте:</w:t>
      </w:r>
    </w:p>
    <w:p w14:paraId="4EA616F7" w14:textId="77777777" w:rsidR="00381870" w:rsidRDefault="00381870" w:rsidP="00C728F9">
      <w:pPr>
        <w:pStyle w:val="afc"/>
        <w:numPr>
          <w:ilvl w:val="0"/>
          <w:numId w:val="29"/>
        </w:numPr>
        <w:ind w:left="2127"/>
        <w:rPr>
          <w:noProof/>
        </w:rPr>
      </w:pPr>
      <w:r>
        <w:rPr>
          <w:noProof/>
        </w:rPr>
        <w:t>подтверждение складского места;</w:t>
      </w:r>
    </w:p>
    <w:p w14:paraId="54CBD98C" w14:textId="77777777" w:rsidR="00381870" w:rsidRDefault="00381870" w:rsidP="00C728F9">
      <w:pPr>
        <w:pStyle w:val="afc"/>
        <w:numPr>
          <w:ilvl w:val="0"/>
          <w:numId w:val="29"/>
        </w:numPr>
        <w:ind w:left="2127"/>
        <w:rPr>
          <w:noProof/>
        </w:rPr>
      </w:pPr>
      <w:r>
        <w:rPr>
          <w:noProof/>
        </w:rPr>
        <w:t>ввод полного количества МТР;</w:t>
      </w:r>
    </w:p>
    <w:p w14:paraId="2B65A534" w14:textId="77777777" w:rsidR="00381870" w:rsidRDefault="00381870" w:rsidP="00C728F9">
      <w:pPr>
        <w:pStyle w:val="afc"/>
        <w:numPr>
          <w:ilvl w:val="0"/>
          <w:numId w:val="29"/>
        </w:numPr>
        <w:ind w:left="2127"/>
        <w:rPr>
          <w:noProof/>
        </w:rPr>
      </w:pPr>
      <w:r>
        <w:rPr>
          <w:noProof/>
        </w:rPr>
        <w:t>подтверждение ЕО;</w:t>
      </w:r>
    </w:p>
    <w:p w14:paraId="757F9175" w14:textId="77777777" w:rsidR="00381870" w:rsidRDefault="00381870" w:rsidP="00C728F9">
      <w:pPr>
        <w:pStyle w:val="afc"/>
        <w:numPr>
          <w:ilvl w:val="0"/>
          <w:numId w:val="29"/>
        </w:numPr>
        <w:ind w:left="2127"/>
        <w:rPr>
          <w:noProof/>
        </w:rPr>
      </w:pPr>
      <w:r>
        <w:rPr>
          <w:noProof/>
        </w:rPr>
        <w:t>завершение складской задачи;</w:t>
      </w:r>
    </w:p>
    <w:p w14:paraId="39FC1FFA" w14:textId="77777777" w:rsidR="00381870" w:rsidRDefault="00381870" w:rsidP="00C728F9">
      <w:pPr>
        <w:pStyle w:val="afc"/>
        <w:numPr>
          <w:ilvl w:val="0"/>
          <w:numId w:val="28"/>
        </w:numPr>
        <w:rPr>
          <w:noProof/>
        </w:rPr>
      </w:pPr>
      <w:r>
        <w:rPr>
          <w:noProof/>
        </w:rPr>
        <w:t>полное отклонение количества МТР в складском месте:</w:t>
      </w:r>
    </w:p>
    <w:p w14:paraId="18639802" w14:textId="77777777" w:rsidR="00381870" w:rsidRDefault="00381870" w:rsidP="00C728F9">
      <w:pPr>
        <w:pStyle w:val="afc"/>
        <w:numPr>
          <w:ilvl w:val="0"/>
          <w:numId w:val="32"/>
        </w:numPr>
        <w:ind w:left="2127"/>
        <w:rPr>
          <w:noProof/>
        </w:rPr>
      </w:pPr>
      <w:r>
        <w:rPr>
          <w:noProof/>
        </w:rPr>
        <w:t>подтверждение складского места;</w:t>
      </w:r>
    </w:p>
    <w:p w14:paraId="3FCB4491" w14:textId="77777777" w:rsidR="00381870" w:rsidRDefault="00381870" w:rsidP="00C728F9">
      <w:pPr>
        <w:pStyle w:val="afc"/>
        <w:numPr>
          <w:ilvl w:val="0"/>
          <w:numId w:val="32"/>
        </w:numPr>
        <w:ind w:left="2127"/>
        <w:rPr>
          <w:noProof/>
        </w:rPr>
      </w:pPr>
      <w:r>
        <w:rPr>
          <w:noProof/>
        </w:rPr>
        <w:t>ввод нулевого количества МТР;</w:t>
      </w:r>
    </w:p>
    <w:p w14:paraId="74123F39" w14:textId="77777777" w:rsidR="00381870" w:rsidRDefault="00381870" w:rsidP="00C728F9">
      <w:pPr>
        <w:pStyle w:val="afc"/>
        <w:numPr>
          <w:ilvl w:val="0"/>
          <w:numId w:val="32"/>
        </w:numPr>
        <w:ind w:left="2127"/>
        <w:rPr>
          <w:noProof/>
        </w:rPr>
      </w:pPr>
      <w:r>
        <w:rPr>
          <w:noProof/>
        </w:rPr>
        <w:lastRenderedPageBreak/>
        <w:t>подтверждение ЕО;</w:t>
      </w:r>
    </w:p>
    <w:p w14:paraId="7B1051A8" w14:textId="77777777" w:rsidR="00381870" w:rsidRDefault="00381870" w:rsidP="00C728F9">
      <w:pPr>
        <w:pStyle w:val="afc"/>
        <w:numPr>
          <w:ilvl w:val="0"/>
          <w:numId w:val="32"/>
        </w:numPr>
        <w:ind w:left="2127"/>
        <w:rPr>
          <w:noProof/>
        </w:rPr>
      </w:pPr>
      <w:r>
        <w:rPr>
          <w:noProof/>
        </w:rPr>
        <w:t>завершение складской задачи;</w:t>
      </w:r>
    </w:p>
    <w:p w14:paraId="3C19A639" w14:textId="77777777" w:rsidR="00381870" w:rsidRDefault="00381870" w:rsidP="00C728F9">
      <w:pPr>
        <w:pStyle w:val="afc"/>
        <w:numPr>
          <w:ilvl w:val="0"/>
          <w:numId w:val="30"/>
        </w:numPr>
        <w:rPr>
          <w:noProof/>
        </w:rPr>
      </w:pPr>
      <w:r>
        <w:rPr>
          <w:noProof/>
        </w:rPr>
        <w:t>частичное отклонение количества МТР в складском месте:</w:t>
      </w:r>
    </w:p>
    <w:p w14:paraId="3F0AACDA" w14:textId="77777777" w:rsidR="00381870" w:rsidRDefault="00381870" w:rsidP="00C728F9">
      <w:pPr>
        <w:pStyle w:val="afc"/>
        <w:numPr>
          <w:ilvl w:val="0"/>
          <w:numId w:val="31"/>
        </w:numPr>
        <w:ind w:left="2127"/>
        <w:rPr>
          <w:noProof/>
        </w:rPr>
      </w:pPr>
      <w:r>
        <w:rPr>
          <w:noProof/>
        </w:rPr>
        <w:t>подтверждение складского места;</w:t>
      </w:r>
    </w:p>
    <w:p w14:paraId="1796005D" w14:textId="77777777" w:rsidR="00381870" w:rsidRDefault="00381870" w:rsidP="00C728F9">
      <w:pPr>
        <w:pStyle w:val="afc"/>
        <w:numPr>
          <w:ilvl w:val="0"/>
          <w:numId w:val="31"/>
        </w:numPr>
        <w:ind w:left="2127"/>
        <w:rPr>
          <w:noProof/>
        </w:rPr>
      </w:pPr>
      <w:r>
        <w:rPr>
          <w:noProof/>
        </w:rPr>
        <w:t>ввод фактического количества МТР;</w:t>
      </w:r>
    </w:p>
    <w:p w14:paraId="7098A91A" w14:textId="77777777" w:rsidR="00381870" w:rsidRDefault="00381870" w:rsidP="00C728F9">
      <w:pPr>
        <w:pStyle w:val="afc"/>
        <w:numPr>
          <w:ilvl w:val="0"/>
          <w:numId w:val="31"/>
        </w:numPr>
        <w:ind w:left="2127"/>
        <w:rPr>
          <w:noProof/>
        </w:rPr>
      </w:pPr>
      <w:r>
        <w:rPr>
          <w:noProof/>
        </w:rPr>
        <w:t>подтверждение ЕО;</w:t>
      </w:r>
    </w:p>
    <w:p w14:paraId="2B9C48ED" w14:textId="77777777" w:rsidR="00381870" w:rsidRDefault="00381870" w:rsidP="00C728F9">
      <w:pPr>
        <w:pStyle w:val="afc"/>
        <w:numPr>
          <w:ilvl w:val="0"/>
          <w:numId w:val="31"/>
        </w:numPr>
        <w:ind w:left="2127"/>
        <w:rPr>
          <w:noProof/>
        </w:rPr>
      </w:pPr>
      <w:r>
        <w:rPr>
          <w:noProof/>
        </w:rPr>
        <w:t>подтверждение МТР;</w:t>
      </w:r>
    </w:p>
    <w:p w14:paraId="25A676F4" w14:textId="77777777" w:rsidR="00381870" w:rsidRDefault="00381870" w:rsidP="00C728F9">
      <w:pPr>
        <w:pStyle w:val="afc"/>
        <w:numPr>
          <w:ilvl w:val="0"/>
          <w:numId w:val="31"/>
        </w:numPr>
        <w:ind w:left="2127"/>
        <w:rPr>
          <w:noProof/>
        </w:rPr>
      </w:pPr>
      <w:r>
        <w:rPr>
          <w:noProof/>
        </w:rPr>
        <w:t>завершение складской задачи;</w:t>
      </w:r>
    </w:p>
    <w:p w14:paraId="7E2E33B9" w14:textId="303CBF0A" w:rsidR="00381870" w:rsidRDefault="00381870" w:rsidP="00C728F9">
      <w:pPr>
        <w:pStyle w:val="afc"/>
        <w:numPr>
          <w:ilvl w:val="0"/>
          <w:numId w:val="30"/>
        </w:numPr>
        <w:rPr>
          <w:noProof/>
        </w:rPr>
      </w:pPr>
      <w:r>
        <w:rPr>
          <w:noProof/>
        </w:rPr>
        <w:t>новая ЕО с т</w:t>
      </w:r>
      <w:r w:rsidR="00756FAD">
        <w:rPr>
          <w:noProof/>
        </w:rPr>
        <w:t xml:space="preserve">ой же позицией </w:t>
      </w:r>
      <w:r>
        <w:rPr>
          <w:noProof/>
        </w:rPr>
        <w:t>МТР:</w:t>
      </w:r>
    </w:p>
    <w:p w14:paraId="4D832C2E" w14:textId="77777777" w:rsidR="00381870" w:rsidRDefault="00381870" w:rsidP="00C728F9">
      <w:pPr>
        <w:pStyle w:val="afc"/>
        <w:numPr>
          <w:ilvl w:val="0"/>
          <w:numId w:val="33"/>
        </w:numPr>
        <w:ind w:left="2127"/>
        <w:rPr>
          <w:noProof/>
        </w:rPr>
      </w:pPr>
      <w:r>
        <w:rPr>
          <w:noProof/>
        </w:rPr>
        <w:t>подтверждение складского места;</w:t>
      </w:r>
    </w:p>
    <w:p w14:paraId="3C42B0CF" w14:textId="77777777" w:rsidR="00381870" w:rsidRDefault="00381870" w:rsidP="00C728F9">
      <w:pPr>
        <w:pStyle w:val="afc"/>
        <w:numPr>
          <w:ilvl w:val="0"/>
          <w:numId w:val="33"/>
        </w:numPr>
        <w:ind w:left="2127"/>
        <w:rPr>
          <w:noProof/>
        </w:rPr>
      </w:pPr>
      <w:r>
        <w:rPr>
          <w:noProof/>
        </w:rPr>
        <w:t>ввод фактического количества МТР;</w:t>
      </w:r>
    </w:p>
    <w:p w14:paraId="6585D5B4" w14:textId="77777777" w:rsidR="00381870" w:rsidRDefault="00381870" w:rsidP="00C728F9">
      <w:pPr>
        <w:pStyle w:val="afc"/>
        <w:numPr>
          <w:ilvl w:val="0"/>
          <w:numId w:val="33"/>
        </w:numPr>
        <w:ind w:left="2127"/>
        <w:rPr>
          <w:noProof/>
        </w:rPr>
      </w:pPr>
      <w:r>
        <w:rPr>
          <w:noProof/>
        </w:rPr>
        <w:t>сканирование ШК фактической ЕО;</w:t>
      </w:r>
    </w:p>
    <w:p w14:paraId="5A6458CB" w14:textId="77777777" w:rsidR="00381870" w:rsidRDefault="00381870" w:rsidP="00C728F9">
      <w:pPr>
        <w:pStyle w:val="afc"/>
        <w:numPr>
          <w:ilvl w:val="0"/>
          <w:numId w:val="33"/>
        </w:numPr>
        <w:ind w:left="2127"/>
        <w:rPr>
          <w:noProof/>
        </w:rPr>
      </w:pPr>
      <w:r>
        <w:rPr>
          <w:noProof/>
        </w:rPr>
        <w:t>ввод позиции МТР, количества (партии), подтверждение;</w:t>
      </w:r>
    </w:p>
    <w:p w14:paraId="56AF4DFE" w14:textId="77777777" w:rsidR="00381870" w:rsidRDefault="00381870" w:rsidP="00C728F9">
      <w:pPr>
        <w:pStyle w:val="afc"/>
        <w:numPr>
          <w:ilvl w:val="0"/>
          <w:numId w:val="33"/>
        </w:numPr>
        <w:ind w:left="2127"/>
        <w:rPr>
          <w:noProof/>
        </w:rPr>
      </w:pPr>
      <w:r>
        <w:rPr>
          <w:noProof/>
        </w:rPr>
        <w:t>возврат в поле вводе системной ЕО и указание того, что она пуста;</w:t>
      </w:r>
    </w:p>
    <w:p w14:paraId="1E4FF8D8" w14:textId="77777777" w:rsidR="00381870" w:rsidRDefault="00381870" w:rsidP="00C728F9">
      <w:pPr>
        <w:pStyle w:val="afc"/>
        <w:numPr>
          <w:ilvl w:val="0"/>
          <w:numId w:val="33"/>
        </w:numPr>
        <w:ind w:left="2127"/>
        <w:rPr>
          <w:noProof/>
        </w:rPr>
      </w:pPr>
      <w:r>
        <w:rPr>
          <w:noProof/>
        </w:rPr>
        <w:t>подтверждение новой ЕО;</w:t>
      </w:r>
    </w:p>
    <w:p w14:paraId="7D0A3BB3" w14:textId="77777777" w:rsidR="00381870" w:rsidRDefault="00381870" w:rsidP="00C728F9">
      <w:pPr>
        <w:pStyle w:val="afc"/>
        <w:numPr>
          <w:ilvl w:val="0"/>
          <w:numId w:val="33"/>
        </w:numPr>
        <w:ind w:left="2127"/>
        <w:rPr>
          <w:noProof/>
        </w:rPr>
      </w:pPr>
      <w:r>
        <w:rPr>
          <w:noProof/>
        </w:rPr>
        <w:t>завершение складской задачи;</w:t>
      </w:r>
    </w:p>
    <w:p w14:paraId="0CA13BF0" w14:textId="19A78E0E" w:rsidR="00381870" w:rsidRDefault="00381870" w:rsidP="00C728F9">
      <w:pPr>
        <w:pStyle w:val="afc"/>
        <w:numPr>
          <w:ilvl w:val="0"/>
          <w:numId w:val="30"/>
        </w:numPr>
        <w:rPr>
          <w:noProof/>
        </w:rPr>
      </w:pPr>
      <w:r>
        <w:rPr>
          <w:noProof/>
        </w:rPr>
        <w:t>друг</w:t>
      </w:r>
      <w:r w:rsidR="00756FAD">
        <w:rPr>
          <w:noProof/>
        </w:rPr>
        <w:t xml:space="preserve">ая позиция МТР </w:t>
      </w:r>
      <w:r>
        <w:rPr>
          <w:noProof/>
        </w:rPr>
        <w:t>в той же ЕО:</w:t>
      </w:r>
    </w:p>
    <w:p w14:paraId="20852E0C" w14:textId="77777777" w:rsidR="00381870" w:rsidRDefault="00381870" w:rsidP="00C728F9">
      <w:pPr>
        <w:pStyle w:val="afc"/>
        <w:numPr>
          <w:ilvl w:val="0"/>
          <w:numId w:val="34"/>
        </w:numPr>
        <w:ind w:left="2127"/>
        <w:rPr>
          <w:noProof/>
        </w:rPr>
      </w:pPr>
      <w:r>
        <w:rPr>
          <w:noProof/>
        </w:rPr>
        <w:t>подтверждение складского места;</w:t>
      </w:r>
    </w:p>
    <w:p w14:paraId="30443D41" w14:textId="77777777" w:rsidR="00381870" w:rsidRDefault="00381870" w:rsidP="00C728F9">
      <w:pPr>
        <w:pStyle w:val="afc"/>
        <w:numPr>
          <w:ilvl w:val="0"/>
          <w:numId w:val="34"/>
        </w:numPr>
        <w:ind w:left="2127"/>
        <w:rPr>
          <w:noProof/>
        </w:rPr>
      </w:pPr>
      <w:r>
        <w:rPr>
          <w:noProof/>
        </w:rPr>
        <w:t>подтверждение ЕО;</w:t>
      </w:r>
    </w:p>
    <w:p w14:paraId="44EEB79C" w14:textId="77777777" w:rsidR="00381870" w:rsidRDefault="00381870" w:rsidP="00C728F9">
      <w:pPr>
        <w:pStyle w:val="afc"/>
        <w:numPr>
          <w:ilvl w:val="0"/>
          <w:numId w:val="34"/>
        </w:numPr>
        <w:ind w:left="2127"/>
        <w:rPr>
          <w:noProof/>
        </w:rPr>
      </w:pPr>
      <w:r>
        <w:rPr>
          <w:noProof/>
        </w:rPr>
        <w:t>ввод нулевого запаса;</w:t>
      </w:r>
    </w:p>
    <w:p w14:paraId="1506C313" w14:textId="77777777" w:rsidR="00381870" w:rsidRDefault="00381870" w:rsidP="00C728F9">
      <w:pPr>
        <w:pStyle w:val="afc"/>
        <w:numPr>
          <w:ilvl w:val="0"/>
          <w:numId w:val="34"/>
        </w:numPr>
        <w:ind w:left="2127"/>
        <w:rPr>
          <w:noProof/>
        </w:rPr>
      </w:pPr>
      <w:r>
        <w:rPr>
          <w:noProof/>
        </w:rPr>
        <w:t>ввод новой позиции МТР;</w:t>
      </w:r>
    </w:p>
    <w:p w14:paraId="3F767CDB" w14:textId="77777777" w:rsidR="00381870" w:rsidRDefault="00381870" w:rsidP="00C728F9">
      <w:pPr>
        <w:pStyle w:val="afc"/>
        <w:numPr>
          <w:ilvl w:val="0"/>
          <w:numId w:val="34"/>
        </w:numPr>
        <w:ind w:left="2127"/>
        <w:rPr>
          <w:noProof/>
        </w:rPr>
      </w:pPr>
      <w:r>
        <w:rPr>
          <w:noProof/>
        </w:rPr>
        <w:t>ввод количества новой позиции МТР;</w:t>
      </w:r>
    </w:p>
    <w:p w14:paraId="3FA0A5F1" w14:textId="77777777" w:rsidR="00381870" w:rsidRDefault="00381870" w:rsidP="00C728F9">
      <w:pPr>
        <w:pStyle w:val="afc"/>
        <w:numPr>
          <w:ilvl w:val="0"/>
          <w:numId w:val="34"/>
        </w:numPr>
        <w:ind w:left="2127"/>
        <w:rPr>
          <w:noProof/>
        </w:rPr>
      </w:pPr>
      <w:r>
        <w:rPr>
          <w:noProof/>
        </w:rPr>
        <w:t>завершение складской задачи;</w:t>
      </w:r>
    </w:p>
    <w:p w14:paraId="110AD3DD" w14:textId="77777777" w:rsidR="00381870" w:rsidRDefault="00381870" w:rsidP="00C728F9">
      <w:pPr>
        <w:pStyle w:val="afc"/>
        <w:numPr>
          <w:ilvl w:val="0"/>
          <w:numId w:val="30"/>
        </w:numPr>
        <w:rPr>
          <w:noProof/>
        </w:rPr>
      </w:pPr>
      <w:r>
        <w:rPr>
          <w:noProof/>
        </w:rPr>
        <w:t>пустое складское место:</w:t>
      </w:r>
    </w:p>
    <w:p w14:paraId="676E796F" w14:textId="524C3D6B" w:rsidR="00381870" w:rsidRDefault="00381870" w:rsidP="00C728F9">
      <w:pPr>
        <w:pStyle w:val="afc"/>
        <w:numPr>
          <w:ilvl w:val="0"/>
          <w:numId w:val="35"/>
        </w:numPr>
        <w:ind w:left="2127"/>
        <w:rPr>
          <w:noProof/>
        </w:rPr>
      </w:pPr>
      <w:r>
        <w:rPr>
          <w:noProof/>
        </w:rPr>
        <w:t>подтверждение складского места</w:t>
      </w:r>
      <w:r w:rsidR="00756FAD">
        <w:rPr>
          <w:noProof/>
        </w:rPr>
        <w:t>:</w:t>
      </w:r>
    </w:p>
    <w:p w14:paraId="1435815A" w14:textId="77777777" w:rsidR="00381870" w:rsidRDefault="00381870" w:rsidP="00C728F9">
      <w:pPr>
        <w:pStyle w:val="afc"/>
        <w:numPr>
          <w:ilvl w:val="0"/>
          <w:numId w:val="35"/>
        </w:numPr>
        <w:ind w:left="2127"/>
        <w:rPr>
          <w:noProof/>
        </w:rPr>
      </w:pPr>
      <w:r>
        <w:rPr>
          <w:noProof/>
        </w:rPr>
        <w:t>указание того, что складское место пусто;</w:t>
      </w:r>
    </w:p>
    <w:p w14:paraId="63B00DFE" w14:textId="77777777" w:rsidR="00381870" w:rsidRDefault="00381870" w:rsidP="00C728F9">
      <w:pPr>
        <w:pStyle w:val="afc"/>
        <w:numPr>
          <w:ilvl w:val="0"/>
          <w:numId w:val="35"/>
        </w:numPr>
        <w:ind w:left="2127"/>
        <w:rPr>
          <w:noProof/>
        </w:rPr>
      </w:pPr>
      <w:r>
        <w:rPr>
          <w:noProof/>
        </w:rPr>
        <w:t>завершение складской задачи;</w:t>
      </w:r>
    </w:p>
    <w:p w14:paraId="7415C13B" w14:textId="2C1BA401" w:rsidR="00381870" w:rsidRDefault="00381870" w:rsidP="00C728F9">
      <w:pPr>
        <w:pStyle w:val="afc"/>
        <w:numPr>
          <w:ilvl w:val="0"/>
          <w:numId w:val="30"/>
        </w:numPr>
        <w:rPr>
          <w:noProof/>
        </w:rPr>
      </w:pPr>
      <w:r>
        <w:rPr>
          <w:noProof/>
        </w:rPr>
        <w:t>пустое складское место, выявлен остаток МТР</w:t>
      </w:r>
      <w:r w:rsidR="00756FAD">
        <w:rPr>
          <w:noProof/>
        </w:rPr>
        <w:t>:</w:t>
      </w:r>
    </w:p>
    <w:p w14:paraId="01A2ED39" w14:textId="77777777" w:rsidR="00381870" w:rsidRDefault="00381870" w:rsidP="00C728F9">
      <w:pPr>
        <w:pStyle w:val="afc"/>
        <w:numPr>
          <w:ilvl w:val="0"/>
          <w:numId w:val="35"/>
        </w:numPr>
        <w:ind w:left="2127"/>
        <w:rPr>
          <w:noProof/>
        </w:rPr>
      </w:pPr>
      <w:r>
        <w:rPr>
          <w:noProof/>
        </w:rPr>
        <w:t>подтверждение складского места;</w:t>
      </w:r>
    </w:p>
    <w:p w14:paraId="62734FB0" w14:textId="77777777" w:rsidR="00381870" w:rsidRDefault="00381870" w:rsidP="00C728F9">
      <w:pPr>
        <w:pStyle w:val="afc"/>
        <w:numPr>
          <w:ilvl w:val="0"/>
          <w:numId w:val="35"/>
        </w:numPr>
        <w:ind w:left="2127"/>
        <w:rPr>
          <w:noProof/>
        </w:rPr>
      </w:pPr>
      <w:r>
        <w:rPr>
          <w:noProof/>
        </w:rPr>
        <w:t>выбор ввода излишка;</w:t>
      </w:r>
    </w:p>
    <w:p w14:paraId="7CC504AD" w14:textId="77777777" w:rsidR="00381870" w:rsidRDefault="00381870" w:rsidP="00C728F9">
      <w:pPr>
        <w:pStyle w:val="afc"/>
        <w:numPr>
          <w:ilvl w:val="0"/>
          <w:numId w:val="35"/>
        </w:numPr>
        <w:ind w:left="2127"/>
        <w:rPr>
          <w:noProof/>
        </w:rPr>
      </w:pPr>
      <w:r>
        <w:rPr>
          <w:noProof/>
        </w:rPr>
        <w:t>ввод данных по выялвенному МТР: артикул, партия, количество;</w:t>
      </w:r>
    </w:p>
    <w:p w14:paraId="2D51622D" w14:textId="77777777" w:rsidR="00381870" w:rsidRDefault="00381870" w:rsidP="00C728F9">
      <w:pPr>
        <w:pStyle w:val="afc"/>
        <w:numPr>
          <w:ilvl w:val="0"/>
          <w:numId w:val="35"/>
        </w:numPr>
        <w:ind w:left="2127"/>
        <w:rPr>
          <w:noProof/>
        </w:rPr>
      </w:pPr>
      <w:r>
        <w:rPr>
          <w:noProof/>
        </w:rPr>
        <w:t>ввод номера ЕО (сканирование ШК ЕО);</w:t>
      </w:r>
    </w:p>
    <w:p w14:paraId="26301F9B" w14:textId="77777777" w:rsidR="00381870" w:rsidRDefault="00381870" w:rsidP="00C728F9">
      <w:pPr>
        <w:pStyle w:val="afc"/>
        <w:numPr>
          <w:ilvl w:val="0"/>
          <w:numId w:val="35"/>
        </w:numPr>
        <w:ind w:left="2127"/>
        <w:rPr>
          <w:noProof/>
        </w:rPr>
      </w:pPr>
      <w:r>
        <w:rPr>
          <w:noProof/>
        </w:rPr>
        <w:t>завершение складской задачи.</w:t>
      </w:r>
    </w:p>
    <w:p w14:paraId="25B5F6C1" w14:textId="77777777" w:rsidR="009829D6" w:rsidRDefault="009829D6" w:rsidP="00CD5297"/>
    <w:p w14:paraId="14F3E9B2" w14:textId="77777777" w:rsidR="009B17DE" w:rsidRDefault="009B17DE" w:rsidP="00CD5297"/>
    <w:p w14:paraId="38821FC3" w14:textId="1698D1E8" w:rsidR="00AF5D26" w:rsidRDefault="00AF5D26" w:rsidP="00AF5D26">
      <w:pPr>
        <w:jc w:val="right"/>
        <w:rPr>
          <w:rFonts w:cs="Arial"/>
          <w:b/>
          <w:sz w:val="22"/>
        </w:rPr>
      </w:pPr>
      <w:r w:rsidRPr="00916FAB">
        <w:rPr>
          <w:rFonts w:cs="Arial"/>
          <w:b/>
          <w:sz w:val="22"/>
        </w:rPr>
        <w:t xml:space="preserve">Таблица </w:t>
      </w:r>
      <w:r>
        <w:rPr>
          <w:rFonts w:cs="Arial"/>
          <w:b/>
          <w:sz w:val="22"/>
        </w:rPr>
        <w:t>10</w:t>
      </w:r>
      <w:r w:rsidR="005E57AE" w:rsidRPr="00E71EDD">
        <w:rPr>
          <w:rFonts w:cs="Arial"/>
          <w:b/>
          <w:sz w:val="22"/>
        </w:rPr>
        <w:t>9</w:t>
      </w:r>
      <w:r w:rsidRPr="00916FAB">
        <w:rPr>
          <w:rFonts w:cs="Arial"/>
          <w:b/>
          <w:sz w:val="22"/>
        </w:rPr>
        <w:t xml:space="preserve">. Описание </w:t>
      </w:r>
      <w:r>
        <w:rPr>
          <w:rFonts w:cs="Arial"/>
          <w:b/>
          <w:sz w:val="22"/>
        </w:rPr>
        <w:t>шага «</w:t>
      </w:r>
      <w:r w:rsidR="00B30715">
        <w:rPr>
          <w:rFonts w:cs="Arial"/>
          <w:b/>
          <w:sz w:val="22"/>
        </w:rPr>
        <w:t>Подсчет МТР в складском месте и фиксирование результата</w:t>
      </w:r>
      <w:r>
        <w:rPr>
          <w:rFonts w:cs="Arial"/>
          <w:b/>
          <w:sz w:val="22"/>
        </w:rPr>
        <w:t>»</w:t>
      </w:r>
    </w:p>
    <w:p w14:paraId="41668A35" w14:textId="22E78E82" w:rsidR="00AF5D26" w:rsidRDefault="00AF5D26" w:rsidP="00CD5297"/>
    <w:tbl>
      <w:tblPr>
        <w:tblW w:w="1015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2268"/>
        <w:gridCol w:w="1701"/>
        <w:gridCol w:w="1559"/>
        <w:gridCol w:w="1276"/>
        <w:gridCol w:w="1479"/>
      </w:tblGrid>
      <w:tr w:rsidR="00AF5D26" w:rsidRPr="00AF5D26" w14:paraId="2D876D46" w14:textId="77777777" w:rsidTr="003E2E6F">
        <w:trPr>
          <w:trHeight w:val="67"/>
        </w:trPr>
        <w:tc>
          <w:tcPr>
            <w:tcW w:w="1873" w:type="dxa"/>
            <w:shd w:val="solid" w:color="FFCC00" w:fill="auto"/>
          </w:tcPr>
          <w:p w14:paraId="11417F81"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Номер шага</w:t>
            </w:r>
          </w:p>
        </w:tc>
        <w:tc>
          <w:tcPr>
            <w:tcW w:w="2268" w:type="dxa"/>
            <w:shd w:val="solid" w:color="FFCC00" w:fill="auto"/>
          </w:tcPr>
          <w:p w14:paraId="18C52127"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Предпосылки</w:t>
            </w:r>
          </w:p>
        </w:tc>
        <w:tc>
          <w:tcPr>
            <w:tcW w:w="1701" w:type="dxa"/>
            <w:shd w:val="solid" w:color="FFCC00" w:fill="auto"/>
          </w:tcPr>
          <w:p w14:paraId="5D958BDD"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Транзакция</w:t>
            </w:r>
          </w:p>
        </w:tc>
        <w:tc>
          <w:tcPr>
            <w:tcW w:w="1559" w:type="dxa"/>
            <w:shd w:val="solid" w:color="FFCC00" w:fill="auto"/>
          </w:tcPr>
          <w:p w14:paraId="4D238E0D"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Вход</w:t>
            </w:r>
          </w:p>
        </w:tc>
        <w:tc>
          <w:tcPr>
            <w:tcW w:w="1276" w:type="dxa"/>
            <w:shd w:val="solid" w:color="FFCC00" w:fill="auto"/>
          </w:tcPr>
          <w:p w14:paraId="680D70B9"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Результат</w:t>
            </w:r>
          </w:p>
        </w:tc>
        <w:tc>
          <w:tcPr>
            <w:tcW w:w="1479" w:type="dxa"/>
            <w:shd w:val="solid" w:color="FFCC00" w:fill="auto"/>
          </w:tcPr>
          <w:p w14:paraId="66AA478A" w14:textId="77777777" w:rsidR="00AF5D26" w:rsidRPr="00AF5D26" w:rsidRDefault="00AF5D26" w:rsidP="00AF5D26">
            <w:pPr>
              <w:autoSpaceDE w:val="0"/>
              <w:autoSpaceDN w:val="0"/>
              <w:adjustRightInd w:val="0"/>
              <w:jc w:val="center"/>
              <w:rPr>
                <w:rFonts w:eastAsiaTheme="minorHAnsi" w:cs="Arial"/>
                <w:b/>
                <w:bCs/>
                <w:color w:val="000000"/>
                <w:sz w:val="20"/>
                <w:szCs w:val="20"/>
              </w:rPr>
            </w:pPr>
            <w:r w:rsidRPr="00AF5D26">
              <w:rPr>
                <w:rFonts w:eastAsiaTheme="minorHAnsi" w:cs="Arial"/>
                <w:b/>
                <w:bCs/>
                <w:color w:val="000000"/>
                <w:sz w:val="20"/>
                <w:szCs w:val="20"/>
              </w:rPr>
              <w:t>Бизнес-роль</w:t>
            </w:r>
          </w:p>
        </w:tc>
      </w:tr>
      <w:tr w:rsidR="00AF5D26" w:rsidRPr="00AF5D26" w14:paraId="23EF3B0C" w14:textId="77777777" w:rsidTr="003E2E6F">
        <w:trPr>
          <w:trHeight w:val="132"/>
        </w:trPr>
        <w:tc>
          <w:tcPr>
            <w:tcW w:w="1873" w:type="dxa"/>
          </w:tcPr>
          <w:p w14:paraId="3F77DEBC"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ПП-10.07.04.03.050</w:t>
            </w:r>
          </w:p>
        </w:tc>
        <w:tc>
          <w:tcPr>
            <w:tcW w:w="2268" w:type="dxa"/>
          </w:tcPr>
          <w:p w14:paraId="74A8B6FF"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Документ инвентаризации сформирован</w:t>
            </w:r>
          </w:p>
        </w:tc>
        <w:tc>
          <w:tcPr>
            <w:tcW w:w="1701" w:type="dxa"/>
          </w:tcPr>
          <w:p w14:paraId="078159A3"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/SCWM/RFUI Вход в среду RF</w:t>
            </w:r>
          </w:p>
        </w:tc>
        <w:tc>
          <w:tcPr>
            <w:tcW w:w="1559" w:type="dxa"/>
          </w:tcPr>
          <w:p w14:paraId="08588594"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Документ инвентаризации на склад, зону, номенклатуру</w:t>
            </w:r>
          </w:p>
        </w:tc>
        <w:tc>
          <w:tcPr>
            <w:tcW w:w="1276" w:type="dxa"/>
          </w:tcPr>
          <w:p w14:paraId="47093D8E" w14:textId="77777777" w:rsidR="00AF5D26" w:rsidRPr="00AF5D26" w:rsidRDefault="00AF5D26" w:rsidP="00AF5D26">
            <w:pPr>
              <w:autoSpaceDE w:val="0"/>
              <w:autoSpaceDN w:val="0"/>
              <w:adjustRightInd w:val="0"/>
              <w:jc w:val="left"/>
              <w:rPr>
                <w:rFonts w:eastAsiaTheme="minorHAnsi" w:cs="Arial"/>
                <w:color w:val="000000"/>
                <w:sz w:val="20"/>
                <w:szCs w:val="20"/>
              </w:rPr>
            </w:pPr>
            <w:r w:rsidRPr="00AF5D26">
              <w:rPr>
                <w:rFonts w:eastAsiaTheme="minorHAnsi" w:cs="Arial"/>
                <w:color w:val="000000"/>
                <w:sz w:val="20"/>
                <w:szCs w:val="20"/>
              </w:rPr>
              <w:t>Складская задача на проведение инвентаризации</w:t>
            </w:r>
          </w:p>
        </w:tc>
        <w:tc>
          <w:tcPr>
            <w:tcW w:w="1479" w:type="dxa"/>
          </w:tcPr>
          <w:p w14:paraId="488B52AB" w14:textId="39BF889D" w:rsidR="00AF5D26" w:rsidRPr="00AF5D26" w:rsidRDefault="00AF5D26" w:rsidP="00AF5D26">
            <w:pPr>
              <w:autoSpaceDE w:val="0"/>
              <w:autoSpaceDN w:val="0"/>
              <w:adjustRightInd w:val="0"/>
              <w:jc w:val="left"/>
              <w:rPr>
                <w:rFonts w:eastAsiaTheme="minorHAnsi" w:cs="Arial"/>
                <w:color w:val="000000"/>
                <w:sz w:val="20"/>
                <w:szCs w:val="20"/>
              </w:rPr>
            </w:pPr>
            <w:del w:id="1464" w:author="Кращенко Олег Владимирович (Подрядчик. ООО БерингПойнт)" w:date="2020-04-23T15:40:00Z">
              <w:r w:rsidRPr="00AF5D26" w:rsidDel="004E728B">
                <w:rPr>
                  <w:rFonts w:eastAsiaTheme="minorHAnsi" w:cs="Arial"/>
                  <w:color w:val="000000"/>
                  <w:sz w:val="20"/>
                  <w:szCs w:val="20"/>
                </w:rPr>
                <w:delText>Заведующий складом СП</w:delText>
              </w:r>
            </w:del>
            <w:ins w:id="1465"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tc>
      </w:tr>
    </w:tbl>
    <w:p w14:paraId="680FEF4B" w14:textId="77777777" w:rsidR="00AF5D26" w:rsidRDefault="00AF5D26" w:rsidP="00CD5297"/>
    <w:p w14:paraId="5EBF4835" w14:textId="6DE082BC" w:rsidR="00893EA8" w:rsidRPr="004136F2" w:rsidRDefault="00893EA8" w:rsidP="00893EA8">
      <w:pPr>
        <w:pStyle w:val="4"/>
      </w:pPr>
      <w:r w:rsidRPr="004136F2">
        <w:t>Шаг процесса 10.0</w:t>
      </w:r>
      <w:r w:rsidR="002466A1">
        <w:t>7</w:t>
      </w:r>
      <w:r w:rsidRPr="004136F2">
        <w:t>.04.0</w:t>
      </w:r>
      <w:r>
        <w:t>3</w:t>
      </w:r>
      <w:r w:rsidRPr="004136F2">
        <w:t>.0</w:t>
      </w:r>
      <w:r>
        <w:t>6</w:t>
      </w:r>
      <w:r w:rsidRPr="004136F2">
        <w:t xml:space="preserve">0 – </w:t>
      </w:r>
      <w:r w:rsidR="001A52DF">
        <w:t>Осмотр МТР на предмет нарушений ТХ</w:t>
      </w:r>
    </w:p>
    <w:p w14:paraId="3D2174D6" w14:textId="04273515" w:rsidR="00893EA8" w:rsidRDefault="00893EA8" w:rsidP="00621535">
      <w:pPr>
        <w:ind w:firstLine="709"/>
      </w:pPr>
    </w:p>
    <w:p w14:paraId="66472C74" w14:textId="03E8C61B" w:rsidR="00B430E9" w:rsidRDefault="00621535" w:rsidP="00621535">
      <w:pPr>
        <w:ind w:firstLine="709"/>
        <w:rPr>
          <w:noProof/>
        </w:rPr>
      </w:pPr>
      <w:r>
        <w:rPr>
          <w:noProof/>
        </w:rPr>
        <w:t xml:space="preserve">В рамках инвентаризации РИК БЕ либо </w:t>
      </w:r>
      <w:del w:id="1466" w:author="Кращенко Олег Владимирович (Подрядчик. ООО БерингПойнт)" w:date="2020-04-23T15:40:00Z">
        <w:r w:rsidDel="004E728B">
          <w:rPr>
            <w:noProof/>
          </w:rPr>
          <w:delText>заведующий складом СП</w:delText>
        </w:r>
      </w:del>
      <w:ins w:id="1467" w:author="Кращенко Олег Владимирович (Подрядчик. ООО БерингПойнт)" w:date="2020-04-23T15:40:00Z">
        <w:r w:rsidR="004E728B">
          <w:rPr>
            <w:noProof/>
          </w:rPr>
          <w:t>Заведующий складом</w:t>
        </w:r>
      </w:ins>
      <w:r>
        <w:rPr>
          <w:noProof/>
        </w:rPr>
        <w:t xml:space="preserve"> </w:t>
      </w:r>
      <w:r w:rsidR="00B430E9">
        <w:rPr>
          <w:noProof/>
        </w:rPr>
        <w:t>должны</w:t>
      </w:r>
      <w:r>
        <w:rPr>
          <w:noProof/>
        </w:rPr>
        <w:t xml:space="preserve"> проводить оценку технического состояния МТР </w:t>
      </w:r>
      <w:r w:rsidR="00B430E9" w:rsidRPr="00B430E9">
        <w:t xml:space="preserve">с выявленными дефектами, при необходимости </w:t>
      </w:r>
      <w:r w:rsidR="007B552C">
        <w:t>привлекая заявителя МТР для сос</w:t>
      </w:r>
      <w:r w:rsidR="00B430E9" w:rsidRPr="00B430E9">
        <w:t>т</w:t>
      </w:r>
      <w:r w:rsidR="007B552C">
        <w:t>а</w:t>
      </w:r>
      <w:r w:rsidR="00B430E9" w:rsidRPr="00B430E9">
        <w:t>вления комиссионного акта</w:t>
      </w:r>
      <w:r w:rsidR="00B430E9">
        <w:t>.</w:t>
      </w:r>
    </w:p>
    <w:p w14:paraId="37D5C09C" w14:textId="77777777" w:rsidR="006737EE" w:rsidRDefault="006737EE" w:rsidP="00621535">
      <w:pPr>
        <w:ind w:firstLine="709"/>
        <w:rPr>
          <w:noProof/>
        </w:rPr>
      </w:pPr>
    </w:p>
    <w:p w14:paraId="4C9FD089" w14:textId="08A42C58" w:rsidR="00B30715" w:rsidRDefault="00B30715" w:rsidP="00B30715">
      <w:pPr>
        <w:jc w:val="right"/>
        <w:rPr>
          <w:rFonts w:cs="Arial"/>
          <w:b/>
          <w:sz w:val="22"/>
        </w:rPr>
      </w:pPr>
      <w:r w:rsidRPr="00916FAB">
        <w:rPr>
          <w:rFonts w:cs="Arial"/>
          <w:b/>
          <w:sz w:val="22"/>
        </w:rPr>
        <w:lastRenderedPageBreak/>
        <w:t xml:space="preserve">Таблица </w:t>
      </w:r>
      <w:r>
        <w:rPr>
          <w:rFonts w:cs="Arial"/>
          <w:b/>
          <w:sz w:val="22"/>
        </w:rPr>
        <w:t>1</w:t>
      </w:r>
      <w:r w:rsidR="005E57AE" w:rsidRPr="00E71EDD">
        <w:rPr>
          <w:rFonts w:cs="Arial"/>
          <w:b/>
          <w:sz w:val="22"/>
        </w:rPr>
        <w:t>10</w:t>
      </w:r>
      <w:r w:rsidRPr="00916FAB">
        <w:rPr>
          <w:rFonts w:cs="Arial"/>
          <w:b/>
          <w:sz w:val="22"/>
        </w:rPr>
        <w:t xml:space="preserve">. Описание </w:t>
      </w:r>
      <w:r>
        <w:rPr>
          <w:rFonts w:cs="Arial"/>
          <w:b/>
          <w:sz w:val="22"/>
        </w:rPr>
        <w:t>шага «Осмотр МТР на предмет нарушений ТХ»</w:t>
      </w:r>
    </w:p>
    <w:p w14:paraId="39ABAD29" w14:textId="77777777" w:rsidR="00B30715" w:rsidRDefault="00B30715" w:rsidP="00B30715">
      <w:pPr>
        <w:jc w:val="right"/>
        <w:rPr>
          <w:rFonts w:cs="Arial"/>
          <w:b/>
          <w:sz w:val="22"/>
        </w:rPr>
      </w:pPr>
    </w:p>
    <w:tbl>
      <w:tblPr>
        <w:tblW w:w="1023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2552"/>
        <w:gridCol w:w="1049"/>
        <w:gridCol w:w="1644"/>
        <w:gridCol w:w="1559"/>
        <w:gridCol w:w="1559"/>
      </w:tblGrid>
      <w:tr w:rsidR="00B30715" w:rsidRPr="00B30715" w14:paraId="751FEA1F" w14:textId="77777777" w:rsidTr="00033A6E">
        <w:trPr>
          <w:trHeight w:val="67"/>
        </w:trPr>
        <w:tc>
          <w:tcPr>
            <w:tcW w:w="1873" w:type="dxa"/>
            <w:shd w:val="solid" w:color="FFCC00" w:fill="auto"/>
          </w:tcPr>
          <w:p w14:paraId="68035B67" w14:textId="77777777" w:rsidR="00B30715" w:rsidRPr="00B30715" w:rsidRDefault="00B30715" w:rsidP="00B30715">
            <w:pPr>
              <w:autoSpaceDE w:val="0"/>
              <w:autoSpaceDN w:val="0"/>
              <w:adjustRightInd w:val="0"/>
              <w:jc w:val="center"/>
              <w:rPr>
                <w:rFonts w:eastAsiaTheme="minorHAnsi" w:cs="Arial"/>
                <w:b/>
                <w:bCs/>
                <w:color w:val="000000"/>
                <w:sz w:val="20"/>
                <w:szCs w:val="20"/>
              </w:rPr>
            </w:pPr>
            <w:r w:rsidRPr="00B30715">
              <w:rPr>
                <w:rFonts w:eastAsiaTheme="minorHAnsi" w:cs="Arial"/>
                <w:b/>
                <w:bCs/>
                <w:color w:val="000000"/>
                <w:sz w:val="20"/>
                <w:szCs w:val="20"/>
              </w:rPr>
              <w:t>Номер шага</w:t>
            </w:r>
          </w:p>
        </w:tc>
        <w:tc>
          <w:tcPr>
            <w:tcW w:w="2552" w:type="dxa"/>
            <w:shd w:val="solid" w:color="FFCC00" w:fill="auto"/>
          </w:tcPr>
          <w:p w14:paraId="63D66C43" w14:textId="77777777" w:rsidR="00B30715" w:rsidRPr="00B30715" w:rsidRDefault="00B30715" w:rsidP="00B30715">
            <w:pPr>
              <w:autoSpaceDE w:val="0"/>
              <w:autoSpaceDN w:val="0"/>
              <w:adjustRightInd w:val="0"/>
              <w:jc w:val="center"/>
              <w:rPr>
                <w:rFonts w:eastAsiaTheme="minorHAnsi" w:cs="Arial"/>
                <w:b/>
                <w:bCs/>
                <w:color w:val="000000"/>
                <w:sz w:val="20"/>
                <w:szCs w:val="20"/>
              </w:rPr>
            </w:pPr>
            <w:r w:rsidRPr="00B30715">
              <w:rPr>
                <w:rFonts w:eastAsiaTheme="minorHAnsi" w:cs="Arial"/>
                <w:b/>
                <w:bCs/>
                <w:color w:val="000000"/>
                <w:sz w:val="20"/>
                <w:szCs w:val="20"/>
              </w:rPr>
              <w:t>Предпосылки</w:t>
            </w:r>
          </w:p>
        </w:tc>
        <w:tc>
          <w:tcPr>
            <w:tcW w:w="1049" w:type="dxa"/>
            <w:shd w:val="solid" w:color="FFCC00" w:fill="auto"/>
          </w:tcPr>
          <w:p w14:paraId="34042B1F" w14:textId="77777777" w:rsidR="00B30715" w:rsidRPr="00B30715" w:rsidRDefault="00B30715" w:rsidP="00B30715">
            <w:pPr>
              <w:autoSpaceDE w:val="0"/>
              <w:autoSpaceDN w:val="0"/>
              <w:adjustRightInd w:val="0"/>
              <w:jc w:val="center"/>
              <w:rPr>
                <w:rFonts w:eastAsiaTheme="minorHAnsi" w:cs="Arial"/>
                <w:b/>
                <w:bCs/>
                <w:color w:val="000000"/>
                <w:sz w:val="20"/>
                <w:szCs w:val="20"/>
              </w:rPr>
            </w:pPr>
            <w:r w:rsidRPr="00B30715">
              <w:rPr>
                <w:rFonts w:eastAsiaTheme="minorHAnsi" w:cs="Arial"/>
                <w:b/>
                <w:bCs/>
                <w:color w:val="000000"/>
                <w:sz w:val="20"/>
                <w:szCs w:val="20"/>
              </w:rPr>
              <w:t>Транзакция</w:t>
            </w:r>
          </w:p>
        </w:tc>
        <w:tc>
          <w:tcPr>
            <w:tcW w:w="1644" w:type="dxa"/>
            <w:shd w:val="solid" w:color="FFCC00" w:fill="auto"/>
          </w:tcPr>
          <w:p w14:paraId="1EF70381" w14:textId="77777777" w:rsidR="00B30715" w:rsidRPr="00B30715" w:rsidRDefault="00B30715" w:rsidP="00B30715">
            <w:pPr>
              <w:autoSpaceDE w:val="0"/>
              <w:autoSpaceDN w:val="0"/>
              <w:adjustRightInd w:val="0"/>
              <w:jc w:val="center"/>
              <w:rPr>
                <w:rFonts w:eastAsiaTheme="minorHAnsi" w:cs="Arial"/>
                <w:b/>
                <w:bCs/>
                <w:color w:val="000000"/>
                <w:sz w:val="20"/>
                <w:szCs w:val="20"/>
              </w:rPr>
            </w:pPr>
            <w:r w:rsidRPr="00B30715">
              <w:rPr>
                <w:rFonts w:eastAsiaTheme="minorHAnsi" w:cs="Arial"/>
                <w:b/>
                <w:bCs/>
                <w:color w:val="000000"/>
                <w:sz w:val="20"/>
                <w:szCs w:val="20"/>
              </w:rPr>
              <w:t>Вход</w:t>
            </w:r>
          </w:p>
        </w:tc>
        <w:tc>
          <w:tcPr>
            <w:tcW w:w="1559" w:type="dxa"/>
            <w:shd w:val="solid" w:color="FFCC00" w:fill="auto"/>
          </w:tcPr>
          <w:p w14:paraId="054E2B08" w14:textId="77777777" w:rsidR="00B30715" w:rsidRPr="00B30715" w:rsidRDefault="00B30715" w:rsidP="00B30715">
            <w:pPr>
              <w:autoSpaceDE w:val="0"/>
              <w:autoSpaceDN w:val="0"/>
              <w:adjustRightInd w:val="0"/>
              <w:jc w:val="center"/>
              <w:rPr>
                <w:rFonts w:eastAsiaTheme="minorHAnsi" w:cs="Arial"/>
                <w:b/>
                <w:bCs/>
                <w:color w:val="000000"/>
                <w:sz w:val="20"/>
                <w:szCs w:val="20"/>
              </w:rPr>
            </w:pPr>
            <w:r w:rsidRPr="00B30715">
              <w:rPr>
                <w:rFonts w:eastAsiaTheme="minorHAnsi" w:cs="Arial"/>
                <w:b/>
                <w:bCs/>
                <w:color w:val="000000"/>
                <w:sz w:val="20"/>
                <w:szCs w:val="20"/>
              </w:rPr>
              <w:t>Результат</w:t>
            </w:r>
          </w:p>
        </w:tc>
        <w:tc>
          <w:tcPr>
            <w:tcW w:w="1559" w:type="dxa"/>
            <w:shd w:val="solid" w:color="FFCC00" w:fill="auto"/>
          </w:tcPr>
          <w:p w14:paraId="22D58A1B" w14:textId="77777777" w:rsidR="00B30715" w:rsidRPr="00B30715" w:rsidRDefault="00B30715" w:rsidP="00B30715">
            <w:pPr>
              <w:autoSpaceDE w:val="0"/>
              <w:autoSpaceDN w:val="0"/>
              <w:adjustRightInd w:val="0"/>
              <w:jc w:val="center"/>
              <w:rPr>
                <w:rFonts w:eastAsiaTheme="minorHAnsi" w:cs="Arial"/>
                <w:b/>
                <w:bCs/>
                <w:color w:val="000000"/>
                <w:sz w:val="20"/>
                <w:szCs w:val="20"/>
              </w:rPr>
            </w:pPr>
            <w:r w:rsidRPr="00B30715">
              <w:rPr>
                <w:rFonts w:eastAsiaTheme="minorHAnsi" w:cs="Arial"/>
                <w:b/>
                <w:bCs/>
                <w:color w:val="000000"/>
                <w:sz w:val="20"/>
                <w:szCs w:val="20"/>
              </w:rPr>
              <w:t>Бизнес-роль</w:t>
            </w:r>
          </w:p>
        </w:tc>
      </w:tr>
      <w:tr w:rsidR="00B30715" w:rsidRPr="00B30715" w14:paraId="615FF7A0" w14:textId="77777777" w:rsidTr="00033A6E">
        <w:trPr>
          <w:trHeight w:val="266"/>
        </w:trPr>
        <w:tc>
          <w:tcPr>
            <w:tcW w:w="1873" w:type="dxa"/>
          </w:tcPr>
          <w:p w14:paraId="6465AFEE" w14:textId="77777777" w:rsidR="00B30715" w:rsidRPr="00B30715" w:rsidRDefault="00B30715" w:rsidP="00B30715">
            <w:pPr>
              <w:autoSpaceDE w:val="0"/>
              <w:autoSpaceDN w:val="0"/>
              <w:adjustRightInd w:val="0"/>
              <w:jc w:val="left"/>
              <w:rPr>
                <w:rFonts w:eastAsiaTheme="minorHAnsi" w:cs="Arial"/>
                <w:color w:val="000000"/>
                <w:sz w:val="20"/>
                <w:szCs w:val="20"/>
              </w:rPr>
            </w:pPr>
            <w:r w:rsidRPr="00B30715">
              <w:rPr>
                <w:rFonts w:eastAsiaTheme="minorHAnsi" w:cs="Arial"/>
                <w:color w:val="000000"/>
                <w:sz w:val="20"/>
                <w:szCs w:val="20"/>
              </w:rPr>
              <w:t>ПП-10.07.04.03.060</w:t>
            </w:r>
          </w:p>
        </w:tc>
        <w:tc>
          <w:tcPr>
            <w:tcW w:w="2552" w:type="dxa"/>
          </w:tcPr>
          <w:p w14:paraId="2C1B234A" w14:textId="77777777" w:rsidR="00B30715" w:rsidRPr="00B30715" w:rsidRDefault="00B30715" w:rsidP="00B30715">
            <w:pPr>
              <w:autoSpaceDE w:val="0"/>
              <w:autoSpaceDN w:val="0"/>
              <w:adjustRightInd w:val="0"/>
              <w:jc w:val="left"/>
              <w:rPr>
                <w:rFonts w:eastAsiaTheme="minorHAnsi" w:cs="Arial"/>
                <w:color w:val="000000"/>
                <w:sz w:val="20"/>
                <w:szCs w:val="20"/>
              </w:rPr>
            </w:pPr>
            <w:r w:rsidRPr="00B30715">
              <w:rPr>
                <w:rFonts w:eastAsiaTheme="minorHAnsi" w:cs="Arial"/>
                <w:color w:val="000000"/>
                <w:sz w:val="20"/>
                <w:szCs w:val="20"/>
              </w:rPr>
              <w:t>Данные введены, пересчет выполнен</w:t>
            </w:r>
          </w:p>
          <w:p w14:paraId="2825A1F4" w14:textId="77777777" w:rsidR="00B30715" w:rsidRPr="00B30715" w:rsidRDefault="00B30715" w:rsidP="00B30715">
            <w:pPr>
              <w:autoSpaceDE w:val="0"/>
              <w:autoSpaceDN w:val="0"/>
              <w:adjustRightInd w:val="0"/>
              <w:jc w:val="left"/>
              <w:rPr>
                <w:rFonts w:eastAsiaTheme="minorHAnsi" w:cs="Arial"/>
                <w:color w:val="000000"/>
                <w:sz w:val="20"/>
                <w:szCs w:val="20"/>
              </w:rPr>
            </w:pPr>
            <w:r w:rsidRPr="00B30715">
              <w:rPr>
                <w:rFonts w:eastAsiaTheme="minorHAnsi" w:cs="Arial"/>
                <w:color w:val="000000"/>
                <w:sz w:val="20"/>
                <w:szCs w:val="20"/>
              </w:rPr>
              <w:t>Данные введены, пересчет выполнен</w:t>
            </w:r>
          </w:p>
        </w:tc>
        <w:tc>
          <w:tcPr>
            <w:tcW w:w="1049" w:type="dxa"/>
          </w:tcPr>
          <w:p w14:paraId="46C2DFD6" w14:textId="77777777" w:rsidR="00B30715" w:rsidRPr="00B30715" w:rsidRDefault="00B30715" w:rsidP="00B30715">
            <w:pPr>
              <w:autoSpaceDE w:val="0"/>
              <w:autoSpaceDN w:val="0"/>
              <w:adjustRightInd w:val="0"/>
              <w:jc w:val="left"/>
              <w:rPr>
                <w:rFonts w:eastAsiaTheme="minorHAnsi" w:cs="Arial"/>
                <w:color w:val="000000"/>
                <w:sz w:val="20"/>
                <w:szCs w:val="20"/>
              </w:rPr>
            </w:pPr>
            <w:r w:rsidRPr="00B30715">
              <w:rPr>
                <w:rFonts w:eastAsiaTheme="minorHAnsi" w:cs="Arial"/>
                <w:color w:val="000000"/>
                <w:sz w:val="20"/>
                <w:szCs w:val="20"/>
              </w:rPr>
              <w:t>-</w:t>
            </w:r>
          </w:p>
        </w:tc>
        <w:tc>
          <w:tcPr>
            <w:tcW w:w="1644" w:type="dxa"/>
          </w:tcPr>
          <w:p w14:paraId="3D11F88C" w14:textId="77777777" w:rsidR="00B30715" w:rsidRPr="00B30715" w:rsidRDefault="00B30715" w:rsidP="00B30715">
            <w:pPr>
              <w:autoSpaceDE w:val="0"/>
              <w:autoSpaceDN w:val="0"/>
              <w:adjustRightInd w:val="0"/>
              <w:jc w:val="left"/>
              <w:rPr>
                <w:rFonts w:eastAsiaTheme="minorHAnsi" w:cs="Arial"/>
                <w:color w:val="000000"/>
                <w:sz w:val="20"/>
                <w:szCs w:val="20"/>
              </w:rPr>
            </w:pPr>
            <w:r w:rsidRPr="00B30715">
              <w:rPr>
                <w:rFonts w:eastAsiaTheme="minorHAnsi" w:cs="Arial"/>
                <w:color w:val="000000"/>
                <w:sz w:val="20"/>
                <w:szCs w:val="20"/>
              </w:rPr>
              <w:t>Документ инвентаризации</w:t>
            </w:r>
          </w:p>
        </w:tc>
        <w:tc>
          <w:tcPr>
            <w:tcW w:w="1559" w:type="dxa"/>
          </w:tcPr>
          <w:p w14:paraId="7578EA99" w14:textId="77777777" w:rsidR="00B30715" w:rsidRPr="00B30715" w:rsidRDefault="00B30715" w:rsidP="00B30715">
            <w:pPr>
              <w:autoSpaceDE w:val="0"/>
              <w:autoSpaceDN w:val="0"/>
              <w:adjustRightInd w:val="0"/>
              <w:jc w:val="left"/>
              <w:rPr>
                <w:rFonts w:eastAsiaTheme="minorHAnsi" w:cs="Arial"/>
                <w:color w:val="000000"/>
                <w:sz w:val="20"/>
                <w:szCs w:val="20"/>
              </w:rPr>
            </w:pPr>
            <w:r w:rsidRPr="00B30715">
              <w:rPr>
                <w:rFonts w:eastAsiaTheme="minorHAnsi" w:cs="Arial"/>
                <w:color w:val="000000"/>
                <w:sz w:val="20"/>
                <w:szCs w:val="20"/>
              </w:rPr>
              <w:t>Акт о выявлении брака</w:t>
            </w:r>
          </w:p>
        </w:tc>
        <w:tc>
          <w:tcPr>
            <w:tcW w:w="1559" w:type="dxa"/>
          </w:tcPr>
          <w:p w14:paraId="3ACCE452" w14:textId="77777777" w:rsidR="00B30715" w:rsidRPr="00B30715" w:rsidRDefault="00B30715" w:rsidP="00B30715">
            <w:pPr>
              <w:autoSpaceDE w:val="0"/>
              <w:autoSpaceDN w:val="0"/>
              <w:adjustRightInd w:val="0"/>
              <w:jc w:val="left"/>
              <w:rPr>
                <w:rFonts w:eastAsiaTheme="minorHAnsi" w:cs="Arial"/>
                <w:color w:val="000000"/>
                <w:sz w:val="20"/>
                <w:szCs w:val="20"/>
              </w:rPr>
            </w:pPr>
            <w:r w:rsidRPr="00B30715">
              <w:rPr>
                <w:rFonts w:eastAsiaTheme="minorHAnsi" w:cs="Arial"/>
                <w:color w:val="000000"/>
                <w:sz w:val="20"/>
                <w:szCs w:val="20"/>
              </w:rPr>
              <w:t>РИК БЕ ГОК</w:t>
            </w:r>
          </w:p>
        </w:tc>
      </w:tr>
    </w:tbl>
    <w:p w14:paraId="0FED02D3" w14:textId="77777777" w:rsidR="00033A6E" w:rsidRDefault="00033A6E" w:rsidP="00621535">
      <w:pPr>
        <w:ind w:firstLine="709"/>
        <w:rPr>
          <w:noProof/>
        </w:rPr>
      </w:pPr>
    </w:p>
    <w:p w14:paraId="150A74AB" w14:textId="77777777" w:rsidR="00E6597F" w:rsidRDefault="00E6597F" w:rsidP="00621535">
      <w:pPr>
        <w:ind w:firstLine="709"/>
        <w:rPr>
          <w:noProof/>
        </w:rPr>
      </w:pPr>
    </w:p>
    <w:p w14:paraId="3E7EFA94" w14:textId="11B9C618" w:rsidR="00893EA8" w:rsidRPr="00EA18A6" w:rsidRDefault="00893EA8" w:rsidP="00893EA8">
      <w:pPr>
        <w:pStyle w:val="4"/>
      </w:pPr>
      <w:r w:rsidRPr="00EA18A6">
        <w:t>Шаг процесса 10.0</w:t>
      </w:r>
      <w:r w:rsidR="002466A1">
        <w:t>7</w:t>
      </w:r>
      <w:r w:rsidRPr="00EA18A6">
        <w:t xml:space="preserve">.04.03.070 – </w:t>
      </w:r>
      <w:r w:rsidR="001A52DF" w:rsidRPr="00EA18A6">
        <w:t>Обработка выявленных нарушений ТХ</w:t>
      </w:r>
    </w:p>
    <w:p w14:paraId="3E90D357" w14:textId="7C128DDA" w:rsidR="00893EA8" w:rsidRDefault="00893EA8" w:rsidP="00621535"/>
    <w:p w14:paraId="6ED8F0AF" w14:textId="151E224E" w:rsidR="00621535" w:rsidRDefault="00EA18A6" w:rsidP="00EA18A6">
      <w:pPr>
        <w:ind w:firstLine="708"/>
      </w:pPr>
      <w:r>
        <w:t>В случае выявления нарушений ТХ МТР составляется акт о выявлении брака, в котором приводится перечень МТР с нарушениями. Обработка нарушения ТХ происходит в соответствии с процессом ПП-10.05.02 – Выявление НВИ/НЛИ.</w:t>
      </w:r>
    </w:p>
    <w:p w14:paraId="4016C9E0" w14:textId="77777777" w:rsidR="001A1ABE" w:rsidRDefault="001A1ABE" w:rsidP="00EA18A6">
      <w:pPr>
        <w:ind w:firstLine="708"/>
      </w:pPr>
    </w:p>
    <w:p w14:paraId="5F34962A" w14:textId="1A582415" w:rsidR="009B1487" w:rsidRDefault="009B1487" w:rsidP="009B1487">
      <w:pPr>
        <w:jc w:val="right"/>
        <w:rPr>
          <w:rFonts w:cs="Arial"/>
          <w:b/>
          <w:sz w:val="22"/>
        </w:rPr>
      </w:pPr>
      <w:r w:rsidRPr="00916FAB">
        <w:rPr>
          <w:rFonts w:cs="Arial"/>
          <w:b/>
          <w:sz w:val="22"/>
        </w:rPr>
        <w:t xml:space="preserve">Таблица </w:t>
      </w:r>
      <w:r>
        <w:rPr>
          <w:rFonts w:cs="Arial"/>
          <w:b/>
          <w:sz w:val="22"/>
        </w:rPr>
        <w:t>11</w:t>
      </w:r>
      <w:r w:rsidR="005E57AE" w:rsidRPr="00E71EDD">
        <w:rPr>
          <w:rFonts w:cs="Arial"/>
          <w:b/>
          <w:sz w:val="22"/>
        </w:rPr>
        <w:t>1</w:t>
      </w:r>
      <w:r w:rsidRPr="00916FAB">
        <w:rPr>
          <w:rFonts w:cs="Arial"/>
          <w:b/>
          <w:sz w:val="22"/>
        </w:rPr>
        <w:t xml:space="preserve">. Описание </w:t>
      </w:r>
      <w:r>
        <w:rPr>
          <w:rFonts w:cs="Arial"/>
          <w:b/>
          <w:sz w:val="22"/>
        </w:rPr>
        <w:t>шага «Обработка выявленных нарушений МТР»</w:t>
      </w:r>
    </w:p>
    <w:p w14:paraId="2C81724D" w14:textId="71FA86D1" w:rsidR="009B1487" w:rsidRDefault="009B1487" w:rsidP="00EA18A6">
      <w:pPr>
        <w:ind w:firstLine="708"/>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2268"/>
        <w:gridCol w:w="1049"/>
        <w:gridCol w:w="2211"/>
        <w:gridCol w:w="1418"/>
        <w:gridCol w:w="1417"/>
      </w:tblGrid>
      <w:tr w:rsidR="009B1487" w:rsidRPr="009B1487" w14:paraId="096558EA" w14:textId="77777777" w:rsidTr="009B1487">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3990FFF6"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Номер шага</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0AB84CB9"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5B640C34"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Транзакция</w:t>
            </w:r>
          </w:p>
        </w:tc>
        <w:tc>
          <w:tcPr>
            <w:tcW w:w="2211" w:type="dxa"/>
            <w:tcBorders>
              <w:top w:val="single" w:sz="6" w:space="0" w:color="auto"/>
              <w:left w:val="single" w:sz="6" w:space="0" w:color="auto"/>
              <w:bottom w:val="single" w:sz="6" w:space="0" w:color="auto"/>
              <w:right w:val="single" w:sz="6" w:space="0" w:color="auto"/>
            </w:tcBorders>
            <w:shd w:val="solid" w:color="FFCC00" w:fill="auto"/>
          </w:tcPr>
          <w:p w14:paraId="28350D2B"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16470224"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Результат</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3D29D88C"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Бизнес-роль</w:t>
            </w:r>
          </w:p>
        </w:tc>
      </w:tr>
      <w:tr w:rsidR="009B1487" w:rsidRPr="009B1487" w14:paraId="34B7DF80" w14:textId="77777777" w:rsidTr="009B1487">
        <w:trPr>
          <w:trHeight w:val="149"/>
        </w:trPr>
        <w:tc>
          <w:tcPr>
            <w:tcW w:w="1873" w:type="dxa"/>
            <w:tcBorders>
              <w:top w:val="single" w:sz="6" w:space="0" w:color="auto"/>
              <w:left w:val="single" w:sz="6" w:space="0" w:color="auto"/>
              <w:bottom w:val="single" w:sz="6" w:space="0" w:color="auto"/>
              <w:right w:val="single" w:sz="6" w:space="0" w:color="auto"/>
            </w:tcBorders>
          </w:tcPr>
          <w:p w14:paraId="1010CB9F"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ПП-10.07.04.03.070</w:t>
            </w:r>
          </w:p>
        </w:tc>
        <w:tc>
          <w:tcPr>
            <w:tcW w:w="2268" w:type="dxa"/>
            <w:tcBorders>
              <w:top w:val="single" w:sz="6" w:space="0" w:color="auto"/>
              <w:left w:val="single" w:sz="6" w:space="0" w:color="auto"/>
              <w:bottom w:val="single" w:sz="6" w:space="0" w:color="auto"/>
              <w:right w:val="single" w:sz="6" w:space="0" w:color="auto"/>
            </w:tcBorders>
          </w:tcPr>
          <w:p w14:paraId="6F605898"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Нарушения выявлены</w:t>
            </w:r>
          </w:p>
        </w:tc>
        <w:tc>
          <w:tcPr>
            <w:tcW w:w="1049" w:type="dxa"/>
            <w:tcBorders>
              <w:top w:val="single" w:sz="6" w:space="0" w:color="auto"/>
              <w:left w:val="single" w:sz="6" w:space="0" w:color="auto"/>
              <w:bottom w:val="single" w:sz="6" w:space="0" w:color="auto"/>
              <w:right w:val="single" w:sz="6" w:space="0" w:color="auto"/>
            </w:tcBorders>
          </w:tcPr>
          <w:p w14:paraId="5E33A425"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w:t>
            </w:r>
          </w:p>
        </w:tc>
        <w:tc>
          <w:tcPr>
            <w:tcW w:w="2211" w:type="dxa"/>
            <w:tcBorders>
              <w:top w:val="single" w:sz="6" w:space="0" w:color="auto"/>
              <w:left w:val="single" w:sz="6" w:space="0" w:color="auto"/>
              <w:bottom w:val="single" w:sz="6" w:space="0" w:color="auto"/>
              <w:right w:val="single" w:sz="6" w:space="0" w:color="auto"/>
            </w:tcBorders>
          </w:tcPr>
          <w:p w14:paraId="7E2D130D"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Документ инвентаризации</w:t>
            </w:r>
          </w:p>
        </w:tc>
        <w:tc>
          <w:tcPr>
            <w:tcW w:w="1418" w:type="dxa"/>
            <w:tcBorders>
              <w:top w:val="single" w:sz="6" w:space="0" w:color="auto"/>
              <w:left w:val="single" w:sz="6" w:space="0" w:color="auto"/>
              <w:bottom w:val="single" w:sz="6" w:space="0" w:color="auto"/>
              <w:right w:val="single" w:sz="6" w:space="0" w:color="auto"/>
            </w:tcBorders>
          </w:tcPr>
          <w:p w14:paraId="2240E458"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Акт о выявлении брака</w:t>
            </w:r>
          </w:p>
        </w:tc>
        <w:tc>
          <w:tcPr>
            <w:tcW w:w="1417" w:type="dxa"/>
            <w:tcBorders>
              <w:top w:val="single" w:sz="6" w:space="0" w:color="auto"/>
              <w:left w:val="single" w:sz="6" w:space="0" w:color="auto"/>
              <w:bottom w:val="single" w:sz="6" w:space="0" w:color="auto"/>
              <w:right w:val="single" w:sz="6" w:space="0" w:color="auto"/>
            </w:tcBorders>
          </w:tcPr>
          <w:p w14:paraId="2E84B8F2"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РИК БЕ ГОК</w:t>
            </w:r>
          </w:p>
        </w:tc>
      </w:tr>
    </w:tbl>
    <w:p w14:paraId="45553C63" w14:textId="77777777" w:rsidR="009B1487" w:rsidRDefault="009B1487" w:rsidP="00EA18A6">
      <w:pPr>
        <w:ind w:firstLine="708"/>
      </w:pPr>
    </w:p>
    <w:p w14:paraId="56309F86" w14:textId="77777777" w:rsidR="009B1487" w:rsidRDefault="009B1487" w:rsidP="00EA18A6">
      <w:pPr>
        <w:ind w:firstLine="708"/>
      </w:pPr>
    </w:p>
    <w:p w14:paraId="6055FF43" w14:textId="689A2785" w:rsidR="00893EA8" w:rsidRPr="004136F2" w:rsidRDefault="00893EA8" w:rsidP="00893EA8">
      <w:pPr>
        <w:pStyle w:val="4"/>
      </w:pPr>
      <w:r w:rsidRPr="004136F2">
        <w:t>Шаг процесса 10.</w:t>
      </w:r>
      <w:r w:rsidR="002466A1">
        <w:t>7</w:t>
      </w:r>
      <w:r w:rsidRPr="004136F2">
        <w:t>0.04.0</w:t>
      </w:r>
      <w:r>
        <w:t>3</w:t>
      </w:r>
      <w:r w:rsidRPr="004136F2">
        <w:t>.0</w:t>
      </w:r>
      <w:r>
        <w:t>8</w:t>
      </w:r>
      <w:r w:rsidRPr="004136F2">
        <w:t xml:space="preserve">0 – </w:t>
      </w:r>
      <w:r w:rsidR="001A52DF">
        <w:t>Сверка полноты выполнения документа инвентаризации</w:t>
      </w:r>
    </w:p>
    <w:p w14:paraId="7D8084A6" w14:textId="3FA250C3" w:rsidR="00893EA8" w:rsidRDefault="00893EA8" w:rsidP="001C4B17"/>
    <w:p w14:paraId="68867FEE" w14:textId="6946835F" w:rsidR="00621535" w:rsidRDefault="00621535" w:rsidP="00621535">
      <w:pPr>
        <w:ind w:firstLine="709"/>
        <w:rPr>
          <w:noProof/>
        </w:rPr>
      </w:pPr>
      <w:del w:id="1468" w:author="Кращенко Олег Владимирович (Подрядчик. ООО БерингПойнт)" w:date="2020-04-23T15:40:00Z">
        <w:r w:rsidDel="004E728B">
          <w:rPr>
            <w:noProof/>
          </w:rPr>
          <w:delText>Оператор склада СП</w:delText>
        </w:r>
      </w:del>
      <w:ins w:id="1469" w:author="Кращенко Олег Владимирович (Подрядчик. ООО БерингПойнт)" w:date="2020-04-23T15:40:00Z">
        <w:r w:rsidR="004E728B">
          <w:rPr>
            <w:noProof/>
          </w:rPr>
          <w:t>Оператор склада</w:t>
        </w:r>
      </w:ins>
      <w:r>
        <w:rPr>
          <w:noProof/>
        </w:rPr>
        <w:t xml:space="preserve"> может осуществить проверку полноты проведения инвентаризации при по</w:t>
      </w:r>
      <w:r w:rsidR="00C57CD4">
        <w:rPr>
          <w:noProof/>
        </w:rPr>
        <w:t xml:space="preserve">мощи стандартных инструментов </w:t>
      </w:r>
      <w:r>
        <w:rPr>
          <w:noProof/>
        </w:rPr>
        <w:t xml:space="preserve">(Монитор </w:t>
      </w:r>
      <w:r>
        <w:rPr>
          <w:noProof/>
          <w:lang w:val="en-US"/>
        </w:rPr>
        <w:t>SAP</w:t>
      </w:r>
      <w:r w:rsidRPr="00B873FB">
        <w:rPr>
          <w:noProof/>
        </w:rPr>
        <w:t xml:space="preserve"> </w:t>
      </w:r>
      <w:r>
        <w:rPr>
          <w:noProof/>
          <w:lang w:val="en-US"/>
        </w:rPr>
        <w:t>EWM</w:t>
      </w:r>
      <w:r w:rsidRPr="00B873FB">
        <w:rPr>
          <w:noProof/>
        </w:rPr>
        <w:t>)</w:t>
      </w:r>
      <w:r>
        <w:rPr>
          <w:noProof/>
        </w:rPr>
        <w:t>.</w:t>
      </w:r>
    </w:p>
    <w:p w14:paraId="11EE824F" w14:textId="4A3ABDE0" w:rsidR="00C37ABF" w:rsidRDefault="00621535" w:rsidP="00621535">
      <w:pPr>
        <w:ind w:firstLine="709"/>
        <w:rPr>
          <w:noProof/>
        </w:rPr>
      </w:pPr>
      <w:r>
        <w:rPr>
          <w:noProof/>
        </w:rPr>
        <w:t xml:space="preserve">При необходимости может быть выполнен повторный пересчет МТР. Для такого пересчета в </w:t>
      </w:r>
      <w:r w:rsidR="000B2EDC" w:rsidRPr="00006C3A">
        <w:rPr>
          <w:lang w:val="en-US"/>
        </w:rPr>
        <w:t>SAP</w:t>
      </w:r>
      <w:r w:rsidR="000B2EDC" w:rsidRPr="00006C3A">
        <w:t xml:space="preserve"> </w:t>
      </w:r>
      <w:r w:rsidR="000B2EDC" w:rsidRPr="00006C3A">
        <w:rPr>
          <w:lang w:val="en-US"/>
        </w:rPr>
        <w:t>EWM</w:t>
      </w:r>
      <w:r w:rsidR="000B2EDC">
        <w:rPr>
          <w:noProof/>
        </w:rPr>
        <w:t xml:space="preserve"> </w:t>
      </w:r>
      <w:r>
        <w:rPr>
          <w:noProof/>
        </w:rPr>
        <w:t>формируется дополнительный Документ пересчета со ссылкой на документ инвентаризации.</w:t>
      </w:r>
    </w:p>
    <w:p w14:paraId="74FA6633" w14:textId="77777777" w:rsidR="003F304B" w:rsidRDefault="003F304B" w:rsidP="001C4B17"/>
    <w:p w14:paraId="2788230D" w14:textId="4CDE5FF9" w:rsidR="00B56F9F" w:rsidRDefault="00B56F9F" w:rsidP="001C4B17"/>
    <w:p w14:paraId="6592D410" w14:textId="77777777" w:rsidR="00B56F9F" w:rsidRDefault="00B56F9F" w:rsidP="001C4B17"/>
    <w:p w14:paraId="08DFBC86" w14:textId="77777777" w:rsidR="00B56F9F" w:rsidRDefault="00B56F9F" w:rsidP="001C4B17"/>
    <w:p w14:paraId="7C6A484A" w14:textId="77777777" w:rsidR="00B56F9F" w:rsidRDefault="00B56F9F" w:rsidP="001C4B17"/>
    <w:p w14:paraId="585CE45A" w14:textId="6CFC4285" w:rsidR="009B1487" w:rsidRDefault="009B1487" w:rsidP="009B1487">
      <w:pPr>
        <w:jc w:val="right"/>
        <w:rPr>
          <w:rFonts w:cs="Arial"/>
          <w:b/>
          <w:sz w:val="22"/>
        </w:rPr>
      </w:pPr>
      <w:r w:rsidRPr="00916FAB">
        <w:rPr>
          <w:rFonts w:cs="Arial"/>
          <w:b/>
          <w:sz w:val="22"/>
        </w:rPr>
        <w:t xml:space="preserve">Таблица </w:t>
      </w:r>
      <w:r>
        <w:rPr>
          <w:rFonts w:cs="Arial"/>
          <w:b/>
          <w:sz w:val="22"/>
        </w:rPr>
        <w:t>11</w:t>
      </w:r>
      <w:r w:rsidR="005E57AE" w:rsidRPr="00E71EDD">
        <w:rPr>
          <w:rFonts w:cs="Arial"/>
          <w:b/>
          <w:sz w:val="22"/>
        </w:rPr>
        <w:t>2</w:t>
      </w:r>
      <w:r w:rsidRPr="00916FAB">
        <w:rPr>
          <w:rFonts w:cs="Arial"/>
          <w:b/>
          <w:sz w:val="22"/>
        </w:rPr>
        <w:t xml:space="preserve">. Описание </w:t>
      </w:r>
      <w:r>
        <w:rPr>
          <w:rFonts w:cs="Arial"/>
          <w:b/>
          <w:sz w:val="22"/>
        </w:rPr>
        <w:t>шага «Сверка полноты выполнения документа инвентаризации»</w:t>
      </w:r>
    </w:p>
    <w:p w14:paraId="3B27AA2B" w14:textId="1E602DD6" w:rsidR="009B1487" w:rsidRDefault="009B1487" w:rsidP="001C4B17"/>
    <w:tbl>
      <w:tblPr>
        <w:tblW w:w="10237" w:type="dxa"/>
        <w:tblInd w:w="-38" w:type="dxa"/>
        <w:tblLayout w:type="fixed"/>
        <w:tblCellMar>
          <w:left w:w="30" w:type="dxa"/>
          <w:right w:w="30" w:type="dxa"/>
        </w:tblCellMar>
        <w:tblLook w:val="0000" w:firstRow="0" w:lastRow="0" w:firstColumn="0" w:lastColumn="0" w:noHBand="0" w:noVBand="0"/>
      </w:tblPr>
      <w:tblGrid>
        <w:gridCol w:w="1873"/>
        <w:gridCol w:w="1985"/>
        <w:gridCol w:w="1559"/>
        <w:gridCol w:w="1701"/>
        <w:gridCol w:w="1701"/>
        <w:gridCol w:w="1418"/>
      </w:tblGrid>
      <w:tr w:rsidR="009B1487" w:rsidRPr="009B1487" w14:paraId="25610359" w14:textId="77777777" w:rsidTr="009B1487">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18CE5C5D"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Номер шага</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3FBA27D6"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Предпосылки</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63972497"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Транзакция</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3863AB9E"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Вход</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62BBA26A"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Результат</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5352AA6D" w14:textId="77777777" w:rsidR="009B1487" w:rsidRPr="009B1487" w:rsidRDefault="009B1487" w:rsidP="009B1487">
            <w:pPr>
              <w:autoSpaceDE w:val="0"/>
              <w:autoSpaceDN w:val="0"/>
              <w:adjustRightInd w:val="0"/>
              <w:jc w:val="center"/>
              <w:rPr>
                <w:rFonts w:eastAsiaTheme="minorHAnsi" w:cs="Arial"/>
                <w:b/>
                <w:bCs/>
                <w:color w:val="000000"/>
                <w:sz w:val="20"/>
                <w:szCs w:val="20"/>
              </w:rPr>
            </w:pPr>
            <w:r w:rsidRPr="009B1487">
              <w:rPr>
                <w:rFonts w:eastAsiaTheme="minorHAnsi" w:cs="Arial"/>
                <w:b/>
                <w:bCs/>
                <w:color w:val="000000"/>
                <w:sz w:val="20"/>
                <w:szCs w:val="20"/>
              </w:rPr>
              <w:t>Бизнес-роль</w:t>
            </w:r>
          </w:p>
        </w:tc>
      </w:tr>
      <w:tr w:rsidR="009B1487" w:rsidRPr="009B1487" w14:paraId="1107FC38" w14:textId="77777777" w:rsidTr="009B1487">
        <w:trPr>
          <w:trHeight w:val="132"/>
        </w:trPr>
        <w:tc>
          <w:tcPr>
            <w:tcW w:w="1873" w:type="dxa"/>
            <w:tcBorders>
              <w:top w:val="single" w:sz="6" w:space="0" w:color="auto"/>
              <w:left w:val="single" w:sz="6" w:space="0" w:color="auto"/>
              <w:bottom w:val="single" w:sz="6" w:space="0" w:color="auto"/>
              <w:right w:val="single" w:sz="6" w:space="0" w:color="auto"/>
            </w:tcBorders>
          </w:tcPr>
          <w:p w14:paraId="15CA2874"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ПП-10.07.04.03.080</w:t>
            </w:r>
          </w:p>
        </w:tc>
        <w:tc>
          <w:tcPr>
            <w:tcW w:w="1985" w:type="dxa"/>
            <w:tcBorders>
              <w:top w:val="single" w:sz="6" w:space="0" w:color="auto"/>
              <w:left w:val="single" w:sz="6" w:space="0" w:color="auto"/>
              <w:bottom w:val="single" w:sz="6" w:space="0" w:color="auto"/>
              <w:right w:val="single" w:sz="6" w:space="0" w:color="auto"/>
            </w:tcBorders>
          </w:tcPr>
          <w:p w14:paraId="077EA9AF"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Нарушения не выявлены</w:t>
            </w:r>
          </w:p>
        </w:tc>
        <w:tc>
          <w:tcPr>
            <w:tcW w:w="1559" w:type="dxa"/>
            <w:tcBorders>
              <w:top w:val="single" w:sz="6" w:space="0" w:color="auto"/>
              <w:left w:val="single" w:sz="6" w:space="0" w:color="auto"/>
              <w:bottom w:val="single" w:sz="6" w:space="0" w:color="auto"/>
              <w:right w:val="single" w:sz="6" w:space="0" w:color="auto"/>
            </w:tcBorders>
          </w:tcPr>
          <w:p w14:paraId="21405340"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/SCWM/MON Монитор управления складами</w:t>
            </w:r>
          </w:p>
        </w:tc>
        <w:tc>
          <w:tcPr>
            <w:tcW w:w="1701" w:type="dxa"/>
            <w:tcBorders>
              <w:top w:val="single" w:sz="6" w:space="0" w:color="auto"/>
              <w:left w:val="single" w:sz="6" w:space="0" w:color="auto"/>
              <w:bottom w:val="single" w:sz="6" w:space="0" w:color="auto"/>
              <w:right w:val="single" w:sz="6" w:space="0" w:color="auto"/>
            </w:tcBorders>
          </w:tcPr>
          <w:p w14:paraId="3BC68C53"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Документ инвентаризации</w:t>
            </w:r>
          </w:p>
        </w:tc>
        <w:tc>
          <w:tcPr>
            <w:tcW w:w="1701" w:type="dxa"/>
            <w:tcBorders>
              <w:top w:val="single" w:sz="6" w:space="0" w:color="auto"/>
              <w:left w:val="single" w:sz="6" w:space="0" w:color="auto"/>
              <w:bottom w:val="single" w:sz="6" w:space="0" w:color="auto"/>
              <w:right w:val="single" w:sz="6" w:space="0" w:color="auto"/>
            </w:tcBorders>
          </w:tcPr>
          <w:p w14:paraId="4B023055" w14:textId="77777777" w:rsidR="009B1487" w:rsidRPr="009B1487" w:rsidRDefault="009B1487" w:rsidP="009B1487">
            <w:pPr>
              <w:autoSpaceDE w:val="0"/>
              <w:autoSpaceDN w:val="0"/>
              <w:adjustRightInd w:val="0"/>
              <w:jc w:val="left"/>
              <w:rPr>
                <w:rFonts w:eastAsiaTheme="minorHAnsi" w:cs="Arial"/>
                <w:color w:val="000000"/>
                <w:sz w:val="20"/>
                <w:szCs w:val="20"/>
              </w:rPr>
            </w:pPr>
            <w:r w:rsidRPr="009B1487">
              <w:rPr>
                <w:rFonts w:eastAsiaTheme="minorHAnsi" w:cs="Arial"/>
                <w:color w:val="000000"/>
                <w:sz w:val="20"/>
                <w:szCs w:val="20"/>
              </w:rPr>
              <w:t>Отчет по итогам инвентаризации</w:t>
            </w:r>
          </w:p>
        </w:tc>
        <w:tc>
          <w:tcPr>
            <w:tcW w:w="1418" w:type="dxa"/>
            <w:tcBorders>
              <w:top w:val="single" w:sz="6" w:space="0" w:color="auto"/>
              <w:left w:val="single" w:sz="6" w:space="0" w:color="auto"/>
              <w:bottom w:val="single" w:sz="6" w:space="0" w:color="auto"/>
              <w:right w:val="single" w:sz="6" w:space="0" w:color="auto"/>
            </w:tcBorders>
          </w:tcPr>
          <w:p w14:paraId="2E05011A" w14:textId="512AB644" w:rsidR="009B1487" w:rsidRPr="009B1487" w:rsidRDefault="009B1487" w:rsidP="009B1487">
            <w:pPr>
              <w:autoSpaceDE w:val="0"/>
              <w:autoSpaceDN w:val="0"/>
              <w:adjustRightInd w:val="0"/>
              <w:jc w:val="left"/>
              <w:rPr>
                <w:rFonts w:eastAsiaTheme="minorHAnsi" w:cs="Arial"/>
                <w:color w:val="000000"/>
                <w:sz w:val="20"/>
                <w:szCs w:val="20"/>
              </w:rPr>
            </w:pPr>
            <w:del w:id="1470" w:author="Кращенко Олег Владимирович (Подрядчик. ООО БерингПойнт)" w:date="2020-04-23T15:40:00Z">
              <w:r w:rsidRPr="009B1487" w:rsidDel="004E728B">
                <w:rPr>
                  <w:rFonts w:eastAsiaTheme="minorHAnsi" w:cs="Arial"/>
                  <w:color w:val="000000"/>
                  <w:sz w:val="20"/>
                  <w:szCs w:val="20"/>
                </w:rPr>
                <w:delText>Оператор склада СП</w:delText>
              </w:r>
            </w:del>
            <w:ins w:id="1471"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428F119F" w14:textId="77777777" w:rsidR="009B1487" w:rsidRDefault="009B1487" w:rsidP="001C4B17"/>
    <w:p w14:paraId="7B37951B" w14:textId="77777777" w:rsidR="009B1487" w:rsidRDefault="009B1487" w:rsidP="001C4B17"/>
    <w:p w14:paraId="16BF8508" w14:textId="322A0591" w:rsidR="00893EA8" w:rsidRPr="004136F2" w:rsidRDefault="00893EA8" w:rsidP="00893EA8">
      <w:pPr>
        <w:pStyle w:val="4"/>
      </w:pPr>
      <w:r w:rsidRPr="004136F2">
        <w:t>Шаг процесса 10.0</w:t>
      </w:r>
      <w:r w:rsidR="002466A1">
        <w:t>7</w:t>
      </w:r>
      <w:r w:rsidRPr="004136F2">
        <w:t>.04.0</w:t>
      </w:r>
      <w:r>
        <w:t>3</w:t>
      </w:r>
      <w:r w:rsidRPr="004136F2">
        <w:t>.0</w:t>
      </w:r>
      <w:r>
        <w:t>9</w:t>
      </w:r>
      <w:r w:rsidRPr="004136F2">
        <w:t xml:space="preserve">0 – </w:t>
      </w:r>
      <w:r w:rsidR="001A52DF">
        <w:t>Анализ результатов в анализаторе разниц</w:t>
      </w:r>
    </w:p>
    <w:p w14:paraId="7EED4FCF" w14:textId="04A11368" w:rsidR="00893EA8" w:rsidRDefault="00893EA8" w:rsidP="001C4B17"/>
    <w:p w14:paraId="0F30B521" w14:textId="6E9F37FA" w:rsidR="001C4B17" w:rsidRDefault="001C4B17" w:rsidP="001C4B17">
      <w:pPr>
        <w:ind w:firstLine="709"/>
      </w:pPr>
      <w:r>
        <w:t xml:space="preserve">После получения сличительной ведомости </w:t>
      </w:r>
      <w:r w:rsidR="0029515C">
        <w:t>РИК БЕ</w:t>
      </w:r>
      <w:r w:rsidR="009829D6">
        <w:t xml:space="preserve">, </w:t>
      </w:r>
      <w:del w:id="1472" w:author="Кращенко Олег Владимирович (Подрядчик. ООО БерингПойнт)" w:date="2020-04-23T15:40:00Z">
        <w:r w:rsidR="009829D6" w:rsidDel="004E728B">
          <w:delText>заведующий складом СП</w:delText>
        </w:r>
      </w:del>
      <w:ins w:id="1473" w:author="Кращенко Олег Владимирович (Подрядчик. ООО БерингПойнт)" w:date="2020-04-23T15:40:00Z">
        <w:r w:rsidR="004E728B">
          <w:t>Заведующий складом</w:t>
        </w:r>
      </w:ins>
      <w:r w:rsidR="009829D6">
        <w:t xml:space="preserve"> и </w:t>
      </w:r>
      <w:del w:id="1474" w:author="Кращенко Олег Владимирович (Подрядчик. ООО БерингПойнт)" w:date="2020-04-23T15:40:00Z">
        <w:r w:rsidR="009829D6" w:rsidDel="004E728B">
          <w:delText>оператор склада СП</w:delText>
        </w:r>
      </w:del>
      <w:ins w:id="1475" w:author="Кращенко Олег Владимирович (Подрядчик. ООО БерингПойнт)" w:date="2020-04-23T15:40:00Z">
        <w:r w:rsidR="004E728B">
          <w:t>Оператор склада</w:t>
        </w:r>
      </w:ins>
      <w:r w:rsidR="0029515C">
        <w:t xml:space="preserve"> провод</w:t>
      </w:r>
      <w:r w:rsidR="009829D6">
        <w:t>я</w:t>
      </w:r>
      <w:r w:rsidR="0029515C">
        <w:t xml:space="preserve">т </w:t>
      </w:r>
      <w:r>
        <w:t xml:space="preserve">анализ разниц в </w:t>
      </w:r>
      <w:r w:rsidR="00C57CD4">
        <w:t>модуле</w:t>
      </w:r>
      <w:r>
        <w:t xml:space="preserve"> SAP EWM и выявля</w:t>
      </w:r>
      <w:r w:rsidR="0029515C">
        <w:t>е</w:t>
      </w:r>
      <w:r>
        <w:t>т их возможные причины</w:t>
      </w:r>
      <w:r w:rsidR="0029515C">
        <w:t xml:space="preserve">. При этом, используется </w:t>
      </w:r>
      <w:r>
        <w:t>анализатор разниц</w:t>
      </w:r>
      <w:r w:rsidR="0029515C">
        <w:t xml:space="preserve"> (</w:t>
      </w:r>
      <w:r w:rsidR="0029515C">
        <w:rPr>
          <w:lang w:val="en-US"/>
        </w:rPr>
        <w:t>Difference</w:t>
      </w:r>
      <w:r w:rsidR="0029515C" w:rsidRPr="0029515C">
        <w:t xml:space="preserve"> </w:t>
      </w:r>
      <w:r w:rsidR="0029515C">
        <w:rPr>
          <w:lang w:val="en-US"/>
        </w:rPr>
        <w:t>Analyzer</w:t>
      </w:r>
      <w:r w:rsidR="0029515C" w:rsidRPr="0029515C">
        <w:t>)</w:t>
      </w:r>
      <w:r w:rsidR="0029515C">
        <w:t xml:space="preserve">, при помощи которого </w:t>
      </w:r>
      <w:r w:rsidR="000B2EDC" w:rsidRPr="00006C3A">
        <w:rPr>
          <w:lang w:val="en-US"/>
        </w:rPr>
        <w:t>SAP</w:t>
      </w:r>
      <w:r w:rsidR="000B2EDC" w:rsidRPr="00006C3A">
        <w:t xml:space="preserve"> </w:t>
      </w:r>
      <w:r w:rsidR="000B2EDC" w:rsidRPr="00006C3A">
        <w:rPr>
          <w:lang w:val="en-US"/>
        </w:rPr>
        <w:lastRenderedPageBreak/>
        <w:t>EWM</w:t>
      </w:r>
      <w:r w:rsidR="000B2EDC">
        <w:t xml:space="preserve"> </w:t>
      </w:r>
      <w:r>
        <w:t xml:space="preserve">автоматически сверяет данные выполненного подсчета </w:t>
      </w:r>
      <w:r w:rsidR="0029515C">
        <w:t>с учетными данными</w:t>
      </w:r>
      <w:r>
        <w:t xml:space="preserve"> и формирует перечень разниц.</w:t>
      </w:r>
    </w:p>
    <w:p w14:paraId="32722060" w14:textId="47DE07A2" w:rsidR="001C4B17" w:rsidRDefault="0029515C" w:rsidP="001C4B17">
      <w:pPr>
        <w:ind w:firstLine="709"/>
      </w:pPr>
      <w:r>
        <w:t xml:space="preserve">По итогам проведения анализа разниц РИК БЕ </w:t>
      </w:r>
      <w:r w:rsidR="001C4B17">
        <w:t>формиру</w:t>
      </w:r>
      <w:r>
        <w:t>е</w:t>
      </w:r>
      <w:r w:rsidR="001C4B17">
        <w:t xml:space="preserve">т документ </w:t>
      </w:r>
      <w:r>
        <w:t xml:space="preserve">с </w:t>
      </w:r>
      <w:r w:rsidR="001C4B17">
        <w:t>результата</w:t>
      </w:r>
      <w:r>
        <w:t>ми</w:t>
      </w:r>
      <w:r w:rsidR="001C4B17">
        <w:t xml:space="preserve"> инвентаризации.</w:t>
      </w:r>
    </w:p>
    <w:p w14:paraId="30F6A007" w14:textId="77777777" w:rsidR="001C4B17" w:rsidRPr="007961EE" w:rsidRDefault="001C4B17" w:rsidP="001C4B17"/>
    <w:p w14:paraId="717E6BEB" w14:textId="7524B9C3" w:rsidR="002B696B" w:rsidRDefault="002B696B" w:rsidP="002B696B">
      <w:pPr>
        <w:jc w:val="right"/>
        <w:rPr>
          <w:rFonts w:cs="Arial"/>
          <w:b/>
          <w:sz w:val="22"/>
        </w:rPr>
      </w:pPr>
      <w:r w:rsidRPr="00916FAB">
        <w:rPr>
          <w:rFonts w:cs="Arial"/>
          <w:b/>
          <w:sz w:val="22"/>
        </w:rPr>
        <w:t xml:space="preserve">Таблица </w:t>
      </w:r>
      <w:r>
        <w:rPr>
          <w:rFonts w:cs="Arial"/>
          <w:b/>
          <w:sz w:val="22"/>
        </w:rPr>
        <w:t>11</w:t>
      </w:r>
      <w:r w:rsidR="005E57AE" w:rsidRPr="00E71EDD">
        <w:rPr>
          <w:rFonts w:cs="Arial"/>
          <w:b/>
          <w:sz w:val="22"/>
        </w:rPr>
        <w:t>3</w:t>
      </w:r>
      <w:r w:rsidRPr="00916FAB">
        <w:rPr>
          <w:rFonts w:cs="Arial"/>
          <w:b/>
          <w:sz w:val="22"/>
        </w:rPr>
        <w:t xml:space="preserve">. Описание </w:t>
      </w:r>
      <w:r>
        <w:rPr>
          <w:rFonts w:cs="Arial"/>
          <w:b/>
          <w:sz w:val="22"/>
        </w:rPr>
        <w:t>шага «Анализ результатов в анализаторе разниц»</w:t>
      </w:r>
    </w:p>
    <w:p w14:paraId="5225B4AA" w14:textId="71BFF256" w:rsidR="002B696B" w:rsidRDefault="002B696B" w:rsidP="001C4B17"/>
    <w:tbl>
      <w:tblPr>
        <w:tblW w:w="10236" w:type="dxa"/>
        <w:tblInd w:w="-38" w:type="dxa"/>
        <w:tblLayout w:type="fixed"/>
        <w:tblCellMar>
          <w:left w:w="30" w:type="dxa"/>
          <w:right w:w="30" w:type="dxa"/>
        </w:tblCellMar>
        <w:tblLook w:val="0000" w:firstRow="0" w:lastRow="0" w:firstColumn="0" w:lastColumn="0" w:noHBand="0" w:noVBand="0"/>
      </w:tblPr>
      <w:tblGrid>
        <w:gridCol w:w="1873"/>
        <w:gridCol w:w="1843"/>
        <w:gridCol w:w="1701"/>
        <w:gridCol w:w="1559"/>
        <w:gridCol w:w="1559"/>
        <w:gridCol w:w="1701"/>
      </w:tblGrid>
      <w:tr w:rsidR="002B696B" w:rsidRPr="002B696B" w14:paraId="39B69502" w14:textId="77777777" w:rsidTr="002B696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725E458C"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Номер шага</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259EF762"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5E853740"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Транзакция</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37A58B7C"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Вход</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64E4E9D6"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3CEBB61F"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Бизнес-роль</w:t>
            </w:r>
          </w:p>
        </w:tc>
      </w:tr>
      <w:tr w:rsidR="002B696B" w:rsidRPr="002B696B" w14:paraId="4E96DFD0" w14:textId="77777777" w:rsidTr="002B696B">
        <w:trPr>
          <w:trHeight w:val="132"/>
        </w:trPr>
        <w:tc>
          <w:tcPr>
            <w:tcW w:w="1873" w:type="dxa"/>
            <w:tcBorders>
              <w:top w:val="single" w:sz="6" w:space="0" w:color="auto"/>
              <w:left w:val="single" w:sz="6" w:space="0" w:color="auto"/>
              <w:bottom w:val="single" w:sz="6" w:space="0" w:color="auto"/>
              <w:right w:val="single" w:sz="6" w:space="0" w:color="auto"/>
            </w:tcBorders>
          </w:tcPr>
          <w:p w14:paraId="2C7F4E16"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ПП-10.07.04.03.090</w:t>
            </w:r>
          </w:p>
        </w:tc>
        <w:tc>
          <w:tcPr>
            <w:tcW w:w="1843" w:type="dxa"/>
            <w:tcBorders>
              <w:top w:val="single" w:sz="6" w:space="0" w:color="auto"/>
              <w:left w:val="single" w:sz="6" w:space="0" w:color="auto"/>
              <w:bottom w:val="single" w:sz="6" w:space="0" w:color="auto"/>
              <w:right w:val="single" w:sz="6" w:space="0" w:color="auto"/>
            </w:tcBorders>
          </w:tcPr>
          <w:p w14:paraId="2AE36C19"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Полнота выполнения проверена. Инвентаризация выполнена</w:t>
            </w:r>
          </w:p>
        </w:tc>
        <w:tc>
          <w:tcPr>
            <w:tcW w:w="1701" w:type="dxa"/>
            <w:tcBorders>
              <w:top w:val="single" w:sz="6" w:space="0" w:color="auto"/>
              <w:left w:val="single" w:sz="6" w:space="0" w:color="auto"/>
              <w:bottom w:val="single" w:sz="6" w:space="0" w:color="auto"/>
              <w:right w:val="single" w:sz="6" w:space="0" w:color="auto"/>
            </w:tcBorders>
          </w:tcPr>
          <w:p w14:paraId="71B6C735"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/SCWM/PI_PROCESS Обработка документа инвентаризации</w:t>
            </w:r>
          </w:p>
        </w:tc>
        <w:tc>
          <w:tcPr>
            <w:tcW w:w="1559" w:type="dxa"/>
            <w:tcBorders>
              <w:top w:val="single" w:sz="6" w:space="0" w:color="auto"/>
              <w:left w:val="single" w:sz="6" w:space="0" w:color="auto"/>
              <w:bottom w:val="single" w:sz="6" w:space="0" w:color="auto"/>
              <w:right w:val="single" w:sz="6" w:space="0" w:color="auto"/>
            </w:tcBorders>
          </w:tcPr>
          <w:p w14:paraId="0C052B14"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Документ инвентаризации</w:t>
            </w:r>
          </w:p>
        </w:tc>
        <w:tc>
          <w:tcPr>
            <w:tcW w:w="1559" w:type="dxa"/>
            <w:tcBorders>
              <w:top w:val="single" w:sz="6" w:space="0" w:color="auto"/>
              <w:left w:val="single" w:sz="6" w:space="0" w:color="auto"/>
              <w:bottom w:val="single" w:sz="6" w:space="0" w:color="auto"/>
              <w:right w:val="single" w:sz="6" w:space="0" w:color="auto"/>
            </w:tcBorders>
          </w:tcPr>
          <w:p w14:paraId="3D524441"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Результат инвентаризации</w:t>
            </w:r>
          </w:p>
        </w:tc>
        <w:tc>
          <w:tcPr>
            <w:tcW w:w="1701" w:type="dxa"/>
            <w:tcBorders>
              <w:top w:val="single" w:sz="6" w:space="0" w:color="auto"/>
              <w:left w:val="single" w:sz="6" w:space="0" w:color="auto"/>
              <w:bottom w:val="single" w:sz="6" w:space="0" w:color="auto"/>
              <w:right w:val="single" w:sz="6" w:space="0" w:color="auto"/>
            </w:tcBorders>
          </w:tcPr>
          <w:p w14:paraId="18114EFA" w14:textId="12DA56CC" w:rsidR="002B696B" w:rsidRPr="002B696B" w:rsidRDefault="002B696B" w:rsidP="002B696B">
            <w:pPr>
              <w:autoSpaceDE w:val="0"/>
              <w:autoSpaceDN w:val="0"/>
              <w:adjustRightInd w:val="0"/>
              <w:jc w:val="left"/>
              <w:rPr>
                <w:rFonts w:eastAsiaTheme="minorHAnsi" w:cs="Arial"/>
                <w:color w:val="000000"/>
                <w:sz w:val="20"/>
                <w:szCs w:val="20"/>
              </w:rPr>
            </w:pPr>
            <w:del w:id="1476" w:author="Кращенко Олег Владимирович (Подрядчик. ООО БерингПойнт)" w:date="2020-04-23T15:40:00Z">
              <w:r w:rsidRPr="002B696B" w:rsidDel="004E728B">
                <w:rPr>
                  <w:rFonts w:eastAsiaTheme="minorHAnsi" w:cs="Arial"/>
                  <w:color w:val="000000"/>
                  <w:sz w:val="20"/>
                  <w:szCs w:val="20"/>
                </w:rPr>
                <w:delText>Заведующий складом СП</w:delText>
              </w:r>
            </w:del>
            <w:ins w:id="1477"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p w14:paraId="6B0F8CBB" w14:textId="6D335386" w:rsidR="002B696B" w:rsidRPr="002B696B" w:rsidRDefault="002B696B" w:rsidP="002B696B">
            <w:pPr>
              <w:autoSpaceDE w:val="0"/>
              <w:autoSpaceDN w:val="0"/>
              <w:adjustRightInd w:val="0"/>
              <w:jc w:val="left"/>
              <w:rPr>
                <w:rFonts w:eastAsiaTheme="minorHAnsi" w:cs="Arial"/>
                <w:color w:val="000000"/>
                <w:sz w:val="20"/>
                <w:szCs w:val="20"/>
              </w:rPr>
            </w:pPr>
            <w:del w:id="1478" w:author="Кращенко Олег Владимирович (Подрядчик. ООО БерингПойнт)" w:date="2020-04-23T15:40:00Z">
              <w:r w:rsidRPr="002B696B" w:rsidDel="004E728B">
                <w:rPr>
                  <w:rFonts w:eastAsiaTheme="minorHAnsi" w:cs="Arial"/>
                  <w:color w:val="000000"/>
                  <w:sz w:val="20"/>
                  <w:szCs w:val="20"/>
                </w:rPr>
                <w:delText>Оператор склада СП</w:delText>
              </w:r>
            </w:del>
            <w:ins w:id="1479"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74899DF3" w14:textId="77777777" w:rsidR="002B696B" w:rsidRDefault="002B696B" w:rsidP="001C4B17"/>
    <w:p w14:paraId="3FC488C6" w14:textId="77777777" w:rsidR="002B696B" w:rsidRPr="007961EE" w:rsidRDefault="002B696B" w:rsidP="001C4B17"/>
    <w:p w14:paraId="330701A3" w14:textId="5954AC2A" w:rsidR="00893EA8" w:rsidRPr="004136F2" w:rsidRDefault="00893EA8" w:rsidP="00893EA8">
      <w:pPr>
        <w:pStyle w:val="4"/>
      </w:pPr>
      <w:r w:rsidRPr="004136F2">
        <w:t>Шаг процесса 10.0</w:t>
      </w:r>
      <w:r w:rsidR="002466A1">
        <w:t>7</w:t>
      </w:r>
      <w:r w:rsidRPr="004136F2">
        <w:t>.04.0</w:t>
      </w:r>
      <w:r>
        <w:t>3</w:t>
      </w:r>
      <w:r w:rsidRPr="004136F2">
        <w:t>.</w:t>
      </w:r>
      <w:r>
        <w:t>10</w:t>
      </w:r>
      <w:r w:rsidRPr="004136F2">
        <w:t xml:space="preserve">0 – </w:t>
      </w:r>
      <w:r w:rsidR="001A52DF">
        <w:t>Составление сличительной ведомости ИНВ-19</w:t>
      </w:r>
    </w:p>
    <w:p w14:paraId="67EDDCDA" w14:textId="3210C2A4" w:rsidR="00893EA8" w:rsidRDefault="00893EA8" w:rsidP="0056625A"/>
    <w:p w14:paraId="42A76C66" w14:textId="0BC1FA88" w:rsidR="0056625A" w:rsidRDefault="0056625A" w:rsidP="0056625A">
      <w:pPr>
        <w:ind w:firstLine="709"/>
        <w:rPr>
          <w:noProof/>
        </w:rPr>
      </w:pPr>
      <w:r>
        <w:rPr>
          <w:noProof/>
        </w:rPr>
        <w:t xml:space="preserve">По результатам инвентаризации </w:t>
      </w:r>
      <w:r w:rsidR="004D7343">
        <w:t xml:space="preserve">ответственный за инвентаризацию </w:t>
      </w:r>
      <w:del w:id="1480" w:author="Кращенко Олег Владимирович (Подрядчик. ООО БерингПойнт)" w:date="2020-04-23T15:45:00Z">
        <w:r w:rsidR="004D7343" w:rsidDel="003B5905">
          <w:delText xml:space="preserve">БЕ ГОК </w:delText>
        </w:r>
      </w:del>
      <w:r>
        <w:rPr>
          <w:noProof/>
        </w:rPr>
        <w:t>формиру</w:t>
      </w:r>
      <w:r w:rsidR="006854C8">
        <w:rPr>
          <w:noProof/>
        </w:rPr>
        <w:t>е</w:t>
      </w:r>
      <w:r>
        <w:rPr>
          <w:noProof/>
        </w:rPr>
        <w:t>т инвентаризационн</w:t>
      </w:r>
      <w:r w:rsidR="006854C8">
        <w:rPr>
          <w:noProof/>
        </w:rPr>
        <w:t>ую</w:t>
      </w:r>
      <w:r>
        <w:rPr>
          <w:noProof/>
        </w:rPr>
        <w:t xml:space="preserve"> опись, сличительн</w:t>
      </w:r>
      <w:r w:rsidR="006854C8">
        <w:rPr>
          <w:noProof/>
        </w:rPr>
        <w:t>ую</w:t>
      </w:r>
      <w:r>
        <w:rPr>
          <w:noProof/>
        </w:rPr>
        <w:t xml:space="preserve"> ведомость по форме ИНВ-19</w:t>
      </w:r>
      <w:r w:rsidR="00AC1A9F">
        <w:rPr>
          <w:noProof/>
        </w:rPr>
        <w:t xml:space="preserve"> (разработка </w:t>
      </w:r>
      <w:r w:rsidR="00034CA1">
        <w:rPr>
          <w:noProof/>
        </w:rPr>
        <w:t xml:space="preserve">№ </w:t>
      </w:r>
      <w:r w:rsidR="00AC1A9F">
        <w:rPr>
          <w:noProof/>
        </w:rPr>
        <w:t>ММ21)</w:t>
      </w:r>
      <w:r w:rsidR="006854C8">
        <w:rPr>
          <w:noProof/>
        </w:rPr>
        <w:t xml:space="preserve">. </w:t>
      </w:r>
      <w:del w:id="1481" w:author="Кращенко Олег Владимирович (Подрядчик. ООО БерингПойнт)" w:date="2020-04-23T15:40:00Z">
        <w:r w:rsidR="006854C8" w:rsidDel="004E728B">
          <w:rPr>
            <w:noProof/>
          </w:rPr>
          <w:delText>Заведующий складом СП</w:delText>
        </w:r>
      </w:del>
      <w:ins w:id="1482" w:author="Кращенко Олег Владимирович (Подрядчик. ООО БерингПойнт)" w:date="2020-04-23T15:40:00Z">
        <w:r w:rsidR="004E728B">
          <w:rPr>
            <w:noProof/>
          </w:rPr>
          <w:t>Заведующий складом</w:t>
        </w:r>
      </w:ins>
      <w:r>
        <w:rPr>
          <w:noProof/>
        </w:rPr>
        <w:t xml:space="preserve"> проводит анализ выявленных разниц. Для обеспечения полноты анализа в указанных документах необходимо выводить дельту не только по количественным показателям, но и по показателям стоимости.</w:t>
      </w:r>
    </w:p>
    <w:p w14:paraId="4D1C0E3C" w14:textId="25BBDA38" w:rsidR="0056625A" w:rsidRDefault="0056625A" w:rsidP="0056625A">
      <w:pPr>
        <w:ind w:firstLine="709"/>
        <w:rPr>
          <w:noProof/>
        </w:rPr>
      </w:pPr>
      <w:r>
        <w:rPr>
          <w:noProof/>
        </w:rPr>
        <w:t>Алгоритм такого сравнения, включая используемые формы и цены, будут определены на этапе внедрения системы.</w:t>
      </w:r>
    </w:p>
    <w:p w14:paraId="5E8A9A78" w14:textId="77777777" w:rsidR="00BB4FFA" w:rsidRDefault="00BB4FFA" w:rsidP="0056625A">
      <w:pPr>
        <w:ind w:firstLine="709"/>
      </w:pPr>
    </w:p>
    <w:p w14:paraId="69232CA7" w14:textId="577139EB" w:rsidR="002B696B" w:rsidRDefault="002B696B" w:rsidP="002B696B">
      <w:pPr>
        <w:jc w:val="right"/>
        <w:rPr>
          <w:rFonts w:cs="Arial"/>
          <w:b/>
          <w:sz w:val="22"/>
        </w:rPr>
      </w:pPr>
      <w:r w:rsidRPr="00916FAB">
        <w:rPr>
          <w:rFonts w:cs="Arial"/>
          <w:b/>
          <w:sz w:val="22"/>
        </w:rPr>
        <w:t xml:space="preserve">Таблица </w:t>
      </w:r>
      <w:r>
        <w:rPr>
          <w:rFonts w:cs="Arial"/>
          <w:b/>
          <w:sz w:val="22"/>
        </w:rPr>
        <w:t>11</w:t>
      </w:r>
      <w:r w:rsidR="005E57AE" w:rsidRPr="00E71EDD">
        <w:rPr>
          <w:rFonts w:cs="Arial"/>
          <w:b/>
          <w:sz w:val="22"/>
        </w:rPr>
        <w:t>4</w:t>
      </w:r>
      <w:r w:rsidRPr="00916FAB">
        <w:rPr>
          <w:rFonts w:cs="Arial"/>
          <w:b/>
          <w:sz w:val="22"/>
        </w:rPr>
        <w:t xml:space="preserve">. Описание </w:t>
      </w:r>
      <w:r>
        <w:rPr>
          <w:rFonts w:cs="Arial"/>
          <w:b/>
          <w:sz w:val="22"/>
        </w:rPr>
        <w:t>шага «Составление сличительной ведомости ИНВ-19»</w:t>
      </w:r>
    </w:p>
    <w:p w14:paraId="56EBB17E" w14:textId="11680EBF" w:rsidR="002B696B" w:rsidRDefault="002B696B" w:rsidP="0056625A">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701"/>
        <w:gridCol w:w="1049"/>
        <w:gridCol w:w="1644"/>
        <w:gridCol w:w="1418"/>
        <w:gridCol w:w="2551"/>
      </w:tblGrid>
      <w:tr w:rsidR="002B696B" w:rsidRPr="002B696B" w14:paraId="42B3C0B8" w14:textId="77777777" w:rsidTr="002B696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4A70B55E"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60EABA34"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27F63BAD"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Транзакция</w:t>
            </w:r>
          </w:p>
        </w:tc>
        <w:tc>
          <w:tcPr>
            <w:tcW w:w="1644" w:type="dxa"/>
            <w:tcBorders>
              <w:top w:val="single" w:sz="6" w:space="0" w:color="auto"/>
              <w:left w:val="single" w:sz="6" w:space="0" w:color="auto"/>
              <w:bottom w:val="single" w:sz="6" w:space="0" w:color="auto"/>
              <w:right w:val="single" w:sz="6" w:space="0" w:color="auto"/>
            </w:tcBorders>
            <w:shd w:val="solid" w:color="FFCC00" w:fill="auto"/>
          </w:tcPr>
          <w:p w14:paraId="2C5C2D12"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6739E17B"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Результат</w:t>
            </w:r>
          </w:p>
        </w:tc>
        <w:tc>
          <w:tcPr>
            <w:tcW w:w="2551" w:type="dxa"/>
            <w:tcBorders>
              <w:top w:val="single" w:sz="6" w:space="0" w:color="auto"/>
              <w:left w:val="single" w:sz="6" w:space="0" w:color="auto"/>
              <w:bottom w:val="single" w:sz="6" w:space="0" w:color="auto"/>
              <w:right w:val="single" w:sz="6" w:space="0" w:color="auto"/>
            </w:tcBorders>
            <w:shd w:val="solid" w:color="FFCC00" w:fill="auto"/>
          </w:tcPr>
          <w:p w14:paraId="328C12A3"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Бизнес-роль</w:t>
            </w:r>
          </w:p>
        </w:tc>
      </w:tr>
      <w:tr w:rsidR="002B696B" w:rsidRPr="002B696B" w14:paraId="3A475E4E" w14:textId="77777777" w:rsidTr="002B696B">
        <w:trPr>
          <w:trHeight w:val="132"/>
        </w:trPr>
        <w:tc>
          <w:tcPr>
            <w:tcW w:w="1873" w:type="dxa"/>
            <w:tcBorders>
              <w:top w:val="single" w:sz="6" w:space="0" w:color="auto"/>
              <w:left w:val="single" w:sz="6" w:space="0" w:color="auto"/>
              <w:bottom w:val="single" w:sz="6" w:space="0" w:color="auto"/>
              <w:right w:val="single" w:sz="6" w:space="0" w:color="auto"/>
            </w:tcBorders>
          </w:tcPr>
          <w:p w14:paraId="04F533F4"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ПП-10.07.04.03.100</w:t>
            </w:r>
          </w:p>
        </w:tc>
        <w:tc>
          <w:tcPr>
            <w:tcW w:w="1701" w:type="dxa"/>
            <w:tcBorders>
              <w:top w:val="single" w:sz="6" w:space="0" w:color="auto"/>
              <w:left w:val="single" w:sz="6" w:space="0" w:color="auto"/>
              <w:bottom w:val="single" w:sz="6" w:space="0" w:color="auto"/>
              <w:right w:val="single" w:sz="6" w:space="0" w:color="auto"/>
            </w:tcBorders>
          </w:tcPr>
          <w:p w14:paraId="4DD6DAB3"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Анализ проведен</w:t>
            </w:r>
          </w:p>
        </w:tc>
        <w:tc>
          <w:tcPr>
            <w:tcW w:w="1049" w:type="dxa"/>
            <w:tcBorders>
              <w:top w:val="single" w:sz="6" w:space="0" w:color="auto"/>
              <w:left w:val="single" w:sz="6" w:space="0" w:color="auto"/>
              <w:bottom w:val="single" w:sz="6" w:space="0" w:color="auto"/>
              <w:right w:val="single" w:sz="6" w:space="0" w:color="auto"/>
            </w:tcBorders>
          </w:tcPr>
          <w:p w14:paraId="4690F4AC" w14:textId="63B1132C" w:rsidR="002B696B" w:rsidRPr="004356C7" w:rsidRDefault="00C95B2B" w:rsidP="002B696B">
            <w:pPr>
              <w:autoSpaceDE w:val="0"/>
              <w:autoSpaceDN w:val="0"/>
              <w:adjustRightInd w:val="0"/>
              <w:jc w:val="left"/>
              <w:rPr>
                <w:rFonts w:eastAsiaTheme="minorHAnsi" w:cs="Arial"/>
                <w:color w:val="000000"/>
                <w:sz w:val="20"/>
                <w:szCs w:val="20"/>
                <w:lang w:val="en-US"/>
                <w:rPrChange w:id="1483" w:author="Олег Владимирович" w:date="2021-03-09T14:25:00Z">
                  <w:rPr>
                    <w:rFonts w:eastAsiaTheme="minorHAnsi" w:cs="Arial"/>
                    <w:color w:val="000000"/>
                    <w:sz w:val="20"/>
                    <w:szCs w:val="20"/>
                  </w:rPr>
                </w:rPrChange>
              </w:rPr>
            </w:pPr>
            <w:del w:id="1484" w:author="Олег Владимирович" w:date="2021-03-09T14:25:00Z">
              <w:r w:rsidDel="004356C7">
                <w:rPr>
                  <w:rFonts w:eastAsiaTheme="minorHAnsi" w:cs="Arial"/>
                  <w:color w:val="000000"/>
                  <w:sz w:val="20"/>
                  <w:szCs w:val="20"/>
                </w:rPr>
                <w:delText>J3RALFINV19 Печать ИНВ-19</w:delText>
              </w:r>
            </w:del>
            <w:ins w:id="1485" w:author="Олег Владимирович" w:date="2021-03-09T14:25:00Z">
              <w:r w:rsidR="004356C7">
                <w:rPr>
                  <w:rFonts w:eastAsiaTheme="minorHAnsi" w:cs="Arial"/>
                  <w:color w:val="000000"/>
                  <w:sz w:val="20"/>
                  <w:szCs w:val="20"/>
                  <w:lang w:val="en-US"/>
                </w:rPr>
                <w:t>ZMM_074_INV</w:t>
              </w:r>
            </w:ins>
          </w:p>
        </w:tc>
        <w:tc>
          <w:tcPr>
            <w:tcW w:w="1644" w:type="dxa"/>
            <w:tcBorders>
              <w:top w:val="single" w:sz="6" w:space="0" w:color="auto"/>
              <w:left w:val="single" w:sz="6" w:space="0" w:color="auto"/>
              <w:bottom w:val="single" w:sz="6" w:space="0" w:color="auto"/>
              <w:right w:val="single" w:sz="6" w:space="0" w:color="auto"/>
            </w:tcBorders>
          </w:tcPr>
          <w:p w14:paraId="420736B0"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Документ инвентаризации</w:t>
            </w:r>
          </w:p>
        </w:tc>
        <w:tc>
          <w:tcPr>
            <w:tcW w:w="1418" w:type="dxa"/>
            <w:tcBorders>
              <w:top w:val="single" w:sz="6" w:space="0" w:color="auto"/>
              <w:left w:val="single" w:sz="6" w:space="0" w:color="auto"/>
              <w:bottom w:val="single" w:sz="6" w:space="0" w:color="auto"/>
              <w:right w:val="single" w:sz="6" w:space="0" w:color="auto"/>
            </w:tcBorders>
          </w:tcPr>
          <w:p w14:paraId="29C9CD5D"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Ведомость ИНВ-19</w:t>
            </w:r>
          </w:p>
        </w:tc>
        <w:tc>
          <w:tcPr>
            <w:tcW w:w="2551" w:type="dxa"/>
            <w:tcBorders>
              <w:top w:val="single" w:sz="6" w:space="0" w:color="auto"/>
              <w:left w:val="single" w:sz="6" w:space="0" w:color="auto"/>
              <w:bottom w:val="single" w:sz="6" w:space="0" w:color="auto"/>
              <w:right w:val="single" w:sz="6" w:space="0" w:color="auto"/>
            </w:tcBorders>
          </w:tcPr>
          <w:p w14:paraId="3CA2A955" w14:textId="77777777" w:rsidR="00126BE4" w:rsidRDefault="004D7343" w:rsidP="004D7343">
            <w:pPr>
              <w:autoSpaceDE w:val="0"/>
              <w:autoSpaceDN w:val="0"/>
              <w:adjustRightInd w:val="0"/>
              <w:jc w:val="left"/>
              <w:rPr>
                <w:ins w:id="1486" w:author="Олег Владимирович" w:date="2021-03-12T10:14:00Z"/>
                <w:sz w:val="20"/>
                <w:szCs w:val="20"/>
              </w:rPr>
            </w:pPr>
            <w:commentRangeStart w:id="1487"/>
            <w:commentRangeStart w:id="1488"/>
            <w:r>
              <w:rPr>
                <w:sz w:val="20"/>
                <w:szCs w:val="20"/>
              </w:rPr>
              <w:t>О</w:t>
            </w:r>
            <w:r w:rsidRPr="004D7343">
              <w:rPr>
                <w:sz w:val="20"/>
                <w:szCs w:val="20"/>
              </w:rPr>
              <w:t>ветственн</w:t>
            </w:r>
            <w:r>
              <w:rPr>
                <w:sz w:val="20"/>
                <w:szCs w:val="20"/>
              </w:rPr>
              <w:t>ый</w:t>
            </w:r>
            <w:r w:rsidRPr="004D7343">
              <w:rPr>
                <w:sz w:val="20"/>
                <w:szCs w:val="20"/>
              </w:rPr>
              <w:t xml:space="preserve"> за инвентаризацию БЕ ГОК</w:t>
            </w:r>
          </w:p>
          <w:p w14:paraId="29DA6452" w14:textId="7C5AA617" w:rsidR="002B696B" w:rsidRPr="004D7343" w:rsidRDefault="00036517" w:rsidP="004D7343">
            <w:pPr>
              <w:autoSpaceDE w:val="0"/>
              <w:autoSpaceDN w:val="0"/>
              <w:adjustRightInd w:val="0"/>
              <w:jc w:val="left"/>
              <w:rPr>
                <w:rFonts w:eastAsiaTheme="minorHAnsi" w:cs="Arial"/>
                <w:color w:val="000000"/>
                <w:sz w:val="20"/>
                <w:szCs w:val="20"/>
              </w:rPr>
            </w:pPr>
            <w:ins w:id="1489" w:author="Tukhbatov Ruslan" w:date="2020-04-22T09:29:00Z">
              <w:r>
                <w:rPr>
                  <w:sz w:val="20"/>
                  <w:szCs w:val="20"/>
                </w:rPr>
                <w:t>Бухгалтер по учету МПЗ</w:t>
              </w:r>
            </w:ins>
            <w:commentRangeEnd w:id="1487"/>
            <w:r w:rsidR="009F40F6">
              <w:rPr>
                <w:rStyle w:val="aff7"/>
              </w:rPr>
              <w:commentReference w:id="1487"/>
            </w:r>
            <w:commentRangeEnd w:id="1488"/>
            <w:r w:rsidR="00126BE4">
              <w:rPr>
                <w:rStyle w:val="aff7"/>
              </w:rPr>
              <w:commentReference w:id="1488"/>
            </w:r>
          </w:p>
        </w:tc>
      </w:tr>
    </w:tbl>
    <w:p w14:paraId="52473924" w14:textId="77777777" w:rsidR="002B696B" w:rsidRDefault="002B696B" w:rsidP="0056625A">
      <w:pPr>
        <w:ind w:firstLine="709"/>
      </w:pPr>
    </w:p>
    <w:p w14:paraId="1235A418" w14:textId="77777777" w:rsidR="002B696B" w:rsidRDefault="002B696B" w:rsidP="0056625A">
      <w:pPr>
        <w:ind w:firstLine="709"/>
      </w:pPr>
    </w:p>
    <w:p w14:paraId="0C7C8A31" w14:textId="5A6F873E" w:rsidR="00893EA8" w:rsidRPr="004136F2" w:rsidRDefault="00893EA8" w:rsidP="00893EA8">
      <w:pPr>
        <w:pStyle w:val="4"/>
      </w:pPr>
      <w:r w:rsidRPr="004136F2">
        <w:t>Шаг процесса 10.0</w:t>
      </w:r>
      <w:r w:rsidR="002466A1">
        <w:t>7</w:t>
      </w:r>
      <w:r w:rsidRPr="004136F2">
        <w:t>.04.0</w:t>
      </w:r>
      <w:r>
        <w:t>3.11</w:t>
      </w:r>
      <w:r w:rsidRPr="004136F2">
        <w:t xml:space="preserve">0 – </w:t>
      </w:r>
      <w:r w:rsidR="001A52DF">
        <w:t>Обработка результата инвентаризации</w:t>
      </w:r>
      <w:r w:rsidR="00430FC4">
        <w:t xml:space="preserve"> в </w:t>
      </w:r>
      <w:r w:rsidR="00430FC4">
        <w:rPr>
          <w:lang w:val="en-US"/>
        </w:rPr>
        <w:t>SAP</w:t>
      </w:r>
      <w:r w:rsidR="00430FC4" w:rsidRPr="00430FC4">
        <w:t xml:space="preserve"> </w:t>
      </w:r>
      <w:r w:rsidR="00430FC4">
        <w:rPr>
          <w:lang w:val="en-US"/>
        </w:rPr>
        <w:t>EWM</w:t>
      </w:r>
    </w:p>
    <w:p w14:paraId="1DD088B3" w14:textId="77777777" w:rsidR="0056625A" w:rsidRDefault="0056625A" w:rsidP="005871B4">
      <w:pPr>
        <w:ind w:firstLine="709"/>
        <w:rPr>
          <w:noProof/>
        </w:rPr>
      </w:pPr>
    </w:p>
    <w:p w14:paraId="6444E217" w14:textId="10F34CEC" w:rsidR="005871B4" w:rsidRDefault="005871B4" w:rsidP="005871B4">
      <w:pPr>
        <w:ind w:firstLine="709"/>
        <w:rPr>
          <w:noProof/>
        </w:rPr>
      </w:pPr>
      <w:r>
        <w:rPr>
          <w:noProof/>
        </w:rPr>
        <w:t xml:space="preserve">По результатам инвентаризации после формирования инвентаризационной описи и сличительной ведомости </w:t>
      </w:r>
      <w:r w:rsidR="00AA23D5">
        <w:rPr>
          <w:noProof/>
        </w:rPr>
        <w:t xml:space="preserve">заведующим складом СП </w:t>
      </w:r>
      <w:r>
        <w:rPr>
          <w:noProof/>
        </w:rPr>
        <w:t>проводится анализ выявленных разниц.</w:t>
      </w:r>
      <w:r w:rsidR="001407F7">
        <w:rPr>
          <w:noProof/>
        </w:rPr>
        <w:t xml:space="preserve"> </w:t>
      </w:r>
      <w:del w:id="1490" w:author="Кращенко Олег Владимирович (Подрядчик. ООО БерингПойнт)" w:date="2020-04-23T15:40:00Z">
        <w:r w:rsidR="00C0237D" w:rsidDel="004E728B">
          <w:rPr>
            <w:noProof/>
          </w:rPr>
          <w:delText>Заведующи</w:delText>
        </w:r>
        <w:r w:rsidR="00FE5FD2" w:rsidDel="004E728B">
          <w:rPr>
            <w:noProof/>
          </w:rPr>
          <w:delText>й</w:delText>
        </w:r>
        <w:r w:rsidR="00C0237D" w:rsidDel="004E728B">
          <w:rPr>
            <w:noProof/>
          </w:rPr>
          <w:delText xml:space="preserve"> складом СП</w:delText>
        </w:r>
      </w:del>
      <w:ins w:id="1491" w:author="Кращенко Олег Владимирович (Подрядчик. ООО БерингПойнт)" w:date="2020-04-23T15:40:00Z">
        <w:r w:rsidR="004E728B">
          <w:rPr>
            <w:noProof/>
          </w:rPr>
          <w:t>Заведующий складом</w:t>
        </w:r>
      </w:ins>
      <w:r w:rsidR="00C0237D">
        <w:rPr>
          <w:noProof/>
        </w:rPr>
        <w:t xml:space="preserve"> может привлечь о</w:t>
      </w:r>
      <w:r w:rsidR="001407F7">
        <w:rPr>
          <w:noProof/>
        </w:rPr>
        <w:t>ператор</w:t>
      </w:r>
      <w:r w:rsidR="00C0237D">
        <w:rPr>
          <w:noProof/>
        </w:rPr>
        <w:t>а</w:t>
      </w:r>
      <w:r w:rsidR="001407F7">
        <w:rPr>
          <w:noProof/>
        </w:rPr>
        <w:t xml:space="preserve"> склада СП </w:t>
      </w:r>
      <w:r w:rsidR="00C0237D">
        <w:rPr>
          <w:noProof/>
        </w:rPr>
        <w:t>для оказания содействия в</w:t>
      </w:r>
      <w:r w:rsidR="001407F7">
        <w:rPr>
          <w:noProof/>
        </w:rPr>
        <w:t xml:space="preserve"> формир</w:t>
      </w:r>
      <w:r w:rsidR="00C0237D">
        <w:rPr>
          <w:noProof/>
        </w:rPr>
        <w:t>овании</w:t>
      </w:r>
      <w:r w:rsidR="001407F7">
        <w:rPr>
          <w:noProof/>
        </w:rPr>
        <w:t xml:space="preserve"> необходимы</w:t>
      </w:r>
      <w:r w:rsidR="00C0237D">
        <w:rPr>
          <w:noProof/>
        </w:rPr>
        <w:t>х</w:t>
      </w:r>
      <w:r w:rsidR="001407F7">
        <w:rPr>
          <w:noProof/>
        </w:rPr>
        <w:t xml:space="preserve"> файл</w:t>
      </w:r>
      <w:r w:rsidR="00C0237D">
        <w:rPr>
          <w:noProof/>
        </w:rPr>
        <w:t xml:space="preserve">ов, </w:t>
      </w:r>
      <w:r w:rsidR="001407F7">
        <w:rPr>
          <w:noProof/>
        </w:rPr>
        <w:t>документ</w:t>
      </w:r>
      <w:r w:rsidR="00C0237D">
        <w:rPr>
          <w:noProof/>
        </w:rPr>
        <w:t>ов</w:t>
      </w:r>
      <w:r w:rsidR="00FE5FD2">
        <w:rPr>
          <w:noProof/>
        </w:rPr>
        <w:t>, отчетов</w:t>
      </w:r>
      <w:r w:rsidR="001407F7">
        <w:rPr>
          <w:noProof/>
        </w:rPr>
        <w:t>.</w:t>
      </w:r>
      <w:r>
        <w:rPr>
          <w:noProof/>
        </w:rPr>
        <w:t xml:space="preserve"> Документ инвентаризации проводится в </w:t>
      </w:r>
      <w:r w:rsidR="000B2EDC" w:rsidRPr="00006C3A">
        <w:rPr>
          <w:lang w:val="en-US"/>
        </w:rPr>
        <w:t>SAP</w:t>
      </w:r>
      <w:r w:rsidR="000B2EDC" w:rsidRPr="00006C3A">
        <w:t xml:space="preserve"> </w:t>
      </w:r>
      <w:r w:rsidR="000B2EDC" w:rsidRPr="00006C3A">
        <w:rPr>
          <w:lang w:val="en-US"/>
        </w:rPr>
        <w:t>EWM</w:t>
      </w:r>
      <w:r w:rsidR="000B2EDC">
        <w:rPr>
          <w:noProof/>
        </w:rPr>
        <w:t xml:space="preserve"> </w:t>
      </w:r>
      <w:r>
        <w:rPr>
          <w:noProof/>
        </w:rPr>
        <w:t xml:space="preserve">и передается в </w:t>
      </w:r>
      <w:r>
        <w:rPr>
          <w:noProof/>
          <w:lang w:val="en-US"/>
        </w:rPr>
        <w:t>SAP</w:t>
      </w:r>
      <w:r w:rsidRPr="00662E6B">
        <w:rPr>
          <w:noProof/>
        </w:rPr>
        <w:t xml:space="preserve"> </w:t>
      </w:r>
      <w:r>
        <w:rPr>
          <w:noProof/>
          <w:lang w:val="en-US"/>
        </w:rPr>
        <w:t>S</w:t>
      </w:r>
      <w:r w:rsidRPr="00662E6B">
        <w:rPr>
          <w:noProof/>
        </w:rPr>
        <w:t xml:space="preserve">/4 </w:t>
      </w:r>
      <w:r>
        <w:rPr>
          <w:noProof/>
          <w:lang w:val="en-US"/>
        </w:rPr>
        <w:t>HANA</w:t>
      </w:r>
      <w:r>
        <w:rPr>
          <w:noProof/>
        </w:rPr>
        <w:t xml:space="preserve"> для последующей обработки.</w:t>
      </w:r>
    </w:p>
    <w:p w14:paraId="2B75B622" w14:textId="77777777" w:rsidR="00EE7769" w:rsidRDefault="005871B4" w:rsidP="005871B4">
      <w:pPr>
        <w:ind w:firstLine="708"/>
      </w:pPr>
      <w:r>
        <w:rPr>
          <w:noProof/>
        </w:rPr>
        <w:t>П</w:t>
      </w:r>
      <w:r w:rsidRPr="00F1328C">
        <w:t>роводк</w:t>
      </w:r>
      <w:r>
        <w:t>а результатов подсчета (разниц)</w:t>
      </w:r>
      <w:r w:rsidRPr="00F1328C">
        <w:t xml:space="preserve"> выполняется с рабочей станции из транзакции «Ведение документов инвентаризации» или из Монитора </w:t>
      </w:r>
      <w:r w:rsidRPr="00787EB9">
        <w:rPr>
          <w:lang w:val="en-US"/>
        </w:rPr>
        <w:t>SAP</w:t>
      </w:r>
      <w:r>
        <w:t xml:space="preserve"> EWM.</w:t>
      </w:r>
    </w:p>
    <w:p w14:paraId="41A26D03" w14:textId="7401AFE5" w:rsidR="005871B4" w:rsidRPr="00EE7769" w:rsidRDefault="00EE7769" w:rsidP="005871B4">
      <w:pPr>
        <w:ind w:firstLine="708"/>
      </w:pPr>
      <w:r>
        <w:t xml:space="preserve">Проводка результатов инвентаризации (окончательные результаты) осуществляется в </w:t>
      </w:r>
      <w:r>
        <w:rPr>
          <w:lang w:val="en-US"/>
        </w:rPr>
        <w:t>SAP</w:t>
      </w:r>
      <w:r w:rsidRPr="00EE7769">
        <w:t xml:space="preserve"> </w:t>
      </w:r>
      <w:r>
        <w:rPr>
          <w:lang w:val="en-US"/>
        </w:rPr>
        <w:t>ERP</w:t>
      </w:r>
      <w:r>
        <w:t>. Описание процесса приведено в разделе 5.2.4 (Описание шагов бизнес-процесса ПП-10.07.03.04-</w:t>
      </w:r>
      <w:r>
        <w:rPr>
          <w:lang w:val="en-US"/>
        </w:rPr>
        <w:t>ERP</w:t>
      </w:r>
      <w:r w:rsidRPr="00EE7769">
        <w:t xml:space="preserve"> </w:t>
      </w:r>
      <w:r>
        <w:t>Выполнение инвентаризации МТР).</w:t>
      </w:r>
    </w:p>
    <w:p w14:paraId="436D6DE1" w14:textId="2BF1B559" w:rsidR="00B70A7A" w:rsidRPr="00527EA3" w:rsidRDefault="00B70A7A" w:rsidP="005871B4">
      <w:pPr>
        <w:ind w:firstLine="708"/>
      </w:pPr>
      <w:r>
        <w:t>Пакет документов передается в рамках процесса ПП-15.01.01.01 Получение и обработка в МФЦ входящих первичных документов.</w:t>
      </w:r>
    </w:p>
    <w:p w14:paraId="61C709E9" w14:textId="77777777" w:rsidR="008511DF" w:rsidRDefault="008511DF" w:rsidP="002B696B">
      <w:pPr>
        <w:jc w:val="right"/>
        <w:rPr>
          <w:rFonts w:cs="Arial"/>
          <w:b/>
          <w:sz w:val="22"/>
        </w:rPr>
      </w:pPr>
    </w:p>
    <w:p w14:paraId="71349CAF" w14:textId="77777777" w:rsidR="008511DF" w:rsidRDefault="008511DF" w:rsidP="002B696B">
      <w:pPr>
        <w:jc w:val="right"/>
        <w:rPr>
          <w:rFonts w:cs="Arial"/>
          <w:b/>
          <w:sz w:val="22"/>
        </w:rPr>
      </w:pPr>
    </w:p>
    <w:p w14:paraId="7818C76C" w14:textId="16C178D5" w:rsidR="002B696B" w:rsidRDefault="002B696B" w:rsidP="002B696B">
      <w:pPr>
        <w:jc w:val="right"/>
        <w:rPr>
          <w:rFonts w:cs="Arial"/>
          <w:b/>
          <w:sz w:val="22"/>
        </w:rPr>
      </w:pPr>
      <w:r w:rsidRPr="00916FAB">
        <w:rPr>
          <w:rFonts w:cs="Arial"/>
          <w:b/>
          <w:sz w:val="22"/>
        </w:rPr>
        <w:t xml:space="preserve">Таблица </w:t>
      </w:r>
      <w:r>
        <w:rPr>
          <w:rFonts w:cs="Arial"/>
          <w:b/>
          <w:sz w:val="22"/>
        </w:rPr>
        <w:t>11</w:t>
      </w:r>
      <w:r w:rsidR="005E57AE" w:rsidRPr="00E71EDD">
        <w:rPr>
          <w:rFonts w:cs="Arial"/>
          <w:b/>
          <w:sz w:val="22"/>
        </w:rPr>
        <w:t>5</w:t>
      </w:r>
      <w:r w:rsidRPr="00916FAB">
        <w:rPr>
          <w:rFonts w:cs="Arial"/>
          <w:b/>
          <w:sz w:val="22"/>
        </w:rPr>
        <w:t xml:space="preserve">. Описание </w:t>
      </w:r>
      <w:r>
        <w:rPr>
          <w:rFonts w:cs="Arial"/>
          <w:b/>
          <w:sz w:val="22"/>
        </w:rPr>
        <w:t xml:space="preserve">шага «Обработка результата инвентаризации в </w:t>
      </w:r>
      <w:r>
        <w:rPr>
          <w:rFonts w:cs="Arial"/>
          <w:b/>
          <w:sz w:val="22"/>
          <w:lang w:val="en-US"/>
        </w:rPr>
        <w:t>SAP</w:t>
      </w:r>
      <w:r w:rsidRPr="002B696B">
        <w:rPr>
          <w:rFonts w:cs="Arial"/>
          <w:b/>
          <w:sz w:val="22"/>
        </w:rPr>
        <w:t xml:space="preserve"> </w:t>
      </w:r>
      <w:r>
        <w:rPr>
          <w:rFonts w:cs="Arial"/>
          <w:b/>
          <w:sz w:val="22"/>
          <w:lang w:val="en-US"/>
        </w:rPr>
        <w:t>EWM</w:t>
      </w:r>
      <w:r>
        <w:rPr>
          <w:rFonts w:cs="Arial"/>
          <w:b/>
          <w:sz w:val="22"/>
        </w:rPr>
        <w:t>»</w:t>
      </w:r>
    </w:p>
    <w:p w14:paraId="59292FCC" w14:textId="116347F4" w:rsidR="002B696B" w:rsidRDefault="002B696B" w:rsidP="00964B9E">
      <w:pPr>
        <w:rPr>
          <w:rFonts w:eastAsia="Calibri"/>
        </w:rPr>
      </w:pPr>
    </w:p>
    <w:tbl>
      <w:tblPr>
        <w:tblW w:w="0" w:type="auto"/>
        <w:tblInd w:w="-38" w:type="dxa"/>
        <w:tblLayout w:type="fixed"/>
        <w:tblCellMar>
          <w:left w:w="30" w:type="dxa"/>
          <w:right w:w="30" w:type="dxa"/>
        </w:tblCellMar>
        <w:tblLook w:val="0000" w:firstRow="0" w:lastRow="0" w:firstColumn="0" w:lastColumn="0" w:noHBand="0" w:noVBand="0"/>
      </w:tblPr>
      <w:tblGrid>
        <w:gridCol w:w="1873"/>
        <w:gridCol w:w="1843"/>
        <w:gridCol w:w="2410"/>
        <w:gridCol w:w="1275"/>
        <w:gridCol w:w="1276"/>
        <w:gridCol w:w="1418"/>
      </w:tblGrid>
      <w:tr w:rsidR="002B696B" w:rsidRPr="002B696B" w14:paraId="67C3901A" w14:textId="77777777" w:rsidTr="002B696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52336EAE"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lastRenderedPageBreak/>
              <w:t>Номер шага</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1A29FAE1"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Предпосылки</w:t>
            </w:r>
          </w:p>
        </w:tc>
        <w:tc>
          <w:tcPr>
            <w:tcW w:w="2410" w:type="dxa"/>
            <w:tcBorders>
              <w:top w:val="single" w:sz="6" w:space="0" w:color="auto"/>
              <w:left w:val="single" w:sz="6" w:space="0" w:color="auto"/>
              <w:bottom w:val="single" w:sz="6" w:space="0" w:color="auto"/>
              <w:right w:val="single" w:sz="6" w:space="0" w:color="auto"/>
            </w:tcBorders>
            <w:shd w:val="solid" w:color="FFCC00" w:fill="auto"/>
          </w:tcPr>
          <w:p w14:paraId="578A5245"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Транзакция</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7082F44F"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6AE37355"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Результат</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32CC6ECD" w14:textId="77777777" w:rsidR="002B696B" w:rsidRPr="002B696B" w:rsidRDefault="002B696B" w:rsidP="002B696B">
            <w:pPr>
              <w:autoSpaceDE w:val="0"/>
              <w:autoSpaceDN w:val="0"/>
              <w:adjustRightInd w:val="0"/>
              <w:jc w:val="center"/>
              <w:rPr>
                <w:rFonts w:eastAsiaTheme="minorHAnsi" w:cs="Arial"/>
                <w:b/>
                <w:bCs/>
                <w:color w:val="000000"/>
                <w:sz w:val="20"/>
                <w:szCs w:val="20"/>
              </w:rPr>
            </w:pPr>
            <w:r w:rsidRPr="002B696B">
              <w:rPr>
                <w:rFonts w:eastAsiaTheme="minorHAnsi" w:cs="Arial"/>
                <w:b/>
                <w:bCs/>
                <w:color w:val="000000"/>
                <w:sz w:val="20"/>
                <w:szCs w:val="20"/>
              </w:rPr>
              <w:t>Бизнес-роль</w:t>
            </w:r>
          </w:p>
        </w:tc>
      </w:tr>
      <w:tr w:rsidR="002B696B" w:rsidRPr="002B696B" w14:paraId="249459B7" w14:textId="77777777" w:rsidTr="002B696B">
        <w:trPr>
          <w:trHeight w:val="132"/>
        </w:trPr>
        <w:tc>
          <w:tcPr>
            <w:tcW w:w="1873" w:type="dxa"/>
            <w:tcBorders>
              <w:top w:val="single" w:sz="6" w:space="0" w:color="auto"/>
              <w:left w:val="single" w:sz="6" w:space="0" w:color="auto"/>
              <w:bottom w:val="single" w:sz="6" w:space="0" w:color="auto"/>
              <w:right w:val="single" w:sz="6" w:space="0" w:color="auto"/>
            </w:tcBorders>
          </w:tcPr>
          <w:p w14:paraId="547C2949"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ПП-10.07.04.03.110</w:t>
            </w:r>
          </w:p>
        </w:tc>
        <w:tc>
          <w:tcPr>
            <w:tcW w:w="1843" w:type="dxa"/>
            <w:tcBorders>
              <w:top w:val="single" w:sz="6" w:space="0" w:color="auto"/>
              <w:left w:val="single" w:sz="6" w:space="0" w:color="auto"/>
              <w:bottom w:val="single" w:sz="6" w:space="0" w:color="auto"/>
              <w:right w:val="single" w:sz="6" w:space="0" w:color="auto"/>
            </w:tcBorders>
          </w:tcPr>
          <w:p w14:paraId="3A48A851"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Сличительная ведомость ( ИНВ-19) составлена</w:t>
            </w:r>
          </w:p>
        </w:tc>
        <w:tc>
          <w:tcPr>
            <w:tcW w:w="2410" w:type="dxa"/>
            <w:tcBorders>
              <w:top w:val="single" w:sz="6" w:space="0" w:color="auto"/>
              <w:left w:val="single" w:sz="6" w:space="0" w:color="auto"/>
              <w:bottom w:val="single" w:sz="6" w:space="0" w:color="auto"/>
              <w:right w:val="single" w:sz="6" w:space="0" w:color="auto"/>
            </w:tcBorders>
          </w:tcPr>
          <w:p w14:paraId="106DFA41"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/SCWM/PI_PROCESS Обработка документа инвентаризации</w:t>
            </w:r>
          </w:p>
        </w:tc>
        <w:tc>
          <w:tcPr>
            <w:tcW w:w="1275" w:type="dxa"/>
            <w:tcBorders>
              <w:top w:val="single" w:sz="6" w:space="0" w:color="auto"/>
              <w:left w:val="single" w:sz="6" w:space="0" w:color="auto"/>
              <w:bottom w:val="single" w:sz="6" w:space="0" w:color="auto"/>
              <w:right w:val="single" w:sz="6" w:space="0" w:color="auto"/>
            </w:tcBorders>
          </w:tcPr>
          <w:p w14:paraId="66264662"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Документ инвентаризации</w:t>
            </w:r>
          </w:p>
        </w:tc>
        <w:tc>
          <w:tcPr>
            <w:tcW w:w="1276" w:type="dxa"/>
            <w:tcBorders>
              <w:top w:val="single" w:sz="6" w:space="0" w:color="auto"/>
              <w:left w:val="single" w:sz="6" w:space="0" w:color="auto"/>
              <w:bottom w:val="single" w:sz="6" w:space="0" w:color="auto"/>
              <w:right w:val="single" w:sz="6" w:space="0" w:color="auto"/>
            </w:tcBorders>
          </w:tcPr>
          <w:p w14:paraId="65671556" w14:textId="77777777" w:rsidR="002B696B" w:rsidRPr="002B696B" w:rsidRDefault="002B696B" w:rsidP="002B696B">
            <w:pPr>
              <w:autoSpaceDE w:val="0"/>
              <w:autoSpaceDN w:val="0"/>
              <w:adjustRightInd w:val="0"/>
              <w:jc w:val="left"/>
              <w:rPr>
                <w:rFonts w:eastAsiaTheme="minorHAnsi" w:cs="Arial"/>
                <w:color w:val="000000"/>
                <w:sz w:val="20"/>
                <w:szCs w:val="20"/>
              </w:rPr>
            </w:pPr>
            <w:r w:rsidRPr="002B696B">
              <w:rPr>
                <w:rFonts w:eastAsiaTheme="minorHAnsi" w:cs="Arial"/>
                <w:color w:val="000000"/>
                <w:sz w:val="20"/>
                <w:szCs w:val="20"/>
              </w:rPr>
              <w:t>Документ инвентаризации</w:t>
            </w:r>
          </w:p>
        </w:tc>
        <w:tc>
          <w:tcPr>
            <w:tcW w:w="1418" w:type="dxa"/>
            <w:tcBorders>
              <w:top w:val="single" w:sz="6" w:space="0" w:color="auto"/>
              <w:left w:val="single" w:sz="6" w:space="0" w:color="auto"/>
              <w:bottom w:val="single" w:sz="6" w:space="0" w:color="auto"/>
              <w:right w:val="single" w:sz="6" w:space="0" w:color="auto"/>
            </w:tcBorders>
          </w:tcPr>
          <w:p w14:paraId="3EAA681F" w14:textId="60DAC0D7" w:rsidR="002B696B" w:rsidRPr="002B696B" w:rsidRDefault="002B696B" w:rsidP="002B696B">
            <w:pPr>
              <w:autoSpaceDE w:val="0"/>
              <w:autoSpaceDN w:val="0"/>
              <w:adjustRightInd w:val="0"/>
              <w:jc w:val="left"/>
              <w:rPr>
                <w:rFonts w:eastAsiaTheme="minorHAnsi" w:cs="Arial"/>
                <w:color w:val="000000"/>
                <w:sz w:val="20"/>
                <w:szCs w:val="20"/>
              </w:rPr>
            </w:pPr>
            <w:del w:id="1492" w:author="Кращенко Олег Владимирович (Подрядчик. ООО БерингПойнт)" w:date="2020-04-23T15:40:00Z">
              <w:r w:rsidRPr="002B696B" w:rsidDel="004E728B">
                <w:rPr>
                  <w:rFonts w:eastAsiaTheme="minorHAnsi" w:cs="Arial"/>
                  <w:color w:val="000000"/>
                  <w:sz w:val="20"/>
                  <w:szCs w:val="20"/>
                </w:rPr>
                <w:delText>Заведующий складом СП</w:delText>
              </w:r>
            </w:del>
            <w:ins w:id="1493" w:author="Кращенко Олег Владимирович (Подрядчик. ООО БерингПойнт)" w:date="2020-04-23T15:40:00Z">
              <w:r w:rsidR="004E728B">
                <w:rPr>
                  <w:rFonts w:eastAsiaTheme="minorHAnsi" w:cs="Arial"/>
                  <w:color w:val="000000"/>
                  <w:sz w:val="20"/>
                  <w:szCs w:val="20"/>
                </w:rPr>
                <w:t>Заведующий складом</w:t>
              </w:r>
            </w:ins>
          </w:p>
          <w:p w14:paraId="2A694BF9" w14:textId="6518367C" w:rsidR="002B696B" w:rsidRPr="002B696B" w:rsidRDefault="002B696B" w:rsidP="002B696B">
            <w:pPr>
              <w:autoSpaceDE w:val="0"/>
              <w:autoSpaceDN w:val="0"/>
              <w:adjustRightInd w:val="0"/>
              <w:jc w:val="left"/>
              <w:rPr>
                <w:rFonts w:eastAsiaTheme="minorHAnsi" w:cs="Arial"/>
                <w:color w:val="000000"/>
                <w:sz w:val="20"/>
                <w:szCs w:val="20"/>
              </w:rPr>
            </w:pPr>
            <w:del w:id="1494" w:author="Кращенко Олег Владимирович (Подрядчик. ООО БерингПойнт)" w:date="2020-04-23T15:40:00Z">
              <w:r w:rsidRPr="002B696B" w:rsidDel="004E728B">
                <w:rPr>
                  <w:rFonts w:eastAsiaTheme="minorHAnsi" w:cs="Arial"/>
                  <w:color w:val="000000"/>
                  <w:sz w:val="20"/>
                  <w:szCs w:val="20"/>
                </w:rPr>
                <w:delText>Оператор склада СП</w:delText>
              </w:r>
            </w:del>
            <w:ins w:id="1495"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2FD75094" w14:textId="77777777" w:rsidR="002B696B" w:rsidRDefault="002B696B" w:rsidP="00964B9E">
      <w:pPr>
        <w:rPr>
          <w:rFonts w:eastAsia="Calibri"/>
        </w:rPr>
      </w:pPr>
    </w:p>
    <w:p w14:paraId="3013FB66" w14:textId="77777777" w:rsidR="00D626BD" w:rsidRDefault="00D626BD" w:rsidP="00D626BD">
      <w:pPr>
        <w:ind w:firstLine="709"/>
      </w:pPr>
      <w:r w:rsidRPr="00D5251F">
        <w:t xml:space="preserve">Детальное описание шагов приведено в Приложении </w:t>
      </w:r>
      <w:r>
        <w:t>№ 3.</w:t>
      </w:r>
    </w:p>
    <w:p w14:paraId="233E10CE" w14:textId="2AD6EBA1" w:rsidR="009866D5" w:rsidRDefault="009866D5" w:rsidP="00964B9E">
      <w:pPr>
        <w:rPr>
          <w:rFonts w:eastAsia="Calibri"/>
        </w:rPr>
      </w:pPr>
    </w:p>
    <w:p w14:paraId="07ED462C" w14:textId="77777777" w:rsidR="002B70FB" w:rsidRDefault="002B70FB" w:rsidP="00964B9E">
      <w:pPr>
        <w:rPr>
          <w:rFonts w:eastAsia="Calibri"/>
        </w:rPr>
      </w:pPr>
    </w:p>
    <w:p w14:paraId="264FE8E4" w14:textId="48A1D717" w:rsidR="00334256" w:rsidRDefault="00334256" w:rsidP="00240308">
      <w:pPr>
        <w:pStyle w:val="3"/>
      </w:pPr>
      <w:bookmarkStart w:id="1496" w:name="_Toc523232550"/>
      <w:bookmarkStart w:id="1497" w:name="_Toc523401914"/>
      <w:bookmarkStart w:id="1498" w:name="_Toc523413733"/>
      <w:bookmarkStart w:id="1499" w:name="_Toc524079872"/>
      <w:bookmarkStart w:id="1500" w:name="_Toc524083175"/>
      <w:bookmarkStart w:id="1501" w:name="_Toc525914741"/>
      <w:r w:rsidRPr="000835FE">
        <w:t xml:space="preserve">Описание </w:t>
      </w:r>
      <w:r>
        <w:t xml:space="preserve">шагов </w:t>
      </w:r>
      <w:r w:rsidRPr="000835FE">
        <w:t xml:space="preserve">бизнес-процесса </w:t>
      </w:r>
      <w:r w:rsidR="006A6CBA">
        <w:t>ПП-</w:t>
      </w:r>
      <w:r>
        <w:t>10.07.04.04-</w:t>
      </w:r>
      <w:r>
        <w:rPr>
          <w:lang w:val="en-US"/>
        </w:rPr>
        <w:t>ERP</w:t>
      </w:r>
      <w:r w:rsidR="00492EE6">
        <w:t xml:space="preserve"> К</w:t>
      </w:r>
      <w:r w:rsidR="00A12B74">
        <w:t>омплектация</w:t>
      </w:r>
      <w:r>
        <w:t xml:space="preserve"> и выдача </w:t>
      </w:r>
      <w:r w:rsidR="00492EE6">
        <w:t>МТР</w:t>
      </w:r>
      <w:r>
        <w:t xml:space="preserve"> со склада (</w:t>
      </w:r>
      <w:r>
        <w:rPr>
          <w:lang w:val="en-US"/>
        </w:rPr>
        <w:t>WMS</w:t>
      </w:r>
      <w:r>
        <w:t>)</w:t>
      </w:r>
      <w:bookmarkEnd w:id="1496"/>
      <w:bookmarkEnd w:id="1497"/>
      <w:bookmarkEnd w:id="1498"/>
      <w:bookmarkEnd w:id="1499"/>
      <w:bookmarkEnd w:id="1500"/>
      <w:bookmarkEnd w:id="1501"/>
    </w:p>
    <w:p w14:paraId="56DCB886" w14:textId="72938476" w:rsidR="006A6CBA" w:rsidRPr="004136F2" w:rsidRDefault="006A6CBA" w:rsidP="006A6CBA">
      <w:pPr>
        <w:pStyle w:val="4"/>
      </w:pPr>
      <w:r w:rsidRPr="004136F2">
        <w:t>Шаг процесса 10.0</w:t>
      </w:r>
      <w:r>
        <w:t>7</w:t>
      </w:r>
      <w:r w:rsidRPr="004136F2">
        <w:t>.04.0</w:t>
      </w:r>
      <w:r>
        <w:t>4.01</w:t>
      </w:r>
      <w:r w:rsidRPr="004136F2">
        <w:t xml:space="preserve">0 – </w:t>
      </w:r>
      <w:r w:rsidR="007651BB">
        <w:rPr>
          <w:noProof/>
          <w:szCs w:val="24"/>
        </w:rPr>
        <w:t>Обработка исходящей поставки</w:t>
      </w:r>
      <w:r w:rsidR="007651BB">
        <w:t xml:space="preserve"> </w:t>
      </w:r>
    </w:p>
    <w:p w14:paraId="60017DF8" w14:textId="77777777" w:rsidR="00F35010" w:rsidRDefault="00F35010" w:rsidP="00F35010">
      <w:pPr>
        <w:ind w:firstLine="709"/>
        <w:rPr>
          <w:rFonts w:eastAsiaTheme="majorEastAsia"/>
        </w:rPr>
      </w:pPr>
    </w:p>
    <w:p w14:paraId="7F3063E5" w14:textId="6C9614AD" w:rsidR="008B566A" w:rsidRDefault="00F35010" w:rsidP="008B566A">
      <w:pPr>
        <w:ind w:firstLine="709"/>
        <w:rPr>
          <w:rFonts w:eastAsiaTheme="majorEastAsia"/>
        </w:rPr>
      </w:pPr>
      <w:r>
        <w:rPr>
          <w:rFonts w:eastAsiaTheme="majorEastAsia"/>
        </w:rPr>
        <w:t xml:space="preserve">В </w:t>
      </w:r>
      <w:r>
        <w:rPr>
          <w:rFonts w:eastAsiaTheme="majorEastAsia"/>
          <w:lang w:val="en-US"/>
        </w:rPr>
        <w:t>SAP</w:t>
      </w:r>
      <w:r w:rsidRPr="007F1AC0">
        <w:rPr>
          <w:rFonts w:eastAsiaTheme="majorEastAsia"/>
        </w:rPr>
        <w:t xml:space="preserve"> </w:t>
      </w:r>
      <w:r>
        <w:rPr>
          <w:rFonts w:eastAsiaTheme="majorEastAsia"/>
          <w:lang w:val="en-US"/>
        </w:rPr>
        <w:t>EWM</w:t>
      </w:r>
      <w:r w:rsidRPr="007F1AC0">
        <w:rPr>
          <w:rFonts w:eastAsiaTheme="majorEastAsia"/>
        </w:rPr>
        <w:t xml:space="preserve"> </w:t>
      </w:r>
      <w:r>
        <w:rPr>
          <w:rFonts w:eastAsiaTheme="majorEastAsia"/>
        </w:rPr>
        <w:t xml:space="preserve">из </w:t>
      </w:r>
      <w:r>
        <w:rPr>
          <w:rFonts w:eastAsiaTheme="majorEastAsia"/>
          <w:lang w:val="en-US"/>
        </w:rPr>
        <w:t>SAP</w:t>
      </w:r>
      <w:r w:rsidRPr="00AC51EB">
        <w:rPr>
          <w:rFonts w:eastAsiaTheme="majorEastAsia"/>
        </w:rPr>
        <w:t xml:space="preserve"> </w:t>
      </w:r>
      <w:r>
        <w:rPr>
          <w:rFonts w:eastAsiaTheme="majorEastAsia"/>
          <w:lang w:val="en-US"/>
        </w:rPr>
        <w:t>ERP</w:t>
      </w:r>
      <w:r w:rsidRPr="00662E6B">
        <w:rPr>
          <w:rFonts w:eastAsiaTheme="majorEastAsia"/>
        </w:rPr>
        <w:t xml:space="preserve"> (</w:t>
      </w:r>
      <w:r>
        <w:rPr>
          <w:rFonts w:eastAsiaTheme="majorEastAsia"/>
          <w:lang w:val="en-US"/>
        </w:rPr>
        <w:t>SAP</w:t>
      </w:r>
      <w:r w:rsidRPr="00662E6B">
        <w:rPr>
          <w:rFonts w:eastAsiaTheme="majorEastAsia"/>
        </w:rPr>
        <w:t xml:space="preserve"> </w:t>
      </w:r>
      <w:r>
        <w:rPr>
          <w:rFonts w:eastAsiaTheme="majorEastAsia"/>
          <w:lang w:val="en-US"/>
        </w:rPr>
        <w:t>S</w:t>
      </w:r>
      <w:r w:rsidRPr="00662E6B">
        <w:rPr>
          <w:rFonts w:eastAsiaTheme="majorEastAsia"/>
        </w:rPr>
        <w:t xml:space="preserve">/4 </w:t>
      </w:r>
      <w:r>
        <w:rPr>
          <w:rFonts w:eastAsiaTheme="majorEastAsia"/>
          <w:lang w:val="en-US"/>
        </w:rPr>
        <w:t>HANA</w:t>
      </w:r>
      <w:r w:rsidRPr="00AC51EB">
        <w:rPr>
          <w:rFonts w:eastAsiaTheme="majorEastAsia"/>
        </w:rPr>
        <w:t>)</w:t>
      </w:r>
      <w:r>
        <w:rPr>
          <w:rFonts w:eastAsiaTheme="majorEastAsia"/>
        </w:rPr>
        <w:t xml:space="preserve"> </w:t>
      </w:r>
      <w:r w:rsidR="008B566A">
        <w:rPr>
          <w:rFonts w:eastAsiaTheme="majorEastAsia"/>
        </w:rPr>
        <w:t>в рамках процесса ПП-10.07.02-</w:t>
      </w:r>
      <w:r w:rsidR="008B566A">
        <w:rPr>
          <w:rFonts w:eastAsiaTheme="majorEastAsia"/>
          <w:lang w:val="en-US"/>
        </w:rPr>
        <w:t>ERP</w:t>
      </w:r>
      <w:r w:rsidR="008B566A">
        <w:rPr>
          <w:rFonts w:eastAsiaTheme="majorEastAsia"/>
        </w:rPr>
        <w:t xml:space="preserve"> Планирование работы складской логистики передается</w:t>
      </w:r>
      <w:r w:rsidR="00920A00">
        <w:rPr>
          <w:rFonts w:eastAsiaTheme="majorEastAsia"/>
        </w:rPr>
        <w:t xml:space="preserve"> заказ на исходя</w:t>
      </w:r>
      <w:r w:rsidR="008B566A">
        <w:rPr>
          <w:rFonts w:eastAsiaTheme="majorEastAsia"/>
        </w:rPr>
        <w:t>щую поставку</w:t>
      </w:r>
      <w:r w:rsidR="00C16F67">
        <w:rPr>
          <w:rFonts w:eastAsiaTheme="majorEastAsia"/>
        </w:rPr>
        <w:t xml:space="preserve"> (заказ на перемещение при перемещении МТР между складами, находящимися под управлением </w:t>
      </w:r>
      <w:r w:rsidR="00C16F67">
        <w:rPr>
          <w:rFonts w:eastAsiaTheme="majorEastAsia"/>
          <w:lang w:val="en-US"/>
        </w:rPr>
        <w:t>SAP</w:t>
      </w:r>
      <w:r w:rsidR="00C16F67" w:rsidRPr="00C16F67">
        <w:rPr>
          <w:rFonts w:eastAsiaTheme="majorEastAsia"/>
        </w:rPr>
        <w:t xml:space="preserve"> </w:t>
      </w:r>
      <w:r w:rsidR="00C16F67">
        <w:rPr>
          <w:rFonts w:eastAsiaTheme="majorEastAsia"/>
          <w:lang w:val="en-US"/>
        </w:rPr>
        <w:t>EWM</w:t>
      </w:r>
      <w:r w:rsidR="00C16F67" w:rsidRPr="00C16F67">
        <w:rPr>
          <w:rFonts w:eastAsiaTheme="majorEastAsia"/>
        </w:rPr>
        <w:t>)</w:t>
      </w:r>
      <w:r w:rsidR="00C16F67">
        <w:rPr>
          <w:rFonts w:eastAsiaTheme="majorEastAsia"/>
        </w:rPr>
        <w:t>.</w:t>
      </w:r>
    </w:p>
    <w:p w14:paraId="1F7B8C01" w14:textId="38801A1E" w:rsidR="00E52D7D" w:rsidRPr="00E52D7D" w:rsidRDefault="00E52D7D" w:rsidP="008B566A">
      <w:pPr>
        <w:ind w:firstLine="709"/>
        <w:rPr>
          <w:rFonts w:eastAsiaTheme="majorEastAsia"/>
        </w:rPr>
      </w:pPr>
      <w:r>
        <w:rPr>
          <w:rFonts w:eastAsiaTheme="majorEastAsia"/>
        </w:rPr>
        <w:t xml:space="preserve">Заказ на исходящую поставку (заказ на перемещение) передается в </w:t>
      </w:r>
      <w:r w:rsidR="00C57CD4">
        <w:rPr>
          <w:rFonts w:eastAsiaTheme="majorEastAsia"/>
        </w:rPr>
        <w:t>модуль</w:t>
      </w:r>
      <w:r>
        <w:rPr>
          <w:rFonts w:eastAsiaTheme="majorEastAsia"/>
        </w:rPr>
        <w:t xml:space="preserve"> </w:t>
      </w:r>
      <w:r>
        <w:rPr>
          <w:rFonts w:eastAsiaTheme="majorEastAsia"/>
          <w:lang w:val="en-US"/>
        </w:rPr>
        <w:t>SAP</w:t>
      </w:r>
      <w:r w:rsidRPr="00E52D7D">
        <w:rPr>
          <w:rFonts w:eastAsiaTheme="majorEastAsia"/>
        </w:rPr>
        <w:t xml:space="preserve"> </w:t>
      </w:r>
      <w:r>
        <w:rPr>
          <w:rFonts w:eastAsiaTheme="majorEastAsia"/>
          <w:lang w:val="en-US"/>
        </w:rPr>
        <w:t>EWM</w:t>
      </w:r>
      <w:r>
        <w:rPr>
          <w:rFonts w:eastAsiaTheme="majorEastAsia"/>
        </w:rPr>
        <w:t xml:space="preserve"> если на уровне </w:t>
      </w:r>
      <w:r>
        <w:rPr>
          <w:rFonts w:eastAsiaTheme="majorEastAsia"/>
          <w:lang w:val="en-US"/>
        </w:rPr>
        <w:t>SAP</w:t>
      </w:r>
      <w:r w:rsidRPr="00E52D7D">
        <w:rPr>
          <w:rFonts w:eastAsiaTheme="majorEastAsia"/>
        </w:rPr>
        <w:t xml:space="preserve"> </w:t>
      </w:r>
      <w:r>
        <w:rPr>
          <w:rFonts w:eastAsiaTheme="majorEastAsia"/>
          <w:lang w:val="en-US"/>
        </w:rPr>
        <w:t>ERP</w:t>
      </w:r>
      <w:r w:rsidRPr="00E52D7D">
        <w:rPr>
          <w:rFonts w:eastAsiaTheme="majorEastAsia"/>
        </w:rPr>
        <w:t xml:space="preserve"> </w:t>
      </w:r>
      <w:r>
        <w:rPr>
          <w:rFonts w:eastAsiaTheme="majorEastAsia"/>
        </w:rPr>
        <w:t xml:space="preserve">в заказе был указан склад под управлением </w:t>
      </w:r>
      <w:r>
        <w:rPr>
          <w:rFonts w:eastAsiaTheme="majorEastAsia"/>
          <w:lang w:val="en-US"/>
        </w:rPr>
        <w:t>SAP</w:t>
      </w:r>
      <w:r w:rsidRPr="00E52D7D">
        <w:rPr>
          <w:rFonts w:eastAsiaTheme="majorEastAsia"/>
        </w:rPr>
        <w:t xml:space="preserve"> </w:t>
      </w:r>
      <w:r>
        <w:rPr>
          <w:rFonts w:eastAsiaTheme="majorEastAsia"/>
          <w:lang w:val="en-US"/>
        </w:rPr>
        <w:t>EWM</w:t>
      </w:r>
      <w:r>
        <w:rPr>
          <w:rFonts w:eastAsiaTheme="majorEastAsia"/>
        </w:rPr>
        <w:t>.</w:t>
      </w:r>
    </w:p>
    <w:p w14:paraId="7FBC5A17" w14:textId="20DE6399" w:rsidR="001B43D1" w:rsidRDefault="00C57CD4" w:rsidP="00A61519">
      <w:pPr>
        <w:ind w:firstLine="709"/>
        <w:rPr>
          <w:rFonts w:eastAsiaTheme="majorEastAsia"/>
        </w:rPr>
      </w:pPr>
      <w:r>
        <w:rPr>
          <w:rFonts w:eastAsiaTheme="majorEastAsia"/>
        </w:rPr>
        <w:t>Модуль</w:t>
      </w:r>
      <w:r w:rsidR="00F35010">
        <w:rPr>
          <w:rFonts w:eastAsiaTheme="majorEastAsia"/>
        </w:rPr>
        <w:t xml:space="preserve"> </w:t>
      </w:r>
      <w:r w:rsidR="00F35010">
        <w:rPr>
          <w:rFonts w:eastAsiaTheme="majorEastAsia"/>
          <w:lang w:val="en-US"/>
        </w:rPr>
        <w:t>SAP</w:t>
      </w:r>
      <w:r w:rsidR="00F35010" w:rsidRPr="009B5075">
        <w:rPr>
          <w:rFonts w:eastAsiaTheme="majorEastAsia"/>
        </w:rPr>
        <w:t xml:space="preserve"> </w:t>
      </w:r>
      <w:r w:rsidR="00F35010">
        <w:rPr>
          <w:rFonts w:eastAsiaTheme="majorEastAsia"/>
          <w:lang w:val="en-US"/>
        </w:rPr>
        <w:t>EWM</w:t>
      </w:r>
      <w:r w:rsidR="00F35010" w:rsidRPr="009B5075">
        <w:rPr>
          <w:rFonts w:eastAsiaTheme="majorEastAsia"/>
        </w:rPr>
        <w:t xml:space="preserve"> </w:t>
      </w:r>
      <w:r w:rsidR="00F35010">
        <w:rPr>
          <w:rFonts w:eastAsiaTheme="majorEastAsia"/>
        </w:rPr>
        <w:t xml:space="preserve">в автоматическом режиме проверяет заказ на ИП на предмет корректности и полноты переданных данных. В случае, если данные полны и корректны, </w:t>
      </w:r>
      <w:r w:rsidR="000B2EDC" w:rsidRPr="00006C3A">
        <w:rPr>
          <w:lang w:val="en-US"/>
        </w:rPr>
        <w:t>SAP</w:t>
      </w:r>
      <w:r w:rsidR="000B2EDC" w:rsidRPr="00006C3A">
        <w:t xml:space="preserve"> </w:t>
      </w:r>
      <w:r w:rsidR="000B2EDC" w:rsidRPr="00006C3A">
        <w:rPr>
          <w:lang w:val="en-US"/>
        </w:rPr>
        <w:t>EWM</w:t>
      </w:r>
      <w:r w:rsidR="000B2EDC">
        <w:rPr>
          <w:rFonts w:eastAsiaTheme="majorEastAsia"/>
        </w:rPr>
        <w:t xml:space="preserve"> </w:t>
      </w:r>
      <w:r w:rsidR="00F35010">
        <w:rPr>
          <w:rFonts w:eastAsiaTheme="majorEastAsia"/>
        </w:rPr>
        <w:t>автоматически активирует заказ на ИП. При выявлении некорректности дан</w:t>
      </w:r>
      <w:r w:rsidR="001B43D1">
        <w:rPr>
          <w:rFonts w:eastAsiaTheme="majorEastAsia"/>
        </w:rPr>
        <w:t xml:space="preserve">ных заказ не будет активирован и не </w:t>
      </w:r>
      <w:r w:rsidR="000B2EDC">
        <w:rPr>
          <w:rFonts w:eastAsiaTheme="majorEastAsia"/>
        </w:rPr>
        <w:t>б</w:t>
      </w:r>
      <w:r w:rsidR="001B43D1">
        <w:rPr>
          <w:rFonts w:eastAsiaTheme="majorEastAsia"/>
        </w:rPr>
        <w:t xml:space="preserve">удет обработан </w:t>
      </w:r>
      <w:r w:rsidR="000B2EDC">
        <w:rPr>
          <w:rFonts w:eastAsiaTheme="majorEastAsia"/>
        </w:rPr>
        <w:t xml:space="preserve">модулем </w:t>
      </w:r>
      <w:r w:rsidR="000B2EDC" w:rsidRPr="00006C3A">
        <w:rPr>
          <w:lang w:val="en-US"/>
        </w:rPr>
        <w:t>SAP</w:t>
      </w:r>
      <w:r w:rsidR="000B2EDC" w:rsidRPr="00006C3A">
        <w:t xml:space="preserve"> </w:t>
      </w:r>
      <w:r w:rsidR="000B2EDC" w:rsidRPr="00006C3A">
        <w:rPr>
          <w:lang w:val="en-US"/>
        </w:rPr>
        <w:t>EWM</w:t>
      </w:r>
      <w:r w:rsidR="001B43D1">
        <w:rPr>
          <w:rFonts w:eastAsiaTheme="majorEastAsia"/>
        </w:rPr>
        <w:t xml:space="preserve"> (по такому заказу складские задачи формироваться не будут).</w:t>
      </w:r>
    </w:p>
    <w:p w14:paraId="6982AABD" w14:textId="7658B0F2" w:rsidR="00A61519" w:rsidRPr="00174372" w:rsidRDefault="00F35010" w:rsidP="00A61519">
      <w:pPr>
        <w:ind w:firstLine="709"/>
        <w:rPr>
          <w:rFonts w:eastAsiaTheme="majorEastAsia"/>
        </w:rPr>
      </w:pPr>
      <w:r>
        <w:rPr>
          <w:rFonts w:eastAsiaTheme="majorEastAsia"/>
        </w:rPr>
        <w:t>Активированный заказ на ИП становится дос</w:t>
      </w:r>
      <w:r w:rsidR="00E52D7D">
        <w:rPr>
          <w:rFonts w:eastAsiaTheme="majorEastAsia"/>
        </w:rPr>
        <w:t xml:space="preserve">тупным для дальнейшей обработки в </w:t>
      </w:r>
      <w:r w:rsidR="00C57CD4">
        <w:rPr>
          <w:rFonts w:eastAsiaTheme="majorEastAsia"/>
        </w:rPr>
        <w:t>модуле</w:t>
      </w:r>
      <w:r w:rsidR="00E52D7D">
        <w:rPr>
          <w:rFonts w:eastAsiaTheme="majorEastAsia"/>
        </w:rPr>
        <w:t xml:space="preserve"> </w:t>
      </w:r>
      <w:r w:rsidR="00E52D7D">
        <w:rPr>
          <w:rFonts w:eastAsiaTheme="majorEastAsia"/>
          <w:lang w:val="en-US"/>
        </w:rPr>
        <w:t>SAP</w:t>
      </w:r>
      <w:r w:rsidR="00E52D7D" w:rsidRPr="00E52D7D">
        <w:rPr>
          <w:rFonts w:eastAsiaTheme="majorEastAsia"/>
        </w:rPr>
        <w:t xml:space="preserve"> </w:t>
      </w:r>
      <w:r w:rsidR="00E52D7D">
        <w:rPr>
          <w:rFonts w:eastAsiaTheme="majorEastAsia"/>
          <w:lang w:val="en-US"/>
        </w:rPr>
        <w:t>EWM</w:t>
      </w:r>
      <w:r w:rsidR="003B7599">
        <w:rPr>
          <w:rFonts w:eastAsiaTheme="majorEastAsia"/>
        </w:rPr>
        <w:t>.</w:t>
      </w:r>
    </w:p>
    <w:p w14:paraId="27499FBD" w14:textId="4C0214F1" w:rsidR="00E0124F" w:rsidRDefault="00E0124F" w:rsidP="00F35010">
      <w:pPr>
        <w:ind w:firstLine="709"/>
        <w:rPr>
          <w:rFonts w:cs="Arial"/>
        </w:rPr>
      </w:pPr>
    </w:p>
    <w:p w14:paraId="1EA4F777" w14:textId="4C0D554C" w:rsidR="002055B8" w:rsidRDefault="002055B8" w:rsidP="002055B8">
      <w:pPr>
        <w:jc w:val="right"/>
        <w:rPr>
          <w:rFonts w:cs="Arial"/>
          <w:b/>
          <w:sz w:val="22"/>
        </w:rPr>
      </w:pPr>
      <w:r w:rsidRPr="00916FAB">
        <w:rPr>
          <w:rFonts w:cs="Arial"/>
          <w:b/>
          <w:sz w:val="22"/>
        </w:rPr>
        <w:t xml:space="preserve">Таблица </w:t>
      </w:r>
      <w:r>
        <w:rPr>
          <w:rFonts w:cs="Arial"/>
          <w:b/>
          <w:sz w:val="22"/>
        </w:rPr>
        <w:t>11</w:t>
      </w:r>
      <w:r w:rsidR="005E57AE" w:rsidRPr="00E71EDD">
        <w:rPr>
          <w:rFonts w:cs="Arial"/>
          <w:b/>
          <w:sz w:val="22"/>
        </w:rPr>
        <w:t>6</w:t>
      </w:r>
      <w:r w:rsidRPr="00916FAB">
        <w:rPr>
          <w:rFonts w:cs="Arial"/>
          <w:b/>
          <w:sz w:val="22"/>
        </w:rPr>
        <w:t xml:space="preserve">. Описание </w:t>
      </w:r>
      <w:r>
        <w:rPr>
          <w:rFonts w:cs="Arial"/>
          <w:b/>
          <w:sz w:val="22"/>
        </w:rPr>
        <w:t xml:space="preserve">шага «Обработка </w:t>
      </w:r>
      <w:r w:rsidR="0027299E">
        <w:rPr>
          <w:rFonts w:cs="Arial"/>
          <w:b/>
          <w:sz w:val="22"/>
        </w:rPr>
        <w:t>исходящей поставки</w:t>
      </w:r>
      <w:r>
        <w:rPr>
          <w:rFonts w:cs="Arial"/>
          <w:b/>
          <w:sz w:val="22"/>
        </w:rPr>
        <w:t>»</w:t>
      </w:r>
    </w:p>
    <w:p w14:paraId="63B18BE8" w14:textId="015FA408" w:rsidR="002055B8" w:rsidRDefault="002055B8" w:rsidP="00F35010">
      <w:pPr>
        <w:ind w:firstLine="709"/>
        <w:rPr>
          <w:rFonts w:cs="Arial"/>
        </w:rPr>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3544"/>
        <w:gridCol w:w="1049"/>
        <w:gridCol w:w="1360"/>
        <w:gridCol w:w="1134"/>
        <w:gridCol w:w="1276"/>
      </w:tblGrid>
      <w:tr w:rsidR="002055B8" w:rsidRPr="002055B8" w14:paraId="17A9B1EF" w14:textId="77777777" w:rsidTr="007D0A8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114096EA" w14:textId="77777777" w:rsidR="002055B8" w:rsidRPr="002055B8" w:rsidRDefault="002055B8" w:rsidP="002055B8">
            <w:pPr>
              <w:autoSpaceDE w:val="0"/>
              <w:autoSpaceDN w:val="0"/>
              <w:adjustRightInd w:val="0"/>
              <w:jc w:val="center"/>
              <w:rPr>
                <w:rFonts w:eastAsiaTheme="minorHAnsi" w:cs="Arial"/>
                <w:b/>
                <w:bCs/>
                <w:color w:val="000000"/>
                <w:sz w:val="20"/>
                <w:szCs w:val="20"/>
              </w:rPr>
            </w:pPr>
            <w:r w:rsidRPr="002055B8">
              <w:rPr>
                <w:rFonts w:eastAsiaTheme="minorHAnsi" w:cs="Arial"/>
                <w:b/>
                <w:bCs/>
                <w:color w:val="000000"/>
                <w:sz w:val="20"/>
                <w:szCs w:val="20"/>
              </w:rPr>
              <w:t>Номер шага</w:t>
            </w:r>
          </w:p>
        </w:tc>
        <w:tc>
          <w:tcPr>
            <w:tcW w:w="3544" w:type="dxa"/>
            <w:tcBorders>
              <w:top w:val="single" w:sz="6" w:space="0" w:color="auto"/>
              <w:left w:val="single" w:sz="6" w:space="0" w:color="auto"/>
              <w:bottom w:val="single" w:sz="6" w:space="0" w:color="auto"/>
              <w:right w:val="single" w:sz="6" w:space="0" w:color="auto"/>
            </w:tcBorders>
            <w:shd w:val="solid" w:color="FFCC00" w:fill="auto"/>
          </w:tcPr>
          <w:p w14:paraId="75EA4C5F" w14:textId="77777777" w:rsidR="002055B8" w:rsidRPr="002055B8" w:rsidRDefault="002055B8" w:rsidP="002055B8">
            <w:pPr>
              <w:autoSpaceDE w:val="0"/>
              <w:autoSpaceDN w:val="0"/>
              <w:adjustRightInd w:val="0"/>
              <w:jc w:val="center"/>
              <w:rPr>
                <w:rFonts w:eastAsiaTheme="minorHAnsi" w:cs="Arial"/>
                <w:b/>
                <w:bCs/>
                <w:color w:val="000000"/>
                <w:sz w:val="20"/>
                <w:szCs w:val="20"/>
              </w:rPr>
            </w:pPr>
            <w:r w:rsidRPr="002055B8">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3880CFA6" w14:textId="77777777" w:rsidR="002055B8" w:rsidRPr="002055B8" w:rsidRDefault="002055B8" w:rsidP="002055B8">
            <w:pPr>
              <w:autoSpaceDE w:val="0"/>
              <w:autoSpaceDN w:val="0"/>
              <w:adjustRightInd w:val="0"/>
              <w:jc w:val="center"/>
              <w:rPr>
                <w:rFonts w:eastAsiaTheme="minorHAnsi" w:cs="Arial"/>
                <w:b/>
                <w:bCs/>
                <w:color w:val="000000"/>
                <w:sz w:val="20"/>
                <w:szCs w:val="20"/>
              </w:rPr>
            </w:pPr>
            <w:r w:rsidRPr="002055B8">
              <w:rPr>
                <w:rFonts w:eastAsiaTheme="minorHAnsi" w:cs="Arial"/>
                <w:b/>
                <w:bCs/>
                <w:color w:val="000000"/>
                <w:sz w:val="20"/>
                <w:szCs w:val="20"/>
              </w:rPr>
              <w:t>Транзакция</w:t>
            </w:r>
          </w:p>
        </w:tc>
        <w:tc>
          <w:tcPr>
            <w:tcW w:w="1360" w:type="dxa"/>
            <w:tcBorders>
              <w:top w:val="single" w:sz="6" w:space="0" w:color="auto"/>
              <w:left w:val="single" w:sz="6" w:space="0" w:color="auto"/>
              <w:bottom w:val="single" w:sz="6" w:space="0" w:color="auto"/>
              <w:right w:val="single" w:sz="6" w:space="0" w:color="auto"/>
            </w:tcBorders>
            <w:shd w:val="solid" w:color="FFCC00" w:fill="auto"/>
          </w:tcPr>
          <w:p w14:paraId="40AAE5F3" w14:textId="77777777" w:rsidR="002055B8" w:rsidRPr="002055B8" w:rsidRDefault="002055B8" w:rsidP="002055B8">
            <w:pPr>
              <w:autoSpaceDE w:val="0"/>
              <w:autoSpaceDN w:val="0"/>
              <w:adjustRightInd w:val="0"/>
              <w:jc w:val="center"/>
              <w:rPr>
                <w:rFonts w:eastAsiaTheme="minorHAnsi" w:cs="Arial"/>
                <w:b/>
                <w:bCs/>
                <w:color w:val="000000"/>
                <w:sz w:val="20"/>
                <w:szCs w:val="20"/>
              </w:rPr>
            </w:pPr>
            <w:r w:rsidRPr="002055B8">
              <w:rPr>
                <w:rFonts w:eastAsiaTheme="minorHAnsi" w:cs="Arial"/>
                <w:b/>
                <w:bCs/>
                <w:color w:val="000000"/>
                <w:sz w:val="20"/>
                <w:szCs w:val="20"/>
              </w:rPr>
              <w:t>Вход</w:t>
            </w:r>
          </w:p>
        </w:tc>
        <w:tc>
          <w:tcPr>
            <w:tcW w:w="1134" w:type="dxa"/>
            <w:tcBorders>
              <w:top w:val="single" w:sz="6" w:space="0" w:color="auto"/>
              <w:left w:val="single" w:sz="6" w:space="0" w:color="auto"/>
              <w:bottom w:val="single" w:sz="6" w:space="0" w:color="auto"/>
              <w:right w:val="single" w:sz="6" w:space="0" w:color="auto"/>
            </w:tcBorders>
            <w:shd w:val="solid" w:color="FFCC00" w:fill="auto"/>
          </w:tcPr>
          <w:p w14:paraId="77448287" w14:textId="77777777" w:rsidR="002055B8" w:rsidRPr="002055B8" w:rsidRDefault="002055B8" w:rsidP="002055B8">
            <w:pPr>
              <w:autoSpaceDE w:val="0"/>
              <w:autoSpaceDN w:val="0"/>
              <w:adjustRightInd w:val="0"/>
              <w:jc w:val="center"/>
              <w:rPr>
                <w:rFonts w:eastAsiaTheme="minorHAnsi" w:cs="Arial"/>
                <w:b/>
                <w:bCs/>
                <w:color w:val="000000"/>
                <w:sz w:val="20"/>
                <w:szCs w:val="20"/>
              </w:rPr>
            </w:pPr>
            <w:r w:rsidRPr="002055B8">
              <w:rPr>
                <w:rFonts w:eastAsiaTheme="minorHAnsi" w:cs="Arial"/>
                <w:b/>
                <w:bCs/>
                <w:color w:val="000000"/>
                <w:sz w:val="20"/>
                <w:szCs w:val="20"/>
              </w:rPr>
              <w:t>Результат</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1A505A6C" w14:textId="77777777" w:rsidR="002055B8" w:rsidRPr="002055B8" w:rsidRDefault="002055B8" w:rsidP="002055B8">
            <w:pPr>
              <w:autoSpaceDE w:val="0"/>
              <w:autoSpaceDN w:val="0"/>
              <w:adjustRightInd w:val="0"/>
              <w:jc w:val="center"/>
              <w:rPr>
                <w:rFonts w:eastAsiaTheme="minorHAnsi" w:cs="Arial"/>
                <w:b/>
                <w:bCs/>
                <w:color w:val="000000"/>
                <w:sz w:val="20"/>
                <w:szCs w:val="20"/>
              </w:rPr>
            </w:pPr>
            <w:r w:rsidRPr="002055B8">
              <w:rPr>
                <w:rFonts w:eastAsiaTheme="minorHAnsi" w:cs="Arial"/>
                <w:b/>
                <w:bCs/>
                <w:color w:val="000000"/>
                <w:sz w:val="20"/>
                <w:szCs w:val="20"/>
              </w:rPr>
              <w:t>Бизнес-роль</w:t>
            </w:r>
          </w:p>
        </w:tc>
      </w:tr>
      <w:tr w:rsidR="002055B8" w:rsidRPr="002055B8" w14:paraId="7A9EFA58" w14:textId="77777777" w:rsidTr="007D0A8B">
        <w:trPr>
          <w:trHeight w:val="401"/>
        </w:trPr>
        <w:tc>
          <w:tcPr>
            <w:tcW w:w="1873" w:type="dxa"/>
            <w:tcBorders>
              <w:top w:val="single" w:sz="6" w:space="0" w:color="auto"/>
              <w:left w:val="single" w:sz="6" w:space="0" w:color="auto"/>
              <w:bottom w:val="single" w:sz="6" w:space="0" w:color="auto"/>
              <w:right w:val="single" w:sz="6" w:space="0" w:color="auto"/>
            </w:tcBorders>
          </w:tcPr>
          <w:p w14:paraId="641BE95A" w14:textId="77777777" w:rsidR="002055B8" w:rsidRPr="002055B8" w:rsidRDefault="002055B8" w:rsidP="002055B8">
            <w:pPr>
              <w:autoSpaceDE w:val="0"/>
              <w:autoSpaceDN w:val="0"/>
              <w:adjustRightInd w:val="0"/>
              <w:jc w:val="left"/>
              <w:rPr>
                <w:rFonts w:eastAsiaTheme="minorHAnsi" w:cs="Arial"/>
                <w:color w:val="000000"/>
                <w:sz w:val="20"/>
                <w:szCs w:val="20"/>
              </w:rPr>
            </w:pPr>
            <w:r w:rsidRPr="002055B8">
              <w:rPr>
                <w:rFonts w:eastAsiaTheme="minorHAnsi" w:cs="Arial"/>
                <w:color w:val="000000"/>
                <w:sz w:val="20"/>
                <w:szCs w:val="20"/>
              </w:rPr>
              <w:t>ПП-10.07.04.04.010</w:t>
            </w:r>
          </w:p>
        </w:tc>
        <w:tc>
          <w:tcPr>
            <w:tcW w:w="3544" w:type="dxa"/>
            <w:tcBorders>
              <w:top w:val="single" w:sz="6" w:space="0" w:color="auto"/>
              <w:left w:val="single" w:sz="6" w:space="0" w:color="auto"/>
              <w:bottom w:val="single" w:sz="6" w:space="0" w:color="auto"/>
              <w:right w:val="single" w:sz="6" w:space="0" w:color="auto"/>
            </w:tcBorders>
          </w:tcPr>
          <w:p w14:paraId="1DD3FF22" w14:textId="77777777" w:rsidR="002055B8" w:rsidRPr="002055B8" w:rsidRDefault="002055B8" w:rsidP="002055B8">
            <w:pPr>
              <w:autoSpaceDE w:val="0"/>
              <w:autoSpaceDN w:val="0"/>
              <w:adjustRightInd w:val="0"/>
              <w:jc w:val="left"/>
              <w:rPr>
                <w:rFonts w:eastAsiaTheme="minorHAnsi" w:cs="Arial"/>
                <w:color w:val="000000"/>
                <w:sz w:val="20"/>
                <w:szCs w:val="20"/>
              </w:rPr>
            </w:pPr>
            <w:r w:rsidRPr="002055B8">
              <w:rPr>
                <w:rFonts w:eastAsiaTheme="minorHAnsi" w:cs="Arial"/>
                <w:color w:val="000000"/>
                <w:sz w:val="20"/>
                <w:szCs w:val="20"/>
              </w:rPr>
              <w:t>Требуется выдача со склада под управление WMS для: - перемещения; - возврата поставщику; - возврата с ответхранения; - передачи подрядчику.</w:t>
            </w:r>
          </w:p>
        </w:tc>
        <w:tc>
          <w:tcPr>
            <w:tcW w:w="1049" w:type="dxa"/>
            <w:tcBorders>
              <w:top w:val="single" w:sz="6" w:space="0" w:color="auto"/>
              <w:left w:val="single" w:sz="6" w:space="0" w:color="auto"/>
              <w:bottom w:val="single" w:sz="6" w:space="0" w:color="auto"/>
              <w:right w:val="single" w:sz="6" w:space="0" w:color="auto"/>
            </w:tcBorders>
          </w:tcPr>
          <w:p w14:paraId="68EF823B" w14:textId="77777777" w:rsidR="002055B8" w:rsidRPr="002055B8" w:rsidRDefault="002055B8" w:rsidP="002055B8">
            <w:pPr>
              <w:autoSpaceDE w:val="0"/>
              <w:autoSpaceDN w:val="0"/>
              <w:adjustRightInd w:val="0"/>
              <w:jc w:val="left"/>
              <w:rPr>
                <w:rFonts w:eastAsiaTheme="minorHAnsi" w:cs="Arial"/>
                <w:color w:val="000000"/>
                <w:sz w:val="20"/>
                <w:szCs w:val="20"/>
              </w:rPr>
            </w:pPr>
            <w:r w:rsidRPr="002055B8">
              <w:rPr>
                <w:rFonts w:eastAsiaTheme="minorHAnsi" w:cs="Arial"/>
                <w:color w:val="000000"/>
                <w:sz w:val="20"/>
                <w:szCs w:val="20"/>
              </w:rPr>
              <w:t>-</w:t>
            </w:r>
          </w:p>
        </w:tc>
        <w:tc>
          <w:tcPr>
            <w:tcW w:w="1360" w:type="dxa"/>
            <w:tcBorders>
              <w:top w:val="single" w:sz="6" w:space="0" w:color="auto"/>
              <w:left w:val="single" w:sz="6" w:space="0" w:color="auto"/>
              <w:bottom w:val="single" w:sz="6" w:space="0" w:color="auto"/>
              <w:right w:val="single" w:sz="6" w:space="0" w:color="auto"/>
            </w:tcBorders>
          </w:tcPr>
          <w:p w14:paraId="47640B31" w14:textId="77777777" w:rsidR="002055B8" w:rsidRPr="002055B8" w:rsidRDefault="002055B8" w:rsidP="002055B8">
            <w:pPr>
              <w:autoSpaceDE w:val="0"/>
              <w:autoSpaceDN w:val="0"/>
              <w:adjustRightInd w:val="0"/>
              <w:jc w:val="left"/>
              <w:rPr>
                <w:rFonts w:eastAsiaTheme="minorHAnsi" w:cs="Arial"/>
                <w:color w:val="000000"/>
                <w:sz w:val="20"/>
                <w:szCs w:val="20"/>
              </w:rPr>
            </w:pPr>
            <w:r w:rsidRPr="002055B8">
              <w:rPr>
                <w:rFonts w:eastAsiaTheme="minorHAnsi" w:cs="Arial"/>
                <w:color w:val="000000"/>
                <w:sz w:val="20"/>
                <w:szCs w:val="20"/>
              </w:rPr>
              <w:t>Исходящая поставка</w:t>
            </w:r>
          </w:p>
        </w:tc>
        <w:tc>
          <w:tcPr>
            <w:tcW w:w="1134" w:type="dxa"/>
            <w:tcBorders>
              <w:top w:val="single" w:sz="6" w:space="0" w:color="auto"/>
              <w:left w:val="single" w:sz="6" w:space="0" w:color="auto"/>
              <w:bottom w:val="single" w:sz="6" w:space="0" w:color="auto"/>
              <w:right w:val="single" w:sz="6" w:space="0" w:color="auto"/>
            </w:tcBorders>
          </w:tcPr>
          <w:p w14:paraId="640E3702" w14:textId="77777777" w:rsidR="002055B8" w:rsidRPr="002055B8" w:rsidRDefault="002055B8" w:rsidP="002055B8">
            <w:pPr>
              <w:autoSpaceDE w:val="0"/>
              <w:autoSpaceDN w:val="0"/>
              <w:adjustRightInd w:val="0"/>
              <w:jc w:val="left"/>
              <w:rPr>
                <w:rFonts w:eastAsiaTheme="minorHAnsi" w:cs="Arial"/>
                <w:color w:val="000000"/>
                <w:sz w:val="20"/>
                <w:szCs w:val="20"/>
              </w:rPr>
            </w:pPr>
            <w:r w:rsidRPr="002055B8">
              <w:rPr>
                <w:rFonts w:eastAsiaTheme="minorHAnsi" w:cs="Arial"/>
                <w:color w:val="000000"/>
                <w:sz w:val="20"/>
                <w:szCs w:val="20"/>
              </w:rPr>
              <w:t>Исходящая поставка</w:t>
            </w:r>
          </w:p>
        </w:tc>
        <w:tc>
          <w:tcPr>
            <w:tcW w:w="1276" w:type="dxa"/>
            <w:tcBorders>
              <w:top w:val="single" w:sz="6" w:space="0" w:color="auto"/>
              <w:left w:val="single" w:sz="6" w:space="0" w:color="auto"/>
              <w:bottom w:val="single" w:sz="6" w:space="0" w:color="auto"/>
              <w:right w:val="single" w:sz="6" w:space="0" w:color="auto"/>
            </w:tcBorders>
          </w:tcPr>
          <w:p w14:paraId="10612A43" w14:textId="77777777" w:rsidR="002055B8" w:rsidRPr="002055B8" w:rsidRDefault="002055B8" w:rsidP="002055B8">
            <w:pPr>
              <w:autoSpaceDE w:val="0"/>
              <w:autoSpaceDN w:val="0"/>
              <w:adjustRightInd w:val="0"/>
              <w:jc w:val="left"/>
              <w:rPr>
                <w:rFonts w:eastAsiaTheme="minorHAnsi" w:cs="Arial"/>
                <w:color w:val="000000"/>
                <w:sz w:val="20"/>
                <w:szCs w:val="20"/>
              </w:rPr>
            </w:pPr>
            <w:r w:rsidRPr="002055B8">
              <w:rPr>
                <w:rFonts w:eastAsiaTheme="minorHAnsi" w:cs="Arial"/>
                <w:color w:val="000000"/>
                <w:sz w:val="20"/>
                <w:szCs w:val="20"/>
              </w:rPr>
              <w:t>Автоматически</w:t>
            </w:r>
          </w:p>
        </w:tc>
      </w:tr>
    </w:tbl>
    <w:p w14:paraId="694E9B27" w14:textId="6FABB9C9" w:rsidR="007651BB" w:rsidRPr="004136F2" w:rsidRDefault="007651BB" w:rsidP="007651BB">
      <w:pPr>
        <w:pStyle w:val="4"/>
      </w:pPr>
      <w:r w:rsidRPr="004136F2">
        <w:t>Шаг процесса 10.0</w:t>
      </w:r>
      <w:r>
        <w:t>7</w:t>
      </w:r>
      <w:r w:rsidRPr="004136F2">
        <w:t>.04.0</w:t>
      </w:r>
      <w:r>
        <w:t>4.02</w:t>
      </w:r>
      <w:r w:rsidRPr="004136F2">
        <w:t xml:space="preserve">0 – </w:t>
      </w:r>
      <w:r>
        <w:t>Создание и распределение складских задач на комплектование</w:t>
      </w:r>
    </w:p>
    <w:p w14:paraId="508464A7" w14:textId="77777777" w:rsidR="00416E61" w:rsidRDefault="00416E61" w:rsidP="00416E61">
      <w:pPr>
        <w:ind w:firstLine="709"/>
        <w:rPr>
          <w:rFonts w:eastAsiaTheme="majorEastAsia"/>
        </w:rPr>
      </w:pPr>
    </w:p>
    <w:p w14:paraId="68EB69B9" w14:textId="5835B2E0" w:rsidR="00416E61" w:rsidRPr="002F6E3B" w:rsidRDefault="002923FE" w:rsidP="00416E61">
      <w:pPr>
        <w:ind w:firstLine="709"/>
        <w:rPr>
          <w:rFonts w:eastAsiaTheme="majorEastAsia"/>
        </w:rPr>
      </w:pPr>
      <w:r>
        <w:t xml:space="preserve">Модуль </w:t>
      </w:r>
      <w:r w:rsidRPr="00006C3A">
        <w:rPr>
          <w:lang w:val="en-US"/>
        </w:rPr>
        <w:t>SAP</w:t>
      </w:r>
      <w:r w:rsidRPr="00006C3A">
        <w:t xml:space="preserve"> </w:t>
      </w:r>
      <w:r w:rsidRPr="00006C3A">
        <w:rPr>
          <w:lang w:val="en-US"/>
        </w:rPr>
        <w:t>EWM</w:t>
      </w:r>
      <w:r>
        <w:rPr>
          <w:rFonts w:eastAsiaTheme="majorEastAsia"/>
        </w:rPr>
        <w:t xml:space="preserve"> </w:t>
      </w:r>
      <w:r w:rsidR="00416E61">
        <w:rPr>
          <w:rFonts w:eastAsiaTheme="majorEastAsia"/>
        </w:rPr>
        <w:t>создает складские заказы на комплектование МТР по заказам на исходящую поставку</w:t>
      </w:r>
      <w:r w:rsidR="00E52D7D">
        <w:rPr>
          <w:rFonts w:eastAsiaTheme="majorEastAsia"/>
        </w:rPr>
        <w:t xml:space="preserve"> (заказам на перемещение)</w:t>
      </w:r>
      <w:r w:rsidR="00416E61">
        <w:rPr>
          <w:rFonts w:eastAsiaTheme="majorEastAsia"/>
        </w:rPr>
        <w:t xml:space="preserve">. При этом, для ускорения и оптимизации процедуры комплектования МТР, заказы </w:t>
      </w:r>
      <w:r w:rsidR="009D1DB2">
        <w:rPr>
          <w:rFonts w:eastAsiaTheme="majorEastAsia"/>
        </w:rPr>
        <w:t>м</w:t>
      </w:r>
      <w:r w:rsidR="00416E61">
        <w:rPr>
          <w:rFonts w:eastAsiaTheme="majorEastAsia"/>
        </w:rPr>
        <w:t>огут группироваться в волну по определенному признаку: планируемой дате отгрузки, получателю, адресу доставки</w:t>
      </w:r>
      <w:r w:rsidR="00E52D7D">
        <w:rPr>
          <w:rFonts w:eastAsiaTheme="majorEastAsia"/>
        </w:rPr>
        <w:t>, транспортной единице (при условии, что она известна заранее)</w:t>
      </w:r>
      <w:r w:rsidR="00416E61">
        <w:rPr>
          <w:rFonts w:eastAsiaTheme="majorEastAsia"/>
        </w:rPr>
        <w:t xml:space="preserve"> и т.д. </w:t>
      </w:r>
      <w:r w:rsidR="002F6E3B">
        <w:rPr>
          <w:rFonts w:eastAsiaTheme="majorEastAsia"/>
        </w:rPr>
        <w:t xml:space="preserve">Волна формируется </w:t>
      </w:r>
      <w:r w:rsidR="00E52D7D">
        <w:rPr>
          <w:rFonts w:eastAsiaTheme="majorEastAsia"/>
        </w:rPr>
        <w:t xml:space="preserve">в </w:t>
      </w:r>
      <w:r w:rsidR="00C57CD4">
        <w:rPr>
          <w:rFonts w:eastAsiaTheme="majorEastAsia"/>
        </w:rPr>
        <w:t>модуле</w:t>
      </w:r>
      <w:r w:rsidR="00E52D7D">
        <w:rPr>
          <w:rFonts w:eastAsiaTheme="majorEastAsia"/>
        </w:rPr>
        <w:t xml:space="preserve"> </w:t>
      </w:r>
      <w:r w:rsidR="00E52D7D">
        <w:rPr>
          <w:rFonts w:eastAsiaTheme="majorEastAsia"/>
          <w:lang w:val="en-US"/>
        </w:rPr>
        <w:t>SAP</w:t>
      </w:r>
      <w:r w:rsidR="00E52D7D" w:rsidRPr="00E52D7D">
        <w:rPr>
          <w:rFonts w:eastAsiaTheme="majorEastAsia"/>
        </w:rPr>
        <w:t xml:space="preserve"> </w:t>
      </w:r>
      <w:r w:rsidR="00E52D7D">
        <w:rPr>
          <w:rFonts w:eastAsiaTheme="majorEastAsia"/>
          <w:lang w:val="en-US"/>
        </w:rPr>
        <w:t>EWM</w:t>
      </w:r>
      <w:r w:rsidR="00E52D7D" w:rsidRPr="00E52D7D">
        <w:rPr>
          <w:rFonts w:eastAsiaTheme="majorEastAsia"/>
        </w:rPr>
        <w:t xml:space="preserve"> </w:t>
      </w:r>
      <w:r w:rsidR="002F6E3B">
        <w:rPr>
          <w:rFonts w:eastAsiaTheme="majorEastAsia"/>
        </w:rPr>
        <w:t>с использованием Монитора склада</w:t>
      </w:r>
      <w:r w:rsidR="00935175">
        <w:rPr>
          <w:rFonts w:eastAsiaTheme="majorEastAsia"/>
        </w:rPr>
        <w:t>.</w:t>
      </w:r>
    </w:p>
    <w:p w14:paraId="6E33817F" w14:textId="3534332C" w:rsidR="00416E61" w:rsidRDefault="00416E61" w:rsidP="00416E61">
      <w:pPr>
        <w:ind w:firstLine="709"/>
        <w:rPr>
          <w:rFonts w:eastAsiaTheme="majorEastAsia"/>
        </w:rPr>
      </w:pPr>
      <w:r>
        <w:rPr>
          <w:rFonts w:eastAsiaTheme="majorEastAsia"/>
        </w:rPr>
        <w:t xml:space="preserve">Правила формирования волн могут быть различными для </w:t>
      </w:r>
      <w:r w:rsidR="002F6E3B">
        <w:rPr>
          <w:rFonts w:eastAsiaTheme="majorEastAsia"/>
        </w:rPr>
        <w:t xml:space="preserve">крытых складов и открытых площадок, а также для различных </w:t>
      </w:r>
      <w:r>
        <w:rPr>
          <w:rFonts w:eastAsiaTheme="majorEastAsia"/>
        </w:rPr>
        <w:t>получателей и видов заказов на ИП (если таковые применяются). Запуск формирования складских заказов на комплектование может быть настроен как в автоматическом режиме по определенным правилам и с учетом последова</w:t>
      </w:r>
      <w:r>
        <w:rPr>
          <w:rFonts w:eastAsiaTheme="majorEastAsia"/>
        </w:rPr>
        <w:lastRenderedPageBreak/>
        <w:t>тельности обхода заказов (к примеру, по запланированной дате отгрузки: чем раньше отгрузка, тем раньше заказ запускается в работу либо по получателю: сначала заказы для определенных получателей (дальние склады)</w:t>
      </w:r>
      <w:r w:rsidR="00E52D7D">
        <w:rPr>
          <w:rFonts w:eastAsiaTheme="majorEastAsia"/>
        </w:rPr>
        <w:t>, затем – для следующих и т.д.), так и</w:t>
      </w:r>
      <w:r>
        <w:rPr>
          <w:rFonts w:eastAsiaTheme="majorEastAsia"/>
        </w:rPr>
        <w:t xml:space="preserve"> в ручном режиме оператором склада СП</w:t>
      </w:r>
      <w:r w:rsidRPr="00CC1A0B">
        <w:rPr>
          <w:rFonts w:eastAsiaTheme="majorEastAsia"/>
        </w:rPr>
        <w:t xml:space="preserve"> </w:t>
      </w:r>
      <w:r>
        <w:rPr>
          <w:rFonts w:eastAsiaTheme="majorEastAsia"/>
        </w:rPr>
        <w:t>после создания волны и ее деблокирования.</w:t>
      </w:r>
    </w:p>
    <w:p w14:paraId="48FBDF6B" w14:textId="5CD4BD2F" w:rsidR="00416E61" w:rsidRDefault="00416E61" w:rsidP="00416E61">
      <w:pPr>
        <w:ind w:firstLine="709"/>
        <w:rPr>
          <w:rFonts w:eastAsiaTheme="majorEastAsia"/>
        </w:rPr>
      </w:pPr>
      <w:r>
        <w:rPr>
          <w:rFonts w:eastAsiaTheme="majorEastAsia"/>
        </w:rPr>
        <w:t>Складские заказы на комплектование могут также запускаться в рамках волны по конкретной номенклатурной позиции или группе МТР. К примеру, отгрузка щебня предполагает использование специальной техники: весов, транспорта. Во избежание многократного прогона техники, запуск комплектования щебня можно осуществить сразу по нескольким заказам одновременно. В таком случае, склад единожды запускает оборудование и с его помощью комплектует нужное количество щебня сразу по всем заказам.</w:t>
      </w:r>
    </w:p>
    <w:p w14:paraId="771C1926" w14:textId="40656B7C" w:rsidR="00843FB5" w:rsidRPr="00942850" w:rsidRDefault="00843FB5" w:rsidP="00416E61">
      <w:pPr>
        <w:ind w:firstLine="709"/>
        <w:rPr>
          <w:rFonts w:eastAsiaTheme="majorEastAsia"/>
        </w:rPr>
      </w:pPr>
      <w:r w:rsidRPr="00942850">
        <w:rPr>
          <w:rFonts w:eastAsiaTheme="majorEastAsia"/>
        </w:rPr>
        <w:t>Волны комплектования могут применяться только для сборных грузов. Для моно-заказов, когда одной машиной отгружается одна позиция, волна не применяется (</w:t>
      </w:r>
      <w:r w:rsidR="003A2D2E">
        <w:rPr>
          <w:rFonts w:eastAsiaTheme="majorEastAsia"/>
        </w:rPr>
        <w:t>разработка № ММ29</w:t>
      </w:r>
      <w:r w:rsidRPr="00942850">
        <w:rPr>
          <w:rFonts w:eastAsiaTheme="majorEastAsia"/>
        </w:rPr>
        <w:t>).</w:t>
      </w:r>
    </w:p>
    <w:p w14:paraId="64ABEC79" w14:textId="23EF180E" w:rsidR="00455CEA" w:rsidRDefault="00416E61" w:rsidP="00416E61">
      <w:pPr>
        <w:ind w:firstLine="709"/>
        <w:rPr>
          <w:rFonts w:cs="Arial"/>
        </w:rPr>
      </w:pPr>
      <w:r>
        <w:rPr>
          <w:rFonts w:eastAsiaTheme="majorEastAsia"/>
        </w:rPr>
        <w:t>Сформированные складские заказы выдаются исполнителям – комплектовщикам склада СП</w:t>
      </w:r>
      <w:r w:rsidRPr="009A4B3D">
        <w:rPr>
          <w:rFonts w:eastAsiaTheme="majorEastAsia"/>
        </w:rPr>
        <w:t xml:space="preserve"> </w:t>
      </w:r>
      <w:r w:rsidR="00E83D17">
        <w:rPr>
          <w:rFonts w:eastAsiaTheme="majorEastAsia"/>
        </w:rPr>
        <w:t xml:space="preserve">– </w:t>
      </w:r>
      <w:r>
        <w:rPr>
          <w:rFonts w:eastAsiaTheme="majorEastAsia"/>
        </w:rPr>
        <w:t>согласно приоритет</w:t>
      </w:r>
      <w:r w:rsidR="00AF4AE8">
        <w:rPr>
          <w:rFonts w:eastAsiaTheme="majorEastAsia"/>
        </w:rPr>
        <w:t>ности, настраиваемой для каждого конкретного склада</w:t>
      </w:r>
      <w:r w:rsidR="00E83D17">
        <w:rPr>
          <w:rFonts w:eastAsiaTheme="majorEastAsia"/>
        </w:rPr>
        <w:t xml:space="preserve"> и определяемой на этапе внедрения</w:t>
      </w:r>
      <w:r>
        <w:rPr>
          <w:rFonts w:eastAsiaTheme="majorEastAsia"/>
        </w:rPr>
        <w:t>. При этом, комплектовщики могут иметь допуск к работе как на всей территории склада, так и быть закрепленными за определенными складскими зонами (участками). Такое распределение применяется на тех складах, где обработкой определенных МТР или групп МТР за</w:t>
      </w:r>
      <w:r w:rsidR="009D1DB2">
        <w:rPr>
          <w:rFonts w:eastAsiaTheme="majorEastAsia"/>
        </w:rPr>
        <w:t>н</w:t>
      </w:r>
      <w:r>
        <w:rPr>
          <w:rFonts w:eastAsiaTheme="majorEastAsia"/>
        </w:rPr>
        <w:t>имаются конкретные специалисты, т.е. комплектовщики склада СП, работающие с конкретными МТР, размещенными в конкретном складском участке (например, комплектовщик цианидов на складском участ</w:t>
      </w:r>
      <w:r w:rsidR="009D1DB2">
        <w:rPr>
          <w:rFonts w:eastAsiaTheme="majorEastAsia"/>
        </w:rPr>
        <w:t>к</w:t>
      </w:r>
      <w:r>
        <w:rPr>
          <w:rFonts w:eastAsiaTheme="majorEastAsia"/>
        </w:rPr>
        <w:t>е хранения цианидов на открытом складе).</w:t>
      </w:r>
    </w:p>
    <w:p w14:paraId="1EF49019" w14:textId="77777777" w:rsidR="00455CEA" w:rsidRDefault="00455CEA" w:rsidP="00416E61">
      <w:pPr>
        <w:ind w:firstLine="709"/>
        <w:rPr>
          <w:rFonts w:cs="Arial"/>
        </w:rPr>
      </w:pPr>
    </w:p>
    <w:p w14:paraId="24F4FB97" w14:textId="4E4CD944" w:rsidR="0027299E" w:rsidRDefault="0027299E" w:rsidP="0027299E">
      <w:pPr>
        <w:jc w:val="right"/>
        <w:rPr>
          <w:rFonts w:cs="Arial"/>
          <w:b/>
          <w:sz w:val="22"/>
        </w:rPr>
      </w:pPr>
      <w:r w:rsidRPr="00916FAB">
        <w:rPr>
          <w:rFonts w:cs="Arial"/>
          <w:b/>
          <w:sz w:val="22"/>
        </w:rPr>
        <w:t xml:space="preserve">Таблица </w:t>
      </w:r>
      <w:r>
        <w:rPr>
          <w:rFonts w:cs="Arial"/>
          <w:b/>
          <w:sz w:val="22"/>
        </w:rPr>
        <w:t>11</w:t>
      </w:r>
      <w:r w:rsidR="005E57AE" w:rsidRPr="00E71EDD">
        <w:rPr>
          <w:rFonts w:cs="Arial"/>
          <w:b/>
          <w:sz w:val="22"/>
        </w:rPr>
        <w:t>7</w:t>
      </w:r>
      <w:r w:rsidRPr="00916FAB">
        <w:rPr>
          <w:rFonts w:cs="Arial"/>
          <w:b/>
          <w:sz w:val="22"/>
        </w:rPr>
        <w:t xml:space="preserve">. Описание </w:t>
      </w:r>
      <w:r>
        <w:rPr>
          <w:rFonts w:cs="Arial"/>
          <w:b/>
          <w:sz w:val="22"/>
        </w:rPr>
        <w:t>шага «Создание и распределение складских задач на комплектование»</w:t>
      </w:r>
    </w:p>
    <w:p w14:paraId="1DB8817F" w14:textId="77777777" w:rsidR="0027299E" w:rsidRDefault="0027299E" w:rsidP="0027299E">
      <w:pPr>
        <w:jc w:val="right"/>
        <w:rPr>
          <w:rFonts w:cs="Arial"/>
          <w:b/>
          <w:sz w:val="22"/>
        </w:rPr>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418"/>
        <w:gridCol w:w="2551"/>
        <w:gridCol w:w="1276"/>
        <w:gridCol w:w="1559"/>
        <w:gridCol w:w="1559"/>
      </w:tblGrid>
      <w:tr w:rsidR="0027299E" w:rsidRPr="0027299E" w14:paraId="4955D745" w14:textId="77777777" w:rsidTr="0027299E">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1E332590" w14:textId="77777777" w:rsidR="0027299E" w:rsidRPr="0027299E" w:rsidRDefault="0027299E" w:rsidP="0027299E">
            <w:pPr>
              <w:autoSpaceDE w:val="0"/>
              <w:autoSpaceDN w:val="0"/>
              <w:adjustRightInd w:val="0"/>
              <w:jc w:val="center"/>
              <w:rPr>
                <w:rFonts w:eastAsiaTheme="minorHAnsi" w:cs="Arial"/>
                <w:b/>
                <w:bCs/>
                <w:color w:val="000000"/>
                <w:sz w:val="20"/>
                <w:szCs w:val="20"/>
              </w:rPr>
            </w:pPr>
            <w:r w:rsidRPr="0027299E">
              <w:rPr>
                <w:rFonts w:eastAsiaTheme="minorHAnsi" w:cs="Arial"/>
                <w:b/>
                <w:bCs/>
                <w:color w:val="000000"/>
                <w:sz w:val="20"/>
                <w:szCs w:val="20"/>
              </w:rPr>
              <w:t>Номер шага</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2B34BD83" w14:textId="77777777" w:rsidR="0027299E" w:rsidRPr="0027299E" w:rsidRDefault="0027299E" w:rsidP="0027299E">
            <w:pPr>
              <w:autoSpaceDE w:val="0"/>
              <w:autoSpaceDN w:val="0"/>
              <w:adjustRightInd w:val="0"/>
              <w:jc w:val="center"/>
              <w:rPr>
                <w:rFonts w:eastAsiaTheme="minorHAnsi" w:cs="Arial"/>
                <w:b/>
                <w:bCs/>
                <w:color w:val="000000"/>
                <w:sz w:val="20"/>
                <w:szCs w:val="20"/>
              </w:rPr>
            </w:pPr>
            <w:r w:rsidRPr="0027299E">
              <w:rPr>
                <w:rFonts w:eastAsiaTheme="minorHAnsi" w:cs="Arial"/>
                <w:b/>
                <w:bCs/>
                <w:color w:val="000000"/>
                <w:sz w:val="20"/>
                <w:szCs w:val="20"/>
              </w:rPr>
              <w:t>Предпосылки</w:t>
            </w:r>
          </w:p>
        </w:tc>
        <w:tc>
          <w:tcPr>
            <w:tcW w:w="2551" w:type="dxa"/>
            <w:tcBorders>
              <w:top w:val="single" w:sz="6" w:space="0" w:color="auto"/>
              <w:left w:val="single" w:sz="6" w:space="0" w:color="auto"/>
              <w:bottom w:val="single" w:sz="6" w:space="0" w:color="auto"/>
              <w:right w:val="single" w:sz="6" w:space="0" w:color="auto"/>
            </w:tcBorders>
            <w:shd w:val="solid" w:color="FFCC00" w:fill="auto"/>
          </w:tcPr>
          <w:p w14:paraId="215706E9" w14:textId="77777777" w:rsidR="0027299E" w:rsidRPr="0027299E" w:rsidRDefault="0027299E" w:rsidP="0027299E">
            <w:pPr>
              <w:autoSpaceDE w:val="0"/>
              <w:autoSpaceDN w:val="0"/>
              <w:adjustRightInd w:val="0"/>
              <w:jc w:val="center"/>
              <w:rPr>
                <w:rFonts w:eastAsiaTheme="minorHAnsi" w:cs="Arial"/>
                <w:b/>
                <w:bCs/>
                <w:color w:val="000000"/>
                <w:sz w:val="20"/>
                <w:szCs w:val="20"/>
              </w:rPr>
            </w:pPr>
            <w:r w:rsidRPr="0027299E">
              <w:rPr>
                <w:rFonts w:eastAsiaTheme="minorHAnsi" w:cs="Arial"/>
                <w:b/>
                <w:bCs/>
                <w:color w:val="000000"/>
                <w:sz w:val="20"/>
                <w:szCs w:val="20"/>
              </w:rPr>
              <w:t>Транзакция</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22B0D497" w14:textId="77777777" w:rsidR="0027299E" w:rsidRPr="0027299E" w:rsidRDefault="0027299E" w:rsidP="0027299E">
            <w:pPr>
              <w:autoSpaceDE w:val="0"/>
              <w:autoSpaceDN w:val="0"/>
              <w:adjustRightInd w:val="0"/>
              <w:jc w:val="center"/>
              <w:rPr>
                <w:rFonts w:eastAsiaTheme="minorHAnsi" w:cs="Arial"/>
                <w:b/>
                <w:bCs/>
                <w:color w:val="000000"/>
                <w:sz w:val="20"/>
                <w:szCs w:val="20"/>
              </w:rPr>
            </w:pPr>
            <w:r w:rsidRPr="0027299E">
              <w:rPr>
                <w:rFonts w:eastAsiaTheme="minorHAnsi" w:cs="Arial"/>
                <w:b/>
                <w:bCs/>
                <w:color w:val="000000"/>
                <w:sz w:val="20"/>
                <w:szCs w:val="20"/>
              </w:rPr>
              <w:t>Вход</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74D86451" w14:textId="77777777" w:rsidR="0027299E" w:rsidRPr="0027299E" w:rsidRDefault="0027299E" w:rsidP="0027299E">
            <w:pPr>
              <w:autoSpaceDE w:val="0"/>
              <w:autoSpaceDN w:val="0"/>
              <w:adjustRightInd w:val="0"/>
              <w:jc w:val="center"/>
              <w:rPr>
                <w:rFonts w:eastAsiaTheme="minorHAnsi" w:cs="Arial"/>
                <w:b/>
                <w:bCs/>
                <w:color w:val="000000"/>
                <w:sz w:val="20"/>
                <w:szCs w:val="20"/>
              </w:rPr>
            </w:pPr>
            <w:r w:rsidRPr="0027299E">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2C8D71DC" w14:textId="77777777" w:rsidR="0027299E" w:rsidRPr="0027299E" w:rsidRDefault="0027299E" w:rsidP="0027299E">
            <w:pPr>
              <w:autoSpaceDE w:val="0"/>
              <w:autoSpaceDN w:val="0"/>
              <w:adjustRightInd w:val="0"/>
              <w:jc w:val="center"/>
              <w:rPr>
                <w:rFonts w:eastAsiaTheme="minorHAnsi" w:cs="Arial"/>
                <w:b/>
                <w:bCs/>
                <w:color w:val="000000"/>
                <w:sz w:val="20"/>
                <w:szCs w:val="20"/>
              </w:rPr>
            </w:pPr>
            <w:r w:rsidRPr="0027299E">
              <w:rPr>
                <w:rFonts w:eastAsiaTheme="minorHAnsi" w:cs="Arial"/>
                <w:b/>
                <w:bCs/>
                <w:color w:val="000000"/>
                <w:sz w:val="20"/>
                <w:szCs w:val="20"/>
              </w:rPr>
              <w:t>Бизнес-роль</w:t>
            </w:r>
          </w:p>
        </w:tc>
      </w:tr>
      <w:tr w:rsidR="0027299E" w:rsidRPr="0027299E" w14:paraId="057612B6" w14:textId="77777777" w:rsidTr="0027299E">
        <w:trPr>
          <w:trHeight w:val="199"/>
        </w:trPr>
        <w:tc>
          <w:tcPr>
            <w:tcW w:w="1873" w:type="dxa"/>
            <w:tcBorders>
              <w:top w:val="single" w:sz="6" w:space="0" w:color="auto"/>
              <w:left w:val="single" w:sz="6" w:space="0" w:color="auto"/>
              <w:bottom w:val="single" w:sz="6" w:space="0" w:color="auto"/>
              <w:right w:val="single" w:sz="6" w:space="0" w:color="auto"/>
            </w:tcBorders>
          </w:tcPr>
          <w:p w14:paraId="7D303D71" w14:textId="77777777" w:rsidR="0027299E" w:rsidRPr="0027299E" w:rsidRDefault="0027299E" w:rsidP="0027299E">
            <w:pPr>
              <w:autoSpaceDE w:val="0"/>
              <w:autoSpaceDN w:val="0"/>
              <w:adjustRightInd w:val="0"/>
              <w:jc w:val="left"/>
              <w:rPr>
                <w:rFonts w:eastAsiaTheme="minorHAnsi" w:cs="Arial"/>
                <w:color w:val="000000"/>
                <w:sz w:val="20"/>
                <w:szCs w:val="20"/>
              </w:rPr>
            </w:pPr>
            <w:r w:rsidRPr="0027299E">
              <w:rPr>
                <w:rFonts w:eastAsiaTheme="minorHAnsi" w:cs="Arial"/>
                <w:color w:val="000000"/>
                <w:sz w:val="20"/>
                <w:szCs w:val="20"/>
              </w:rPr>
              <w:t>ПП-10.07.04.04.020</w:t>
            </w:r>
          </w:p>
        </w:tc>
        <w:tc>
          <w:tcPr>
            <w:tcW w:w="1418" w:type="dxa"/>
            <w:tcBorders>
              <w:top w:val="single" w:sz="6" w:space="0" w:color="auto"/>
              <w:left w:val="single" w:sz="6" w:space="0" w:color="auto"/>
              <w:bottom w:val="single" w:sz="6" w:space="0" w:color="auto"/>
              <w:right w:val="single" w:sz="6" w:space="0" w:color="auto"/>
            </w:tcBorders>
          </w:tcPr>
          <w:p w14:paraId="3EB20DEA" w14:textId="77777777" w:rsidR="0027299E" w:rsidRPr="0027299E" w:rsidRDefault="0027299E" w:rsidP="0027299E">
            <w:pPr>
              <w:autoSpaceDE w:val="0"/>
              <w:autoSpaceDN w:val="0"/>
              <w:adjustRightInd w:val="0"/>
              <w:jc w:val="left"/>
              <w:rPr>
                <w:rFonts w:eastAsiaTheme="minorHAnsi" w:cs="Arial"/>
                <w:color w:val="000000"/>
                <w:sz w:val="20"/>
                <w:szCs w:val="20"/>
              </w:rPr>
            </w:pPr>
            <w:r w:rsidRPr="0027299E">
              <w:rPr>
                <w:rFonts w:eastAsiaTheme="minorHAnsi" w:cs="Arial"/>
                <w:color w:val="000000"/>
                <w:sz w:val="20"/>
                <w:szCs w:val="20"/>
              </w:rPr>
              <w:t>Исходящая поставка обработана и активирована</w:t>
            </w:r>
          </w:p>
        </w:tc>
        <w:tc>
          <w:tcPr>
            <w:tcW w:w="2551" w:type="dxa"/>
            <w:tcBorders>
              <w:top w:val="single" w:sz="6" w:space="0" w:color="auto"/>
              <w:left w:val="single" w:sz="6" w:space="0" w:color="auto"/>
              <w:bottom w:val="single" w:sz="6" w:space="0" w:color="auto"/>
              <w:right w:val="single" w:sz="6" w:space="0" w:color="auto"/>
            </w:tcBorders>
          </w:tcPr>
          <w:p w14:paraId="4FCC9935" w14:textId="77777777" w:rsidR="0027299E" w:rsidRPr="0027299E" w:rsidRDefault="0027299E" w:rsidP="0027299E">
            <w:pPr>
              <w:autoSpaceDE w:val="0"/>
              <w:autoSpaceDN w:val="0"/>
              <w:adjustRightInd w:val="0"/>
              <w:jc w:val="left"/>
              <w:rPr>
                <w:rFonts w:eastAsiaTheme="minorHAnsi" w:cs="Arial"/>
                <w:color w:val="000000"/>
                <w:sz w:val="20"/>
                <w:szCs w:val="20"/>
              </w:rPr>
            </w:pPr>
            <w:r w:rsidRPr="0027299E">
              <w:rPr>
                <w:rFonts w:eastAsiaTheme="minorHAnsi" w:cs="Arial"/>
                <w:color w:val="000000"/>
                <w:sz w:val="20"/>
                <w:szCs w:val="20"/>
              </w:rPr>
              <w:t>/SCWM/PRDO Ведение заказа на исходящую поставку</w:t>
            </w:r>
          </w:p>
          <w:p w14:paraId="771E5FDD" w14:textId="77777777" w:rsidR="0027299E" w:rsidRPr="0027299E" w:rsidRDefault="0027299E" w:rsidP="0027299E">
            <w:pPr>
              <w:autoSpaceDE w:val="0"/>
              <w:autoSpaceDN w:val="0"/>
              <w:adjustRightInd w:val="0"/>
              <w:jc w:val="left"/>
              <w:rPr>
                <w:rFonts w:eastAsiaTheme="minorHAnsi" w:cs="Arial"/>
                <w:color w:val="000000"/>
                <w:sz w:val="20"/>
                <w:szCs w:val="20"/>
              </w:rPr>
            </w:pPr>
            <w:r w:rsidRPr="0027299E">
              <w:rPr>
                <w:rFonts w:eastAsiaTheme="minorHAnsi" w:cs="Arial"/>
                <w:color w:val="000000"/>
                <w:sz w:val="20"/>
                <w:szCs w:val="20"/>
              </w:rPr>
              <w:t>/SCWM/RFUI Вход в среду RF</w:t>
            </w:r>
          </w:p>
        </w:tc>
        <w:tc>
          <w:tcPr>
            <w:tcW w:w="1276" w:type="dxa"/>
            <w:tcBorders>
              <w:top w:val="single" w:sz="6" w:space="0" w:color="auto"/>
              <w:left w:val="single" w:sz="6" w:space="0" w:color="auto"/>
              <w:bottom w:val="single" w:sz="6" w:space="0" w:color="auto"/>
              <w:right w:val="single" w:sz="6" w:space="0" w:color="auto"/>
            </w:tcBorders>
          </w:tcPr>
          <w:p w14:paraId="6350AAC7" w14:textId="77777777" w:rsidR="0027299E" w:rsidRPr="0027299E" w:rsidRDefault="0027299E" w:rsidP="0027299E">
            <w:pPr>
              <w:autoSpaceDE w:val="0"/>
              <w:autoSpaceDN w:val="0"/>
              <w:adjustRightInd w:val="0"/>
              <w:jc w:val="left"/>
              <w:rPr>
                <w:rFonts w:eastAsiaTheme="minorHAnsi" w:cs="Arial"/>
                <w:color w:val="000000"/>
                <w:sz w:val="20"/>
                <w:szCs w:val="20"/>
              </w:rPr>
            </w:pPr>
            <w:r w:rsidRPr="0027299E">
              <w:rPr>
                <w:rFonts w:eastAsiaTheme="minorHAnsi" w:cs="Arial"/>
                <w:color w:val="000000"/>
                <w:sz w:val="20"/>
                <w:szCs w:val="20"/>
              </w:rPr>
              <w:t>Исходящая поставка</w:t>
            </w:r>
          </w:p>
        </w:tc>
        <w:tc>
          <w:tcPr>
            <w:tcW w:w="1559" w:type="dxa"/>
            <w:tcBorders>
              <w:top w:val="single" w:sz="6" w:space="0" w:color="auto"/>
              <w:left w:val="single" w:sz="6" w:space="0" w:color="auto"/>
              <w:bottom w:val="single" w:sz="6" w:space="0" w:color="auto"/>
              <w:right w:val="single" w:sz="6" w:space="0" w:color="auto"/>
            </w:tcBorders>
          </w:tcPr>
          <w:p w14:paraId="28B47A1F" w14:textId="77777777" w:rsidR="0027299E" w:rsidRPr="0027299E" w:rsidRDefault="0027299E" w:rsidP="0027299E">
            <w:pPr>
              <w:autoSpaceDE w:val="0"/>
              <w:autoSpaceDN w:val="0"/>
              <w:adjustRightInd w:val="0"/>
              <w:jc w:val="left"/>
              <w:rPr>
                <w:rFonts w:eastAsiaTheme="minorHAnsi" w:cs="Arial"/>
                <w:color w:val="000000"/>
                <w:sz w:val="20"/>
                <w:szCs w:val="20"/>
              </w:rPr>
            </w:pPr>
            <w:r w:rsidRPr="0027299E">
              <w:rPr>
                <w:rFonts w:eastAsiaTheme="minorHAnsi" w:cs="Arial"/>
                <w:color w:val="000000"/>
                <w:sz w:val="20"/>
                <w:szCs w:val="20"/>
              </w:rPr>
              <w:t>Складской заказ, складская задача</w:t>
            </w:r>
          </w:p>
        </w:tc>
        <w:tc>
          <w:tcPr>
            <w:tcW w:w="1559" w:type="dxa"/>
            <w:tcBorders>
              <w:top w:val="single" w:sz="6" w:space="0" w:color="auto"/>
              <w:left w:val="single" w:sz="6" w:space="0" w:color="auto"/>
              <w:bottom w:val="single" w:sz="6" w:space="0" w:color="auto"/>
              <w:right w:val="single" w:sz="6" w:space="0" w:color="auto"/>
            </w:tcBorders>
          </w:tcPr>
          <w:p w14:paraId="2EBDCB55" w14:textId="6CEF2828" w:rsidR="0027299E" w:rsidRPr="0027299E" w:rsidRDefault="0027299E" w:rsidP="0027299E">
            <w:pPr>
              <w:autoSpaceDE w:val="0"/>
              <w:autoSpaceDN w:val="0"/>
              <w:adjustRightInd w:val="0"/>
              <w:jc w:val="left"/>
              <w:rPr>
                <w:rFonts w:eastAsiaTheme="minorHAnsi" w:cs="Arial"/>
                <w:color w:val="000000"/>
                <w:sz w:val="20"/>
                <w:szCs w:val="20"/>
              </w:rPr>
            </w:pPr>
            <w:del w:id="1502" w:author="Кращенко Олег Владимирович (Подрядчик. ООО БерингПойнт)" w:date="2020-04-23T15:40:00Z">
              <w:r w:rsidRPr="0027299E" w:rsidDel="004E728B">
                <w:rPr>
                  <w:rFonts w:eastAsiaTheme="minorHAnsi" w:cs="Arial"/>
                  <w:color w:val="000000"/>
                  <w:sz w:val="20"/>
                  <w:szCs w:val="20"/>
                </w:rPr>
                <w:delText>Оператор склада СП</w:delText>
              </w:r>
            </w:del>
            <w:ins w:id="1503"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p w14:paraId="422E4E13" w14:textId="77777777" w:rsidR="0027299E" w:rsidRPr="0027299E" w:rsidRDefault="0027299E" w:rsidP="0027299E">
            <w:pPr>
              <w:autoSpaceDE w:val="0"/>
              <w:autoSpaceDN w:val="0"/>
              <w:adjustRightInd w:val="0"/>
              <w:jc w:val="left"/>
              <w:rPr>
                <w:rFonts w:eastAsiaTheme="minorHAnsi" w:cs="Arial"/>
                <w:color w:val="000000"/>
                <w:sz w:val="20"/>
                <w:szCs w:val="20"/>
              </w:rPr>
            </w:pPr>
            <w:r w:rsidRPr="0027299E">
              <w:rPr>
                <w:rFonts w:eastAsiaTheme="minorHAnsi" w:cs="Arial"/>
                <w:color w:val="000000"/>
                <w:sz w:val="20"/>
                <w:szCs w:val="20"/>
              </w:rPr>
              <w:t>Автоматически</w:t>
            </w:r>
          </w:p>
        </w:tc>
      </w:tr>
    </w:tbl>
    <w:p w14:paraId="23C25B7A" w14:textId="77777777" w:rsidR="00CC22E5" w:rsidRDefault="00CC22E5" w:rsidP="00416E61">
      <w:pPr>
        <w:ind w:firstLine="709"/>
        <w:rPr>
          <w:rFonts w:cs="Arial"/>
        </w:rPr>
      </w:pPr>
    </w:p>
    <w:p w14:paraId="0D28CD83" w14:textId="77777777" w:rsidR="009B17DE" w:rsidRDefault="009B17DE" w:rsidP="00416E61">
      <w:pPr>
        <w:ind w:firstLine="709"/>
        <w:rPr>
          <w:rFonts w:cs="Arial"/>
        </w:rPr>
      </w:pPr>
    </w:p>
    <w:p w14:paraId="32B32291" w14:textId="2714DBAA" w:rsidR="00B56F9F" w:rsidRDefault="00B56F9F" w:rsidP="00416E61">
      <w:pPr>
        <w:ind w:firstLine="709"/>
        <w:rPr>
          <w:rFonts w:cs="Arial"/>
        </w:rPr>
      </w:pPr>
    </w:p>
    <w:p w14:paraId="6C9EE71B" w14:textId="77777777" w:rsidR="00B56F9F" w:rsidRDefault="00B56F9F" w:rsidP="00416E61">
      <w:pPr>
        <w:ind w:firstLine="709"/>
        <w:rPr>
          <w:rFonts w:cs="Arial"/>
        </w:rPr>
      </w:pPr>
    </w:p>
    <w:p w14:paraId="7FC8CE29" w14:textId="35569FEF" w:rsidR="007651BB" w:rsidRPr="004136F2" w:rsidRDefault="007651BB" w:rsidP="007651BB">
      <w:pPr>
        <w:pStyle w:val="4"/>
      </w:pPr>
      <w:r w:rsidRPr="004136F2">
        <w:t>Шаг процесса 10.0</w:t>
      </w:r>
      <w:r>
        <w:t>7</w:t>
      </w:r>
      <w:r w:rsidRPr="004136F2">
        <w:t>.04.0</w:t>
      </w:r>
      <w:r>
        <w:t>4.03</w:t>
      </w:r>
      <w:r w:rsidRPr="004136F2">
        <w:t xml:space="preserve">0 – </w:t>
      </w:r>
      <w:r>
        <w:t>Выполнение и подтверждение складских задач</w:t>
      </w:r>
    </w:p>
    <w:p w14:paraId="4D5EDB5A" w14:textId="188346B1" w:rsidR="007651BB" w:rsidRDefault="007651BB" w:rsidP="00D67B46"/>
    <w:p w14:paraId="4ECC908A" w14:textId="45A5E012" w:rsidR="001F1BD2" w:rsidRPr="00D626F3" w:rsidRDefault="001F1BD2" w:rsidP="001F1BD2">
      <w:pPr>
        <w:ind w:firstLine="709"/>
        <w:rPr>
          <w:rFonts w:eastAsiaTheme="majorEastAsia"/>
        </w:rPr>
      </w:pPr>
      <w:r>
        <w:rPr>
          <w:rFonts w:eastAsiaTheme="majorEastAsia"/>
        </w:rPr>
        <w:t xml:space="preserve">Получив на ТСД задачу на комплектование, комплектовщик склада СП вводом команды на ТСД распечатывает на термопринтере ШК единицы обработки комплектования. Также, для комплектования можно использовать заранее сгенерированные </w:t>
      </w:r>
      <w:r w:rsidR="00935175">
        <w:rPr>
          <w:rFonts w:eastAsiaTheme="majorEastAsia"/>
        </w:rPr>
        <w:t xml:space="preserve">в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 xml:space="preserve">и распечатанные этикетки с ШК ЕО </w:t>
      </w:r>
      <w:r w:rsidR="00935175">
        <w:rPr>
          <w:rFonts w:eastAsiaTheme="majorEastAsia"/>
        </w:rPr>
        <w:t>(</w:t>
      </w:r>
      <w:r>
        <w:rPr>
          <w:rFonts w:eastAsiaTheme="majorEastAsia"/>
        </w:rPr>
        <w:t xml:space="preserve">по аналогии с </w:t>
      </w:r>
      <w:r w:rsidR="00935175">
        <w:rPr>
          <w:rFonts w:eastAsiaTheme="majorEastAsia"/>
        </w:rPr>
        <w:t>процессом обработки входящей поставки с ЕО)</w:t>
      </w:r>
      <w:r w:rsidR="00DF7D1D">
        <w:rPr>
          <w:rFonts w:eastAsiaTheme="majorEastAsia"/>
        </w:rPr>
        <w:t xml:space="preserve"> либо использовать ЕО, генерируемые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sidR="00DF7D1D">
        <w:rPr>
          <w:rFonts w:eastAsiaTheme="majorEastAsia"/>
        </w:rPr>
        <w:t>автоматически с началом выполнения складской задачи на комплектование.</w:t>
      </w:r>
    </w:p>
    <w:p w14:paraId="18D1E443" w14:textId="72D32E8D" w:rsidR="001F1BD2" w:rsidRDefault="001F1BD2" w:rsidP="001F1BD2">
      <w:pPr>
        <w:ind w:firstLine="709"/>
        <w:rPr>
          <w:rFonts w:eastAsiaTheme="majorEastAsia"/>
        </w:rPr>
      </w:pPr>
      <w:r>
        <w:rPr>
          <w:rFonts w:eastAsiaTheme="majorEastAsia"/>
        </w:rPr>
        <w:t xml:space="preserve">После распечатывания этикетки ЕО с ШК, комплектовщик </w:t>
      </w:r>
      <w:r w:rsidR="00E944CD">
        <w:rPr>
          <w:rFonts w:eastAsiaTheme="majorEastAsia"/>
        </w:rPr>
        <w:t xml:space="preserve">склада СП </w:t>
      </w:r>
      <w:r>
        <w:rPr>
          <w:rFonts w:eastAsiaTheme="majorEastAsia"/>
        </w:rPr>
        <w:t xml:space="preserve">верифицирует ее сканированием в соответствии с заданием </w:t>
      </w:r>
      <w:r w:rsidR="002923FE" w:rsidRPr="00006C3A">
        <w:rPr>
          <w:lang w:val="en-US"/>
        </w:rPr>
        <w:t>SAP</w:t>
      </w:r>
      <w:r w:rsidR="002923FE" w:rsidRPr="00006C3A">
        <w:t xml:space="preserve"> </w:t>
      </w:r>
      <w:r w:rsidR="002923FE" w:rsidRPr="00006C3A">
        <w:rPr>
          <w:lang w:val="en-US"/>
        </w:rPr>
        <w:t>EWM</w:t>
      </w:r>
      <w:r>
        <w:rPr>
          <w:rFonts w:eastAsiaTheme="majorEastAsia"/>
        </w:rPr>
        <w:t>. В последующем все МТР, комплектуемые в рамках данной задачи, будут привязываться к данной ЕО до тех пор, пока комплектовщи</w:t>
      </w:r>
      <w:r w:rsidR="009F5E40">
        <w:rPr>
          <w:rFonts w:eastAsiaTheme="majorEastAsia"/>
        </w:rPr>
        <w:t>к</w:t>
      </w:r>
      <w:r>
        <w:rPr>
          <w:rFonts w:eastAsiaTheme="majorEastAsia"/>
        </w:rPr>
        <w:t xml:space="preserve"> не завершит работу с ЕО при помощи ТСД.</w:t>
      </w:r>
    </w:p>
    <w:p w14:paraId="472EA7EB" w14:textId="47D17C3D" w:rsidR="001F1BD2" w:rsidRDefault="001F1BD2" w:rsidP="001F1BD2">
      <w:pPr>
        <w:ind w:firstLine="709"/>
        <w:rPr>
          <w:rFonts w:eastAsiaTheme="majorEastAsia"/>
        </w:rPr>
      </w:pPr>
      <w:r>
        <w:rPr>
          <w:rFonts w:eastAsiaTheme="majorEastAsia"/>
        </w:rPr>
        <w:lastRenderedPageBreak/>
        <w:t>При необходимости в</w:t>
      </w:r>
      <w:r w:rsidR="002923FE">
        <w:rPr>
          <w:rFonts w:eastAsiaTheme="majorEastAsia"/>
        </w:rPr>
        <w:t xml:space="preserve"> модуле</w:t>
      </w:r>
      <w:r>
        <w:rPr>
          <w:rFonts w:eastAsiaTheme="majorEastAsia"/>
        </w:rPr>
        <w:t xml:space="preserve">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 xml:space="preserve">настраивается </w:t>
      </w:r>
      <w:r w:rsidR="009F5E40">
        <w:rPr>
          <w:rFonts w:eastAsiaTheme="majorEastAsia"/>
        </w:rPr>
        <w:t xml:space="preserve">возможность </w:t>
      </w:r>
      <w:r>
        <w:rPr>
          <w:rFonts w:eastAsiaTheme="majorEastAsia"/>
        </w:rPr>
        <w:t xml:space="preserve">использование коробов для комплектования МТР. В таком случае, после верификации ЕО комплектовщик склада СП верифицирует ЕО короб, в который будет комплектовать МТР. </w:t>
      </w:r>
      <w:r w:rsidR="009F5E40">
        <w:rPr>
          <w:rFonts w:eastAsiaTheme="majorEastAsia"/>
        </w:rPr>
        <w:t xml:space="preserve">В таком случае, ЕО комплектования будет иметь вложенную ЕО – короб. </w:t>
      </w:r>
      <w:r>
        <w:rPr>
          <w:rFonts w:eastAsiaTheme="majorEastAsia"/>
        </w:rPr>
        <w:t>Данный алгоритм применим при комплек</w:t>
      </w:r>
      <w:r w:rsidR="009D1DB2">
        <w:rPr>
          <w:rFonts w:eastAsiaTheme="majorEastAsia"/>
        </w:rPr>
        <w:t>т</w:t>
      </w:r>
      <w:r>
        <w:rPr>
          <w:rFonts w:eastAsiaTheme="majorEastAsia"/>
        </w:rPr>
        <w:t>овании мелкоштучных МТР либо при комплектовании МТР в рамках волны, когда необходимо избежать смешивания аналогичных МТР на поддоне.</w:t>
      </w:r>
    </w:p>
    <w:p w14:paraId="03D082AE" w14:textId="2DE48310" w:rsidR="009F5E40" w:rsidRDefault="00920A00" w:rsidP="001F1BD2">
      <w:pPr>
        <w:ind w:firstLine="709"/>
        <w:rPr>
          <w:rFonts w:eastAsiaTheme="majorEastAsia"/>
        </w:rPr>
      </w:pPr>
      <w:r>
        <w:rPr>
          <w:rFonts w:eastAsiaTheme="majorEastAsia"/>
        </w:rPr>
        <w:t>Выполнение и подтверждение складских задач может осуществляться та</w:t>
      </w:r>
      <w:r w:rsidR="009D1DB2">
        <w:rPr>
          <w:rFonts w:eastAsiaTheme="majorEastAsia"/>
        </w:rPr>
        <w:t>к</w:t>
      </w:r>
      <w:r>
        <w:rPr>
          <w:rFonts w:eastAsiaTheme="majorEastAsia"/>
        </w:rPr>
        <w:t>же с использованием бумажно</w:t>
      </w:r>
      <w:r w:rsidR="009F5849">
        <w:rPr>
          <w:rFonts w:eastAsiaTheme="majorEastAsia"/>
        </w:rPr>
        <w:t>го носителя</w:t>
      </w:r>
      <w:r>
        <w:rPr>
          <w:rFonts w:eastAsiaTheme="majorEastAsia"/>
        </w:rPr>
        <w:t xml:space="preserve">. Для этого, </w:t>
      </w:r>
      <w:del w:id="1504" w:author="Кращенко Олег Владимирович (Подрядчик. ООО БерингПойнт)" w:date="2020-04-23T15:40:00Z">
        <w:r w:rsidDel="004E728B">
          <w:rPr>
            <w:rFonts w:eastAsiaTheme="majorEastAsia"/>
          </w:rPr>
          <w:delText>оператор склада СП</w:delText>
        </w:r>
      </w:del>
      <w:ins w:id="1505"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распечатывает на бумажном носителе складские задачи на комплектование </w:t>
      </w:r>
      <w:r w:rsidR="002923FE">
        <w:rPr>
          <w:rFonts w:eastAsiaTheme="majorEastAsia"/>
        </w:rPr>
        <w:t xml:space="preserve">из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 xml:space="preserve">и передает их </w:t>
      </w:r>
      <w:r w:rsidR="009D1DB2">
        <w:rPr>
          <w:rFonts w:eastAsiaTheme="majorEastAsia"/>
        </w:rPr>
        <w:t>компл</w:t>
      </w:r>
      <w:r w:rsidR="00E944CD">
        <w:rPr>
          <w:rFonts w:eastAsiaTheme="majorEastAsia"/>
        </w:rPr>
        <w:t xml:space="preserve">ектовщикам склада СП для выполнения. </w:t>
      </w:r>
      <w:r w:rsidR="009F5E40">
        <w:rPr>
          <w:rFonts w:eastAsiaTheme="majorEastAsia"/>
        </w:rPr>
        <w:t xml:space="preserve">В </w:t>
      </w:r>
      <w:r w:rsidR="00C57CD4">
        <w:rPr>
          <w:rFonts w:eastAsiaTheme="majorEastAsia"/>
        </w:rPr>
        <w:t>модуле</w:t>
      </w:r>
      <w:r w:rsidR="009F5E40">
        <w:rPr>
          <w:rFonts w:eastAsiaTheme="majorEastAsia"/>
        </w:rPr>
        <w:t xml:space="preserve"> </w:t>
      </w:r>
      <w:r w:rsidR="009F5E40">
        <w:rPr>
          <w:rFonts w:eastAsiaTheme="majorEastAsia"/>
          <w:lang w:val="en-US"/>
        </w:rPr>
        <w:t>SAP</w:t>
      </w:r>
      <w:r w:rsidR="009F5E40" w:rsidRPr="009F5E40">
        <w:rPr>
          <w:rFonts w:eastAsiaTheme="majorEastAsia"/>
        </w:rPr>
        <w:t xml:space="preserve"> </w:t>
      </w:r>
      <w:r w:rsidR="009F5E40">
        <w:rPr>
          <w:rFonts w:eastAsiaTheme="majorEastAsia"/>
          <w:lang w:val="en-US"/>
        </w:rPr>
        <w:t>EWM</w:t>
      </w:r>
      <w:r w:rsidR="009F5E40">
        <w:rPr>
          <w:rFonts w:eastAsiaTheme="majorEastAsia"/>
        </w:rPr>
        <w:t xml:space="preserve"> может быть настроена автоматическая печать складских задач на комплектование для открытых складов.</w:t>
      </w:r>
    </w:p>
    <w:p w14:paraId="5347F7C5" w14:textId="2CF39DD6" w:rsidR="00920A00" w:rsidRDefault="00E944CD" w:rsidP="001F1BD2">
      <w:pPr>
        <w:ind w:firstLine="709"/>
        <w:rPr>
          <w:rFonts w:eastAsiaTheme="majorEastAsia"/>
        </w:rPr>
      </w:pPr>
      <w:r>
        <w:rPr>
          <w:rFonts w:eastAsiaTheme="majorEastAsia"/>
        </w:rPr>
        <w:t>Комплектовщик склада СП перемещается между ук</w:t>
      </w:r>
      <w:r w:rsidR="009629C8">
        <w:rPr>
          <w:rFonts w:eastAsiaTheme="majorEastAsia"/>
        </w:rPr>
        <w:t>а</w:t>
      </w:r>
      <w:r>
        <w:rPr>
          <w:rFonts w:eastAsiaTheme="majorEastAsia"/>
        </w:rPr>
        <w:t>занными в задаче складскими мес</w:t>
      </w:r>
      <w:r w:rsidR="009D1DB2">
        <w:rPr>
          <w:rFonts w:eastAsiaTheme="majorEastAsia"/>
        </w:rPr>
        <w:t>тами и отбирает необходимое кол</w:t>
      </w:r>
      <w:r>
        <w:rPr>
          <w:rFonts w:eastAsiaTheme="majorEastAsia"/>
        </w:rPr>
        <w:t>ичество МТР согласно заданию. При этом, комплектовщик склада СП может вручную на бумажном носителе указывать факт отбора МТР из конкретного складского места, делать заметки, указывать информацию об отклонениях.</w:t>
      </w:r>
    </w:p>
    <w:p w14:paraId="389C280A" w14:textId="3284D275" w:rsidR="00E944CD" w:rsidRPr="00C66088" w:rsidRDefault="00E944CD" w:rsidP="001F1BD2">
      <w:pPr>
        <w:ind w:firstLine="709"/>
        <w:rPr>
          <w:rFonts w:eastAsiaTheme="majorEastAsia"/>
        </w:rPr>
      </w:pPr>
      <w:r>
        <w:rPr>
          <w:rFonts w:eastAsiaTheme="majorEastAsia"/>
        </w:rPr>
        <w:t xml:space="preserve">Выполнив задачу, комплектовщик склада СП передает бумажный носитель оператору склада СП для подтверждения выполнения складской задачи в </w:t>
      </w:r>
      <w:r w:rsidR="002923FE" w:rsidRPr="00006C3A">
        <w:rPr>
          <w:lang w:val="en-US"/>
        </w:rPr>
        <w:t>SAP</w:t>
      </w:r>
      <w:r w:rsidR="002923FE" w:rsidRPr="00006C3A">
        <w:t xml:space="preserve"> </w:t>
      </w:r>
      <w:r w:rsidR="002923FE" w:rsidRPr="00006C3A">
        <w:rPr>
          <w:lang w:val="en-US"/>
        </w:rPr>
        <w:t>EWM</w:t>
      </w:r>
      <w:r>
        <w:rPr>
          <w:rFonts w:eastAsiaTheme="majorEastAsia"/>
        </w:rPr>
        <w:t xml:space="preserve">. </w:t>
      </w:r>
      <w:del w:id="1506" w:author="Кращенко Олег Владимирович (Подрядчик. ООО БерингПойнт)" w:date="2020-04-23T15:40:00Z">
        <w:r w:rsidDel="004E728B">
          <w:rPr>
            <w:rFonts w:eastAsiaTheme="majorEastAsia"/>
          </w:rPr>
          <w:delText>Оператор склада СП</w:delText>
        </w:r>
      </w:del>
      <w:ins w:id="1507"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подтверждает задачи в </w:t>
      </w:r>
      <w:r w:rsidR="002923FE">
        <w:rPr>
          <w:rFonts w:eastAsiaTheme="majorEastAsia"/>
        </w:rPr>
        <w:t>модуле</w:t>
      </w:r>
      <w:r>
        <w:rPr>
          <w:rFonts w:eastAsiaTheme="majorEastAsia"/>
        </w:rPr>
        <w:t xml:space="preserve"> вручную, учитывая при этом отклонения, если таковые имели место.</w:t>
      </w:r>
    </w:p>
    <w:p w14:paraId="3BB8045B" w14:textId="77777777" w:rsidR="00160306" w:rsidRDefault="00160306" w:rsidP="00D67B46"/>
    <w:p w14:paraId="06CE9656" w14:textId="48FA6F9E" w:rsidR="00727627" w:rsidRDefault="00727627" w:rsidP="00727627">
      <w:pPr>
        <w:jc w:val="right"/>
      </w:pPr>
      <w:r w:rsidRPr="00916FAB">
        <w:rPr>
          <w:rFonts w:cs="Arial"/>
          <w:b/>
          <w:sz w:val="22"/>
        </w:rPr>
        <w:t xml:space="preserve">Таблица </w:t>
      </w:r>
      <w:r>
        <w:rPr>
          <w:rFonts w:cs="Arial"/>
          <w:b/>
          <w:sz w:val="22"/>
        </w:rPr>
        <w:t>11</w:t>
      </w:r>
      <w:r w:rsidR="005E57AE" w:rsidRPr="00E71EDD">
        <w:rPr>
          <w:rFonts w:cs="Arial"/>
          <w:b/>
          <w:sz w:val="22"/>
        </w:rPr>
        <w:t>8</w:t>
      </w:r>
      <w:r w:rsidRPr="00916FAB">
        <w:rPr>
          <w:rFonts w:cs="Arial"/>
          <w:b/>
          <w:sz w:val="22"/>
        </w:rPr>
        <w:t xml:space="preserve">. Описание </w:t>
      </w:r>
      <w:r>
        <w:rPr>
          <w:rFonts w:cs="Arial"/>
          <w:b/>
          <w:sz w:val="22"/>
        </w:rPr>
        <w:t>шага «Выполнение и подтверждение складских задач»</w:t>
      </w:r>
    </w:p>
    <w:p w14:paraId="6A821459" w14:textId="77777777" w:rsidR="00727627" w:rsidRDefault="00727627" w:rsidP="00D67B46"/>
    <w:tbl>
      <w:tblPr>
        <w:tblW w:w="10236" w:type="dxa"/>
        <w:tblInd w:w="-38" w:type="dxa"/>
        <w:tblLayout w:type="fixed"/>
        <w:tblCellMar>
          <w:left w:w="30" w:type="dxa"/>
          <w:right w:w="30" w:type="dxa"/>
        </w:tblCellMar>
        <w:tblLook w:val="0000" w:firstRow="0" w:lastRow="0" w:firstColumn="0" w:lastColumn="0" w:noHBand="0" w:noVBand="0"/>
      </w:tblPr>
      <w:tblGrid>
        <w:gridCol w:w="1873"/>
        <w:gridCol w:w="1843"/>
        <w:gridCol w:w="1559"/>
        <w:gridCol w:w="1701"/>
        <w:gridCol w:w="1559"/>
        <w:gridCol w:w="1701"/>
      </w:tblGrid>
      <w:tr w:rsidR="00727627" w:rsidRPr="00727627" w14:paraId="19085646" w14:textId="77777777" w:rsidTr="00727627">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0635AAC8" w14:textId="77777777" w:rsidR="00727627" w:rsidRPr="00727627" w:rsidRDefault="00727627" w:rsidP="00727627">
            <w:pPr>
              <w:autoSpaceDE w:val="0"/>
              <w:autoSpaceDN w:val="0"/>
              <w:adjustRightInd w:val="0"/>
              <w:jc w:val="center"/>
              <w:rPr>
                <w:rFonts w:eastAsiaTheme="minorHAnsi" w:cs="Arial"/>
                <w:b/>
                <w:bCs/>
                <w:color w:val="000000"/>
                <w:sz w:val="20"/>
                <w:szCs w:val="20"/>
              </w:rPr>
            </w:pPr>
            <w:r w:rsidRPr="00727627">
              <w:rPr>
                <w:rFonts w:eastAsiaTheme="minorHAnsi" w:cs="Arial"/>
                <w:b/>
                <w:bCs/>
                <w:color w:val="000000"/>
                <w:sz w:val="20"/>
                <w:szCs w:val="20"/>
              </w:rPr>
              <w:t>Номер шага</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53E57E51" w14:textId="77777777" w:rsidR="00727627" w:rsidRPr="00727627" w:rsidRDefault="00727627" w:rsidP="00727627">
            <w:pPr>
              <w:autoSpaceDE w:val="0"/>
              <w:autoSpaceDN w:val="0"/>
              <w:adjustRightInd w:val="0"/>
              <w:jc w:val="center"/>
              <w:rPr>
                <w:rFonts w:eastAsiaTheme="minorHAnsi" w:cs="Arial"/>
                <w:b/>
                <w:bCs/>
                <w:color w:val="000000"/>
                <w:sz w:val="20"/>
                <w:szCs w:val="20"/>
              </w:rPr>
            </w:pPr>
            <w:r w:rsidRPr="00727627">
              <w:rPr>
                <w:rFonts w:eastAsiaTheme="minorHAnsi" w:cs="Arial"/>
                <w:b/>
                <w:bCs/>
                <w:color w:val="000000"/>
                <w:sz w:val="20"/>
                <w:szCs w:val="20"/>
              </w:rPr>
              <w:t>Предпосылки</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262BC417" w14:textId="77777777" w:rsidR="00727627" w:rsidRPr="00727627" w:rsidRDefault="00727627" w:rsidP="00727627">
            <w:pPr>
              <w:autoSpaceDE w:val="0"/>
              <w:autoSpaceDN w:val="0"/>
              <w:adjustRightInd w:val="0"/>
              <w:jc w:val="center"/>
              <w:rPr>
                <w:rFonts w:eastAsiaTheme="minorHAnsi" w:cs="Arial"/>
                <w:b/>
                <w:bCs/>
                <w:color w:val="000000"/>
                <w:sz w:val="20"/>
                <w:szCs w:val="20"/>
              </w:rPr>
            </w:pPr>
            <w:r w:rsidRPr="00727627">
              <w:rPr>
                <w:rFonts w:eastAsiaTheme="minorHAnsi" w:cs="Arial"/>
                <w:b/>
                <w:bCs/>
                <w:color w:val="000000"/>
                <w:sz w:val="20"/>
                <w:szCs w:val="20"/>
              </w:rPr>
              <w:t>Транзакция</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780E77F3" w14:textId="77777777" w:rsidR="00727627" w:rsidRPr="00727627" w:rsidRDefault="00727627" w:rsidP="00727627">
            <w:pPr>
              <w:autoSpaceDE w:val="0"/>
              <w:autoSpaceDN w:val="0"/>
              <w:adjustRightInd w:val="0"/>
              <w:jc w:val="center"/>
              <w:rPr>
                <w:rFonts w:eastAsiaTheme="minorHAnsi" w:cs="Arial"/>
                <w:b/>
                <w:bCs/>
                <w:color w:val="000000"/>
                <w:sz w:val="20"/>
                <w:szCs w:val="20"/>
              </w:rPr>
            </w:pPr>
            <w:r w:rsidRPr="00727627">
              <w:rPr>
                <w:rFonts w:eastAsiaTheme="minorHAnsi" w:cs="Arial"/>
                <w:b/>
                <w:bCs/>
                <w:color w:val="000000"/>
                <w:sz w:val="20"/>
                <w:szCs w:val="20"/>
              </w:rPr>
              <w:t>Вход</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5E1C9E0F" w14:textId="77777777" w:rsidR="00727627" w:rsidRPr="00727627" w:rsidRDefault="00727627" w:rsidP="00727627">
            <w:pPr>
              <w:autoSpaceDE w:val="0"/>
              <w:autoSpaceDN w:val="0"/>
              <w:adjustRightInd w:val="0"/>
              <w:jc w:val="center"/>
              <w:rPr>
                <w:rFonts w:eastAsiaTheme="minorHAnsi" w:cs="Arial"/>
                <w:b/>
                <w:bCs/>
                <w:color w:val="000000"/>
                <w:sz w:val="20"/>
                <w:szCs w:val="20"/>
              </w:rPr>
            </w:pPr>
            <w:r w:rsidRPr="00727627">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0AE89E2A" w14:textId="77777777" w:rsidR="00727627" w:rsidRPr="00727627" w:rsidRDefault="00727627" w:rsidP="00727627">
            <w:pPr>
              <w:autoSpaceDE w:val="0"/>
              <w:autoSpaceDN w:val="0"/>
              <w:adjustRightInd w:val="0"/>
              <w:jc w:val="center"/>
              <w:rPr>
                <w:rFonts w:eastAsiaTheme="minorHAnsi" w:cs="Arial"/>
                <w:b/>
                <w:bCs/>
                <w:color w:val="000000"/>
                <w:sz w:val="20"/>
                <w:szCs w:val="20"/>
              </w:rPr>
            </w:pPr>
            <w:r w:rsidRPr="00727627">
              <w:rPr>
                <w:rFonts w:eastAsiaTheme="minorHAnsi" w:cs="Arial"/>
                <w:b/>
                <w:bCs/>
                <w:color w:val="000000"/>
                <w:sz w:val="20"/>
                <w:szCs w:val="20"/>
              </w:rPr>
              <w:t>Бизнес-роль</w:t>
            </w:r>
          </w:p>
        </w:tc>
      </w:tr>
      <w:tr w:rsidR="00727627" w:rsidRPr="00727627" w14:paraId="61E516AB" w14:textId="77777777" w:rsidTr="00727627">
        <w:trPr>
          <w:trHeight w:val="132"/>
        </w:trPr>
        <w:tc>
          <w:tcPr>
            <w:tcW w:w="1873" w:type="dxa"/>
            <w:tcBorders>
              <w:top w:val="single" w:sz="6" w:space="0" w:color="auto"/>
              <w:left w:val="single" w:sz="6" w:space="0" w:color="auto"/>
              <w:bottom w:val="single" w:sz="6" w:space="0" w:color="auto"/>
              <w:right w:val="single" w:sz="6" w:space="0" w:color="auto"/>
            </w:tcBorders>
          </w:tcPr>
          <w:p w14:paraId="6FE28AED" w14:textId="77777777" w:rsidR="00727627" w:rsidRPr="00727627" w:rsidRDefault="00727627" w:rsidP="00727627">
            <w:pPr>
              <w:autoSpaceDE w:val="0"/>
              <w:autoSpaceDN w:val="0"/>
              <w:adjustRightInd w:val="0"/>
              <w:jc w:val="left"/>
              <w:rPr>
                <w:rFonts w:eastAsiaTheme="minorHAnsi" w:cs="Arial"/>
                <w:color w:val="000000"/>
                <w:sz w:val="20"/>
                <w:szCs w:val="20"/>
              </w:rPr>
            </w:pPr>
            <w:r w:rsidRPr="00727627">
              <w:rPr>
                <w:rFonts w:eastAsiaTheme="minorHAnsi" w:cs="Arial"/>
                <w:color w:val="000000"/>
                <w:sz w:val="20"/>
                <w:szCs w:val="20"/>
              </w:rPr>
              <w:t>ПП-10.07.04.04.030</w:t>
            </w:r>
          </w:p>
        </w:tc>
        <w:tc>
          <w:tcPr>
            <w:tcW w:w="1843" w:type="dxa"/>
            <w:tcBorders>
              <w:top w:val="single" w:sz="6" w:space="0" w:color="auto"/>
              <w:left w:val="single" w:sz="6" w:space="0" w:color="auto"/>
              <w:bottom w:val="single" w:sz="6" w:space="0" w:color="auto"/>
              <w:right w:val="single" w:sz="6" w:space="0" w:color="auto"/>
            </w:tcBorders>
          </w:tcPr>
          <w:p w14:paraId="60F89B95" w14:textId="77777777" w:rsidR="00727627" w:rsidRPr="00727627" w:rsidRDefault="00727627" w:rsidP="00727627">
            <w:pPr>
              <w:autoSpaceDE w:val="0"/>
              <w:autoSpaceDN w:val="0"/>
              <w:adjustRightInd w:val="0"/>
              <w:jc w:val="left"/>
              <w:rPr>
                <w:rFonts w:eastAsiaTheme="minorHAnsi" w:cs="Arial"/>
                <w:color w:val="000000"/>
                <w:sz w:val="20"/>
                <w:szCs w:val="20"/>
              </w:rPr>
            </w:pPr>
            <w:r w:rsidRPr="00727627">
              <w:rPr>
                <w:rFonts w:eastAsiaTheme="minorHAnsi" w:cs="Arial"/>
                <w:color w:val="000000"/>
                <w:sz w:val="20"/>
                <w:szCs w:val="20"/>
              </w:rPr>
              <w:t>Заказы на комплектование МТР приняты в работу</w:t>
            </w:r>
          </w:p>
        </w:tc>
        <w:tc>
          <w:tcPr>
            <w:tcW w:w="1559" w:type="dxa"/>
            <w:tcBorders>
              <w:top w:val="single" w:sz="6" w:space="0" w:color="auto"/>
              <w:left w:val="single" w:sz="6" w:space="0" w:color="auto"/>
              <w:bottom w:val="single" w:sz="6" w:space="0" w:color="auto"/>
              <w:right w:val="single" w:sz="6" w:space="0" w:color="auto"/>
            </w:tcBorders>
          </w:tcPr>
          <w:p w14:paraId="3C759C23" w14:textId="77777777" w:rsidR="00727627" w:rsidRPr="00727627" w:rsidRDefault="00727627" w:rsidP="00727627">
            <w:pPr>
              <w:autoSpaceDE w:val="0"/>
              <w:autoSpaceDN w:val="0"/>
              <w:adjustRightInd w:val="0"/>
              <w:jc w:val="left"/>
              <w:rPr>
                <w:rFonts w:eastAsiaTheme="minorHAnsi" w:cs="Arial"/>
                <w:color w:val="000000"/>
                <w:sz w:val="20"/>
                <w:szCs w:val="20"/>
              </w:rPr>
            </w:pPr>
            <w:r w:rsidRPr="00727627">
              <w:rPr>
                <w:rFonts w:eastAsiaTheme="minorHAnsi" w:cs="Arial"/>
                <w:color w:val="000000"/>
                <w:sz w:val="20"/>
                <w:szCs w:val="20"/>
              </w:rPr>
              <w:t>/SCWM/RFUI Вход в среду RF</w:t>
            </w:r>
          </w:p>
        </w:tc>
        <w:tc>
          <w:tcPr>
            <w:tcW w:w="1701" w:type="dxa"/>
            <w:tcBorders>
              <w:top w:val="single" w:sz="6" w:space="0" w:color="auto"/>
              <w:left w:val="single" w:sz="6" w:space="0" w:color="auto"/>
              <w:bottom w:val="single" w:sz="6" w:space="0" w:color="auto"/>
              <w:right w:val="single" w:sz="6" w:space="0" w:color="auto"/>
            </w:tcBorders>
          </w:tcPr>
          <w:p w14:paraId="06F3D1F8" w14:textId="77777777" w:rsidR="00727627" w:rsidRPr="00727627" w:rsidRDefault="00727627" w:rsidP="00727627">
            <w:pPr>
              <w:autoSpaceDE w:val="0"/>
              <w:autoSpaceDN w:val="0"/>
              <w:adjustRightInd w:val="0"/>
              <w:jc w:val="left"/>
              <w:rPr>
                <w:rFonts w:eastAsiaTheme="minorHAnsi" w:cs="Arial"/>
                <w:color w:val="000000"/>
                <w:sz w:val="20"/>
                <w:szCs w:val="20"/>
              </w:rPr>
            </w:pPr>
            <w:r w:rsidRPr="00727627">
              <w:rPr>
                <w:rFonts w:eastAsiaTheme="minorHAnsi" w:cs="Arial"/>
                <w:color w:val="000000"/>
                <w:sz w:val="20"/>
                <w:szCs w:val="20"/>
              </w:rPr>
              <w:t>Складской заказ, складская задача</w:t>
            </w:r>
          </w:p>
        </w:tc>
        <w:tc>
          <w:tcPr>
            <w:tcW w:w="1559" w:type="dxa"/>
            <w:tcBorders>
              <w:top w:val="single" w:sz="6" w:space="0" w:color="auto"/>
              <w:left w:val="single" w:sz="6" w:space="0" w:color="auto"/>
              <w:bottom w:val="single" w:sz="6" w:space="0" w:color="auto"/>
              <w:right w:val="single" w:sz="6" w:space="0" w:color="auto"/>
            </w:tcBorders>
          </w:tcPr>
          <w:p w14:paraId="52CAD61C" w14:textId="77777777" w:rsidR="00727627" w:rsidRPr="00727627" w:rsidRDefault="00727627" w:rsidP="00727627">
            <w:pPr>
              <w:autoSpaceDE w:val="0"/>
              <w:autoSpaceDN w:val="0"/>
              <w:adjustRightInd w:val="0"/>
              <w:jc w:val="left"/>
              <w:rPr>
                <w:rFonts w:eastAsiaTheme="minorHAnsi" w:cs="Arial"/>
                <w:color w:val="000000"/>
                <w:sz w:val="20"/>
                <w:szCs w:val="20"/>
              </w:rPr>
            </w:pPr>
            <w:r w:rsidRPr="00727627">
              <w:rPr>
                <w:rFonts w:eastAsiaTheme="minorHAnsi" w:cs="Arial"/>
                <w:color w:val="000000"/>
                <w:sz w:val="20"/>
                <w:szCs w:val="20"/>
              </w:rPr>
              <w:t>Складской заказ, складская задача</w:t>
            </w:r>
          </w:p>
        </w:tc>
        <w:tc>
          <w:tcPr>
            <w:tcW w:w="1701" w:type="dxa"/>
            <w:tcBorders>
              <w:top w:val="single" w:sz="6" w:space="0" w:color="auto"/>
              <w:left w:val="single" w:sz="6" w:space="0" w:color="auto"/>
              <w:bottom w:val="single" w:sz="6" w:space="0" w:color="auto"/>
              <w:right w:val="single" w:sz="6" w:space="0" w:color="auto"/>
            </w:tcBorders>
          </w:tcPr>
          <w:p w14:paraId="4A84C0CB" w14:textId="77777777" w:rsidR="00727627" w:rsidRPr="00727627" w:rsidRDefault="00727627" w:rsidP="00727627">
            <w:pPr>
              <w:autoSpaceDE w:val="0"/>
              <w:autoSpaceDN w:val="0"/>
              <w:adjustRightInd w:val="0"/>
              <w:jc w:val="left"/>
              <w:rPr>
                <w:rFonts w:eastAsiaTheme="minorHAnsi" w:cs="Arial"/>
                <w:color w:val="000000"/>
                <w:sz w:val="20"/>
                <w:szCs w:val="20"/>
              </w:rPr>
            </w:pPr>
            <w:r w:rsidRPr="00727627">
              <w:rPr>
                <w:rFonts w:eastAsiaTheme="minorHAnsi" w:cs="Arial"/>
                <w:color w:val="000000"/>
                <w:sz w:val="20"/>
                <w:szCs w:val="20"/>
              </w:rPr>
              <w:t>Комплектовщик склада СП</w:t>
            </w:r>
          </w:p>
        </w:tc>
      </w:tr>
    </w:tbl>
    <w:p w14:paraId="70D4E238" w14:textId="77777777" w:rsidR="00727627" w:rsidRDefault="00727627" w:rsidP="00D67B46"/>
    <w:p w14:paraId="1B0AD216" w14:textId="77777777" w:rsidR="00727627" w:rsidRDefault="00727627" w:rsidP="00D67B46"/>
    <w:p w14:paraId="6AEF374F" w14:textId="66F0C640" w:rsidR="007651BB" w:rsidRPr="004136F2" w:rsidRDefault="007651BB" w:rsidP="007651BB">
      <w:pPr>
        <w:pStyle w:val="4"/>
      </w:pPr>
      <w:r w:rsidRPr="004136F2">
        <w:t>Шаг процесса 10.0</w:t>
      </w:r>
      <w:r>
        <w:t>7</w:t>
      </w:r>
      <w:r w:rsidRPr="004136F2">
        <w:t>.04.0</w:t>
      </w:r>
      <w:r>
        <w:t>4.04</w:t>
      </w:r>
      <w:r w:rsidRPr="004136F2">
        <w:t xml:space="preserve">0 – </w:t>
      </w:r>
      <w:r>
        <w:t>Замер на счетчиках ГСМ, переливаемых из цистерны</w:t>
      </w:r>
    </w:p>
    <w:p w14:paraId="30E3197C" w14:textId="77777777" w:rsidR="00160306" w:rsidRDefault="00160306" w:rsidP="00160306">
      <w:pPr>
        <w:ind w:firstLine="709"/>
        <w:rPr>
          <w:rFonts w:eastAsiaTheme="majorEastAsia"/>
        </w:rPr>
      </w:pPr>
    </w:p>
    <w:p w14:paraId="1FB62BC2" w14:textId="429DCBA3" w:rsidR="00245E2F" w:rsidRDefault="00160306" w:rsidP="00245E2F">
      <w:pPr>
        <w:ind w:firstLine="709"/>
      </w:pPr>
      <w:r>
        <w:rPr>
          <w:rFonts w:eastAsiaTheme="majorEastAsia"/>
        </w:rPr>
        <w:t>Комплектование ГСМ осуществл</w:t>
      </w:r>
      <w:r w:rsidR="009923C2">
        <w:rPr>
          <w:rFonts w:eastAsiaTheme="majorEastAsia"/>
        </w:rPr>
        <w:t>я</w:t>
      </w:r>
      <w:r>
        <w:rPr>
          <w:rFonts w:eastAsiaTheme="majorEastAsia"/>
        </w:rPr>
        <w:t xml:space="preserve">ется посредством перелива из цистерны хранения в целевую емкость. </w:t>
      </w:r>
      <w:r w:rsidR="00245E2F">
        <w:t xml:space="preserve">Данные по замерам ГСМ не передаются в </w:t>
      </w:r>
      <w:r w:rsidR="00245E2F">
        <w:rPr>
          <w:lang w:val="en-US"/>
        </w:rPr>
        <w:t>EWM</w:t>
      </w:r>
      <w:r w:rsidR="00245E2F">
        <w:t xml:space="preserve">, учет наливных ГСМ в </w:t>
      </w:r>
      <w:r w:rsidR="00245E2F">
        <w:rPr>
          <w:lang w:val="en-US"/>
        </w:rPr>
        <w:t>SAP</w:t>
      </w:r>
      <w:r w:rsidR="00245E2F" w:rsidRPr="00781142">
        <w:t xml:space="preserve"> </w:t>
      </w:r>
      <w:r w:rsidR="00245E2F">
        <w:rPr>
          <w:lang w:val="en-US"/>
        </w:rPr>
        <w:t>EWM</w:t>
      </w:r>
      <w:r w:rsidR="00245E2F">
        <w:t xml:space="preserve"> не ведется.</w:t>
      </w:r>
    </w:p>
    <w:p w14:paraId="2AB97F8E" w14:textId="77777777" w:rsidR="00245E2F" w:rsidRPr="00583E9D" w:rsidRDefault="00245E2F" w:rsidP="00245E2F">
      <w:pPr>
        <w:ind w:firstLine="709"/>
      </w:pPr>
      <w:r>
        <w:t xml:space="preserve">Тем не менее, в случае необходимости остается техническая возможность для внесения данных по замерам ГСМ в модуль </w:t>
      </w:r>
      <w:r>
        <w:rPr>
          <w:lang w:val="en-US"/>
        </w:rPr>
        <w:t>SAP</w:t>
      </w:r>
      <w:r w:rsidRPr="00583E9D">
        <w:t xml:space="preserve"> </w:t>
      </w:r>
      <w:r>
        <w:rPr>
          <w:lang w:val="en-US"/>
        </w:rPr>
        <w:t>EWM</w:t>
      </w:r>
      <w:r>
        <w:t xml:space="preserve"> при помощи ТСД либо с рабочего места оператора склада СП (при работе с использованием бумажных носителей).</w:t>
      </w:r>
    </w:p>
    <w:p w14:paraId="5424B57D" w14:textId="77777777" w:rsidR="00C80B64" w:rsidRDefault="00C80B64" w:rsidP="00160306">
      <w:pPr>
        <w:ind w:firstLine="709"/>
      </w:pPr>
    </w:p>
    <w:p w14:paraId="1BD564E8" w14:textId="6212CDAF" w:rsidR="000F2FFB" w:rsidRDefault="000F2FFB" w:rsidP="000F2FFB">
      <w:pPr>
        <w:jc w:val="right"/>
      </w:pPr>
      <w:r w:rsidRPr="00916FAB">
        <w:rPr>
          <w:rFonts w:cs="Arial"/>
          <w:b/>
          <w:sz w:val="22"/>
        </w:rPr>
        <w:t xml:space="preserve">Таблица </w:t>
      </w:r>
      <w:r>
        <w:rPr>
          <w:rFonts w:cs="Arial"/>
          <w:b/>
          <w:sz w:val="22"/>
        </w:rPr>
        <w:t>11</w:t>
      </w:r>
      <w:r w:rsidR="005E57AE" w:rsidRPr="00E71EDD">
        <w:rPr>
          <w:rFonts w:cs="Arial"/>
          <w:b/>
          <w:sz w:val="22"/>
        </w:rPr>
        <w:t>9</w:t>
      </w:r>
      <w:r w:rsidRPr="00916FAB">
        <w:rPr>
          <w:rFonts w:cs="Arial"/>
          <w:b/>
          <w:sz w:val="22"/>
        </w:rPr>
        <w:t xml:space="preserve">. Описание </w:t>
      </w:r>
      <w:r>
        <w:rPr>
          <w:rFonts w:cs="Arial"/>
          <w:b/>
          <w:sz w:val="22"/>
        </w:rPr>
        <w:t>шага «Замер на счетчиках ГСМ, переливаемых из цистерны»</w:t>
      </w:r>
    </w:p>
    <w:p w14:paraId="284F44A4" w14:textId="77777777" w:rsidR="000F2FFB" w:rsidRDefault="000F2FFB" w:rsidP="00160306">
      <w:pPr>
        <w:ind w:firstLine="709"/>
      </w:pPr>
    </w:p>
    <w:tbl>
      <w:tblPr>
        <w:tblW w:w="10237" w:type="dxa"/>
        <w:tblInd w:w="-38" w:type="dxa"/>
        <w:tblLayout w:type="fixed"/>
        <w:tblCellMar>
          <w:left w:w="30" w:type="dxa"/>
          <w:right w:w="30" w:type="dxa"/>
        </w:tblCellMar>
        <w:tblLook w:val="0000" w:firstRow="0" w:lastRow="0" w:firstColumn="0" w:lastColumn="0" w:noHBand="0" w:noVBand="0"/>
      </w:tblPr>
      <w:tblGrid>
        <w:gridCol w:w="1873"/>
        <w:gridCol w:w="2977"/>
        <w:gridCol w:w="1049"/>
        <w:gridCol w:w="1219"/>
        <w:gridCol w:w="1418"/>
        <w:gridCol w:w="1701"/>
      </w:tblGrid>
      <w:tr w:rsidR="000F2FFB" w:rsidRPr="000F2FFB" w14:paraId="6D01801D" w14:textId="77777777" w:rsidTr="000F2FF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1129B994" w14:textId="77777777" w:rsidR="000F2FFB" w:rsidRPr="000F2FFB" w:rsidRDefault="000F2FFB" w:rsidP="000F2FFB">
            <w:pPr>
              <w:autoSpaceDE w:val="0"/>
              <w:autoSpaceDN w:val="0"/>
              <w:adjustRightInd w:val="0"/>
              <w:jc w:val="center"/>
              <w:rPr>
                <w:rFonts w:eastAsiaTheme="minorHAnsi" w:cs="Arial"/>
                <w:b/>
                <w:bCs/>
                <w:color w:val="000000"/>
                <w:sz w:val="20"/>
                <w:szCs w:val="20"/>
              </w:rPr>
            </w:pPr>
            <w:r w:rsidRPr="000F2FFB">
              <w:rPr>
                <w:rFonts w:eastAsiaTheme="minorHAnsi" w:cs="Arial"/>
                <w:b/>
                <w:bCs/>
                <w:color w:val="000000"/>
                <w:sz w:val="20"/>
                <w:szCs w:val="20"/>
              </w:rPr>
              <w:t>Номер шага</w:t>
            </w:r>
          </w:p>
        </w:tc>
        <w:tc>
          <w:tcPr>
            <w:tcW w:w="2977" w:type="dxa"/>
            <w:tcBorders>
              <w:top w:val="single" w:sz="6" w:space="0" w:color="auto"/>
              <w:left w:val="single" w:sz="6" w:space="0" w:color="auto"/>
              <w:bottom w:val="single" w:sz="6" w:space="0" w:color="auto"/>
              <w:right w:val="single" w:sz="6" w:space="0" w:color="auto"/>
            </w:tcBorders>
            <w:shd w:val="solid" w:color="FFCC00" w:fill="auto"/>
          </w:tcPr>
          <w:p w14:paraId="08C11412" w14:textId="77777777" w:rsidR="000F2FFB" w:rsidRPr="000F2FFB" w:rsidRDefault="000F2FFB" w:rsidP="000F2FFB">
            <w:pPr>
              <w:autoSpaceDE w:val="0"/>
              <w:autoSpaceDN w:val="0"/>
              <w:adjustRightInd w:val="0"/>
              <w:jc w:val="center"/>
              <w:rPr>
                <w:rFonts w:eastAsiaTheme="minorHAnsi" w:cs="Arial"/>
                <w:b/>
                <w:bCs/>
                <w:color w:val="000000"/>
                <w:sz w:val="20"/>
                <w:szCs w:val="20"/>
              </w:rPr>
            </w:pPr>
            <w:r w:rsidRPr="000F2FFB">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722BBDF1" w14:textId="77777777" w:rsidR="000F2FFB" w:rsidRPr="000F2FFB" w:rsidRDefault="000F2FFB" w:rsidP="000F2FFB">
            <w:pPr>
              <w:autoSpaceDE w:val="0"/>
              <w:autoSpaceDN w:val="0"/>
              <w:adjustRightInd w:val="0"/>
              <w:jc w:val="center"/>
              <w:rPr>
                <w:rFonts w:eastAsiaTheme="minorHAnsi" w:cs="Arial"/>
                <w:b/>
                <w:bCs/>
                <w:color w:val="000000"/>
                <w:sz w:val="20"/>
                <w:szCs w:val="20"/>
              </w:rPr>
            </w:pPr>
            <w:r w:rsidRPr="000F2FFB">
              <w:rPr>
                <w:rFonts w:eastAsiaTheme="minorHAnsi" w:cs="Arial"/>
                <w:b/>
                <w:bCs/>
                <w:color w:val="000000"/>
                <w:sz w:val="20"/>
                <w:szCs w:val="20"/>
              </w:rPr>
              <w:t>Транзакция</w:t>
            </w:r>
          </w:p>
        </w:tc>
        <w:tc>
          <w:tcPr>
            <w:tcW w:w="1219" w:type="dxa"/>
            <w:tcBorders>
              <w:top w:val="single" w:sz="6" w:space="0" w:color="auto"/>
              <w:left w:val="single" w:sz="6" w:space="0" w:color="auto"/>
              <w:bottom w:val="single" w:sz="6" w:space="0" w:color="auto"/>
              <w:right w:val="single" w:sz="6" w:space="0" w:color="auto"/>
            </w:tcBorders>
            <w:shd w:val="solid" w:color="FFCC00" w:fill="auto"/>
          </w:tcPr>
          <w:p w14:paraId="1322CABA" w14:textId="77777777" w:rsidR="000F2FFB" w:rsidRPr="000F2FFB" w:rsidRDefault="000F2FFB" w:rsidP="000F2FFB">
            <w:pPr>
              <w:autoSpaceDE w:val="0"/>
              <w:autoSpaceDN w:val="0"/>
              <w:adjustRightInd w:val="0"/>
              <w:jc w:val="center"/>
              <w:rPr>
                <w:rFonts w:eastAsiaTheme="minorHAnsi" w:cs="Arial"/>
                <w:b/>
                <w:bCs/>
                <w:color w:val="000000"/>
                <w:sz w:val="20"/>
                <w:szCs w:val="20"/>
              </w:rPr>
            </w:pPr>
            <w:r w:rsidRPr="000F2FFB">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38C804EE" w14:textId="77777777" w:rsidR="000F2FFB" w:rsidRPr="000F2FFB" w:rsidRDefault="000F2FFB" w:rsidP="000F2FFB">
            <w:pPr>
              <w:autoSpaceDE w:val="0"/>
              <w:autoSpaceDN w:val="0"/>
              <w:adjustRightInd w:val="0"/>
              <w:jc w:val="center"/>
              <w:rPr>
                <w:rFonts w:eastAsiaTheme="minorHAnsi" w:cs="Arial"/>
                <w:b/>
                <w:bCs/>
                <w:color w:val="000000"/>
                <w:sz w:val="20"/>
                <w:szCs w:val="20"/>
              </w:rPr>
            </w:pPr>
            <w:r w:rsidRPr="000F2FFB">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6C72039D" w14:textId="77777777" w:rsidR="000F2FFB" w:rsidRPr="000F2FFB" w:rsidRDefault="000F2FFB" w:rsidP="000F2FFB">
            <w:pPr>
              <w:autoSpaceDE w:val="0"/>
              <w:autoSpaceDN w:val="0"/>
              <w:adjustRightInd w:val="0"/>
              <w:jc w:val="center"/>
              <w:rPr>
                <w:rFonts w:eastAsiaTheme="minorHAnsi" w:cs="Arial"/>
                <w:b/>
                <w:bCs/>
                <w:color w:val="000000"/>
                <w:sz w:val="20"/>
                <w:szCs w:val="20"/>
              </w:rPr>
            </w:pPr>
            <w:r w:rsidRPr="000F2FFB">
              <w:rPr>
                <w:rFonts w:eastAsiaTheme="minorHAnsi" w:cs="Arial"/>
                <w:b/>
                <w:bCs/>
                <w:color w:val="000000"/>
                <w:sz w:val="20"/>
                <w:szCs w:val="20"/>
              </w:rPr>
              <w:t>Бизнес-роль</w:t>
            </w:r>
          </w:p>
        </w:tc>
      </w:tr>
      <w:tr w:rsidR="000F2FFB" w:rsidRPr="000F2FFB" w14:paraId="19E82AA0" w14:textId="77777777" w:rsidTr="000F2FFB">
        <w:trPr>
          <w:trHeight w:val="132"/>
        </w:trPr>
        <w:tc>
          <w:tcPr>
            <w:tcW w:w="1873" w:type="dxa"/>
            <w:tcBorders>
              <w:top w:val="single" w:sz="6" w:space="0" w:color="auto"/>
              <w:left w:val="single" w:sz="6" w:space="0" w:color="auto"/>
              <w:bottom w:val="single" w:sz="6" w:space="0" w:color="auto"/>
              <w:right w:val="single" w:sz="6" w:space="0" w:color="auto"/>
            </w:tcBorders>
          </w:tcPr>
          <w:p w14:paraId="6D9CCFE5" w14:textId="77777777" w:rsidR="000F2FFB" w:rsidRPr="000F2FFB" w:rsidRDefault="000F2FFB" w:rsidP="000F2FFB">
            <w:pPr>
              <w:autoSpaceDE w:val="0"/>
              <w:autoSpaceDN w:val="0"/>
              <w:adjustRightInd w:val="0"/>
              <w:jc w:val="left"/>
              <w:rPr>
                <w:rFonts w:eastAsiaTheme="minorHAnsi" w:cs="Arial"/>
                <w:color w:val="000000"/>
                <w:sz w:val="20"/>
                <w:szCs w:val="20"/>
              </w:rPr>
            </w:pPr>
            <w:r w:rsidRPr="000F2FFB">
              <w:rPr>
                <w:rFonts w:eastAsiaTheme="minorHAnsi" w:cs="Arial"/>
                <w:color w:val="000000"/>
                <w:sz w:val="20"/>
                <w:szCs w:val="20"/>
              </w:rPr>
              <w:t>ПП-10.07.04.04.040</w:t>
            </w:r>
          </w:p>
        </w:tc>
        <w:tc>
          <w:tcPr>
            <w:tcW w:w="2977" w:type="dxa"/>
            <w:tcBorders>
              <w:top w:val="single" w:sz="6" w:space="0" w:color="auto"/>
              <w:left w:val="single" w:sz="6" w:space="0" w:color="auto"/>
              <w:bottom w:val="single" w:sz="6" w:space="0" w:color="auto"/>
              <w:right w:val="single" w:sz="6" w:space="0" w:color="auto"/>
            </w:tcBorders>
          </w:tcPr>
          <w:p w14:paraId="33E06BAB" w14:textId="77777777" w:rsidR="000F2FFB" w:rsidRPr="000F2FFB" w:rsidRDefault="000F2FFB" w:rsidP="000F2FFB">
            <w:pPr>
              <w:autoSpaceDE w:val="0"/>
              <w:autoSpaceDN w:val="0"/>
              <w:adjustRightInd w:val="0"/>
              <w:jc w:val="left"/>
              <w:rPr>
                <w:rFonts w:eastAsiaTheme="minorHAnsi" w:cs="Arial"/>
                <w:color w:val="000000"/>
                <w:sz w:val="20"/>
                <w:szCs w:val="20"/>
              </w:rPr>
            </w:pPr>
            <w:r w:rsidRPr="000F2FFB">
              <w:rPr>
                <w:rFonts w:eastAsiaTheme="minorHAnsi" w:cs="Arial"/>
                <w:color w:val="000000"/>
                <w:sz w:val="20"/>
                <w:szCs w:val="20"/>
              </w:rPr>
              <w:t>Заказ на отпуск ГСМ из цистерны принят в работу</w:t>
            </w:r>
          </w:p>
        </w:tc>
        <w:tc>
          <w:tcPr>
            <w:tcW w:w="1049" w:type="dxa"/>
            <w:tcBorders>
              <w:top w:val="single" w:sz="6" w:space="0" w:color="auto"/>
              <w:left w:val="single" w:sz="6" w:space="0" w:color="auto"/>
              <w:bottom w:val="single" w:sz="6" w:space="0" w:color="auto"/>
              <w:right w:val="single" w:sz="6" w:space="0" w:color="auto"/>
            </w:tcBorders>
          </w:tcPr>
          <w:p w14:paraId="438F531E" w14:textId="77777777" w:rsidR="000F2FFB" w:rsidRPr="000F2FFB" w:rsidRDefault="000F2FFB" w:rsidP="000F2FFB">
            <w:pPr>
              <w:autoSpaceDE w:val="0"/>
              <w:autoSpaceDN w:val="0"/>
              <w:adjustRightInd w:val="0"/>
              <w:jc w:val="left"/>
              <w:rPr>
                <w:rFonts w:eastAsiaTheme="minorHAnsi" w:cs="Arial"/>
                <w:color w:val="000000"/>
                <w:sz w:val="20"/>
                <w:szCs w:val="20"/>
              </w:rPr>
            </w:pPr>
            <w:r w:rsidRPr="000F2FFB">
              <w:rPr>
                <w:rFonts w:eastAsiaTheme="minorHAnsi" w:cs="Arial"/>
                <w:color w:val="000000"/>
                <w:sz w:val="20"/>
                <w:szCs w:val="20"/>
              </w:rPr>
              <w:t>-</w:t>
            </w:r>
          </w:p>
        </w:tc>
        <w:tc>
          <w:tcPr>
            <w:tcW w:w="1219" w:type="dxa"/>
            <w:tcBorders>
              <w:top w:val="single" w:sz="6" w:space="0" w:color="auto"/>
              <w:left w:val="single" w:sz="6" w:space="0" w:color="auto"/>
              <w:bottom w:val="single" w:sz="6" w:space="0" w:color="auto"/>
              <w:right w:val="single" w:sz="6" w:space="0" w:color="auto"/>
            </w:tcBorders>
          </w:tcPr>
          <w:p w14:paraId="6C747120" w14:textId="77777777" w:rsidR="000F2FFB" w:rsidRPr="000F2FFB" w:rsidRDefault="000F2FFB" w:rsidP="000F2FFB">
            <w:pPr>
              <w:autoSpaceDE w:val="0"/>
              <w:autoSpaceDN w:val="0"/>
              <w:adjustRightInd w:val="0"/>
              <w:jc w:val="left"/>
              <w:rPr>
                <w:rFonts w:eastAsiaTheme="minorHAnsi" w:cs="Arial"/>
                <w:color w:val="000000"/>
                <w:sz w:val="20"/>
                <w:szCs w:val="20"/>
              </w:rPr>
            </w:pPr>
            <w:r w:rsidRPr="000F2FFB">
              <w:rPr>
                <w:rFonts w:eastAsiaTheme="minorHAnsi" w:cs="Arial"/>
                <w:color w:val="000000"/>
                <w:sz w:val="20"/>
                <w:szCs w:val="20"/>
              </w:rPr>
              <w:t>Исходящая поставка</w:t>
            </w:r>
          </w:p>
        </w:tc>
        <w:tc>
          <w:tcPr>
            <w:tcW w:w="1418" w:type="dxa"/>
            <w:tcBorders>
              <w:top w:val="single" w:sz="6" w:space="0" w:color="auto"/>
              <w:left w:val="single" w:sz="6" w:space="0" w:color="auto"/>
              <w:bottom w:val="single" w:sz="6" w:space="0" w:color="auto"/>
              <w:right w:val="single" w:sz="6" w:space="0" w:color="auto"/>
            </w:tcBorders>
          </w:tcPr>
          <w:p w14:paraId="4A24C08D" w14:textId="77777777" w:rsidR="000F2FFB" w:rsidRPr="000F2FFB" w:rsidRDefault="000F2FFB" w:rsidP="000F2FFB">
            <w:pPr>
              <w:autoSpaceDE w:val="0"/>
              <w:autoSpaceDN w:val="0"/>
              <w:adjustRightInd w:val="0"/>
              <w:jc w:val="left"/>
              <w:rPr>
                <w:rFonts w:eastAsiaTheme="minorHAnsi" w:cs="Arial"/>
                <w:color w:val="000000"/>
                <w:sz w:val="20"/>
                <w:szCs w:val="20"/>
              </w:rPr>
            </w:pPr>
            <w:r w:rsidRPr="000F2FFB">
              <w:rPr>
                <w:rFonts w:eastAsiaTheme="minorHAnsi" w:cs="Arial"/>
                <w:color w:val="000000"/>
                <w:sz w:val="20"/>
                <w:szCs w:val="20"/>
              </w:rPr>
              <w:t>Результаты замера из Контур ГСМ</w:t>
            </w:r>
          </w:p>
        </w:tc>
        <w:tc>
          <w:tcPr>
            <w:tcW w:w="1701" w:type="dxa"/>
            <w:tcBorders>
              <w:top w:val="single" w:sz="6" w:space="0" w:color="auto"/>
              <w:left w:val="single" w:sz="6" w:space="0" w:color="auto"/>
              <w:bottom w:val="single" w:sz="6" w:space="0" w:color="auto"/>
              <w:right w:val="single" w:sz="6" w:space="0" w:color="auto"/>
            </w:tcBorders>
          </w:tcPr>
          <w:p w14:paraId="7EFBB8A9" w14:textId="77777777" w:rsidR="000F2FFB" w:rsidRPr="000F2FFB" w:rsidRDefault="000F2FFB" w:rsidP="000F2FFB">
            <w:pPr>
              <w:autoSpaceDE w:val="0"/>
              <w:autoSpaceDN w:val="0"/>
              <w:adjustRightInd w:val="0"/>
              <w:jc w:val="left"/>
              <w:rPr>
                <w:rFonts w:eastAsiaTheme="minorHAnsi" w:cs="Arial"/>
                <w:color w:val="000000"/>
                <w:sz w:val="20"/>
                <w:szCs w:val="20"/>
              </w:rPr>
            </w:pPr>
            <w:r w:rsidRPr="000F2FFB">
              <w:rPr>
                <w:rFonts w:eastAsiaTheme="minorHAnsi" w:cs="Arial"/>
                <w:color w:val="000000"/>
                <w:sz w:val="20"/>
                <w:szCs w:val="20"/>
              </w:rPr>
              <w:t>Автоматически</w:t>
            </w:r>
          </w:p>
        </w:tc>
      </w:tr>
    </w:tbl>
    <w:p w14:paraId="49D126B2" w14:textId="77777777" w:rsidR="000F2FFB" w:rsidRDefault="000F2FFB" w:rsidP="00160306">
      <w:pPr>
        <w:ind w:firstLine="709"/>
      </w:pPr>
    </w:p>
    <w:p w14:paraId="7A2E09DE" w14:textId="719E14C9" w:rsidR="002B70FB" w:rsidRDefault="002B70FB" w:rsidP="00160306">
      <w:pPr>
        <w:ind w:firstLine="709"/>
      </w:pPr>
    </w:p>
    <w:p w14:paraId="409692AA" w14:textId="01DA0EBF" w:rsidR="007651BB" w:rsidRPr="004136F2" w:rsidRDefault="007651BB" w:rsidP="007651BB">
      <w:pPr>
        <w:pStyle w:val="4"/>
      </w:pPr>
      <w:r w:rsidRPr="004136F2">
        <w:t>Шаг процесса 10.0</w:t>
      </w:r>
      <w:r>
        <w:t>7</w:t>
      </w:r>
      <w:r w:rsidRPr="004136F2">
        <w:t>.04.0</w:t>
      </w:r>
      <w:r>
        <w:t>4.05</w:t>
      </w:r>
      <w:r w:rsidRPr="004136F2">
        <w:t xml:space="preserve">0 – </w:t>
      </w:r>
      <w:r>
        <w:t>Выполнение замеров ГСМ и передача результата в EWM</w:t>
      </w:r>
    </w:p>
    <w:p w14:paraId="25695951" w14:textId="77777777" w:rsidR="00160306" w:rsidRDefault="00160306" w:rsidP="00160306">
      <w:pPr>
        <w:ind w:firstLine="709"/>
      </w:pPr>
    </w:p>
    <w:p w14:paraId="19744814" w14:textId="107B99A8" w:rsidR="00160306" w:rsidRDefault="00160306" w:rsidP="00160306">
      <w:pPr>
        <w:ind w:firstLine="709"/>
      </w:pPr>
      <w:r>
        <w:lastRenderedPageBreak/>
        <w:t xml:space="preserve">Данные по замерам ГСМ могут быть </w:t>
      </w:r>
      <w:r w:rsidR="00824B77">
        <w:t xml:space="preserve">внесены в </w:t>
      </w:r>
      <w:r w:rsidR="001B118F">
        <w:t>модуль</w:t>
      </w:r>
      <w:r w:rsidR="00824B77">
        <w:t xml:space="preserve"> </w:t>
      </w:r>
      <w:r w:rsidR="00824B77">
        <w:rPr>
          <w:lang w:val="en-US"/>
        </w:rPr>
        <w:t>SAP</w:t>
      </w:r>
      <w:r w:rsidR="00824B77" w:rsidRPr="00824B77">
        <w:t xml:space="preserve"> </w:t>
      </w:r>
      <w:r w:rsidR="00824B77">
        <w:rPr>
          <w:lang w:val="en-US"/>
        </w:rPr>
        <w:t>EWM</w:t>
      </w:r>
      <w:r w:rsidR="00824B77">
        <w:t xml:space="preserve"> </w:t>
      </w:r>
      <w:r>
        <w:t xml:space="preserve">вручную </w:t>
      </w:r>
      <w:r w:rsidR="00824B77">
        <w:rPr>
          <w:rFonts w:eastAsiaTheme="majorEastAsia"/>
        </w:rPr>
        <w:t>при помощи ТСД либо с рабочей станции</w:t>
      </w:r>
      <w:r w:rsidR="00824B77">
        <w:t xml:space="preserve"> </w:t>
      </w:r>
      <w:r>
        <w:t xml:space="preserve">после визуального считывания со счетчика. </w:t>
      </w:r>
      <w:r w:rsidR="00824B77">
        <w:t>Таким образом, у</w:t>
      </w:r>
      <w:r w:rsidR="00824B77">
        <w:rPr>
          <w:rFonts w:eastAsiaTheme="majorEastAsia"/>
        </w:rPr>
        <w:t xml:space="preserve">чет наливных ГСМ находится за рамками </w:t>
      </w:r>
      <w:r w:rsidR="001B118F">
        <w:rPr>
          <w:rFonts w:eastAsiaTheme="majorEastAsia"/>
        </w:rPr>
        <w:t>модуля</w:t>
      </w:r>
      <w:r w:rsidR="00824B77">
        <w:rPr>
          <w:rFonts w:eastAsiaTheme="majorEastAsia"/>
        </w:rPr>
        <w:t xml:space="preserve"> </w:t>
      </w:r>
      <w:r w:rsidR="00824B77">
        <w:rPr>
          <w:rFonts w:eastAsiaTheme="majorEastAsia"/>
          <w:lang w:val="en-US"/>
        </w:rPr>
        <w:t>SAP</w:t>
      </w:r>
      <w:r w:rsidR="00824B77" w:rsidRPr="00824B77">
        <w:rPr>
          <w:rFonts w:eastAsiaTheme="majorEastAsia"/>
        </w:rPr>
        <w:t xml:space="preserve"> </w:t>
      </w:r>
      <w:r w:rsidR="00824B77">
        <w:rPr>
          <w:rFonts w:eastAsiaTheme="majorEastAsia"/>
          <w:lang w:val="en-US"/>
        </w:rPr>
        <w:t>EWM</w:t>
      </w:r>
      <w:r w:rsidR="00824B77">
        <w:rPr>
          <w:rFonts w:eastAsiaTheme="majorEastAsia"/>
        </w:rPr>
        <w:t xml:space="preserve">, но </w:t>
      </w:r>
      <w:r w:rsidR="002923FE">
        <w:rPr>
          <w:rFonts w:eastAsiaTheme="majorEastAsia"/>
        </w:rPr>
        <w:t>остается</w:t>
      </w:r>
      <w:r w:rsidR="00824B77">
        <w:rPr>
          <w:rFonts w:eastAsiaTheme="majorEastAsia"/>
        </w:rPr>
        <w:t xml:space="preserve"> техническ</w:t>
      </w:r>
      <w:r w:rsidR="00FC263D">
        <w:rPr>
          <w:rFonts w:eastAsiaTheme="majorEastAsia"/>
        </w:rPr>
        <w:t>ая</w:t>
      </w:r>
      <w:r w:rsidR="00824B77">
        <w:rPr>
          <w:rFonts w:eastAsiaTheme="majorEastAsia"/>
        </w:rPr>
        <w:t xml:space="preserve"> возможность по внесению результатов замеров наливных ГСМ в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в </w:t>
      </w:r>
      <w:r w:rsidR="00824B77">
        <w:rPr>
          <w:rFonts w:eastAsiaTheme="majorEastAsia"/>
        </w:rPr>
        <w:t>случае, если такой учет потребуется в будущем</w:t>
      </w:r>
      <w:r w:rsidR="008039FA">
        <w:rPr>
          <w:rFonts w:eastAsiaTheme="majorEastAsia"/>
        </w:rPr>
        <w:t xml:space="preserve"> (например, из Контур ГСМ)</w:t>
      </w:r>
      <w:r w:rsidR="00824B77">
        <w:rPr>
          <w:rFonts w:eastAsiaTheme="majorEastAsia"/>
        </w:rPr>
        <w:t>.</w:t>
      </w:r>
    </w:p>
    <w:p w14:paraId="48AE32D2" w14:textId="77777777" w:rsidR="0076639B" w:rsidRDefault="0076639B" w:rsidP="00160306">
      <w:pPr>
        <w:ind w:firstLine="709"/>
      </w:pPr>
    </w:p>
    <w:p w14:paraId="553DAD86" w14:textId="66B0075F" w:rsidR="0038433B" w:rsidRDefault="0038433B" w:rsidP="0038433B">
      <w:pPr>
        <w:jc w:val="right"/>
      </w:pPr>
      <w:r w:rsidRPr="00916FAB">
        <w:rPr>
          <w:rFonts w:cs="Arial"/>
          <w:b/>
          <w:sz w:val="22"/>
        </w:rPr>
        <w:t xml:space="preserve">Таблица </w:t>
      </w:r>
      <w:r>
        <w:rPr>
          <w:rFonts w:cs="Arial"/>
          <w:b/>
          <w:sz w:val="22"/>
        </w:rPr>
        <w:t>1</w:t>
      </w:r>
      <w:r w:rsidR="005E57AE" w:rsidRPr="00E71EDD">
        <w:rPr>
          <w:rFonts w:cs="Arial"/>
          <w:b/>
          <w:sz w:val="22"/>
        </w:rPr>
        <w:t>20</w:t>
      </w:r>
      <w:r w:rsidRPr="00916FAB">
        <w:rPr>
          <w:rFonts w:cs="Arial"/>
          <w:b/>
          <w:sz w:val="22"/>
        </w:rPr>
        <w:t xml:space="preserve">. Описание </w:t>
      </w:r>
      <w:r>
        <w:rPr>
          <w:rFonts w:cs="Arial"/>
          <w:b/>
          <w:sz w:val="22"/>
        </w:rPr>
        <w:t xml:space="preserve">шага «Выполнение замеров ГСМ и передача результата в </w:t>
      </w:r>
      <w:r>
        <w:rPr>
          <w:rFonts w:cs="Arial"/>
          <w:b/>
          <w:sz w:val="22"/>
          <w:lang w:val="en-US"/>
        </w:rPr>
        <w:t>EWM</w:t>
      </w:r>
      <w:r>
        <w:rPr>
          <w:rFonts w:cs="Arial"/>
          <w:b/>
          <w:sz w:val="22"/>
        </w:rPr>
        <w:t>»</w:t>
      </w:r>
    </w:p>
    <w:p w14:paraId="592982A0" w14:textId="43668B3B" w:rsidR="0038433B" w:rsidRDefault="0038433B" w:rsidP="00160306">
      <w:pPr>
        <w:ind w:firstLine="709"/>
      </w:pPr>
    </w:p>
    <w:tbl>
      <w:tblPr>
        <w:tblW w:w="10265" w:type="dxa"/>
        <w:tblInd w:w="-38" w:type="dxa"/>
        <w:tblLayout w:type="fixed"/>
        <w:tblCellMar>
          <w:left w:w="30" w:type="dxa"/>
          <w:right w:w="30" w:type="dxa"/>
        </w:tblCellMar>
        <w:tblLook w:val="0000" w:firstRow="0" w:lastRow="0" w:firstColumn="0" w:lastColumn="0" w:noHBand="0" w:noVBand="0"/>
      </w:tblPr>
      <w:tblGrid>
        <w:gridCol w:w="1873"/>
        <w:gridCol w:w="1701"/>
        <w:gridCol w:w="1049"/>
        <w:gridCol w:w="1219"/>
        <w:gridCol w:w="1756"/>
        <w:gridCol w:w="2667"/>
      </w:tblGrid>
      <w:tr w:rsidR="0038433B" w:rsidRPr="0038433B" w14:paraId="43757E64" w14:textId="77777777" w:rsidTr="0038433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27B0747F"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37720215"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2BC6A038"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Транзакция</w:t>
            </w:r>
          </w:p>
        </w:tc>
        <w:tc>
          <w:tcPr>
            <w:tcW w:w="1219" w:type="dxa"/>
            <w:tcBorders>
              <w:top w:val="single" w:sz="6" w:space="0" w:color="auto"/>
              <w:left w:val="single" w:sz="6" w:space="0" w:color="auto"/>
              <w:bottom w:val="single" w:sz="6" w:space="0" w:color="auto"/>
              <w:right w:val="single" w:sz="6" w:space="0" w:color="auto"/>
            </w:tcBorders>
            <w:shd w:val="solid" w:color="FFCC00" w:fill="auto"/>
          </w:tcPr>
          <w:p w14:paraId="7DFD4DD8"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Вход</w:t>
            </w:r>
          </w:p>
        </w:tc>
        <w:tc>
          <w:tcPr>
            <w:tcW w:w="1756" w:type="dxa"/>
            <w:tcBorders>
              <w:top w:val="single" w:sz="6" w:space="0" w:color="auto"/>
              <w:left w:val="single" w:sz="6" w:space="0" w:color="auto"/>
              <w:bottom w:val="single" w:sz="6" w:space="0" w:color="auto"/>
              <w:right w:val="single" w:sz="6" w:space="0" w:color="auto"/>
            </w:tcBorders>
            <w:shd w:val="solid" w:color="FFCC00" w:fill="auto"/>
          </w:tcPr>
          <w:p w14:paraId="79A05EF0"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Результат</w:t>
            </w:r>
          </w:p>
        </w:tc>
        <w:tc>
          <w:tcPr>
            <w:tcW w:w="2667" w:type="dxa"/>
            <w:tcBorders>
              <w:top w:val="single" w:sz="6" w:space="0" w:color="auto"/>
              <w:left w:val="single" w:sz="6" w:space="0" w:color="auto"/>
              <w:bottom w:val="single" w:sz="6" w:space="0" w:color="auto"/>
              <w:right w:val="single" w:sz="6" w:space="0" w:color="auto"/>
            </w:tcBorders>
            <w:shd w:val="solid" w:color="FFCC00" w:fill="auto"/>
          </w:tcPr>
          <w:p w14:paraId="1867069D"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Бизнес-роль</w:t>
            </w:r>
          </w:p>
        </w:tc>
      </w:tr>
      <w:tr w:rsidR="0038433B" w:rsidRPr="0038433B" w14:paraId="4CB736D4" w14:textId="77777777" w:rsidTr="0038433B">
        <w:trPr>
          <w:trHeight w:val="199"/>
        </w:trPr>
        <w:tc>
          <w:tcPr>
            <w:tcW w:w="1873" w:type="dxa"/>
            <w:tcBorders>
              <w:top w:val="single" w:sz="6" w:space="0" w:color="auto"/>
              <w:left w:val="single" w:sz="6" w:space="0" w:color="auto"/>
              <w:bottom w:val="single" w:sz="6" w:space="0" w:color="auto"/>
              <w:right w:val="single" w:sz="6" w:space="0" w:color="auto"/>
            </w:tcBorders>
          </w:tcPr>
          <w:p w14:paraId="0D7E9580"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ПП-10.07.04.04.050</w:t>
            </w:r>
          </w:p>
        </w:tc>
        <w:tc>
          <w:tcPr>
            <w:tcW w:w="1701" w:type="dxa"/>
            <w:tcBorders>
              <w:top w:val="single" w:sz="6" w:space="0" w:color="auto"/>
              <w:left w:val="single" w:sz="6" w:space="0" w:color="auto"/>
              <w:bottom w:val="single" w:sz="6" w:space="0" w:color="auto"/>
              <w:right w:val="single" w:sz="6" w:space="0" w:color="auto"/>
            </w:tcBorders>
          </w:tcPr>
          <w:p w14:paraId="4C3A1ACD"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Данные о замере ГСМ получены</w:t>
            </w:r>
          </w:p>
        </w:tc>
        <w:tc>
          <w:tcPr>
            <w:tcW w:w="1049" w:type="dxa"/>
            <w:tcBorders>
              <w:top w:val="single" w:sz="6" w:space="0" w:color="auto"/>
              <w:left w:val="single" w:sz="6" w:space="0" w:color="auto"/>
              <w:bottom w:val="single" w:sz="6" w:space="0" w:color="auto"/>
              <w:right w:val="single" w:sz="6" w:space="0" w:color="auto"/>
            </w:tcBorders>
          </w:tcPr>
          <w:p w14:paraId="6C23195D"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w:t>
            </w:r>
          </w:p>
        </w:tc>
        <w:tc>
          <w:tcPr>
            <w:tcW w:w="1219" w:type="dxa"/>
            <w:tcBorders>
              <w:top w:val="single" w:sz="6" w:space="0" w:color="auto"/>
              <w:left w:val="single" w:sz="6" w:space="0" w:color="auto"/>
              <w:bottom w:val="single" w:sz="6" w:space="0" w:color="auto"/>
              <w:right w:val="single" w:sz="6" w:space="0" w:color="auto"/>
            </w:tcBorders>
          </w:tcPr>
          <w:p w14:paraId="1990FE65"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Исходящая поставка</w:t>
            </w:r>
          </w:p>
        </w:tc>
        <w:tc>
          <w:tcPr>
            <w:tcW w:w="1756" w:type="dxa"/>
            <w:tcBorders>
              <w:top w:val="single" w:sz="6" w:space="0" w:color="auto"/>
              <w:left w:val="single" w:sz="6" w:space="0" w:color="auto"/>
              <w:bottom w:val="single" w:sz="6" w:space="0" w:color="auto"/>
              <w:right w:val="single" w:sz="6" w:space="0" w:color="auto"/>
            </w:tcBorders>
          </w:tcPr>
          <w:p w14:paraId="6A7C3B09"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Результаты замера из Контур ГСМ</w:t>
            </w:r>
          </w:p>
        </w:tc>
        <w:tc>
          <w:tcPr>
            <w:tcW w:w="2667" w:type="dxa"/>
            <w:tcBorders>
              <w:top w:val="single" w:sz="6" w:space="0" w:color="auto"/>
              <w:left w:val="single" w:sz="6" w:space="0" w:color="auto"/>
              <w:bottom w:val="single" w:sz="6" w:space="0" w:color="auto"/>
              <w:right w:val="single" w:sz="6" w:space="0" w:color="auto"/>
            </w:tcBorders>
          </w:tcPr>
          <w:p w14:paraId="3AF1BA03"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Автоматически</w:t>
            </w:r>
          </w:p>
          <w:p w14:paraId="6679D496" w14:textId="2C8A9D95" w:rsidR="0038433B" w:rsidRPr="0038433B" w:rsidRDefault="0038433B" w:rsidP="0038433B">
            <w:pPr>
              <w:autoSpaceDE w:val="0"/>
              <w:autoSpaceDN w:val="0"/>
              <w:adjustRightInd w:val="0"/>
              <w:jc w:val="left"/>
              <w:rPr>
                <w:rFonts w:eastAsiaTheme="minorHAnsi" w:cs="Arial"/>
                <w:color w:val="000000"/>
                <w:sz w:val="20"/>
                <w:szCs w:val="20"/>
              </w:rPr>
            </w:pPr>
            <w:del w:id="1508" w:author="Кращенко Олег Владимирович (Подрядчик. ООО БерингПойнт)" w:date="2020-04-23T15:40:00Z">
              <w:r w:rsidRPr="0038433B" w:rsidDel="004E728B">
                <w:rPr>
                  <w:rFonts w:eastAsiaTheme="minorHAnsi" w:cs="Arial"/>
                  <w:color w:val="000000"/>
                  <w:sz w:val="20"/>
                  <w:szCs w:val="20"/>
                </w:rPr>
                <w:delText>Оператор склада СП</w:delText>
              </w:r>
            </w:del>
            <w:ins w:id="1509"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p w14:paraId="6ADD73FA"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Комплектовщик склада СП</w:t>
            </w:r>
          </w:p>
        </w:tc>
      </w:tr>
    </w:tbl>
    <w:p w14:paraId="20718733" w14:textId="77777777" w:rsidR="0038433B" w:rsidRDefault="0038433B" w:rsidP="00160306">
      <w:pPr>
        <w:ind w:firstLine="709"/>
      </w:pPr>
    </w:p>
    <w:p w14:paraId="78A3EA75" w14:textId="77777777" w:rsidR="0038433B" w:rsidRPr="00001B8C" w:rsidRDefault="0038433B" w:rsidP="00160306">
      <w:pPr>
        <w:ind w:firstLine="709"/>
      </w:pPr>
    </w:p>
    <w:p w14:paraId="05C1C7C1" w14:textId="096A4705" w:rsidR="007651BB" w:rsidRPr="004136F2" w:rsidRDefault="007651BB" w:rsidP="007651BB">
      <w:pPr>
        <w:pStyle w:val="4"/>
      </w:pPr>
      <w:r w:rsidRPr="004136F2">
        <w:t>Шаг процесса 10.0</w:t>
      </w:r>
      <w:r>
        <w:t>7</w:t>
      </w:r>
      <w:r w:rsidRPr="004136F2">
        <w:t>.04.0</w:t>
      </w:r>
      <w:r>
        <w:t>4.055</w:t>
      </w:r>
      <w:r w:rsidRPr="004136F2">
        <w:t xml:space="preserve"> – </w:t>
      </w:r>
      <w:r>
        <w:t>Выявление разниц при комплектовании</w:t>
      </w:r>
    </w:p>
    <w:p w14:paraId="13825A8A" w14:textId="77777777" w:rsidR="001F1BD2" w:rsidRDefault="001F1BD2" w:rsidP="001F1BD2">
      <w:pPr>
        <w:ind w:firstLine="709"/>
        <w:rPr>
          <w:rFonts w:eastAsiaTheme="majorEastAsia"/>
        </w:rPr>
      </w:pPr>
    </w:p>
    <w:p w14:paraId="5877E59C" w14:textId="406C3D8E" w:rsidR="001F1BD2" w:rsidRDefault="001F1BD2" w:rsidP="001F1BD2">
      <w:pPr>
        <w:ind w:firstLine="709"/>
        <w:rPr>
          <w:rFonts w:eastAsiaTheme="majorEastAsia"/>
        </w:rPr>
      </w:pPr>
      <w:r>
        <w:rPr>
          <w:rFonts w:eastAsiaTheme="majorEastAsia"/>
        </w:rPr>
        <w:t>Исключительные случаи, которые могут возникнуть в процессе комплектования:</w:t>
      </w:r>
    </w:p>
    <w:p w14:paraId="0AB07687" w14:textId="4A012F37" w:rsidR="001F1BD2" w:rsidRPr="00951CDD" w:rsidRDefault="001F1BD2" w:rsidP="00C728F9">
      <w:pPr>
        <w:pStyle w:val="afc"/>
        <w:numPr>
          <w:ilvl w:val="0"/>
          <w:numId w:val="37"/>
        </w:numPr>
        <w:rPr>
          <w:rFonts w:eastAsiaTheme="majorEastAsia"/>
        </w:rPr>
      </w:pPr>
      <w:r>
        <w:rPr>
          <w:rFonts w:eastAsiaTheme="majorEastAsia"/>
        </w:rPr>
        <w:t>о</w:t>
      </w:r>
      <w:r w:rsidRPr="00951CDD">
        <w:rPr>
          <w:rFonts w:eastAsiaTheme="majorEastAsia"/>
        </w:rPr>
        <w:t>тказ от выполнения по причин</w:t>
      </w:r>
      <w:r>
        <w:rPr>
          <w:rFonts w:eastAsiaTheme="majorEastAsia"/>
        </w:rPr>
        <w:t>е нехватк</w:t>
      </w:r>
      <w:r w:rsidR="00E944CD">
        <w:rPr>
          <w:rFonts w:eastAsiaTheme="majorEastAsia"/>
        </w:rPr>
        <w:t>и места в ЕО комплектования – выполнение задачи позже с другой ЕО комплектования;</w:t>
      </w:r>
    </w:p>
    <w:p w14:paraId="2EBFDF41" w14:textId="5DC60F3E" w:rsidR="001F1BD2" w:rsidRPr="00951CDD" w:rsidRDefault="001F1BD2" w:rsidP="00C728F9">
      <w:pPr>
        <w:pStyle w:val="afc"/>
        <w:numPr>
          <w:ilvl w:val="0"/>
          <w:numId w:val="37"/>
        </w:numPr>
        <w:rPr>
          <w:rFonts w:eastAsiaTheme="majorEastAsia"/>
        </w:rPr>
      </w:pPr>
      <w:r>
        <w:rPr>
          <w:rFonts w:eastAsiaTheme="majorEastAsia"/>
        </w:rPr>
        <w:t>в</w:t>
      </w:r>
      <w:r w:rsidRPr="00951CDD">
        <w:rPr>
          <w:rFonts w:eastAsiaTheme="majorEastAsia"/>
        </w:rPr>
        <w:t>ыполнение складской задачи с частичным подбором и автоматической инвентаризацией</w:t>
      </w:r>
      <w:r w:rsidR="00E944CD">
        <w:rPr>
          <w:rFonts w:eastAsiaTheme="majorEastAsia"/>
        </w:rPr>
        <w:t xml:space="preserve"> – на проблемное складское место назначается оперативная инвентаризация, которая выполняется согласно процессу ПП-10.07.04.03</w:t>
      </w:r>
      <w:r>
        <w:rPr>
          <w:rFonts w:eastAsiaTheme="majorEastAsia"/>
        </w:rPr>
        <w:t>;</w:t>
      </w:r>
    </w:p>
    <w:p w14:paraId="11E47BA9" w14:textId="457DDDE6" w:rsidR="001F1BD2" w:rsidRPr="00951CDD" w:rsidRDefault="001F1BD2" w:rsidP="00C728F9">
      <w:pPr>
        <w:pStyle w:val="afc"/>
        <w:numPr>
          <w:ilvl w:val="0"/>
          <w:numId w:val="37"/>
        </w:numPr>
        <w:rPr>
          <w:rFonts w:eastAsiaTheme="majorEastAsia"/>
        </w:rPr>
      </w:pPr>
      <w:r>
        <w:rPr>
          <w:rFonts w:eastAsiaTheme="majorEastAsia"/>
        </w:rPr>
        <w:t>в</w:t>
      </w:r>
      <w:r w:rsidRPr="00951CDD">
        <w:rPr>
          <w:rFonts w:eastAsiaTheme="majorEastAsia"/>
        </w:rPr>
        <w:t>ыполнение складской задачи с частичной недостачей в складском месте (без автоматической инвентаризации)</w:t>
      </w:r>
      <w:r>
        <w:rPr>
          <w:rFonts w:eastAsiaTheme="majorEastAsia"/>
        </w:rPr>
        <w:t xml:space="preserve"> при наличии МТР на складе в другом складском месте</w:t>
      </w:r>
      <w:r w:rsidR="00E944CD">
        <w:rPr>
          <w:rFonts w:eastAsiaTheme="majorEastAsia"/>
        </w:rPr>
        <w:t xml:space="preserve"> – отбор МТР происходит из другого складского места</w:t>
      </w:r>
      <w:r>
        <w:rPr>
          <w:rFonts w:eastAsiaTheme="majorEastAsia"/>
        </w:rPr>
        <w:t>;</w:t>
      </w:r>
    </w:p>
    <w:p w14:paraId="0568BAF8" w14:textId="2CCF0EB7" w:rsidR="001F1BD2" w:rsidRPr="00951CDD" w:rsidRDefault="001F1BD2" w:rsidP="00C728F9">
      <w:pPr>
        <w:pStyle w:val="afc"/>
        <w:numPr>
          <w:ilvl w:val="0"/>
          <w:numId w:val="37"/>
        </w:numPr>
        <w:rPr>
          <w:rFonts w:eastAsiaTheme="majorEastAsia"/>
        </w:rPr>
      </w:pPr>
      <w:r>
        <w:rPr>
          <w:rFonts w:eastAsiaTheme="majorEastAsia"/>
        </w:rPr>
        <w:t>в</w:t>
      </w:r>
      <w:r w:rsidRPr="00951CDD">
        <w:rPr>
          <w:rFonts w:eastAsiaTheme="majorEastAsia"/>
        </w:rPr>
        <w:t>ыполнение складской задачи с применением кода особой ситуации BIDU (</w:t>
      </w:r>
      <w:r>
        <w:rPr>
          <w:rFonts w:eastAsiaTheme="majorEastAsia"/>
        </w:rPr>
        <w:t xml:space="preserve">при физической </w:t>
      </w:r>
      <w:r w:rsidRPr="00951CDD">
        <w:rPr>
          <w:rFonts w:eastAsiaTheme="majorEastAsia"/>
        </w:rPr>
        <w:t>невозможно</w:t>
      </w:r>
      <w:r>
        <w:rPr>
          <w:rFonts w:eastAsiaTheme="majorEastAsia"/>
        </w:rPr>
        <w:t>сти</w:t>
      </w:r>
      <w:r w:rsidRPr="00951CDD">
        <w:rPr>
          <w:rFonts w:eastAsiaTheme="majorEastAsia"/>
        </w:rPr>
        <w:t xml:space="preserve"> подойти к </w:t>
      </w:r>
      <w:r>
        <w:rPr>
          <w:rFonts w:eastAsiaTheme="majorEastAsia"/>
        </w:rPr>
        <w:t xml:space="preserve">складскому </w:t>
      </w:r>
      <w:r w:rsidRPr="00951CDD">
        <w:rPr>
          <w:rFonts w:eastAsiaTheme="majorEastAsia"/>
        </w:rPr>
        <w:t>месту)</w:t>
      </w:r>
      <w:r w:rsidR="00E944CD">
        <w:rPr>
          <w:rFonts w:eastAsiaTheme="majorEastAsia"/>
        </w:rPr>
        <w:t xml:space="preserve"> – отбор МТР происходит из другого складского места (при наличии МТР) либо задача выполняется позднее (если складское место было недоступно физически)</w:t>
      </w:r>
      <w:r>
        <w:rPr>
          <w:rFonts w:eastAsiaTheme="majorEastAsia"/>
        </w:rPr>
        <w:t>;</w:t>
      </w:r>
    </w:p>
    <w:p w14:paraId="3A661C88" w14:textId="2954775E" w:rsidR="001F1BD2" w:rsidRPr="0003465F" w:rsidRDefault="001F1BD2" w:rsidP="00C728F9">
      <w:pPr>
        <w:pStyle w:val="afc"/>
        <w:numPr>
          <w:ilvl w:val="0"/>
          <w:numId w:val="37"/>
        </w:numPr>
        <w:rPr>
          <w:rFonts w:eastAsiaTheme="majorEastAsia"/>
        </w:rPr>
      </w:pPr>
      <w:r w:rsidRPr="0003465F">
        <w:rPr>
          <w:rFonts w:eastAsiaTheme="majorEastAsia"/>
        </w:rPr>
        <w:t>выполнение складской задачи с полной недостачей продукта в складском месте (без автоматической инвентаризации) при отсутствии МТР на складе</w:t>
      </w:r>
      <w:r w:rsidR="00E944CD" w:rsidRPr="0003465F">
        <w:rPr>
          <w:rFonts w:eastAsiaTheme="majorEastAsia"/>
        </w:rPr>
        <w:t xml:space="preserve"> – МТР не комплектуется</w:t>
      </w:r>
      <w:r w:rsidRPr="0003465F">
        <w:rPr>
          <w:rFonts w:eastAsiaTheme="majorEastAsia"/>
        </w:rPr>
        <w:t>.</w:t>
      </w:r>
    </w:p>
    <w:p w14:paraId="287417E2" w14:textId="1E4B041B" w:rsidR="00C2479D" w:rsidRDefault="002E5135" w:rsidP="002E5135">
      <w:pPr>
        <w:ind w:firstLine="709"/>
        <w:rPr>
          <w:rFonts w:eastAsiaTheme="majorEastAsia"/>
        </w:rPr>
      </w:pPr>
      <w:r w:rsidRPr="002E5135">
        <w:rPr>
          <w:rFonts w:eastAsiaTheme="majorEastAsia"/>
        </w:rPr>
        <w:t xml:space="preserve">Если МТР скомплектованы с недостачей, то оператором склада СП </w:t>
      </w:r>
      <w:r>
        <w:rPr>
          <w:rFonts w:eastAsiaTheme="majorEastAsia"/>
        </w:rPr>
        <w:t xml:space="preserve">при помощи </w:t>
      </w:r>
      <w:r w:rsidR="0003465F">
        <w:rPr>
          <w:rFonts w:eastAsiaTheme="majorEastAsia"/>
        </w:rPr>
        <w:t>функции «Ведение заказа на исходящую поставку»</w:t>
      </w:r>
      <w:r>
        <w:rPr>
          <w:rFonts w:eastAsiaTheme="majorEastAsia"/>
        </w:rPr>
        <w:t xml:space="preserve"> </w:t>
      </w:r>
      <w:r w:rsidRPr="002E5135">
        <w:rPr>
          <w:rFonts w:eastAsiaTheme="majorEastAsia"/>
        </w:rPr>
        <w:t xml:space="preserve">проводится корректировка, т.е., адаптация поставки под фактически собранное количество. </w:t>
      </w:r>
      <w:r>
        <w:rPr>
          <w:rFonts w:eastAsiaTheme="majorEastAsia"/>
        </w:rPr>
        <w:t>Это позволит переве</w:t>
      </w:r>
      <w:r w:rsidR="0003465F">
        <w:rPr>
          <w:rFonts w:eastAsiaTheme="majorEastAsia"/>
        </w:rPr>
        <w:t>сти поставку в статус «скомплектована» и провести в отношении нее последующие действия.</w:t>
      </w:r>
    </w:p>
    <w:p w14:paraId="2455396C" w14:textId="77777777" w:rsidR="003F304B" w:rsidRDefault="003F304B" w:rsidP="002E5135">
      <w:pPr>
        <w:ind w:firstLine="709"/>
        <w:rPr>
          <w:rFonts w:eastAsiaTheme="majorEastAsia"/>
        </w:rPr>
      </w:pPr>
    </w:p>
    <w:p w14:paraId="042D807B" w14:textId="77777777" w:rsidR="00CC22E5" w:rsidRDefault="00CC22E5" w:rsidP="002E5135">
      <w:pPr>
        <w:ind w:firstLine="709"/>
        <w:rPr>
          <w:rFonts w:eastAsiaTheme="majorEastAsia"/>
        </w:rPr>
      </w:pPr>
    </w:p>
    <w:p w14:paraId="52F27283" w14:textId="4B8C7DB7" w:rsidR="0038433B" w:rsidRDefault="0038433B" w:rsidP="0038433B">
      <w:pPr>
        <w:jc w:val="right"/>
      </w:pPr>
      <w:r w:rsidRPr="00916FAB">
        <w:rPr>
          <w:rFonts w:cs="Arial"/>
          <w:b/>
          <w:sz w:val="22"/>
        </w:rPr>
        <w:t xml:space="preserve">Таблица </w:t>
      </w:r>
      <w:r>
        <w:rPr>
          <w:rFonts w:cs="Arial"/>
          <w:b/>
          <w:sz w:val="22"/>
        </w:rPr>
        <w:t>12</w:t>
      </w:r>
      <w:r w:rsidR="005E57AE" w:rsidRPr="00E71EDD">
        <w:rPr>
          <w:rFonts w:cs="Arial"/>
          <w:b/>
          <w:sz w:val="22"/>
        </w:rPr>
        <w:t>1</w:t>
      </w:r>
      <w:r w:rsidRPr="00916FAB">
        <w:rPr>
          <w:rFonts w:cs="Arial"/>
          <w:b/>
          <w:sz w:val="22"/>
        </w:rPr>
        <w:t xml:space="preserve">. Описание </w:t>
      </w:r>
      <w:r>
        <w:rPr>
          <w:rFonts w:cs="Arial"/>
          <w:b/>
          <w:sz w:val="22"/>
        </w:rPr>
        <w:t>шага «Выявление разниц при комплектовании»</w:t>
      </w:r>
    </w:p>
    <w:p w14:paraId="071DC1D4" w14:textId="77777777" w:rsidR="0038433B" w:rsidRDefault="0038433B" w:rsidP="002E5135">
      <w:pPr>
        <w:ind w:firstLine="709"/>
        <w:rPr>
          <w:rFonts w:eastAsiaTheme="majorEastAsia"/>
        </w:rPr>
      </w:pPr>
    </w:p>
    <w:tbl>
      <w:tblPr>
        <w:tblW w:w="0" w:type="auto"/>
        <w:tblInd w:w="-38" w:type="dxa"/>
        <w:tblLayout w:type="fixed"/>
        <w:tblCellMar>
          <w:left w:w="30" w:type="dxa"/>
          <w:right w:w="30" w:type="dxa"/>
        </w:tblCellMar>
        <w:tblLook w:val="0000" w:firstRow="0" w:lastRow="0" w:firstColumn="0" w:lastColumn="0" w:noHBand="0" w:noVBand="0"/>
      </w:tblPr>
      <w:tblGrid>
        <w:gridCol w:w="1873"/>
        <w:gridCol w:w="2835"/>
        <w:gridCol w:w="1049"/>
        <w:gridCol w:w="1361"/>
        <w:gridCol w:w="1188"/>
        <w:gridCol w:w="1817"/>
      </w:tblGrid>
      <w:tr w:rsidR="0038433B" w:rsidRPr="0038433B" w14:paraId="55C38756" w14:textId="77777777" w:rsidTr="0038433B">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575B0459"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Номер шага</w:t>
            </w:r>
          </w:p>
        </w:tc>
        <w:tc>
          <w:tcPr>
            <w:tcW w:w="2835" w:type="dxa"/>
            <w:tcBorders>
              <w:top w:val="single" w:sz="6" w:space="0" w:color="auto"/>
              <w:left w:val="single" w:sz="6" w:space="0" w:color="auto"/>
              <w:bottom w:val="single" w:sz="6" w:space="0" w:color="auto"/>
              <w:right w:val="single" w:sz="6" w:space="0" w:color="auto"/>
            </w:tcBorders>
            <w:shd w:val="solid" w:color="FFCC00" w:fill="auto"/>
          </w:tcPr>
          <w:p w14:paraId="59C2AC90"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1C62EF2D"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Транзакция</w:t>
            </w:r>
          </w:p>
        </w:tc>
        <w:tc>
          <w:tcPr>
            <w:tcW w:w="1361" w:type="dxa"/>
            <w:tcBorders>
              <w:top w:val="single" w:sz="6" w:space="0" w:color="auto"/>
              <w:left w:val="single" w:sz="6" w:space="0" w:color="auto"/>
              <w:bottom w:val="single" w:sz="6" w:space="0" w:color="auto"/>
              <w:right w:val="single" w:sz="6" w:space="0" w:color="auto"/>
            </w:tcBorders>
            <w:shd w:val="solid" w:color="FFCC00" w:fill="auto"/>
          </w:tcPr>
          <w:p w14:paraId="1A7E432D"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Вход</w:t>
            </w:r>
          </w:p>
        </w:tc>
        <w:tc>
          <w:tcPr>
            <w:tcW w:w="1188" w:type="dxa"/>
            <w:tcBorders>
              <w:top w:val="single" w:sz="6" w:space="0" w:color="auto"/>
              <w:left w:val="single" w:sz="6" w:space="0" w:color="auto"/>
              <w:bottom w:val="single" w:sz="6" w:space="0" w:color="auto"/>
              <w:right w:val="single" w:sz="6" w:space="0" w:color="auto"/>
            </w:tcBorders>
            <w:shd w:val="solid" w:color="FFCC00" w:fill="auto"/>
          </w:tcPr>
          <w:p w14:paraId="78E3E72B"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Результат</w:t>
            </w:r>
          </w:p>
        </w:tc>
        <w:tc>
          <w:tcPr>
            <w:tcW w:w="1817" w:type="dxa"/>
            <w:tcBorders>
              <w:top w:val="single" w:sz="6" w:space="0" w:color="auto"/>
              <w:left w:val="single" w:sz="6" w:space="0" w:color="auto"/>
              <w:bottom w:val="single" w:sz="6" w:space="0" w:color="auto"/>
              <w:right w:val="single" w:sz="6" w:space="0" w:color="auto"/>
            </w:tcBorders>
            <w:shd w:val="solid" w:color="FFCC00" w:fill="auto"/>
          </w:tcPr>
          <w:p w14:paraId="5A2843F2" w14:textId="77777777" w:rsidR="0038433B" w:rsidRPr="0038433B" w:rsidRDefault="0038433B" w:rsidP="0038433B">
            <w:pPr>
              <w:autoSpaceDE w:val="0"/>
              <w:autoSpaceDN w:val="0"/>
              <w:adjustRightInd w:val="0"/>
              <w:jc w:val="center"/>
              <w:rPr>
                <w:rFonts w:eastAsiaTheme="minorHAnsi" w:cs="Arial"/>
                <w:b/>
                <w:bCs/>
                <w:color w:val="000000"/>
                <w:sz w:val="20"/>
                <w:szCs w:val="20"/>
              </w:rPr>
            </w:pPr>
            <w:r w:rsidRPr="0038433B">
              <w:rPr>
                <w:rFonts w:eastAsiaTheme="minorHAnsi" w:cs="Arial"/>
                <w:b/>
                <w:bCs/>
                <w:color w:val="000000"/>
                <w:sz w:val="20"/>
                <w:szCs w:val="20"/>
              </w:rPr>
              <w:t>Бизнес-роль</w:t>
            </w:r>
          </w:p>
        </w:tc>
      </w:tr>
      <w:tr w:rsidR="0038433B" w:rsidRPr="0038433B" w14:paraId="34AFD52B" w14:textId="77777777" w:rsidTr="0038433B">
        <w:trPr>
          <w:trHeight w:val="132"/>
        </w:trPr>
        <w:tc>
          <w:tcPr>
            <w:tcW w:w="1873" w:type="dxa"/>
            <w:tcBorders>
              <w:top w:val="single" w:sz="6" w:space="0" w:color="auto"/>
              <w:left w:val="single" w:sz="6" w:space="0" w:color="auto"/>
              <w:bottom w:val="single" w:sz="6" w:space="0" w:color="auto"/>
              <w:right w:val="single" w:sz="6" w:space="0" w:color="auto"/>
            </w:tcBorders>
          </w:tcPr>
          <w:p w14:paraId="492BC1B6"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ПП-10.07.04.04.055</w:t>
            </w:r>
          </w:p>
        </w:tc>
        <w:tc>
          <w:tcPr>
            <w:tcW w:w="2835" w:type="dxa"/>
            <w:tcBorders>
              <w:top w:val="single" w:sz="6" w:space="0" w:color="auto"/>
              <w:left w:val="single" w:sz="6" w:space="0" w:color="auto"/>
              <w:bottom w:val="single" w:sz="6" w:space="0" w:color="auto"/>
              <w:right w:val="single" w:sz="6" w:space="0" w:color="auto"/>
            </w:tcBorders>
          </w:tcPr>
          <w:p w14:paraId="2EB34A4B"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Задачи выполнены, данные внесены</w:t>
            </w:r>
          </w:p>
        </w:tc>
        <w:tc>
          <w:tcPr>
            <w:tcW w:w="1049" w:type="dxa"/>
            <w:tcBorders>
              <w:top w:val="single" w:sz="6" w:space="0" w:color="auto"/>
              <w:left w:val="single" w:sz="6" w:space="0" w:color="auto"/>
              <w:bottom w:val="single" w:sz="6" w:space="0" w:color="auto"/>
              <w:right w:val="single" w:sz="6" w:space="0" w:color="auto"/>
            </w:tcBorders>
          </w:tcPr>
          <w:p w14:paraId="2F35FDA8"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w:t>
            </w:r>
          </w:p>
        </w:tc>
        <w:tc>
          <w:tcPr>
            <w:tcW w:w="1361" w:type="dxa"/>
            <w:tcBorders>
              <w:top w:val="single" w:sz="6" w:space="0" w:color="auto"/>
              <w:left w:val="single" w:sz="6" w:space="0" w:color="auto"/>
              <w:bottom w:val="single" w:sz="6" w:space="0" w:color="auto"/>
              <w:right w:val="single" w:sz="6" w:space="0" w:color="auto"/>
            </w:tcBorders>
          </w:tcPr>
          <w:p w14:paraId="4550EAC6"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Исходящая поставка</w:t>
            </w:r>
          </w:p>
        </w:tc>
        <w:tc>
          <w:tcPr>
            <w:tcW w:w="1188" w:type="dxa"/>
            <w:tcBorders>
              <w:top w:val="single" w:sz="6" w:space="0" w:color="auto"/>
              <w:left w:val="single" w:sz="6" w:space="0" w:color="auto"/>
              <w:bottom w:val="single" w:sz="6" w:space="0" w:color="auto"/>
              <w:right w:val="single" w:sz="6" w:space="0" w:color="auto"/>
            </w:tcBorders>
          </w:tcPr>
          <w:p w14:paraId="4C4B987A"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Разницы</w:t>
            </w:r>
          </w:p>
        </w:tc>
        <w:tc>
          <w:tcPr>
            <w:tcW w:w="1817" w:type="dxa"/>
            <w:tcBorders>
              <w:top w:val="single" w:sz="6" w:space="0" w:color="auto"/>
              <w:left w:val="single" w:sz="6" w:space="0" w:color="auto"/>
              <w:bottom w:val="single" w:sz="6" w:space="0" w:color="auto"/>
              <w:right w:val="single" w:sz="6" w:space="0" w:color="auto"/>
            </w:tcBorders>
          </w:tcPr>
          <w:p w14:paraId="0B256567" w14:textId="77777777" w:rsidR="0038433B" w:rsidRPr="0038433B" w:rsidRDefault="0038433B" w:rsidP="0038433B">
            <w:pPr>
              <w:autoSpaceDE w:val="0"/>
              <w:autoSpaceDN w:val="0"/>
              <w:adjustRightInd w:val="0"/>
              <w:jc w:val="left"/>
              <w:rPr>
                <w:rFonts w:eastAsiaTheme="minorHAnsi" w:cs="Arial"/>
                <w:color w:val="000000"/>
                <w:sz w:val="20"/>
                <w:szCs w:val="20"/>
              </w:rPr>
            </w:pPr>
            <w:r w:rsidRPr="0038433B">
              <w:rPr>
                <w:rFonts w:eastAsiaTheme="minorHAnsi" w:cs="Arial"/>
                <w:color w:val="000000"/>
                <w:sz w:val="20"/>
                <w:szCs w:val="20"/>
              </w:rPr>
              <w:t>Комплектовщик склада СП</w:t>
            </w:r>
          </w:p>
        </w:tc>
      </w:tr>
    </w:tbl>
    <w:p w14:paraId="3A1FEE1F" w14:textId="77777777" w:rsidR="0038433B" w:rsidRDefault="0038433B" w:rsidP="002E5135">
      <w:pPr>
        <w:ind w:firstLine="709"/>
        <w:rPr>
          <w:rFonts w:eastAsiaTheme="majorEastAsia"/>
        </w:rPr>
      </w:pPr>
    </w:p>
    <w:p w14:paraId="34C0DEE1" w14:textId="77777777" w:rsidR="0038433B" w:rsidRPr="000F5CA3" w:rsidRDefault="0038433B" w:rsidP="002E5135">
      <w:pPr>
        <w:ind w:firstLine="709"/>
        <w:rPr>
          <w:rFonts w:eastAsiaTheme="majorEastAsia"/>
        </w:rPr>
      </w:pPr>
    </w:p>
    <w:p w14:paraId="2B2F596F" w14:textId="3459907F" w:rsidR="007651BB" w:rsidRPr="00F24182" w:rsidRDefault="007651BB" w:rsidP="007651BB">
      <w:pPr>
        <w:pStyle w:val="4"/>
      </w:pPr>
      <w:r w:rsidRPr="00F24182">
        <w:t>Шаг процесса 10.07.04.04.060 – Комплектование МТР и размещение в зоне отгрузки</w:t>
      </w:r>
    </w:p>
    <w:p w14:paraId="19F6F504" w14:textId="77777777" w:rsidR="00573E08" w:rsidRDefault="00573E08" w:rsidP="008E306C">
      <w:pPr>
        <w:ind w:firstLine="709"/>
        <w:rPr>
          <w:rFonts w:eastAsiaTheme="majorEastAsia"/>
        </w:rPr>
      </w:pPr>
    </w:p>
    <w:p w14:paraId="3430F054" w14:textId="3B5AEAFA" w:rsidR="008E306C" w:rsidRDefault="008E306C" w:rsidP="008E306C">
      <w:pPr>
        <w:ind w:firstLine="709"/>
        <w:rPr>
          <w:rFonts w:eastAsiaTheme="majorEastAsia"/>
        </w:rPr>
      </w:pPr>
      <w:r>
        <w:rPr>
          <w:rFonts w:eastAsiaTheme="majorEastAsia"/>
        </w:rPr>
        <w:lastRenderedPageBreak/>
        <w:t xml:space="preserve">После верификации ШК ЕО </w:t>
      </w:r>
      <w:r w:rsidR="00662AAE">
        <w:rPr>
          <w:rFonts w:eastAsiaTheme="majorEastAsia"/>
        </w:rPr>
        <w:t xml:space="preserve">комплектования, </w:t>
      </w:r>
      <w:r>
        <w:rPr>
          <w:rFonts w:eastAsiaTheme="majorEastAsia"/>
        </w:rPr>
        <w:t xml:space="preserve">комплектовщик склада СП получает на ТСД задание переместиться к целевому складскому месту, из которого следует отобрать МТР. Переместившись к складскому месту, комплектовщик склада СП подтверждает его сканированием ШК ячейки. В случае, если комплектовщик склада СП отсканировал ШК целевого складского места, не указанного в задании (ошибка),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 xml:space="preserve">выдает на ТСД сообщение об ошибке. В случае, если отсканирован верный ШК,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 xml:space="preserve">выдает комплектовщику склада СП на ТСД задание на верификацию отпускающей ЕО, т.е. той ЕО, которая согласно данным находится в данном складском месте (релевантно только для </w:t>
      </w:r>
      <w:r w:rsidR="00E07696">
        <w:rPr>
          <w:rFonts w:eastAsiaTheme="majorEastAsia"/>
        </w:rPr>
        <w:t>типов складов, учитывающих ЕО).</w:t>
      </w:r>
    </w:p>
    <w:p w14:paraId="54808694" w14:textId="2E08A473" w:rsidR="008E306C" w:rsidRDefault="002923FE" w:rsidP="008E306C">
      <w:pPr>
        <w:ind w:firstLine="709"/>
        <w:rPr>
          <w:rFonts w:eastAsiaTheme="majorEastAsia"/>
        </w:rPr>
      </w:pPr>
      <w:r>
        <w:rPr>
          <w:rFonts w:eastAsiaTheme="majorEastAsia"/>
        </w:rPr>
        <w:t xml:space="preserve">Модуль </w:t>
      </w:r>
      <w:r w:rsidRPr="00006C3A">
        <w:rPr>
          <w:lang w:val="en-US"/>
        </w:rPr>
        <w:t>SAP</w:t>
      </w:r>
      <w:r w:rsidRPr="00006C3A">
        <w:t xml:space="preserve"> </w:t>
      </w:r>
      <w:r w:rsidRPr="00006C3A">
        <w:rPr>
          <w:lang w:val="en-US"/>
        </w:rPr>
        <w:t>EWM</w:t>
      </w:r>
      <w:r w:rsidR="008E306C">
        <w:rPr>
          <w:rFonts w:eastAsiaTheme="majorEastAsia"/>
        </w:rPr>
        <w:t xml:space="preserve"> в автоматическом режиме проверяет соответствие отсканированной ЕО складской задаче. Если ЕО не соответствует задаче, то </w:t>
      </w:r>
      <w:r w:rsidRPr="00006C3A">
        <w:rPr>
          <w:lang w:val="en-US"/>
        </w:rPr>
        <w:t>SAP</w:t>
      </w:r>
      <w:r w:rsidRPr="00006C3A">
        <w:t xml:space="preserve"> </w:t>
      </w:r>
      <w:r w:rsidRPr="00006C3A">
        <w:rPr>
          <w:lang w:val="en-US"/>
        </w:rPr>
        <w:t>EWM</w:t>
      </w:r>
      <w:r>
        <w:rPr>
          <w:rFonts w:eastAsiaTheme="majorEastAsia"/>
        </w:rPr>
        <w:t xml:space="preserve"> </w:t>
      </w:r>
      <w:r w:rsidR="008E306C">
        <w:rPr>
          <w:rFonts w:eastAsiaTheme="majorEastAsia"/>
        </w:rPr>
        <w:t>а</w:t>
      </w:r>
      <w:r>
        <w:rPr>
          <w:rFonts w:eastAsiaTheme="majorEastAsia"/>
        </w:rPr>
        <w:t>в</w:t>
      </w:r>
      <w:r w:rsidR="008E306C">
        <w:rPr>
          <w:rFonts w:eastAsiaTheme="majorEastAsia"/>
        </w:rPr>
        <w:t xml:space="preserve">томатически находит новое отпускающее складское место, а на данную ячейку назначается оперативная инвентаризация. </w:t>
      </w:r>
    </w:p>
    <w:p w14:paraId="61B7C138" w14:textId="28FF2DF7" w:rsidR="008E306C" w:rsidRDefault="008E306C" w:rsidP="008E306C">
      <w:pPr>
        <w:ind w:firstLine="709"/>
        <w:rPr>
          <w:rFonts w:eastAsiaTheme="majorEastAsia"/>
        </w:rPr>
      </w:pPr>
      <w:r>
        <w:rPr>
          <w:rFonts w:eastAsiaTheme="majorEastAsia"/>
        </w:rPr>
        <w:t xml:space="preserve">В случае, если верифицированная ЕО соответствует складской задаче,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выдает на ТСД комплектовщику склада СП задание на отбор определенного количества конкретного МТР из целевого складского места. Комплектовщик склада СП визуально определяет наличие требуемого МТР в целевом складском месте. Далее возможны несколько вариантов:</w:t>
      </w:r>
    </w:p>
    <w:p w14:paraId="617C58EF" w14:textId="77777777" w:rsidR="008E306C" w:rsidRDefault="008E306C" w:rsidP="00C728F9">
      <w:pPr>
        <w:pStyle w:val="afc"/>
        <w:numPr>
          <w:ilvl w:val="0"/>
          <w:numId w:val="36"/>
        </w:numPr>
        <w:rPr>
          <w:rFonts w:eastAsiaTheme="majorEastAsia"/>
        </w:rPr>
      </w:pPr>
      <w:r>
        <w:rPr>
          <w:rFonts w:eastAsiaTheme="majorEastAsia"/>
        </w:rPr>
        <w:t>МТР соответствует задаче, количества достаточно для выполнения комплектования – осуществляется физическое комплектование;</w:t>
      </w:r>
    </w:p>
    <w:p w14:paraId="7A6CAF9F" w14:textId="1ACEF13B" w:rsidR="008E306C" w:rsidRPr="00956DEF" w:rsidRDefault="008E306C" w:rsidP="00C728F9">
      <w:pPr>
        <w:pStyle w:val="afc"/>
        <w:numPr>
          <w:ilvl w:val="0"/>
          <w:numId w:val="36"/>
        </w:numPr>
        <w:rPr>
          <w:rFonts w:eastAsiaTheme="majorEastAsia"/>
        </w:rPr>
      </w:pPr>
      <w:r w:rsidRPr="00956DEF">
        <w:rPr>
          <w:rFonts w:eastAsiaTheme="majorEastAsia"/>
        </w:rPr>
        <w:t>МТР соответствует задаче, но количества не достаточно для выполнения комплектования – комплектовщиком склада СП осуществляется физическое комплектование доступного количества</w:t>
      </w:r>
      <w:r>
        <w:rPr>
          <w:rFonts w:eastAsiaTheme="majorEastAsia"/>
        </w:rPr>
        <w:t xml:space="preserve">. Фактическое количество вводится в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 xml:space="preserve">при помощи ТСД, затем по запросу </w:t>
      </w:r>
      <w:r w:rsidR="002923FE" w:rsidRPr="00006C3A">
        <w:rPr>
          <w:lang w:val="en-US"/>
        </w:rPr>
        <w:t>SAP</w:t>
      </w:r>
      <w:r w:rsidR="002923FE" w:rsidRPr="00006C3A">
        <w:t xml:space="preserve"> </w:t>
      </w:r>
      <w:r w:rsidR="002923FE" w:rsidRPr="00006C3A">
        <w:rPr>
          <w:lang w:val="en-US"/>
        </w:rPr>
        <w:t>EWM</w:t>
      </w:r>
      <w:r w:rsidR="002923FE" w:rsidRPr="00956DEF">
        <w:rPr>
          <w:rFonts w:eastAsiaTheme="majorEastAsia"/>
        </w:rPr>
        <w:t xml:space="preserve"> </w:t>
      </w:r>
      <w:r w:rsidRPr="00956DEF">
        <w:rPr>
          <w:rFonts w:eastAsiaTheme="majorEastAsia"/>
        </w:rPr>
        <w:t xml:space="preserve">вводится код особой ситуации. В результате </w:t>
      </w:r>
      <w:r w:rsidR="002923FE">
        <w:rPr>
          <w:rFonts w:eastAsiaTheme="majorEastAsia"/>
        </w:rPr>
        <w:t>модуль</w:t>
      </w:r>
      <w:r w:rsidRPr="00956DEF">
        <w:rPr>
          <w:rFonts w:eastAsiaTheme="majorEastAsia"/>
        </w:rPr>
        <w:t xml:space="preserve"> в автоматическом режиме осуществляет поиск другого складского места, в котором есть искомый МТР в нужном количестве, и выдает комплектовщику склада СП задачу на перемещение к новому складскому месту для комплектования оставшегося количества МТР, а на проблемное складское место назначает оперативную инвентаризацию. Если требуемого МТР на складе больше нет, то комплектовщику склада СП выдается задача на комплектование следующего МТР согласно складскому заказу;</w:t>
      </w:r>
    </w:p>
    <w:p w14:paraId="369A6F0F" w14:textId="2128D581" w:rsidR="008E306C" w:rsidRDefault="008E306C" w:rsidP="00C728F9">
      <w:pPr>
        <w:pStyle w:val="afc"/>
        <w:numPr>
          <w:ilvl w:val="0"/>
          <w:numId w:val="36"/>
        </w:numPr>
        <w:rPr>
          <w:rFonts w:eastAsiaTheme="majorEastAsia"/>
        </w:rPr>
      </w:pPr>
      <w:r w:rsidRPr="005D5AD9">
        <w:rPr>
          <w:rFonts w:eastAsiaTheme="majorEastAsia"/>
        </w:rPr>
        <w:t>МТР нет или не соответствует задаче либо МТР есть, но не надлежащего качества</w:t>
      </w:r>
      <w:r>
        <w:rPr>
          <w:rFonts w:eastAsiaTheme="majorEastAsia"/>
        </w:rPr>
        <w:t xml:space="preserve"> </w:t>
      </w:r>
      <w:r w:rsidRPr="005D5AD9">
        <w:rPr>
          <w:rFonts w:eastAsiaTheme="majorEastAsia"/>
        </w:rPr>
        <w:t xml:space="preserve">– вводится код особой ситуации. В результате </w:t>
      </w:r>
      <w:r w:rsidR="002923FE" w:rsidRPr="00006C3A">
        <w:rPr>
          <w:lang w:val="en-US"/>
        </w:rPr>
        <w:t>SAP</w:t>
      </w:r>
      <w:r w:rsidR="002923FE" w:rsidRPr="00006C3A">
        <w:t xml:space="preserve"> </w:t>
      </w:r>
      <w:r w:rsidR="002923FE" w:rsidRPr="00006C3A">
        <w:rPr>
          <w:lang w:val="en-US"/>
        </w:rPr>
        <w:t>EWM</w:t>
      </w:r>
      <w:r w:rsidR="002923FE" w:rsidRPr="005D5AD9">
        <w:rPr>
          <w:rFonts w:eastAsiaTheme="majorEastAsia"/>
        </w:rPr>
        <w:t xml:space="preserve"> </w:t>
      </w:r>
      <w:r w:rsidRPr="005D5AD9">
        <w:rPr>
          <w:rFonts w:eastAsiaTheme="majorEastAsia"/>
        </w:rPr>
        <w:t>в автоматическом режиме осуществляет поиск другого складского места, в котором есть искомый МТР, и выдает комплектовщику склада СП задачу на перемещение к новому складскому месту для комплектования МТР, а на проблемное складское место назначает оперативную инвентаризацию. Если требуемого МТР на складе больше нет, то комплектовщику склада СП выдается задача на комплектование следующего МТР согласно складскому заказу</w:t>
      </w:r>
      <w:r>
        <w:rPr>
          <w:rFonts w:eastAsiaTheme="majorEastAsia"/>
        </w:rPr>
        <w:t xml:space="preserve">. </w:t>
      </w:r>
    </w:p>
    <w:p w14:paraId="5DA35582" w14:textId="17EE9C94" w:rsidR="008E306C" w:rsidRPr="00956DEF" w:rsidRDefault="008E306C" w:rsidP="008E306C">
      <w:pPr>
        <w:ind w:firstLine="709"/>
        <w:rPr>
          <w:rFonts w:eastAsiaTheme="majorEastAsia"/>
        </w:rPr>
      </w:pPr>
      <w:r>
        <w:rPr>
          <w:rFonts w:eastAsiaTheme="majorEastAsia"/>
        </w:rPr>
        <w:t xml:space="preserve">В случае наличия МТР в целевом складском месте и его надлежащего качества осуществляется верификация партии и срока годности, если таковые учитываются для конкретного МТР. Если партия и срок годности не соответствуют задаче, </w:t>
      </w:r>
      <w:r w:rsidRPr="00956DEF">
        <w:rPr>
          <w:rFonts w:eastAsiaTheme="majorEastAsia"/>
        </w:rPr>
        <w:t xml:space="preserve">вводится код особой ситуации. В результате </w:t>
      </w:r>
      <w:r w:rsidR="002923FE" w:rsidRPr="00006C3A">
        <w:rPr>
          <w:lang w:val="en-US"/>
        </w:rPr>
        <w:t>SAP</w:t>
      </w:r>
      <w:r w:rsidR="002923FE" w:rsidRPr="00006C3A">
        <w:t xml:space="preserve"> </w:t>
      </w:r>
      <w:r w:rsidR="002923FE" w:rsidRPr="00006C3A">
        <w:rPr>
          <w:lang w:val="en-US"/>
        </w:rPr>
        <w:t>EWM</w:t>
      </w:r>
      <w:r w:rsidR="002923FE" w:rsidRPr="00956DEF">
        <w:rPr>
          <w:rFonts w:eastAsiaTheme="majorEastAsia"/>
        </w:rPr>
        <w:t xml:space="preserve"> </w:t>
      </w:r>
      <w:r w:rsidRPr="00956DEF">
        <w:rPr>
          <w:rFonts w:eastAsiaTheme="majorEastAsia"/>
        </w:rPr>
        <w:t>в автоматическом режиме осуществляет поиск другого складского мес</w:t>
      </w:r>
      <w:r>
        <w:rPr>
          <w:rFonts w:eastAsiaTheme="majorEastAsia"/>
        </w:rPr>
        <w:t>та, в котором есть искомый МТР с нужным сроком годности или нужной партии</w:t>
      </w:r>
      <w:r w:rsidRPr="00956DEF">
        <w:rPr>
          <w:rFonts w:eastAsiaTheme="majorEastAsia"/>
        </w:rPr>
        <w:t>, и выдает комплектовщику склада СП задачу на перемещение к новому складскому месту для комплектования</w:t>
      </w:r>
      <w:r>
        <w:rPr>
          <w:rFonts w:eastAsiaTheme="majorEastAsia"/>
        </w:rPr>
        <w:t xml:space="preserve"> МТР</w:t>
      </w:r>
      <w:r w:rsidRPr="00956DEF">
        <w:rPr>
          <w:rFonts w:eastAsiaTheme="majorEastAsia"/>
        </w:rPr>
        <w:t>, а на проблемное складское место назначает оперативную инвентаризацию. Если требуемого МТР на складе больше нет, то комплектовщику склада СП выдается задача на комплектование следующего</w:t>
      </w:r>
      <w:r>
        <w:rPr>
          <w:rFonts w:eastAsiaTheme="majorEastAsia"/>
        </w:rPr>
        <w:t xml:space="preserve"> МТР согласно складскому заказу.</w:t>
      </w:r>
    </w:p>
    <w:p w14:paraId="779568AF" w14:textId="131FFA62" w:rsidR="00085254" w:rsidRDefault="008E306C" w:rsidP="00085254">
      <w:pPr>
        <w:ind w:firstLine="709"/>
        <w:rPr>
          <w:rFonts w:eastAsiaTheme="majorEastAsia"/>
        </w:rPr>
      </w:pPr>
      <w:r>
        <w:rPr>
          <w:rFonts w:eastAsiaTheme="majorEastAsia"/>
        </w:rPr>
        <w:lastRenderedPageBreak/>
        <w:t>В случае, если количество, партия и срок годности соответствуют задаче, комплектовщик склада СП отбирает необходимое количество МТР из целевого складского места, физически укладывает МТР на поддон либо в короб и подтверждает выполнение ск</w:t>
      </w:r>
      <w:r w:rsidR="009D1DB2">
        <w:rPr>
          <w:rFonts w:eastAsiaTheme="majorEastAsia"/>
        </w:rPr>
        <w:t>л</w:t>
      </w:r>
      <w:r>
        <w:rPr>
          <w:rFonts w:eastAsiaTheme="majorEastAsia"/>
        </w:rPr>
        <w:t>адской задачи при помощи ТСД.</w:t>
      </w:r>
    </w:p>
    <w:p w14:paraId="4BAF7637" w14:textId="59E9C0C7" w:rsidR="008E306C" w:rsidRDefault="008E306C" w:rsidP="00085254">
      <w:pPr>
        <w:ind w:firstLine="709"/>
        <w:rPr>
          <w:rFonts w:eastAsiaTheme="majorEastAsia"/>
        </w:rPr>
      </w:pPr>
      <w:r>
        <w:t>МТР, требующие метрологических замеров, перемещаются в зону замера либо замеряются непосредственно в зоне комплектования. На ТСД указывается фактическое количество скомплектованных в рамках задачи замеряемых МТР.</w:t>
      </w:r>
    </w:p>
    <w:p w14:paraId="63F27F87" w14:textId="4411B879" w:rsidR="008E306C" w:rsidRDefault="008E306C" w:rsidP="008E306C">
      <w:pPr>
        <w:ind w:firstLine="709"/>
        <w:rPr>
          <w:rFonts w:eastAsiaTheme="majorEastAsia"/>
        </w:rPr>
      </w:pPr>
      <w:r>
        <w:rPr>
          <w:rFonts w:eastAsiaTheme="majorEastAsia"/>
        </w:rPr>
        <w:t xml:space="preserve">После выполнения и подтверждения складского заказа на комплектование,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выдает комплектовщику склада СП задание на размещение собранной паллеты в зоне отгрузки либо в зоне экспедиции, если таковая на складе есть. После физического размещения паллеты в зоне отгрузки или экспедиции комплектовщик склада СП:</w:t>
      </w:r>
    </w:p>
    <w:p w14:paraId="69133D46" w14:textId="77777777" w:rsidR="008E306C" w:rsidRPr="008C587C" w:rsidRDefault="008E306C" w:rsidP="00C728F9">
      <w:pPr>
        <w:pStyle w:val="afc"/>
        <w:numPr>
          <w:ilvl w:val="0"/>
          <w:numId w:val="30"/>
        </w:numPr>
        <w:rPr>
          <w:rFonts w:eastAsiaTheme="majorEastAsia"/>
        </w:rPr>
      </w:pPr>
      <w:r w:rsidRPr="008C587C">
        <w:rPr>
          <w:rFonts w:eastAsiaTheme="majorEastAsia"/>
        </w:rPr>
        <w:t>верифицирует ШК целевой ячейки;</w:t>
      </w:r>
    </w:p>
    <w:p w14:paraId="2222A177" w14:textId="77777777" w:rsidR="008E306C" w:rsidRPr="008C587C" w:rsidRDefault="008E306C" w:rsidP="00C728F9">
      <w:pPr>
        <w:pStyle w:val="afc"/>
        <w:numPr>
          <w:ilvl w:val="0"/>
          <w:numId w:val="30"/>
        </w:numPr>
        <w:rPr>
          <w:rFonts w:eastAsiaTheme="majorEastAsia"/>
        </w:rPr>
      </w:pPr>
      <w:r w:rsidRPr="008C587C">
        <w:rPr>
          <w:rFonts w:eastAsiaTheme="majorEastAsia"/>
        </w:rPr>
        <w:t>подтверждает при помощи ТСД выполнение задачи.</w:t>
      </w:r>
    </w:p>
    <w:p w14:paraId="4B20BFAB" w14:textId="7359E891" w:rsidR="008E306C" w:rsidRDefault="008E306C" w:rsidP="00E61786">
      <w:pPr>
        <w:ind w:firstLine="709"/>
        <w:rPr>
          <w:rFonts w:eastAsiaTheme="majorEastAsia"/>
        </w:rPr>
      </w:pPr>
      <w:r>
        <w:rPr>
          <w:rFonts w:eastAsiaTheme="majorEastAsia"/>
        </w:rPr>
        <w:t xml:space="preserve">Комплектовщик склада СП может завершить выполнение складского заказа на комплектование в любой момент времени (например, если паллета заполнена, а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ввиду неверно заведенных ВГХ продолжает выдачу задач на комплектование МТР на эту же ЕО).</w:t>
      </w:r>
    </w:p>
    <w:p w14:paraId="17C2DE71" w14:textId="5CCC371E" w:rsidR="00F24182" w:rsidRDefault="00F24182" w:rsidP="00F24182">
      <w:pPr>
        <w:ind w:firstLine="709"/>
        <w:rPr>
          <w:rFonts w:eastAsiaTheme="majorEastAsia"/>
        </w:rPr>
      </w:pPr>
      <w:r>
        <w:rPr>
          <w:rFonts w:eastAsiaTheme="majorEastAsia"/>
        </w:rPr>
        <w:t>Выполнение и подтверждение складских задач может осуществляться та</w:t>
      </w:r>
      <w:r w:rsidR="009D1DB2">
        <w:rPr>
          <w:rFonts w:eastAsiaTheme="majorEastAsia"/>
        </w:rPr>
        <w:t>к</w:t>
      </w:r>
      <w:r>
        <w:rPr>
          <w:rFonts w:eastAsiaTheme="majorEastAsia"/>
        </w:rPr>
        <w:t>же с использованием бумажно</w:t>
      </w:r>
      <w:r w:rsidR="009F5849">
        <w:rPr>
          <w:rFonts w:eastAsiaTheme="majorEastAsia"/>
        </w:rPr>
        <w:t>го носителя</w:t>
      </w:r>
      <w:r>
        <w:rPr>
          <w:rFonts w:eastAsiaTheme="majorEastAsia"/>
        </w:rPr>
        <w:t xml:space="preserve">. Для этого, </w:t>
      </w:r>
      <w:del w:id="1510" w:author="Кращенко Олег Владимирович (Подрядчик. ООО БерингПойнт)" w:date="2020-04-23T15:40:00Z">
        <w:r w:rsidDel="004E728B">
          <w:rPr>
            <w:rFonts w:eastAsiaTheme="majorEastAsia"/>
          </w:rPr>
          <w:delText>оператор склада СП</w:delText>
        </w:r>
      </w:del>
      <w:ins w:id="1511"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распечатывает из </w:t>
      </w:r>
      <w:r w:rsidR="002923FE">
        <w:rPr>
          <w:rFonts w:eastAsiaTheme="majorEastAsia"/>
        </w:rPr>
        <w:t>модуля</w:t>
      </w:r>
      <w:r>
        <w:rPr>
          <w:rFonts w:eastAsiaTheme="majorEastAsia"/>
        </w:rPr>
        <w:t xml:space="preserve"> на бумажном носителе складские задачи на комплектование и передает их комплектовщикам склада СП для выполнения. Комплектовщик склада СП перемещается между ук</w:t>
      </w:r>
      <w:r w:rsidR="0074511C">
        <w:rPr>
          <w:rFonts w:eastAsiaTheme="majorEastAsia"/>
        </w:rPr>
        <w:t>а</w:t>
      </w:r>
      <w:r>
        <w:rPr>
          <w:rFonts w:eastAsiaTheme="majorEastAsia"/>
        </w:rPr>
        <w:t>занными в задаче складскими мес</w:t>
      </w:r>
      <w:r w:rsidR="009D1DB2">
        <w:rPr>
          <w:rFonts w:eastAsiaTheme="majorEastAsia"/>
        </w:rPr>
        <w:t>тами и отбирает необходимое кол</w:t>
      </w:r>
      <w:r>
        <w:rPr>
          <w:rFonts w:eastAsiaTheme="majorEastAsia"/>
        </w:rPr>
        <w:t>ичество МТР согласно заданию. При этом, комплектовщик склада СП может вручную на бумажном носителе указывать факт отбора МТР из конкретного складского места, делать заметки, указывать информацию об отклонениях.</w:t>
      </w:r>
    </w:p>
    <w:p w14:paraId="29DC647A" w14:textId="2E55A160" w:rsidR="00F24182" w:rsidRDefault="00F24182" w:rsidP="00F24182">
      <w:pPr>
        <w:ind w:firstLine="709"/>
        <w:rPr>
          <w:rFonts w:eastAsiaTheme="majorEastAsia"/>
        </w:rPr>
      </w:pPr>
      <w:r>
        <w:rPr>
          <w:rFonts w:eastAsiaTheme="majorEastAsia"/>
        </w:rPr>
        <w:t xml:space="preserve">Выполнив задачу, комплектовщик склада СП передает бумажный носитель оператору склада СП для подтверждения выполнения складской задачи в </w:t>
      </w:r>
      <w:r w:rsidR="002923FE" w:rsidRPr="00006C3A">
        <w:rPr>
          <w:lang w:val="en-US"/>
        </w:rPr>
        <w:t>SAP</w:t>
      </w:r>
      <w:r w:rsidR="002923FE" w:rsidRPr="00006C3A">
        <w:t xml:space="preserve"> </w:t>
      </w:r>
      <w:r w:rsidR="002923FE" w:rsidRPr="00006C3A">
        <w:rPr>
          <w:lang w:val="en-US"/>
        </w:rPr>
        <w:t>EWM</w:t>
      </w:r>
      <w:r>
        <w:rPr>
          <w:rFonts w:eastAsiaTheme="majorEastAsia"/>
        </w:rPr>
        <w:t xml:space="preserve">. </w:t>
      </w:r>
      <w:del w:id="1512" w:author="Кращенко Олег Владимирович (Подрядчик. ООО БерингПойнт)" w:date="2020-04-23T15:40:00Z">
        <w:r w:rsidDel="004E728B">
          <w:rPr>
            <w:rFonts w:eastAsiaTheme="majorEastAsia"/>
          </w:rPr>
          <w:delText>Оператор склада</w:delText>
        </w:r>
        <w:r w:rsidR="002923FE" w:rsidDel="004E728B">
          <w:rPr>
            <w:rFonts w:eastAsiaTheme="majorEastAsia"/>
          </w:rPr>
          <w:delText xml:space="preserve"> СП</w:delText>
        </w:r>
      </w:del>
      <w:ins w:id="1513" w:author="Кращенко Олег Владимирович (Подрядчик. ООО БерингПойнт)" w:date="2020-04-23T15:40:00Z">
        <w:r w:rsidR="004E728B">
          <w:rPr>
            <w:rFonts w:eastAsiaTheme="majorEastAsia"/>
          </w:rPr>
          <w:t>Оператор склада</w:t>
        </w:r>
      </w:ins>
      <w:r w:rsidR="002923FE">
        <w:rPr>
          <w:rFonts w:eastAsiaTheme="majorEastAsia"/>
        </w:rPr>
        <w:t xml:space="preserve"> подтверждает задачи </w:t>
      </w:r>
      <w:r>
        <w:rPr>
          <w:rFonts w:eastAsiaTheme="majorEastAsia"/>
        </w:rPr>
        <w:t xml:space="preserve">вручную, учитывая при этом отклонения, если таковые имели место. На проблемные складские места </w:t>
      </w:r>
      <w:del w:id="1514" w:author="Кращенко Олег Владимирович (Подрядчик. ООО БерингПойнт)" w:date="2020-04-23T15:40:00Z">
        <w:r w:rsidDel="004E728B">
          <w:rPr>
            <w:rFonts w:eastAsiaTheme="majorEastAsia"/>
          </w:rPr>
          <w:delText>оператор склада СП</w:delText>
        </w:r>
      </w:del>
      <w:ins w:id="1515"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может вручную назначить оперативную инвентаризацию.</w:t>
      </w:r>
    </w:p>
    <w:p w14:paraId="1E9ABF54" w14:textId="313F3E60" w:rsidR="003C0D23" w:rsidRDefault="003C0D23" w:rsidP="00F24182">
      <w:pPr>
        <w:ind w:firstLine="709"/>
        <w:rPr>
          <w:rFonts w:eastAsiaTheme="majorEastAsia"/>
        </w:rPr>
      </w:pPr>
      <w:r>
        <w:rPr>
          <w:rFonts w:eastAsiaTheme="majorEastAsia"/>
        </w:rPr>
        <w:t xml:space="preserve">После выполнения комплектования </w:t>
      </w:r>
      <w:r w:rsidR="00756FAD">
        <w:rPr>
          <w:rFonts w:eastAsiaTheme="majorEastAsia"/>
        </w:rPr>
        <w:t>для</w:t>
      </w:r>
      <w:r>
        <w:rPr>
          <w:rFonts w:eastAsiaTheme="majorEastAsia"/>
        </w:rPr>
        <w:t xml:space="preserve"> единиц</w:t>
      </w:r>
      <w:r w:rsidR="00756FAD">
        <w:rPr>
          <w:rFonts w:eastAsiaTheme="majorEastAsia"/>
        </w:rPr>
        <w:t>ы</w:t>
      </w:r>
      <w:r>
        <w:rPr>
          <w:rFonts w:eastAsiaTheme="majorEastAsia"/>
        </w:rPr>
        <w:t xml:space="preserve"> обработки </w:t>
      </w:r>
      <w:r w:rsidR="00756FAD">
        <w:rPr>
          <w:rFonts w:eastAsiaTheme="majorEastAsia"/>
        </w:rPr>
        <w:t xml:space="preserve">может распечатываться </w:t>
      </w:r>
      <w:r>
        <w:rPr>
          <w:rFonts w:eastAsiaTheme="majorEastAsia"/>
        </w:rPr>
        <w:t>паллетн</w:t>
      </w:r>
      <w:r w:rsidR="00870897">
        <w:rPr>
          <w:rFonts w:eastAsiaTheme="majorEastAsia"/>
        </w:rPr>
        <w:t>ый</w:t>
      </w:r>
      <w:r>
        <w:rPr>
          <w:rFonts w:eastAsiaTheme="majorEastAsia"/>
        </w:rPr>
        <w:t xml:space="preserve"> ярлык, на котором</w:t>
      </w:r>
      <w:r w:rsidR="00870897">
        <w:rPr>
          <w:rFonts w:eastAsiaTheme="majorEastAsia"/>
        </w:rPr>
        <w:t xml:space="preserve"> могут указываться</w:t>
      </w:r>
      <w:r>
        <w:rPr>
          <w:rFonts w:eastAsiaTheme="majorEastAsia"/>
        </w:rPr>
        <w:t xml:space="preserve">: ШК номера ЕО, </w:t>
      </w:r>
      <w:r w:rsidR="00B569E6">
        <w:rPr>
          <w:rFonts w:eastAsiaTheme="majorEastAsia"/>
        </w:rPr>
        <w:t>«</w:t>
      </w:r>
      <w:r>
        <w:rPr>
          <w:rFonts w:eastAsiaTheme="majorEastAsia"/>
        </w:rPr>
        <w:t>Правомочный распоряжаться</w:t>
      </w:r>
      <w:r w:rsidR="00B569E6">
        <w:rPr>
          <w:rFonts w:eastAsiaTheme="majorEastAsia"/>
        </w:rPr>
        <w:t>»</w:t>
      </w:r>
      <w:r>
        <w:rPr>
          <w:rFonts w:eastAsiaTheme="majorEastAsia"/>
        </w:rPr>
        <w:t>, номер исходящей поставки, позиции ИП, количество на паллете, срок годности, партия и другие данные.</w:t>
      </w:r>
      <w:r w:rsidR="005E67E0">
        <w:rPr>
          <w:rFonts w:eastAsiaTheme="majorEastAsia"/>
        </w:rPr>
        <w:t xml:space="preserve"> Печать паллетного ярлыка выполняется вне модуля </w:t>
      </w:r>
      <w:r w:rsidR="005E67E0">
        <w:rPr>
          <w:rFonts w:eastAsiaTheme="majorEastAsia"/>
          <w:lang w:val="en-US"/>
        </w:rPr>
        <w:t>SAP</w:t>
      </w:r>
      <w:r w:rsidR="005E67E0" w:rsidRPr="005E67E0">
        <w:rPr>
          <w:rFonts w:eastAsiaTheme="majorEastAsia"/>
        </w:rPr>
        <w:t xml:space="preserve"> </w:t>
      </w:r>
      <w:r w:rsidR="005E67E0">
        <w:rPr>
          <w:rFonts w:eastAsiaTheme="majorEastAsia"/>
          <w:lang w:val="en-US"/>
        </w:rPr>
        <w:t>EWM</w:t>
      </w:r>
      <w:r w:rsidR="005E67E0">
        <w:rPr>
          <w:rFonts w:eastAsiaTheme="majorEastAsia"/>
        </w:rPr>
        <w:t>.</w:t>
      </w:r>
    </w:p>
    <w:p w14:paraId="6248C0D7" w14:textId="2185A09A" w:rsidR="005E67E0" w:rsidRPr="005E67E0" w:rsidRDefault="005E67E0" w:rsidP="00F24182">
      <w:pPr>
        <w:ind w:firstLine="709"/>
        <w:rPr>
          <w:rFonts w:eastAsiaTheme="majorEastAsia"/>
        </w:rPr>
      </w:pPr>
      <w:r>
        <w:rPr>
          <w:rFonts w:eastAsiaTheme="majorEastAsia"/>
        </w:rPr>
        <w:t xml:space="preserve">Вместе с тем, модуль </w:t>
      </w:r>
      <w:r>
        <w:rPr>
          <w:rFonts w:eastAsiaTheme="majorEastAsia"/>
          <w:lang w:val="en-US"/>
        </w:rPr>
        <w:t>SAP</w:t>
      </w:r>
      <w:r w:rsidRPr="005E67E0">
        <w:rPr>
          <w:rFonts w:eastAsiaTheme="majorEastAsia"/>
        </w:rPr>
        <w:t xml:space="preserve"> </w:t>
      </w:r>
      <w:r>
        <w:rPr>
          <w:rFonts w:eastAsiaTheme="majorEastAsia"/>
          <w:lang w:val="en-US"/>
        </w:rPr>
        <w:t>EWM</w:t>
      </w:r>
      <w:r w:rsidRPr="005E67E0">
        <w:rPr>
          <w:rFonts w:eastAsiaTheme="majorEastAsia"/>
        </w:rPr>
        <w:t xml:space="preserve"> </w:t>
      </w:r>
      <w:r w:rsidR="00FD531C">
        <w:rPr>
          <w:rFonts w:eastAsiaTheme="majorEastAsia"/>
        </w:rPr>
        <w:t>предоставляет</w:t>
      </w:r>
      <w:r>
        <w:rPr>
          <w:rFonts w:eastAsiaTheme="majorEastAsia"/>
        </w:rPr>
        <w:t xml:space="preserve"> возможность распечатки стандартного листа единицы обработки, для чего используется функциональность Монитора склада. стандартная печатная форма содержит данные об МТР на ЕО, включая такие характеристики МТР, как </w:t>
      </w:r>
      <w:r w:rsidR="00FD531C">
        <w:rPr>
          <w:rFonts w:eastAsiaTheme="majorEastAsia"/>
        </w:rPr>
        <w:t xml:space="preserve">артикул, его количество и наименование, </w:t>
      </w:r>
      <w:r>
        <w:rPr>
          <w:rFonts w:eastAsiaTheme="majorEastAsia"/>
        </w:rPr>
        <w:t>парти</w:t>
      </w:r>
      <w:r w:rsidR="00FD531C">
        <w:rPr>
          <w:rFonts w:eastAsiaTheme="majorEastAsia"/>
        </w:rPr>
        <w:t>ю</w:t>
      </w:r>
      <w:r>
        <w:rPr>
          <w:rFonts w:eastAsiaTheme="majorEastAsia"/>
        </w:rPr>
        <w:t xml:space="preserve">, срок годности, </w:t>
      </w:r>
      <w:r w:rsidR="00FD531C">
        <w:rPr>
          <w:rFonts w:eastAsiaTheme="majorEastAsia"/>
        </w:rPr>
        <w:t>вид запаса, Правомочного распоряжаться, весогабаритных характеристик и т.д.</w:t>
      </w:r>
    </w:p>
    <w:p w14:paraId="39A4F5C9" w14:textId="7273E0F5" w:rsidR="00F24182" w:rsidRDefault="00F24182" w:rsidP="00E61786">
      <w:pPr>
        <w:ind w:firstLine="709"/>
        <w:rPr>
          <w:rFonts w:eastAsiaTheme="majorEastAsia"/>
        </w:rPr>
      </w:pPr>
    </w:p>
    <w:p w14:paraId="0E9FC49A" w14:textId="1048A1A6" w:rsidR="00CF0C3A" w:rsidRDefault="00CF0C3A" w:rsidP="00CF0C3A">
      <w:pPr>
        <w:jc w:val="right"/>
      </w:pPr>
      <w:r w:rsidRPr="00916FAB">
        <w:rPr>
          <w:rFonts w:cs="Arial"/>
          <w:b/>
          <w:sz w:val="22"/>
        </w:rPr>
        <w:t xml:space="preserve">Таблица </w:t>
      </w:r>
      <w:r>
        <w:rPr>
          <w:rFonts w:cs="Arial"/>
          <w:b/>
          <w:sz w:val="22"/>
        </w:rPr>
        <w:t>12</w:t>
      </w:r>
      <w:r w:rsidR="005E57AE" w:rsidRPr="00E71EDD">
        <w:rPr>
          <w:rFonts w:cs="Arial"/>
          <w:b/>
          <w:sz w:val="22"/>
        </w:rPr>
        <w:t>2</w:t>
      </w:r>
      <w:r w:rsidRPr="00916FAB">
        <w:rPr>
          <w:rFonts w:cs="Arial"/>
          <w:b/>
          <w:sz w:val="22"/>
        </w:rPr>
        <w:t xml:space="preserve">. Описание </w:t>
      </w:r>
      <w:r>
        <w:rPr>
          <w:rFonts w:cs="Arial"/>
          <w:b/>
          <w:sz w:val="22"/>
        </w:rPr>
        <w:t>шага «Комплектование МТР и размещение в зоне отгрузки»</w:t>
      </w:r>
    </w:p>
    <w:p w14:paraId="63A46F9D" w14:textId="4E894B29" w:rsidR="00CF0C3A" w:rsidRDefault="00CF0C3A" w:rsidP="00E61786">
      <w:pPr>
        <w:ind w:firstLine="709"/>
        <w:rPr>
          <w:rFonts w:eastAsiaTheme="majorEastAsia"/>
        </w:rPr>
      </w:pPr>
    </w:p>
    <w:tbl>
      <w:tblPr>
        <w:tblW w:w="10181" w:type="dxa"/>
        <w:tblInd w:w="-38" w:type="dxa"/>
        <w:tblLayout w:type="fixed"/>
        <w:tblCellMar>
          <w:left w:w="30" w:type="dxa"/>
          <w:right w:w="30" w:type="dxa"/>
        </w:tblCellMar>
        <w:tblLook w:val="0000" w:firstRow="0" w:lastRow="0" w:firstColumn="0" w:lastColumn="0" w:noHBand="0" w:noVBand="0"/>
      </w:tblPr>
      <w:tblGrid>
        <w:gridCol w:w="1873"/>
        <w:gridCol w:w="1843"/>
        <w:gridCol w:w="1276"/>
        <w:gridCol w:w="1787"/>
        <w:gridCol w:w="1843"/>
        <w:gridCol w:w="1559"/>
      </w:tblGrid>
      <w:tr w:rsidR="00CF0C3A" w:rsidRPr="00CF0C3A" w14:paraId="3DAD5BA7" w14:textId="77777777" w:rsidTr="00CF0C3A">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7711362F"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Номер шага</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6A58A407"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Предпосылки</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6599A397"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Транзакция</w:t>
            </w:r>
          </w:p>
        </w:tc>
        <w:tc>
          <w:tcPr>
            <w:tcW w:w="1787" w:type="dxa"/>
            <w:tcBorders>
              <w:top w:val="single" w:sz="6" w:space="0" w:color="auto"/>
              <w:left w:val="single" w:sz="6" w:space="0" w:color="auto"/>
              <w:bottom w:val="single" w:sz="6" w:space="0" w:color="auto"/>
              <w:right w:val="single" w:sz="6" w:space="0" w:color="auto"/>
            </w:tcBorders>
            <w:shd w:val="solid" w:color="FFCC00" w:fill="auto"/>
          </w:tcPr>
          <w:p w14:paraId="5225CC25"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Вход</w:t>
            </w:r>
          </w:p>
        </w:tc>
        <w:tc>
          <w:tcPr>
            <w:tcW w:w="1843" w:type="dxa"/>
            <w:tcBorders>
              <w:top w:val="single" w:sz="6" w:space="0" w:color="auto"/>
              <w:left w:val="single" w:sz="6" w:space="0" w:color="auto"/>
              <w:bottom w:val="single" w:sz="6" w:space="0" w:color="auto"/>
              <w:right w:val="single" w:sz="6" w:space="0" w:color="auto"/>
            </w:tcBorders>
            <w:shd w:val="solid" w:color="FFCC00" w:fill="auto"/>
          </w:tcPr>
          <w:p w14:paraId="0F157DB0"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46837F09"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Бизнес-роль</w:t>
            </w:r>
          </w:p>
        </w:tc>
      </w:tr>
      <w:tr w:rsidR="00CF0C3A" w:rsidRPr="00CF0C3A" w14:paraId="2342DE04" w14:textId="77777777" w:rsidTr="00CF0C3A">
        <w:trPr>
          <w:trHeight w:val="132"/>
        </w:trPr>
        <w:tc>
          <w:tcPr>
            <w:tcW w:w="1873" w:type="dxa"/>
            <w:tcBorders>
              <w:top w:val="single" w:sz="6" w:space="0" w:color="auto"/>
              <w:left w:val="single" w:sz="6" w:space="0" w:color="auto"/>
              <w:bottom w:val="single" w:sz="6" w:space="0" w:color="auto"/>
              <w:right w:val="single" w:sz="6" w:space="0" w:color="auto"/>
            </w:tcBorders>
          </w:tcPr>
          <w:p w14:paraId="3EA1F846"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ПП-10.07.04.04.060</w:t>
            </w:r>
          </w:p>
        </w:tc>
        <w:tc>
          <w:tcPr>
            <w:tcW w:w="1843" w:type="dxa"/>
            <w:tcBorders>
              <w:top w:val="single" w:sz="6" w:space="0" w:color="auto"/>
              <w:left w:val="single" w:sz="6" w:space="0" w:color="auto"/>
              <w:bottom w:val="single" w:sz="6" w:space="0" w:color="auto"/>
              <w:right w:val="single" w:sz="6" w:space="0" w:color="auto"/>
            </w:tcBorders>
          </w:tcPr>
          <w:p w14:paraId="66BE70C4"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Разницы не выявлены</w:t>
            </w:r>
          </w:p>
        </w:tc>
        <w:tc>
          <w:tcPr>
            <w:tcW w:w="1276" w:type="dxa"/>
            <w:tcBorders>
              <w:top w:val="single" w:sz="6" w:space="0" w:color="auto"/>
              <w:left w:val="single" w:sz="6" w:space="0" w:color="auto"/>
              <w:bottom w:val="single" w:sz="6" w:space="0" w:color="auto"/>
              <w:right w:val="single" w:sz="6" w:space="0" w:color="auto"/>
            </w:tcBorders>
          </w:tcPr>
          <w:p w14:paraId="32F8F927" w14:textId="78F0ADCA"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/SCWM/RFUI Вход в среду RF</w:t>
            </w:r>
          </w:p>
        </w:tc>
        <w:tc>
          <w:tcPr>
            <w:tcW w:w="1787" w:type="dxa"/>
            <w:tcBorders>
              <w:top w:val="single" w:sz="6" w:space="0" w:color="auto"/>
              <w:left w:val="single" w:sz="6" w:space="0" w:color="auto"/>
              <w:bottom w:val="single" w:sz="6" w:space="0" w:color="auto"/>
              <w:right w:val="single" w:sz="6" w:space="0" w:color="auto"/>
            </w:tcBorders>
          </w:tcPr>
          <w:p w14:paraId="147B20DE"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Складской заказ, складская задача</w:t>
            </w:r>
          </w:p>
        </w:tc>
        <w:tc>
          <w:tcPr>
            <w:tcW w:w="1843" w:type="dxa"/>
            <w:tcBorders>
              <w:top w:val="single" w:sz="6" w:space="0" w:color="auto"/>
              <w:left w:val="single" w:sz="6" w:space="0" w:color="auto"/>
              <w:bottom w:val="single" w:sz="6" w:space="0" w:color="auto"/>
              <w:right w:val="single" w:sz="6" w:space="0" w:color="auto"/>
            </w:tcBorders>
          </w:tcPr>
          <w:p w14:paraId="52A89401"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Складской заказ, складская задача</w:t>
            </w:r>
          </w:p>
        </w:tc>
        <w:tc>
          <w:tcPr>
            <w:tcW w:w="1559" w:type="dxa"/>
            <w:tcBorders>
              <w:top w:val="single" w:sz="6" w:space="0" w:color="auto"/>
              <w:left w:val="single" w:sz="6" w:space="0" w:color="auto"/>
              <w:bottom w:val="single" w:sz="6" w:space="0" w:color="auto"/>
              <w:right w:val="single" w:sz="6" w:space="0" w:color="auto"/>
            </w:tcBorders>
          </w:tcPr>
          <w:p w14:paraId="2842BC69"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Комплектовщик склада СП</w:t>
            </w:r>
          </w:p>
        </w:tc>
      </w:tr>
    </w:tbl>
    <w:p w14:paraId="6E33A68C" w14:textId="77777777" w:rsidR="00CF0C3A" w:rsidRDefault="00CF0C3A" w:rsidP="00E61786">
      <w:pPr>
        <w:ind w:firstLine="709"/>
        <w:rPr>
          <w:rFonts w:eastAsiaTheme="majorEastAsia"/>
        </w:rPr>
      </w:pPr>
    </w:p>
    <w:p w14:paraId="61B2434B" w14:textId="77777777" w:rsidR="00CF0C3A" w:rsidRDefault="00CF0C3A" w:rsidP="00E61786">
      <w:pPr>
        <w:ind w:firstLine="709"/>
        <w:rPr>
          <w:rFonts w:eastAsiaTheme="majorEastAsia"/>
        </w:rPr>
      </w:pPr>
    </w:p>
    <w:p w14:paraId="07B7DD24" w14:textId="1F2D987F" w:rsidR="007651BB" w:rsidRPr="004136F2" w:rsidRDefault="007651BB" w:rsidP="007651BB">
      <w:pPr>
        <w:pStyle w:val="4"/>
      </w:pPr>
      <w:r w:rsidRPr="004136F2">
        <w:t>Шаг процесса 10.0</w:t>
      </w:r>
      <w:r>
        <w:t>7</w:t>
      </w:r>
      <w:r w:rsidRPr="004136F2">
        <w:t>.04.0</w:t>
      </w:r>
      <w:r>
        <w:t>4.07</w:t>
      </w:r>
      <w:r w:rsidRPr="004136F2">
        <w:t xml:space="preserve">0 – </w:t>
      </w:r>
      <w:r>
        <w:t>Проверка документов</w:t>
      </w:r>
    </w:p>
    <w:p w14:paraId="4F8C2849" w14:textId="6790891A" w:rsidR="007651BB" w:rsidRDefault="007651BB" w:rsidP="0079419F"/>
    <w:p w14:paraId="1BE971BA" w14:textId="261CAEDA" w:rsidR="00085254" w:rsidRDefault="00085254" w:rsidP="00085254">
      <w:pPr>
        <w:ind w:firstLine="709"/>
      </w:pPr>
      <w:r>
        <w:rPr>
          <w:rFonts w:eastAsiaTheme="majorEastAsia"/>
        </w:rPr>
        <w:lastRenderedPageBreak/>
        <w:t xml:space="preserve">По прибытии ТС на загрузку, </w:t>
      </w:r>
      <w:del w:id="1516" w:author="Tukhbatov Ruslan" w:date="2020-04-21T04:35:00Z">
        <w:r w:rsidDel="00854484">
          <w:rPr>
            <w:rFonts w:eastAsiaTheme="majorEastAsia"/>
          </w:rPr>
          <w:delText xml:space="preserve">диспетчер </w:delText>
        </w:r>
      </w:del>
      <w:ins w:id="1517" w:author="Tukhbatov Ruslan" w:date="2020-04-21T04:35:00Z">
        <w:del w:id="1518" w:author="Кращенко Олег Владимирович (Подрядчик. ООО БерингПойнт)" w:date="2020-04-23T15:40:00Z">
          <w:r w:rsidR="00854484" w:rsidDel="004E728B">
            <w:rPr>
              <w:rFonts w:eastAsiaTheme="majorEastAsia"/>
            </w:rPr>
            <w:delText xml:space="preserve">Оператор </w:delText>
          </w:r>
        </w:del>
      </w:ins>
      <w:del w:id="1519" w:author="Кращенко Олег Владимирович (Подрядчик. ООО БерингПойнт)" w:date="2020-04-23T15:40:00Z">
        <w:r w:rsidDel="004E728B">
          <w:rPr>
            <w:rFonts w:eastAsiaTheme="majorEastAsia"/>
          </w:rPr>
          <w:delText>склада СП</w:delText>
        </w:r>
      </w:del>
      <w:ins w:id="1520"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приступает к проверке транспортно-сопроводительных документов: документов на ТС,</w:t>
      </w:r>
      <w:r w:rsidR="001D64E8">
        <w:rPr>
          <w:rFonts w:eastAsiaTheme="majorEastAsia"/>
        </w:rPr>
        <w:t xml:space="preserve"> накладных, доверенности и т.д. </w:t>
      </w:r>
      <w:r w:rsidR="001D64E8">
        <w:t>на предмет корректности оформления и соответствия фактическим данным</w:t>
      </w:r>
      <w:r w:rsidR="009B17DE">
        <w:t>:</w:t>
      </w:r>
    </w:p>
    <w:p w14:paraId="716781C5" w14:textId="77777777" w:rsidR="001D64E8" w:rsidRDefault="001D64E8" w:rsidP="00C728F9">
      <w:pPr>
        <w:pStyle w:val="afc"/>
        <w:numPr>
          <w:ilvl w:val="0"/>
          <w:numId w:val="30"/>
        </w:numPr>
      </w:pPr>
      <w:r>
        <w:t xml:space="preserve">данные транспортной накладной; </w:t>
      </w:r>
    </w:p>
    <w:p w14:paraId="2AEA5B81" w14:textId="77777777" w:rsidR="001D64E8" w:rsidRDefault="001D64E8" w:rsidP="00C728F9">
      <w:pPr>
        <w:pStyle w:val="afc"/>
        <w:numPr>
          <w:ilvl w:val="0"/>
          <w:numId w:val="30"/>
        </w:numPr>
      </w:pPr>
      <w:r>
        <w:t xml:space="preserve">данные о ТС; </w:t>
      </w:r>
    </w:p>
    <w:p w14:paraId="7BC51DEE" w14:textId="77777777" w:rsidR="001D64E8" w:rsidRDefault="001D64E8" w:rsidP="00C728F9">
      <w:pPr>
        <w:pStyle w:val="afc"/>
        <w:numPr>
          <w:ilvl w:val="0"/>
          <w:numId w:val="30"/>
        </w:numPr>
      </w:pPr>
      <w:r>
        <w:t xml:space="preserve">информация о доверенности; </w:t>
      </w:r>
    </w:p>
    <w:p w14:paraId="541A2AE5" w14:textId="77777777" w:rsidR="001D64E8" w:rsidRDefault="001D64E8" w:rsidP="00C728F9">
      <w:pPr>
        <w:pStyle w:val="afc"/>
        <w:numPr>
          <w:ilvl w:val="0"/>
          <w:numId w:val="30"/>
        </w:numPr>
      </w:pPr>
      <w:r>
        <w:t>вид перевозки, способ погрузки, количество мест;</w:t>
      </w:r>
    </w:p>
    <w:p w14:paraId="6C4FDB48" w14:textId="356CA5E8" w:rsidR="008F4273" w:rsidRDefault="008F4273" w:rsidP="008F4273">
      <w:pPr>
        <w:ind w:firstLine="709"/>
      </w:pPr>
      <w:r>
        <w:t>Если информац</w:t>
      </w:r>
      <w:r w:rsidR="00037B18">
        <w:t>и</w:t>
      </w:r>
      <w:r>
        <w:t xml:space="preserve">я о ТС имелась в </w:t>
      </w:r>
      <w:r w:rsidR="002923FE" w:rsidRPr="00006C3A">
        <w:rPr>
          <w:lang w:val="en-US"/>
        </w:rPr>
        <w:t>SAP</w:t>
      </w:r>
      <w:r w:rsidR="002923FE" w:rsidRPr="00006C3A">
        <w:t xml:space="preserve"> </w:t>
      </w:r>
      <w:r w:rsidR="002923FE" w:rsidRPr="00006C3A">
        <w:rPr>
          <w:lang w:val="en-US"/>
        </w:rPr>
        <w:t>EWM</w:t>
      </w:r>
      <w:r w:rsidR="002923FE">
        <w:t xml:space="preserve"> </w:t>
      </w:r>
      <w:r>
        <w:t xml:space="preserve">ранее, то </w:t>
      </w:r>
      <w:del w:id="1521" w:author="Tukhbatov Ruslan" w:date="2020-04-21T04:35:00Z">
        <w:r w:rsidDel="00854484">
          <w:delText xml:space="preserve">диспетчер </w:delText>
        </w:r>
      </w:del>
      <w:ins w:id="1522" w:author="Tukhbatov Ruslan" w:date="2020-04-21T04:35:00Z">
        <w:del w:id="1523" w:author="Кращенко Олег Владимирович (Подрядчик. ООО БерингПойнт)" w:date="2020-04-23T15:40:00Z">
          <w:r w:rsidR="00854484" w:rsidDel="004E728B">
            <w:delText xml:space="preserve">Оператор </w:delText>
          </w:r>
        </w:del>
      </w:ins>
      <w:del w:id="1524" w:author="Кращенко Олег Владимирович (Подрядчик. ООО БерингПойнт)" w:date="2020-04-23T15:40:00Z">
        <w:r w:rsidDel="004E728B">
          <w:delText>склада СП</w:delText>
        </w:r>
      </w:del>
      <w:ins w:id="1525" w:author="Кращенко Олег Владимирович (Подрядчик. ООО БерингПойнт)" w:date="2020-04-23T15:40:00Z">
        <w:r w:rsidR="004E728B">
          <w:t>Оператор склада</w:t>
        </w:r>
      </w:ins>
      <w:r>
        <w:t xml:space="preserve"> имеет возможность присвоить поставку или несколько поставок транспортной единице. Для этого в </w:t>
      </w:r>
      <w:r w:rsidR="001B118F">
        <w:t>модуле</w:t>
      </w:r>
      <w:r>
        <w:t xml:space="preserve"> </w:t>
      </w:r>
      <w:r>
        <w:rPr>
          <w:lang w:val="en-US"/>
        </w:rPr>
        <w:t>SAP</w:t>
      </w:r>
      <w:r w:rsidRPr="00BA118B">
        <w:t xml:space="preserve"> </w:t>
      </w:r>
      <w:r>
        <w:rPr>
          <w:lang w:val="en-US"/>
        </w:rPr>
        <w:t>EWM</w:t>
      </w:r>
      <w:r w:rsidRPr="00BA118B">
        <w:t xml:space="preserve"> </w:t>
      </w:r>
      <w:r>
        <w:t xml:space="preserve"> </w:t>
      </w:r>
    </w:p>
    <w:p w14:paraId="65BCA0A5" w14:textId="24257E6A" w:rsidR="00085254" w:rsidRDefault="00085254" w:rsidP="00085254">
      <w:pPr>
        <w:ind w:firstLine="709"/>
        <w:rPr>
          <w:rFonts w:eastAsiaTheme="majorEastAsia"/>
        </w:rPr>
      </w:pPr>
      <w:r>
        <w:rPr>
          <w:rFonts w:eastAsiaTheme="majorEastAsia"/>
        </w:rPr>
        <w:t xml:space="preserve">В случае выявления нарушений ТС не допускается на территорию складской площадки, </w:t>
      </w:r>
      <w:del w:id="1526" w:author="Tukhbatov Ruslan" w:date="2020-04-21T04:35:00Z">
        <w:r w:rsidDel="00854484">
          <w:rPr>
            <w:rFonts w:eastAsiaTheme="majorEastAsia"/>
          </w:rPr>
          <w:delText xml:space="preserve">диспетчер </w:delText>
        </w:r>
      </w:del>
      <w:ins w:id="1527" w:author="Tukhbatov Ruslan" w:date="2020-04-21T04:35:00Z">
        <w:del w:id="1528" w:author="Кращенко Олег Владимирович (Подрядчик. ООО БерингПойнт)" w:date="2020-04-23T15:40:00Z">
          <w:r w:rsidR="00854484" w:rsidDel="004E728B">
            <w:rPr>
              <w:rFonts w:eastAsiaTheme="majorEastAsia"/>
            </w:rPr>
            <w:delText xml:space="preserve">Оператор </w:delText>
          </w:r>
        </w:del>
      </w:ins>
      <w:del w:id="1529" w:author="Кращенко Олег Владимирович (Подрядчик. ООО БерингПойнт)" w:date="2020-04-23T15:40:00Z">
        <w:r w:rsidDel="004E728B">
          <w:rPr>
            <w:rFonts w:eastAsiaTheme="majorEastAsia"/>
          </w:rPr>
          <w:delText>склада СП</w:delText>
        </w:r>
      </w:del>
      <w:ins w:id="1530"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информирует о проблеме заведующего складом СП.</w:t>
      </w:r>
    </w:p>
    <w:p w14:paraId="6BD372F5" w14:textId="77777777" w:rsidR="00273355" w:rsidRDefault="00273355" w:rsidP="00085254">
      <w:pPr>
        <w:ind w:firstLine="709"/>
        <w:rPr>
          <w:rFonts w:eastAsiaTheme="majorEastAsia"/>
        </w:rPr>
      </w:pPr>
    </w:p>
    <w:p w14:paraId="296806E4" w14:textId="55E2945A" w:rsidR="00CF0C3A" w:rsidRDefault="00CF0C3A" w:rsidP="00CF0C3A">
      <w:pPr>
        <w:jc w:val="right"/>
      </w:pPr>
      <w:r w:rsidRPr="00916FAB">
        <w:rPr>
          <w:rFonts w:cs="Arial"/>
          <w:b/>
          <w:sz w:val="22"/>
        </w:rPr>
        <w:t xml:space="preserve">Таблица </w:t>
      </w:r>
      <w:r>
        <w:rPr>
          <w:rFonts w:cs="Arial"/>
          <w:b/>
          <w:sz w:val="22"/>
        </w:rPr>
        <w:t>12</w:t>
      </w:r>
      <w:r w:rsidR="005E57AE" w:rsidRPr="00477364">
        <w:rPr>
          <w:rFonts w:cs="Arial"/>
          <w:b/>
          <w:sz w:val="22"/>
        </w:rPr>
        <w:t>3</w:t>
      </w:r>
      <w:r w:rsidRPr="00916FAB">
        <w:rPr>
          <w:rFonts w:cs="Arial"/>
          <w:b/>
          <w:sz w:val="22"/>
        </w:rPr>
        <w:t xml:space="preserve">. Описание </w:t>
      </w:r>
      <w:r>
        <w:rPr>
          <w:rFonts w:cs="Arial"/>
          <w:b/>
          <w:sz w:val="22"/>
        </w:rPr>
        <w:t>шага «Проверка документов»</w:t>
      </w:r>
    </w:p>
    <w:p w14:paraId="3256AD32" w14:textId="7EED527A" w:rsidR="00CF0C3A" w:rsidRDefault="00CF0C3A" w:rsidP="00085254">
      <w:pPr>
        <w:ind w:firstLine="709"/>
        <w:rPr>
          <w:rFonts w:eastAsiaTheme="majorEastAsia"/>
        </w:rPr>
      </w:pPr>
    </w:p>
    <w:tbl>
      <w:tblPr>
        <w:tblW w:w="10235" w:type="dxa"/>
        <w:tblInd w:w="-38" w:type="dxa"/>
        <w:tblLayout w:type="fixed"/>
        <w:tblCellMar>
          <w:left w:w="30" w:type="dxa"/>
          <w:right w:w="30" w:type="dxa"/>
        </w:tblCellMar>
        <w:tblLook w:val="0000" w:firstRow="0" w:lastRow="0" w:firstColumn="0" w:lastColumn="0" w:noHBand="0" w:noVBand="0"/>
      </w:tblPr>
      <w:tblGrid>
        <w:gridCol w:w="1873"/>
        <w:gridCol w:w="1701"/>
        <w:gridCol w:w="1049"/>
        <w:gridCol w:w="1927"/>
        <w:gridCol w:w="1984"/>
        <w:gridCol w:w="1701"/>
      </w:tblGrid>
      <w:tr w:rsidR="00CF0C3A" w:rsidRPr="00CF0C3A" w14:paraId="7021BB98" w14:textId="77777777" w:rsidTr="00CF0C3A">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653E4A69"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Номер шага</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21B9895E"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65D7B237"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Транзакция</w:t>
            </w:r>
          </w:p>
        </w:tc>
        <w:tc>
          <w:tcPr>
            <w:tcW w:w="1927" w:type="dxa"/>
            <w:tcBorders>
              <w:top w:val="single" w:sz="6" w:space="0" w:color="auto"/>
              <w:left w:val="single" w:sz="6" w:space="0" w:color="auto"/>
              <w:bottom w:val="single" w:sz="6" w:space="0" w:color="auto"/>
              <w:right w:val="single" w:sz="6" w:space="0" w:color="auto"/>
            </w:tcBorders>
            <w:shd w:val="solid" w:color="FFCC00" w:fill="auto"/>
          </w:tcPr>
          <w:p w14:paraId="1EDCC45F"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Вход</w:t>
            </w:r>
          </w:p>
        </w:tc>
        <w:tc>
          <w:tcPr>
            <w:tcW w:w="1984" w:type="dxa"/>
            <w:tcBorders>
              <w:top w:val="single" w:sz="6" w:space="0" w:color="auto"/>
              <w:left w:val="single" w:sz="6" w:space="0" w:color="auto"/>
              <w:bottom w:val="single" w:sz="6" w:space="0" w:color="auto"/>
              <w:right w:val="single" w:sz="6" w:space="0" w:color="auto"/>
            </w:tcBorders>
            <w:shd w:val="solid" w:color="FFCC00" w:fill="auto"/>
          </w:tcPr>
          <w:p w14:paraId="16662291"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6748D50A"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Бизнес-роль</w:t>
            </w:r>
          </w:p>
        </w:tc>
      </w:tr>
      <w:tr w:rsidR="00CF0C3A" w:rsidRPr="00CF0C3A" w14:paraId="2F5A7ED9" w14:textId="77777777" w:rsidTr="00CF0C3A">
        <w:trPr>
          <w:trHeight w:val="132"/>
        </w:trPr>
        <w:tc>
          <w:tcPr>
            <w:tcW w:w="1873" w:type="dxa"/>
            <w:tcBorders>
              <w:top w:val="single" w:sz="6" w:space="0" w:color="auto"/>
              <w:left w:val="single" w:sz="6" w:space="0" w:color="auto"/>
              <w:bottom w:val="single" w:sz="6" w:space="0" w:color="auto"/>
              <w:right w:val="single" w:sz="6" w:space="0" w:color="auto"/>
            </w:tcBorders>
          </w:tcPr>
          <w:p w14:paraId="5926A3B0"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ПП-10.07.04.04.070</w:t>
            </w:r>
          </w:p>
        </w:tc>
        <w:tc>
          <w:tcPr>
            <w:tcW w:w="1701" w:type="dxa"/>
            <w:tcBorders>
              <w:top w:val="single" w:sz="6" w:space="0" w:color="auto"/>
              <w:left w:val="single" w:sz="6" w:space="0" w:color="auto"/>
              <w:bottom w:val="single" w:sz="6" w:space="0" w:color="auto"/>
              <w:right w:val="single" w:sz="6" w:space="0" w:color="auto"/>
            </w:tcBorders>
          </w:tcPr>
          <w:p w14:paraId="3A627F50"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ТС прибыло на погрузку</w:t>
            </w:r>
          </w:p>
        </w:tc>
        <w:tc>
          <w:tcPr>
            <w:tcW w:w="1049" w:type="dxa"/>
            <w:tcBorders>
              <w:top w:val="single" w:sz="6" w:space="0" w:color="auto"/>
              <w:left w:val="single" w:sz="6" w:space="0" w:color="auto"/>
              <w:bottom w:val="single" w:sz="6" w:space="0" w:color="auto"/>
              <w:right w:val="single" w:sz="6" w:space="0" w:color="auto"/>
            </w:tcBorders>
          </w:tcPr>
          <w:p w14:paraId="6FBAFADF"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w:t>
            </w:r>
          </w:p>
        </w:tc>
        <w:tc>
          <w:tcPr>
            <w:tcW w:w="1927" w:type="dxa"/>
            <w:tcBorders>
              <w:top w:val="single" w:sz="6" w:space="0" w:color="auto"/>
              <w:left w:val="single" w:sz="6" w:space="0" w:color="auto"/>
              <w:bottom w:val="single" w:sz="6" w:space="0" w:color="auto"/>
              <w:right w:val="single" w:sz="6" w:space="0" w:color="auto"/>
            </w:tcBorders>
          </w:tcPr>
          <w:p w14:paraId="733742E8"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Транспортно-сопроводительные документы</w:t>
            </w:r>
          </w:p>
        </w:tc>
        <w:tc>
          <w:tcPr>
            <w:tcW w:w="1984" w:type="dxa"/>
            <w:tcBorders>
              <w:top w:val="single" w:sz="6" w:space="0" w:color="auto"/>
              <w:left w:val="single" w:sz="6" w:space="0" w:color="auto"/>
              <w:bottom w:val="single" w:sz="6" w:space="0" w:color="auto"/>
              <w:right w:val="single" w:sz="6" w:space="0" w:color="auto"/>
            </w:tcBorders>
          </w:tcPr>
          <w:p w14:paraId="2A0EAEE6"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Транспортно-сопроводительные документы</w:t>
            </w:r>
          </w:p>
        </w:tc>
        <w:tc>
          <w:tcPr>
            <w:tcW w:w="1701" w:type="dxa"/>
            <w:tcBorders>
              <w:top w:val="single" w:sz="6" w:space="0" w:color="auto"/>
              <w:left w:val="single" w:sz="6" w:space="0" w:color="auto"/>
              <w:bottom w:val="single" w:sz="6" w:space="0" w:color="auto"/>
              <w:right w:val="single" w:sz="6" w:space="0" w:color="auto"/>
            </w:tcBorders>
          </w:tcPr>
          <w:p w14:paraId="105887B2" w14:textId="4D6F66C6" w:rsidR="00CF0C3A" w:rsidRPr="00CF0C3A" w:rsidRDefault="00CF0C3A" w:rsidP="00CF0C3A">
            <w:pPr>
              <w:autoSpaceDE w:val="0"/>
              <w:autoSpaceDN w:val="0"/>
              <w:adjustRightInd w:val="0"/>
              <w:jc w:val="left"/>
              <w:rPr>
                <w:rFonts w:eastAsiaTheme="minorHAnsi" w:cs="Arial"/>
                <w:color w:val="000000"/>
                <w:sz w:val="20"/>
                <w:szCs w:val="20"/>
              </w:rPr>
            </w:pPr>
            <w:del w:id="1531" w:author="Tukhbatov Ruslan" w:date="2020-04-21T04:35:00Z">
              <w:r w:rsidRPr="00CF0C3A" w:rsidDel="00854484">
                <w:rPr>
                  <w:rFonts w:eastAsiaTheme="minorHAnsi" w:cs="Arial"/>
                  <w:color w:val="000000"/>
                  <w:sz w:val="20"/>
                  <w:szCs w:val="20"/>
                </w:rPr>
                <w:delText xml:space="preserve">Диспетчер </w:delText>
              </w:r>
            </w:del>
            <w:ins w:id="1532" w:author="Tukhbatov Ruslan" w:date="2020-04-21T04:35:00Z">
              <w:del w:id="1533" w:author="Кращенко Олег Владимирович (Подрядчик. ООО БерингПойнт)" w:date="2020-04-23T15:40:00Z">
                <w:r w:rsidR="00854484" w:rsidDel="004E728B">
                  <w:rPr>
                    <w:rFonts w:eastAsiaTheme="minorHAnsi" w:cs="Arial"/>
                    <w:color w:val="000000"/>
                    <w:sz w:val="20"/>
                    <w:szCs w:val="20"/>
                  </w:rPr>
                  <w:delText xml:space="preserve">Оператор </w:delText>
                </w:r>
              </w:del>
            </w:ins>
            <w:del w:id="1534" w:author="Кращенко Олег Владимирович (Подрядчик. ООО БерингПойнт)" w:date="2020-04-23T15:40:00Z">
              <w:r w:rsidRPr="00CF0C3A" w:rsidDel="004E728B">
                <w:rPr>
                  <w:rFonts w:eastAsiaTheme="minorHAnsi" w:cs="Arial"/>
                  <w:color w:val="000000"/>
                  <w:sz w:val="20"/>
                  <w:szCs w:val="20"/>
                </w:rPr>
                <w:delText>склада СП</w:delText>
              </w:r>
            </w:del>
            <w:ins w:id="1535"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322B6A5C" w14:textId="77777777" w:rsidR="00CF0C3A" w:rsidRDefault="00CF0C3A" w:rsidP="00085254">
      <w:pPr>
        <w:ind w:firstLine="709"/>
        <w:rPr>
          <w:rFonts w:eastAsiaTheme="majorEastAsia"/>
        </w:rPr>
      </w:pPr>
    </w:p>
    <w:p w14:paraId="11EE52DB" w14:textId="77777777" w:rsidR="00CF0C3A" w:rsidRDefault="00CF0C3A" w:rsidP="00085254">
      <w:pPr>
        <w:ind w:firstLine="709"/>
        <w:rPr>
          <w:rFonts w:eastAsiaTheme="majorEastAsia"/>
        </w:rPr>
      </w:pPr>
    </w:p>
    <w:p w14:paraId="7623665E" w14:textId="50F7213D" w:rsidR="007651BB" w:rsidRPr="004136F2" w:rsidRDefault="007651BB" w:rsidP="007651BB">
      <w:pPr>
        <w:pStyle w:val="4"/>
      </w:pPr>
      <w:r w:rsidRPr="004136F2">
        <w:t>Шаг процесса 10.0</w:t>
      </w:r>
      <w:r>
        <w:t>7</w:t>
      </w:r>
      <w:r w:rsidRPr="004136F2">
        <w:t>.04.0</w:t>
      </w:r>
      <w:r>
        <w:t>4.08</w:t>
      </w:r>
      <w:r w:rsidRPr="004136F2">
        <w:t xml:space="preserve">0 – </w:t>
      </w:r>
      <w:r>
        <w:t>Назначение места погрузки</w:t>
      </w:r>
    </w:p>
    <w:p w14:paraId="38D526AF" w14:textId="77777777" w:rsidR="001D64E8" w:rsidRDefault="001D64E8" w:rsidP="004A3B35">
      <w:pPr>
        <w:ind w:firstLine="709"/>
        <w:rPr>
          <w:rFonts w:eastAsiaTheme="majorEastAsia"/>
        </w:rPr>
      </w:pPr>
    </w:p>
    <w:p w14:paraId="06771555" w14:textId="25C41744" w:rsidR="004A3B35" w:rsidRDefault="004A3B35" w:rsidP="004A3B35">
      <w:pPr>
        <w:ind w:firstLine="709"/>
      </w:pPr>
      <w:r>
        <w:rPr>
          <w:rFonts w:eastAsiaTheme="majorEastAsia"/>
        </w:rPr>
        <w:t>При отсутствии нарушений</w:t>
      </w:r>
      <w:r w:rsidR="00660677" w:rsidRPr="00660677">
        <w:rPr>
          <w:rFonts w:eastAsiaTheme="majorEastAsia"/>
        </w:rPr>
        <w:t xml:space="preserve"> </w:t>
      </w:r>
      <w:r w:rsidR="00660677">
        <w:rPr>
          <w:rFonts w:eastAsiaTheme="majorEastAsia"/>
        </w:rPr>
        <w:t>транспортное средство</w:t>
      </w:r>
      <w:r>
        <w:rPr>
          <w:rFonts w:eastAsiaTheme="majorEastAsia"/>
        </w:rPr>
        <w:t xml:space="preserve"> допускается на территорию складской площадки и направляется к месту погрузки. Водителю </w:t>
      </w:r>
      <w:r w:rsidR="009474FD">
        <w:rPr>
          <w:rFonts w:eastAsiaTheme="majorEastAsia"/>
        </w:rPr>
        <w:t xml:space="preserve">ТС </w:t>
      </w:r>
      <w:r>
        <w:t>сообщается, к какому доку он должен следовать</w:t>
      </w:r>
      <w:r w:rsidR="00660677">
        <w:t xml:space="preserve">. Также, водителю </w:t>
      </w:r>
      <w:r>
        <w:t>выдается на руки схема проезда по территории склада, на которой указано местоположение доков с привязкой к площадкам на территории открытой зоны и с указанием идентификаторов этих площадок и зон.</w:t>
      </w:r>
    </w:p>
    <w:p w14:paraId="637D7157" w14:textId="5F992123" w:rsidR="007651BB" w:rsidRDefault="004A3B35" w:rsidP="004A3B35">
      <w:pPr>
        <w:ind w:firstLine="709"/>
      </w:pPr>
      <w:r>
        <w:t>Диспетчер склада СП также сообщает приемосдатчику назначенный для состава перрон (если прибыл ж/д состав) либо сообщает складу причал, к которому прибыл</w:t>
      </w:r>
      <w:r w:rsidR="000E1274">
        <w:t xml:space="preserve"> речной/морской транспорт </w:t>
      </w:r>
      <w:r>
        <w:t xml:space="preserve">(в случае прибытия </w:t>
      </w:r>
      <w:r w:rsidR="000E1274">
        <w:t>такового</w:t>
      </w:r>
      <w:r>
        <w:t>).</w:t>
      </w:r>
    </w:p>
    <w:p w14:paraId="10993241" w14:textId="27E00C74" w:rsidR="00481633" w:rsidRDefault="00481633" w:rsidP="004A3B35">
      <w:pPr>
        <w:ind w:firstLine="709"/>
      </w:pPr>
    </w:p>
    <w:p w14:paraId="43D890C2" w14:textId="76C9FEE9" w:rsidR="00CF0C3A" w:rsidRDefault="00CF0C3A" w:rsidP="00CF0C3A">
      <w:pPr>
        <w:jc w:val="right"/>
      </w:pPr>
      <w:r w:rsidRPr="00916FAB">
        <w:rPr>
          <w:rFonts w:cs="Arial"/>
          <w:b/>
          <w:sz w:val="22"/>
        </w:rPr>
        <w:t xml:space="preserve">Таблица </w:t>
      </w:r>
      <w:r>
        <w:rPr>
          <w:rFonts w:cs="Arial"/>
          <w:b/>
          <w:sz w:val="22"/>
        </w:rPr>
        <w:t>12</w:t>
      </w:r>
      <w:r w:rsidR="005E57AE" w:rsidRPr="00477364">
        <w:rPr>
          <w:rFonts w:cs="Arial"/>
          <w:b/>
          <w:sz w:val="22"/>
        </w:rPr>
        <w:t>4</w:t>
      </w:r>
      <w:r w:rsidRPr="00916FAB">
        <w:rPr>
          <w:rFonts w:cs="Arial"/>
          <w:b/>
          <w:sz w:val="22"/>
        </w:rPr>
        <w:t xml:space="preserve">. Описание </w:t>
      </w:r>
      <w:r>
        <w:rPr>
          <w:rFonts w:cs="Arial"/>
          <w:b/>
          <w:sz w:val="22"/>
        </w:rPr>
        <w:t>шага «Назначение места погрузки»</w:t>
      </w:r>
    </w:p>
    <w:p w14:paraId="7DD7247C" w14:textId="07D61F81" w:rsidR="00CF0C3A" w:rsidRDefault="00CF0C3A" w:rsidP="004A3B35">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559"/>
        <w:gridCol w:w="1701"/>
        <w:gridCol w:w="2268"/>
        <w:gridCol w:w="1560"/>
        <w:gridCol w:w="1275"/>
      </w:tblGrid>
      <w:tr w:rsidR="00CF0C3A" w:rsidRPr="00CF0C3A" w14:paraId="0CC4B5C2" w14:textId="77777777" w:rsidTr="00CF0C3A">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3B562A58"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Номер шага</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73A334A7"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5727DDD5"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Транзакция</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2F761543"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Вход</w:t>
            </w:r>
          </w:p>
        </w:tc>
        <w:tc>
          <w:tcPr>
            <w:tcW w:w="1560" w:type="dxa"/>
            <w:tcBorders>
              <w:top w:val="single" w:sz="6" w:space="0" w:color="auto"/>
              <w:left w:val="single" w:sz="6" w:space="0" w:color="auto"/>
              <w:bottom w:val="single" w:sz="6" w:space="0" w:color="auto"/>
              <w:right w:val="single" w:sz="6" w:space="0" w:color="auto"/>
            </w:tcBorders>
            <w:shd w:val="solid" w:color="FFCC00" w:fill="auto"/>
          </w:tcPr>
          <w:p w14:paraId="601A7FDB"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Результат</w:t>
            </w:r>
          </w:p>
        </w:tc>
        <w:tc>
          <w:tcPr>
            <w:tcW w:w="1275" w:type="dxa"/>
            <w:tcBorders>
              <w:top w:val="single" w:sz="6" w:space="0" w:color="auto"/>
              <w:left w:val="single" w:sz="6" w:space="0" w:color="auto"/>
              <w:bottom w:val="single" w:sz="6" w:space="0" w:color="auto"/>
              <w:right w:val="single" w:sz="6" w:space="0" w:color="auto"/>
            </w:tcBorders>
            <w:shd w:val="solid" w:color="FFCC00" w:fill="auto"/>
          </w:tcPr>
          <w:p w14:paraId="73A7F090" w14:textId="77777777" w:rsidR="00CF0C3A" w:rsidRPr="00CF0C3A" w:rsidRDefault="00CF0C3A" w:rsidP="00CF0C3A">
            <w:pPr>
              <w:autoSpaceDE w:val="0"/>
              <w:autoSpaceDN w:val="0"/>
              <w:adjustRightInd w:val="0"/>
              <w:jc w:val="center"/>
              <w:rPr>
                <w:rFonts w:eastAsiaTheme="minorHAnsi" w:cs="Arial"/>
                <w:b/>
                <w:bCs/>
                <w:color w:val="000000"/>
                <w:sz w:val="20"/>
                <w:szCs w:val="20"/>
              </w:rPr>
            </w:pPr>
            <w:r w:rsidRPr="00CF0C3A">
              <w:rPr>
                <w:rFonts w:eastAsiaTheme="minorHAnsi" w:cs="Arial"/>
                <w:b/>
                <w:bCs/>
                <w:color w:val="000000"/>
                <w:sz w:val="20"/>
                <w:szCs w:val="20"/>
              </w:rPr>
              <w:t>Бизнес-роль</w:t>
            </w:r>
          </w:p>
        </w:tc>
      </w:tr>
      <w:tr w:rsidR="00CF0C3A" w:rsidRPr="00CF0C3A" w14:paraId="37907C2B" w14:textId="77777777" w:rsidTr="00CF0C3A">
        <w:trPr>
          <w:trHeight w:val="199"/>
        </w:trPr>
        <w:tc>
          <w:tcPr>
            <w:tcW w:w="1873" w:type="dxa"/>
            <w:tcBorders>
              <w:top w:val="single" w:sz="6" w:space="0" w:color="auto"/>
              <w:left w:val="single" w:sz="6" w:space="0" w:color="auto"/>
              <w:bottom w:val="single" w:sz="6" w:space="0" w:color="auto"/>
              <w:right w:val="single" w:sz="6" w:space="0" w:color="auto"/>
            </w:tcBorders>
          </w:tcPr>
          <w:p w14:paraId="717D8740"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ПП-10.07.04.04.080</w:t>
            </w:r>
          </w:p>
        </w:tc>
        <w:tc>
          <w:tcPr>
            <w:tcW w:w="1559" w:type="dxa"/>
            <w:tcBorders>
              <w:top w:val="single" w:sz="6" w:space="0" w:color="auto"/>
              <w:left w:val="single" w:sz="6" w:space="0" w:color="auto"/>
              <w:bottom w:val="single" w:sz="6" w:space="0" w:color="auto"/>
              <w:right w:val="single" w:sz="6" w:space="0" w:color="auto"/>
            </w:tcBorders>
          </w:tcPr>
          <w:p w14:paraId="77BA8FCB"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Документы проверены</w:t>
            </w:r>
          </w:p>
        </w:tc>
        <w:tc>
          <w:tcPr>
            <w:tcW w:w="1701" w:type="dxa"/>
            <w:tcBorders>
              <w:top w:val="single" w:sz="6" w:space="0" w:color="auto"/>
              <w:left w:val="single" w:sz="6" w:space="0" w:color="auto"/>
              <w:bottom w:val="single" w:sz="6" w:space="0" w:color="auto"/>
              <w:right w:val="single" w:sz="6" w:space="0" w:color="auto"/>
            </w:tcBorders>
          </w:tcPr>
          <w:p w14:paraId="4B2B4E2A"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/SCWM/MON Монитор управления складами</w:t>
            </w:r>
          </w:p>
        </w:tc>
        <w:tc>
          <w:tcPr>
            <w:tcW w:w="2268" w:type="dxa"/>
            <w:tcBorders>
              <w:top w:val="single" w:sz="6" w:space="0" w:color="auto"/>
              <w:left w:val="single" w:sz="6" w:space="0" w:color="auto"/>
              <w:bottom w:val="single" w:sz="6" w:space="0" w:color="auto"/>
              <w:right w:val="single" w:sz="6" w:space="0" w:color="auto"/>
            </w:tcBorders>
          </w:tcPr>
          <w:p w14:paraId="57627EFE"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Исходящая поставка</w:t>
            </w:r>
          </w:p>
          <w:p w14:paraId="78AEB907" w14:textId="77777777" w:rsidR="00CF0C3A" w:rsidRPr="00CF0C3A" w:rsidRDefault="00CF0C3A" w:rsidP="00CF0C3A">
            <w:pPr>
              <w:autoSpaceDE w:val="0"/>
              <w:autoSpaceDN w:val="0"/>
              <w:adjustRightInd w:val="0"/>
              <w:jc w:val="left"/>
              <w:rPr>
                <w:rFonts w:eastAsiaTheme="minorHAnsi" w:cs="Arial"/>
                <w:color w:val="000000"/>
                <w:sz w:val="20"/>
                <w:szCs w:val="20"/>
              </w:rPr>
            </w:pPr>
            <w:r w:rsidRPr="00CF0C3A">
              <w:rPr>
                <w:rFonts w:eastAsiaTheme="minorHAnsi" w:cs="Arial"/>
                <w:color w:val="000000"/>
                <w:sz w:val="20"/>
                <w:szCs w:val="20"/>
              </w:rPr>
              <w:t>Транспортно-сопроводительные документы</w:t>
            </w:r>
          </w:p>
        </w:tc>
        <w:tc>
          <w:tcPr>
            <w:tcW w:w="1560" w:type="dxa"/>
            <w:tcBorders>
              <w:top w:val="single" w:sz="6" w:space="0" w:color="auto"/>
              <w:left w:val="single" w:sz="6" w:space="0" w:color="auto"/>
              <w:bottom w:val="single" w:sz="6" w:space="0" w:color="auto"/>
              <w:right w:val="single" w:sz="6" w:space="0" w:color="auto"/>
            </w:tcBorders>
          </w:tcPr>
          <w:p w14:paraId="61FD2AD1" w14:textId="5BA45CAD" w:rsidR="00CF0C3A" w:rsidRPr="00CF0C3A" w:rsidRDefault="00CF0C3A" w:rsidP="00CF0C3A">
            <w:pPr>
              <w:autoSpaceDE w:val="0"/>
              <w:autoSpaceDN w:val="0"/>
              <w:adjustRightInd w:val="0"/>
              <w:jc w:val="left"/>
              <w:rPr>
                <w:rFonts w:eastAsiaTheme="minorHAnsi" w:cs="Arial"/>
                <w:color w:val="000000"/>
                <w:sz w:val="20"/>
                <w:szCs w:val="20"/>
              </w:rPr>
            </w:pPr>
            <w:r>
              <w:rPr>
                <w:rFonts w:eastAsiaTheme="minorHAnsi" w:cs="Arial"/>
                <w:color w:val="000000"/>
                <w:sz w:val="20"/>
                <w:szCs w:val="20"/>
              </w:rPr>
              <w:t>Назначено место погрузки, выдана с</w:t>
            </w:r>
            <w:r w:rsidRPr="00CF0C3A">
              <w:rPr>
                <w:rFonts w:eastAsiaTheme="minorHAnsi" w:cs="Arial"/>
                <w:color w:val="000000"/>
                <w:sz w:val="20"/>
                <w:szCs w:val="20"/>
              </w:rPr>
              <w:t>хема складской площадки</w:t>
            </w:r>
          </w:p>
        </w:tc>
        <w:tc>
          <w:tcPr>
            <w:tcW w:w="1275" w:type="dxa"/>
            <w:tcBorders>
              <w:top w:val="single" w:sz="6" w:space="0" w:color="auto"/>
              <w:left w:val="single" w:sz="6" w:space="0" w:color="auto"/>
              <w:bottom w:val="single" w:sz="6" w:space="0" w:color="auto"/>
              <w:right w:val="single" w:sz="6" w:space="0" w:color="auto"/>
            </w:tcBorders>
          </w:tcPr>
          <w:p w14:paraId="486075B5" w14:textId="45C69199" w:rsidR="00CF0C3A" w:rsidRPr="00CF0C3A" w:rsidRDefault="00CF0C3A" w:rsidP="00CF0C3A">
            <w:pPr>
              <w:autoSpaceDE w:val="0"/>
              <w:autoSpaceDN w:val="0"/>
              <w:adjustRightInd w:val="0"/>
              <w:jc w:val="left"/>
              <w:rPr>
                <w:rFonts w:eastAsiaTheme="minorHAnsi" w:cs="Arial"/>
                <w:color w:val="000000"/>
                <w:sz w:val="20"/>
                <w:szCs w:val="20"/>
              </w:rPr>
            </w:pPr>
            <w:del w:id="1536" w:author="Tukhbatov Ruslan" w:date="2020-04-21T04:36:00Z">
              <w:r w:rsidRPr="00CF0C3A" w:rsidDel="00854484">
                <w:rPr>
                  <w:rFonts w:eastAsiaTheme="minorHAnsi" w:cs="Arial"/>
                  <w:color w:val="000000"/>
                  <w:sz w:val="20"/>
                  <w:szCs w:val="20"/>
                </w:rPr>
                <w:delText xml:space="preserve">Диспетчер </w:delText>
              </w:r>
            </w:del>
            <w:ins w:id="1537" w:author="Tukhbatov Ruslan" w:date="2020-04-21T04:36:00Z">
              <w:del w:id="1538" w:author="Кращенко Олег Владимирович (Подрядчик. ООО БерингПойнт)" w:date="2020-04-23T15:40:00Z">
                <w:r w:rsidR="00854484" w:rsidDel="004E728B">
                  <w:rPr>
                    <w:rFonts w:eastAsiaTheme="minorHAnsi" w:cs="Arial"/>
                    <w:color w:val="000000"/>
                    <w:sz w:val="20"/>
                    <w:szCs w:val="20"/>
                  </w:rPr>
                  <w:delText>Оператор</w:delText>
                </w:r>
                <w:r w:rsidR="00854484" w:rsidRPr="00CF0C3A" w:rsidDel="004E728B">
                  <w:rPr>
                    <w:rFonts w:eastAsiaTheme="minorHAnsi" w:cs="Arial"/>
                    <w:color w:val="000000"/>
                    <w:sz w:val="20"/>
                    <w:szCs w:val="20"/>
                  </w:rPr>
                  <w:delText xml:space="preserve"> </w:delText>
                </w:r>
              </w:del>
            </w:ins>
            <w:del w:id="1539" w:author="Кращенко Олег Владимирович (Подрядчик. ООО БерингПойнт)" w:date="2020-04-23T15:40:00Z">
              <w:r w:rsidRPr="00CF0C3A" w:rsidDel="004E728B">
                <w:rPr>
                  <w:rFonts w:eastAsiaTheme="minorHAnsi" w:cs="Arial"/>
                  <w:color w:val="000000"/>
                  <w:sz w:val="20"/>
                  <w:szCs w:val="20"/>
                </w:rPr>
                <w:delText>склада СП</w:delText>
              </w:r>
            </w:del>
            <w:ins w:id="1540"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54CCD7A0" w14:textId="7BC3F584" w:rsidR="007651BB" w:rsidRPr="00E648A6" w:rsidRDefault="007651BB" w:rsidP="007651BB">
      <w:pPr>
        <w:pStyle w:val="4"/>
      </w:pPr>
      <w:r w:rsidRPr="00E648A6">
        <w:t>Шаг процесса 10.07.04.04.085 – Подача ТС на погрузку</w:t>
      </w:r>
    </w:p>
    <w:p w14:paraId="4B81C660" w14:textId="0096F348" w:rsidR="004A3B35" w:rsidRDefault="004A3B35" w:rsidP="004A3B35">
      <w:pPr>
        <w:ind w:firstLine="709"/>
        <w:rPr>
          <w:rFonts w:eastAsiaTheme="majorEastAsia"/>
        </w:rPr>
      </w:pPr>
    </w:p>
    <w:p w14:paraId="09C37B28" w14:textId="6DCC61FC" w:rsidR="00E648A6" w:rsidRDefault="00E648A6" w:rsidP="004A3B35">
      <w:pPr>
        <w:ind w:firstLine="709"/>
        <w:rPr>
          <w:rFonts w:eastAsiaTheme="majorEastAsia"/>
        </w:rPr>
      </w:pPr>
      <w:r>
        <w:rPr>
          <w:rFonts w:eastAsiaTheme="majorEastAsia"/>
        </w:rPr>
        <w:t xml:space="preserve">Транспортное средство физически перемещается к месту погрузки. Перемещение осуществляется вне </w:t>
      </w:r>
      <w:r w:rsidR="001B118F">
        <w:rPr>
          <w:rFonts w:eastAsiaTheme="majorEastAsia"/>
        </w:rPr>
        <w:t>модуля</w:t>
      </w:r>
      <w:r>
        <w:rPr>
          <w:rFonts w:eastAsiaTheme="majorEastAsia"/>
        </w:rPr>
        <w:t xml:space="preserve"> </w:t>
      </w:r>
      <w:r>
        <w:rPr>
          <w:rFonts w:eastAsiaTheme="majorEastAsia"/>
          <w:lang w:val="en-US"/>
        </w:rPr>
        <w:t>SAP</w:t>
      </w:r>
      <w:r w:rsidRPr="00E648A6">
        <w:rPr>
          <w:rFonts w:eastAsiaTheme="majorEastAsia"/>
        </w:rPr>
        <w:t xml:space="preserve"> </w:t>
      </w:r>
      <w:r>
        <w:rPr>
          <w:rFonts w:eastAsiaTheme="majorEastAsia"/>
          <w:lang w:val="en-US"/>
        </w:rPr>
        <w:t>EWM</w:t>
      </w:r>
      <w:r>
        <w:rPr>
          <w:rFonts w:eastAsiaTheme="majorEastAsia"/>
        </w:rPr>
        <w:t>.</w:t>
      </w:r>
      <w:r w:rsidR="00760F31">
        <w:rPr>
          <w:rFonts w:eastAsiaTheme="majorEastAsia"/>
        </w:rPr>
        <w:t xml:space="preserve"> </w:t>
      </w:r>
      <w:r>
        <w:rPr>
          <w:rFonts w:eastAsiaTheme="majorEastAsia"/>
        </w:rPr>
        <w:t xml:space="preserve">По прибытии ТС к месту погрузки </w:t>
      </w:r>
      <w:del w:id="1541" w:author="Кращенко Олег Владимирович (Подрядчик. ООО БерингПойнт)" w:date="2020-04-23T15:40:00Z">
        <w:r w:rsidDel="004E728B">
          <w:rPr>
            <w:rFonts w:eastAsiaTheme="majorEastAsia"/>
          </w:rPr>
          <w:delText>оператор склада СП</w:delText>
        </w:r>
      </w:del>
      <w:ins w:id="1542"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регистрирует в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 xml:space="preserve">его прибытие и по согласованию с заведующим складом СП назначает кладовщика СП на выполнение отгрузки. </w:t>
      </w:r>
    </w:p>
    <w:p w14:paraId="1251C9E3" w14:textId="2F103D91" w:rsidR="00F26B95" w:rsidRPr="00F26B95" w:rsidRDefault="00F26B95" w:rsidP="00F26B95">
      <w:pPr>
        <w:ind w:firstLine="709"/>
      </w:pPr>
      <w:r>
        <w:t xml:space="preserve">Статус обработки ТС передается в </w:t>
      </w:r>
      <w:r>
        <w:rPr>
          <w:lang w:val="en-US"/>
        </w:rPr>
        <w:t>SAP</w:t>
      </w:r>
      <w:r w:rsidRPr="00F26B95">
        <w:t xml:space="preserve"> </w:t>
      </w:r>
      <w:r>
        <w:rPr>
          <w:lang w:val="en-US"/>
        </w:rPr>
        <w:t>S</w:t>
      </w:r>
      <w:r w:rsidRPr="00F26B95">
        <w:t xml:space="preserve">/4 </w:t>
      </w:r>
      <w:r>
        <w:rPr>
          <w:lang w:val="en-US"/>
        </w:rPr>
        <w:t>HANA</w:t>
      </w:r>
      <w:r>
        <w:t xml:space="preserve"> (разработка № ММ30).</w:t>
      </w:r>
    </w:p>
    <w:p w14:paraId="2D6B73FD" w14:textId="77777777" w:rsidR="00033A6E" w:rsidRPr="00E648A6" w:rsidRDefault="00033A6E" w:rsidP="004A3B35">
      <w:pPr>
        <w:ind w:firstLine="709"/>
        <w:rPr>
          <w:rFonts w:eastAsiaTheme="majorEastAsia"/>
        </w:rPr>
      </w:pPr>
    </w:p>
    <w:p w14:paraId="64CD86BB" w14:textId="1EF5D11D" w:rsidR="00A84540" w:rsidRDefault="00A84540" w:rsidP="00A84540">
      <w:pPr>
        <w:jc w:val="right"/>
      </w:pPr>
      <w:r w:rsidRPr="00916FAB">
        <w:rPr>
          <w:rFonts w:cs="Arial"/>
          <w:b/>
          <w:sz w:val="22"/>
        </w:rPr>
        <w:t xml:space="preserve">Таблица </w:t>
      </w:r>
      <w:r>
        <w:rPr>
          <w:rFonts w:cs="Arial"/>
          <w:b/>
          <w:sz w:val="22"/>
        </w:rPr>
        <w:t>12</w:t>
      </w:r>
      <w:r w:rsidR="005E57AE" w:rsidRPr="00477364">
        <w:rPr>
          <w:rFonts w:cs="Arial"/>
          <w:b/>
          <w:sz w:val="22"/>
        </w:rPr>
        <w:t>5</w:t>
      </w:r>
      <w:r w:rsidRPr="00916FAB">
        <w:rPr>
          <w:rFonts w:cs="Arial"/>
          <w:b/>
          <w:sz w:val="22"/>
        </w:rPr>
        <w:t xml:space="preserve">. Описание </w:t>
      </w:r>
      <w:r>
        <w:rPr>
          <w:rFonts w:cs="Arial"/>
          <w:b/>
          <w:sz w:val="22"/>
        </w:rPr>
        <w:t>шага «Подача ТС на погрузку»</w:t>
      </w:r>
    </w:p>
    <w:p w14:paraId="2D60E5EC" w14:textId="4C6AAD8C" w:rsidR="00A84540" w:rsidRDefault="00A84540" w:rsidP="004A3B35">
      <w:pPr>
        <w:ind w:firstLine="709"/>
        <w:rPr>
          <w:rFonts w:eastAsiaTheme="majorEastAsia"/>
        </w:rPr>
      </w:pPr>
    </w:p>
    <w:tbl>
      <w:tblPr>
        <w:tblW w:w="1023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1418"/>
        <w:gridCol w:w="1049"/>
        <w:gridCol w:w="2494"/>
        <w:gridCol w:w="1843"/>
        <w:gridCol w:w="1559"/>
      </w:tblGrid>
      <w:tr w:rsidR="00A84540" w:rsidRPr="00A84540" w14:paraId="35992813" w14:textId="77777777" w:rsidTr="0042085F">
        <w:trPr>
          <w:trHeight w:val="67"/>
        </w:trPr>
        <w:tc>
          <w:tcPr>
            <w:tcW w:w="1873" w:type="dxa"/>
            <w:shd w:val="solid" w:color="FFCC00" w:fill="auto"/>
          </w:tcPr>
          <w:p w14:paraId="78815768"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Номер шага</w:t>
            </w:r>
          </w:p>
        </w:tc>
        <w:tc>
          <w:tcPr>
            <w:tcW w:w="1418" w:type="dxa"/>
            <w:shd w:val="solid" w:color="FFCC00" w:fill="auto"/>
          </w:tcPr>
          <w:p w14:paraId="150318EF"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Предпосылки</w:t>
            </w:r>
          </w:p>
        </w:tc>
        <w:tc>
          <w:tcPr>
            <w:tcW w:w="1049" w:type="dxa"/>
            <w:shd w:val="solid" w:color="FFCC00" w:fill="auto"/>
          </w:tcPr>
          <w:p w14:paraId="32E04EE2"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Транзакция</w:t>
            </w:r>
          </w:p>
        </w:tc>
        <w:tc>
          <w:tcPr>
            <w:tcW w:w="2494" w:type="dxa"/>
            <w:shd w:val="solid" w:color="FFCC00" w:fill="auto"/>
          </w:tcPr>
          <w:p w14:paraId="623F0792"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Вход</w:t>
            </w:r>
          </w:p>
        </w:tc>
        <w:tc>
          <w:tcPr>
            <w:tcW w:w="1843" w:type="dxa"/>
            <w:shd w:val="solid" w:color="FFCC00" w:fill="auto"/>
          </w:tcPr>
          <w:p w14:paraId="27125338"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Результат</w:t>
            </w:r>
          </w:p>
        </w:tc>
        <w:tc>
          <w:tcPr>
            <w:tcW w:w="1559" w:type="dxa"/>
            <w:shd w:val="solid" w:color="FFCC00" w:fill="auto"/>
          </w:tcPr>
          <w:p w14:paraId="050F4365"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Бизнес-роль</w:t>
            </w:r>
          </w:p>
        </w:tc>
      </w:tr>
      <w:tr w:rsidR="00A84540" w:rsidRPr="00A84540" w14:paraId="550EBA6B" w14:textId="77777777" w:rsidTr="0042085F">
        <w:trPr>
          <w:trHeight w:val="199"/>
        </w:trPr>
        <w:tc>
          <w:tcPr>
            <w:tcW w:w="1873" w:type="dxa"/>
          </w:tcPr>
          <w:p w14:paraId="4FA32516"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ПП-10.07.04.04.085</w:t>
            </w:r>
          </w:p>
        </w:tc>
        <w:tc>
          <w:tcPr>
            <w:tcW w:w="1418" w:type="dxa"/>
          </w:tcPr>
          <w:p w14:paraId="40D2A212"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Место погрузки назначено</w:t>
            </w:r>
          </w:p>
        </w:tc>
        <w:tc>
          <w:tcPr>
            <w:tcW w:w="1049" w:type="dxa"/>
          </w:tcPr>
          <w:p w14:paraId="6BA067A6"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w:t>
            </w:r>
          </w:p>
        </w:tc>
        <w:tc>
          <w:tcPr>
            <w:tcW w:w="2494" w:type="dxa"/>
          </w:tcPr>
          <w:p w14:paraId="03B546B7"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Исходящая поставка</w:t>
            </w:r>
          </w:p>
          <w:p w14:paraId="5C669440"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Транспортно-сопроводительные документы</w:t>
            </w:r>
          </w:p>
        </w:tc>
        <w:tc>
          <w:tcPr>
            <w:tcW w:w="1843" w:type="dxa"/>
          </w:tcPr>
          <w:p w14:paraId="665236CF"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Складской заказ, складская задача</w:t>
            </w:r>
          </w:p>
        </w:tc>
        <w:tc>
          <w:tcPr>
            <w:tcW w:w="1559" w:type="dxa"/>
          </w:tcPr>
          <w:p w14:paraId="7B0DA20D" w14:textId="54D804B8" w:rsidR="00A84540" w:rsidRPr="00A84540" w:rsidRDefault="00A84540" w:rsidP="00A84540">
            <w:pPr>
              <w:autoSpaceDE w:val="0"/>
              <w:autoSpaceDN w:val="0"/>
              <w:adjustRightInd w:val="0"/>
              <w:jc w:val="left"/>
              <w:rPr>
                <w:rFonts w:eastAsiaTheme="minorHAnsi" w:cs="Arial"/>
                <w:color w:val="000000"/>
                <w:sz w:val="20"/>
                <w:szCs w:val="20"/>
              </w:rPr>
            </w:pPr>
            <w:del w:id="1543" w:author="Tukhbatov Ruslan" w:date="2020-04-21T04:36:00Z">
              <w:r w:rsidRPr="00A84540" w:rsidDel="00854484">
                <w:rPr>
                  <w:rFonts w:eastAsiaTheme="minorHAnsi" w:cs="Arial"/>
                  <w:color w:val="000000"/>
                  <w:sz w:val="20"/>
                  <w:szCs w:val="20"/>
                </w:rPr>
                <w:delText xml:space="preserve">Диспетчер </w:delText>
              </w:r>
            </w:del>
            <w:ins w:id="1544" w:author="Tukhbatov Ruslan" w:date="2020-04-21T04:36:00Z">
              <w:del w:id="1545" w:author="Кращенко Олег Владимирович (Подрядчик. ООО БерингПойнт)" w:date="2020-04-23T15:40:00Z">
                <w:r w:rsidR="00854484" w:rsidDel="004E728B">
                  <w:rPr>
                    <w:rFonts w:eastAsiaTheme="minorHAnsi" w:cs="Arial"/>
                    <w:color w:val="000000"/>
                    <w:sz w:val="20"/>
                    <w:szCs w:val="20"/>
                  </w:rPr>
                  <w:delText xml:space="preserve">Оператор </w:delText>
                </w:r>
              </w:del>
            </w:ins>
            <w:del w:id="1546" w:author="Кращенко Олег Владимирович (Подрядчик. ООО БерингПойнт)" w:date="2020-04-23T15:40:00Z">
              <w:r w:rsidRPr="00A84540" w:rsidDel="004E728B">
                <w:rPr>
                  <w:rFonts w:eastAsiaTheme="minorHAnsi" w:cs="Arial"/>
                  <w:color w:val="000000"/>
                  <w:sz w:val="20"/>
                  <w:szCs w:val="20"/>
                </w:rPr>
                <w:delText>склада СП</w:delText>
              </w:r>
            </w:del>
            <w:ins w:id="1547" w:author="Кращенко Олег Владимирович (Подрядчик. ООО БерингПойнт)" w:date="2020-04-23T15:40:00Z">
              <w:r w:rsidR="004E728B">
                <w:rPr>
                  <w:rFonts w:eastAsiaTheme="minorHAnsi" w:cs="Arial"/>
                  <w:color w:val="000000"/>
                  <w:sz w:val="20"/>
                  <w:szCs w:val="20"/>
                </w:rPr>
                <w:t>Оператор склада</w:t>
              </w:r>
            </w:ins>
          </w:p>
        </w:tc>
      </w:tr>
    </w:tbl>
    <w:p w14:paraId="7308D7B2" w14:textId="77777777" w:rsidR="00A84540" w:rsidRDefault="00A84540" w:rsidP="004A3B35">
      <w:pPr>
        <w:ind w:firstLine="709"/>
        <w:rPr>
          <w:rFonts w:eastAsiaTheme="majorEastAsia"/>
        </w:rPr>
      </w:pPr>
    </w:p>
    <w:p w14:paraId="102DE9B0" w14:textId="77777777" w:rsidR="00A84540" w:rsidRPr="00E648A6" w:rsidRDefault="00A84540" w:rsidP="004A3B35">
      <w:pPr>
        <w:ind w:firstLine="709"/>
        <w:rPr>
          <w:rFonts w:eastAsiaTheme="majorEastAsia"/>
        </w:rPr>
      </w:pPr>
    </w:p>
    <w:p w14:paraId="5FF97C1F" w14:textId="77A579CD" w:rsidR="007651BB" w:rsidRPr="004136F2" w:rsidRDefault="007651BB" w:rsidP="007651BB">
      <w:pPr>
        <w:pStyle w:val="4"/>
      </w:pPr>
      <w:r w:rsidRPr="004136F2">
        <w:t>Шаг процесса 10.0</w:t>
      </w:r>
      <w:r>
        <w:t>7</w:t>
      </w:r>
      <w:r w:rsidRPr="004136F2">
        <w:t>.04.0</w:t>
      </w:r>
      <w:r>
        <w:t>4.09</w:t>
      </w:r>
      <w:r w:rsidRPr="004136F2">
        <w:t xml:space="preserve">0 – </w:t>
      </w:r>
      <w:r>
        <w:t>Регистрация начала погрузки</w:t>
      </w:r>
    </w:p>
    <w:p w14:paraId="6C8D7E78" w14:textId="77777777" w:rsidR="004A3B35" w:rsidRDefault="004A3B35" w:rsidP="004A3B35">
      <w:pPr>
        <w:ind w:firstLine="709"/>
        <w:rPr>
          <w:rFonts w:eastAsiaTheme="majorEastAsia"/>
        </w:rPr>
      </w:pPr>
    </w:p>
    <w:p w14:paraId="1D87FDBC" w14:textId="3B95309D" w:rsidR="004A3B35" w:rsidRDefault="004A3B35" w:rsidP="004A3B35">
      <w:pPr>
        <w:ind w:firstLine="709"/>
        <w:rPr>
          <w:rFonts w:eastAsiaTheme="majorEastAsia"/>
        </w:rPr>
      </w:pPr>
      <w:r>
        <w:rPr>
          <w:rFonts w:eastAsiaTheme="majorEastAsia"/>
        </w:rPr>
        <w:t xml:space="preserve">По прибытии ТС к месту погрузки </w:t>
      </w:r>
      <w:r w:rsidR="00E648A6">
        <w:rPr>
          <w:rFonts w:eastAsiaTheme="majorEastAsia"/>
        </w:rPr>
        <w:t xml:space="preserve">и постановки на погрузку </w:t>
      </w:r>
      <w:r>
        <w:rPr>
          <w:rFonts w:eastAsiaTheme="majorEastAsia"/>
        </w:rPr>
        <w:t>фиксируется фактическое время постановки ТС и назначается ответственный за выполнение</w:t>
      </w:r>
      <w:r w:rsidR="00E648A6">
        <w:rPr>
          <w:rFonts w:eastAsiaTheme="majorEastAsia"/>
        </w:rPr>
        <w:t xml:space="preserve"> погрузки</w:t>
      </w:r>
      <w:r>
        <w:rPr>
          <w:rFonts w:eastAsiaTheme="majorEastAsia"/>
        </w:rPr>
        <w:t>.</w:t>
      </w:r>
    </w:p>
    <w:p w14:paraId="616E1149" w14:textId="7E39F090" w:rsidR="004A3B35" w:rsidRPr="009A7910" w:rsidRDefault="004A3B35" w:rsidP="004A3B35">
      <w:pPr>
        <w:ind w:firstLine="709"/>
      </w:pPr>
      <w:r>
        <w:rPr>
          <w:rFonts w:eastAsiaTheme="majorEastAsia"/>
        </w:rPr>
        <w:t xml:space="preserve">После этого, </w:t>
      </w:r>
      <w:r w:rsidR="002923FE">
        <w:rPr>
          <w:rFonts w:eastAsiaTheme="majorEastAsia"/>
        </w:rPr>
        <w:t xml:space="preserve">модуль </w:t>
      </w:r>
      <w:r w:rsidR="002923FE" w:rsidRPr="00006C3A">
        <w:rPr>
          <w:lang w:val="en-US"/>
        </w:rPr>
        <w:t>SAP</w:t>
      </w:r>
      <w:r w:rsidR="002923FE" w:rsidRPr="00006C3A">
        <w:t xml:space="preserve"> </w:t>
      </w:r>
      <w:r w:rsidR="002923FE" w:rsidRPr="00006C3A">
        <w:rPr>
          <w:lang w:val="en-US"/>
        </w:rPr>
        <w:t>EWM</w:t>
      </w:r>
      <w:r>
        <w:rPr>
          <w:rFonts w:eastAsiaTheme="majorEastAsia"/>
        </w:rPr>
        <w:t xml:space="preserve"> в а</w:t>
      </w:r>
      <w:r w:rsidR="00037B18">
        <w:rPr>
          <w:rFonts w:eastAsiaTheme="majorEastAsia"/>
        </w:rPr>
        <w:t>в</w:t>
      </w:r>
      <w:r>
        <w:rPr>
          <w:rFonts w:eastAsiaTheme="majorEastAsia"/>
        </w:rPr>
        <w:t xml:space="preserve">томатическом режиме либо </w:t>
      </w:r>
      <w:del w:id="1548" w:author="Кращенко Олег Владимирович (Подрядчик. ООО БерингПойнт)" w:date="2020-04-23T15:40:00Z">
        <w:r w:rsidDel="004E728B">
          <w:rPr>
            <w:rFonts w:eastAsiaTheme="majorEastAsia"/>
          </w:rPr>
          <w:delText>оператор склада СП</w:delText>
        </w:r>
      </w:del>
      <w:ins w:id="1549"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в ручном режиме формируют складские заказы и складские задачи на перемещение МТР по заказу, которому соответствует прибывшее ТС, к зоне отгрузки. </w:t>
      </w:r>
    </w:p>
    <w:p w14:paraId="569A19D3" w14:textId="77777777" w:rsidR="004A3B35" w:rsidRDefault="004A3B35" w:rsidP="004A3B35">
      <w:pPr>
        <w:ind w:firstLine="709"/>
        <w:rPr>
          <w:rFonts w:eastAsiaTheme="majorEastAsia"/>
        </w:rPr>
      </w:pPr>
      <w:r>
        <w:rPr>
          <w:rFonts w:eastAsiaTheme="majorEastAsia"/>
        </w:rPr>
        <w:t>Если МТР уже находятся в зоне отгрузки, то данный шаг пропускается.</w:t>
      </w:r>
    </w:p>
    <w:p w14:paraId="1DD6B324" w14:textId="195241B0" w:rsidR="007651BB" w:rsidRDefault="004A3B35" w:rsidP="004A3B35">
      <w:pPr>
        <w:ind w:firstLine="709"/>
        <w:rPr>
          <w:rFonts w:eastAsiaTheme="majorEastAsia"/>
        </w:rPr>
      </w:pPr>
      <w:r>
        <w:rPr>
          <w:rFonts w:eastAsiaTheme="majorEastAsia"/>
        </w:rPr>
        <w:t xml:space="preserve">Складские задачи на перемещение МТР передаются </w:t>
      </w:r>
      <w:r w:rsidR="00917380" w:rsidRPr="00EE67F8">
        <w:t>специалист</w:t>
      </w:r>
      <w:r w:rsidR="00917380">
        <w:t>ам, ответственным за перемещение</w:t>
      </w:r>
      <w:r w:rsidR="00917380">
        <w:rPr>
          <w:rFonts w:eastAsiaTheme="majorEastAsia"/>
        </w:rPr>
        <w:t xml:space="preserve"> (</w:t>
      </w:r>
      <w:r>
        <w:rPr>
          <w:rFonts w:eastAsiaTheme="majorEastAsia"/>
        </w:rPr>
        <w:t>водителям складской техники СП</w:t>
      </w:r>
      <w:r w:rsidR="00917380">
        <w:rPr>
          <w:rFonts w:eastAsiaTheme="majorEastAsia"/>
        </w:rPr>
        <w:t>)</w:t>
      </w:r>
      <w:r>
        <w:rPr>
          <w:rFonts w:eastAsiaTheme="majorEastAsia"/>
        </w:rPr>
        <w:t xml:space="preserve"> автоматически</w:t>
      </w:r>
      <w:r w:rsidR="00660677" w:rsidRPr="00660677">
        <w:rPr>
          <w:rFonts w:eastAsiaTheme="majorEastAsia"/>
        </w:rPr>
        <w:t xml:space="preserve"> </w:t>
      </w:r>
      <w:r w:rsidR="00660677">
        <w:rPr>
          <w:rFonts w:eastAsiaTheme="majorEastAsia"/>
        </w:rPr>
        <w:t xml:space="preserve">либо с использованием бумажного носителя. Исполнитель назначается </w:t>
      </w:r>
      <w:r w:rsidR="001B118F">
        <w:rPr>
          <w:rFonts w:eastAsiaTheme="majorEastAsia"/>
        </w:rPr>
        <w:t>модулем</w:t>
      </w:r>
      <w:r w:rsidR="00660677">
        <w:rPr>
          <w:rFonts w:eastAsiaTheme="majorEastAsia"/>
        </w:rPr>
        <w:t xml:space="preserve"> </w:t>
      </w:r>
      <w:r w:rsidR="00660677">
        <w:rPr>
          <w:rFonts w:eastAsiaTheme="majorEastAsia"/>
          <w:lang w:val="en-US"/>
        </w:rPr>
        <w:t>SAP</w:t>
      </w:r>
      <w:r w:rsidR="00660677" w:rsidRPr="00660677">
        <w:rPr>
          <w:rFonts w:eastAsiaTheme="majorEastAsia"/>
        </w:rPr>
        <w:t xml:space="preserve"> </w:t>
      </w:r>
      <w:r w:rsidR="00660677">
        <w:rPr>
          <w:rFonts w:eastAsiaTheme="majorEastAsia"/>
          <w:lang w:val="en-US"/>
        </w:rPr>
        <w:t>EWM</w:t>
      </w:r>
      <w:r w:rsidR="00660677">
        <w:rPr>
          <w:rFonts w:eastAsiaTheme="majorEastAsia"/>
        </w:rPr>
        <w:t xml:space="preserve"> автоматически согласно очере</w:t>
      </w:r>
      <w:r w:rsidR="00EA6C99">
        <w:rPr>
          <w:rFonts w:eastAsiaTheme="majorEastAsia"/>
        </w:rPr>
        <w:t>д</w:t>
      </w:r>
      <w:r w:rsidR="00660677">
        <w:rPr>
          <w:rFonts w:eastAsiaTheme="majorEastAsia"/>
        </w:rPr>
        <w:t>и и допуску</w:t>
      </w:r>
      <w:r>
        <w:rPr>
          <w:rFonts w:eastAsiaTheme="majorEastAsia"/>
        </w:rPr>
        <w:t xml:space="preserve"> или оператором склада СП</w:t>
      </w:r>
      <w:r w:rsidR="00660677">
        <w:rPr>
          <w:rFonts w:eastAsiaTheme="majorEastAsia"/>
        </w:rPr>
        <w:t>.</w:t>
      </w:r>
    </w:p>
    <w:p w14:paraId="3D701FF5" w14:textId="77777777" w:rsidR="00942850" w:rsidRDefault="00942850" w:rsidP="004A3B35">
      <w:pPr>
        <w:ind w:firstLine="709"/>
        <w:rPr>
          <w:rFonts w:cs="Arial"/>
        </w:rPr>
      </w:pPr>
    </w:p>
    <w:p w14:paraId="41217BCD" w14:textId="3C333A7C" w:rsidR="00A84540" w:rsidRDefault="00A84540" w:rsidP="00A84540">
      <w:pPr>
        <w:jc w:val="right"/>
      </w:pPr>
      <w:r w:rsidRPr="00916FAB">
        <w:rPr>
          <w:rFonts w:cs="Arial"/>
          <w:b/>
          <w:sz w:val="22"/>
        </w:rPr>
        <w:t xml:space="preserve">Таблица </w:t>
      </w:r>
      <w:r>
        <w:rPr>
          <w:rFonts w:cs="Arial"/>
          <w:b/>
          <w:sz w:val="22"/>
        </w:rPr>
        <w:t>12</w:t>
      </w:r>
      <w:r w:rsidR="005E57AE" w:rsidRPr="00477364">
        <w:rPr>
          <w:rFonts w:cs="Arial"/>
          <w:b/>
          <w:sz w:val="22"/>
        </w:rPr>
        <w:t>6</w:t>
      </w:r>
      <w:r w:rsidRPr="00916FAB">
        <w:rPr>
          <w:rFonts w:cs="Arial"/>
          <w:b/>
          <w:sz w:val="22"/>
        </w:rPr>
        <w:t xml:space="preserve">. Описание </w:t>
      </w:r>
      <w:r>
        <w:rPr>
          <w:rFonts w:cs="Arial"/>
          <w:b/>
          <w:sz w:val="22"/>
        </w:rPr>
        <w:t>шага «Регистрация начала погрузки»</w:t>
      </w:r>
    </w:p>
    <w:p w14:paraId="5D322AEE" w14:textId="02949AB4" w:rsidR="00A84540" w:rsidRDefault="00A84540" w:rsidP="004A3B35">
      <w:pPr>
        <w:ind w:firstLine="709"/>
        <w:rPr>
          <w:rFonts w:cs="Arial"/>
        </w:rPr>
      </w:pPr>
    </w:p>
    <w:tbl>
      <w:tblPr>
        <w:tblW w:w="10265" w:type="dxa"/>
        <w:tblInd w:w="-38" w:type="dxa"/>
        <w:tblLayout w:type="fixed"/>
        <w:tblCellMar>
          <w:left w:w="30" w:type="dxa"/>
          <w:right w:w="30" w:type="dxa"/>
        </w:tblCellMar>
        <w:tblLook w:val="0000" w:firstRow="0" w:lastRow="0" w:firstColumn="0" w:lastColumn="0" w:noHBand="0" w:noVBand="0"/>
      </w:tblPr>
      <w:tblGrid>
        <w:gridCol w:w="1873"/>
        <w:gridCol w:w="2410"/>
        <w:gridCol w:w="1049"/>
        <w:gridCol w:w="1503"/>
        <w:gridCol w:w="1897"/>
        <w:gridCol w:w="1533"/>
      </w:tblGrid>
      <w:tr w:rsidR="00A84540" w:rsidRPr="00A84540" w14:paraId="21332C51" w14:textId="77777777" w:rsidTr="00A84540">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73358F5F"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Номер шага</w:t>
            </w:r>
          </w:p>
        </w:tc>
        <w:tc>
          <w:tcPr>
            <w:tcW w:w="2410" w:type="dxa"/>
            <w:tcBorders>
              <w:top w:val="single" w:sz="6" w:space="0" w:color="auto"/>
              <w:left w:val="single" w:sz="6" w:space="0" w:color="auto"/>
              <w:bottom w:val="single" w:sz="6" w:space="0" w:color="auto"/>
              <w:right w:val="single" w:sz="6" w:space="0" w:color="auto"/>
            </w:tcBorders>
            <w:shd w:val="solid" w:color="FFCC00" w:fill="auto"/>
          </w:tcPr>
          <w:p w14:paraId="68CA16C3"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2BD81C5F"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Транзакция</w:t>
            </w:r>
          </w:p>
        </w:tc>
        <w:tc>
          <w:tcPr>
            <w:tcW w:w="1503" w:type="dxa"/>
            <w:tcBorders>
              <w:top w:val="single" w:sz="6" w:space="0" w:color="auto"/>
              <w:left w:val="single" w:sz="6" w:space="0" w:color="auto"/>
              <w:bottom w:val="single" w:sz="6" w:space="0" w:color="auto"/>
              <w:right w:val="single" w:sz="6" w:space="0" w:color="auto"/>
            </w:tcBorders>
            <w:shd w:val="solid" w:color="FFCC00" w:fill="auto"/>
          </w:tcPr>
          <w:p w14:paraId="1CC520B6"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Вход</w:t>
            </w:r>
          </w:p>
        </w:tc>
        <w:tc>
          <w:tcPr>
            <w:tcW w:w="1897" w:type="dxa"/>
            <w:tcBorders>
              <w:top w:val="single" w:sz="6" w:space="0" w:color="auto"/>
              <w:left w:val="single" w:sz="6" w:space="0" w:color="auto"/>
              <w:bottom w:val="single" w:sz="6" w:space="0" w:color="auto"/>
              <w:right w:val="single" w:sz="6" w:space="0" w:color="auto"/>
            </w:tcBorders>
            <w:shd w:val="solid" w:color="FFCC00" w:fill="auto"/>
          </w:tcPr>
          <w:p w14:paraId="5184A26F"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Результат</w:t>
            </w:r>
          </w:p>
        </w:tc>
        <w:tc>
          <w:tcPr>
            <w:tcW w:w="1533" w:type="dxa"/>
            <w:tcBorders>
              <w:top w:val="single" w:sz="6" w:space="0" w:color="auto"/>
              <w:left w:val="single" w:sz="6" w:space="0" w:color="auto"/>
              <w:bottom w:val="single" w:sz="6" w:space="0" w:color="auto"/>
              <w:right w:val="single" w:sz="6" w:space="0" w:color="auto"/>
            </w:tcBorders>
            <w:shd w:val="solid" w:color="FFCC00" w:fill="auto"/>
          </w:tcPr>
          <w:p w14:paraId="68585EA1"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Бизнес-роль</w:t>
            </w:r>
          </w:p>
        </w:tc>
      </w:tr>
      <w:tr w:rsidR="00A84540" w:rsidRPr="00A84540" w14:paraId="61E7D3FE" w14:textId="77777777" w:rsidTr="00A84540">
        <w:trPr>
          <w:trHeight w:val="132"/>
        </w:trPr>
        <w:tc>
          <w:tcPr>
            <w:tcW w:w="1873" w:type="dxa"/>
            <w:tcBorders>
              <w:top w:val="single" w:sz="6" w:space="0" w:color="auto"/>
              <w:left w:val="single" w:sz="6" w:space="0" w:color="auto"/>
              <w:bottom w:val="single" w:sz="6" w:space="0" w:color="auto"/>
              <w:right w:val="single" w:sz="6" w:space="0" w:color="auto"/>
            </w:tcBorders>
          </w:tcPr>
          <w:p w14:paraId="4337F37F"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ПП-10.07.04.04.090</w:t>
            </w:r>
          </w:p>
        </w:tc>
        <w:tc>
          <w:tcPr>
            <w:tcW w:w="2410" w:type="dxa"/>
            <w:tcBorders>
              <w:top w:val="single" w:sz="6" w:space="0" w:color="auto"/>
              <w:left w:val="single" w:sz="6" w:space="0" w:color="auto"/>
              <w:bottom w:val="single" w:sz="6" w:space="0" w:color="auto"/>
              <w:right w:val="single" w:sz="6" w:space="0" w:color="auto"/>
            </w:tcBorders>
          </w:tcPr>
          <w:p w14:paraId="54852155"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ТС прибыло в зону погрузки</w:t>
            </w:r>
          </w:p>
        </w:tc>
        <w:tc>
          <w:tcPr>
            <w:tcW w:w="1049" w:type="dxa"/>
            <w:tcBorders>
              <w:top w:val="single" w:sz="6" w:space="0" w:color="auto"/>
              <w:left w:val="single" w:sz="6" w:space="0" w:color="auto"/>
              <w:bottom w:val="single" w:sz="6" w:space="0" w:color="auto"/>
              <w:right w:val="single" w:sz="6" w:space="0" w:color="auto"/>
            </w:tcBorders>
          </w:tcPr>
          <w:p w14:paraId="125C9DB0"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w:t>
            </w:r>
          </w:p>
        </w:tc>
        <w:tc>
          <w:tcPr>
            <w:tcW w:w="1503" w:type="dxa"/>
            <w:tcBorders>
              <w:top w:val="single" w:sz="6" w:space="0" w:color="auto"/>
              <w:left w:val="single" w:sz="6" w:space="0" w:color="auto"/>
              <w:bottom w:val="single" w:sz="6" w:space="0" w:color="auto"/>
              <w:right w:val="single" w:sz="6" w:space="0" w:color="auto"/>
            </w:tcBorders>
          </w:tcPr>
          <w:p w14:paraId="061A1A52"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Исходящая поставка</w:t>
            </w:r>
          </w:p>
        </w:tc>
        <w:tc>
          <w:tcPr>
            <w:tcW w:w="1897" w:type="dxa"/>
            <w:tcBorders>
              <w:top w:val="single" w:sz="6" w:space="0" w:color="auto"/>
              <w:left w:val="single" w:sz="6" w:space="0" w:color="auto"/>
              <w:bottom w:val="single" w:sz="6" w:space="0" w:color="auto"/>
              <w:right w:val="single" w:sz="6" w:space="0" w:color="auto"/>
            </w:tcBorders>
          </w:tcPr>
          <w:p w14:paraId="327063CD"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Складской заказ, складская задача</w:t>
            </w:r>
          </w:p>
        </w:tc>
        <w:tc>
          <w:tcPr>
            <w:tcW w:w="1533" w:type="dxa"/>
            <w:tcBorders>
              <w:top w:val="single" w:sz="6" w:space="0" w:color="auto"/>
              <w:left w:val="single" w:sz="6" w:space="0" w:color="auto"/>
              <w:bottom w:val="single" w:sz="6" w:space="0" w:color="auto"/>
              <w:right w:val="single" w:sz="6" w:space="0" w:color="auto"/>
            </w:tcBorders>
          </w:tcPr>
          <w:p w14:paraId="1CB1892A"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Автоматически</w:t>
            </w:r>
          </w:p>
        </w:tc>
      </w:tr>
    </w:tbl>
    <w:p w14:paraId="2ADDE150" w14:textId="77777777" w:rsidR="00A84540" w:rsidRDefault="00A84540" w:rsidP="004A3B35">
      <w:pPr>
        <w:ind w:firstLine="709"/>
        <w:rPr>
          <w:rFonts w:cs="Arial"/>
        </w:rPr>
      </w:pPr>
    </w:p>
    <w:p w14:paraId="6EA9C918" w14:textId="77777777" w:rsidR="00A84540" w:rsidRDefault="00A84540" w:rsidP="004A3B35">
      <w:pPr>
        <w:ind w:firstLine="709"/>
        <w:rPr>
          <w:rFonts w:cs="Arial"/>
        </w:rPr>
      </w:pPr>
    </w:p>
    <w:p w14:paraId="14504354" w14:textId="277293E5" w:rsidR="007651BB" w:rsidRPr="004136F2" w:rsidRDefault="007651BB" w:rsidP="007651BB">
      <w:pPr>
        <w:pStyle w:val="4"/>
      </w:pPr>
      <w:r w:rsidRPr="004136F2">
        <w:t>Шаг процесса 10.0</w:t>
      </w:r>
      <w:r>
        <w:t>7</w:t>
      </w:r>
      <w:r w:rsidRPr="004136F2">
        <w:t>.04.0</w:t>
      </w:r>
      <w:r>
        <w:t>4.10</w:t>
      </w:r>
      <w:r w:rsidRPr="004136F2">
        <w:t xml:space="preserve">0 – </w:t>
      </w:r>
      <w:r>
        <w:t>Физическая отгрузка МТР, подтверждение отпуска материалов</w:t>
      </w:r>
    </w:p>
    <w:p w14:paraId="7D1EE76D" w14:textId="77777777" w:rsidR="00FD6370" w:rsidRDefault="00FD6370" w:rsidP="00FD6370">
      <w:pPr>
        <w:ind w:firstLine="709"/>
        <w:rPr>
          <w:rFonts w:eastAsiaTheme="majorEastAsia"/>
        </w:rPr>
      </w:pPr>
    </w:p>
    <w:p w14:paraId="1A015ECE" w14:textId="580444F6" w:rsidR="00FD6370" w:rsidRDefault="002923FE" w:rsidP="00FD6370">
      <w:pPr>
        <w:ind w:firstLine="709"/>
        <w:rPr>
          <w:rFonts w:eastAsiaTheme="majorEastAsia"/>
        </w:rPr>
      </w:pPr>
      <w:r w:rsidRPr="00006C3A">
        <w:rPr>
          <w:lang w:val="en-US"/>
        </w:rPr>
        <w:t>SAP</w:t>
      </w:r>
      <w:r w:rsidRPr="00006C3A">
        <w:t xml:space="preserve"> </w:t>
      </w:r>
      <w:r w:rsidRPr="00006C3A">
        <w:rPr>
          <w:lang w:val="en-US"/>
        </w:rPr>
        <w:t>EWM</w:t>
      </w:r>
      <w:r>
        <w:rPr>
          <w:rFonts w:eastAsiaTheme="majorEastAsia"/>
        </w:rPr>
        <w:t xml:space="preserve"> </w:t>
      </w:r>
      <w:r w:rsidR="00FD6370">
        <w:rPr>
          <w:rFonts w:eastAsiaTheme="majorEastAsia"/>
        </w:rPr>
        <w:t>создает складские задачи на погрузку и выдает их кладовщику СП</w:t>
      </w:r>
      <w:r w:rsidR="00090187">
        <w:rPr>
          <w:rFonts w:eastAsiaTheme="majorEastAsia"/>
        </w:rPr>
        <w:t xml:space="preserve"> на экран ТСД</w:t>
      </w:r>
      <w:r w:rsidR="00FD6370">
        <w:rPr>
          <w:rFonts w:eastAsiaTheme="majorEastAsia"/>
        </w:rPr>
        <w:t>.</w:t>
      </w:r>
      <w:del w:id="1550" w:author="Кращенко Олег Владимирович (Подрядчик. ООО БерингПойнт)" w:date="2020-04-23T15:39:00Z">
        <w:r w:rsidR="00FD6370" w:rsidDel="004E728B">
          <w:rPr>
            <w:rFonts w:eastAsiaTheme="majorEastAsia"/>
          </w:rPr>
          <w:delText xml:space="preserve"> Кладовщик СП</w:delText>
        </w:r>
      </w:del>
      <w:ins w:id="1551" w:author="Кращенко Олег Владимирович (Подрядчик. ООО БерингПойнт)" w:date="2020-04-23T15:39:00Z">
        <w:r w:rsidR="004E728B">
          <w:rPr>
            <w:rFonts w:eastAsiaTheme="majorEastAsia"/>
          </w:rPr>
          <w:t xml:space="preserve"> Кладовщик</w:t>
        </w:r>
      </w:ins>
      <w:r w:rsidR="00FD6370">
        <w:rPr>
          <w:rFonts w:eastAsiaTheme="majorEastAsia"/>
        </w:rPr>
        <w:t xml:space="preserve"> при помощи ТСД инициализирует начало отгрузки и сканирует:</w:t>
      </w:r>
    </w:p>
    <w:p w14:paraId="681F4CF4" w14:textId="6ED12D18" w:rsidR="00FD6370" w:rsidRDefault="00FD6370" w:rsidP="00823682">
      <w:pPr>
        <w:pStyle w:val="afc"/>
        <w:numPr>
          <w:ilvl w:val="0"/>
          <w:numId w:val="77"/>
        </w:numPr>
        <w:rPr>
          <w:rFonts w:eastAsiaTheme="majorEastAsia"/>
        </w:rPr>
      </w:pPr>
      <w:r w:rsidRPr="00090187">
        <w:rPr>
          <w:rFonts w:eastAsiaTheme="majorEastAsia"/>
        </w:rPr>
        <w:t>ШК зоны и дока отгрузки;</w:t>
      </w:r>
    </w:p>
    <w:p w14:paraId="69BBF644" w14:textId="164505A5" w:rsidR="00492D5E" w:rsidRPr="00090187" w:rsidRDefault="00492D5E" w:rsidP="00823682">
      <w:pPr>
        <w:pStyle w:val="afc"/>
        <w:numPr>
          <w:ilvl w:val="0"/>
          <w:numId w:val="77"/>
        </w:numPr>
        <w:rPr>
          <w:rFonts w:eastAsiaTheme="majorEastAsia"/>
        </w:rPr>
      </w:pPr>
      <w:r>
        <w:rPr>
          <w:rFonts w:eastAsiaTheme="majorEastAsia"/>
        </w:rPr>
        <w:t>ШК транспортной единицы</w:t>
      </w:r>
      <w:r w:rsidR="00EA6C99">
        <w:rPr>
          <w:rFonts w:eastAsiaTheme="majorEastAsia"/>
        </w:rPr>
        <w:t xml:space="preserve"> (распечатывается </w:t>
      </w:r>
      <w:r w:rsidR="00C91757">
        <w:rPr>
          <w:rFonts w:eastAsiaTheme="majorEastAsia"/>
        </w:rPr>
        <w:t xml:space="preserve">на этикетке </w:t>
      </w:r>
      <w:r w:rsidR="00EA6C99">
        <w:rPr>
          <w:rFonts w:eastAsiaTheme="majorEastAsia"/>
        </w:rPr>
        <w:t>оператором склада СП</w:t>
      </w:r>
      <w:r w:rsidR="0082163F">
        <w:rPr>
          <w:rFonts w:eastAsiaTheme="majorEastAsia"/>
        </w:rPr>
        <w:t xml:space="preserve"> из </w:t>
      </w:r>
      <w:r w:rsidR="001B118F">
        <w:rPr>
          <w:rFonts w:eastAsiaTheme="majorEastAsia"/>
        </w:rPr>
        <w:t>модуля</w:t>
      </w:r>
      <w:r w:rsidR="0082163F">
        <w:rPr>
          <w:rFonts w:eastAsiaTheme="majorEastAsia"/>
        </w:rPr>
        <w:t xml:space="preserve"> </w:t>
      </w:r>
      <w:r w:rsidR="0082163F">
        <w:rPr>
          <w:rFonts w:eastAsiaTheme="majorEastAsia"/>
          <w:lang w:val="en-US"/>
        </w:rPr>
        <w:t>SAP</w:t>
      </w:r>
      <w:r w:rsidR="0082163F" w:rsidRPr="0082163F">
        <w:rPr>
          <w:rFonts w:eastAsiaTheme="majorEastAsia"/>
        </w:rPr>
        <w:t xml:space="preserve"> </w:t>
      </w:r>
      <w:r w:rsidR="0082163F">
        <w:rPr>
          <w:rFonts w:eastAsiaTheme="majorEastAsia"/>
          <w:lang w:val="en-US"/>
        </w:rPr>
        <w:t>EWM</w:t>
      </w:r>
      <w:r w:rsidR="0082163F" w:rsidRPr="0082163F">
        <w:rPr>
          <w:rFonts w:eastAsiaTheme="majorEastAsia"/>
        </w:rPr>
        <w:t xml:space="preserve"> </w:t>
      </w:r>
      <w:r w:rsidR="0082163F">
        <w:rPr>
          <w:rFonts w:eastAsiaTheme="majorEastAsia"/>
        </w:rPr>
        <w:t>и передается кладовщику СП</w:t>
      </w:r>
      <w:r w:rsidR="00EA6C99">
        <w:rPr>
          <w:rFonts w:eastAsiaTheme="majorEastAsia"/>
        </w:rPr>
        <w:t>)</w:t>
      </w:r>
      <w:r>
        <w:rPr>
          <w:rFonts w:eastAsiaTheme="majorEastAsia"/>
        </w:rPr>
        <w:t>;</w:t>
      </w:r>
    </w:p>
    <w:p w14:paraId="2C5FD4D3" w14:textId="4FFBC94D" w:rsidR="00FD6370" w:rsidRPr="00090187" w:rsidRDefault="00FD6370" w:rsidP="00823682">
      <w:pPr>
        <w:pStyle w:val="afc"/>
        <w:numPr>
          <w:ilvl w:val="0"/>
          <w:numId w:val="77"/>
        </w:numPr>
        <w:rPr>
          <w:rFonts w:eastAsiaTheme="majorEastAsia"/>
        </w:rPr>
      </w:pPr>
      <w:r w:rsidRPr="00090187">
        <w:rPr>
          <w:rFonts w:eastAsiaTheme="majorEastAsia"/>
        </w:rPr>
        <w:t>ШК отгружаемой ЕО;</w:t>
      </w:r>
    </w:p>
    <w:p w14:paraId="5DBD082F" w14:textId="61353EF0" w:rsidR="00FD6370" w:rsidRDefault="00FD6370" w:rsidP="00FD6370">
      <w:pPr>
        <w:ind w:firstLine="709"/>
        <w:rPr>
          <w:rFonts w:eastAsiaTheme="majorEastAsia"/>
        </w:rPr>
      </w:pPr>
      <w:r>
        <w:rPr>
          <w:rFonts w:eastAsiaTheme="majorEastAsia"/>
        </w:rPr>
        <w:t>затем физическ</w:t>
      </w:r>
      <w:r w:rsidR="00492D5E">
        <w:rPr>
          <w:rFonts w:eastAsiaTheme="majorEastAsia"/>
        </w:rPr>
        <w:t>и размещает ЕО/МТР в кузове ТС.</w:t>
      </w:r>
    </w:p>
    <w:p w14:paraId="52BC72C0" w14:textId="36D67732" w:rsidR="00492D5E" w:rsidRDefault="00492D5E" w:rsidP="00492D5E">
      <w:pPr>
        <w:ind w:firstLine="709"/>
        <w:rPr>
          <w:rFonts w:eastAsiaTheme="majorEastAsia"/>
        </w:rPr>
      </w:pPr>
      <w:r>
        <w:rPr>
          <w:rFonts w:eastAsiaTheme="majorEastAsia"/>
        </w:rPr>
        <w:t>При отгрузке каждой последующей ЕО</w:t>
      </w:r>
      <w:del w:id="1552" w:author="Кращенко Олег Владимирович (Подрядчик. ООО БерингПойнт)" w:date="2020-04-23T15:39:00Z">
        <w:r w:rsidDel="004E728B">
          <w:rPr>
            <w:rFonts w:eastAsiaTheme="majorEastAsia"/>
          </w:rPr>
          <w:delText xml:space="preserve"> кладовщик СП</w:delText>
        </w:r>
      </w:del>
      <w:ins w:id="1553" w:author="Кращенко Олег Владимирович (Подрядчик. ООО БерингПойнт)" w:date="2020-04-23T15:39:00Z">
        <w:r w:rsidR="004E728B">
          <w:rPr>
            <w:rFonts w:eastAsiaTheme="majorEastAsia"/>
          </w:rPr>
          <w:t xml:space="preserve"> Кладовщик</w:t>
        </w:r>
      </w:ins>
      <w:r>
        <w:rPr>
          <w:rFonts w:eastAsiaTheme="majorEastAsia"/>
        </w:rPr>
        <w:t xml:space="preserve"> сканирует ШК транспортной единицы по запросу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w:t>
      </w:r>
      <w:r w:rsidR="00C63018">
        <w:rPr>
          <w:rFonts w:eastAsiaTheme="majorEastAsia"/>
        </w:rPr>
        <w:t>разработка № ММ27</w:t>
      </w:r>
      <w:r>
        <w:rPr>
          <w:rFonts w:eastAsiaTheme="majorEastAsia"/>
        </w:rPr>
        <w:t>).</w:t>
      </w:r>
    </w:p>
    <w:p w14:paraId="7EEE0345" w14:textId="6A6612A1" w:rsidR="00144587" w:rsidRDefault="00FD6370" w:rsidP="00FD6370">
      <w:pPr>
        <w:ind w:firstLine="709"/>
        <w:rPr>
          <w:rFonts w:eastAsiaTheme="majorEastAsia"/>
        </w:rPr>
      </w:pPr>
      <w:r>
        <w:rPr>
          <w:rFonts w:eastAsiaTheme="majorEastAsia"/>
        </w:rPr>
        <w:t xml:space="preserve">При отгрузке ГСМ </w:t>
      </w:r>
      <w:r w:rsidR="00144587">
        <w:rPr>
          <w:rFonts w:eastAsiaTheme="majorEastAsia"/>
        </w:rPr>
        <w:t xml:space="preserve">в бочках осуществляется сканирование </w:t>
      </w:r>
      <w:r>
        <w:rPr>
          <w:rFonts w:eastAsiaTheme="majorEastAsia"/>
        </w:rPr>
        <w:t xml:space="preserve">ШК ЕО с ГСМ </w:t>
      </w:r>
      <w:r w:rsidR="00144587">
        <w:rPr>
          <w:rFonts w:eastAsiaTheme="majorEastAsia"/>
        </w:rPr>
        <w:t xml:space="preserve">(бочки) </w:t>
      </w:r>
      <w:r>
        <w:rPr>
          <w:rFonts w:eastAsiaTheme="majorEastAsia"/>
        </w:rPr>
        <w:t xml:space="preserve">либо в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вносится количество ско</w:t>
      </w:r>
      <w:r w:rsidR="00A41ECA">
        <w:rPr>
          <w:rFonts w:eastAsiaTheme="majorEastAsia"/>
        </w:rPr>
        <w:t>м</w:t>
      </w:r>
      <w:r>
        <w:rPr>
          <w:rFonts w:eastAsiaTheme="majorEastAsia"/>
        </w:rPr>
        <w:t>плекто</w:t>
      </w:r>
      <w:r w:rsidR="00D1273A">
        <w:rPr>
          <w:rFonts w:eastAsiaTheme="majorEastAsia"/>
        </w:rPr>
        <w:t>ванного ранее ГСМ.</w:t>
      </w:r>
    </w:p>
    <w:p w14:paraId="012B8DB1" w14:textId="22E208FF" w:rsidR="00AD2A35" w:rsidRPr="0075234B" w:rsidRDefault="00D1273A" w:rsidP="00AD2A35">
      <w:pPr>
        <w:ind w:firstLine="709"/>
        <w:rPr>
          <w:rFonts w:eastAsiaTheme="majorEastAsia"/>
        </w:rPr>
      </w:pPr>
      <w:r>
        <w:rPr>
          <w:rFonts w:eastAsiaTheme="majorEastAsia"/>
        </w:rPr>
        <w:t>При отгрузке единицами обработки,</w:t>
      </w:r>
      <w:del w:id="1554" w:author="Кращенко Олег Владимирович (Подрядчик. ООО БерингПойнт)" w:date="2020-04-23T15:39:00Z">
        <w:r w:rsidDel="004E728B">
          <w:rPr>
            <w:rFonts w:eastAsiaTheme="majorEastAsia"/>
          </w:rPr>
          <w:delText xml:space="preserve"> кладовщик СП</w:delText>
        </w:r>
      </w:del>
      <w:ins w:id="1555" w:author="Кращенко Олег Владимирович (Подрядчик. ООО БерингПойнт)" w:date="2020-04-23T15:39:00Z">
        <w:r w:rsidR="004E728B">
          <w:rPr>
            <w:rFonts w:eastAsiaTheme="majorEastAsia"/>
          </w:rPr>
          <w:t xml:space="preserve"> Кладовщик</w:t>
        </w:r>
      </w:ins>
      <w:r>
        <w:rPr>
          <w:rFonts w:eastAsiaTheme="majorEastAsia"/>
        </w:rPr>
        <w:t xml:space="preserve"> видит на экране ТСД номера единиц обра</w:t>
      </w:r>
      <w:r w:rsidR="002923FE">
        <w:rPr>
          <w:rFonts w:eastAsiaTheme="majorEastAsia"/>
        </w:rPr>
        <w:t xml:space="preserve">ботки, которые еще не отгружены, </w:t>
      </w:r>
      <w:r>
        <w:rPr>
          <w:rFonts w:eastAsiaTheme="majorEastAsia"/>
        </w:rPr>
        <w:t>и может так</w:t>
      </w:r>
      <w:r w:rsidR="00A41ECA">
        <w:rPr>
          <w:rFonts w:eastAsiaTheme="majorEastAsia"/>
        </w:rPr>
        <w:t>и</w:t>
      </w:r>
      <w:r>
        <w:rPr>
          <w:rFonts w:eastAsiaTheme="majorEastAsia"/>
        </w:rPr>
        <w:t>м образом контролировать процесс погрузки.</w:t>
      </w:r>
      <w:del w:id="1556" w:author="Кращенко Олег Владимирович (Подрядчик. ООО БерингПойнт)" w:date="2020-04-23T15:39:00Z">
        <w:r w:rsidR="00C63018" w:rsidDel="004E728B">
          <w:rPr>
            <w:rFonts w:eastAsiaTheme="majorEastAsia"/>
          </w:rPr>
          <w:delText xml:space="preserve"> </w:delText>
        </w:r>
        <w:r w:rsidR="00AD2A35" w:rsidDel="004E728B">
          <w:rPr>
            <w:rFonts w:eastAsiaTheme="majorEastAsia"/>
          </w:rPr>
          <w:delText>Кладовщик СП</w:delText>
        </w:r>
      </w:del>
      <w:ins w:id="1557" w:author="Кращенко Олег Владимирович (Подрядчик. ООО БерингПойнт)" w:date="2020-04-23T15:39:00Z">
        <w:r w:rsidR="004E728B">
          <w:rPr>
            <w:rFonts w:eastAsiaTheme="majorEastAsia"/>
          </w:rPr>
          <w:t xml:space="preserve"> Кладовщик</w:t>
        </w:r>
      </w:ins>
      <w:r w:rsidR="00AD2A35">
        <w:rPr>
          <w:rFonts w:eastAsiaTheme="majorEastAsia"/>
        </w:rPr>
        <w:t xml:space="preserve"> при помощи ТСД отпуск для каждой ЕО или каждой позиции МТР (при отгрузке без ЕО). Отгрузка МТР без ЕО подтверждается при помощи ТСД либо оператором склада СП с рабочего места вручную.</w:t>
      </w:r>
    </w:p>
    <w:p w14:paraId="48FEE51D" w14:textId="36AEBC27" w:rsidR="00AD2A35" w:rsidRDefault="00AD2A35" w:rsidP="00AD2A35">
      <w:pPr>
        <w:ind w:firstLine="709"/>
        <w:rPr>
          <w:rFonts w:eastAsiaTheme="majorEastAsia"/>
        </w:rPr>
      </w:pPr>
      <w:r>
        <w:rPr>
          <w:rFonts w:eastAsiaTheme="majorEastAsia"/>
        </w:rPr>
        <w:t xml:space="preserve">При подтверждении отпуска материалов оператором склада СП выполняется аналогичное подтверждение для каждой отгруженной ЕО. На складах не допускается массовая </w:t>
      </w:r>
      <w:r>
        <w:rPr>
          <w:rFonts w:eastAsiaTheme="majorEastAsia"/>
        </w:rPr>
        <w:lastRenderedPageBreak/>
        <w:t>обработка отгруженных ЕО с рабочего места при подтверждении отпуска материалов (разработка № ММ26).</w:t>
      </w:r>
    </w:p>
    <w:p w14:paraId="1C9DB787" w14:textId="547FDC14" w:rsidR="0056094E" w:rsidRDefault="00090187" w:rsidP="00FD6370">
      <w:pPr>
        <w:ind w:firstLine="709"/>
        <w:rPr>
          <w:rFonts w:eastAsiaTheme="majorEastAsia"/>
        </w:rPr>
      </w:pPr>
      <w:r>
        <w:rPr>
          <w:rFonts w:eastAsiaTheme="majorEastAsia"/>
        </w:rPr>
        <w:t xml:space="preserve">При применении бумажного носителя, </w:t>
      </w:r>
      <w:del w:id="1558" w:author="Кращенко Олег Владимирович (Подрядчик. ООО БерингПойнт)" w:date="2020-04-23T15:40:00Z">
        <w:r w:rsidDel="004E728B">
          <w:rPr>
            <w:rFonts w:eastAsiaTheme="majorEastAsia"/>
          </w:rPr>
          <w:delText>оператор склада СП</w:delText>
        </w:r>
      </w:del>
      <w:ins w:id="1559"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распечатывает складскую задачу на погрузку из </w:t>
      </w:r>
      <w:r w:rsidR="002923FE" w:rsidRPr="00006C3A">
        <w:rPr>
          <w:lang w:val="en-US"/>
        </w:rPr>
        <w:t>SAP</w:t>
      </w:r>
      <w:r w:rsidR="002923FE" w:rsidRPr="00006C3A">
        <w:t xml:space="preserve"> </w:t>
      </w:r>
      <w:r w:rsidR="002923FE" w:rsidRPr="00006C3A">
        <w:rPr>
          <w:lang w:val="en-US"/>
        </w:rPr>
        <w:t>EWM</w:t>
      </w:r>
      <w:r w:rsidR="002923FE">
        <w:rPr>
          <w:rFonts w:eastAsiaTheme="majorEastAsia"/>
        </w:rPr>
        <w:t xml:space="preserve"> </w:t>
      </w:r>
      <w:r>
        <w:rPr>
          <w:rFonts w:eastAsiaTheme="majorEastAsia"/>
        </w:rPr>
        <w:t>и передает ее для выполнения кладовщику СП.</w:t>
      </w:r>
      <w:del w:id="1560" w:author="Кращенко Олег Владимирович (Подрядчик. ООО БерингПойнт)" w:date="2020-04-23T15:39:00Z">
        <w:r w:rsidDel="004E728B">
          <w:rPr>
            <w:rFonts w:eastAsiaTheme="majorEastAsia"/>
          </w:rPr>
          <w:delText xml:space="preserve"> Кладовщик СП</w:delText>
        </w:r>
      </w:del>
      <w:ins w:id="1561" w:author="Кращенко Олег Владимирович (Подрядчик. ООО БерингПойнт)" w:date="2020-04-23T15:39:00Z">
        <w:r w:rsidR="004E728B">
          <w:rPr>
            <w:rFonts w:eastAsiaTheme="majorEastAsia"/>
          </w:rPr>
          <w:t xml:space="preserve"> Кладовщик</w:t>
        </w:r>
      </w:ins>
      <w:r>
        <w:rPr>
          <w:rFonts w:eastAsiaTheme="majorEastAsia"/>
        </w:rPr>
        <w:t>, выполнив задачу, передает бумажный носитель оператору склада СП для подтверждения выполнения скл</w:t>
      </w:r>
      <w:r w:rsidR="00DC16BD">
        <w:rPr>
          <w:rFonts w:eastAsiaTheme="majorEastAsia"/>
        </w:rPr>
        <w:t>адской задачи.</w:t>
      </w:r>
      <w:r w:rsidR="00D816F4">
        <w:rPr>
          <w:rFonts w:eastAsiaTheme="majorEastAsia"/>
        </w:rPr>
        <w:t xml:space="preserve"> </w:t>
      </w:r>
    </w:p>
    <w:p w14:paraId="243BD51B" w14:textId="77777777" w:rsidR="00406804" w:rsidRDefault="00406804" w:rsidP="00406804">
      <w:pPr>
        <w:ind w:firstLine="709"/>
        <w:rPr>
          <w:rFonts w:eastAsiaTheme="majorEastAsia"/>
        </w:rPr>
      </w:pPr>
      <w:r>
        <w:rPr>
          <w:rFonts w:eastAsiaTheme="majorEastAsia"/>
        </w:rPr>
        <w:t>В случае необходимости проводится сторнирование отгрузки (отмена складской задачи). Сторнирование – это отмена отгрузки или части отгрузки с одновременным физическим возвратом сторнированных МТР на склад.</w:t>
      </w:r>
    </w:p>
    <w:p w14:paraId="266B34AB" w14:textId="458C9A54" w:rsidR="00406804" w:rsidRPr="00D20504" w:rsidRDefault="00406804" w:rsidP="00406804">
      <w:pPr>
        <w:ind w:firstLine="709"/>
        <w:rPr>
          <w:rFonts w:eastAsiaTheme="majorEastAsia"/>
        </w:rPr>
      </w:pPr>
      <w:r>
        <w:rPr>
          <w:rFonts w:eastAsiaTheme="majorEastAsia"/>
        </w:rPr>
        <w:t>Сторнирование может производиться на различных этапах комплектования и выдачи материалов со склада. Сто</w:t>
      </w:r>
      <w:r w:rsidR="00A41ECA">
        <w:rPr>
          <w:rFonts w:eastAsiaTheme="majorEastAsia"/>
        </w:rPr>
        <w:t>р</w:t>
      </w:r>
      <w:r>
        <w:rPr>
          <w:rFonts w:eastAsiaTheme="majorEastAsia"/>
        </w:rPr>
        <w:t>нирование осуществляется оператором склада СП в порядке, обратном комплектованию: сторн</w:t>
      </w:r>
      <w:r w:rsidR="00A41ECA">
        <w:rPr>
          <w:rFonts w:eastAsiaTheme="majorEastAsia"/>
        </w:rPr>
        <w:t>ирование отпуска материалов, ст</w:t>
      </w:r>
      <w:r>
        <w:rPr>
          <w:rFonts w:eastAsiaTheme="majorEastAsia"/>
        </w:rPr>
        <w:t>о</w:t>
      </w:r>
      <w:r w:rsidR="00A41ECA">
        <w:rPr>
          <w:rFonts w:eastAsiaTheme="majorEastAsia"/>
        </w:rPr>
        <w:t>р</w:t>
      </w:r>
      <w:r>
        <w:rPr>
          <w:rFonts w:eastAsiaTheme="majorEastAsia"/>
        </w:rPr>
        <w:t>нирование погрузки, сторнирование комплектования. По итогам каждого шага МТР возвращаются в предыдущее состояние.</w:t>
      </w:r>
    </w:p>
    <w:p w14:paraId="3BEF26DA" w14:textId="57FD3D03" w:rsidR="00406804" w:rsidRDefault="00406804" w:rsidP="00406804">
      <w:pPr>
        <w:ind w:firstLine="709"/>
        <w:rPr>
          <w:rFonts w:eastAsiaTheme="majorEastAsia"/>
        </w:rPr>
      </w:pPr>
      <w:r>
        <w:rPr>
          <w:rFonts w:eastAsiaTheme="majorEastAsia"/>
        </w:rPr>
        <w:t>Сторнирование также выполняется в том случае, когда после завершения комплектования выявляется брак. В таком случае в отношении всей ЕО комплектования выполняется «Сторно комплектования», затем бракованные МТР физически и логически отделяются от ЕО операцией перемещения</w:t>
      </w:r>
      <w:r w:rsidR="0078185A">
        <w:rPr>
          <w:rFonts w:eastAsiaTheme="majorEastAsia"/>
        </w:rPr>
        <w:t>. С</w:t>
      </w:r>
      <w:r>
        <w:rPr>
          <w:rFonts w:eastAsiaTheme="majorEastAsia"/>
        </w:rPr>
        <w:t xml:space="preserve"> рабочей станции о</w:t>
      </w:r>
      <w:r w:rsidR="0078185A">
        <w:rPr>
          <w:rFonts w:eastAsiaTheme="majorEastAsia"/>
        </w:rPr>
        <w:t>п</w:t>
      </w:r>
      <w:r>
        <w:rPr>
          <w:rFonts w:eastAsiaTheme="majorEastAsia"/>
        </w:rPr>
        <w:t>ератором склада СП либо заведующим склада СП выполняется повторное резервирование и подтверждение подбора для оставшихся на ЕО годных МТР. Бракованные МТР перемещаются в зону хранения брака.</w:t>
      </w:r>
    </w:p>
    <w:p w14:paraId="3893B78B" w14:textId="34EFACFF" w:rsidR="00BE34E2" w:rsidRDefault="00BE34E2" w:rsidP="00406804">
      <w:pPr>
        <w:ind w:firstLine="709"/>
        <w:rPr>
          <w:rFonts w:eastAsiaTheme="majorEastAsia"/>
        </w:rPr>
      </w:pPr>
      <w:r>
        <w:t xml:space="preserve">В случае необходимости частичной проводки по Исходящей поставке (к примеру, если МТР физически не вместились в ТС), выполняется разделение Исходящей поставки. Проводится отпуск материала по фактически отгруженному количеству МТР, а оставшиеся МТР отгружаются по другой Исходящей поставке. Процедура разделения поставки в </w:t>
      </w:r>
      <w:r>
        <w:rPr>
          <w:lang w:val="en-US"/>
        </w:rPr>
        <w:t>SAP</w:t>
      </w:r>
      <w:r w:rsidRPr="00BE34E2">
        <w:t xml:space="preserve"> </w:t>
      </w:r>
      <w:r>
        <w:rPr>
          <w:lang w:val="en-US"/>
        </w:rPr>
        <w:t>ERP</w:t>
      </w:r>
      <w:r w:rsidRPr="00BE34E2">
        <w:t xml:space="preserve"> </w:t>
      </w:r>
      <w:r>
        <w:t>описана в шаге ПП-10.07.03.03.050 (п. 5.2.3.11).</w:t>
      </w:r>
    </w:p>
    <w:p w14:paraId="03C8DBAB" w14:textId="0EB28A98" w:rsidR="00FD6370" w:rsidRDefault="00FD6370" w:rsidP="00FD6370">
      <w:pPr>
        <w:ind w:firstLine="709"/>
        <w:rPr>
          <w:rFonts w:cs="Arial"/>
        </w:rPr>
      </w:pPr>
    </w:p>
    <w:p w14:paraId="49914050" w14:textId="42E814DD" w:rsidR="00A84540" w:rsidRDefault="00A84540" w:rsidP="00A84540">
      <w:pPr>
        <w:jc w:val="right"/>
      </w:pPr>
      <w:r w:rsidRPr="00916FAB">
        <w:rPr>
          <w:rFonts w:cs="Arial"/>
          <w:b/>
          <w:sz w:val="22"/>
        </w:rPr>
        <w:t xml:space="preserve">Таблица </w:t>
      </w:r>
      <w:r>
        <w:rPr>
          <w:rFonts w:cs="Arial"/>
          <w:b/>
          <w:sz w:val="22"/>
        </w:rPr>
        <w:t>12</w:t>
      </w:r>
      <w:r w:rsidR="005E57AE" w:rsidRPr="00477364">
        <w:rPr>
          <w:rFonts w:cs="Arial"/>
          <w:b/>
          <w:sz w:val="22"/>
        </w:rPr>
        <w:t>7</w:t>
      </w:r>
      <w:r w:rsidRPr="00916FAB">
        <w:rPr>
          <w:rFonts w:cs="Arial"/>
          <w:b/>
          <w:sz w:val="22"/>
        </w:rPr>
        <w:t xml:space="preserve">. Описание </w:t>
      </w:r>
      <w:r>
        <w:rPr>
          <w:rFonts w:cs="Arial"/>
          <w:b/>
          <w:sz w:val="22"/>
        </w:rPr>
        <w:t>шага «Физическая отгрузка МТР, подтверждение отпуска материалов»</w:t>
      </w:r>
    </w:p>
    <w:p w14:paraId="71C016A3" w14:textId="1A9BEF15" w:rsidR="00A84540" w:rsidRDefault="00A84540" w:rsidP="00FD6370">
      <w:pPr>
        <w:ind w:firstLine="709"/>
        <w:rPr>
          <w:rFonts w:cs="Arial"/>
        </w:rPr>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2268"/>
        <w:gridCol w:w="1701"/>
        <w:gridCol w:w="1417"/>
        <w:gridCol w:w="1276"/>
        <w:gridCol w:w="1701"/>
      </w:tblGrid>
      <w:tr w:rsidR="00A84540" w:rsidRPr="00A84540" w14:paraId="42E6EBAB" w14:textId="77777777" w:rsidTr="00A84540">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5A8F90A2"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Номер шага</w:t>
            </w:r>
          </w:p>
        </w:tc>
        <w:tc>
          <w:tcPr>
            <w:tcW w:w="2268" w:type="dxa"/>
            <w:tcBorders>
              <w:top w:val="single" w:sz="6" w:space="0" w:color="auto"/>
              <w:left w:val="single" w:sz="6" w:space="0" w:color="auto"/>
              <w:bottom w:val="single" w:sz="6" w:space="0" w:color="auto"/>
              <w:right w:val="single" w:sz="6" w:space="0" w:color="auto"/>
            </w:tcBorders>
            <w:shd w:val="solid" w:color="FFCC00" w:fill="auto"/>
          </w:tcPr>
          <w:p w14:paraId="50AC71E4"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Предпосылки</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029A05E8"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Транзакция</w:t>
            </w:r>
          </w:p>
        </w:tc>
        <w:tc>
          <w:tcPr>
            <w:tcW w:w="1417" w:type="dxa"/>
            <w:tcBorders>
              <w:top w:val="single" w:sz="6" w:space="0" w:color="auto"/>
              <w:left w:val="single" w:sz="6" w:space="0" w:color="auto"/>
              <w:bottom w:val="single" w:sz="6" w:space="0" w:color="auto"/>
              <w:right w:val="single" w:sz="6" w:space="0" w:color="auto"/>
            </w:tcBorders>
            <w:shd w:val="solid" w:color="FFCC00" w:fill="auto"/>
          </w:tcPr>
          <w:p w14:paraId="69E15318"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Вход</w:t>
            </w:r>
          </w:p>
        </w:tc>
        <w:tc>
          <w:tcPr>
            <w:tcW w:w="1276" w:type="dxa"/>
            <w:tcBorders>
              <w:top w:val="single" w:sz="6" w:space="0" w:color="auto"/>
              <w:left w:val="single" w:sz="6" w:space="0" w:color="auto"/>
              <w:bottom w:val="single" w:sz="6" w:space="0" w:color="auto"/>
              <w:right w:val="single" w:sz="6" w:space="0" w:color="auto"/>
            </w:tcBorders>
            <w:shd w:val="solid" w:color="FFCC00" w:fill="auto"/>
          </w:tcPr>
          <w:p w14:paraId="043DBA4F"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Результат</w:t>
            </w:r>
          </w:p>
        </w:tc>
        <w:tc>
          <w:tcPr>
            <w:tcW w:w="1701" w:type="dxa"/>
            <w:tcBorders>
              <w:top w:val="single" w:sz="6" w:space="0" w:color="auto"/>
              <w:left w:val="single" w:sz="6" w:space="0" w:color="auto"/>
              <w:bottom w:val="single" w:sz="6" w:space="0" w:color="auto"/>
              <w:right w:val="single" w:sz="6" w:space="0" w:color="auto"/>
            </w:tcBorders>
            <w:shd w:val="solid" w:color="FFCC00" w:fill="auto"/>
          </w:tcPr>
          <w:p w14:paraId="4F21131C" w14:textId="77777777" w:rsidR="00A84540" w:rsidRPr="00A84540" w:rsidRDefault="00A84540" w:rsidP="00A84540">
            <w:pPr>
              <w:autoSpaceDE w:val="0"/>
              <w:autoSpaceDN w:val="0"/>
              <w:adjustRightInd w:val="0"/>
              <w:jc w:val="center"/>
              <w:rPr>
                <w:rFonts w:eastAsiaTheme="minorHAnsi" w:cs="Arial"/>
                <w:b/>
                <w:bCs/>
                <w:color w:val="000000"/>
                <w:sz w:val="20"/>
                <w:szCs w:val="20"/>
              </w:rPr>
            </w:pPr>
            <w:r w:rsidRPr="00A84540">
              <w:rPr>
                <w:rFonts w:eastAsiaTheme="minorHAnsi" w:cs="Arial"/>
                <w:b/>
                <w:bCs/>
                <w:color w:val="000000"/>
                <w:sz w:val="20"/>
                <w:szCs w:val="20"/>
              </w:rPr>
              <w:t>Бизнес-роль</w:t>
            </w:r>
          </w:p>
        </w:tc>
      </w:tr>
      <w:tr w:rsidR="00A84540" w:rsidRPr="00A84540" w14:paraId="5C5FD730" w14:textId="77777777" w:rsidTr="00A84540">
        <w:trPr>
          <w:trHeight w:val="67"/>
        </w:trPr>
        <w:tc>
          <w:tcPr>
            <w:tcW w:w="1873" w:type="dxa"/>
            <w:tcBorders>
              <w:top w:val="single" w:sz="6" w:space="0" w:color="auto"/>
              <w:left w:val="single" w:sz="6" w:space="0" w:color="auto"/>
              <w:bottom w:val="single" w:sz="6" w:space="0" w:color="auto"/>
              <w:right w:val="single" w:sz="6" w:space="0" w:color="auto"/>
            </w:tcBorders>
          </w:tcPr>
          <w:p w14:paraId="2FEBD870"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ПП-10.07.04.04.100</w:t>
            </w:r>
          </w:p>
        </w:tc>
        <w:tc>
          <w:tcPr>
            <w:tcW w:w="2268" w:type="dxa"/>
            <w:tcBorders>
              <w:top w:val="single" w:sz="6" w:space="0" w:color="auto"/>
              <w:left w:val="single" w:sz="6" w:space="0" w:color="auto"/>
              <w:bottom w:val="single" w:sz="6" w:space="0" w:color="auto"/>
              <w:right w:val="single" w:sz="6" w:space="0" w:color="auto"/>
            </w:tcBorders>
          </w:tcPr>
          <w:p w14:paraId="05DB07F3"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Начало погрузки зарегистрировано</w:t>
            </w:r>
          </w:p>
        </w:tc>
        <w:tc>
          <w:tcPr>
            <w:tcW w:w="1701" w:type="dxa"/>
            <w:tcBorders>
              <w:top w:val="single" w:sz="6" w:space="0" w:color="auto"/>
              <w:left w:val="single" w:sz="6" w:space="0" w:color="auto"/>
              <w:bottom w:val="single" w:sz="6" w:space="0" w:color="auto"/>
              <w:right w:val="single" w:sz="6" w:space="0" w:color="auto"/>
            </w:tcBorders>
          </w:tcPr>
          <w:p w14:paraId="3ECC9ECA"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/SCWM/RFUI Вход в среду RF</w:t>
            </w:r>
          </w:p>
        </w:tc>
        <w:tc>
          <w:tcPr>
            <w:tcW w:w="1417" w:type="dxa"/>
            <w:tcBorders>
              <w:top w:val="single" w:sz="6" w:space="0" w:color="auto"/>
              <w:left w:val="single" w:sz="6" w:space="0" w:color="auto"/>
              <w:bottom w:val="single" w:sz="6" w:space="0" w:color="auto"/>
              <w:right w:val="single" w:sz="6" w:space="0" w:color="auto"/>
            </w:tcBorders>
          </w:tcPr>
          <w:p w14:paraId="4AF476FC"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Исходящая поставка</w:t>
            </w:r>
          </w:p>
        </w:tc>
        <w:tc>
          <w:tcPr>
            <w:tcW w:w="1276" w:type="dxa"/>
            <w:tcBorders>
              <w:top w:val="single" w:sz="6" w:space="0" w:color="auto"/>
              <w:left w:val="single" w:sz="6" w:space="0" w:color="auto"/>
              <w:bottom w:val="single" w:sz="6" w:space="0" w:color="auto"/>
              <w:right w:val="single" w:sz="6" w:space="0" w:color="auto"/>
            </w:tcBorders>
          </w:tcPr>
          <w:p w14:paraId="1F8585F4" w14:textId="77777777" w:rsidR="00A84540" w:rsidRPr="00A84540" w:rsidRDefault="00A84540" w:rsidP="00A84540">
            <w:pPr>
              <w:autoSpaceDE w:val="0"/>
              <w:autoSpaceDN w:val="0"/>
              <w:adjustRightInd w:val="0"/>
              <w:jc w:val="left"/>
              <w:rPr>
                <w:rFonts w:eastAsiaTheme="minorHAnsi" w:cs="Arial"/>
                <w:color w:val="000000"/>
                <w:sz w:val="20"/>
                <w:szCs w:val="20"/>
              </w:rPr>
            </w:pPr>
            <w:r w:rsidRPr="00A84540">
              <w:rPr>
                <w:rFonts w:eastAsiaTheme="minorHAnsi" w:cs="Arial"/>
                <w:color w:val="000000"/>
                <w:sz w:val="20"/>
                <w:szCs w:val="20"/>
              </w:rPr>
              <w:t>Отпуск материалов</w:t>
            </w:r>
          </w:p>
        </w:tc>
        <w:tc>
          <w:tcPr>
            <w:tcW w:w="1701" w:type="dxa"/>
            <w:tcBorders>
              <w:top w:val="single" w:sz="6" w:space="0" w:color="auto"/>
              <w:left w:val="single" w:sz="6" w:space="0" w:color="auto"/>
              <w:bottom w:val="single" w:sz="6" w:space="0" w:color="auto"/>
              <w:right w:val="single" w:sz="6" w:space="0" w:color="auto"/>
            </w:tcBorders>
          </w:tcPr>
          <w:p w14:paraId="6070A466" w14:textId="6230FB7A" w:rsidR="00A84540" w:rsidRPr="00A84540" w:rsidRDefault="00A84540" w:rsidP="00A84540">
            <w:pPr>
              <w:autoSpaceDE w:val="0"/>
              <w:autoSpaceDN w:val="0"/>
              <w:adjustRightInd w:val="0"/>
              <w:jc w:val="left"/>
              <w:rPr>
                <w:rFonts w:eastAsiaTheme="minorHAnsi" w:cs="Arial"/>
                <w:color w:val="000000"/>
                <w:sz w:val="20"/>
                <w:szCs w:val="20"/>
              </w:rPr>
            </w:pPr>
            <w:del w:id="1562" w:author="Кращенко Олег Владимирович (Подрядчик. ООО БерингПойнт)" w:date="2020-04-23T15:41:00Z">
              <w:r w:rsidRPr="00A84540" w:rsidDel="004E728B">
                <w:rPr>
                  <w:rFonts w:eastAsiaTheme="minorHAnsi" w:cs="Arial"/>
                  <w:color w:val="000000"/>
                  <w:sz w:val="20"/>
                  <w:szCs w:val="20"/>
                </w:rPr>
                <w:delText>Кладовщик СП</w:delText>
              </w:r>
            </w:del>
            <w:ins w:id="1563" w:author="Кращенко Олег Владимирович (Подрядчик. ООО БерингПойнт)" w:date="2020-04-23T15:41:00Z">
              <w:r w:rsidR="004E728B">
                <w:rPr>
                  <w:rFonts w:eastAsiaTheme="minorHAnsi" w:cs="Arial"/>
                  <w:color w:val="000000"/>
                  <w:sz w:val="20"/>
                  <w:szCs w:val="20"/>
                </w:rPr>
                <w:t>Кладовщик</w:t>
              </w:r>
            </w:ins>
          </w:p>
        </w:tc>
      </w:tr>
    </w:tbl>
    <w:p w14:paraId="5CBE702F" w14:textId="77777777" w:rsidR="00A84540" w:rsidRDefault="00A84540" w:rsidP="00FD6370">
      <w:pPr>
        <w:ind w:firstLine="709"/>
        <w:rPr>
          <w:rFonts w:cs="Arial"/>
        </w:rPr>
      </w:pPr>
    </w:p>
    <w:p w14:paraId="4CF62951" w14:textId="77777777" w:rsidR="00A84540" w:rsidRDefault="00A84540" w:rsidP="00FD6370">
      <w:pPr>
        <w:ind w:firstLine="709"/>
        <w:rPr>
          <w:rFonts w:cs="Arial"/>
        </w:rPr>
      </w:pPr>
    </w:p>
    <w:p w14:paraId="38F47E77" w14:textId="02BFD60A" w:rsidR="007651BB" w:rsidRPr="004136F2" w:rsidRDefault="007651BB" w:rsidP="007651BB">
      <w:pPr>
        <w:pStyle w:val="4"/>
      </w:pPr>
      <w:r w:rsidRPr="004136F2">
        <w:t>Шаг процесса 10.0</w:t>
      </w:r>
      <w:r>
        <w:t>7</w:t>
      </w:r>
      <w:r w:rsidRPr="004136F2">
        <w:t>.04.0</w:t>
      </w:r>
      <w:r>
        <w:t>4.11</w:t>
      </w:r>
      <w:r w:rsidRPr="004136F2">
        <w:t xml:space="preserve">0 – </w:t>
      </w:r>
      <w:r>
        <w:t>Передача проводки отпуска в ERP</w:t>
      </w:r>
    </w:p>
    <w:p w14:paraId="2A7C865D" w14:textId="77777777" w:rsidR="00FD6370" w:rsidRDefault="00FD6370" w:rsidP="00FD6370">
      <w:pPr>
        <w:ind w:firstLine="709"/>
        <w:rPr>
          <w:rFonts w:eastAsiaTheme="majorEastAsia"/>
        </w:rPr>
      </w:pPr>
    </w:p>
    <w:p w14:paraId="2FD2F05F" w14:textId="2B87F21A" w:rsidR="007651BB" w:rsidRPr="00665B13" w:rsidRDefault="00FD6370" w:rsidP="00FD6370">
      <w:pPr>
        <w:ind w:firstLine="709"/>
        <w:rPr>
          <w:rFonts w:cs="Arial"/>
        </w:rPr>
      </w:pPr>
      <w:r>
        <w:rPr>
          <w:rFonts w:eastAsiaTheme="majorEastAsia"/>
        </w:rPr>
        <w:t xml:space="preserve">По завершении </w:t>
      </w:r>
      <w:r w:rsidR="00D1273A">
        <w:rPr>
          <w:rFonts w:eastAsiaTheme="majorEastAsia"/>
        </w:rPr>
        <w:t>отпуска материалов (</w:t>
      </w:r>
      <w:r>
        <w:rPr>
          <w:rFonts w:eastAsiaTheme="majorEastAsia"/>
        </w:rPr>
        <w:t>отгрузки</w:t>
      </w:r>
      <w:r w:rsidR="00D1273A">
        <w:rPr>
          <w:rFonts w:eastAsiaTheme="majorEastAsia"/>
        </w:rPr>
        <w:t>)</w:t>
      </w:r>
      <w:r>
        <w:rPr>
          <w:rFonts w:eastAsiaTheme="majorEastAsia"/>
        </w:rPr>
        <w:t xml:space="preserve"> </w:t>
      </w:r>
      <w:del w:id="1564" w:author="Кращенко Олег Владимирович (Подрядчик. ООО БерингПойнт)" w:date="2020-04-23T15:40:00Z">
        <w:r w:rsidDel="004E728B">
          <w:rPr>
            <w:rFonts w:eastAsiaTheme="majorEastAsia"/>
          </w:rPr>
          <w:delText>оператор склада СП</w:delText>
        </w:r>
      </w:del>
      <w:ins w:id="1565" w:author="Кращенко Олег Владимирович (Подрядчик. ООО БерингПойнт)" w:date="2020-04-23T15:40:00Z">
        <w:r w:rsidR="004E728B">
          <w:rPr>
            <w:rFonts w:eastAsiaTheme="majorEastAsia"/>
          </w:rPr>
          <w:t>Оператор склада</w:t>
        </w:r>
      </w:ins>
      <w:r>
        <w:rPr>
          <w:rFonts w:eastAsiaTheme="majorEastAsia"/>
        </w:rPr>
        <w:t xml:space="preserve"> и</w:t>
      </w:r>
      <w:del w:id="1566" w:author="Кращенко Олег Владимирович (Подрядчик. ООО БерингПойнт)" w:date="2020-04-23T15:39:00Z">
        <w:r w:rsidDel="004E728B">
          <w:rPr>
            <w:rFonts w:eastAsiaTheme="majorEastAsia"/>
          </w:rPr>
          <w:delText xml:space="preserve"> кладовщик СП</w:delText>
        </w:r>
      </w:del>
      <w:ins w:id="1567" w:author="Кращенко Олег Владимирович (Подрядчик. ООО БерингПойнт)" w:date="2020-04-23T15:39:00Z">
        <w:r w:rsidR="004E728B">
          <w:rPr>
            <w:rFonts w:eastAsiaTheme="majorEastAsia"/>
          </w:rPr>
          <w:t xml:space="preserve"> Кладовщик</w:t>
        </w:r>
      </w:ins>
      <w:r>
        <w:rPr>
          <w:rFonts w:eastAsiaTheme="majorEastAsia"/>
        </w:rPr>
        <w:t xml:space="preserve"> проверяют ее полноту. В случае, если отгрузка выполнена полностью,</w:t>
      </w:r>
      <w:del w:id="1568" w:author="Кращенко Олег Владимирович (Подрядчик. ООО БерингПойнт)" w:date="2020-04-23T15:39:00Z">
        <w:r w:rsidDel="004E728B">
          <w:rPr>
            <w:rFonts w:eastAsiaTheme="majorEastAsia"/>
          </w:rPr>
          <w:delText xml:space="preserve"> кладовщик СП</w:delText>
        </w:r>
      </w:del>
      <w:ins w:id="1569" w:author="Кращенко Олег Владимирович (Подрядчик. ООО БерингПойнт)" w:date="2020-04-23T15:39:00Z">
        <w:r w:rsidR="004E728B">
          <w:rPr>
            <w:rFonts w:eastAsiaTheme="majorEastAsia"/>
          </w:rPr>
          <w:t xml:space="preserve"> Кладовщик</w:t>
        </w:r>
      </w:ins>
      <w:r>
        <w:rPr>
          <w:rFonts w:eastAsiaTheme="majorEastAsia"/>
        </w:rPr>
        <w:t xml:space="preserve"> при помощи ТСД осуществляет проводку отпуска материалов, которая в виде документа передается в </w:t>
      </w:r>
      <w:r>
        <w:rPr>
          <w:rFonts w:eastAsiaTheme="majorEastAsia"/>
          <w:lang w:val="en-US"/>
        </w:rPr>
        <w:t>SAP</w:t>
      </w:r>
      <w:r w:rsidRPr="00AC51EB">
        <w:rPr>
          <w:rFonts w:eastAsiaTheme="majorEastAsia"/>
        </w:rPr>
        <w:t xml:space="preserve"> </w:t>
      </w:r>
      <w:r>
        <w:rPr>
          <w:rFonts w:eastAsiaTheme="majorEastAsia"/>
          <w:lang w:val="en-US"/>
        </w:rPr>
        <w:t>ERP</w:t>
      </w:r>
      <w:r w:rsidRPr="00662E6B">
        <w:rPr>
          <w:rFonts w:eastAsiaTheme="majorEastAsia"/>
        </w:rPr>
        <w:t xml:space="preserve"> (</w:t>
      </w:r>
      <w:r>
        <w:rPr>
          <w:rFonts w:eastAsiaTheme="majorEastAsia"/>
          <w:lang w:val="en-US"/>
        </w:rPr>
        <w:t>SAP</w:t>
      </w:r>
      <w:r w:rsidRPr="00662E6B">
        <w:rPr>
          <w:rFonts w:eastAsiaTheme="majorEastAsia"/>
        </w:rPr>
        <w:t xml:space="preserve"> </w:t>
      </w:r>
      <w:r>
        <w:rPr>
          <w:rFonts w:eastAsiaTheme="majorEastAsia"/>
          <w:lang w:val="en-US"/>
        </w:rPr>
        <w:t>S</w:t>
      </w:r>
      <w:r w:rsidRPr="00662E6B">
        <w:rPr>
          <w:rFonts w:eastAsiaTheme="majorEastAsia"/>
        </w:rPr>
        <w:t xml:space="preserve">/4 </w:t>
      </w:r>
      <w:r>
        <w:rPr>
          <w:rFonts w:eastAsiaTheme="majorEastAsia"/>
          <w:lang w:val="en-US"/>
        </w:rPr>
        <w:t>HANA</w:t>
      </w:r>
      <w:r w:rsidRPr="00662E6B">
        <w:rPr>
          <w:rFonts w:eastAsiaTheme="majorEastAsia"/>
        </w:rPr>
        <w:t>)</w:t>
      </w:r>
      <w:r w:rsidR="00665B13">
        <w:rPr>
          <w:rFonts w:eastAsiaTheme="majorEastAsia"/>
        </w:rPr>
        <w:t xml:space="preserve"> для последующей обработки в рамках процесса ПП-10.08.02.01-</w:t>
      </w:r>
      <w:r w:rsidR="00665B13">
        <w:rPr>
          <w:rFonts w:eastAsiaTheme="majorEastAsia"/>
          <w:lang w:val="en-US"/>
        </w:rPr>
        <w:t>ERP</w:t>
      </w:r>
      <w:r w:rsidR="00665B13">
        <w:rPr>
          <w:rFonts w:eastAsiaTheme="majorEastAsia"/>
        </w:rPr>
        <w:t>.</w:t>
      </w:r>
    </w:p>
    <w:p w14:paraId="0852D10F" w14:textId="67FA9BD4" w:rsidR="00FD6370" w:rsidRDefault="00AB6A65" w:rsidP="00E0124F">
      <w:pPr>
        <w:ind w:firstLine="709"/>
      </w:pPr>
      <w:r>
        <w:t>Если отгрузка МТР осуществлялась без использования ТСД, то проводка отпуска материалов вып</w:t>
      </w:r>
      <w:r w:rsidR="002923FE">
        <w:t xml:space="preserve">олняется оператором склада СП </w:t>
      </w:r>
      <w:r>
        <w:t>вручную.</w:t>
      </w:r>
    </w:p>
    <w:p w14:paraId="18EEF5C0" w14:textId="543D6DA6" w:rsidR="00C91757" w:rsidRDefault="00C91757" w:rsidP="00FD6370">
      <w:pPr>
        <w:ind w:firstLine="709"/>
      </w:pPr>
      <w:r>
        <w:t>Д</w:t>
      </w:r>
      <w:r w:rsidR="00E0124F">
        <w:t>окументы по от</w:t>
      </w:r>
      <w:r w:rsidR="008976EC">
        <w:t xml:space="preserve">грузке </w:t>
      </w:r>
      <w:r>
        <w:t xml:space="preserve">распечатываются из </w:t>
      </w:r>
      <w:r>
        <w:rPr>
          <w:lang w:val="en-US"/>
        </w:rPr>
        <w:t>SAP</w:t>
      </w:r>
      <w:r w:rsidRPr="00C91757">
        <w:t xml:space="preserve"> </w:t>
      </w:r>
      <w:r>
        <w:rPr>
          <w:lang w:val="en-US"/>
        </w:rPr>
        <w:t>ERP</w:t>
      </w:r>
      <w:r w:rsidRPr="00C91757">
        <w:t xml:space="preserve"> (</w:t>
      </w:r>
      <w:r>
        <w:rPr>
          <w:lang w:val="en-US"/>
        </w:rPr>
        <w:t>SAP</w:t>
      </w:r>
      <w:r w:rsidRPr="00C91757">
        <w:t xml:space="preserve"> </w:t>
      </w:r>
      <w:r>
        <w:rPr>
          <w:lang w:val="en-US"/>
        </w:rPr>
        <w:t>S</w:t>
      </w:r>
      <w:r w:rsidRPr="00C91757">
        <w:t xml:space="preserve">/4 </w:t>
      </w:r>
      <w:r>
        <w:rPr>
          <w:lang w:val="en-US"/>
        </w:rPr>
        <w:t>HANA</w:t>
      </w:r>
      <w:r w:rsidRPr="00C91757">
        <w:t xml:space="preserve">) </w:t>
      </w:r>
      <w:r w:rsidR="008976EC">
        <w:t>передаются складом в</w:t>
      </w:r>
      <w:r w:rsidR="009D36C5">
        <w:t>о фронт-офис</w:t>
      </w:r>
      <w:r w:rsidR="008976EC">
        <w:t xml:space="preserve"> МФЦ для обеспечения выполнения процесса ПП-15.01.01.01 Получение и обработка в МФЦ</w:t>
      </w:r>
      <w:r w:rsidR="00492D5E">
        <w:t xml:space="preserve"> входящих первичных документов.</w:t>
      </w:r>
    </w:p>
    <w:p w14:paraId="3D93C810" w14:textId="195FA923" w:rsidR="00492D5E" w:rsidRDefault="00492D5E" w:rsidP="00FD6370">
      <w:pPr>
        <w:ind w:firstLine="709"/>
      </w:pPr>
      <w:r>
        <w:t>После передачи документов водителю и фактического отпуска ТС со склада,</w:t>
      </w:r>
      <w:del w:id="1570" w:author="Кращенко Олег Владимирович (Подрядчик. ООО БерингПойнт)" w:date="2020-04-23T15:39:00Z">
        <w:r w:rsidDel="004E728B">
          <w:delText xml:space="preserve"> кладовщик СП</w:delText>
        </w:r>
      </w:del>
      <w:ins w:id="1571" w:author="Кращенко Олег Владимирович (Подрядчик. ООО БерингПойнт)" w:date="2020-04-23T15:39:00Z">
        <w:r w:rsidR="004E728B">
          <w:t xml:space="preserve"> Кладовщик</w:t>
        </w:r>
      </w:ins>
      <w:r>
        <w:t xml:space="preserve"> считается свободным и может приступить к выполнению следующей задачи. </w:t>
      </w:r>
      <w:r w:rsidR="00E16348">
        <w:t>Пе</w:t>
      </w:r>
      <w:r w:rsidR="00E16348">
        <w:lastRenderedPageBreak/>
        <w:t xml:space="preserve">чать товаросопроводительных и иных документов по факту отпуска материалов осуществляется из </w:t>
      </w:r>
      <w:r w:rsidR="00E16348">
        <w:rPr>
          <w:lang w:val="en-US"/>
        </w:rPr>
        <w:t>SAP</w:t>
      </w:r>
      <w:r w:rsidR="00E16348" w:rsidRPr="00E16348">
        <w:t xml:space="preserve"> </w:t>
      </w:r>
      <w:r w:rsidR="00E16348">
        <w:rPr>
          <w:lang w:val="en-US"/>
        </w:rPr>
        <w:t>ERP</w:t>
      </w:r>
      <w:r w:rsidR="00E16348">
        <w:t xml:space="preserve">, а </w:t>
      </w:r>
      <w:r w:rsidR="00306C23">
        <w:t xml:space="preserve">время </w:t>
      </w:r>
      <w:r w:rsidR="00E16348">
        <w:t xml:space="preserve">распечатывания таких документов фиксируется. В связи с этим, для </w:t>
      </w:r>
      <w:r>
        <w:t xml:space="preserve">определения статуса занятости кладовщика </w:t>
      </w:r>
      <w:r w:rsidR="00E16348">
        <w:t xml:space="preserve">необходимо в Монитор склада </w:t>
      </w:r>
      <w:r>
        <w:t xml:space="preserve">в </w:t>
      </w:r>
      <w:r w:rsidR="001B118F">
        <w:t>модуле</w:t>
      </w:r>
      <w:r>
        <w:t xml:space="preserve"> </w:t>
      </w:r>
      <w:r>
        <w:rPr>
          <w:lang w:val="en-US"/>
        </w:rPr>
        <w:t>SAP</w:t>
      </w:r>
      <w:r w:rsidRPr="00492D5E">
        <w:t xml:space="preserve"> </w:t>
      </w:r>
      <w:r>
        <w:rPr>
          <w:lang w:val="en-US"/>
        </w:rPr>
        <w:t>EWM</w:t>
      </w:r>
      <w:r w:rsidRPr="00492D5E">
        <w:t xml:space="preserve"> </w:t>
      </w:r>
      <w:r>
        <w:t xml:space="preserve">в части обработки документов Исходящей поставки добавить поле, содержащее время распечатки документов по отгрузке из </w:t>
      </w:r>
      <w:r>
        <w:rPr>
          <w:lang w:val="en-US"/>
        </w:rPr>
        <w:t>SAP</w:t>
      </w:r>
      <w:r w:rsidRPr="00492D5E">
        <w:t xml:space="preserve"> </w:t>
      </w:r>
      <w:r>
        <w:rPr>
          <w:lang w:val="en-US"/>
        </w:rPr>
        <w:t>ERP</w:t>
      </w:r>
      <w:r w:rsidR="001D3E56">
        <w:t xml:space="preserve"> (</w:t>
      </w:r>
      <w:r w:rsidR="001D3E56" w:rsidRPr="001D3E56">
        <w:t>см. раздел 5.9 Перечень доработок, разработок и интеграция (интерфейсы)</w:t>
      </w:r>
      <w:r w:rsidR="001D3E56">
        <w:t>).</w:t>
      </w:r>
    </w:p>
    <w:p w14:paraId="6074866D" w14:textId="77777777" w:rsidR="00492D5E" w:rsidRDefault="00492D5E" w:rsidP="00FD6370">
      <w:pPr>
        <w:ind w:firstLine="709"/>
      </w:pPr>
    </w:p>
    <w:p w14:paraId="200F2C9F" w14:textId="2809D5A1" w:rsidR="00A159DA" w:rsidRDefault="00A159DA" w:rsidP="00A159DA">
      <w:pPr>
        <w:ind w:firstLine="709"/>
        <w:jc w:val="right"/>
      </w:pPr>
      <w:r w:rsidRPr="00916FAB">
        <w:rPr>
          <w:rFonts w:cs="Arial"/>
          <w:b/>
          <w:sz w:val="22"/>
        </w:rPr>
        <w:t xml:space="preserve">Таблица </w:t>
      </w:r>
      <w:r>
        <w:rPr>
          <w:rFonts w:cs="Arial"/>
          <w:b/>
          <w:sz w:val="22"/>
        </w:rPr>
        <w:t>12</w:t>
      </w:r>
      <w:r w:rsidR="005E57AE" w:rsidRPr="00477364">
        <w:rPr>
          <w:rFonts w:cs="Arial"/>
          <w:b/>
          <w:sz w:val="22"/>
        </w:rPr>
        <w:t>8</w:t>
      </w:r>
      <w:r w:rsidRPr="00916FAB">
        <w:rPr>
          <w:rFonts w:cs="Arial"/>
          <w:b/>
          <w:sz w:val="22"/>
        </w:rPr>
        <w:t xml:space="preserve">. Описание </w:t>
      </w:r>
      <w:r>
        <w:rPr>
          <w:rFonts w:cs="Arial"/>
          <w:b/>
          <w:sz w:val="22"/>
        </w:rPr>
        <w:t xml:space="preserve">шага «Передача проводки отпуска в </w:t>
      </w:r>
      <w:r>
        <w:rPr>
          <w:rFonts w:cs="Arial"/>
          <w:b/>
          <w:sz w:val="22"/>
          <w:lang w:val="en-US"/>
        </w:rPr>
        <w:t>ERP</w:t>
      </w:r>
      <w:r>
        <w:rPr>
          <w:rFonts w:cs="Arial"/>
          <w:b/>
          <w:sz w:val="22"/>
        </w:rPr>
        <w:t>»</w:t>
      </w:r>
    </w:p>
    <w:p w14:paraId="20DC98A1" w14:textId="77777777" w:rsidR="00A159DA" w:rsidRDefault="00A159DA" w:rsidP="00FD6370">
      <w:pPr>
        <w:ind w:firstLine="709"/>
      </w:pPr>
    </w:p>
    <w:tbl>
      <w:tblPr>
        <w:tblW w:w="10237" w:type="dxa"/>
        <w:tblInd w:w="-38" w:type="dxa"/>
        <w:tblLayout w:type="fixed"/>
        <w:tblCellMar>
          <w:left w:w="30" w:type="dxa"/>
          <w:right w:w="30" w:type="dxa"/>
        </w:tblCellMar>
        <w:tblLook w:val="0000" w:firstRow="0" w:lastRow="0" w:firstColumn="0" w:lastColumn="0" w:noHBand="0" w:noVBand="0"/>
      </w:tblPr>
      <w:tblGrid>
        <w:gridCol w:w="1873"/>
        <w:gridCol w:w="3402"/>
        <w:gridCol w:w="1049"/>
        <w:gridCol w:w="1219"/>
        <w:gridCol w:w="1134"/>
        <w:gridCol w:w="1560"/>
      </w:tblGrid>
      <w:tr w:rsidR="00A159DA" w:rsidRPr="00A159DA" w14:paraId="176B4C4E" w14:textId="77777777" w:rsidTr="00A159DA">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02CCA9A2"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Номер шага</w:t>
            </w:r>
          </w:p>
        </w:tc>
        <w:tc>
          <w:tcPr>
            <w:tcW w:w="3402" w:type="dxa"/>
            <w:tcBorders>
              <w:top w:val="single" w:sz="6" w:space="0" w:color="auto"/>
              <w:left w:val="single" w:sz="6" w:space="0" w:color="auto"/>
              <w:bottom w:val="single" w:sz="6" w:space="0" w:color="auto"/>
              <w:right w:val="single" w:sz="6" w:space="0" w:color="auto"/>
            </w:tcBorders>
            <w:shd w:val="solid" w:color="FFCC00" w:fill="auto"/>
          </w:tcPr>
          <w:p w14:paraId="00945897"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Предпосылки</w:t>
            </w:r>
          </w:p>
        </w:tc>
        <w:tc>
          <w:tcPr>
            <w:tcW w:w="1049" w:type="dxa"/>
            <w:tcBorders>
              <w:top w:val="single" w:sz="6" w:space="0" w:color="auto"/>
              <w:left w:val="single" w:sz="6" w:space="0" w:color="auto"/>
              <w:bottom w:val="single" w:sz="6" w:space="0" w:color="auto"/>
              <w:right w:val="single" w:sz="6" w:space="0" w:color="auto"/>
            </w:tcBorders>
            <w:shd w:val="solid" w:color="FFCC00" w:fill="auto"/>
          </w:tcPr>
          <w:p w14:paraId="561736D4"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Транзакция</w:t>
            </w:r>
          </w:p>
        </w:tc>
        <w:tc>
          <w:tcPr>
            <w:tcW w:w="1219" w:type="dxa"/>
            <w:tcBorders>
              <w:top w:val="single" w:sz="6" w:space="0" w:color="auto"/>
              <w:left w:val="single" w:sz="6" w:space="0" w:color="auto"/>
              <w:bottom w:val="single" w:sz="6" w:space="0" w:color="auto"/>
              <w:right w:val="single" w:sz="6" w:space="0" w:color="auto"/>
            </w:tcBorders>
            <w:shd w:val="solid" w:color="FFCC00" w:fill="auto"/>
          </w:tcPr>
          <w:p w14:paraId="539F46AA"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Вход</w:t>
            </w:r>
          </w:p>
        </w:tc>
        <w:tc>
          <w:tcPr>
            <w:tcW w:w="1134" w:type="dxa"/>
            <w:tcBorders>
              <w:top w:val="single" w:sz="6" w:space="0" w:color="auto"/>
              <w:left w:val="single" w:sz="6" w:space="0" w:color="auto"/>
              <w:bottom w:val="single" w:sz="6" w:space="0" w:color="auto"/>
              <w:right w:val="single" w:sz="6" w:space="0" w:color="auto"/>
            </w:tcBorders>
            <w:shd w:val="solid" w:color="FFCC00" w:fill="auto"/>
          </w:tcPr>
          <w:p w14:paraId="2066C4D2"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Результат</w:t>
            </w:r>
          </w:p>
        </w:tc>
        <w:tc>
          <w:tcPr>
            <w:tcW w:w="1560" w:type="dxa"/>
            <w:tcBorders>
              <w:top w:val="single" w:sz="6" w:space="0" w:color="auto"/>
              <w:left w:val="single" w:sz="6" w:space="0" w:color="auto"/>
              <w:bottom w:val="single" w:sz="6" w:space="0" w:color="auto"/>
              <w:right w:val="single" w:sz="6" w:space="0" w:color="auto"/>
            </w:tcBorders>
            <w:shd w:val="solid" w:color="FFCC00" w:fill="auto"/>
          </w:tcPr>
          <w:p w14:paraId="219976B2"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Бизнес-роль</w:t>
            </w:r>
          </w:p>
        </w:tc>
      </w:tr>
      <w:tr w:rsidR="00A159DA" w:rsidRPr="00A159DA" w14:paraId="1E7C1B37" w14:textId="77777777" w:rsidTr="00A159DA">
        <w:trPr>
          <w:trHeight w:val="132"/>
        </w:trPr>
        <w:tc>
          <w:tcPr>
            <w:tcW w:w="1873" w:type="dxa"/>
            <w:tcBorders>
              <w:top w:val="single" w:sz="6" w:space="0" w:color="auto"/>
              <w:left w:val="single" w:sz="6" w:space="0" w:color="auto"/>
              <w:bottom w:val="single" w:sz="6" w:space="0" w:color="auto"/>
              <w:right w:val="single" w:sz="6" w:space="0" w:color="auto"/>
            </w:tcBorders>
          </w:tcPr>
          <w:p w14:paraId="0A5B0450"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ПП-10.07.04.04.110</w:t>
            </w:r>
          </w:p>
        </w:tc>
        <w:tc>
          <w:tcPr>
            <w:tcW w:w="3402" w:type="dxa"/>
            <w:tcBorders>
              <w:top w:val="single" w:sz="6" w:space="0" w:color="auto"/>
              <w:left w:val="single" w:sz="6" w:space="0" w:color="auto"/>
              <w:bottom w:val="single" w:sz="6" w:space="0" w:color="auto"/>
              <w:right w:val="single" w:sz="6" w:space="0" w:color="auto"/>
            </w:tcBorders>
          </w:tcPr>
          <w:p w14:paraId="60C11879"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Отгрузка завершена, отпуск материалов проведен</w:t>
            </w:r>
          </w:p>
        </w:tc>
        <w:tc>
          <w:tcPr>
            <w:tcW w:w="1049" w:type="dxa"/>
            <w:tcBorders>
              <w:top w:val="single" w:sz="6" w:space="0" w:color="auto"/>
              <w:left w:val="single" w:sz="6" w:space="0" w:color="auto"/>
              <w:bottom w:val="single" w:sz="6" w:space="0" w:color="auto"/>
              <w:right w:val="single" w:sz="6" w:space="0" w:color="auto"/>
            </w:tcBorders>
          </w:tcPr>
          <w:p w14:paraId="6AD4C8A0"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w:t>
            </w:r>
          </w:p>
        </w:tc>
        <w:tc>
          <w:tcPr>
            <w:tcW w:w="1219" w:type="dxa"/>
            <w:tcBorders>
              <w:top w:val="single" w:sz="6" w:space="0" w:color="auto"/>
              <w:left w:val="single" w:sz="6" w:space="0" w:color="auto"/>
              <w:bottom w:val="single" w:sz="6" w:space="0" w:color="auto"/>
              <w:right w:val="single" w:sz="6" w:space="0" w:color="auto"/>
            </w:tcBorders>
          </w:tcPr>
          <w:p w14:paraId="002186D5"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Отпуск материалов</w:t>
            </w:r>
          </w:p>
        </w:tc>
        <w:tc>
          <w:tcPr>
            <w:tcW w:w="1134" w:type="dxa"/>
            <w:tcBorders>
              <w:top w:val="single" w:sz="6" w:space="0" w:color="auto"/>
              <w:left w:val="single" w:sz="6" w:space="0" w:color="auto"/>
              <w:bottom w:val="single" w:sz="6" w:space="0" w:color="auto"/>
              <w:right w:val="single" w:sz="6" w:space="0" w:color="auto"/>
            </w:tcBorders>
          </w:tcPr>
          <w:p w14:paraId="213E51A7"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Проводка отпуска</w:t>
            </w:r>
          </w:p>
        </w:tc>
        <w:tc>
          <w:tcPr>
            <w:tcW w:w="1560" w:type="dxa"/>
            <w:tcBorders>
              <w:top w:val="single" w:sz="6" w:space="0" w:color="auto"/>
              <w:left w:val="single" w:sz="6" w:space="0" w:color="auto"/>
              <w:bottom w:val="single" w:sz="6" w:space="0" w:color="auto"/>
              <w:right w:val="single" w:sz="6" w:space="0" w:color="auto"/>
            </w:tcBorders>
          </w:tcPr>
          <w:p w14:paraId="6ECF36F4"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Автоматически</w:t>
            </w:r>
          </w:p>
        </w:tc>
      </w:tr>
    </w:tbl>
    <w:p w14:paraId="3E2C1EAA" w14:textId="77777777" w:rsidR="00A159DA" w:rsidRDefault="00A159DA" w:rsidP="00FD6370">
      <w:pPr>
        <w:ind w:firstLine="709"/>
      </w:pPr>
    </w:p>
    <w:p w14:paraId="09B349BB" w14:textId="77777777" w:rsidR="007113C5" w:rsidRDefault="007113C5" w:rsidP="00FD6370">
      <w:pPr>
        <w:ind w:firstLine="709"/>
      </w:pPr>
    </w:p>
    <w:p w14:paraId="0796408F" w14:textId="13AB25EF" w:rsidR="007651BB" w:rsidRPr="004136F2" w:rsidRDefault="007651BB" w:rsidP="007651BB">
      <w:pPr>
        <w:pStyle w:val="4"/>
      </w:pPr>
      <w:r w:rsidRPr="004136F2">
        <w:t>Шаг процесса 10.0</w:t>
      </w:r>
      <w:r>
        <w:t>7</w:t>
      </w:r>
      <w:r w:rsidRPr="004136F2">
        <w:t>.04.0</w:t>
      </w:r>
      <w:r>
        <w:t>4.12</w:t>
      </w:r>
      <w:r w:rsidRPr="004136F2">
        <w:t xml:space="preserve">0 – </w:t>
      </w:r>
      <w:r>
        <w:t>Ввод кода особой ситуации</w:t>
      </w:r>
    </w:p>
    <w:p w14:paraId="6316CA04" w14:textId="15C2D215" w:rsidR="00230463" w:rsidRDefault="00230463" w:rsidP="00230463">
      <w:pPr>
        <w:rPr>
          <w:rFonts w:eastAsia="Calibri"/>
        </w:rPr>
      </w:pPr>
    </w:p>
    <w:p w14:paraId="2D69BF81" w14:textId="6460A237" w:rsidR="00D05321" w:rsidRDefault="00E0124F" w:rsidP="00820272">
      <w:pPr>
        <w:ind w:firstLine="709"/>
      </w:pPr>
      <w:r>
        <w:rPr>
          <w:rFonts w:eastAsia="Calibri"/>
        </w:rPr>
        <w:t xml:space="preserve">Если в процессе комплектования выявляется разница в складском месте по случаям, перечисленным в шаге </w:t>
      </w:r>
      <w:r w:rsidRPr="004136F2">
        <w:t>10.0</w:t>
      </w:r>
      <w:r>
        <w:t>7</w:t>
      </w:r>
      <w:r w:rsidRPr="004136F2">
        <w:t>.04.0</w:t>
      </w:r>
      <w:r>
        <w:t xml:space="preserve">4.055, комплектовщик склада СП по запросу </w:t>
      </w:r>
      <w:r w:rsidR="002923FE" w:rsidRPr="00006C3A">
        <w:rPr>
          <w:lang w:val="en-US"/>
        </w:rPr>
        <w:t>SAP</w:t>
      </w:r>
      <w:r w:rsidR="002923FE" w:rsidRPr="00006C3A">
        <w:t xml:space="preserve"> </w:t>
      </w:r>
      <w:r w:rsidR="002923FE" w:rsidRPr="00006C3A">
        <w:rPr>
          <w:lang w:val="en-US"/>
        </w:rPr>
        <w:t>EWM</w:t>
      </w:r>
      <w:r w:rsidR="002923FE">
        <w:t xml:space="preserve"> </w:t>
      </w:r>
      <w:r>
        <w:t>вводит на ТСД код особой ситуации. Перечень кодов особ</w:t>
      </w:r>
      <w:r w:rsidR="00A41ECA">
        <w:t>о</w:t>
      </w:r>
      <w:r>
        <w:t xml:space="preserve">й ситуации разрабатывается на стадии реализации проекта. По результатам ввода кода особой ситуации </w:t>
      </w:r>
      <w:r w:rsidR="002923FE" w:rsidRPr="00006C3A">
        <w:rPr>
          <w:lang w:val="en-US"/>
        </w:rPr>
        <w:t>SAP</w:t>
      </w:r>
      <w:r w:rsidR="002923FE" w:rsidRPr="00006C3A">
        <w:t xml:space="preserve"> </w:t>
      </w:r>
      <w:r w:rsidR="002923FE" w:rsidRPr="00006C3A">
        <w:rPr>
          <w:lang w:val="en-US"/>
        </w:rPr>
        <w:t>EWM</w:t>
      </w:r>
      <w:r>
        <w:t>, в зависимости от случая назначает новое складское место для комплектования, а в отношении проблемного складского места назначает оперативную инвент</w:t>
      </w:r>
      <w:r w:rsidR="00A41ECA">
        <w:t>а</w:t>
      </w:r>
      <w:r>
        <w:t>ризацию, которая выполняется в соответствии с п</w:t>
      </w:r>
      <w:r w:rsidR="00A41ECA">
        <w:t>р</w:t>
      </w:r>
      <w:r>
        <w:t>оцессом ПП-10.07.04.03.</w:t>
      </w:r>
    </w:p>
    <w:p w14:paraId="0D6BCC99" w14:textId="56873C07" w:rsidR="00492D5E" w:rsidRDefault="00492D5E" w:rsidP="00820272">
      <w:pPr>
        <w:ind w:firstLine="709"/>
      </w:pPr>
    </w:p>
    <w:p w14:paraId="5EC5A4FB" w14:textId="54493E15" w:rsidR="00A159DA" w:rsidRDefault="00A159DA" w:rsidP="00A159DA">
      <w:pPr>
        <w:ind w:firstLine="709"/>
        <w:jc w:val="right"/>
      </w:pPr>
      <w:r w:rsidRPr="00916FAB">
        <w:rPr>
          <w:rFonts w:cs="Arial"/>
          <w:b/>
          <w:sz w:val="22"/>
        </w:rPr>
        <w:t xml:space="preserve">Таблица </w:t>
      </w:r>
      <w:r>
        <w:rPr>
          <w:rFonts w:cs="Arial"/>
          <w:b/>
          <w:sz w:val="22"/>
        </w:rPr>
        <w:t>12</w:t>
      </w:r>
      <w:r w:rsidR="005E57AE" w:rsidRPr="00477364">
        <w:rPr>
          <w:rFonts w:cs="Arial"/>
          <w:b/>
          <w:sz w:val="22"/>
        </w:rPr>
        <w:t>9</w:t>
      </w:r>
      <w:r w:rsidRPr="00916FAB">
        <w:rPr>
          <w:rFonts w:cs="Arial"/>
          <w:b/>
          <w:sz w:val="22"/>
        </w:rPr>
        <w:t xml:space="preserve">. Описание </w:t>
      </w:r>
      <w:r>
        <w:rPr>
          <w:rFonts w:cs="Arial"/>
          <w:b/>
          <w:sz w:val="22"/>
        </w:rPr>
        <w:t>шага «Ввод кода особой ситуации»</w:t>
      </w:r>
    </w:p>
    <w:p w14:paraId="2769AD5A" w14:textId="5437FEF9" w:rsidR="00A159DA" w:rsidRDefault="00A159DA" w:rsidP="00820272">
      <w:pPr>
        <w:ind w:firstLine="709"/>
      </w:pPr>
    </w:p>
    <w:tbl>
      <w:tblPr>
        <w:tblW w:w="10236" w:type="dxa"/>
        <w:tblInd w:w="-38" w:type="dxa"/>
        <w:tblLayout w:type="fixed"/>
        <w:tblCellMar>
          <w:left w:w="30" w:type="dxa"/>
          <w:right w:w="30" w:type="dxa"/>
        </w:tblCellMar>
        <w:tblLook w:val="0000" w:firstRow="0" w:lastRow="0" w:firstColumn="0" w:lastColumn="0" w:noHBand="0" w:noVBand="0"/>
      </w:tblPr>
      <w:tblGrid>
        <w:gridCol w:w="1873"/>
        <w:gridCol w:w="1985"/>
        <w:gridCol w:w="1842"/>
        <w:gridCol w:w="1559"/>
        <w:gridCol w:w="1418"/>
        <w:gridCol w:w="1559"/>
      </w:tblGrid>
      <w:tr w:rsidR="00A159DA" w:rsidRPr="00A159DA" w14:paraId="65EAAE58" w14:textId="77777777" w:rsidTr="00A159DA">
        <w:trPr>
          <w:trHeight w:val="67"/>
        </w:trPr>
        <w:tc>
          <w:tcPr>
            <w:tcW w:w="1873" w:type="dxa"/>
            <w:tcBorders>
              <w:top w:val="single" w:sz="6" w:space="0" w:color="auto"/>
              <w:left w:val="single" w:sz="6" w:space="0" w:color="auto"/>
              <w:bottom w:val="single" w:sz="6" w:space="0" w:color="auto"/>
              <w:right w:val="single" w:sz="6" w:space="0" w:color="auto"/>
            </w:tcBorders>
            <w:shd w:val="solid" w:color="FFCC00" w:fill="auto"/>
          </w:tcPr>
          <w:p w14:paraId="2ED664C9"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Номер шага</w:t>
            </w:r>
          </w:p>
        </w:tc>
        <w:tc>
          <w:tcPr>
            <w:tcW w:w="1985" w:type="dxa"/>
            <w:tcBorders>
              <w:top w:val="single" w:sz="6" w:space="0" w:color="auto"/>
              <w:left w:val="single" w:sz="6" w:space="0" w:color="auto"/>
              <w:bottom w:val="single" w:sz="6" w:space="0" w:color="auto"/>
              <w:right w:val="single" w:sz="6" w:space="0" w:color="auto"/>
            </w:tcBorders>
            <w:shd w:val="solid" w:color="FFCC00" w:fill="auto"/>
          </w:tcPr>
          <w:p w14:paraId="71E54C7B"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Предпосылки</w:t>
            </w:r>
          </w:p>
        </w:tc>
        <w:tc>
          <w:tcPr>
            <w:tcW w:w="1842" w:type="dxa"/>
            <w:tcBorders>
              <w:top w:val="single" w:sz="6" w:space="0" w:color="auto"/>
              <w:left w:val="single" w:sz="6" w:space="0" w:color="auto"/>
              <w:bottom w:val="single" w:sz="6" w:space="0" w:color="auto"/>
              <w:right w:val="single" w:sz="6" w:space="0" w:color="auto"/>
            </w:tcBorders>
            <w:shd w:val="solid" w:color="FFCC00" w:fill="auto"/>
          </w:tcPr>
          <w:p w14:paraId="04B4063F"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Транзакция</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0960403C"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Вход</w:t>
            </w:r>
          </w:p>
        </w:tc>
        <w:tc>
          <w:tcPr>
            <w:tcW w:w="1418" w:type="dxa"/>
            <w:tcBorders>
              <w:top w:val="single" w:sz="6" w:space="0" w:color="auto"/>
              <w:left w:val="single" w:sz="6" w:space="0" w:color="auto"/>
              <w:bottom w:val="single" w:sz="6" w:space="0" w:color="auto"/>
              <w:right w:val="single" w:sz="6" w:space="0" w:color="auto"/>
            </w:tcBorders>
            <w:shd w:val="solid" w:color="FFCC00" w:fill="auto"/>
          </w:tcPr>
          <w:p w14:paraId="4C8CEAC1"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Результат</w:t>
            </w:r>
          </w:p>
        </w:tc>
        <w:tc>
          <w:tcPr>
            <w:tcW w:w="1559" w:type="dxa"/>
            <w:tcBorders>
              <w:top w:val="single" w:sz="6" w:space="0" w:color="auto"/>
              <w:left w:val="single" w:sz="6" w:space="0" w:color="auto"/>
              <w:bottom w:val="single" w:sz="6" w:space="0" w:color="auto"/>
              <w:right w:val="single" w:sz="6" w:space="0" w:color="auto"/>
            </w:tcBorders>
            <w:shd w:val="solid" w:color="FFCC00" w:fill="auto"/>
          </w:tcPr>
          <w:p w14:paraId="5516C75A" w14:textId="77777777" w:rsidR="00A159DA" w:rsidRPr="00A159DA" w:rsidRDefault="00A159DA" w:rsidP="00A159DA">
            <w:pPr>
              <w:autoSpaceDE w:val="0"/>
              <w:autoSpaceDN w:val="0"/>
              <w:adjustRightInd w:val="0"/>
              <w:jc w:val="center"/>
              <w:rPr>
                <w:rFonts w:eastAsiaTheme="minorHAnsi" w:cs="Arial"/>
                <w:b/>
                <w:bCs/>
                <w:color w:val="000000"/>
                <w:sz w:val="20"/>
                <w:szCs w:val="20"/>
              </w:rPr>
            </w:pPr>
            <w:r w:rsidRPr="00A159DA">
              <w:rPr>
                <w:rFonts w:eastAsiaTheme="minorHAnsi" w:cs="Arial"/>
                <w:b/>
                <w:bCs/>
                <w:color w:val="000000"/>
                <w:sz w:val="20"/>
                <w:szCs w:val="20"/>
              </w:rPr>
              <w:t>Бизнес-роль</w:t>
            </w:r>
          </w:p>
        </w:tc>
      </w:tr>
      <w:tr w:rsidR="00A159DA" w:rsidRPr="00A159DA" w14:paraId="7A534683" w14:textId="77777777" w:rsidTr="00A159DA">
        <w:trPr>
          <w:trHeight w:val="132"/>
        </w:trPr>
        <w:tc>
          <w:tcPr>
            <w:tcW w:w="1873" w:type="dxa"/>
            <w:tcBorders>
              <w:top w:val="single" w:sz="6" w:space="0" w:color="auto"/>
              <w:left w:val="single" w:sz="6" w:space="0" w:color="auto"/>
              <w:bottom w:val="single" w:sz="6" w:space="0" w:color="auto"/>
              <w:right w:val="single" w:sz="6" w:space="0" w:color="auto"/>
            </w:tcBorders>
          </w:tcPr>
          <w:p w14:paraId="772F6053"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ПП-10.07.04.04.120</w:t>
            </w:r>
          </w:p>
        </w:tc>
        <w:tc>
          <w:tcPr>
            <w:tcW w:w="1985" w:type="dxa"/>
            <w:tcBorders>
              <w:top w:val="single" w:sz="6" w:space="0" w:color="auto"/>
              <w:left w:val="single" w:sz="6" w:space="0" w:color="auto"/>
              <w:bottom w:val="single" w:sz="6" w:space="0" w:color="auto"/>
              <w:right w:val="single" w:sz="6" w:space="0" w:color="auto"/>
            </w:tcBorders>
          </w:tcPr>
          <w:p w14:paraId="6F8F41BE"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Выявлены разницы в складском месте</w:t>
            </w:r>
          </w:p>
        </w:tc>
        <w:tc>
          <w:tcPr>
            <w:tcW w:w="1842" w:type="dxa"/>
            <w:tcBorders>
              <w:top w:val="single" w:sz="6" w:space="0" w:color="auto"/>
              <w:left w:val="single" w:sz="6" w:space="0" w:color="auto"/>
              <w:bottom w:val="single" w:sz="6" w:space="0" w:color="auto"/>
              <w:right w:val="single" w:sz="6" w:space="0" w:color="auto"/>
            </w:tcBorders>
          </w:tcPr>
          <w:p w14:paraId="65D9FDF2"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/SCWM/RFUI Вход в среду RF</w:t>
            </w:r>
          </w:p>
        </w:tc>
        <w:tc>
          <w:tcPr>
            <w:tcW w:w="1559" w:type="dxa"/>
            <w:tcBorders>
              <w:top w:val="single" w:sz="6" w:space="0" w:color="auto"/>
              <w:left w:val="single" w:sz="6" w:space="0" w:color="auto"/>
              <w:bottom w:val="single" w:sz="6" w:space="0" w:color="auto"/>
              <w:right w:val="single" w:sz="6" w:space="0" w:color="auto"/>
            </w:tcBorders>
          </w:tcPr>
          <w:p w14:paraId="76F02AB7"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Складской заказ, складская задача</w:t>
            </w:r>
          </w:p>
        </w:tc>
        <w:tc>
          <w:tcPr>
            <w:tcW w:w="1418" w:type="dxa"/>
            <w:tcBorders>
              <w:top w:val="single" w:sz="6" w:space="0" w:color="auto"/>
              <w:left w:val="single" w:sz="6" w:space="0" w:color="auto"/>
              <w:bottom w:val="single" w:sz="6" w:space="0" w:color="auto"/>
              <w:right w:val="single" w:sz="6" w:space="0" w:color="auto"/>
            </w:tcBorders>
          </w:tcPr>
          <w:p w14:paraId="76A3ADB5"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Складской заказ, складская задача</w:t>
            </w:r>
          </w:p>
        </w:tc>
        <w:tc>
          <w:tcPr>
            <w:tcW w:w="1559" w:type="dxa"/>
            <w:tcBorders>
              <w:top w:val="single" w:sz="6" w:space="0" w:color="auto"/>
              <w:left w:val="single" w:sz="6" w:space="0" w:color="auto"/>
              <w:bottom w:val="single" w:sz="6" w:space="0" w:color="auto"/>
              <w:right w:val="single" w:sz="6" w:space="0" w:color="auto"/>
            </w:tcBorders>
          </w:tcPr>
          <w:p w14:paraId="004BE315" w14:textId="77777777" w:rsidR="00A159DA" w:rsidRPr="00A159DA" w:rsidRDefault="00A159DA" w:rsidP="00A159DA">
            <w:pPr>
              <w:autoSpaceDE w:val="0"/>
              <w:autoSpaceDN w:val="0"/>
              <w:adjustRightInd w:val="0"/>
              <w:jc w:val="left"/>
              <w:rPr>
                <w:rFonts w:eastAsiaTheme="minorHAnsi" w:cs="Arial"/>
                <w:color w:val="000000"/>
                <w:sz w:val="20"/>
                <w:szCs w:val="20"/>
              </w:rPr>
            </w:pPr>
            <w:r w:rsidRPr="00A159DA">
              <w:rPr>
                <w:rFonts w:eastAsiaTheme="minorHAnsi" w:cs="Arial"/>
                <w:color w:val="000000"/>
                <w:sz w:val="20"/>
                <w:szCs w:val="20"/>
              </w:rPr>
              <w:t>Комплектовщик склада СП</w:t>
            </w:r>
          </w:p>
        </w:tc>
      </w:tr>
    </w:tbl>
    <w:p w14:paraId="15C6A170" w14:textId="77777777" w:rsidR="00A159DA" w:rsidRDefault="00A159DA" w:rsidP="00820272">
      <w:pPr>
        <w:ind w:firstLine="709"/>
      </w:pPr>
    </w:p>
    <w:p w14:paraId="490BCF1C" w14:textId="77777777" w:rsidR="00A159DA" w:rsidRDefault="00A159DA" w:rsidP="00820272">
      <w:pPr>
        <w:ind w:firstLine="709"/>
      </w:pPr>
    </w:p>
    <w:p w14:paraId="09A04DED" w14:textId="0C8487B3" w:rsidR="00D626BD" w:rsidRDefault="00D626BD" w:rsidP="00D626BD">
      <w:pPr>
        <w:ind w:firstLine="709"/>
      </w:pPr>
      <w:r w:rsidRPr="00D5251F">
        <w:t xml:space="preserve">Детальное описание шагов приведено в Приложении </w:t>
      </w:r>
      <w:r>
        <w:t>№ 3.</w:t>
      </w:r>
    </w:p>
    <w:p w14:paraId="5356A030" w14:textId="77777777" w:rsidR="000A7F1C" w:rsidRDefault="000A7F1C" w:rsidP="00D626BD">
      <w:pPr>
        <w:ind w:firstLine="709"/>
      </w:pPr>
    </w:p>
    <w:p w14:paraId="17C732D4" w14:textId="02DFED31" w:rsidR="007113C5" w:rsidRDefault="007113C5" w:rsidP="00D626BD">
      <w:pPr>
        <w:ind w:firstLine="709"/>
      </w:pPr>
    </w:p>
    <w:p w14:paraId="04BA8729" w14:textId="77777777" w:rsidR="007113C5" w:rsidRDefault="007113C5" w:rsidP="00D626BD">
      <w:pPr>
        <w:ind w:firstLine="709"/>
      </w:pPr>
    </w:p>
    <w:p w14:paraId="78B8D5E3" w14:textId="77777777" w:rsidR="007113C5" w:rsidRDefault="007113C5" w:rsidP="00D626BD">
      <w:pPr>
        <w:ind w:firstLine="709"/>
      </w:pPr>
    </w:p>
    <w:p w14:paraId="6B21D3D5" w14:textId="77777777" w:rsidR="007113C5" w:rsidRDefault="007113C5" w:rsidP="00D626BD">
      <w:pPr>
        <w:ind w:firstLine="709"/>
      </w:pPr>
    </w:p>
    <w:p w14:paraId="54212063" w14:textId="77777777" w:rsidR="007113C5" w:rsidRDefault="007113C5" w:rsidP="00D626BD">
      <w:pPr>
        <w:ind w:firstLine="709"/>
      </w:pPr>
    </w:p>
    <w:p w14:paraId="1760BEA5" w14:textId="77777777" w:rsidR="00022C33" w:rsidRPr="00BE014D" w:rsidRDefault="00022C33" w:rsidP="00022C33">
      <w:pPr>
        <w:pStyle w:val="22"/>
        <w:keepNext/>
        <w:keepLines/>
        <w:numPr>
          <w:ilvl w:val="1"/>
          <w:numId w:val="8"/>
        </w:numPr>
        <w:spacing w:before="160" w:after="120" w:line="276" w:lineRule="auto"/>
        <w:rPr>
          <w:rFonts w:eastAsiaTheme="majorEastAsia" w:cstheme="majorBidi"/>
          <w:bCs w:val="0"/>
          <w:iCs w:val="0"/>
          <w:szCs w:val="26"/>
        </w:rPr>
      </w:pPr>
      <w:bookmarkStart w:id="1572" w:name="_Toc523232551"/>
      <w:bookmarkStart w:id="1573" w:name="_Toc523401915"/>
      <w:bookmarkStart w:id="1574" w:name="_Toc523413734"/>
      <w:bookmarkStart w:id="1575" w:name="_Toc524079873"/>
      <w:bookmarkStart w:id="1576" w:name="_Toc524083176"/>
      <w:bookmarkStart w:id="1577" w:name="_Toc525914742"/>
      <w:r w:rsidRPr="00BE014D">
        <w:rPr>
          <w:rFonts w:eastAsiaTheme="majorEastAsia" w:cstheme="majorBidi"/>
          <w:bCs w:val="0"/>
          <w:iCs w:val="0"/>
          <w:szCs w:val="26"/>
        </w:rPr>
        <w:lastRenderedPageBreak/>
        <w:t>Роли и полномочия</w:t>
      </w:r>
      <w:bookmarkEnd w:id="1572"/>
      <w:bookmarkEnd w:id="1573"/>
      <w:bookmarkEnd w:id="1574"/>
      <w:bookmarkEnd w:id="1575"/>
      <w:bookmarkEnd w:id="1576"/>
      <w:bookmarkEnd w:id="1577"/>
    </w:p>
    <w:p w14:paraId="2CC93DA0" w14:textId="77777777" w:rsidR="00022C33" w:rsidRDefault="00022C33" w:rsidP="00022C33">
      <w:pPr>
        <w:pStyle w:val="aa"/>
        <w:keepNext/>
        <w:spacing w:after="240" w:afterAutospacing="0" w:line="276" w:lineRule="auto"/>
        <w:jc w:val="right"/>
        <w:rPr>
          <w:rFonts w:cs="Arial"/>
          <w:b/>
          <w:sz w:val="22"/>
        </w:rPr>
      </w:pPr>
      <w:r w:rsidRPr="00916FAB">
        <w:rPr>
          <w:rFonts w:cs="Arial"/>
          <w:b/>
          <w:sz w:val="22"/>
        </w:rPr>
        <w:t>Таблица РП1</w:t>
      </w:r>
      <w:r>
        <w:rPr>
          <w:rFonts w:cs="Arial"/>
          <w:b/>
          <w:sz w:val="22"/>
        </w:rPr>
        <w:t>.  Определение роли в процессах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Change w:id="1578" w:author="Кращенко Олег Владимирович (Подрядчик. ООО БерингПойнт)" w:date="2020-04-23T15:14: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PrChange>
      </w:tblPr>
      <w:tblGrid>
        <w:gridCol w:w="1597"/>
        <w:gridCol w:w="3958"/>
        <w:gridCol w:w="4641"/>
        <w:tblGridChange w:id="1579">
          <w:tblGrid>
            <w:gridCol w:w="1597"/>
            <w:gridCol w:w="3958"/>
            <w:gridCol w:w="4641"/>
          </w:tblGrid>
        </w:tblGridChange>
      </w:tblGrid>
      <w:tr w:rsidR="00022C33" w:rsidRPr="006F5656" w14:paraId="34E44674" w14:textId="77777777" w:rsidTr="000C41EC">
        <w:trPr>
          <w:cantSplit/>
          <w:trHeight w:val="581"/>
          <w:tblHeader/>
          <w:trPrChange w:id="1580" w:author="Кращенко Олег Владимирович (Подрядчик. ООО БерингПойнт)" w:date="2020-04-23T15:14:00Z">
            <w:trPr>
              <w:cantSplit/>
              <w:trHeight w:val="581"/>
              <w:tblHeader/>
            </w:trPr>
          </w:trPrChange>
        </w:trPr>
        <w:tc>
          <w:tcPr>
            <w:tcW w:w="783" w:type="pct"/>
            <w:shd w:val="clear" w:color="auto" w:fill="FFC000"/>
            <w:vAlign w:val="center"/>
            <w:tcPrChange w:id="1581" w:author="Кращенко Олег Владимирович (Подрядчик. ООО БерингПойнт)" w:date="2020-04-23T15:14:00Z">
              <w:tcPr>
                <w:tcW w:w="898" w:type="pct"/>
                <w:shd w:val="clear" w:color="auto" w:fill="FFC000"/>
                <w:vAlign w:val="center"/>
              </w:tcPr>
            </w:tcPrChange>
          </w:tcPr>
          <w:p w14:paraId="3F4DFDB7" w14:textId="77777777" w:rsidR="00022C33" w:rsidRPr="006F5656" w:rsidRDefault="00022C33" w:rsidP="0043622A">
            <w:pPr>
              <w:jc w:val="center"/>
              <w:rPr>
                <w:rFonts w:cs="Arial"/>
                <w:b/>
                <w:sz w:val="20"/>
                <w:szCs w:val="20"/>
              </w:rPr>
            </w:pPr>
            <w:r w:rsidRPr="006F5656">
              <w:rPr>
                <w:rFonts w:cs="Arial"/>
                <w:b/>
                <w:bCs/>
                <w:sz w:val="20"/>
                <w:szCs w:val="20"/>
                <w:lang w:eastAsia="ru-RU"/>
              </w:rPr>
              <w:t xml:space="preserve">Роль </w:t>
            </w:r>
          </w:p>
        </w:tc>
        <w:tc>
          <w:tcPr>
            <w:tcW w:w="1941" w:type="pct"/>
            <w:shd w:val="clear" w:color="auto" w:fill="FFC000"/>
            <w:vAlign w:val="center"/>
            <w:tcPrChange w:id="1582" w:author="Кращенко Олег Владимирович (Подрядчик. ООО БерингПойнт)" w:date="2020-04-23T15:14:00Z">
              <w:tcPr>
                <w:tcW w:w="913" w:type="pct"/>
                <w:shd w:val="clear" w:color="auto" w:fill="FFC000"/>
                <w:vAlign w:val="center"/>
              </w:tcPr>
            </w:tcPrChange>
          </w:tcPr>
          <w:p w14:paraId="2E0B201C" w14:textId="77777777" w:rsidR="00022C33" w:rsidRPr="006F5656" w:rsidRDefault="00022C33" w:rsidP="0043622A">
            <w:pPr>
              <w:jc w:val="center"/>
              <w:rPr>
                <w:rFonts w:cs="Arial"/>
                <w:b/>
                <w:sz w:val="20"/>
                <w:szCs w:val="20"/>
              </w:rPr>
            </w:pPr>
            <w:r w:rsidRPr="006F5656">
              <w:rPr>
                <w:rFonts w:cs="Arial"/>
                <w:b/>
                <w:bCs/>
                <w:sz w:val="20"/>
                <w:szCs w:val="20"/>
                <w:lang w:eastAsia="ru-RU"/>
              </w:rPr>
              <w:t>Сокращение роли (Код)</w:t>
            </w:r>
          </w:p>
        </w:tc>
        <w:tc>
          <w:tcPr>
            <w:tcW w:w="2276" w:type="pct"/>
            <w:shd w:val="clear" w:color="auto" w:fill="FFC000"/>
            <w:vAlign w:val="center"/>
            <w:tcPrChange w:id="1583" w:author="Кращенко Олег Владимирович (Подрядчик. ООО БерингПойнт)" w:date="2020-04-23T15:14:00Z">
              <w:tcPr>
                <w:tcW w:w="3189" w:type="pct"/>
                <w:shd w:val="clear" w:color="auto" w:fill="FFC000"/>
                <w:vAlign w:val="center"/>
              </w:tcPr>
            </w:tcPrChange>
          </w:tcPr>
          <w:p w14:paraId="7BDBA8B6" w14:textId="77777777" w:rsidR="00022C33" w:rsidRPr="006F5656" w:rsidRDefault="00022C33" w:rsidP="0043622A">
            <w:pPr>
              <w:jc w:val="center"/>
              <w:rPr>
                <w:rFonts w:cs="Arial"/>
                <w:b/>
                <w:sz w:val="20"/>
                <w:szCs w:val="20"/>
              </w:rPr>
            </w:pPr>
            <w:r w:rsidRPr="006F5656">
              <w:rPr>
                <w:rFonts w:cs="Arial"/>
                <w:b/>
                <w:bCs/>
                <w:sz w:val="20"/>
                <w:szCs w:val="20"/>
                <w:lang w:eastAsia="ru-RU"/>
              </w:rPr>
              <w:t>Описание роли</w:t>
            </w:r>
          </w:p>
        </w:tc>
      </w:tr>
      <w:tr w:rsidR="00FC66DC" w:rsidRPr="006F5656" w14:paraId="1C1B884E" w14:textId="77777777" w:rsidTr="000C41EC">
        <w:trPr>
          <w:cantSplit/>
          <w:trPrChange w:id="1584" w:author="Кращенко Олег Владимирович (Подрядчик. ООО БерингПойнт)" w:date="2020-04-23T15:14:00Z">
            <w:trPr>
              <w:cantSplit/>
            </w:trPr>
          </w:trPrChange>
        </w:trPr>
        <w:tc>
          <w:tcPr>
            <w:tcW w:w="783" w:type="pct"/>
            <w:shd w:val="clear" w:color="auto" w:fill="auto"/>
            <w:tcPrChange w:id="1585" w:author="Кращенко Олег Владимирович (Подрядчик. ООО БерингПойнт)" w:date="2020-04-23T15:14:00Z">
              <w:tcPr>
                <w:tcW w:w="898" w:type="pct"/>
                <w:shd w:val="clear" w:color="auto" w:fill="auto"/>
              </w:tcPr>
            </w:tcPrChange>
          </w:tcPr>
          <w:p w14:paraId="346F9F31" w14:textId="3BF09234" w:rsidR="00FC66DC" w:rsidRPr="009D1362" w:rsidRDefault="00FC66DC" w:rsidP="00FC66DC">
            <w:pPr>
              <w:jc w:val="left"/>
              <w:rPr>
                <w:rFonts w:cs="Arial"/>
                <w:sz w:val="20"/>
                <w:szCs w:val="20"/>
              </w:rPr>
            </w:pPr>
            <w:del w:id="1586" w:author="Кращенко Олег Владимирович (Подрядчик. ООО БерингПойнт)" w:date="2020-04-23T15:21:00Z">
              <w:r w:rsidRPr="009D1362" w:rsidDel="000C41EC">
                <w:rPr>
                  <w:rFonts w:cs="Arial"/>
                  <w:color w:val="000000"/>
                  <w:sz w:val="20"/>
                  <w:szCs w:val="20"/>
                  <w:lang w:eastAsia="ru-RU"/>
                </w:rPr>
                <w:delText>Планировщик логистики СП</w:delText>
              </w:r>
            </w:del>
            <w:ins w:id="1587" w:author="Кращенко Олег Владимирович (Подрядчик. ООО БерингПойнт)" w:date="2020-04-23T15:21:00Z">
              <w:r w:rsidR="000C41EC" w:rsidRPr="009D1362">
                <w:rPr>
                  <w:rFonts w:cs="Arial"/>
                  <w:color w:val="000000"/>
                  <w:sz w:val="20"/>
                  <w:szCs w:val="20"/>
                  <w:lang w:eastAsia="ru-RU"/>
                </w:rPr>
                <w:t>Планировщик логистики</w:t>
              </w:r>
            </w:ins>
          </w:p>
        </w:tc>
        <w:tc>
          <w:tcPr>
            <w:tcW w:w="1941" w:type="pct"/>
            <w:shd w:val="clear" w:color="auto" w:fill="auto"/>
            <w:tcPrChange w:id="1588" w:author="Кращенко Олег Владимирович (Подрядчик. ООО БерингПойнт)" w:date="2020-04-23T15:14:00Z">
              <w:tcPr>
                <w:tcW w:w="913" w:type="pct"/>
                <w:shd w:val="clear" w:color="auto" w:fill="auto"/>
              </w:tcPr>
            </w:tcPrChange>
          </w:tcPr>
          <w:p w14:paraId="393AE67B" w14:textId="2745B27E" w:rsidR="00FC66DC" w:rsidRPr="006118BC" w:rsidRDefault="006118BC" w:rsidP="006118BC">
            <w:pPr>
              <w:jc w:val="left"/>
              <w:rPr>
                <w:rFonts w:cs="Arial"/>
                <w:sz w:val="20"/>
                <w:szCs w:val="20"/>
                <w:lang w:val="en-US"/>
                <w:rPrChange w:id="1589" w:author="Танасийчук Виктория Сергеевна (Подрядчик. ООО БерингПойнт)" w:date="2020-04-23T12:27:00Z">
                  <w:rPr>
                    <w:rFonts w:cs="Arial"/>
                    <w:sz w:val="20"/>
                    <w:szCs w:val="20"/>
                  </w:rPr>
                </w:rPrChange>
              </w:rPr>
            </w:pPr>
            <w:ins w:id="1590" w:author="Танасийчук Виктория Сергеевна (Подрядчик. ООО БерингПойнт)" w:date="2020-04-23T12:27:00Z">
              <w:r w:rsidRPr="006118BC">
                <w:rPr>
                  <w:rFonts w:ascii="Calibri" w:eastAsiaTheme="minorHAnsi" w:hAnsi="Calibri" w:cs="Calibri"/>
                  <w:color w:val="000000"/>
                  <w:sz w:val="22"/>
                  <w:lang w:val="en-US"/>
                  <w:rPrChange w:id="1591" w:author="Танасийчук Виктория Сергеевна (Подрядчик. ООО БерингПойнт)" w:date="2020-04-23T12:27:00Z">
                    <w:rPr>
                      <w:rFonts w:ascii="Calibri" w:eastAsiaTheme="minorHAnsi" w:hAnsi="Calibri" w:cs="Calibri"/>
                      <w:color w:val="000000"/>
                      <w:sz w:val="22"/>
                    </w:rPr>
                  </w:rPrChange>
                </w:rPr>
                <w:t>ZC_</w:t>
              </w:r>
              <w:r>
                <w:rPr>
                  <w:rFonts w:ascii="Calibri" w:eastAsiaTheme="minorHAnsi" w:hAnsi="Calibri" w:cs="Calibri"/>
                  <w:color w:val="000000"/>
                  <w:sz w:val="22"/>
                  <w:lang w:val="en-US"/>
                </w:rPr>
                <w:t>*</w:t>
              </w:r>
              <w:r w:rsidRPr="006118BC">
                <w:rPr>
                  <w:rFonts w:ascii="Calibri" w:eastAsiaTheme="minorHAnsi" w:hAnsi="Calibri" w:cs="Calibri"/>
                  <w:color w:val="000000"/>
                  <w:sz w:val="22"/>
                  <w:lang w:val="en-US"/>
                  <w:rPrChange w:id="1592" w:author="Танасийчук Виктория Сергеевна (Подрядчик. ООО БерингПойнт)" w:date="2020-04-23T12:27:00Z">
                    <w:rPr>
                      <w:rFonts w:ascii="Calibri" w:eastAsiaTheme="minorHAnsi" w:hAnsi="Calibri" w:cs="Calibri"/>
                      <w:color w:val="000000"/>
                      <w:sz w:val="22"/>
                    </w:rPr>
                  </w:rPrChange>
                </w:rPr>
                <w:t>_MM_PL_LOGIST_Y</w:t>
              </w:r>
            </w:ins>
            <w:del w:id="1593" w:author="Танасийчук Виктория Сергеевна (Подрядчик. ООО БерингПойнт)" w:date="2020-04-23T12:27:00Z">
              <w:r w:rsidR="0037723C" w:rsidRPr="006118BC" w:rsidDel="006118BC">
                <w:rPr>
                  <w:rFonts w:cs="Arial"/>
                  <w:sz w:val="20"/>
                  <w:szCs w:val="20"/>
                  <w:lang w:val="en-US"/>
                  <w:rPrChange w:id="1594" w:author="Танасийчук Виктория Сергеевна (Подрядчик. ООО БерингПойнт)" w:date="2020-04-23T12:27:00Z">
                    <w:rPr>
                      <w:rFonts w:cs="Arial"/>
                      <w:sz w:val="20"/>
                      <w:szCs w:val="20"/>
                    </w:rPr>
                  </w:rPrChange>
                </w:rPr>
                <w:delText>MM_PL_LOGIST</w:delText>
              </w:r>
            </w:del>
          </w:p>
        </w:tc>
        <w:tc>
          <w:tcPr>
            <w:tcW w:w="2276" w:type="pct"/>
            <w:shd w:val="clear" w:color="auto" w:fill="auto"/>
            <w:tcPrChange w:id="1595" w:author="Кращенко Олег Владимирович (Подрядчик. ООО БерингПойнт)" w:date="2020-04-23T15:14:00Z">
              <w:tcPr>
                <w:tcW w:w="3189" w:type="pct"/>
                <w:shd w:val="clear" w:color="auto" w:fill="auto"/>
              </w:tcPr>
            </w:tcPrChange>
          </w:tcPr>
          <w:p w14:paraId="23A8C1B2" w14:textId="71F7E14E" w:rsidR="00FC66DC" w:rsidRPr="006F5656" w:rsidRDefault="00FC66DC" w:rsidP="00FC66DC">
            <w:pPr>
              <w:jc w:val="left"/>
              <w:rPr>
                <w:rFonts w:cs="Arial"/>
                <w:sz w:val="20"/>
                <w:szCs w:val="20"/>
              </w:rPr>
            </w:pPr>
            <w:r>
              <w:rPr>
                <w:rFonts w:cs="Arial"/>
                <w:sz w:val="20"/>
                <w:szCs w:val="20"/>
              </w:rPr>
              <w:t>Планировщик логистики работает с объемным планом грузоперевозок, утверждает заявки на перемещение сформированные процедурой ППМ, создает заказы на перемещение и исходящие поставки на перемещения МТР между Перевалочной базой и Центральным заводом БЕ.</w:t>
            </w:r>
          </w:p>
        </w:tc>
      </w:tr>
      <w:tr w:rsidR="00FC66DC" w:rsidRPr="006F5656" w14:paraId="143C4F26" w14:textId="77777777" w:rsidTr="000C41EC">
        <w:trPr>
          <w:cantSplit/>
          <w:trPrChange w:id="1596" w:author="Кращенко Олег Владимирович (Подрядчик. ООО БерингПойнт)" w:date="2020-04-23T15:14:00Z">
            <w:trPr>
              <w:cantSplit/>
            </w:trPr>
          </w:trPrChange>
        </w:trPr>
        <w:tc>
          <w:tcPr>
            <w:tcW w:w="783" w:type="pct"/>
            <w:shd w:val="clear" w:color="auto" w:fill="auto"/>
            <w:tcPrChange w:id="1597" w:author="Кращенко Олег Владимирович (Подрядчик. ООО БерингПойнт)" w:date="2020-04-23T15:14:00Z">
              <w:tcPr>
                <w:tcW w:w="898" w:type="pct"/>
                <w:shd w:val="clear" w:color="auto" w:fill="auto"/>
              </w:tcPr>
            </w:tcPrChange>
          </w:tcPr>
          <w:p w14:paraId="6748EC7A" w14:textId="532B762B" w:rsidR="00FC66DC" w:rsidRPr="009D1362" w:rsidRDefault="006118BC" w:rsidP="00FC66DC">
            <w:pPr>
              <w:jc w:val="left"/>
              <w:rPr>
                <w:rFonts w:cs="Arial"/>
                <w:sz w:val="20"/>
                <w:szCs w:val="20"/>
              </w:rPr>
            </w:pPr>
            <w:ins w:id="1598" w:author="Танасийчук Виктория Сергеевна (Подрядчик. ООО БерингПойнт)" w:date="2020-04-23T12:24:00Z">
              <w:r w:rsidRPr="009D1362">
                <w:rPr>
                  <w:rFonts w:ascii="Calibri" w:eastAsiaTheme="minorHAnsi" w:hAnsi="Calibri" w:cs="Calibri"/>
                  <w:color w:val="000000"/>
                  <w:sz w:val="22"/>
                </w:rPr>
                <w:t>Планировщик перемещений</w:t>
              </w:r>
            </w:ins>
            <w:del w:id="1599" w:author="Танасийчук Виктория Сергеевна (Подрядчик. ООО БерингПойнт)" w:date="2020-04-23T12:24:00Z">
              <w:r w:rsidR="00FC66DC" w:rsidRPr="009D1362" w:rsidDel="006118BC">
                <w:rPr>
                  <w:rFonts w:cs="Arial"/>
                  <w:sz w:val="20"/>
                  <w:szCs w:val="20"/>
                </w:rPr>
                <w:delText xml:space="preserve">Планировщик </w:delText>
              </w:r>
              <w:commentRangeStart w:id="1600"/>
              <w:commentRangeStart w:id="1601"/>
              <w:r w:rsidR="00FC66DC" w:rsidRPr="009D1362" w:rsidDel="006118BC">
                <w:rPr>
                  <w:rFonts w:cs="Arial"/>
                  <w:sz w:val="20"/>
                  <w:szCs w:val="20"/>
                </w:rPr>
                <w:delText>перемещений</w:delText>
              </w:r>
              <w:commentRangeEnd w:id="1600"/>
              <w:r w:rsidR="00942D4E" w:rsidRPr="009D1362" w:rsidDel="006118BC">
                <w:rPr>
                  <w:rStyle w:val="aff7"/>
                </w:rPr>
                <w:commentReference w:id="1600"/>
              </w:r>
              <w:commentRangeEnd w:id="1601"/>
              <w:r w:rsidR="002E3E2B" w:rsidRPr="009D1362" w:rsidDel="006118BC">
                <w:rPr>
                  <w:rStyle w:val="aff7"/>
                </w:rPr>
                <w:commentReference w:id="1601"/>
              </w:r>
              <w:r w:rsidR="00FC66DC" w:rsidRPr="009D1362" w:rsidDel="006118BC">
                <w:rPr>
                  <w:rFonts w:cs="Arial"/>
                  <w:sz w:val="20"/>
                  <w:szCs w:val="20"/>
                </w:rPr>
                <w:delText xml:space="preserve"> БЕ ГОК</w:delText>
              </w:r>
            </w:del>
          </w:p>
        </w:tc>
        <w:tc>
          <w:tcPr>
            <w:tcW w:w="1941" w:type="pct"/>
            <w:shd w:val="clear" w:color="auto" w:fill="auto"/>
            <w:tcPrChange w:id="1602" w:author="Кращенко Олег Владимирович (Подрядчик. ООО БерингПойнт)" w:date="2020-04-23T15:14:00Z">
              <w:tcPr>
                <w:tcW w:w="913" w:type="pct"/>
                <w:shd w:val="clear" w:color="auto" w:fill="auto"/>
              </w:tcPr>
            </w:tcPrChange>
          </w:tcPr>
          <w:p w14:paraId="0BEF709B" w14:textId="0630FFC6" w:rsidR="006118BC" w:rsidDel="005F1E52" w:rsidRDefault="006118BC">
            <w:pPr>
              <w:rPr>
                <w:ins w:id="1603" w:author="Танасийчук Виктория Сергеевна (Подрядчик. ООО БерингПойнт)" w:date="2020-04-23T12:24:00Z"/>
                <w:del w:id="1604" w:author="Безац Софья Олеговна (Подрядчик. ООО  БерингПойнт)" w:date="2020-04-28T22:49:00Z"/>
                <w:rFonts w:cs="Arial"/>
                <w:sz w:val="20"/>
                <w:szCs w:val="20"/>
                <w:lang w:val="en-US"/>
              </w:rPr>
            </w:pPr>
            <w:ins w:id="1605" w:author="Танасийчук Виктория Сергеевна (Подрядчик. ООО БерингПойнт)" w:date="2020-04-23T12:24:00Z">
              <w:r>
                <w:rPr>
                  <w:rFonts w:ascii="Calibri" w:eastAsiaTheme="minorHAnsi" w:hAnsi="Calibri" w:cs="Calibri"/>
                  <w:color w:val="000000"/>
                  <w:sz w:val="22"/>
                </w:rPr>
                <w:t>ZC_</w:t>
              </w:r>
              <w:r>
                <w:rPr>
                  <w:rFonts w:ascii="Calibri" w:eastAsiaTheme="minorHAnsi" w:hAnsi="Calibri" w:cs="Calibri"/>
                  <w:color w:val="000000"/>
                  <w:sz w:val="22"/>
                  <w:lang w:val="en-US"/>
                </w:rPr>
                <w:t>*</w:t>
              </w:r>
              <w:r>
                <w:rPr>
                  <w:rFonts w:ascii="Calibri" w:eastAsiaTheme="minorHAnsi" w:hAnsi="Calibri" w:cs="Calibri"/>
                  <w:color w:val="000000"/>
                  <w:sz w:val="22"/>
                </w:rPr>
                <w:t>_MM_MOVPLAN_Y</w:t>
              </w:r>
              <w:del w:id="1606" w:author="Безац Софья Олеговна (Подрядчик. ООО  БерингПойнт)" w:date="2020-04-28T22:49:00Z">
                <w:r w:rsidDel="005F1E52">
                  <w:rPr>
                    <w:rFonts w:cs="Arial"/>
                    <w:sz w:val="20"/>
                    <w:szCs w:val="20"/>
                    <w:lang w:val="en-US"/>
                  </w:rPr>
                  <w:delText xml:space="preserve"> </w:delText>
                </w:r>
              </w:del>
            </w:ins>
            <w:ins w:id="1607" w:author="Tukhbatov Ruslan" w:date="2020-04-22T18:02:00Z">
              <w:del w:id="1608" w:author="Танасийчук Виктория Сергеевна (Подрядчик. ООО БерингПойнт)" w:date="2020-04-23T12:24:00Z">
                <w:r w:rsidR="00A16013" w:rsidDel="006118BC">
                  <w:rPr>
                    <w:rFonts w:cs="Arial"/>
                    <w:sz w:val="20"/>
                    <w:szCs w:val="20"/>
                    <w:lang w:val="en-US"/>
                  </w:rPr>
                  <w:delText>MM_PL_TRANSF</w:delText>
                </w:r>
              </w:del>
            </w:ins>
          </w:p>
          <w:p w14:paraId="7F320F6A" w14:textId="3F4C6122" w:rsidR="00FC66DC" w:rsidRPr="006118BC" w:rsidRDefault="006118BC">
            <w:pPr>
              <w:rPr>
                <w:rFonts w:cs="Arial"/>
                <w:sz w:val="20"/>
                <w:szCs w:val="20"/>
                <w:lang w:val="en-US"/>
                <w:rPrChange w:id="1609" w:author="Танасийчук Виктория Сергеевна (Подрядчик. ООО БерингПойнт)" w:date="2020-04-23T12:24:00Z">
                  <w:rPr>
                    <w:rFonts w:cs="Arial"/>
                    <w:sz w:val="20"/>
                    <w:szCs w:val="20"/>
                  </w:rPr>
                </w:rPrChange>
              </w:rPr>
              <w:pPrChange w:id="1610" w:author="Безац Софья Олеговна (Подрядчик. ООО  БерингПойнт)" w:date="2020-04-28T22:49:00Z">
                <w:pPr>
                  <w:jc w:val="left"/>
                </w:pPr>
              </w:pPrChange>
            </w:pPr>
            <w:ins w:id="1611" w:author="Танасийчук Виктория Сергеевна (Подрядчик. ООО БерингПойнт)" w:date="2020-04-23T12:24:00Z">
              <w:del w:id="1612" w:author="Безац Софья Олеговна (Подрядчик. ООО  БерингПойнт)" w:date="2020-04-28T22:49:00Z">
                <w:r w:rsidDel="005F1E52">
                  <w:rPr>
                    <w:rFonts w:cs="Arial"/>
                    <w:sz w:val="20"/>
                    <w:szCs w:val="20"/>
                    <w:lang w:val="en-US"/>
                  </w:rPr>
                  <w:tab/>
                </w:r>
              </w:del>
            </w:ins>
          </w:p>
        </w:tc>
        <w:tc>
          <w:tcPr>
            <w:tcW w:w="2276" w:type="pct"/>
            <w:shd w:val="clear" w:color="auto" w:fill="auto"/>
            <w:tcPrChange w:id="1613" w:author="Кращенко Олег Владимирович (Подрядчик. ООО БерингПойнт)" w:date="2020-04-23T15:14:00Z">
              <w:tcPr>
                <w:tcW w:w="3189" w:type="pct"/>
                <w:shd w:val="clear" w:color="auto" w:fill="auto"/>
              </w:tcPr>
            </w:tcPrChange>
          </w:tcPr>
          <w:p w14:paraId="1C917B85" w14:textId="277AD348" w:rsidR="00FC66DC" w:rsidRPr="006F5656" w:rsidRDefault="00FC66DC" w:rsidP="000C41EC">
            <w:pPr>
              <w:jc w:val="left"/>
              <w:rPr>
                <w:rFonts w:cs="Arial"/>
                <w:sz w:val="20"/>
                <w:szCs w:val="20"/>
              </w:rPr>
            </w:pPr>
            <w:r>
              <w:rPr>
                <w:rFonts w:cs="Arial"/>
                <w:sz w:val="20"/>
                <w:szCs w:val="20"/>
              </w:rPr>
              <w:t xml:space="preserve">Планировщик перемещений </w:t>
            </w:r>
            <w:del w:id="1614" w:author="Кращенко Олег Владимирович (Подрядчик. ООО БерингПойнт)" w:date="2020-04-23T15:22:00Z">
              <w:r w:rsidDel="000C41EC">
                <w:rPr>
                  <w:rFonts w:cs="Arial"/>
                  <w:sz w:val="20"/>
                  <w:szCs w:val="20"/>
                </w:rPr>
                <w:delText xml:space="preserve">БЕ ГОК </w:delText>
              </w:r>
            </w:del>
            <w:r>
              <w:rPr>
                <w:rFonts w:cs="Arial"/>
                <w:sz w:val="20"/>
                <w:szCs w:val="20"/>
              </w:rPr>
              <w:t>создает заказы на перемещение МТР с центрального склада на цеховой склад в соответствии с ранее зарегистрированной потребностью.</w:t>
            </w:r>
          </w:p>
        </w:tc>
      </w:tr>
      <w:tr w:rsidR="000F469A" w:rsidRPr="006F5656" w14:paraId="2767EF2D" w14:textId="77777777" w:rsidTr="000C41EC">
        <w:trPr>
          <w:cantSplit/>
          <w:ins w:id="1615" w:author="TukhbatovRN" w:date="2021-04-06T19:23:00Z"/>
        </w:trPr>
        <w:tc>
          <w:tcPr>
            <w:tcW w:w="783" w:type="pct"/>
            <w:shd w:val="clear" w:color="auto" w:fill="auto"/>
          </w:tcPr>
          <w:p w14:paraId="2E1F1B88" w14:textId="7A2BF71F" w:rsidR="000F469A" w:rsidRPr="000F469A" w:rsidRDefault="000F469A" w:rsidP="00FC66DC">
            <w:pPr>
              <w:jc w:val="left"/>
              <w:rPr>
                <w:ins w:id="1616" w:author="TukhbatovRN" w:date="2021-04-06T19:23:00Z"/>
                <w:rFonts w:ascii="Calibri" w:eastAsiaTheme="minorHAnsi" w:hAnsi="Calibri" w:cs="Calibri"/>
                <w:color w:val="000000"/>
                <w:sz w:val="22"/>
              </w:rPr>
            </w:pPr>
            <w:ins w:id="1617" w:author="TukhbatovRN" w:date="2021-04-06T19:24:00Z">
              <w:r w:rsidRPr="009D1362">
                <w:rPr>
                  <w:rFonts w:ascii="Calibri" w:eastAsiaTheme="minorHAnsi" w:hAnsi="Calibri" w:cs="Calibri"/>
                  <w:color w:val="000000"/>
                  <w:sz w:val="22"/>
                </w:rPr>
                <w:t>Планировщик перемещений</w:t>
              </w:r>
              <w:r>
                <w:rPr>
                  <w:rFonts w:ascii="Calibri" w:eastAsiaTheme="minorHAnsi" w:hAnsi="Calibri" w:cs="Calibri"/>
                  <w:color w:val="000000"/>
                  <w:sz w:val="22"/>
                  <w:lang w:val="en-US"/>
                </w:rPr>
                <w:t xml:space="preserve"> </w:t>
              </w:r>
              <w:r>
                <w:rPr>
                  <w:rFonts w:ascii="Calibri" w:eastAsiaTheme="minorHAnsi" w:hAnsi="Calibri" w:cs="Calibri"/>
                  <w:color w:val="000000"/>
                  <w:sz w:val="22"/>
                </w:rPr>
                <w:t>ЦС</w:t>
              </w:r>
            </w:ins>
          </w:p>
        </w:tc>
        <w:tc>
          <w:tcPr>
            <w:tcW w:w="1941" w:type="pct"/>
            <w:shd w:val="clear" w:color="auto" w:fill="auto"/>
          </w:tcPr>
          <w:p w14:paraId="40AB096E" w14:textId="21085F0A" w:rsidR="000F469A" w:rsidRDefault="000F469A" w:rsidP="000F469A">
            <w:pPr>
              <w:rPr>
                <w:ins w:id="1618" w:author="TukhbatovRN" w:date="2021-04-06T19:23:00Z"/>
                <w:rFonts w:ascii="Calibri" w:hAnsi="Calibri"/>
                <w:color w:val="auto"/>
                <w:sz w:val="22"/>
              </w:rPr>
            </w:pPr>
            <w:ins w:id="1619" w:author="TukhbatovRN" w:date="2021-04-06T19:23:00Z">
              <w:r>
                <w:rPr>
                  <w:rFonts w:ascii="Calibri" w:hAnsi="Calibri"/>
                  <w:sz w:val="22"/>
                </w:rPr>
                <w:t>ZC_</w:t>
              </w:r>
              <w:r>
                <w:rPr>
                  <w:rFonts w:ascii="Calibri" w:hAnsi="Calibri"/>
                  <w:sz w:val="22"/>
                  <w:lang w:val="en-US"/>
                </w:rPr>
                <w:t>*</w:t>
              </w:r>
              <w:r>
                <w:rPr>
                  <w:rFonts w:ascii="Calibri" w:hAnsi="Calibri"/>
                  <w:sz w:val="22"/>
                </w:rPr>
                <w:t>_MM_MOVCS_Y</w:t>
              </w:r>
            </w:ins>
          </w:p>
          <w:p w14:paraId="7A6FF9E8" w14:textId="77777777" w:rsidR="000F469A" w:rsidRDefault="000F469A">
            <w:pPr>
              <w:rPr>
                <w:ins w:id="1620" w:author="TukhbatovRN" w:date="2021-04-06T19:23:00Z"/>
                <w:rFonts w:ascii="Calibri" w:eastAsiaTheme="minorHAnsi" w:hAnsi="Calibri" w:cs="Calibri"/>
                <w:color w:val="000000"/>
                <w:sz w:val="22"/>
              </w:rPr>
            </w:pPr>
          </w:p>
        </w:tc>
        <w:tc>
          <w:tcPr>
            <w:tcW w:w="2276" w:type="pct"/>
            <w:shd w:val="clear" w:color="auto" w:fill="auto"/>
          </w:tcPr>
          <w:p w14:paraId="34D340C1" w14:textId="65C6BC3D" w:rsidR="000F469A" w:rsidRDefault="000F469A">
            <w:pPr>
              <w:jc w:val="left"/>
              <w:rPr>
                <w:ins w:id="1621" w:author="TukhbatovRN" w:date="2021-04-06T19:23:00Z"/>
                <w:rFonts w:cs="Arial"/>
                <w:sz w:val="20"/>
                <w:szCs w:val="20"/>
              </w:rPr>
            </w:pPr>
            <w:ins w:id="1622" w:author="TukhbatovRN" w:date="2021-04-06T19:24:00Z">
              <w:r>
                <w:rPr>
                  <w:rFonts w:cs="Arial"/>
                  <w:sz w:val="20"/>
                  <w:szCs w:val="20"/>
                </w:rPr>
                <w:t>Планировщик перемещений создает заказы на перемещение МТР с центрального склада на другой центральный склад для пополнения запасов</w:t>
              </w:r>
            </w:ins>
          </w:p>
        </w:tc>
      </w:tr>
      <w:tr w:rsidR="00FC66DC" w:rsidRPr="006F5656" w:rsidDel="000C41EC" w14:paraId="100BCBF8" w14:textId="6EABD010" w:rsidTr="000C41EC">
        <w:trPr>
          <w:cantSplit/>
          <w:del w:id="1623" w:author="Кращенко Олег Владимирович (Подрядчик. ООО БерингПойнт)" w:date="2020-04-23T15:14:00Z"/>
          <w:trPrChange w:id="1624" w:author="Кращенко Олег Владимирович (Подрядчик. ООО БерингПойнт)" w:date="2020-04-23T15:14:00Z">
            <w:trPr>
              <w:cantSplit/>
            </w:trPr>
          </w:trPrChange>
        </w:trPr>
        <w:tc>
          <w:tcPr>
            <w:tcW w:w="783" w:type="pct"/>
            <w:shd w:val="clear" w:color="auto" w:fill="auto"/>
            <w:tcPrChange w:id="1625" w:author="Кращенко Олег Владимирович (Подрядчик. ООО БерингПойнт)" w:date="2020-04-23T15:14:00Z">
              <w:tcPr>
                <w:tcW w:w="898" w:type="pct"/>
                <w:shd w:val="clear" w:color="auto" w:fill="auto"/>
              </w:tcPr>
            </w:tcPrChange>
          </w:tcPr>
          <w:p w14:paraId="39AED36E" w14:textId="37336688" w:rsidR="00FC66DC" w:rsidRPr="009D1362" w:rsidDel="000C41EC" w:rsidRDefault="00FC66DC" w:rsidP="00FC66DC">
            <w:pPr>
              <w:jc w:val="left"/>
              <w:rPr>
                <w:del w:id="1626" w:author="Кращенко Олег Владимирович (Подрядчик. ООО БерингПойнт)" w:date="2020-04-23T15:14:00Z"/>
                <w:rFonts w:cs="Arial"/>
                <w:sz w:val="20"/>
                <w:szCs w:val="20"/>
              </w:rPr>
            </w:pPr>
            <w:del w:id="1627" w:author="Кращенко Олег Владимирович (Подрядчик. ООО БерингПойнт)" w:date="2020-04-23T15:14:00Z">
              <w:r w:rsidRPr="009D1362" w:rsidDel="000C41EC">
                <w:rPr>
                  <w:rFonts w:cs="Arial"/>
                  <w:sz w:val="20"/>
                  <w:szCs w:val="20"/>
                </w:rPr>
                <w:delText>Начальник складского хозяйства БЕ ГОК</w:delText>
              </w:r>
            </w:del>
          </w:p>
        </w:tc>
        <w:tc>
          <w:tcPr>
            <w:tcW w:w="1941" w:type="pct"/>
            <w:shd w:val="clear" w:color="auto" w:fill="auto"/>
            <w:tcPrChange w:id="1628" w:author="Кращенко Олег Владимирович (Подрядчик. ООО БерингПойнт)" w:date="2020-04-23T15:14:00Z">
              <w:tcPr>
                <w:tcW w:w="913" w:type="pct"/>
                <w:shd w:val="clear" w:color="auto" w:fill="auto"/>
              </w:tcPr>
            </w:tcPrChange>
          </w:tcPr>
          <w:p w14:paraId="02F20892" w14:textId="49F138FC" w:rsidR="00FC66DC" w:rsidRPr="006F5656" w:rsidDel="000C41EC" w:rsidRDefault="00FC66DC" w:rsidP="00FC66DC">
            <w:pPr>
              <w:jc w:val="left"/>
              <w:rPr>
                <w:del w:id="1629" w:author="Кращенко Олег Владимирович (Подрядчик. ООО БерингПойнт)" w:date="2020-04-23T15:14:00Z"/>
                <w:rFonts w:cs="Arial"/>
                <w:sz w:val="20"/>
                <w:szCs w:val="20"/>
              </w:rPr>
            </w:pPr>
          </w:p>
        </w:tc>
        <w:tc>
          <w:tcPr>
            <w:tcW w:w="2276" w:type="pct"/>
            <w:shd w:val="clear" w:color="auto" w:fill="auto"/>
            <w:tcPrChange w:id="1630" w:author="Кращенко Олег Владимирович (Подрядчик. ООО БерингПойнт)" w:date="2020-04-23T15:14:00Z">
              <w:tcPr>
                <w:tcW w:w="3189" w:type="pct"/>
                <w:shd w:val="clear" w:color="auto" w:fill="auto"/>
              </w:tcPr>
            </w:tcPrChange>
          </w:tcPr>
          <w:p w14:paraId="1A3F78D9" w14:textId="4624039F" w:rsidR="00FC66DC" w:rsidDel="000C41EC" w:rsidRDefault="00FC66DC" w:rsidP="00FC66DC">
            <w:pPr>
              <w:jc w:val="left"/>
              <w:rPr>
                <w:del w:id="1631" w:author="Кращенко Олег Владимирович (Подрядчик. ООО БерингПойнт)" w:date="2020-04-23T15:14:00Z"/>
                <w:rFonts w:cs="Arial"/>
                <w:sz w:val="20"/>
                <w:szCs w:val="20"/>
              </w:rPr>
            </w:pPr>
            <w:del w:id="1632" w:author="Кращенко Олег Владимирович (Подрядчик. ООО БерингПойнт)" w:date="2020-04-23T15:14:00Z">
              <w:r w:rsidDel="000C41EC">
                <w:rPr>
                  <w:rFonts w:cs="Arial"/>
                  <w:sz w:val="20"/>
                  <w:szCs w:val="20"/>
                </w:rPr>
                <w:delText>Начальник складского хозяйства работает с планом грузооборота для планирования складских мощностей и складского персонала.</w:delText>
              </w:r>
            </w:del>
          </w:p>
        </w:tc>
      </w:tr>
      <w:tr w:rsidR="0037723C" w:rsidRPr="006F5656" w14:paraId="469F2E12" w14:textId="77777777" w:rsidTr="000C41EC">
        <w:trPr>
          <w:cantSplit/>
          <w:trPrChange w:id="1633" w:author="Кращенко Олег Владимирович (Подрядчик. ООО БерингПойнт)" w:date="2020-04-23T15:14:00Z">
            <w:trPr>
              <w:cantSplit/>
            </w:trPr>
          </w:trPrChange>
        </w:trPr>
        <w:tc>
          <w:tcPr>
            <w:tcW w:w="783" w:type="pct"/>
            <w:shd w:val="clear" w:color="auto" w:fill="auto"/>
            <w:tcPrChange w:id="1634" w:author="Кращенко Олег Владимирович (Подрядчик. ООО БерингПойнт)" w:date="2020-04-23T15:14:00Z">
              <w:tcPr>
                <w:tcW w:w="898" w:type="pct"/>
                <w:shd w:val="clear" w:color="auto" w:fill="auto"/>
              </w:tcPr>
            </w:tcPrChange>
          </w:tcPr>
          <w:p w14:paraId="776E9324" w14:textId="755A53A1" w:rsidR="0037723C" w:rsidRPr="009D1362" w:rsidRDefault="0037723C" w:rsidP="00FC66DC">
            <w:pPr>
              <w:jc w:val="left"/>
              <w:rPr>
                <w:rFonts w:cs="Arial"/>
                <w:sz w:val="20"/>
                <w:szCs w:val="20"/>
              </w:rPr>
            </w:pPr>
            <w:r w:rsidRPr="009D1362">
              <w:rPr>
                <w:rFonts w:cs="Arial"/>
                <w:sz w:val="20"/>
                <w:szCs w:val="20"/>
              </w:rPr>
              <w:t>Ответственный по управлению запасами</w:t>
            </w:r>
          </w:p>
        </w:tc>
        <w:tc>
          <w:tcPr>
            <w:tcW w:w="1941" w:type="pct"/>
            <w:shd w:val="clear" w:color="auto" w:fill="auto"/>
            <w:tcPrChange w:id="1635" w:author="Кращенко Олег Владимирович (Подрядчик. ООО БерингПойнт)" w:date="2020-04-23T15:14:00Z">
              <w:tcPr>
                <w:tcW w:w="913" w:type="pct"/>
                <w:shd w:val="clear" w:color="auto" w:fill="auto"/>
              </w:tcPr>
            </w:tcPrChange>
          </w:tcPr>
          <w:p w14:paraId="680FD27F" w14:textId="3043F2BB" w:rsidR="0037723C" w:rsidRPr="006118BC" w:rsidRDefault="006118BC" w:rsidP="006118BC">
            <w:pPr>
              <w:jc w:val="left"/>
              <w:rPr>
                <w:rFonts w:cs="Arial"/>
                <w:sz w:val="20"/>
                <w:szCs w:val="20"/>
                <w:lang w:val="en-US"/>
                <w:rPrChange w:id="1636" w:author="Танасийчук Виктория Сергеевна (Подрядчик. ООО БерингПойнт)" w:date="2020-04-23T12:28:00Z">
                  <w:rPr>
                    <w:rFonts w:cs="Arial"/>
                    <w:sz w:val="20"/>
                    <w:szCs w:val="20"/>
                  </w:rPr>
                </w:rPrChange>
              </w:rPr>
            </w:pPr>
            <w:ins w:id="1637" w:author="Танасийчук Виктория Сергеевна (Подрядчик. ООО БерингПойнт)" w:date="2020-04-23T12:28:00Z">
              <w:r w:rsidRPr="006118BC">
                <w:rPr>
                  <w:rFonts w:ascii="Calibri" w:eastAsiaTheme="minorHAnsi" w:hAnsi="Calibri" w:cs="Calibri"/>
                  <w:color w:val="000000"/>
                  <w:sz w:val="22"/>
                  <w:lang w:val="en-US"/>
                  <w:rPrChange w:id="1638" w:author="Танасийчук Виктория Сергеевна (Подрядчик. ООО БерингПойнт)" w:date="2020-04-23T12:28:00Z">
                    <w:rPr>
                      <w:rFonts w:ascii="Calibri" w:eastAsiaTheme="minorHAnsi" w:hAnsi="Calibri" w:cs="Calibri"/>
                      <w:color w:val="000000"/>
                      <w:sz w:val="22"/>
                    </w:rPr>
                  </w:rPrChange>
                </w:rPr>
                <w:t>ZC_</w:t>
              </w:r>
              <w:r>
                <w:rPr>
                  <w:rFonts w:ascii="Calibri" w:eastAsiaTheme="minorHAnsi" w:hAnsi="Calibri" w:cs="Calibri"/>
                  <w:color w:val="000000"/>
                  <w:sz w:val="22"/>
                  <w:lang w:val="en-US"/>
                </w:rPr>
                <w:t>*</w:t>
              </w:r>
              <w:r w:rsidRPr="006118BC">
                <w:rPr>
                  <w:rFonts w:ascii="Calibri" w:eastAsiaTheme="minorHAnsi" w:hAnsi="Calibri" w:cs="Calibri"/>
                  <w:color w:val="000000"/>
                  <w:sz w:val="22"/>
                  <w:lang w:val="en-US"/>
                  <w:rPrChange w:id="1639" w:author="Танасийчук Виктория Сергеевна (Подрядчик. ООО БерингПойнт)" w:date="2020-04-23T12:28:00Z">
                    <w:rPr>
                      <w:rFonts w:ascii="Calibri" w:eastAsiaTheme="minorHAnsi" w:hAnsi="Calibri" w:cs="Calibri"/>
                      <w:color w:val="000000"/>
                      <w:sz w:val="22"/>
                    </w:rPr>
                  </w:rPrChange>
                </w:rPr>
                <w:t>_MM_UPR_ZAPAS_Y</w:t>
              </w:r>
            </w:ins>
            <w:del w:id="1640" w:author="Танасийчук Виктория Сергеевна (Подрядчик. ООО БерингПойнт)" w:date="2020-04-23T12:28:00Z">
              <w:r w:rsidR="0037723C" w:rsidRPr="006118BC" w:rsidDel="006118BC">
                <w:rPr>
                  <w:rFonts w:cs="Arial"/>
                  <w:sz w:val="20"/>
                  <w:szCs w:val="20"/>
                  <w:lang w:val="en-US"/>
                  <w:rPrChange w:id="1641" w:author="Танасийчук Виктория Сергеевна (Подрядчик. ООО БерингПойнт)" w:date="2020-04-23T12:28:00Z">
                    <w:rPr>
                      <w:rFonts w:cs="Arial"/>
                      <w:sz w:val="20"/>
                      <w:szCs w:val="20"/>
                    </w:rPr>
                  </w:rPrChange>
                </w:rPr>
                <w:delText>MM_UPR_ZAPAS</w:delText>
              </w:r>
            </w:del>
          </w:p>
        </w:tc>
        <w:tc>
          <w:tcPr>
            <w:tcW w:w="2276" w:type="pct"/>
            <w:shd w:val="clear" w:color="auto" w:fill="auto"/>
            <w:tcPrChange w:id="1642" w:author="Кращенко Олег Владимирович (Подрядчик. ООО БерингПойнт)" w:date="2020-04-23T15:14:00Z">
              <w:tcPr>
                <w:tcW w:w="3189" w:type="pct"/>
                <w:shd w:val="clear" w:color="auto" w:fill="auto"/>
              </w:tcPr>
            </w:tcPrChange>
          </w:tcPr>
          <w:p w14:paraId="420B4D3E" w14:textId="65A0B4F5" w:rsidR="0037723C" w:rsidRDefault="0037723C" w:rsidP="00FC66DC">
            <w:pPr>
              <w:jc w:val="left"/>
              <w:rPr>
                <w:rFonts w:cs="Arial"/>
                <w:sz w:val="20"/>
                <w:szCs w:val="20"/>
              </w:rPr>
            </w:pPr>
            <w:r>
              <w:rPr>
                <w:rFonts w:cs="Arial"/>
                <w:color w:val="000000"/>
                <w:sz w:val="20"/>
                <w:szCs w:val="20"/>
                <w:lang w:eastAsia="ru-RU"/>
              </w:rPr>
              <w:t>В контексте модели роль позволяет ф</w:t>
            </w:r>
            <w:r w:rsidRPr="0037723C">
              <w:rPr>
                <w:rFonts w:cs="Arial"/>
                <w:sz w:val="20"/>
                <w:szCs w:val="20"/>
              </w:rPr>
              <w:t>ормирова</w:t>
            </w:r>
            <w:r>
              <w:rPr>
                <w:rFonts w:cs="Arial"/>
                <w:sz w:val="20"/>
                <w:szCs w:val="20"/>
              </w:rPr>
              <w:t>ть</w:t>
            </w:r>
            <w:r w:rsidRPr="0037723C">
              <w:rPr>
                <w:rFonts w:cs="Arial"/>
                <w:sz w:val="20"/>
                <w:szCs w:val="20"/>
              </w:rPr>
              <w:t xml:space="preserve"> исходящ</w:t>
            </w:r>
            <w:r>
              <w:rPr>
                <w:rFonts w:cs="Arial"/>
                <w:sz w:val="20"/>
                <w:szCs w:val="20"/>
              </w:rPr>
              <w:t>ие</w:t>
            </w:r>
            <w:r w:rsidRPr="0037723C">
              <w:rPr>
                <w:rFonts w:cs="Arial"/>
                <w:sz w:val="20"/>
                <w:szCs w:val="20"/>
              </w:rPr>
              <w:t xml:space="preserve"> поставки</w:t>
            </w:r>
          </w:p>
        </w:tc>
      </w:tr>
      <w:tr w:rsidR="00D56A92" w:rsidRPr="006F5656" w14:paraId="386679BE" w14:textId="77777777" w:rsidTr="000C41EC">
        <w:trPr>
          <w:cantSplit/>
          <w:trPrChange w:id="1643" w:author="Кращенко Олег Владимирович (Подрядчик. ООО БерингПойнт)" w:date="2020-04-23T15:14:00Z">
            <w:trPr>
              <w:cantSplit/>
            </w:trPr>
          </w:trPrChange>
        </w:trPr>
        <w:tc>
          <w:tcPr>
            <w:tcW w:w="783" w:type="pct"/>
            <w:shd w:val="clear" w:color="auto" w:fill="auto"/>
            <w:tcPrChange w:id="1644" w:author="Кращенко Олег Владимирович (Подрядчик. ООО БерингПойнт)" w:date="2020-04-23T15:14:00Z">
              <w:tcPr>
                <w:tcW w:w="898" w:type="pct"/>
                <w:shd w:val="clear" w:color="auto" w:fill="auto"/>
              </w:tcPr>
            </w:tcPrChange>
          </w:tcPr>
          <w:p w14:paraId="35B5F58E" w14:textId="0ABE87A7" w:rsidR="00D56A92" w:rsidRPr="009D1362" w:rsidRDefault="00D56A92" w:rsidP="00D56A92">
            <w:pPr>
              <w:jc w:val="left"/>
              <w:rPr>
                <w:rFonts w:cs="Arial"/>
                <w:color w:val="000000"/>
                <w:sz w:val="20"/>
                <w:szCs w:val="20"/>
                <w:lang w:eastAsia="ru-RU"/>
                <w:rPrChange w:id="1645" w:author="TukhbatovRN" w:date="2021-04-02T15:39:00Z">
                  <w:rPr>
                    <w:rFonts w:cs="Arial"/>
                    <w:sz w:val="20"/>
                    <w:szCs w:val="20"/>
                  </w:rPr>
                </w:rPrChange>
              </w:rPr>
            </w:pPr>
            <w:r w:rsidRPr="009D1362">
              <w:rPr>
                <w:rFonts w:cs="Arial"/>
                <w:color w:val="000000"/>
                <w:sz w:val="20"/>
                <w:szCs w:val="20"/>
                <w:lang w:eastAsia="ru-RU"/>
              </w:rPr>
              <w:t>Получатель МТР по потребности</w:t>
            </w:r>
          </w:p>
        </w:tc>
        <w:tc>
          <w:tcPr>
            <w:tcW w:w="1941" w:type="pct"/>
            <w:shd w:val="clear" w:color="auto" w:fill="auto"/>
            <w:tcPrChange w:id="1646" w:author="Кращенко Олег Владимирович (Подрядчик. ООО БерингПойнт)" w:date="2020-04-23T15:14:00Z">
              <w:tcPr>
                <w:tcW w:w="913" w:type="pct"/>
                <w:shd w:val="clear" w:color="auto" w:fill="auto"/>
              </w:tcPr>
            </w:tcPrChange>
          </w:tcPr>
          <w:p w14:paraId="27E1F9D9" w14:textId="6BC4D1F5" w:rsidR="00453E20" w:rsidDel="005F1E52" w:rsidRDefault="00453E20" w:rsidP="00453E20">
            <w:pPr>
              <w:jc w:val="left"/>
              <w:rPr>
                <w:ins w:id="1647" w:author="Танасийчук Виктория Сергеевна (Подрядчик. ООО БерингПойнт)" w:date="2020-04-23T12:54:00Z"/>
                <w:del w:id="1648" w:author="Безац Софья Олеговна (Подрядчик. ООО  БерингПойнт)" w:date="2020-04-28T22:49:00Z"/>
                <w:rFonts w:ascii="Calibri" w:hAnsi="Calibri"/>
                <w:color w:val="auto"/>
                <w:sz w:val="22"/>
              </w:rPr>
            </w:pPr>
            <w:ins w:id="1649" w:author="Танасийчук Виктория Сергеевна (Подрядчик. ООО БерингПойнт)" w:date="2020-04-23T12:54:00Z">
              <w:r>
                <w:rPr>
                  <w:rFonts w:ascii="Calibri" w:hAnsi="Calibri"/>
                  <w:sz w:val="22"/>
                </w:rPr>
                <w:t>ZC_*_MM_MTRPOLUCH_Y</w:t>
              </w:r>
            </w:ins>
          </w:p>
          <w:p w14:paraId="4A66BCFA" w14:textId="21954DA5" w:rsidR="00D56A92" w:rsidDel="00453E20" w:rsidRDefault="00D56A92" w:rsidP="00D56A92">
            <w:pPr>
              <w:jc w:val="left"/>
              <w:rPr>
                <w:del w:id="1650" w:author="Танасийчук Виктория Сергеевна (Подрядчик. ООО БерингПойнт)" w:date="2020-04-23T12:54:00Z"/>
                <w:rFonts w:ascii="Calibri" w:hAnsi="Calibri"/>
                <w:sz w:val="22"/>
              </w:rPr>
            </w:pPr>
            <w:del w:id="1651" w:author="Танасийчук Виктория Сергеевна (Подрядчик. ООО БерингПойнт)" w:date="2020-04-23T12:54:00Z">
              <w:r w:rsidDel="00453E20">
                <w:rPr>
                  <w:rFonts w:ascii="Calibri" w:hAnsi="Calibri"/>
                  <w:sz w:val="22"/>
                </w:rPr>
                <w:delText>MM_MTRPOLUCH</w:delText>
              </w:r>
            </w:del>
          </w:p>
          <w:p w14:paraId="209A0DAC" w14:textId="77777777" w:rsidR="00D56A92" w:rsidRPr="006F5656" w:rsidRDefault="00D56A92" w:rsidP="00D56A92">
            <w:pPr>
              <w:jc w:val="left"/>
              <w:rPr>
                <w:rFonts w:cs="Arial"/>
                <w:sz w:val="20"/>
                <w:szCs w:val="20"/>
              </w:rPr>
            </w:pPr>
          </w:p>
        </w:tc>
        <w:tc>
          <w:tcPr>
            <w:tcW w:w="2276" w:type="pct"/>
            <w:shd w:val="clear" w:color="auto" w:fill="auto"/>
            <w:tcPrChange w:id="1652" w:author="Кращенко Олег Владимирович (Подрядчик. ООО БерингПойнт)" w:date="2020-04-23T15:14:00Z">
              <w:tcPr>
                <w:tcW w:w="3189" w:type="pct"/>
                <w:shd w:val="clear" w:color="auto" w:fill="auto"/>
              </w:tcPr>
            </w:tcPrChange>
          </w:tcPr>
          <w:p w14:paraId="510B4518" w14:textId="737DF663" w:rsidR="00D56A92" w:rsidRDefault="00D56A92" w:rsidP="00D56A92">
            <w:pPr>
              <w:jc w:val="left"/>
              <w:rPr>
                <w:rFonts w:cs="Arial"/>
                <w:sz w:val="20"/>
                <w:szCs w:val="20"/>
              </w:rPr>
            </w:pPr>
            <w:r>
              <w:rPr>
                <w:rFonts w:cs="Arial"/>
                <w:color w:val="000000"/>
                <w:sz w:val="20"/>
                <w:szCs w:val="20"/>
                <w:lang w:eastAsia="ru-RU"/>
              </w:rPr>
              <w:t>В контексте модели роль позволяет создавать</w:t>
            </w:r>
            <w:r w:rsidRPr="00D04D0E">
              <w:rPr>
                <w:rFonts w:cs="Arial"/>
                <w:color w:val="000000"/>
                <w:sz w:val="20"/>
                <w:szCs w:val="20"/>
                <w:lang w:eastAsia="ru-RU"/>
              </w:rPr>
              <w:t xml:space="preserve"> заказ</w:t>
            </w:r>
            <w:r>
              <w:rPr>
                <w:rFonts w:cs="Arial"/>
                <w:color w:val="000000"/>
                <w:sz w:val="20"/>
                <w:szCs w:val="20"/>
                <w:lang w:eastAsia="ru-RU"/>
              </w:rPr>
              <w:t>ы</w:t>
            </w:r>
            <w:r w:rsidRPr="00D04D0E">
              <w:rPr>
                <w:rFonts w:cs="Arial"/>
                <w:color w:val="000000"/>
                <w:sz w:val="20"/>
                <w:szCs w:val="20"/>
                <w:lang w:eastAsia="ru-RU"/>
              </w:rPr>
              <w:t xml:space="preserve"> на списание</w:t>
            </w:r>
            <w:r>
              <w:rPr>
                <w:rFonts w:cs="Arial"/>
                <w:color w:val="000000"/>
                <w:sz w:val="20"/>
                <w:szCs w:val="20"/>
                <w:lang w:eastAsia="ru-RU"/>
              </w:rPr>
              <w:t>. Печатать сопроводительные документы по исходящей поставке.</w:t>
            </w:r>
          </w:p>
        </w:tc>
      </w:tr>
      <w:tr w:rsidR="00D56A92" w:rsidRPr="006F5656" w14:paraId="1AF3F81A" w14:textId="77777777" w:rsidTr="000C41EC">
        <w:trPr>
          <w:cantSplit/>
          <w:trPrChange w:id="1653" w:author="Кращенко Олег Владимирович (Подрядчик. ООО БерингПойнт)" w:date="2020-04-23T15:14:00Z">
            <w:trPr>
              <w:cantSplit/>
            </w:trPr>
          </w:trPrChange>
        </w:trPr>
        <w:tc>
          <w:tcPr>
            <w:tcW w:w="783" w:type="pct"/>
            <w:shd w:val="clear" w:color="auto" w:fill="auto"/>
            <w:tcPrChange w:id="1654" w:author="Кращенко Олег Владимирович (Подрядчик. ООО БерингПойнт)" w:date="2020-04-23T15:14:00Z">
              <w:tcPr>
                <w:tcW w:w="898" w:type="pct"/>
                <w:shd w:val="clear" w:color="auto" w:fill="auto"/>
              </w:tcPr>
            </w:tcPrChange>
          </w:tcPr>
          <w:p w14:paraId="47E60754" w14:textId="1C81C2D5" w:rsidR="00D56A92" w:rsidRPr="009D1362" w:rsidRDefault="00D56A92" w:rsidP="00D56A92">
            <w:pPr>
              <w:jc w:val="left"/>
              <w:rPr>
                <w:rFonts w:cs="Arial"/>
                <w:color w:val="000000"/>
                <w:sz w:val="20"/>
                <w:szCs w:val="20"/>
                <w:lang w:eastAsia="ru-RU"/>
              </w:rPr>
            </w:pPr>
            <w:r w:rsidRPr="009D1362">
              <w:rPr>
                <w:rFonts w:cs="Arial"/>
                <w:color w:val="000000"/>
                <w:sz w:val="20"/>
                <w:szCs w:val="20"/>
                <w:lang w:eastAsia="ru-RU"/>
              </w:rPr>
              <w:t>Руководитель МТО</w:t>
            </w:r>
          </w:p>
        </w:tc>
        <w:tc>
          <w:tcPr>
            <w:tcW w:w="1941" w:type="pct"/>
            <w:shd w:val="clear" w:color="auto" w:fill="auto"/>
            <w:tcPrChange w:id="1655" w:author="Кращенко Олег Владимирович (Подрядчик. ООО БерингПойнт)" w:date="2020-04-23T15:14:00Z">
              <w:tcPr>
                <w:tcW w:w="913" w:type="pct"/>
                <w:shd w:val="clear" w:color="auto" w:fill="auto"/>
              </w:tcPr>
            </w:tcPrChange>
          </w:tcPr>
          <w:p w14:paraId="7D06C1CC" w14:textId="37388B71" w:rsidR="00453E20" w:rsidRPr="00453E20" w:rsidDel="005F1E52" w:rsidRDefault="00453E20" w:rsidP="00453E20">
            <w:pPr>
              <w:jc w:val="left"/>
              <w:rPr>
                <w:ins w:id="1656" w:author="Танасийчук Виктория Сергеевна (Подрядчик. ООО БерингПойнт)" w:date="2020-04-23T12:54:00Z"/>
                <w:del w:id="1657" w:author="Безац Софья Олеговна (Подрядчик. ООО  БерингПойнт)" w:date="2020-04-28T22:49:00Z"/>
                <w:rFonts w:ascii="Calibri" w:hAnsi="Calibri"/>
                <w:color w:val="auto"/>
                <w:sz w:val="22"/>
                <w:lang w:val="en-US"/>
                <w:rPrChange w:id="1658" w:author="Танасийчук Виктория Сергеевна (Подрядчик. ООО БерингПойнт)" w:date="2020-04-23T12:54:00Z">
                  <w:rPr>
                    <w:ins w:id="1659" w:author="Танасийчук Виктория Сергеевна (Подрядчик. ООО БерингПойнт)" w:date="2020-04-23T12:54:00Z"/>
                    <w:del w:id="1660" w:author="Безац Софья Олеговна (Подрядчик. ООО  БерингПойнт)" w:date="2020-04-28T22:49:00Z"/>
                    <w:rFonts w:ascii="Calibri" w:hAnsi="Calibri"/>
                    <w:color w:val="auto"/>
                    <w:sz w:val="22"/>
                  </w:rPr>
                </w:rPrChange>
              </w:rPr>
            </w:pPr>
            <w:ins w:id="1661" w:author="Танасийчук Виктория Сергеевна (Подрядчик. ООО БерингПойнт)" w:date="2020-04-23T12:54:00Z">
              <w:r w:rsidRPr="00453E20">
                <w:rPr>
                  <w:rFonts w:ascii="Calibri" w:hAnsi="Calibri"/>
                  <w:sz w:val="22"/>
                  <w:lang w:val="en-US"/>
                  <w:rPrChange w:id="1662" w:author="Танасийчук Виктория Сергеевна (Подрядчик. ООО БерингПойнт)" w:date="2020-04-23T12:54:00Z">
                    <w:rPr>
                      <w:rFonts w:ascii="Calibri" w:hAnsi="Calibri"/>
                      <w:sz w:val="22"/>
                    </w:rPr>
                  </w:rPrChange>
                </w:rPr>
                <w:t>ZC_*_MM_MTO_BOSS_Y</w:t>
              </w:r>
            </w:ins>
          </w:p>
          <w:p w14:paraId="391C2080" w14:textId="16358F77" w:rsidR="00D56A92" w:rsidRPr="00453E20" w:rsidDel="00453E20" w:rsidRDefault="00D56A92" w:rsidP="00D56A92">
            <w:pPr>
              <w:jc w:val="left"/>
              <w:rPr>
                <w:del w:id="1663" w:author="Танасийчук Виктория Сергеевна (Подрядчик. ООО БерингПойнт)" w:date="2020-04-23T12:54:00Z"/>
                <w:rFonts w:ascii="Calibri" w:hAnsi="Calibri"/>
                <w:sz w:val="22"/>
                <w:lang w:val="en-US"/>
                <w:rPrChange w:id="1664" w:author="Танасийчук Виктория Сергеевна (Подрядчик. ООО БерингПойнт)" w:date="2020-04-23T12:54:00Z">
                  <w:rPr>
                    <w:del w:id="1665" w:author="Танасийчук Виктория Сергеевна (Подрядчик. ООО БерингПойнт)" w:date="2020-04-23T12:54:00Z"/>
                    <w:rFonts w:ascii="Calibri" w:hAnsi="Calibri"/>
                    <w:sz w:val="22"/>
                  </w:rPr>
                </w:rPrChange>
              </w:rPr>
            </w:pPr>
            <w:del w:id="1666" w:author="Танасийчук Виктория Сергеевна (Подрядчик. ООО БерингПойнт)" w:date="2020-04-23T12:54:00Z">
              <w:r w:rsidRPr="00453E20" w:rsidDel="00453E20">
                <w:rPr>
                  <w:rFonts w:ascii="Calibri" w:hAnsi="Calibri"/>
                  <w:sz w:val="22"/>
                  <w:lang w:val="en-US"/>
                  <w:rPrChange w:id="1667" w:author="Танасийчук Виктория Сергеевна (Подрядчик. ООО БерингПойнт)" w:date="2020-04-23T12:54:00Z">
                    <w:rPr>
                      <w:rFonts w:ascii="Calibri" w:hAnsi="Calibri"/>
                      <w:sz w:val="22"/>
                    </w:rPr>
                  </w:rPrChange>
                </w:rPr>
                <w:delText>MM_MTO_BOSS</w:delText>
              </w:r>
            </w:del>
          </w:p>
          <w:p w14:paraId="5EB3F1EA" w14:textId="77777777" w:rsidR="00D56A92" w:rsidRPr="00453E20" w:rsidRDefault="00D56A92" w:rsidP="00D56A92">
            <w:pPr>
              <w:jc w:val="left"/>
              <w:rPr>
                <w:rFonts w:ascii="Calibri" w:hAnsi="Calibri"/>
                <w:sz w:val="22"/>
                <w:lang w:val="en-US"/>
                <w:rPrChange w:id="1668" w:author="Танасийчук Виктория Сергеевна (Подрядчик. ООО БерингПойнт)" w:date="2020-04-23T12:54:00Z">
                  <w:rPr>
                    <w:rFonts w:ascii="Calibri" w:hAnsi="Calibri"/>
                    <w:sz w:val="22"/>
                  </w:rPr>
                </w:rPrChange>
              </w:rPr>
            </w:pPr>
          </w:p>
        </w:tc>
        <w:tc>
          <w:tcPr>
            <w:tcW w:w="2276" w:type="pct"/>
            <w:shd w:val="clear" w:color="auto" w:fill="auto"/>
            <w:tcPrChange w:id="1669" w:author="Кращенко Олег Владимирович (Подрядчик. ООО БерингПойнт)" w:date="2020-04-23T15:14:00Z">
              <w:tcPr>
                <w:tcW w:w="3189" w:type="pct"/>
                <w:shd w:val="clear" w:color="auto" w:fill="auto"/>
              </w:tcPr>
            </w:tcPrChange>
          </w:tcPr>
          <w:p w14:paraId="38547407" w14:textId="50F5745D" w:rsidR="00D56A92" w:rsidRDefault="00D56A92" w:rsidP="00D56A92">
            <w:pPr>
              <w:jc w:val="left"/>
              <w:rPr>
                <w:rFonts w:cs="Arial"/>
                <w:color w:val="000000"/>
                <w:sz w:val="20"/>
                <w:szCs w:val="20"/>
                <w:lang w:eastAsia="ru-RU"/>
              </w:rPr>
            </w:pPr>
            <w:r>
              <w:rPr>
                <w:rFonts w:cs="Arial"/>
                <w:color w:val="000000"/>
                <w:sz w:val="20"/>
                <w:szCs w:val="20"/>
                <w:lang w:eastAsia="ru-RU"/>
              </w:rPr>
              <w:t xml:space="preserve">В контексте модели роль позволяет подтверждать </w:t>
            </w:r>
            <w:r w:rsidRPr="000C5CBB">
              <w:rPr>
                <w:rFonts w:cs="Arial"/>
                <w:color w:val="000000"/>
                <w:sz w:val="20"/>
                <w:szCs w:val="20"/>
                <w:lang w:eastAsia="ru-RU"/>
              </w:rPr>
              <w:t>заявки на списание</w:t>
            </w:r>
            <w:r>
              <w:rPr>
                <w:rFonts w:cs="Arial"/>
                <w:color w:val="000000"/>
                <w:sz w:val="20"/>
                <w:szCs w:val="20"/>
                <w:lang w:eastAsia="ru-RU"/>
              </w:rPr>
              <w:t xml:space="preserve"> и формировать</w:t>
            </w:r>
            <w:r w:rsidRPr="000C5CBB">
              <w:rPr>
                <w:rFonts w:cs="Arial"/>
                <w:color w:val="000000"/>
                <w:sz w:val="20"/>
                <w:szCs w:val="20"/>
                <w:lang w:eastAsia="ru-RU"/>
              </w:rPr>
              <w:t xml:space="preserve"> заказ</w:t>
            </w:r>
            <w:r>
              <w:rPr>
                <w:rFonts w:cs="Arial"/>
                <w:color w:val="000000"/>
                <w:sz w:val="20"/>
                <w:szCs w:val="20"/>
                <w:lang w:eastAsia="ru-RU"/>
              </w:rPr>
              <w:t>ы</w:t>
            </w:r>
            <w:r w:rsidRPr="000C5CBB">
              <w:rPr>
                <w:rFonts w:cs="Arial"/>
                <w:color w:val="000000"/>
                <w:sz w:val="20"/>
                <w:szCs w:val="20"/>
                <w:lang w:eastAsia="ru-RU"/>
              </w:rPr>
              <w:t xml:space="preserve"> на списание</w:t>
            </w:r>
            <w:r>
              <w:rPr>
                <w:rFonts w:cs="Arial"/>
                <w:color w:val="000000"/>
                <w:sz w:val="20"/>
                <w:szCs w:val="20"/>
                <w:lang w:eastAsia="ru-RU"/>
              </w:rPr>
              <w:t>.</w:t>
            </w:r>
          </w:p>
        </w:tc>
      </w:tr>
      <w:tr w:rsidR="00D56A92" w:rsidRPr="006F5656" w14:paraId="6F220DBC" w14:textId="77777777" w:rsidTr="000C41EC">
        <w:trPr>
          <w:cantSplit/>
          <w:trPrChange w:id="1670" w:author="Кращенко Олег Владимирович (Подрядчик. ООО БерингПойнт)" w:date="2020-04-23T15:14:00Z">
            <w:trPr>
              <w:cantSplit/>
            </w:trPr>
          </w:trPrChange>
        </w:trPr>
        <w:tc>
          <w:tcPr>
            <w:tcW w:w="783" w:type="pct"/>
            <w:shd w:val="clear" w:color="auto" w:fill="auto"/>
            <w:tcPrChange w:id="1671" w:author="Кращенко Олег Владимирович (Подрядчик. ООО БерингПойнт)" w:date="2020-04-23T15:14:00Z">
              <w:tcPr>
                <w:tcW w:w="898" w:type="pct"/>
                <w:shd w:val="clear" w:color="auto" w:fill="auto"/>
              </w:tcPr>
            </w:tcPrChange>
          </w:tcPr>
          <w:p w14:paraId="37387449" w14:textId="0875CF79" w:rsidR="00D56A92" w:rsidRPr="009D1362" w:rsidRDefault="00D56A92" w:rsidP="00D56A92">
            <w:pPr>
              <w:jc w:val="left"/>
              <w:rPr>
                <w:rFonts w:cs="Arial"/>
                <w:color w:val="000000"/>
                <w:sz w:val="20"/>
                <w:szCs w:val="20"/>
                <w:lang w:eastAsia="ru-RU"/>
              </w:rPr>
            </w:pPr>
            <w:r w:rsidRPr="009D1362">
              <w:rPr>
                <w:rFonts w:cs="Arial"/>
                <w:color w:val="000000"/>
                <w:sz w:val="20"/>
                <w:szCs w:val="20"/>
                <w:lang w:eastAsia="ru-RU"/>
              </w:rPr>
              <w:t>Ответственный за инвентаризацию МТР</w:t>
            </w:r>
          </w:p>
        </w:tc>
        <w:tc>
          <w:tcPr>
            <w:tcW w:w="1941" w:type="pct"/>
            <w:shd w:val="clear" w:color="auto" w:fill="auto"/>
            <w:tcPrChange w:id="1672" w:author="Кращенко Олег Владимирович (Подрядчик. ООО БерингПойнт)" w:date="2020-04-23T15:14:00Z">
              <w:tcPr>
                <w:tcW w:w="913" w:type="pct"/>
                <w:shd w:val="clear" w:color="auto" w:fill="auto"/>
              </w:tcPr>
            </w:tcPrChange>
          </w:tcPr>
          <w:p w14:paraId="7FF5809B" w14:textId="7CAD3639" w:rsidR="00453E20" w:rsidRPr="00453E20" w:rsidDel="005F1E52" w:rsidRDefault="00453E20" w:rsidP="00453E20">
            <w:pPr>
              <w:jc w:val="left"/>
              <w:rPr>
                <w:ins w:id="1673" w:author="Танасийчук Виктория Сергеевна (Подрядчик. ООО БерингПойнт)" w:date="2020-04-23T12:54:00Z"/>
                <w:del w:id="1674" w:author="Безац Софья Олеговна (Подрядчик. ООО  БерингПойнт)" w:date="2020-04-28T22:49:00Z"/>
                <w:rFonts w:ascii="Calibri" w:hAnsi="Calibri"/>
                <w:color w:val="000000"/>
                <w:sz w:val="22"/>
                <w:lang w:val="en-US"/>
                <w:rPrChange w:id="1675" w:author="Танасийчук Виктория Сергеевна (Подрядчик. ООО БерингПойнт)" w:date="2020-04-23T12:54:00Z">
                  <w:rPr>
                    <w:ins w:id="1676" w:author="Танасийчук Виктория Сергеевна (Подрядчик. ООО БерингПойнт)" w:date="2020-04-23T12:54:00Z"/>
                    <w:del w:id="1677" w:author="Безац Софья Олеговна (Подрядчик. ООО  БерингПойнт)" w:date="2020-04-28T22:49:00Z"/>
                    <w:rFonts w:ascii="Calibri" w:hAnsi="Calibri"/>
                    <w:color w:val="000000"/>
                    <w:sz w:val="22"/>
                  </w:rPr>
                </w:rPrChange>
              </w:rPr>
            </w:pPr>
            <w:ins w:id="1678" w:author="Танасийчук Виктория Сергеевна (Подрядчик. ООО БерингПойнт)" w:date="2020-04-23T12:54:00Z">
              <w:r w:rsidRPr="00453E20">
                <w:rPr>
                  <w:rFonts w:ascii="Calibri" w:hAnsi="Calibri"/>
                  <w:color w:val="000000"/>
                  <w:sz w:val="22"/>
                  <w:lang w:val="en-US"/>
                  <w:rPrChange w:id="1679" w:author="Танасийчук Виктория Сергеевна (Подрядчик. ООО БерингПойнт)" w:date="2020-04-23T12:54:00Z">
                    <w:rPr>
                      <w:rFonts w:ascii="Calibri" w:hAnsi="Calibri"/>
                      <w:color w:val="000000"/>
                      <w:sz w:val="22"/>
                    </w:rPr>
                  </w:rPrChange>
                </w:rPr>
                <w:t>ZC_*_MM_INV_OTV_Y</w:t>
              </w:r>
            </w:ins>
          </w:p>
          <w:p w14:paraId="2AA51745" w14:textId="0DF6530C" w:rsidR="00D56A92" w:rsidRPr="00453E20" w:rsidDel="00453E20" w:rsidRDefault="00D56A92" w:rsidP="00D56A92">
            <w:pPr>
              <w:jc w:val="left"/>
              <w:rPr>
                <w:del w:id="1680" w:author="Танасийчук Виктория Сергеевна (Подрядчик. ООО БерингПойнт)" w:date="2020-04-23T12:54:00Z"/>
                <w:rFonts w:ascii="Calibri" w:hAnsi="Calibri"/>
                <w:sz w:val="22"/>
                <w:lang w:val="en-US"/>
                <w:rPrChange w:id="1681" w:author="Танасийчук Виктория Сергеевна (Подрядчик. ООО БерингПойнт)" w:date="2020-04-23T12:54:00Z">
                  <w:rPr>
                    <w:del w:id="1682" w:author="Танасийчук Виктория Сергеевна (Подрядчик. ООО БерингПойнт)" w:date="2020-04-23T12:54:00Z"/>
                    <w:rFonts w:ascii="Calibri" w:hAnsi="Calibri"/>
                    <w:sz w:val="22"/>
                  </w:rPr>
                </w:rPrChange>
              </w:rPr>
            </w:pPr>
            <w:del w:id="1683" w:author="Танасийчук Виктория Сергеевна (Подрядчик. ООО БерингПойнт)" w:date="2020-04-23T12:54:00Z">
              <w:r w:rsidRPr="00453E20" w:rsidDel="00453E20">
                <w:rPr>
                  <w:rFonts w:ascii="Calibri" w:hAnsi="Calibri"/>
                  <w:sz w:val="22"/>
                  <w:lang w:val="en-US"/>
                  <w:rPrChange w:id="1684" w:author="Танасийчук Виктория Сергеевна (Подрядчик. ООО БерингПойнт)" w:date="2020-04-23T12:54:00Z">
                    <w:rPr>
                      <w:rFonts w:ascii="Calibri" w:hAnsi="Calibri"/>
                      <w:sz w:val="22"/>
                    </w:rPr>
                  </w:rPrChange>
                </w:rPr>
                <w:delText>MM_INV_OTV</w:delText>
              </w:r>
            </w:del>
          </w:p>
          <w:p w14:paraId="0BD1D543" w14:textId="77777777" w:rsidR="00D56A92" w:rsidRPr="00453E20" w:rsidRDefault="00D56A92" w:rsidP="00D56A92">
            <w:pPr>
              <w:jc w:val="left"/>
              <w:rPr>
                <w:rFonts w:ascii="Calibri" w:hAnsi="Calibri"/>
                <w:sz w:val="22"/>
                <w:lang w:val="en-US"/>
                <w:rPrChange w:id="1685" w:author="Танасийчук Виктория Сергеевна (Подрядчик. ООО БерингПойнт)" w:date="2020-04-23T12:54:00Z">
                  <w:rPr>
                    <w:rFonts w:ascii="Calibri" w:hAnsi="Calibri"/>
                    <w:sz w:val="22"/>
                  </w:rPr>
                </w:rPrChange>
              </w:rPr>
            </w:pPr>
          </w:p>
        </w:tc>
        <w:tc>
          <w:tcPr>
            <w:tcW w:w="2276" w:type="pct"/>
            <w:shd w:val="clear" w:color="auto" w:fill="auto"/>
            <w:tcPrChange w:id="1686" w:author="Кращенко Олег Владимирович (Подрядчик. ООО БерингПойнт)" w:date="2020-04-23T15:14:00Z">
              <w:tcPr>
                <w:tcW w:w="3189" w:type="pct"/>
                <w:shd w:val="clear" w:color="auto" w:fill="auto"/>
              </w:tcPr>
            </w:tcPrChange>
          </w:tcPr>
          <w:p w14:paraId="0BEF1C6C" w14:textId="31CE4337" w:rsidR="00D56A92" w:rsidRDefault="00D56A92" w:rsidP="00D56A92">
            <w:pPr>
              <w:jc w:val="left"/>
              <w:rPr>
                <w:rFonts w:cs="Arial"/>
                <w:color w:val="000000"/>
                <w:sz w:val="20"/>
                <w:szCs w:val="20"/>
                <w:lang w:eastAsia="ru-RU"/>
              </w:rPr>
            </w:pPr>
            <w:r w:rsidRPr="00C101CE">
              <w:rPr>
                <w:rFonts w:cs="Arial"/>
                <w:color w:val="000000"/>
                <w:sz w:val="20"/>
                <w:szCs w:val="20"/>
                <w:lang w:eastAsia="ru-RU"/>
              </w:rPr>
              <w:t xml:space="preserve">В контексте модели </w:t>
            </w:r>
            <w:r w:rsidRPr="00203077">
              <w:rPr>
                <w:rFonts w:cs="Arial"/>
                <w:color w:val="000000"/>
                <w:sz w:val="20"/>
                <w:szCs w:val="20"/>
                <w:lang w:eastAsia="ru-RU"/>
              </w:rPr>
              <w:t>роль позволяет создавать все документы цепочки инвентаризации,</w:t>
            </w:r>
            <w:r>
              <w:rPr>
                <w:rFonts w:cs="Arial"/>
                <w:color w:val="000000"/>
                <w:sz w:val="20"/>
                <w:szCs w:val="20"/>
                <w:lang w:eastAsia="ru-RU"/>
              </w:rPr>
              <w:t xml:space="preserve"> вносить данные подсчета МТР. </w:t>
            </w:r>
          </w:p>
        </w:tc>
      </w:tr>
      <w:tr w:rsidR="00D56A92" w:rsidRPr="006F5656" w14:paraId="36665626" w14:textId="77777777" w:rsidTr="000C41EC">
        <w:trPr>
          <w:cantSplit/>
          <w:trPrChange w:id="1687" w:author="Кращенко Олег Владимирович (Подрядчик. ООО БерингПойнт)" w:date="2020-04-23T15:14:00Z">
            <w:trPr>
              <w:cantSplit/>
            </w:trPr>
          </w:trPrChange>
        </w:trPr>
        <w:tc>
          <w:tcPr>
            <w:tcW w:w="783" w:type="pct"/>
            <w:shd w:val="clear" w:color="auto" w:fill="auto"/>
            <w:tcPrChange w:id="1688" w:author="Кращенко Олег Владимирович (Подрядчик. ООО БерингПойнт)" w:date="2020-04-23T15:14:00Z">
              <w:tcPr>
                <w:tcW w:w="898" w:type="pct"/>
                <w:shd w:val="clear" w:color="auto" w:fill="auto"/>
              </w:tcPr>
            </w:tcPrChange>
          </w:tcPr>
          <w:p w14:paraId="73E0073D" w14:textId="560289FB" w:rsidR="00D56A92" w:rsidRPr="009D1362" w:rsidRDefault="00D56A92" w:rsidP="00D56A92">
            <w:pPr>
              <w:jc w:val="left"/>
              <w:rPr>
                <w:rFonts w:cs="Arial"/>
                <w:color w:val="000000"/>
                <w:sz w:val="20"/>
                <w:szCs w:val="20"/>
                <w:lang w:eastAsia="ru-RU"/>
              </w:rPr>
            </w:pPr>
            <w:r w:rsidRPr="009D1362">
              <w:rPr>
                <w:rFonts w:cs="Arial"/>
                <w:color w:val="000000"/>
                <w:sz w:val="20"/>
                <w:szCs w:val="20"/>
                <w:lang w:eastAsia="ru-RU"/>
              </w:rPr>
              <w:t>Бухгалтер по учету МПЗ</w:t>
            </w:r>
            <w:ins w:id="1689" w:author="Кращенко Олег Владимирович (Подрядчик. ООО БерингПойнт)" w:date="2020-04-23T15:36:00Z">
              <w:del w:id="1690" w:author="Безац Софья Олеговна (Подрядчик. ООО  БерингПойнт)" w:date="2020-04-28T23:31:00Z">
                <w:r w:rsidR="00556FB4" w:rsidRPr="009D1362" w:rsidDel="00D20995">
                  <w:rPr>
                    <w:rFonts w:cs="Arial"/>
                    <w:color w:val="000000"/>
                    <w:sz w:val="20"/>
                    <w:szCs w:val="20"/>
                    <w:lang w:eastAsia="ru-RU"/>
                  </w:rPr>
                  <w:delText xml:space="preserve"> МФЦ</w:delText>
                </w:r>
              </w:del>
            </w:ins>
          </w:p>
        </w:tc>
        <w:tc>
          <w:tcPr>
            <w:tcW w:w="1941" w:type="pct"/>
            <w:shd w:val="clear" w:color="auto" w:fill="auto"/>
            <w:tcPrChange w:id="1691" w:author="Кращенко Олег Владимирович (Подрядчик. ООО БерингПойнт)" w:date="2020-04-23T15:14:00Z">
              <w:tcPr>
                <w:tcW w:w="913" w:type="pct"/>
                <w:shd w:val="clear" w:color="auto" w:fill="auto"/>
              </w:tcPr>
            </w:tcPrChange>
          </w:tcPr>
          <w:p w14:paraId="750AF686" w14:textId="43C65DAF" w:rsidR="00453E20" w:rsidRPr="00453E20" w:rsidDel="005F1E52" w:rsidRDefault="00453E20" w:rsidP="00453E20">
            <w:pPr>
              <w:jc w:val="left"/>
              <w:rPr>
                <w:ins w:id="1692" w:author="Танасийчук Виктория Сергеевна (Подрядчик. ООО БерингПойнт)" w:date="2020-04-23T12:54:00Z"/>
                <w:del w:id="1693" w:author="Безац Софья Олеговна (Подрядчик. ООО  БерингПойнт)" w:date="2020-04-28T22:49:00Z"/>
                <w:rFonts w:ascii="Calibri" w:hAnsi="Calibri"/>
                <w:color w:val="000000"/>
                <w:sz w:val="22"/>
                <w:lang w:val="en-US"/>
                <w:rPrChange w:id="1694" w:author="Танасийчук Виктория Сергеевна (Подрядчик. ООО БерингПойнт)" w:date="2020-04-23T12:54:00Z">
                  <w:rPr>
                    <w:ins w:id="1695" w:author="Танасийчук Виктория Сергеевна (Подрядчик. ООО БерингПойнт)" w:date="2020-04-23T12:54:00Z"/>
                    <w:del w:id="1696" w:author="Безац Софья Олеговна (Подрядчик. ООО  БерингПойнт)" w:date="2020-04-28T22:49:00Z"/>
                    <w:rFonts w:ascii="Calibri" w:hAnsi="Calibri"/>
                    <w:color w:val="000000"/>
                    <w:sz w:val="22"/>
                  </w:rPr>
                </w:rPrChange>
              </w:rPr>
            </w:pPr>
            <w:ins w:id="1697" w:author="Танасийчук Виктория Сергеевна (Подрядчик. ООО БерингПойнт)" w:date="2020-04-23T12:54:00Z">
              <w:r w:rsidRPr="00453E20">
                <w:rPr>
                  <w:rFonts w:ascii="Calibri" w:hAnsi="Calibri"/>
                  <w:color w:val="000000"/>
                  <w:sz w:val="22"/>
                  <w:lang w:val="en-US"/>
                  <w:rPrChange w:id="1698" w:author="Танасийчук Виктория Сергеевна (Подрядчик. ООО БерингПойнт)" w:date="2020-04-23T12:54:00Z">
                    <w:rPr>
                      <w:rFonts w:ascii="Calibri" w:hAnsi="Calibri"/>
                      <w:color w:val="000000"/>
                      <w:sz w:val="22"/>
                    </w:rPr>
                  </w:rPrChange>
                </w:rPr>
                <w:t>ZC_*_FI_RAWM_ACA_Y</w:t>
              </w:r>
            </w:ins>
          </w:p>
          <w:p w14:paraId="0E617CB6" w14:textId="66613A0D" w:rsidR="009464CC" w:rsidRPr="00453E20" w:rsidDel="00453E20" w:rsidRDefault="009464CC" w:rsidP="009464CC">
            <w:pPr>
              <w:jc w:val="left"/>
              <w:rPr>
                <w:del w:id="1699" w:author="Танасийчук Виктория Сергеевна (Подрядчик. ООО БерингПойнт)" w:date="2020-04-23T12:54:00Z"/>
                <w:rFonts w:ascii="Calibri" w:hAnsi="Calibri"/>
                <w:color w:val="000000"/>
                <w:sz w:val="22"/>
                <w:lang w:val="en-US"/>
                <w:rPrChange w:id="1700" w:author="Танасийчук Виктория Сергеевна (Подрядчик. ООО БерингПойнт)" w:date="2020-04-23T12:54:00Z">
                  <w:rPr>
                    <w:del w:id="1701" w:author="Танасийчук Виктория Сергеевна (Подрядчик. ООО БерингПойнт)" w:date="2020-04-23T12:54:00Z"/>
                    <w:rFonts w:ascii="Calibri" w:hAnsi="Calibri"/>
                    <w:color w:val="000000"/>
                    <w:sz w:val="22"/>
                  </w:rPr>
                </w:rPrChange>
              </w:rPr>
            </w:pPr>
            <w:del w:id="1702" w:author="Танасийчук Виктория Сергеевна (Подрядчик. ООО БерингПойнт)" w:date="2020-04-23T12:54:00Z">
              <w:r w:rsidRPr="00453E20" w:rsidDel="00453E20">
                <w:rPr>
                  <w:rFonts w:ascii="Calibri" w:hAnsi="Calibri"/>
                  <w:color w:val="000000"/>
                  <w:sz w:val="22"/>
                  <w:lang w:val="en-US"/>
                  <w:rPrChange w:id="1703" w:author="Танасийчук Виктория Сергеевна (Подрядчик. ООО БерингПойнт)" w:date="2020-04-23T12:54:00Z">
                    <w:rPr>
                      <w:rFonts w:ascii="Calibri" w:hAnsi="Calibri"/>
                      <w:color w:val="000000"/>
                      <w:sz w:val="22"/>
                    </w:rPr>
                  </w:rPrChange>
                </w:rPr>
                <w:delText>FI_RAWM_ACA</w:delText>
              </w:r>
            </w:del>
          </w:p>
          <w:p w14:paraId="7482A9AA" w14:textId="77777777" w:rsidR="00D56A92" w:rsidRPr="00453E20" w:rsidRDefault="00D56A92" w:rsidP="00D56A92">
            <w:pPr>
              <w:jc w:val="left"/>
              <w:rPr>
                <w:rFonts w:ascii="Calibri" w:hAnsi="Calibri"/>
                <w:sz w:val="22"/>
                <w:lang w:val="en-US"/>
                <w:rPrChange w:id="1704" w:author="Танасийчук Виктория Сергеевна (Подрядчик. ООО БерингПойнт)" w:date="2020-04-23T12:54:00Z">
                  <w:rPr>
                    <w:rFonts w:ascii="Calibri" w:hAnsi="Calibri"/>
                    <w:sz w:val="22"/>
                  </w:rPr>
                </w:rPrChange>
              </w:rPr>
            </w:pPr>
          </w:p>
        </w:tc>
        <w:tc>
          <w:tcPr>
            <w:tcW w:w="2276" w:type="pct"/>
            <w:shd w:val="clear" w:color="auto" w:fill="auto"/>
            <w:tcPrChange w:id="1705" w:author="Кращенко Олег Владимирович (Подрядчик. ООО БерингПойнт)" w:date="2020-04-23T15:14:00Z">
              <w:tcPr>
                <w:tcW w:w="3189" w:type="pct"/>
                <w:shd w:val="clear" w:color="auto" w:fill="auto"/>
              </w:tcPr>
            </w:tcPrChange>
          </w:tcPr>
          <w:p w14:paraId="090A192A" w14:textId="59973FD0" w:rsidR="000F22D0" w:rsidRDefault="00D56A92" w:rsidP="000F22D0">
            <w:pPr>
              <w:jc w:val="left"/>
              <w:rPr>
                <w:ins w:id="1706" w:author="TukhbatovRN" w:date="2021-04-02T11:16:00Z"/>
                <w:rFonts w:cs="Arial"/>
                <w:color w:val="auto"/>
                <w:sz w:val="20"/>
                <w:szCs w:val="20"/>
              </w:rPr>
            </w:pPr>
            <w:r w:rsidRPr="00AE5B41">
              <w:rPr>
                <w:rFonts w:cs="Arial"/>
                <w:color w:val="000000"/>
                <w:sz w:val="20"/>
                <w:szCs w:val="20"/>
                <w:lang w:eastAsia="ru-RU"/>
              </w:rPr>
              <w:t>В контексте модели роль позволяет выполнять проверку и контроль правильности оформления и отражения хоз. операций</w:t>
            </w:r>
            <w:r w:rsidRPr="00203077">
              <w:rPr>
                <w:rFonts w:cs="Arial"/>
                <w:color w:val="000000"/>
                <w:sz w:val="20"/>
                <w:szCs w:val="20"/>
                <w:lang w:eastAsia="ru-RU"/>
              </w:rPr>
              <w:t>, регистрировать информацию о пересортице и выполнять проводки поступления излишков и списания недостач.</w:t>
            </w:r>
            <w:ins w:id="1707" w:author="TukhbatovRN" w:date="2021-04-02T11:16:00Z">
              <w:r w:rsidR="000F22D0" w:rsidRPr="009D1362">
                <w:rPr>
                  <w:rFonts w:cs="Arial"/>
                  <w:color w:val="000000"/>
                  <w:sz w:val="20"/>
                  <w:szCs w:val="20"/>
                  <w:lang w:eastAsia="ru-RU"/>
                  <w:rPrChange w:id="1708" w:author="TukhbatovRN" w:date="2021-04-02T15:30:00Z">
                    <w:rPr>
                      <w:rFonts w:cs="Arial"/>
                      <w:color w:val="000000"/>
                      <w:sz w:val="20"/>
                      <w:szCs w:val="20"/>
                      <w:lang w:val="en-US" w:eastAsia="ru-RU"/>
                    </w:rPr>
                  </w:rPrChange>
                </w:rPr>
                <w:t xml:space="preserve"> </w:t>
              </w:r>
            </w:ins>
          </w:p>
          <w:p w14:paraId="53B3DE5C" w14:textId="63741A07" w:rsidR="00D56A92" w:rsidRPr="009D1362" w:rsidRDefault="000F22D0" w:rsidP="000F22D0">
            <w:pPr>
              <w:jc w:val="left"/>
              <w:rPr>
                <w:rFonts w:cs="Arial"/>
                <w:color w:val="000000"/>
                <w:sz w:val="20"/>
                <w:szCs w:val="20"/>
                <w:lang w:eastAsia="ru-RU"/>
              </w:rPr>
            </w:pPr>
            <w:ins w:id="1709" w:author="TukhbatovRN" w:date="2021-04-02T11:16:00Z">
              <w:r>
                <w:rPr>
                  <w:rFonts w:cs="Arial"/>
                  <w:sz w:val="20"/>
                  <w:szCs w:val="20"/>
                </w:rPr>
                <w:t>(см. КД ERP.13.9_2_28_КД Учет МПЗ товаров и готовой продукции, ПП-03.02.02.01-ERP  Учет спецодежды и спецоснастки в эксплуатации,  ПП-03.02.02.03-ERP Формирование резерва под снижение стоимости МПЗ, ВНА и ТЗР</w:t>
              </w:r>
            </w:ins>
          </w:p>
        </w:tc>
      </w:tr>
      <w:tr w:rsidR="00D56A92" w:rsidRPr="006F5656" w14:paraId="7F69BD5F" w14:textId="77777777" w:rsidTr="000C41EC">
        <w:trPr>
          <w:cantSplit/>
          <w:trHeight w:val="780"/>
          <w:trPrChange w:id="1710" w:author="Кращенко Олег Владимирович (Подрядчик. ООО БерингПойнт)" w:date="2020-04-23T15:14:00Z">
            <w:trPr>
              <w:cantSplit/>
            </w:trPr>
          </w:trPrChange>
        </w:trPr>
        <w:tc>
          <w:tcPr>
            <w:tcW w:w="783" w:type="pct"/>
            <w:shd w:val="clear" w:color="auto" w:fill="auto"/>
            <w:tcPrChange w:id="1711" w:author="Кращенко Олег Владимирович (Подрядчик. ООО БерингПойнт)" w:date="2020-04-23T15:14:00Z">
              <w:tcPr>
                <w:tcW w:w="898" w:type="pct"/>
                <w:shd w:val="clear" w:color="auto" w:fill="auto"/>
              </w:tcPr>
            </w:tcPrChange>
          </w:tcPr>
          <w:p w14:paraId="2BF80BAD" w14:textId="1692D59B" w:rsidR="00D56A92" w:rsidRPr="009D1362" w:rsidRDefault="00D56A92" w:rsidP="00D56A92">
            <w:pPr>
              <w:jc w:val="left"/>
              <w:rPr>
                <w:rFonts w:cs="Arial"/>
                <w:color w:val="000000"/>
                <w:sz w:val="20"/>
                <w:szCs w:val="20"/>
                <w:lang w:eastAsia="ru-RU"/>
              </w:rPr>
            </w:pPr>
            <w:r w:rsidRPr="009D1362">
              <w:rPr>
                <w:rFonts w:cs="Arial"/>
                <w:color w:val="000000"/>
                <w:sz w:val="20"/>
                <w:szCs w:val="20"/>
                <w:lang w:eastAsia="ru-RU"/>
              </w:rPr>
              <w:t>Кладовщик</w:t>
            </w:r>
          </w:p>
        </w:tc>
        <w:tc>
          <w:tcPr>
            <w:tcW w:w="1941" w:type="pct"/>
            <w:shd w:val="clear" w:color="auto" w:fill="auto"/>
            <w:tcPrChange w:id="1712" w:author="Кращенко Олег Владимирович (Подрядчик. ООО БерингПойнт)" w:date="2020-04-23T15:14:00Z">
              <w:tcPr>
                <w:tcW w:w="913" w:type="pct"/>
                <w:shd w:val="clear" w:color="auto" w:fill="auto"/>
              </w:tcPr>
            </w:tcPrChange>
          </w:tcPr>
          <w:p w14:paraId="2FC4E3DE" w14:textId="73A01B57" w:rsidR="00453E20" w:rsidDel="005F1E52" w:rsidRDefault="00453E20" w:rsidP="00453E20">
            <w:pPr>
              <w:jc w:val="left"/>
              <w:rPr>
                <w:ins w:id="1713" w:author="Танасийчук Виктория Сергеевна (Подрядчик. ООО БерингПойнт)" w:date="2020-04-23T12:54:00Z"/>
                <w:del w:id="1714" w:author="Безац Софья Олеговна (Подрядчик. ООО  БерингПойнт)" w:date="2020-04-28T22:49:00Z"/>
                <w:rFonts w:ascii="Calibri" w:hAnsi="Calibri"/>
                <w:color w:val="000000"/>
                <w:sz w:val="22"/>
              </w:rPr>
            </w:pPr>
            <w:ins w:id="1715" w:author="Танасийчук Виктория Сергеевна (Подрядчик. ООО БерингПойнт)" w:date="2020-04-23T12:54:00Z">
              <w:r>
                <w:rPr>
                  <w:rFonts w:ascii="Calibri" w:hAnsi="Calibri"/>
                  <w:color w:val="000000"/>
                  <w:sz w:val="22"/>
                </w:rPr>
                <w:t>ZC_*_MM_KLADOV_Y</w:t>
              </w:r>
            </w:ins>
          </w:p>
          <w:p w14:paraId="1A196AF6" w14:textId="0C063F28" w:rsidR="00D56A92" w:rsidDel="00453E20" w:rsidRDefault="00D56A92" w:rsidP="00D56A92">
            <w:pPr>
              <w:jc w:val="left"/>
              <w:rPr>
                <w:del w:id="1716" w:author="Танасийчук Виктория Сергеевна (Подрядчик. ООО БерингПойнт)" w:date="2020-04-23T12:54:00Z"/>
                <w:rFonts w:ascii="Calibri" w:hAnsi="Calibri"/>
                <w:sz w:val="22"/>
              </w:rPr>
            </w:pPr>
            <w:del w:id="1717" w:author="Танасийчук Виктория Сергеевна (Подрядчик. ООО БерингПойнт)" w:date="2020-04-23T12:54:00Z">
              <w:r w:rsidDel="00453E20">
                <w:rPr>
                  <w:rFonts w:ascii="Calibri" w:hAnsi="Calibri"/>
                  <w:sz w:val="22"/>
                </w:rPr>
                <w:delText>MM_KLADOV</w:delText>
              </w:r>
            </w:del>
          </w:p>
          <w:p w14:paraId="65E4C4C9" w14:textId="77777777" w:rsidR="00D56A92" w:rsidRDefault="00D56A92" w:rsidP="00D56A92">
            <w:pPr>
              <w:jc w:val="left"/>
              <w:rPr>
                <w:rFonts w:ascii="Calibri" w:hAnsi="Calibri"/>
                <w:sz w:val="22"/>
              </w:rPr>
            </w:pPr>
          </w:p>
        </w:tc>
        <w:tc>
          <w:tcPr>
            <w:tcW w:w="2276" w:type="pct"/>
            <w:shd w:val="clear" w:color="auto" w:fill="auto"/>
            <w:tcPrChange w:id="1718" w:author="Кращенко Олег Владимирович (Подрядчик. ООО БерингПойнт)" w:date="2020-04-23T15:14:00Z">
              <w:tcPr>
                <w:tcW w:w="3189" w:type="pct"/>
                <w:shd w:val="clear" w:color="auto" w:fill="auto"/>
              </w:tcPr>
            </w:tcPrChange>
          </w:tcPr>
          <w:p w14:paraId="145E442A" w14:textId="2402EDE3" w:rsidR="00D56A92" w:rsidRPr="00AE5B41" w:rsidRDefault="00D56A92" w:rsidP="00D56A92">
            <w:pPr>
              <w:jc w:val="left"/>
              <w:rPr>
                <w:rFonts w:cs="Arial"/>
                <w:color w:val="000000"/>
                <w:sz w:val="20"/>
                <w:szCs w:val="20"/>
                <w:lang w:eastAsia="ru-RU"/>
              </w:rPr>
            </w:pPr>
            <w:r w:rsidRPr="00C101CE">
              <w:rPr>
                <w:rFonts w:cs="Arial"/>
                <w:color w:val="000000"/>
                <w:sz w:val="20"/>
                <w:szCs w:val="20"/>
                <w:lang w:eastAsia="ru-RU"/>
              </w:rPr>
              <w:t xml:space="preserve">В контексте модели роль позволяет выполнять </w:t>
            </w:r>
            <w:r>
              <w:rPr>
                <w:rFonts w:cs="Arial"/>
                <w:color w:val="000000"/>
                <w:sz w:val="20"/>
                <w:szCs w:val="20"/>
                <w:lang w:eastAsia="ru-RU"/>
              </w:rPr>
              <w:t>поступления МТР</w:t>
            </w:r>
            <w:r w:rsidRPr="00C101CE">
              <w:rPr>
                <w:rFonts w:cs="Arial"/>
                <w:color w:val="000000"/>
                <w:sz w:val="20"/>
                <w:szCs w:val="20"/>
                <w:lang w:eastAsia="ru-RU"/>
              </w:rPr>
              <w:t xml:space="preserve"> на склад</w:t>
            </w:r>
            <w:r>
              <w:rPr>
                <w:rFonts w:cs="Arial"/>
                <w:color w:val="000000"/>
                <w:sz w:val="20"/>
                <w:szCs w:val="20"/>
                <w:lang w:eastAsia="ru-RU"/>
              </w:rPr>
              <w:t>, выдачу/списание МТР со склада</w:t>
            </w:r>
            <w:r w:rsidRPr="00C101CE">
              <w:rPr>
                <w:rFonts w:cs="Arial"/>
                <w:color w:val="000000"/>
                <w:sz w:val="20"/>
                <w:szCs w:val="20"/>
                <w:lang w:eastAsia="ru-RU"/>
              </w:rPr>
              <w:t xml:space="preserve"> и печатать сопровождающие документы.</w:t>
            </w:r>
          </w:p>
        </w:tc>
      </w:tr>
      <w:tr w:rsidR="00D56A92" w:rsidRPr="006F5656" w:rsidDel="00C17792" w14:paraId="124E409A" w14:textId="5EB2864C" w:rsidTr="000C41EC">
        <w:trPr>
          <w:cantSplit/>
          <w:del w:id="1719" w:author="Безац Софья Олеговна (Подрядчик. ООО  БерингПойнт)" w:date="2020-04-29T23:39:00Z"/>
          <w:trPrChange w:id="1720" w:author="Кращенко Олег Владимирович (Подрядчик. ООО БерингПойнт)" w:date="2020-04-23T15:14:00Z">
            <w:trPr>
              <w:cantSplit/>
            </w:trPr>
          </w:trPrChange>
        </w:trPr>
        <w:tc>
          <w:tcPr>
            <w:tcW w:w="783" w:type="pct"/>
            <w:shd w:val="clear" w:color="auto" w:fill="auto"/>
            <w:tcPrChange w:id="1721" w:author="Кращенко Олег Владимирович (Подрядчик. ООО БерингПойнт)" w:date="2020-04-23T15:14:00Z">
              <w:tcPr>
                <w:tcW w:w="898" w:type="pct"/>
                <w:shd w:val="clear" w:color="auto" w:fill="auto"/>
              </w:tcPr>
            </w:tcPrChange>
          </w:tcPr>
          <w:p w14:paraId="0875C5EA" w14:textId="740BACC6" w:rsidR="00D56A92" w:rsidRPr="009D1362" w:rsidDel="00C17792" w:rsidRDefault="00D56A92" w:rsidP="00D56A92">
            <w:pPr>
              <w:jc w:val="left"/>
              <w:rPr>
                <w:del w:id="1722" w:author="Безац Софья Олеговна (Подрядчик. ООО  БерингПойнт)" w:date="2020-04-29T23:39:00Z"/>
                <w:rFonts w:cs="Arial"/>
                <w:color w:val="000000"/>
                <w:sz w:val="20"/>
                <w:szCs w:val="20"/>
                <w:lang w:eastAsia="ru-RU"/>
              </w:rPr>
            </w:pPr>
            <w:del w:id="1723" w:author="Безац Софья Олеговна (Подрядчик. ООО  БерингПойнт)" w:date="2020-04-29T23:39:00Z">
              <w:r w:rsidRPr="009D1362" w:rsidDel="00C17792">
                <w:rPr>
                  <w:rFonts w:cs="Arial"/>
                  <w:color w:val="000000"/>
                  <w:sz w:val="20"/>
                  <w:szCs w:val="20"/>
                  <w:lang w:eastAsia="ru-RU"/>
                </w:rPr>
                <w:delText>Планировщик логистики</w:delText>
              </w:r>
            </w:del>
          </w:p>
        </w:tc>
        <w:tc>
          <w:tcPr>
            <w:tcW w:w="1941" w:type="pct"/>
            <w:shd w:val="clear" w:color="auto" w:fill="auto"/>
            <w:tcPrChange w:id="1724" w:author="Кращенко Олег Владимирович (Подрядчик. ООО БерингПойнт)" w:date="2020-04-23T15:14:00Z">
              <w:tcPr>
                <w:tcW w:w="913" w:type="pct"/>
                <w:shd w:val="clear" w:color="auto" w:fill="auto"/>
              </w:tcPr>
            </w:tcPrChange>
          </w:tcPr>
          <w:p w14:paraId="4F5D0878" w14:textId="7EF02488" w:rsidR="00453E20" w:rsidRPr="00C477D0" w:rsidDel="005F1E52" w:rsidRDefault="00453E20">
            <w:pPr>
              <w:jc w:val="left"/>
              <w:rPr>
                <w:ins w:id="1725" w:author="Танасийчук Виктория Сергеевна (Подрядчик. ООО БерингПойнт)" w:date="2020-04-23T12:54:00Z"/>
                <w:del w:id="1726" w:author="Безац Софья Олеговна (Подрядчик. ООО  БерингПойнт)" w:date="2020-04-28T22:49:00Z"/>
                <w:rFonts w:ascii="Calibri" w:hAnsi="Calibri"/>
                <w:color w:val="000000"/>
                <w:sz w:val="22"/>
              </w:rPr>
            </w:pPr>
            <w:ins w:id="1727" w:author="Танасийчук Виктория Сергеевна (Подрядчик. ООО БерингПойнт)" w:date="2020-04-23T12:54:00Z">
              <w:del w:id="1728" w:author="Безац Софья Олеговна (Подрядчик. ООО  БерингПойнт)" w:date="2020-04-29T23:39:00Z">
                <w:r w:rsidRPr="005F1E52" w:rsidDel="00C17792">
                  <w:rPr>
                    <w:rFonts w:ascii="Calibri" w:hAnsi="Calibri"/>
                    <w:color w:val="000000"/>
                    <w:sz w:val="22"/>
                    <w:lang w:val="en-US"/>
                    <w:rPrChange w:id="1729" w:author="Безац Софья Олеговна (Подрядчик. ООО  БерингПойнт)" w:date="2020-04-28T22:53:00Z">
                      <w:rPr>
                        <w:rFonts w:ascii="Calibri" w:hAnsi="Calibri"/>
                        <w:color w:val="000000"/>
                        <w:sz w:val="22"/>
                      </w:rPr>
                    </w:rPrChange>
                  </w:rPr>
                  <w:delText>ZC</w:delText>
                </w:r>
                <w:r w:rsidRPr="00C477D0" w:rsidDel="00C17792">
                  <w:rPr>
                    <w:rFonts w:ascii="Calibri" w:hAnsi="Calibri"/>
                    <w:color w:val="000000"/>
                    <w:sz w:val="22"/>
                  </w:rPr>
                  <w:delText>_*_</w:delText>
                </w:r>
                <w:r w:rsidRPr="005F1E52" w:rsidDel="00C17792">
                  <w:rPr>
                    <w:rFonts w:ascii="Calibri" w:hAnsi="Calibri"/>
                    <w:color w:val="000000"/>
                    <w:sz w:val="22"/>
                    <w:lang w:val="en-US"/>
                    <w:rPrChange w:id="1730" w:author="Безац Софья Олеговна (Подрядчик. ООО  БерингПойнт)" w:date="2020-04-28T22:53:00Z">
                      <w:rPr>
                        <w:rFonts w:ascii="Calibri" w:hAnsi="Calibri"/>
                        <w:color w:val="000000"/>
                        <w:sz w:val="22"/>
                      </w:rPr>
                    </w:rPrChange>
                  </w:rPr>
                  <w:delText>MM</w:delText>
                </w:r>
                <w:r w:rsidRPr="00C477D0" w:rsidDel="00C17792">
                  <w:rPr>
                    <w:rFonts w:ascii="Calibri" w:hAnsi="Calibri"/>
                    <w:color w:val="000000"/>
                    <w:sz w:val="22"/>
                  </w:rPr>
                  <w:delText>_</w:delText>
                </w:r>
                <w:r w:rsidRPr="005F1E52" w:rsidDel="00C17792">
                  <w:rPr>
                    <w:rFonts w:ascii="Calibri" w:hAnsi="Calibri"/>
                    <w:color w:val="000000"/>
                    <w:sz w:val="22"/>
                    <w:lang w:val="en-US"/>
                    <w:rPrChange w:id="1731" w:author="Безац Софья Олеговна (Подрядчик. ООО  БерингПойнт)" w:date="2020-04-28T22:53:00Z">
                      <w:rPr>
                        <w:rFonts w:ascii="Calibri" w:hAnsi="Calibri"/>
                        <w:color w:val="000000"/>
                        <w:sz w:val="22"/>
                      </w:rPr>
                    </w:rPrChange>
                  </w:rPr>
                  <w:delText>PL</w:delText>
                </w:r>
                <w:r w:rsidRPr="00C477D0" w:rsidDel="00C17792">
                  <w:rPr>
                    <w:rFonts w:ascii="Calibri" w:hAnsi="Calibri"/>
                    <w:color w:val="000000"/>
                    <w:sz w:val="22"/>
                  </w:rPr>
                  <w:delText>_</w:delText>
                </w:r>
                <w:r w:rsidRPr="005F1E52" w:rsidDel="00C17792">
                  <w:rPr>
                    <w:rFonts w:ascii="Calibri" w:hAnsi="Calibri"/>
                    <w:color w:val="000000"/>
                    <w:sz w:val="22"/>
                    <w:lang w:val="en-US"/>
                    <w:rPrChange w:id="1732" w:author="Безац Софья Олеговна (Подрядчик. ООО  БерингПойнт)" w:date="2020-04-28T22:53:00Z">
                      <w:rPr>
                        <w:rFonts w:ascii="Calibri" w:hAnsi="Calibri"/>
                        <w:color w:val="000000"/>
                        <w:sz w:val="22"/>
                      </w:rPr>
                    </w:rPrChange>
                  </w:rPr>
                  <w:delText>LOGIST</w:delText>
                </w:r>
                <w:r w:rsidRPr="00C477D0" w:rsidDel="00C17792">
                  <w:rPr>
                    <w:rFonts w:ascii="Calibri" w:hAnsi="Calibri"/>
                    <w:color w:val="000000"/>
                    <w:sz w:val="22"/>
                  </w:rPr>
                  <w:delText>_</w:delText>
                </w:r>
                <w:r w:rsidRPr="005F1E52" w:rsidDel="00C17792">
                  <w:rPr>
                    <w:rFonts w:ascii="Calibri" w:hAnsi="Calibri"/>
                    <w:color w:val="000000"/>
                    <w:sz w:val="22"/>
                    <w:lang w:val="en-US"/>
                    <w:rPrChange w:id="1733" w:author="Безац Софья Олеговна (Подрядчик. ООО  БерингПойнт)" w:date="2020-04-28T22:53:00Z">
                      <w:rPr>
                        <w:rFonts w:ascii="Calibri" w:hAnsi="Calibri"/>
                        <w:color w:val="000000"/>
                        <w:sz w:val="22"/>
                      </w:rPr>
                    </w:rPrChange>
                  </w:rPr>
                  <w:delText>Y</w:delText>
                </w:r>
              </w:del>
            </w:ins>
          </w:p>
          <w:p w14:paraId="2936441A" w14:textId="3C322EC3" w:rsidR="00D56A92" w:rsidRPr="00C477D0" w:rsidDel="00C17792" w:rsidRDefault="00D56A92">
            <w:pPr>
              <w:jc w:val="left"/>
              <w:rPr>
                <w:del w:id="1734" w:author="Безац Софья Олеговна (Подрядчик. ООО  БерингПойнт)" w:date="2020-04-29T23:39:00Z"/>
                <w:rFonts w:ascii="Calibri" w:hAnsi="Calibri"/>
                <w:sz w:val="22"/>
              </w:rPr>
            </w:pPr>
            <w:del w:id="1735" w:author="Безац Софья Олеговна (Подрядчик. ООО  БерингПойнт)" w:date="2020-04-29T23:39:00Z">
              <w:r w:rsidRPr="005F1E52" w:rsidDel="00C17792">
                <w:rPr>
                  <w:rFonts w:ascii="Calibri" w:hAnsi="Calibri"/>
                  <w:sz w:val="22"/>
                  <w:lang w:val="en-US"/>
                  <w:rPrChange w:id="1736" w:author="Безац Софья Олеговна (Подрядчик. ООО  БерингПойнт)" w:date="2020-04-28T22:53:00Z">
                    <w:rPr>
                      <w:rFonts w:ascii="Calibri" w:hAnsi="Calibri"/>
                      <w:sz w:val="22"/>
                    </w:rPr>
                  </w:rPrChange>
                </w:rPr>
                <w:delText>MM</w:delText>
              </w:r>
              <w:r w:rsidRPr="00C477D0" w:rsidDel="00C17792">
                <w:rPr>
                  <w:rFonts w:ascii="Calibri" w:hAnsi="Calibri"/>
                  <w:sz w:val="22"/>
                </w:rPr>
                <w:delText>_</w:delText>
              </w:r>
              <w:r w:rsidRPr="005F1E52" w:rsidDel="00C17792">
                <w:rPr>
                  <w:rFonts w:ascii="Calibri" w:hAnsi="Calibri"/>
                  <w:sz w:val="22"/>
                  <w:lang w:val="en-US"/>
                  <w:rPrChange w:id="1737" w:author="Безац Софья Олеговна (Подрядчик. ООО  БерингПойнт)" w:date="2020-04-28T22:53:00Z">
                    <w:rPr>
                      <w:rFonts w:ascii="Calibri" w:hAnsi="Calibri"/>
                      <w:sz w:val="22"/>
                    </w:rPr>
                  </w:rPrChange>
                </w:rPr>
                <w:delText>PL</w:delText>
              </w:r>
              <w:r w:rsidRPr="00C477D0" w:rsidDel="00C17792">
                <w:rPr>
                  <w:rFonts w:ascii="Calibri" w:hAnsi="Calibri"/>
                  <w:sz w:val="22"/>
                </w:rPr>
                <w:delText>_</w:delText>
              </w:r>
              <w:r w:rsidRPr="005F1E52" w:rsidDel="00C17792">
                <w:rPr>
                  <w:rFonts w:ascii="Calibri" w:hAnsi="Calibri"/>
                  <w:sz w:val="22"/>
                  <w:lang w:val="en-US"/>
                  <w:rPrChange w:id="1738" w:author="Безац Софья Олеговна (Подрядчик. ООО  БерингПойнт)" w:date="2020-04-28T22:53:00Z">
                    <w:rPr>
                      <w:rFonts w:ascii="Calibri" w:hAnsi="Calibri"/>
                      <w:sz w:val="22"/>
                    </w:rPr>
                  </w:rPrChange>
                </w:rPr>
                <w:delText>LOGIST</w:delText>
              </w:r>
            </w:del>
          </w:p>
        </w:tc>
        <w:tc>
          <w:tcPr>
            <w:tcW w:w="2276" w:type="pct"/>
            <w:shd w:val="clear" w:color="auto" w:fill="auto"/>
            <w:tcPrChange w:id="1739" w:author="Кращенко Олег Владимирович (Подрядчик. ООО БерингПойнт)" w:date="2020-04-23T15:14:00Z">
              <w:tcPr>
                <w:tcW w:w="3189" w:type="pct"/>
                <w:shd w:val="clear" w:color="auto" w:fill="auto"/>
              </w:tcPr>
            </w:tcPrChange>
          </w:tcPr>
          <w:p w14:paraId="21DF65B9" w14:textId="1F06B09F" w:rsidR="00D56A92" w:rsidRPr="00C101CE" w:rsidDel="00C17792" w:rsidRDefault="00D56A92" w:rsidP="00D56A92">
            <w:pPr>
              <w:jc w:val="left"/>
              <w:rPr>
                <w:del w:id="1740" w:author="Безац Софья Олеговна (Подрядчик. ООО  БерингПойнт)" w:date="2020-04-29T23:39:00Z"/>
                <w:rFonts w:cs="Arial"/>
                <w:color w:val="000000"/>
                <w:sz w:val="20"/>
                <w:szCs w:val="20"/>
                <w:lang w:eastAsia="ru-RU"/>
              </w:rPr>
            </w:pPr>
            <w:del w:id="1741" w:author="Безац Софья Олеговна (Подрядчик. ООО  БерингПойнт)" w:date="2020-04-29T23:39:00Z">
              <w:r w:rsidRPr="00C101CE" w:rsidDel="00C17792">
                <w:rPr>
                  <w:rFonts w:cs="Arial"/>
                  <w:color w:val="000000"/>
                  <w:sz w:val="20"/>
                  <w:szCs w:val="20"/>
                  <w:lang w:eastAsia="ru-RU"/>
                </w:rPr>
                <w:delText xml:space="preserve">В контексте модели роль позволяет </w:delText>
              </w:r>
              <w:r w:rsidDel="00C17792">
                <w:rPr>
                  <w:rFonts w:cs="Arial"/>
                  <w:color w:val="000000"/>
                  <w:sz w:val="20"/>
                  <w:szCs w:val="20"/>
                  <w:lang w:eastAsia="ru-RU"/>
                </w:rPr>
                <w:delText>создавать заявки и заказы на перемещение, а также исходящие поставки к заказам</w:delText>
              </w:r>
            </w:del>
          </w:p>
        </w:tc>
      </w:tr>
      <w:tr w:rsidR="00513ADA" w:rsidRPr="006F5656" w14:paraId="42E0B057" w14:textId="77777777" w:rsidTr="000C41EC">
        <w:trPr>
          <w:cantSplit/>
          <w:trPrChange w:id="1742" w:author="Кращенко Олег Владимирович (Подрядчик. ООО БерингПойнт)" w:date="2020-04-23T15:14:00Z">
            <w:trPr>
              <w:cantSplit/>
            </w:trPr>
          </w:trPrChange>
        </w:trPr>
        <w:tc>
          <w:tcPr>
            <w:tcW w:w="783" w:type="pct"/>
            <w:shd w:val="clear" w:color="auto" w:fill="auto"/>
            <w:tcPrChange w:id="1743" w:author="Кращенко Олег Владимирович (Подрядчик. ООО БерингПойнт)" w:date="2020-04-23T15:14:00Z">
              <w:tcPr>
                <w:tcW w:w="898" w:type="pct"/>
                <w:shd w:val="clear" w:color="auto" w:fill="auto"/>
              </w:tcPr>
            </w:tcPrChange>
          </w:tcPr>
          <w:p w14:paraId="19AE43AC" w14:textId="2ACF643F" w:rsidR="00513ADA" w:rsidRPr="009D1362" w:rsidRDefault="00513ADA" w:rsidP="00D56A92">
            <w:pPr>
              <w:jc w:val="left"/>
              <w:rPr>
                <w:rFonts w:cs="Arial"/>
                <w:color w:val="000000"/>
                <w:sz w:val="20"/>
                <w:szCs w:val="20"/>
                <w:lang w:eastAsia="ru-RU"/>
              </w:rPr>
            </w:pPr>
            <w:r w:rsidRPr="009D1362">
              <w:rPr>
                <w:rFonts w:cs="Arial"/>
                <w:color w:val="000000"/>
                <w:sz w:val="20"/>
                <w:szCs w:val="20"/>
                <w:lang w:eastAsia="ru-RU"/>
              </w:rPr>
              <w:lastRenderedPageBreak/>
              <w:t>Заведующий складом</w:t>
            </w:r>
          </w:p>
        </w:tc>
        <w:tc>
          <w:tcPr>
            <w:tcW w:w="1941" w:type="pct"/>
            <w:shd w:val="clear" w:color="auto" w:fill="auto"/>
            <w:tcPrChange w:id="1744" w:author="Кращенко Олег Владимирович (Подрядчик. ООО БерингПойнт)" w:date="2020-04-23T15:14:00Z">
              <w:tcPr>
                <w:tcW w:w="913" w:type="pct"/>
                <w:shd w:val="clear" w:color="auto" w:fill="auto"/>
              </w:tcPr>
            </w:tcPrChange>
          </w:tcPr>
          <w:p w14:paraId="05837C6A" w14:textId="53C69E6D" w:rsidR="00453E20" w:rsidRPr="005F1E52" w:rsidDel="005F1E52" w:rsidRDefault="00453E20">
            <w:pPr>
              <w:jc w:val="left"/>
              <w:rPr>
                <w:ins w:id="1745" w:author="Танасийчук Виктория Сергеевна (Подрядчик. ООО БерингПойнт)" w:date="2020-04-23T12:55:00Z"/>
                <w:del w:id="1746" w:author="Безац Софья Олеговна (Подрядчик. ООО  БерингПойнт)" w:date="2020-04-28T22:49:00Z"/>
                <w:rFonts w:ascii="Calibri" w:hAnsi="Calibri"/>
                <w:color w:val="auto"/>
                <w:sz w:val="22"/>
                <w:lang w:val="en-US"/>
                <w:rPrChange w:id="1747" w:author="Безац Софья Олеговна (Подрядчик. ООО  БерингПойнт)" w:date="2020-04-28T22:53:00Z">
                  <w:rPr>
                    <w:ins w:id="1748" w:author="Танасийчук Виктория Сергеевна (Подрядчик. ООО БерингПойнт)" w:date="2020-04-23T12:55:00Z"/>
                    <w:del w:id="1749" w:author="Безац Софья Олеговна (Подрядчик. ООО  БерингПойнт)" w:date="2020-04-28T22:49:00Z"/>
                    <w:rFonts w:ascii="Calibri" w:hAnsi="Calibri"/>
                    <w:color w:val="auto"/>
                    <w:sz w:val="22"/>
                  </w:rPr>
                </w:rPrChange>
              </w:rPr>
            </w:pPr>
            <w:ins w:id="1750" w:author="Танасийчук Виктория Сергеевна (Подрядчик. ООО БерингПойнт)" w:date="2020-04-23T12:55:00Z">
              <w:r w:rsidRPr="005F1E52">
                <w:rPr>
                  <w:rFonts w:ascii="Calibri" w:hAnsi="Calibri"/>
                  <w:sz w:val="22"/>
                  <w:lang w:val="en-US"/>
                  <w:rPrChange w:id="1751" w:author="Безац Софья Олеговна (Подрядчик. ООО  БерингПойнт)" w:date="2020-04-28T22:53:00Z">
                    <w:rPr>
                      <w:rFonts w:ascii="Calibri" w:hAnsi="Calibri"/>
                      <w:sz w:val="22"/>
                    </w:rPr>
                  </w:rPrChange>
                </w:rPr>
                <w:t>ZC_*_MM_SKL_ZAV_Y</w:t>
              </w:r>
            </w:ins>
          </w:p>
          <w:p w14:paraId="4D66DE72" w14:textId="78661D4F" w:rsidR="00513ADA" w:rsidRPr="005F1E52" w:rsidRDefault="00513ADA">
            <w:pPr>
              <w:jc w:val="left"/>
              <w:rPr>
                <w:rFonts w:ascii="Calibri" w:hAnsi="Calibri"/>
                <w:sz w:val="22"/>
                <w:lang w:val="en-US"/>
                <w:rPrChange w:id="1752" w:author="Безац Софья Олеговна (Подрядчик. ООО  БерингПойнт)" w:date="2020-04-28T22:53:00Z">
                  <w:rPr>
                    <w:rFonts w:ascii="Calibri" w:hAnsi="Calibri"/>
                    <w:sz w:val="22"/>
                  </w:rPr>
                </w:rPrChange>
              </w:rPr>
            </w:pPr>
            <w:del w:id="1753" w:author="Танасийчук Виктория Сергеевна (Подрядчик. ООО БерингПойнт)" w:date="2020-04-23T12:55:00Z">
              <w:r w:rsidRPr="005F1E52" w:rsidDel="00453E20">
                <w:rPr>
                  <w:rFonts w:ascii="Calibri" w:hAnsi="Calibri"/>
                  <w:sz w:val="22"/>
                  <w:lang w:val="en-US"/>
                  <w:rPrChange w:id="1754" w:author="Безац Софья Олеговна (Подрядчик. ООО  БерингПойнт)" w:date="2020-04-28T22:53:00Z">
                    <w:rPr>
                      <w:rFonts w:ascii="Calibri" w:hAnsi="Calibri"/>
                      <w:sz w:val="22"/>
                    </w:rPr>
                  </w:rPrChange>
                </w:rPr>
                <w:delText>MM_SKL_ZAV</w:delText>
              </w:r>
            </w:del>
          </w:p>
        </w:tc>
        <w:tc>
          <w:tcPr>
            <w:tcW w:w="2276" w:type="pct"/>
            <w:shd w:val="clear" w:color="auto" w:fill="auto"/>
            <w:tcPrChange w:id="1755" w:author="Кращенко Олег Владимирович (Подрядчик. ООО БерингПойнт)" w:date="2020-04-23T15:14:00Z">
              <w:tcPr>
                <w:tcW w:w="3189" w:type="pct"/>
                <w:shd w:val="clear" w:color="auto" w:fill="auto"/>
              </w:tcPr>
            </w:tcPrChange>
          </w:tcPr>
          <w:p w14:paraId="7E70A7C2" w14:textId="7FEE0263" w:rsidR="00513ADA" w:rsidRPr="00C101CE" w:rsidRDefault="004826CE" w:rsidP="004826CE">
            <w:pPr>
              <w:jc w:val="left"/>
              <w:rPr>
                <w:rFonts w:cs="Arial"/>
                <w:color w:val="000000"/>
                <w:sz w:val="20"/>
                <w:szCs w:val="20"/>
                <w:lang w:eastAsia="ru-RU"/>
              </w:rPr>
            </w:pPr>
            <w:r>
              <w:rPr>
                <w:rFonts w:cs="Arial"/>
                <w:color w:val="000000"/>
                <w:sz w:val="20"/>
                <w:szCs w:val="20"/>
                <w:lang w:eastAsia="ru-RU"/>
              </w:rPr>
              <w:t xml:space="preserve">Заведующий складом организует всю работу склада и контролирует выполнение складских процессов. </w:t>
            </w:r>
            <w:r w:rsidR="00513ADA" w:rsidRPr="00C101CE">
              <w:rPr>
                <w:rFonts w:cs="Arial"/>
                <w:color w:val="000000"/>
                <w:sz w:val="20"/>
                <w:szCs w:val="20"/>
                <w:lang w:eastAsia="ru-RU"/>
              </w:rPr>
              <w:t>В контексте модели, роль позволяет</w:t>
            </w:r>
            <w:r w:rsidR="00AC52A3">
              <w:t xml:space="preserve"> </w:t>
            </w:r>
            <w:r>
              <w:rPr>
                <w:rFonts w:cs="Arial"/>
                <w:color w:val="000000"/>
                <w:sz w:val="20"/>
                <w:szCs w:val="20"/>
                <w:lang w:eastAsia="ru-RU"/>
              </w:rPr>
              <w:t>с</w:t>
            </w:r>
            <w:r w:rsidR="00AC52A3" w:rsidRPr="00AC52A3">
              <w:rPr>
                <w:rFonts w:cs="Arial"/>
                <w:color w:val="000000"/>
                <w:sz w:val="20"/>
                <w:szCs w:val="20"/>
                <w:lang w:eastAsia="ru-RU"/>
              </w:rPr>
              <w:t>озда</w:t>
            </w:r>
            <w:r>
              <w:rPr>
                <w:rFonts w:cs="Arial"/>
                <w:color w:val="000000"/>
                <w:sz w:val="20"/>
                <w:szCs w:val="20"/>
                <w:lang w:eastAsia="ru-RU"/>
              </w:rPr>
              <w:t>вать входящие поставки, создавать и распределять все виды складских заказов, изменять статус МТР, проводить анализ разниц и обрабатывать результаты инвентаризации</w:t>
            </w:r>
          </w:p>
        </w:tc>
      </w:tr>
      <w:tr w:rsidR="00513ADA" w:rsidRPr="006F5656" w:rsidDel="007C3315" w14:paraId="6E87EEF4" w14:textId="64E5C198" w:rsidTr="000C41EC">
        <w:trPr>
          <w:cantSplit/>
          <w:del w:id="1756" w:author="Безац Софья Олеговна (Подрядчик. ООО  БерингПойнт)" w:date="2020-04-28T22:48:00Z"/>
          <w:trPrChange w:id="1757" w:author="Кращенко Олег Владимирович (Подрядчик. ООО БерингПойнт)" w:date="2020-04-23T15:14:00Z">
            <w:trPr>
              <w:cantSplit/>
            </w:trPr>
          </w:trPrChange>
        </w:trPr>
        <w:tc>
          <w:tcPr>
            <w:tcW w:w="783" w:type="pct"/>
            <w:shd w:val="clear" w:color="auto" w:fill="auto"/>
            <w:tcPrChange w:id="1758" w:author="Кращенко Олег Владимирович (Подрядчик. ООО БерингПойнт)" w:date="2020-04-23T15:14:00Z">
              <w:tcPr>
                <w:tcW w:w="898" w:type="pct"/>
                <w:shd w:val="clear" w:color="auto" w:fill="auto"/>
              </w:tcPr>
            </w:tcPrChange>
          </w:tcPr>
          <w:p w14:paraId="6A56BC46" w14:textId="09741B3C" w:rsidR="00513ADA" w:rsidRPr="009D1362" w:rsidDel="007C3315" w:rsidRDefault="00513ADA" w:rsidP="00D56A92">
            <w:pPr>
              <w:jc w:val="left"/>
              <w:rPr>
                <w:del w:id="1759" w:author="Безац Софья Олеговна (Подрядчик. ООО  БерингПойнт)" w:date="2020-04-28T22:48:00Z"/>
                <w:rFonts w:cs="Arial"/>
                <w:color w:val="000000"/>
                <w:sz w:val="20"/>
                <w:szCs w:val="20"/>
                <w:lang w:eastAsia="ru-RU"/>
              </w:rPr>
            </w:pPr>
            <w:del w:id="1760" w:author="Безац Софья Олеговна (Подрядчик. ООО  БерингПойнт)" w:date="2020-04-28T22:48:00Z">
              <w:r w:rsidRPr="009D1362" w:rsidDel="007C3315">
                <w:rPr>
                  <w:rFonts w:cs="Arial"/>
                  <w:color w:val="000000"/>
                  <w:sz w:val="20"/>
                  <w:szCs w:val="20"/>
                  <w:lang w:eastAsia="ru-RU"/>
                </w:rPr>
                <w:delText>Диспетчер склада</w:delText>
              </w:r>
            </w:del>
          </w:p>
        </w:tc>
        <w:tc>
          <w:tcPr>
            <w:tcW w:w="1941" w:type="pct"/>
            <w:shd w:val="clear" w:color="auto" w:fill="auto"/>
            <w:tcPrChange w:id="1761" w:author="Кращенко Олег Владимирович (Подрядчик. ООО БерингПойнт)" w:date="2020-04-23T15:14:00Z">
              <w:tcPr>
                <w:tcW w:w="913" w:type="pct"/>
                <w:shd w:val="clear" w:color="auto" w:fill="auto"/>
              </w:tcPr>
            </w:tcPrChange>
          </w:tcPr>
          <w:p w14:paraId="1C81C01E" w14:textId="748D4122" w:rsidR="00513ADA" w:rsidDel="007C3315" w:rsidRDefault="00513ADA" w:rsidP="00D56A92">
            <w:pPr>
              <w:jc w:val="left"/>
              <w:rPr>
                <w:del w:id="1762" w:author="Безац Софья Олеговна (Подрядчик. ООО  БерингПойнт)" w:date="2020-04-28T22:48:00Z"/>
                <w:rFonts w:ascii="Calibri" w:hAnsi="Calibri"/>
                <w:sz w:val="22"/>
              </w:rPr>
            </w:pPr>
            <w:del w:id="1763" w:author="Безац Софья Олеговна (Подрядчик. ООО  БерингПойнт)" w:date="2020-04-28T22:48:00Z">
              <w:r w:rsidRPr="00513ADA" w:rsidDel="007C3315">
                <w:rPr>
                  <w:rFonts w:ascii="Calibri" w:hAnsi="Calibri"/>
                  <w:sz w:val="22"/>
                </w:rPr>
                <w:delText>MM_SKL_DISP</w:delText>
              </w:r>
            </w:del>
          </w:p>
        </w:tc>
        <w:tc>
          <w:tcPr>
            <w:tcW w:w="2276" w:type="pct"/>
            <w:shd w:val="clear" w:color="auto" w:fill="auto"/>
            <w:tcPrChange w:id="1764" w:author="Кращенко Олег Владимирович (Подрядчик. ООО БерингПойнт)" w:date="2020-04-23T15:14:00Z">
              <w:tcPr>
                <w:tcW w:w="3189" w:type="pct"/>
                <w:shd w:val="clear" w:color="auto" w:fill="auto"/>
              </w:tcPr>
            </w:tcPrChange>
          </w:tcPr>
          <w:p w14:paraId="38B40DF3" w14:textId="7D4BED91" w:rsidR="004826CE" w:rsidRPr="00C101CE" w:rsidDel="007C3315" w:rsidRDefault="004826CE" w:rsidP="00D56A92">
            <w:pPr>
              <w:jc w:val="left"/>
              <w:rPr>
                <w:del w:id="1765" w:author="Безац Софья Олеговна (Подрядчик. ООО  БерингПойнт)" w:date="2020-04-28T22:48:00Z"/>
                <w:rFonts w:cs="Arial"/>
                <w:color w:val="000000"/>
                <w:sz w:val="20"/>
                <w:szCs w:val="20"/>
                <w:lang w:eastAsia="ru-RU"/>
              </w:rPr>
            </w:pPr>
            <w:del w:id="1766" w:author="Безац Софья Олеговна (Подрядчик. ООО  БерингПойнт)" w:date="2020-04-28T22:48:00Z">
              <w:r w:rsidRPr="00C101CE" w:rsidDel="007C3315">
                <w:rPr>
                  <w:rFonts w:cs="Arial"/>
                  <w:color w:val="000000"/>
                  <w:sz w:val="20"/>
                  <w:szCs w:val="20"/>
                  <w:lang w:eastAsia="ru-RU"/>
                </w:rPr>
                <w:delText>В контексте модели, роль позволяет</w:delText>
              </w:r>
              <w:r w:rsidDel="007C3315">
                <w:rPr>
                  <w:rFonts w:cs="Arial"/>
                  <w:color w:val="000000"/>
                  <w:sz w:val="20"/>
                  <w:szCs w:val="20"/>
                  <w:lang w:eastAsia="ru-RU"/>
                </w:rPr>
                <w:delText xml:space="preserve"> осуществлять проверку документов водителей, назначать места разгрузки и погрузки</w:delText>
              </w:r>
            </w:del>
          </w:p>
        </w:tc>
      </w:tr>
      <w:tr w:rsidR="00513ADA" w:rsidRPr="006F5656" w14:paraId="23A8A2AD" w14:textId="77777777" w:rsidTr="000C41EC">
        <w:trPr>
          <w:cantSplit/>
          <w:trPrChange w:id="1767" w:author="Кращенко Олег Владимирович (Подрядчик. ООО БерингПойнт)" w:date="2020-04-23T15:14:00Z">
            <w:trPr>
              <w:cantSplit/>
            </w:trPr>
          </w:trPrChange>
        </w:trPr>
        <w:tc>
          <w:tcPr>
            <w:tcW w:w="783" w:type="pct"/>
            <w:shd w:val="clear" w:color="auto" w:fill="auto"/>
            <w:tcPrChange w:id="1768" w:author="Кращенко Олег Владимирович (Подрядчик. ООО БерингПойнт)" w:date="2020-04-23T15:14:00Z">
              <w:tcPr>
                <w:tcW w:w="898" w:type="pct"/>
                <w:shd w:val="clear" w:color="auto" w:fill="auto"/>
              </w:tcPr>
            </w:tcPrChange>
          </w:tcPr>
          <w:p w14:paraId="207B4F37" w14:textId="4A53F59D" w:rsidR="00513ADA" w:rsidRPr="009D1362" w:rsidRDefault="00513ADA" w:rsidP="00D56A92">
            <w:pPr>
              <w:jc w:val="left"/>
              <w:rPr>
                <w:rFonts w:cs="Arial"/>
                <w:color w:val="000000"/>
                <w:sz w:val="20"/>
                <w:szCs w:val="20"/>
                <w:lang w:eastAsia="ru-RU"/>
              </w:rPr>
            </w:pPr>
            <w:r w:rsidRPr="009D1362">
              <w:rPr>
                <w:rFonts w:cs="Arial"/>
                <w:color w:val="000000"/>
                <w:sz w:val="20"/>
                <w:szCs w:val="20"/>
                <w:lang w:eastAsia="ru-RU"/>
              </w:rPr>
              <w:t>Оператор склада</w:t>
            </w:r>
          </w:p>
        </w:tc>
        <w:tc>
          <w:tcPr>
            <w:tcW w:w="1941" w:type="pct"/>
            <w:shd w:val="clear" w:color="auto" w:fill="auto"/>
            <w:tcPrChange w:id="1769" w:author="Кращенко Олег Владимирович (Подрядчик. ООО БерингПойнт)" w:date="2020-04-23T15:14:00Z">
              <w:tcPr>
                <w:tcW w:w="913" w:type="pct"/>
                <w:shd w:val="clear" w:color="auto" w:fill="auto"/>
              </w:tcPr>
            </w:tcPrChange>
          </w:tcPr>
          <w:p w14:paraId="3521C7AA" w14:textId="6A12BCDB" w:rsidR="00453E20" w:rsidRPr="005F1E52" w:rsidDel="005F1E52" w:rsidRDefault="00453E20">
            <w:pPr>
              <w:jc w:val="left"/>
              <w:rPr>
                <w:ins w:id="1770" w:author="Танасийчук Виктория Сергеевна (Подрядчик. ООО БерингПойнт)" w:date="2020-04-23T12:55:00Z"/>
                <w:del w:id="1771" w:author="Безац Софья Олеговна (Подрядчик. ООО  БерингПойнт)" w:date="2020-04-28T22:49:00Z"/>
                <w:rFonts w:ascii="Calibri" w:hAnsi="Calibri"/>
                <w:color w:val="000000"/>
                <w:sz w:val="22"/>
                <w:lang w:val="en-US"/>
                <w:rPrChange w:id="1772" w:author="Безац Софья Олеговна (Подрядчик. ООО  БерингПойнт)" w:date="2020-04-28T22:53:00Z">
                  <w:rPr>
                    <w:ins w:id="1773" w:author="Танасийчук Виктория Сергеевна (Подрядчик. ООО БерингПойнт)" w:date="2020-04-23T12:55:00Z"/>
                    <w:del w:id="1774" w:author="Безац Софья Олеговна (Подрядчик. ООО  БерингПойнт)" w:date="2020-04-28T22:49:00Z"/>
                    <w:rFonts w:ascii="Calibri" w:hAnsi="Calibri"/>
                    <w:color w:val="000000"/>
                    <w:sz w:val="22"/>
                  </w:rPr>
                </w:rPrChange>
              </w:rPr>
            </w:pPr>
            <w:ins w:id="1775" w:author="Танасийчук Виктория Сергеевна (Подрядчик. ООО БерингПойнт)" w:date="2020-04-23T12:55:00Z">
              <w:r w:rsidRPr="005F1E52">
                <w:rPr>
                  <w:rFonts w:ascii="Calibri" w:hAnsi="Calibri"/>
                  <w:color w:val="000000"/>
                  <w:sz w:val="22"/>
                  <w:lang w:val="en-US"/>
                  <w:rPrChange w:id="1776" w:author="Безац Софья Олеговна (Подрядчик. ООО  БерингПойнт)" w:date="2020-04-28T22:53:00Z">
                    <w:rPr>
                      <w:rFonts w:ascii="Calibri" w:hAnsi="Calibri"/>
                      <w:color w:val="000000"/>
                      <w:sz w:val="22"/>
                    </w:rPr>
                  </w:rPrChange>
                </w:rPr>
                <w:t>ZC_*_MM_SKL_OPER_Y</w:t>
              </w:r>
            </w:ins>
          </w:p>
          <w:p w14:paraId="359AA68E" w14:textId="373F0A98" w:rsidR="00513ADA" w:rsidRPr="005F1E52" w:rsidRDefault="00513ADA">
            <w:pPr>
              <w:jc w:val="left"/>
              <w:rPr>
                <w:rFonts w:ascii="Calibri" w:hAnsi="Calibri"/>
                <w:sz w:val="22"/>
                <w:lang w:val="en-US"/>
                <w:rPrChange w:id="1777" w:author="Безац Софья Олеговна (Подрядчик. ООО  БерингПойнт)" w:date="2020-04-28T22:53:00Z">
                  <w:rPr>
                    <w:rFonts w:ascii="Calibri" w:hAnsi="Calibri"/>
                    <w:sz w:val="22"/>
                  </w:rPr>
                </w:rPrChange>
              </w:rPr>
            </w:pPr>
            <w:del w:id="1778" w:author="Танасийчук Виктория Сергеевна (Подрядчик. ООО БерингПойнт)" w:date="2020-04-23T12:55:00Z">
              <w:r w:rsidRPr="005F1E52" w:rsidDel="00453E20">
                <w:rPr>
                  <w:rFonts w:ascii="Calibri" w:hAnsi="Calibri"/>
                  <w:sz w:val="22"/>
                  <w:lang w:val="en-US"/>
                  <w:rPrChange w:id="1779" w:author="Безац Софья Олеговна (Подрядчик. ООО  БерингПойнт)" w:date="2020-04-28T22:53:00Z">
                    <w:rPr>
                      <w:rFonts w:ascii="Calibri" w:hAnsi="Calibri"/>
                      <w:sz w:val="22"/>
                    </w:rPr>
                  </w:rPrChange>
                </w:rPr>
                <w:delText>MM_SKL_OPER</w:delText>
              </w:r>
            </w:del>
          </w:p>
        </w:tc>
        <w:tc>
          <w:tcPr>
            <w:tcW w:w="2276" w:type="pct"/>
            <w:shd w:val="clear" w:color="auto" w:fill="auto"/>
            <w:tcPrChange w:id="1780" w:author="Кращенко Олег Владимирович (Подрядчик. ООО БерингПойнт)" w:date="2020-04-23T15:14:00Z">
              <w:tcPr>
                <w:tcW w:w="3189" w:type="pct"/>
                <w:shd w:val="clear" w:color="auto" w:fill="auto"/>
              </w:tcPr>
            </w:tcPrChange>
          </w:tcPr>
          <w:p w14:paraId="08F46A8F" w14:textId="426235AA" w:rsidR="0037723C" w:rsidRPr="00C101CE" w:rsidRDefault="0037723C" w:rsidP="0037723C">
            <w:pPr>
              <w:jc w:val="left"/>
              <w:rPr>
                <w:rFonts w:cs="Arial"/>
                <w:color w:val="000000"/>
                <w:sz w:val="20"/>
                <w:szCs w:val="20"/>
                <w:lang w:eastAsia="ru-RU"/>
              </w:rPr>
            </w:pPr>
            <w:r w:rsidRPr="00C101CE">
              <w:rPr>
                <w:rFonts w:cs="Arial"/>
                <w:color w:val="000000"/>
                <w:sz w:val="20"/>
                <w:szCs w:val="20"/>
                <w:lang w:eastAsia="ru-RU"/>
              </w:rPr>
              <w:t>В контексте модели роль позволяет</w:t>
            </w:r>
            <w:r>
              <w:rPr>
                <w:rFonts w:cs="Arial"/>
                <w:color w:val="000000"/>
                <w:sz w:val="20"/>
                <w:szCs w:val="20"/>
                <w:lang w:eastAsia="ru-RU"/>
              </w:rPr>
              <w:t xml:space="preserve"> создавать входящие поставки, создавать, распределять и подтверждать все виды складских заказов, документа инвентаризации, инвентаризационной ведомости</w:t>
            </w:r>
          </w:p>
        </w:tc>
      </w:tr>
      <w:tr w:rsidR="00513ADA" w:rsidRPr="006F5656" w14:paraId="309A2BFF" w14:textId="77777777" w:rsidTr="000C41EC">
        <w:trPr>
          <w:cantSplit/>
          <w:trPrChange w:id="1781" w:author="Кращенко Олег Владимирович (Подрядчик. ООО БерингПойнт)" w:date="2020-04-23T15:14:00Z">
            <w:trPr>
              <w:cantSplit/>
            </w:trPr>
          </w:trPrChange>
        </w:trPr>
        <w:tc>
          <w:tcPr>
            <w:tcW w:w="783" w:type="pct"/>
            <w:shd w:val="clear" w:color="auto" w:fill="auto"/>
            <w:tcPrChange w:id="1782" w:author="Кращенко Олег Владимирович (Подрядчик. ООО БерингПойнт)" w:date="2020-04-23T15:14:00Z">
              <w:tcPr>
                <w:tcW w:w="898" w:type="pct"/>
                <w:shd w:val="clear" w:color="auto" w:fill="auto"/>
              </w:tcPr>
            </w:tcPrChange>
          </w:tcPr>
          <w:p w14:paraId="17759F91" w14:textId="385EF108" w:rsidR="00513ADA" w:rsidRPr="009D1362" w:rsidRDefault="00513ADA" w:rsidP="00D56A92">
            <w:pPr>
              <w:jc w:val="left"/>
              <w:rPr>
                <w:rFonts w:cs="Arial"/>
                <w:color w:val="000000"/>
                <w:sz w:val="20"/>
                <w:szCs w:val="20"/>
                <w:lang w:eastAsia="ru-RU"/>
              </w:rPr>
            </w:pPr>
            <w:r w:rsidRPr="009D1362">
              <w:rPr>
                <w:rFonts w:cs="Arial"/>
                <w:color w:val="000000"/>
                <w:sz w:val="20"/>
                <w:szCs w:val="20"/>
                <w:lang w:eastAsia="ru-RU"/>
              </w:rPr>
              <w:t>Водитель складской техники</w:t>
            </w:r>
          </w:p>
        </w:tc>
        <w:tc>
          <w:tcPr>
            <w:tcW w:w="1941" w:type="pct"/>
            <w:shd w:val="clear" w:color="auto" w:fill="auto"/>
            <w:tcPrChange w:id="1783" w:author="Кращенко Олег Владимирович (Подрядчик. ООО БерингПойнт)" w:date="2020-04-23T15:14:00Z">
              <w:tcPr>
                <w:tcW w:w="913" w:type="pct"/>
                <w:shd w:val="clear" w:color="auto" w:fill="auto"/>
              </w:tcPr>
            </w:tcPrChange>
          </w:tcPr>
          <w:p w14:paraId="5E159F40" w14:textId="5BE59C51" w:rsidR="00453E20" w:rsidRPr="005F1E52" w:rsidDel="005F1E52" w:rsidRDefault="00453E20">
            <w:pPr>
              <w:jc w:val="left"/>
              <w:rPr>
                <w:ins w:id="1784" w:author="Танасийчук Виктория Сергеевна (Подрядчик. ООО БерингПойнт)" w:date="2020-04-23T12:55:00Z"/>
                <w:del w:id="1785" w:author="Безац Софья Олеговна (Подрядчик. ООО  БерингПойнт)" w:date="2020-04-28T22:49:00Z"/>
                <w:rFonts w:ascii="Calibri" w:hAnsi="Calibri"/>
                <w:color w:val="000000"/>
                <w:sz w:val="22"/>
                <w:lang w:val="en-US"/>
                <w:rPrChange w:id="1786" w:author="Безац Софья Олеговна (Подрядчик. ООО  БерингПойнт)" w:date="2020-04-28T22:53:00Z">
                  <w:rPr>
                    <w:ins w:id="1787" w:author="Танасийчук Виктория Сергеевна (Подрядчик. ООО БерингПойнт)" w:date="2020-04-23T12:55:00Z"/>
                    <w:del w:id="1788" w:author="Безац Софья Олеговна (Подрядчик. ООО  БерингПойнт)" w:date="2020-04-28T22:49:00Z"/>
                    <w:rFonts w:ascii="Calibri" w:hAnsi="Calibri"/>
                    <w:color w:val="000000"/>
                    <w:sz w:val="22"/>
                  </w:rPr>
                </w:rPrChange>
              </w:rPr>
            </w:pPr>
            <w:ins w:id="1789" w:author="Танасийчук Виктория Сергеевна (Подрядчик. ООО БерингПойнт)" w:date="2020-04-23T12:55:00Z">
              <w:r w:rsidRPr="005F1E52">
                <w:rPr>
                  <w:rFonts w:ascii="Calibri" w:hAnsi="Calibri"/>
                  <w:color w:val="000000"/>
                  <w:sz w:val="22"/>
                  <w:lang w:val="en-US"/>
                  <w:rPrChange w:id="1790" w:author="Безац Софья Олеговна (Подрядчик. ООО  БерингПойнт)" w:date="2020-04-28T22:53:00Z">
                    <w:rPr>
                      <w:rFonts w:ascii="Calibri" w:hAnsi="Calibri"/>
                      <w:color w:val="000000"/>
                      <w:sz w:val="22"/>
                    </w:rPr>
                  </w:rPrChange>
                </w:rPr>
                <w:t>ZC_*_MM_SKL_VODIT_Y</w:t>
              </w:r>
            </w:ins>
          </w:p>
          <w:p w14:paraId="1677338D" w14:textId="1E4AE692" w:rsidR="00513ADA" w:rsidRPr="005F1E52" w:rsidRDefault="00513ADA">
            <w:pPr>
              <w:jc w:val="left"/>
              <w:rPr>
                <w:rFonts w:ascii="Calibri" w:hAnsi="Calibri"/>
                <w:sz w:val="22"/>
                <w:lang w:val="en-US"/>
                <w:rPrChange w:id="1791" w:author="Безац Софья Олеговна (Подрядчик. ООО  БерингПойнт)" w:date="2020-04-28T22:53:00Z">
                  <w:rPr>
                    <w:rFonts w:ascii="Calibri" w:hAnsi="Calibri"/>
                    <w:sz w:val="22"/>
                  </w:rPr>
                </w:rPrChange>
              </w:rPr>
            </w:pPr>
            <w:del w:id="1792" w:author="Танасийчук Виктория Сергеевна (Подрядчик. ООО БерингПойнт)" w:date="2020-04-23T12:55:00Z">
              <w:r w:rsidRPr="005F1E52" w:rsidDel="00453E20">
                <w:rPr>
                  <w:rFonts w:ascii="Calibri" w:hAnsi="Calibri"/>
                  <w:sz w:val="22"/>
                  <w:lang w:val="en-US"/>
                  <w:rPrChange w:id="1793" w:author="Безац Софья Олеговна (Подрядчик. ООО  БерингПойнт)" w:date="2020-04-28T22:53:00Z">
                    <w:rPr>
                      <w:rFonts w:ascii="Calibri" w:hAnsi="Calibri"/>
                      <w:sz w:val="22"/>
                    </w:rPr>
                  </w:rPrChange>
                </w:rPr>
                <w:delText>MM_SKL_VODIT</w:delText>
              </w:r>
            </w:del>
          </w:p>
        </w:tc>
        <w:tc>
          <w:tcPr>
            <w:tcW w:w="2276" w:type="pct"/>
            <w:shd w:val="clear" w:color="auto" w:fill="auto"/>
            <w:tcPrChange w:id="1794" w:author="Кращенко Олег Владимирович (Подрядчик. ООО БерингПойнт)" w:date="2020-04-23T15:14:00Z">
              <w:tcPr>
                <w:tcW w:w="3189" w:type="pct"/>
                <w:shd w:val="clear" w:color="auto" w:fill="auto"/>
              </w:tcPr>
            </w:tcPrChange>
          </w:tcPr>
          <w:p w14:paraId="760172B3" w14:textId="3F3BA88F" w:rsidR="00513ADA" w:rsidRPr="00C101CE" w:rsidRDefault="0037723C" w:rsidP="00D56A92">
            <w:pPr>
              <w:jc w:val="left"/>
              <w:rPr>
                <w:rFonts w:cs="Arial"/>
                <w:color w:val="000000"/>
                <w:sz w:val="20"/>
                <w:szCs w:val="20"/>
                <w:lang w:eastAsia="ru-RU"/>
              </w:rPr>
            </w:pPr>
            <w:r w:rsidRPr="00C101CE">
              <w:rPr>
                <w:rFonts w:cs="Arial"/>
                <w:color w:val="000000"/>
                <w:sz w:val="20"/>
                <w:szCs w:val="20"/>
                <w:lang w:eastAsia="ru-RU"/>
              </w:rPr>
              <w:t>В контексте модели роль позволяет</w:t>
            </w:r>
            <w:r>
              <w:rPr>
                <w:rFonts w:cs="Arial"/>
                <w:color w:val="000000"/>
                <w:sz w:val="20"/>
                <w:szCs w:val="20"/>
                <w:lang w:eastAsia="ru-RU"/>
              </w:rPr>
              <w:t xml:space="preserve"> выполнять складские задачи и использовать код особой ситуации, физически перемещать МТР и подтверждать перемещение на ТСД</w:t>
            </w:r>
          </w:p>
        </w:tc>
      </w:tr>
      <w:tr w:rsidR="00513ADA" w:rsidRPr="006F5656" w14:paraId="67889FDE" w14:textId="77777777" w:rsidTr="000C41EC">
        <w:trPr>
          <w:cantSplit/>
          <w:trPrChange w:id="1795" w:author="Кращенко Олег Владимирович (Подрядчик. ООО БерингПойнт)" w:date="2020-04-23T15:14:00Z">
            <w:trPr>
              <w:cantSplit/>
            </w:trPr>
          </w:trPrChange>
        </w:trPr>
        <w:tc>
          <w:tcPr>
            <w:tcW w:w="783" w:type="pct"/>
            <w:shd w:val="clear" w:color="auto" w:fill="auto"/>
            <w:tcPrChange w:id="1796" w:author="Кращенко Олег Владимирович (Подрядчик. ООО БерингПойнт)" w:date="2020-04-23T15:14:00Z">
              <w:tcPr>
                <w:tcW w:w="898" w:type="pct"/>
                <w:shd w:val="clear" w:color="auto" w:fill="auto"/>
              </w:tcPr>
            </w:tcPrChange>
          </w:tcPr>
          <w:p w14:paraId="388DDA33" w14:textId="32EAC944" w:rsidR="00513ADA" w:rsidRPr="009D1362" w:rsidRDefault="00513ADA" w:rsidP="00D56A92">
            <w:pPr>
              <w:jc w:val="left"/>
              <w:rPr>
                <w:rFonts w:cs="Arial"/>
                <w:color w:val="000000"/>
                <w:sz w:val="20"/>
                <w:szCs w:val="20"/>
                <w:lang w:eastAsia="ru-RU"/>
              </w:rPr>
            </w:pPr>
            <w:r w:rsidRPr="009D1362">
              <w:rPr>
                <w:rFonts w:cs="Arial"/>
                <w:color w:val="000000"/>
                <w:sz w:val="20"/>
                <w:szCs w:val="20"/>
                <w:lang w:eastAsia="ru-RU"/>
              </w:rPr>
              <w:t>Комплектовщик склада</w:t>
            </w:r>
          </w:p>
        </w:tc>
        <w:tc>
          <w:tcPr>
            <w:tcW w:w="1941" w:type="pct"/>
            <w:shd w:val="clear" w:color="auto" w:fill="auto"/>
            <w:tcPrChange w:id="1797" w:author="Кращенко Олег Владимирович (Подрядчик. ООО БерингПойнт)" w:date="2020-04-23T15:14:00Z">
              <w:tcPr>
                <w:tcW w:w="913" w:type="pct"/>
                <w:shd w:val="clear" w:color="auto" w:fill="auto"/>
              </w:tcPr>
            </w:tcPrChange>
          </w:tcPr>
          <w:p w14:paraId="6CBB5971" w14:textId="618C1CCF" w:rsidR="00453E20" w:rsidRPr="005F1E52" w:rsidDel="005F1E52" w:rsidRDefault="00453E20">
            <w:pPr>
              <w:jc w:val="left"/>
              <w:rPr>
                <w:ins w:id="1798" w:author="Танасийчук Виктория Сергеевна (Подрядчик. ООО БерингПойнт)" w:date="2020-04-23T12:55:00Z"/>
                <w:del w:id="1799" w:author="Безац Софья Олеговна (Подрядчик. ООО  БерингПойнт)" w:date="2020-04-28T22:49:00Z"/>
                <w:rFonts w:ascii="Calibri" w:hAnsi="Calibri"/>
                <w:color w:val="000000"/>
                <w:sz w:val="22"/>
                <w:lang w:val="en-US"/>
                <w:rPrChange w:id="1800" w:author="Безац Софья Олеговна (Подрядчик. ООО  БерингПойнт)" w:date="2020-04-28T22:53:00Z">
                  <w:rPr>
                    <w:ins w:id="1801" w:author="Танасийчук Виктория Сергеевна (Подрядчик. ООО БерингПойнт)" w:date="2020-04-23T12:55:00Z"/>
                    <w:del w:id="1802" w:author="Безац Софья Олеговна (Подрядчик. ООО  БерингПойнт)" w:date="2020-04-28T22:49:00Z"/>
                    <w:rFonts w:ascii="Calibri" w:hAnsi="Calibri"/>
                    <w:color w:val="000000"/>
                    <w:sz w:val="22"/>
                  </w:rPr>
                </w:rPrChange>
              </w:rPr>
            </w:pPr>
            <w:ins w:id="1803" w:author="Танасийчук Виктория Сергеевна (Подрядчик. ООО БерингПойнт)" w:date="2020-04-23T12:55:00Z">
              <w:r w:rsidRPr="005F1E52">
                <w:rPr>
                  <w:rFonts w:ascii="Calibri" w:hAnsi="Calibri"/>
                  <w:color w:val="000000"/>
                  <w:sz w:val="22"/>
                  <w:lang w:val="en-US"/>
                  <w:rPrChange w:id="1804" w:author="Безац Софья Олеговна (Подрядчик. ООО  БерингПойнт)" w:date="2020-04-28T22:53:00Z">
                    <w:rPr>
                      <w:rFonts w:ascii="Calibri" w:hAnsi="Calibri"/>
                      <w:color w:val="000000"/>
                      <w:sz w:val="22"/>
                    </w:rPr>
                  </w:rPrChange>
                </w:rPr>
                <w:t>ZC_*_MM_SKL_KOMPL_Y</w:t>
              </w:r>
            </w:ins>
          </w:p>
          <w:p w14:paraId="34F8B3AA" w14:textId="51D3BBC5" w:rsidR="00513ADA" w:rsidRPr="005F1E52" w:rsidRDefault="00513ADA">
            <w:pPr>
              <w:jc w:val="left"/>
              <w:rPr>
                <w:rFonts w:ascii="Calibri" w:hAnsi="Calibri"/>
                <w:sz w:val="22"/>
                <w:lang w:val="en-US"/>
                <w:rPrChange w:id="1805" w:author="Безац Софья Олеговна (Подрядчик. ООО  БерингПойнт)" w:date="2020-04-28T22:53:00Z">
                  <w:rPr>
                    <w:rFonts w:ascii="Calibri" w:hAnsi="Calibri"/>
                    <w:sz w:val="22"/>
                  </w:rPr>
                </w:rPrChange>
              </w:rPr>
            </w:pPr>
            <w:del w:id="1806" w:author="Танасийчук Виктория Сергеевна (Подрядчик. ООО БерингПойнт)" w:date="2020-04-23T12:55:00Z">
              <w:r w:rsidRPr="005F1E52" w:rsidDel="00453E20">
                <w:rPr>
                  <w:rFonts w:ascii="Calibri" w:hAnsi="Calibri"/>
                  <w:sz w:val="22"/>
                  <w:lang w:val="en-US"/>
                  <w:rPrChange w:id="1807" w:author="Безац Софья Олеговна (Подрядчик. ООО  БерингПойнт)" w:date="2020-04-28T22:53:00Z">
                    <w:rPr>
                      <w:rFonts w:ascii="Calibri" w:hAnsi="Calibri"/>
                      <w:sz w:val="22"/>
                    </w:rPr>
                  </w:rPrChange>
                </w:rPr>
                <w:delText>MM_SKL_KOMPL</w:delText>
              </w:r>
            </w:del>
          </w:p>
        </w:tc>
        <w:tc>
          <w:tcPr>
            <w:tcW w:w="2276" w:type="pct"/>
            <w:shd w:val="clear" w:color="auto" w:fill="auto"/>
            <w:tcPrChange w:id="1808" w:author="Кращенко Олег Владимирович (Подрядчик. ООО БерингПойнт)" w:date="2020-04-23T15:14:00Z">
              <w:tcPr>
                <w:tcW w:w="3189" w:type="pct"/>
                <w:shd w:val="clear" w:color="auto" w:fill="auto"/>
              </w:tcPr>
            </w:tcPrChange>
          </w:tcPr>
          <w:p w14:paraId="44115221" w14:textId="6FF24838" w:rsidR="00513ADA" w:rsidRPr="00C101CE" w:rsidRDefault="0037723C" w:rsidP="00D56A92">
            <w:pPr>
              <w:jc w:val="left"/>
              <w:rPr>
                <w:rFonts w:cs="Arial"/>
                <w:color w:val="000000"/>
                <w:sz w:val="20"/>
                <w:szCs w:val="20"/>
                <w:lang w:eastAsia="ru-RU"/>
              </w:rPr>
            </w:pPr>
            <w:r w:rsidRPr="00C101CE">
              <w:rPr>
                <w:rFonts w:cs="Arial"/>
                <w:color w:val="000000"/>
                <w:sz w:val="20"/>
                <w:szCs w:val="20"/>
                <w:lang w:eastAsia="ru-RU"/>
              </w:rPr>
              <w:t>В контексте модели роль позволяет</w:t>
            </w:r>
            <w:r>
              <w:rPr>
                <w:rFonts w:cs="Arial"/>
                <w:color w:val="000000"/>
                <w:sz w:val="20"/>
                <w:szCs w:val="20"/>
                <w:lang w:eastAsia="ru-RU"/>
              </w:rPr>
              <w:t xml:space="preserve"> выполнять складские задачи и использовать код особой ситуации</w:t>
            </w:r>
          </w:p>
        </w:tc>
      </w:tr>
    </w:tbl>
    <w:p w14:paraId="70EE3038" w14:textId="77777777" w:rsidR="00605FA3" w:rsidRPr="00605FA3" w:rsidRDefault="00605FA3" w:rsidP="008A7B29">
      <w:pPr>
        <w:ind w:firstLine="709"/>
        <w:rPr>
          <w:rFonts w:eastAsia="Calibri"/>
          <w:sz w:val="16"/>
          <w:szCs w:val="16"/>
          <w:lang w:eastAsia="ru-RU"/>
        </w:rPr>
      </w:pPr>
      <w:bookmarkStart w:id="1809" w:name="_Toc337048197"/>
      <w:bookmarkStart w:id="1810" w:name="_Toc337048249"/>
    </w:p>
    <w:p w14:paraId="0C031DF8" w14:textId="7678A451" w:rsidR="008A7B29" w:rsidRDefault="008A7B29" w:rsidP="008A7B29">
      <w:pPr>
        <w:ind w:firstLine="709"/>
        <w:rPr>
          <w:rFonts w:eastAsia="Calibri"/>
          <w:lang w:eastAsia="ru-RU"/>
        </w:rPr>
      </w:pPr>
      <w:r>
        <w:rPr>
          <w:rFonts w:eastAsia="Calibri"/>
          <w:lang w:eastAsia="ru-RU"/>
        </w:rPr>
        <w:t>В данной таблиц</w:t>
      </w:r>
      <w:r w:rsidR="006A00BA">
        <w:rPr>
          <w:rFonts w:eastAsia="Calibri"/>
          <w:lang w:eastAsia="ru-RU"/>
        </w:rPr>
        <w:t>е</w:t>
      </w:r>
      <w:r>
        <w:rPr>
          <w:rFonts w:eastAsia="Calibri"/>
          <w:lang w:eastAsia="ru-RU"/>
        </w:rPr>
        <w:t xml:space="preserve"> перечислены бизнес-роли, указанные в модели бизнес-процессов. Детальный состав ролей отражен в Приложении РП1-</w:t>
      </w:r>
      <w:r w:rsidR="00CB1A83">
        <w:rPr>
          <w:rFonts w:eastAsia="Calibri"/>
          <w:lang w:eastAsia="ru-RU"/>
        </w:rPr>
        <w:t>6</w:t>
      </w:r>
      <w:r>
        <w:rPr>
          <w:rFonts w:eastAsia="Calibri"/>
          <w:lang w:eastAsia="ru-RU"/>
        </w:rPr>
        <w:t>: Роли и Полномочия.</w:t>
      </w:r>
    </w:p>
    <w:p w14:paraId="607EFE36" w14:textId="77777777" w:rsidR="00022C33" w:rsidRPr="00BE014D" w:rsidRDefault="00022C33" w:rsidP="00022C33">
      <w:pPr>
        <w:pStyle w:val="22"/>
        <w:keepNext/>
        <w:keepLines/>
        <w:numPr>
          <w:ilvl w:val="1"/>
          <w:numId w:val="8"/>
        </w:numPr>
        <w:spacing w:before="160" w:after="120" w:line="276" w:lineRule="auto"/>
        <w:rPr>
          <w:rFonts w:eastAsiaTheme="majorEastAsia" w:cstheme="majorBidi"/>
          <w:bCs w:val="0"/>
          <w:iCs w:val="0"/>
          <w:szCs w:val="26"/>
        </w:rPr>
      </w:pPr>
      <w:bookmarkStart w:id="1811" w:name="_Toc523232552"/>
      <w:bookmarkStart w:id="1812" w:name="_Toc523401916"/>
      <w:bookmarkStart w:id="1813" w:name="_Toc523413735"/>
      <w:bookmarkStart w:id="1814" w:name="_Toc524079874"/>
      <w:bookmarkStart w:id="1815" w:name="_Toc524083177"/>
      <w:bookmarkStart w:id="1816" w:name="_Toc525914743"/>
      <w:bookmarkEnd w:id="1809"/>
      <w:bookmarkEnd w:id="1810"/>
      <w:r w:rsidRPr="00BE014D">
        <w:rPr>
          <w:rFonts w:eastAsiaTheme="majorEastAsia" w:cstheme="majorBidi"/>
          <w:bCs w:val="0"/>
          <w:iCs w:val="0"/>
          <w:szCs w:val="26"/>
        </w:rPr>
        <w:t>Риски и контрольные процедуры</w:t>
      </w:r>
      <w:bookmarkEnd w:id="1811"/>
      <w:bookmarkEnd w:id="1812"/>
      <w:bookmarkEnd w:id="1813"/>
      <w:bookmarkEnd w:id="1814"/>
      <w:bookmarkEnd w:id="1815"/>
      <w:bookmarkEnd w:id="1816"/>
    </w:p>
    <w:p w14:paraId="02EB3E47" w14:textId="1F27F895" w:rsidR="00022C33" w:rsidRDefault="00022C33" w:rsidP="00240308">
      <w:pPr>
        <w:pStyle w:val="3"/>
      </w:pPr>
      <w:bookmarkStart w:id="1817" w:name="_Toc523232553"/>
      <w:bookmarkStart w:id="1818" w:name="_Toc523401917"/>
      <w:bookmarkStart w:id="1819" w:name="_Toc523413736"/>
      <w:bookmarkStart w:id="1820" w:name="_Toc524079875"/>
      <w:bookmarkStart w:id="1821" w:name="_Toc524083178"/>
      <w:bookmarkStart w:id="1822" w:name="_Toc525914744"/>
      <w:r w:rsidRPr="00BE014D">
        <w:t>Риски и контроли</w:t>
      </w:r>
      <w:bookmarkEnd w:id="1817"/>
      <w:bookmarkEnd w:id="1818"/>
      <w:bookmarkEnd w:id="1819"/>
      <w:bookmarkEnd w:id="1820"/>
      <w:bookmarkEnd w:id="1821"/>
      <w:bookmarkEnd w:id="1822"/>
    </w:p>
    <w:p w14:paraId="5B782F0A" w14:textId="2CB17457" w:rsidR="00C0562C" w:rsidRDefault="00C0562C" w:rsidP="00C0562C"/>
    <w:p w14:paraId="2A2774EA" w14:textId="77777777" w:rsidR="009E4DDC" w:rsidRPr="000A59FC" w:rsidRDefault="009E4DDC" w:rsidP="009E4DDC">
      <w:pPr>
        <w:ind w:firstLine="709"/>
        <w:rPr>
          <w:rFonts w:eastAsiaTheme="majorEastAsia"/>
        </w:rPr>
      </w:pPr>
      <w:r w:rsidRPr="000A59FC">
        <w:rPr>
          <w:rFonts w:eastAsiaTheme="majorEastAsia"/>
        </w:rPr>
        <w:t xml:space="preserve">Контрольные процедуры бизнес-процессов складской логистики представлены в таблице РиК1.  </w:t>
      </w:r>
    </w:p>
    <w:p w14:paraId="386A909E" w14:textId="77D9EF6F" w:rsidR="0026350F" w:rsidRPr="0026350F" w:rsidRDefault="009E4DDC" w:rsidP="0026350F">
      <w:pPr>
        <w:ind w:firstLine="709"/>
        <w:rPr>
          <w:sz w:val="20"/>
        </w:rPr>
      </w:pPr>
      <w:r w:rsidRPr="000A59FC">
        <w:rPr>
          <w:rFonts w:eastAsiaTheme="majorEastAsia"/>
        </w:rPr>
        <w:t>Детально риски и контрольные процедуры описаны в Приложение № РиК1. Матрица рисков</w:t>
      </w:r>
      <w:r w:rsidR="0026350F">
        <w:rPr>
          <w:rFonts w:eastAsiaTheme="majorEastAsia"/>
        </w:rPr>
        <w:t xml:space="preserve"> и контрольных процедур (МРиКП</w:t>
      </w:r>
      <w:r w:rsidR="0026350F" w:rsidRPr="0026350F">
        <w:rPr>
          <w:rFonts w:eastAsiaTheme="majorEastAsia"/>
        </w:rPr>
        <w:t>),</w:t>
      </w:r>
      <w:r w:rsidR="0026350F" w:rsidRPr="0026350F">
        <w:t xml:space="preserve"> включая (при необходимости) мониторинговые контрольные процедуры, предложенные к реализации в </w:t>
      </w:r>
      <w:r w:rsidR="0026350F" w:rsidRPr="0026350F">
        <w:rPr>
          <w:lang w:val="en-US"/>
        </w:rPr>
        <w:t>SAP</w:t>
      </w:r>
      <w:r w:rsidR="0026350F" w:rsidRPr="0026350F">
        <w:t xml:space="preserve"> </w:t>
      </w:r>
      <w:r w:rsidR="0026350F" w:rsidRPr="0026350F">
        <w:rPr>
          <w:lang w:val="en-US"/>
        </w:rPr>
        <w:t>GRC</w:t>
      </w:r>
      <w:r w:rsidR="0026350F" w:rsidRPr="0026350F">
        <w:t xml:space="preserve"> </w:t>
      </w:r>
      <w:r w:rsidR="0026350F" w:rsidRPr="0026350F">
        <w:rPr>
          <w:lang w:val="en-US"/>
        </w:rPr>
        <w:t>Process</w:t>
      </w:r>
      <w:r w:rsidR="0026350F" w:rsidRPr="0026350F">
        <w:t xml:space="preserve"> </w:t>
      </w:r>
      <w:r w:rsidR="0026350F" w:rsidRPr="0026350F">
        <w:rPr>
          <w:lang w:val="en-US"/>
        </w:rPr>
        <w:t>Control</w:t>
      </w:r>
      <w:r w:rsidR="0026350F" w:rsidRPr="0026350F">
        <w:t>.</w:t>
      </w:r>
    </w:p>
    <w:p w14:paraId="6B3AC8A0" w14:textId="77777777" w:rsidR="0026350F" w:rsidRPr="0026350F" w:rsidRDefault="0026350F" w:rsidP="0026350F">
      <w:pPr>
        <w:ind w:firstLine="709"/>
      </w:pPr>
      <w:r w:rsidRPr="0026350F">
        <w:t xml:space="preserve">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w:t>
      </w:r>
      <w:r w:rsidRPr="0026350F">
        <w:rPr>
          <w:lang w:val="en-US"/>
        </w:rPr>
        <w:t>SAP</w:t>
      </w:r>
      <w:r w:rsidRPr="0026350F">
        <w:t xml:space="preserve"> </w:t>
      </w:r>
      <w:r w:rsidRPr="0026350F">
        <w:rPr>
          <w:lang w:val="en-US"/>
        </w:rPr>
        <w:t>S</w:t>
      </w:r>
      <w:r w:rsidRPr="0026350F">
        <w:t xml:space="preserve">/4 </w:t>
      </w:r>
      <w:r w:rsidRPr="0026350F">
        <w:rPr>
          <w:lang w:val="en-US"/>
        </w:rPr>
        <w:t>HANA</w:t>
      </w:r>
      <w:r w:rsidRPr="0026350F">
        <w:t>.</w:t>
      </w:r>
    </w:p>
    <w:p w14:paraId="5E31A088" w14:textId="77777777" w:rsidR="009E4DDC" w:rsidRDefault="009E4DDC" w:rsidP="009E4DDC">
      <w:pPr>
        <w:pStyle w:val="aa"/>
        <w:keepNext/>
        <w:spacing w:after="240" w:line="276" w:lineRule="auto"/>
        <w:ind w:left="432"/>
        <w:jc w:val="right"/>
        <w:rPr>
          <w:rFonts w:cs="Arial"/>
          <w:b/>
          <w:color w:val="auto"/>
          <w:sz w:val="22"/>
        </w:rPr>
      </w:pPr>
      <w:r w:rsidRPr="009117DD">
        <w:rPr>
          <w:rFonts w:cs="Arial"/>
          <w:b/>
          <w:color w:val="auto"/>
          <w:sz w:val="22"/>
        </w:rPr>
        <w:t>Таблица РиК1. Контрольные процедуры бизнес-процессов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2698"/>
        <w:gridCol w:w="5381"/>
      </w:tblGrid>
      <w:tr w:rsidR="009E4DDC" w:rsidRPr="001B487B" w14:paraId="55DA5907" w14:textId="77777777" w:rsidTr="0042085F">
        <w:trPr>
          <w:cantSplit/>
          <w:trHeight w:val="397"/>
          <w:tblHeader/>
        </w:trPr>
        <w:tc>
          <w:tcPr>
            <w:tcW w:w="1038" w:type="pct"/>
            <w:shd w:val="clear" w:color="auto" w:fill="FFC000"/>
            <w:vAlign w:val="center"/>
            <w:hideMark/>
          </w:tcPr>
          <w:p w14:paraId="30E86609" w14:textId="77777777" w:rsidR="009E4DDC" w:rsidRPr="001B487B" w:rsidRDefault="009E4DDC" w:rsidP="009162C3">
            <w:pPr>
              <w:spacing w:line="276" w:lineRule="auto"/>
              <w:jc w:val="center"/>
              <w:rPr>
                <w:rFonts w:cs="Arial"/>
                <w:b/>
                <w:color w:val="000000"/>
                <w:sz w:val="20"/>
                <w:szCs w:val="20"/>
              </w:rPr>
            </w:pPr>
            <w:r w:rsidRPr="001B487B">
              <w:rPr>
                <w:rFonts w:cs="Arial"/>
                <w:b/>
                <w:color w:val="000000"/>
                <w:sz w:val="20"/>
                <w:szCs w:val="20"/>
              </w:rPr>
              <w:t>Номер шага</w:t>
            </w:r>
          </w:p>
        </w:tc>
        <w:tc>
          <w:tcPr>
            <w:tcW w:w="1323" w:type="pct"/>
            <w:shd w:val="clear" w:color="auto" w:fill="FFC000"/>
            <w:vAlign w:val="center"/>
            <w:hideMark/>
          </w:tcPr>
          <w:p w14:paraId="5E9F3EEF" w14:textId="77777777" w:rsidR="009E4DDC" w:rsidRPr="001B487B" w:rsidRDefault="009E4DDC" w:rsidP="009162C3">
            <w:pPr>
              <w:spacing w:line="276" w:lineRule="auto"/>
              <w:jc w:val="center"/>
              <w:rPr>
                <w:rFonts w:cs="Arial"/>
                <w:b/>
                <w:color w:val="000000"/>
                <w:sz w:val="20"/>
                <w:szCs w:val="20"/>
              </w:rPr>
            </w:pPr>
            <w:r w:rsidRPr="001B487B">
              <w:rPr>
                <w:rFonts w:cs="Arial"/>
                <w:b/>
                <w:color w:val="000000"/>
                <w:sz w:val="20"/>
                <w:szCs w:val="20"/>
              </w:rPr>
              <w:t>Номер КП</w:t>
            </w:r>
          </w:p>
        </w:tc>
        <w:tc>
          <w:tcPr>
            <w:tcW w:w="2639" w:type="pct"/>
            <w:shd w:val="clear" w:color="auto" w:fill="FFC000"/>
            <w:vAlign w:val="center"/>
            <w:hideMark/>
          </w:tcPr>
          <w:p w14:paraId="1E3E4499" w14:textId="77777777" w:rsidR="009E4DDC" w:rsidRPr="001B487B" w:rsidRDefault="009E4DDC" w:rsidP="009162C3">
            <w:pPr>
              <w:spacing w:line="276" w:lineRule="auto"/>
              <w:jc w:val="center"/>
              <w:rPr>
                <w:rFonts w:cs="Arial"/>
                <w:b/>
                <w:color w:val="000000"/>
                <w:sz w:val="20"/>
                <w:szCs w:val="20"/>
              </w:rPr>
            </w:pPr>
            <w:r w:rsidRPr="001B487B">
              <w:rPr>
                <w:rFonts w:cs="Arial"/>
                <w:b/>
                <w:color w:val="000000"/>
                <w:sz w:val="20"/>
                <w:szCs w:val="20"/>
              </w:rPr>
              <w:t>Название КП</w:t>
            </w:r>
          </w:p>
        </w:tc>
      </w:tr>
      <w:tr w:rsidR="00EF5D38" w:rsidRPr="001B487B" w14:paraId="00795F81" w14:textId="77777777" w:rsidTr="0042085F">
        <w:trPr>
          <w:cantSplit/>
        </w:trPr>
        <w:tc>
          <w:tcPr>
            <w:tcW w:w="1038" w:type="pct"/>
          </w:tcPr>
          <w:p w14:paraId="34964B45" w14:textId="31A0E58D"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ПП-10.07.02.005</w:t>
            </w:r>
          </w:p>
        </w:tc>
        <w:tc>
          <w:tcPr>
            <w:tcW w:w="1323" w:type="pct"/>
          </w:tcPr>
          <w:p w14:paraId="04D254DC" w14:textId="1D41F129" w:rsidR="00EF5D38" w:rsidRPr="006D4922" w:rsidRDefault="00EF5D38" w:rsidP="00EF5D38">
            <w:pPr>
              <w:spacing w:line="276" w:lineRule="auto"/>
              <w:jc w:val="left"/>
              <w:rPr>
                <w:rFonts w:cs="Arial"/>
                <w:color w:val="000000"/>
                <w:sz w:val="20"/>
                <w:szCs w:val="20"/>
              </w:rPr>
            </w:pPr>
            <w:r w:rsidRPr="005F29BD">
              <w:rPr>
                <w:rFonts w:cs="Arial"/>
                <w:color w:val="000000"/>
                <w:sz w:val="20"/>
                <w:szCs w:val="20"/>
              </w:rPr>
              <w:t>C.ПП-10.07-001</w:t>
            </w:r>
          </w:p>
        </w:tc>
        <w:tc>
          <w:tcPr>
            <w:tcW w:w="2639" w:type="pct"/>
          </w:tcPr>
          <w:p w14:paraId="140E37A5" w14:textId="34073B90" w:rsidR="00EF5D38" w:rsidRPr="006D4922" w:rsidRDefault="00EF5D38" w:rsidP="00EF5D38">
            <w:pPr>
              <w:spacing w:line="276" w:lineRule="auto"/>
              <w:jc w:val="left"/>
              <w:rPr>
                <w:rFonts w:cs="Arial"/>
                <w:color w:val="000000"/>
                <w:sz w:val="20"/>
                <w:szCs w:val="20"/>
              </w:rPr>
            </w:pPr>
            <w:r w:rsidRPr="005F29BD">
              <w:rPr>
                <w:rFonts w:cs="Arial"/>
                <w:color w:val="000000"/>
                <w:sz w:val="20"/>
                <w:szCs w:val="20"/>
              </w:rPr>
              <w:t>Анализ плана перемещений</w:t>
            </w:r>
          </w:p>
        </w:tc>
      </w:tr>
      <w:tr w:rsidR="00EF5D38" w:rsidRPr="001B487B" w14:paraId="14494A5C" w14:textId="77777777" w:rsidTr="0042085F">
        <w:trPr>
          <w:cantSplit/>
        </w:trPr>
        <w:tc>
          <w:tcPr>
            <w:tcW w:w="1038" w:type="pct"/>
          </w:tcPr>
          <w:p w14:paraId="4B5191EF" w14:textId="48083422"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ПП-10.07.02.045</w:t>
            </w:r>
          </w:p>
        </w:tc>
        <w:tc>
          <w:tcPr>
            <w:tcW w:w="1323" w:type="pct"/>
          </w:tcPr>
          <w:p w14:paraId="13584EE7" w14:textId="03B5E357" w:rsidR="00EF5D38" w:rsidRPr="006D4922" w:rsidRDefault="00EF5D38" w:rsidP="00EF5D38">
            <w:pPr>
              <w:spacing w:line="276" w:lineRule="auto"/>
              <w:jc w:val="left"/>
              <w:rPr>
                <w:rFonts w:cs="Arial"/>
                <w:color w:val="000000"/>
                <w:sz w:val="20"/>
                <w:szCs w:val="20"/>
              </w:rPr>
            </w:pPr>
            <w:r w:rsidRPr="005F29BD">
              <w:rPr>
                <w:rFonts w:cs="Arial"/>
                <w:color w:val="000000"/>
                <w:sz w:val="20"/>
                <w:szCs w:val="20"/>
              </w:rPr>
              <w:t>C.ПП-10.07-002</w:t>
            </w:r>
          </w:p>
        </w:tc>
        <w:tc>
          <w:tcPr>
            <w:tcW w:w="2639" w:type="pct"/>
          </w:tcPr>
          <w:p w14:paraId="3DD7A106" w14:textId="524E78C9"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Анализ плана поставок и перемещений</w:t>
            </w:r>
          </w:p>
        </w:tc>
      </w:tr>
      <w:tr w:rsidR="00EF5D38" w:rsidRPr="001B487B" w14:paraId="5EA1E276" w14:textId="77777777" w:rsidTr="0042085F">
        <w:trPr>
          <w:cantSplit/>
        </w:trPr>
        <w:tc>
          <w:tcPr>
            <w:tcW w:w="1038" w:type="pct"/>
          </w:tcPr>
          <w:p w14:paraId="5AB66378" w14:textId="7396F985"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ПП-10.07.02.060</w:t>
            </w:r>
          </w:p>
        </w:tc>
        <w:tc>
          <w:tcPr>
            <w:tcW w:w="1323" w:type="pct"/>
          </w:tcPr>
          <w:p w14:paraId="2212C757" w14:textId="5409A242" w:rsidR="00EF5D38" w:rsidRPr="006D4922" w:rsidRDefault="00EF5D38" w:rsidP="00EF5D38">
            <w:pPr>
              <w:spacing w:line="276" w:lineRule="auto"/>
              <w:jc w:val="left"/>
              <w:rPr>
                <w:rFonts w:cs="Arial"/>
                <w:color w:val="000000"/>
                <w:sz w:val="20"/>
                <w:szCs w:val="20"/>
              </w:rPr>
            </w:pPr>
            <w:r w:rsidRPr="00E259A4">
              <w:rPr>
                <w:rFonts w:cs="Arial"/>
                <w:color w:val="000000"/>
                <w:sz w:val="20"/>
                <w:szCs w:val="20"/>
              </w:rPr>
              <w:t>C.ПП-10.07-003</w:t>
            </w:r>
          </w:p>
        </w:tc>
        <w:tc>
          <w:tcPr>
            <w:tcW w:w="2639" w:type="pct"/>
          </w:tcPr>
          <w:p w14:paraId="457618CA" w14:textId="48EEF25E"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Формирование среднесрочного план грузоперевозок</w:t>
            </w:r>
          </w:p>
        </w:tc>
      </w:tr>
      <w:tr w:rsidR="00EF5D38" w:rsidRPr="001B487B" w14:paraId="3DEB24BC" w14:textId="77777777" w:rsidTr="0042085F">
        <w:trPr>
          <w:cantSplit/>
        </w:trPr>
        <w:tc>
          <w:tcPr>
            <w:tcW w:w="1038" w:type="pct"/>
          </w:tcPr>
          <w:p w14:paraId="0379A3FC" w14:textId="2E1D4C30"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ПП-10.07.03.01.010</w:t>
            </w:r>
          </w:p>
        </w:tc>
        <w:tc>
          <w:tcPr>
            <w:tcW w:w="1323" w:type="pct"/>
          </w:tcPr>
          <w:p w14:paraId="6C94A93A" w14:textId="714CCC6F" w:rsidR="00EF5D38" w:rsidRPr="006D4922" w:rsidRDefault="00EF5D38" w:rsidP="00EF5D38">
            <w:pPr>
              <w:spacing w:line="276" w:lineRule="auto"/>
              <w:jc w:val="left"/>
              <w:rPr>
                <w:rFonts w:cs="Arial"/>
                <w:color w:val="000000"/>
                <w:sz w:val="20"/>
                <w:szCs w:val="20"/>
              </w:rPr>
            </w:pPr>
            <w:r w:rsidRPr="00E259A4">
              <w:rPr>
                <w:rFonts w:cs="Arial"/>
                <w:color w:val="000000"/>
                <w:sz w:val="20"/>
                <w:szCs w:val="20"/>
              </w:rPr>
              <w:t>C.ПП-10.07-005</w:t>
            </w:r>
          </w:p>
        </w:tc>
        <w:tc>
          <w:tcPr>
            <w:tcW w:w="2639" w:type="pct"/>
          </w:tcPr>
          <w:p w14:paraId="1E2CF621" w14:textId="340A731F"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Проведение входного контроля - Приёмка по качеству и количеству</w:t>
            </w:r>
          </w:p>
        </w:tc>
      </w:tr>
      <w:tr w:rsidR="00EF5D38" w:rsidRPr="001B487B" w14:paraId="06B5C2DF" w14:textId="77777777" w:rsidTr="0042085F">
        <w:trPr>
          <w:cantSplit/>
        </w:trPr>
        <w:tc>
          <w:tcPr>
            <w:tcW w:w="1038" w:type="pct"/>
          </w:tcPr>
          <w:p w14:paraId="3EEBFCBF" w14:textId="06019B6A"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ПП-10.07.03.01.020</w:t>
            </w:r>
          </w:p>
        </w:tc>
        <w:tc>
          <w:tcPr>
            <w:tcW w:w="1323" w:type="pct"/>
          </w:tcPr>
          <w:p w14:paraId="7E4BEFB8" w14:textId="06B3E00B"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C.ПП-10.07-006</w:t>
            </w:r>
          </w:p>
        </w:tc>
        <w:tc>
          <w:tcPr>
            <w:tcW w:w="2639" w:type="pct"/>
          </w:tcPr>
          <w:p w14:paraId="423858DC" w14:textId="3DA6B1C1"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Приёмка по количеству и целостности</w:t>
            </w:r>
          </w:p>
        </w:tc>
      </w:tr>
      <w:tr w:rsidR="00EF5D38" w:rsidRPr="001B487B" w14:paraId="497DA08C" w14:textId="77777777" w:rsidTr="0042085F">
        <w:trPr>
          <w:cantSplit/>
        </w:trPr>
        <w:tc>
          <w:tcPr>
            <w:tcW w:w="1038" w:type="pct"/>
          </w:tcPr>
          <w:p w14:paraId="22FAC27B" w14:textId="738508C7"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ПП-10.07.03.01.085</w:t>
            </w:r>
          </w:p>
        </w:tc>
        <w:tc>
          <w:tcPr>
            <w:tcW w:w="1323" w:type="pct"/>
          </w:tcPr>
          <w:p w14:paraId="09039AAB" w14:textId="51AEA60A"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C.ПП-10.07-007</w:t>
            </w:r>
          </w:p>
        </w:tc>
        <w:tc>
          <w:tcPr>
            <w:tcW w:w="2639" w:type="pct"/>
          </w:tcPr>
          <w:p w14:paraId="6A513C27" w14:textId="3424AF44"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Регистрация поступления на склад по заказу на поставку</w:t>
            </w:r>
          </w:p>
        </w:tc>
      </w:tr>
      <w:tr w:rsidR="00EF5D38" w:rsidRPr="001B487B" w14:paraId="166BA8FC" w14:textId="77777777" w:rsidTr="0042085F">
        <w:trPr>
          <w:cantSplit/>
        </w:trPr>
        <w:tc>
          <w:tcPr>
            <w:tcW w:w="1038" w:type="pct"/>
          </w:tcPr>
          <w:p w14:paraId="269D15CE" w14:textId="3B3E84B8"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lastRenderedPageBreak/>
              <w:t>ПП-10.07.03.01.060</w:t>
            </w:r>
          </w:p>
        </w:tc>
        <w:tc>
          <w:tcPr>
            <w:tcW w:w="1323" w:type="pct"/>
          </w:tcPr>
          <w:p w14:paraId="735A540D" w14:textId="68765105"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C.ПП-10.07-008</w:t>
            </w:r>
          </w:p>
        </w:tc>
        <w:tc>
          <w:tcPr>
            <w:tcW w:w="2639" w:type="pct"/>
          </w:tcPr>
          <w:p w14:paraId="6B577D37" w14:textId="1E0F2647"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Регистрация поступления на склад по входящей поставке</w:t>
            </w:r>
          </w:p>
        </w:tc>
      </w:tr>
      <w:tr w:rsidR="00EF5D38" w:rsidRPr="001B487B" w14:paraId="5A5708A0" w14:textId="77777777" w:rsidTr="0042085F">
        <w:trPr>
          <w:cantSplit/>
        </w:trPr>
        <w:tc>
          <w:tcPr>
            <w:tcW w:w="1038" w:type="pct"/>
          </w:tcPr>
          <w:p w14:paraId="0C695B93" w14:textId="57F2D2F7"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ПП-10.07.03.01.070</w:t>
            </w:r>
          </w:p>
        </w:tc>
        <w:tc>
          <w:tcPr>
            <w:tcW w:w="1323" w:type="pct"/>
          </w:tcPr>
          <w:p w14:paraId="40EAC921" w14:textId="19943CB4"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C.ПП-10.07-009</w:t>
            </w:r>
          </w:p>
        </w:tc>
        <w:tc>
          <w:tcPr>
            <w:tcW w:w="2639" w:type="pct"/>
          </w:tcPr>
          <w:p w14:paraId="0A32CFB5" w14:textId="66E9793D" w:rsidR="00EF5D38" w:rsidRPr="006D4922" w:rsidRDefault="00EF5D38" w:rsidP="00EF5D38">
            <w:pPr>
              <w:spacing w:line="276" w:lineRule="auto"/>
              <w:jc w:val="left"/>
              <w:rPr>
                <w:rFonts w:cs="Arial"/>
                <w:color w:val="000000"/>
                <w:sz w:val="20"/>
                <w:szCs w:val="20"/>
              </w:rPr>
            </w:pPr>
            <w:r w:rsidRPr="00E259A4">
              <w:rPr>
                <w:rFonts w:cs="Arial"/>
                <w:color w:val="000000"/>
                <w:sz w:val="20"/>
                <w:szCs w:val="20"/>
              </w:rPr>
              <w:t>Регистрация поступления на склад при внутреннем перемещении</w:t>
            </w:r>
          </w:p>
        </w:tc>
      </w:tr>
      <w:tr w:rsidR="00EF5D38" w:rsidRPr="001B487B" w14:paraId="4BB1FA3B" w14:textId="77777777" w:rsidTr="0042085F">
        <w:trPr>
          <w:cantSplit/>
        </w:trPr>
        <w:tc>
          <w:tcPr>
            <w:tcW w:w="1038" w:type="pct"/>
          </w:tcPr>
          <w:p w14:paraId="107582CA" w14:textId="05D99509"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ПП-10.07.04.01.020</w:t>
            </w:r>
          </w:p>
        </w:tc>
        <w:tc>
          <w:tcPr>
            <w:tcW w:w="1323" w:type="pct"/>
          </w:tcPr>
          <w:p w14:paraId="07273110" w14:textId="07372775"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C.ПП-10.07-016</w:t>
            </w:r>
          </w:p>
        </w:tc>
        <w:tc>
          <w:tcPr>
            <w:tcW w:w="2639" w:type="pct"/>
          </w:tcPr>
          <w:p w14:paraId="0591F6B4" w14:textId="69F154EB"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Проверка необходимых документов</w:t>
            </w:r>
          </w:p>
        </w:tc>
      </w:tr>
      <w:tr w:rsidR="00EF5D38" w:rsidRPr="001B487B" w14:paraId="10434A88" w14:textId="77777777" w:rsidTr="0042085F">
        <w:trPr>
          <w:cantSplit/>
        </w:trPr>
        <w:tc>
          <w:tcPr>
            <w:tcW w:w="1038" w:type="pct"/>
          </w:tcPr>
          <w:p w14:paraId="664D9EB0" w14:textId="008EFB02"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ПП-10.07.04.01.130</w:t>
            </w:r>
          </w:p>
        </w:tc>
        <w:tc>
          <w:tcPr>
            <w:tcW w:w="1323" w:type="pct"/>
          </w:tcPr>
          <w:p w14:paraId="4ACDA2EC" w14:textId="084026AA"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C.ПП-10.07-017</w:t>
            </w:r>
          </w:p>
        </w:tc>
        <w:tc>
          <w:tcPr>
            <w:tcW w:w="2639" w:type="pct"/>
          </w:tcPr>
          <w:p w14:paraId="4DF02188" w14:textId="2017FE4F"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Проверка наличия отклонений по количеству</w:t>
            </w:r>
          </w:p>
        </w:tc>
      </w:tr>
      <w:tr w:rsidR="00EF5D38" w:rsidRPr="001B487B" w14:paraId="6B92CB33" w14:textId="77777777" w:rsidTr="0042085F">
        <w:trPr>
          <w:cantSplit/>
        </w:trPr>
        <w:tc>
          <w:tcPr>
            <w:tcW w:w="1038" w:type="pct"/>
          </w:tcPr>
          <w:p w14:paraId="6980B400" w14:textId="798A4142"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ПП-10.07.03.03.020</w:t>
            </w:r>
          </w:p>
        </w:tc>
        <w:tc>
          <w:tcPr>
            <w:tcW w:w="1323" w:type="pct"/>
          </w:tcPr>
          <w:p w14:paraId="098640EA" w14:textId="47F68A2C"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C.ПП-10.07-010</w:t>
            </w:r>
          </w:p>
        </w:tc>
        <w:tc>
          <w:tcPr>
            <w:tcW w:w="2639" w:type="pct"/>
          </w:tcPr>
          <w:p w14:paraId="7E750D79" w14:textId="581F83F0" w:rsidR="00EF5D38" w:rsidRPr="00E259A4" w:rsidRDefault="00EF5D38" w:rsidP="00EF5D38">
            <w:pPr>
              <w:spacing w:line="276" w:lineRule="auto"/>
              <w:jc w:val="left"/>
              <w:rPr>
                <w:rFonts w:cs="Arial"/>
                <w:color w:val="000000"/>
                <w:sz w:val="20"/>
                <w:szCs w:val="20"/>
              </w:rPr>
            </w:pPr>
            <w:r w:rsidRPr="006D4922">
              <w:rPr>
                <w:rFonts w:cs="Arial"/>
                <w:color w:val="000000"/>
                <w:sz w:val="20"/>
                <w:szCs w:val="20"/>
              </w:rPr>
              <w:t>Формирование исходящей поставки</w:t>
            </w:r>
          </w:p>
        </w:tc>
      </w:tr>
      <w:tr w:rsidR="00EF5D38" w:rsidRPr="001B487B" w14:paraId="5EAFF6C2" w14:textId="77777777" w:rsidTr="0042085F">
        <w:trPr>
          <w:cantSplit/>
        </w:trPr>
        <w:tc>
          <w:tcPr>
            <w:tcW w:w="1038" w:type="pct"/>
          </w:tcPr>
          <w:p w14:paraId="754388BB" w14:textId="1F9A4AEB"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ПП-10.07.03.03.050</w:t>
            </w:r>
          </w:p>
        </w:tc>
        <w:tc>
          <w:tcPr>
            <w:tcW w:w="1323" w:type="pct"/>
          </w:tcPr>
          <w:p w14:paraId="3AE15B2E" w14:textId="7D38D60F"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C.ПП-10.07-011</w:t>
            </w:r>
          </w:p>
        </w:tc>
        <w:tc>
          <w:tcPr>
            <w:tcW w:w="2639" w:type="pct"/>
          </w:tcPr>
          <w:p w14:paraId="7273C741" w14:textId="0879029A" w:rsidR="00EF5D38" w:rsidRPr="006D4922" w:rsidRDefault="00EF5D38" w:rsidP="00EF5D38">
            <w:pPr>
              <w:spacing w:line="276" w:lineRule="auto"/>
              <w:jc w:val="left"/>
              <w:rPr>
                <w:rFonts w:cs="Arial"/>
                <w:color w:val="000000"/>
                <w:sz w:val="20"/>
                <w:szCs w:val="20"/>
              </w:rPr>
            </w:pPr>
            <w:r w:rsidRPr="00E259A4">
              <w:rPr>
                <w:rFonts w:cs="Arial"/>
                <w:color w:val="000000"/>
                <w:sz w:val="20"/>
                <w:szCs w:val="20"/>
              </w:rPr>
              <w:t>Регистрация проводки отпуска по исходящей поставке</w:t>
            </w:r>
          </w:p>
        </w:tc>
      </w:tr>
      <w:tr w:rsidR="00EF5D38" w:rsidRPr="001B487B" w14:paraId="49C2DA2F" w14:textId="77777777" w:rsidTr="0042085F">
        <w:trPr>
          <w:cantSplit/>
        </w:trPr>
        <w:tc>
          <w:tcPr>
            <w:tcW w:w="1038" w:type="pct"/>
          </w:tcPr>
          <w:p w14:paraId="224D6B99" w14:textId="53391E08"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ПП-10.07.03.03.060</w:t>
            </w:r>
          </w:p>
        </w:tc>
        <w:tc>
          <w:tcPr>
            <w:tcW w:w="1323" w:type="pct"/>
          </w:tcPr>
          <w:p w14:paraId="0F2583CF" w14:textId="5141F465"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C.ПП-10.07-012</w:t>
            </w:r>
          </w:p>
        </w:tc>
        <w:tc>
          <w:tcPr>
            <w:tcW w:w="2639" w:type="pct"/>
          </w:tcPr>
          <w:p w14:paraId="2D3E4AA8" w14:textId="6A499836"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Подписание требования-накладной/Передача документов о выдаче в МФЦ</w:t>
            </w:r>
          </w:p>
        </w:tc>
      </w:tr>
      <w:tr w:rsidR="00EF5D38" w:rsidRPr="001B487B" w14:paraId="4AB85619" w14:textId="77777777" w:rsidTr="0042085F">
        <w:trPr>
          <w:cantSplit/>
        </w:trPr>
        <w:tc>
          <w:tcPr>
            <w:tcW w:w="1038" w:type="pct"/>
          </w:tcPr>
          <w:p w14:paraId="3B49B3C5" w14:textId="1CCBD666"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ПП-10.07.03.03.017</w:t>
            </w:r>
          </w:p>
        </w:tc>
        <w:tc>
          <w:tcPr>
            <w:tcW w:w="1323" w:type="pct"/>
          </w:tcPr>
          <w:p w14:paraId="1582704D" w14:textId="52ECCE50"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C.ПП-10.07-013</w:t>
            </w:r>
          </w:p>
        </w:tc>
        <w:tc>
          <w:tcPr>
            <w:tcW w:w="2639" w:type="pct"/>
          </w:tcPr>
          <w:p w14:paraId="481AE462" w14:textId="61B3A2EF" w:rsidR="00EF5D38" w:rsidRPr="00E259A4" w:rsidRDefault="00EF5D38" w:rsidP="00EF5D38">
            <w:pPr>
              <w:spacing w:line="276" w:lineRule="auto"/>
              <w:jc w:val="left"/>
              <w:rPr>
                <w:rFonts w:cs="Arial"/>
                <w:color w:val="000000"/>
                <w:sz w:val="20"/>
                <w:szCs w:val="20"/>
              </w:rPr>
            </w:pPr>
            <w:r w:rsidRPr="006D4922">
              <w:rPr>
                <w:rFonts w:cs="Arial"/>
                <w:color w:val="000000"/>
                <w:sz w:val="20"/>
                <w:szCs w:val="20"/>
              </w:rPr>
              <w:t>Выполнение замеров ГСМ и передача результата в ИС</w:t>
            </w:r>
          </w:p>
        </w:tc>
      </w:tr>
      <w:tr w:rsidR="00EF5D38" w:rsidRPr="001B487B" w14:paraId="46B5DE87" w14:textId="77777777" w:rsidTr="0042085F">
        <w:trPr>
          <w:cantSplit/>
        </w:trPr>
        <w:tc>
          <w:tcPr>
            <w:tcW w:w="1038" w:type="pct"/>
          </w:tcPr>
          <w:p w14:paraId="75658449" w14:textId="4A26B1BE"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ПП-10.07.04.04.110</w:t>
            </w:r>
          </w:p>
        </w:tc>
        <w:tc>
          <w:tcPr>
            <w:tcW w:w="1323" w:type="pct"/>
          </w:tcPr>
          <w:p w14:paraId="5290C82C" w14:textId="497D918D"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C.ПП-10.07-020</w:t>
            </w:r>
          </w:p>
        </w:tc>
        <w:tc>
          <w:tcPr>
            <w:tcW w:w="2639" w:type="pct"/>
          </w:tcPr>
          <w:p w14:paraId="175C304E" w14:textId="7145ABA8" w:rsidR="00EF5D38" w:rsidRPr="006D4922" w:rsidRDefault="00EF5D38" w:rsidP="00EF5D38">
            <w:pPr>
              <w:spacing w:line="276" w:lineRule="auto"/>
              <w:jc w:val="left"/>
              <w:rPr>
                <w:rFonts w:cs="Arial"/>
                <w:color w:val="000000"/>
                <w:sz w:val="20"/>
                <w:szCs w:val="20"/>
              </w:rPr>
            </w:pPr>
            <w:r w:rsidRPr="00E259A4">
              <w:rPr>
                <w:rFonts w:cs="Arial"/>
                <w:color w:val="000000"/>
                <w:sz w:val="20"/>
                <w:szCs w:val="20"/>
              </w:rPr>
              <w:t>Передача проводки отпуска в ERP</w:t>
            </w:r>
          </w:p>
        </w:tc>
      </w:tr>
      <w:tr w:rsidR="00EF5D38" w:rsidRPr="001B487B" w14:paraId="5F40D8D7" w14:textId="77777777" w:rsidTr="0042085F">
        <w:trPr>
          <w:cantSplit/>
        </w:trPr>
        <w:tc>
          <w:tcPr>
            <w:tcW w:w="1038" w:type="pct"/>
          </w:tcPr>
          <w:p w14:paraId="45862941" w14:textId="55CB8D17"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ПП-10.07.04.04.010</w:t>
            </w:r>
          </w:p>
        </w:tc>
        <w:tc>
          <w:tcPr>
            <w:tcW w:w="1323" w:type="pct"/>
          </w:tcPr>
          <w:p w14:paraId="46E977BB" w14:textId="7CF09527"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C.ПП-10.07-021</w:t>
            </w:r>
          </w:p>
        </w:tc>
        <w:tc>
          <w:tcPr>
            <w:tcW w:w="2639" w:type="pct"/>
          </w:tcPr>
          <w:p w14:paraId="05A327F7" w14:textId="3496E54A"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Обработка исходящей поставки</w:t>
            </w:r>
          </w:p>
        </w:tc>
      </w:tr>
      <w:tr w:rsidR="00EF5D38" w:rsidRPr="001B487B" w14:paraId="0E72ABF7" w14:textId="77777777" w:rsidTr="0042085F">
        <w:trPr>
          <w:cantSplit/>
        </w:trPr>
        <w:tc>
          <w:tcPr>
            <w:tcW w:w="1038" w:type="pct"/>
          </w:tcPr>
          <w:p w14:paraId="2435F792" w14:textId="603BDC46"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ПП-10.07.04.04.070</w:t>
            </w:r>
          </w:p>
        </w:tc>
        <w:tc>
          <w:tcPr>
            <w:tcW w:w="1323" w:type="pct"/>
          </w:tcPr>
          <w:p w14:paraId="45676266" w14:textId="737E5673"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C.ПП-10.07-022</w:t>
            </w:r>
          </w:p>
        </w:tc>
        <w:tc>
          <w:tcPr>
            <w:tcW w:w="2639" w:type="pct"/>
          </w:tcPr>
          <w:p w14:paraId="2A36AC09" w14:textId="50C75EA1" w:rsidR="00EF5D38" w:rsidRPr="00E259A4" w:rsidRDefault="00EF5D38" w:rsidP="00EF5D38">
            <w:pPr>
              <w:spacing w:line="276" w:lineRule="auto"/>
              <w:jc w:val="left"/>
              <w:rPr>
                <w:rFonts w:cs="Arial"/>
                <w:color w:val="000000"/>
                <w:sz w:val="20"/>
                <w:szCs w:val="20"/>
              </w:rPr>
            </w:pPr>
            <w:r w:rsidRPr="006D4922">
              <w:rPr>
                <w:rFonts w:cs="Arial"/>
                <w:color w:val="000000"/>
                <w:sz w:val="20"/>
                <w:szCs w:val="20"/>
              </w:rPr>
              <w:t>Проверка документов</w:t>
            </w:r>
          </w:p>
        </w:tc>
      </w:tr>
      <w:tr w:rsidR="00EF5D38" w:rsidRPr="001B487B" w14:paraId="2A419760" w14:textId="77777777" w:rsidTr="0042085F">
        <w:trPr>
          <w:cantSplit/>
        </w:trPr>
        <w:tc>
          <w:tcPr>
            <w:tcW w:w="1038" w:type="pct"/>
          </w:tcPr>
          <w:p w14:paraId="2D687057" w14:textId="3158F8EB"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ПП-10.07.04.03.010</w:t>
            </w:r>
          </w:p>
        </w:tc>
        <w:tc>
          <w:tcPr>
            <w:tcW w:w="1323" w:type="pct"/>
          </w:tcPr>
          <w:p w14:paraId="1AAA8044" w14:textId="3D522E4E" w:rsidR="00EF5D38" w:rsidRPr="00E259A4" w:rsidRDefault="00EF5D38" w:rsidP="00EF5D38">
            <w:pPr>
              <w:spacing w:line="276" w:lineRule="auto"/>
              <w:jc w:val="left"/>
              <w:rPr>
                <w:rFonts w:cs="Arial"/>
                <w:color w:val="000000"/>
                <w:sz w:val="20"/>
                <w:szCs w:val="20"/>
              </w:rPr>
            </w:pPr>
            <w:r w:rsidRPr="00E259A4">
              <w:rPr>
                <w:rFonts w:cs="Arial"/>
                <w:color w:val="000000"/>
                <w:sz w:val="20"/>
                <w:szCs w:val="20"/>
              </w:rPr>
              <w:t>C.ПП-10.07-018</w:t>
            </w:r>
          </w:p>
        </w:tc>
        <w:tc>
          <w:tcPr>
            <w:tcW w:w="2639" w:type="pct"/>
          </w:tcPr>
          <w:p w14:paraId="1A076F32" w14:textId="14C7457F" w:rsidR="00EF5D38" w:rsidRPr="006D4922" w:rsidRDefault="00EF5D38" w:rsidP="00EF5D38">
            <w:pPr>
              <w:spacing w:line="276" w:lineRule="auto"/>
              <w:jc w:val="left"/>
              <w:rPr>
                <w:rFonts w:cs="Arial"/>
                <w:color w:val="000000"/>
                <w:sz w:val="20"/>
                <w:szCs w:val="20"/>
              </w:rPr>
            </w:pPr>
            <w:r w:rsidRPr="00E259A4">
              <w:rPr>
                <w:rFonts w:cs="Arial"/>
                <w:color w:val="000000"/>
                <w:sz w:val="20"/>
                <w:szCs w:val="20"/>
              </w:rPr>
              <w:t>Издание нормативных актов на проведение инвентаризации</w:t>
            </w:r>
          </w:p>
        </w:tc>
      </w:tr>
      <w:tr w:rsidR="00EF5D38" w:rsidRPr="001B487B" w14:paraId="27F22983" w14:textId="77777777" w:rsidTr="0042085F">
        <w:trPr>
          <w:cantSplit/>
        </w:trPr>
        <w:tc>
          <w:tcPr>
            <w:tcW w:w="1038" w:type="pct"/>
          </w:tcPr>
          <w:p w14:paraId="6C8D89A2" w14:textId="102F3E44"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ПП-10.07.04.03.050</w:t>
            </w:r>
          </w:p>
        </w:tc>
        <w:tc>
          <w:tcPr>
            <w:tcW w:w="1323" w:type="pct"/>
          </w:tcPr>
          <w:p w14:paraId="0CE5F907" w14:textId="7F74689A" w:rsidR="00EF5D38" w:rsidRPr="00E259A4" w:rsidRDefault="00EF5D38" w:rsidP="00EF5D38">
            <w:pPr>
              <w:spacing w:line="276" w:lineRule="auto"/>
              <w:jc w:val="left"/>
              <w:rPr>
                <w:rFonts w:cs="Arial"/>
                <w:color w:val="000000"/>
                <w:sz w:val="20"/>
                <w:szCs w:val="20"/>
              </w:rPr>
            </w:pPr>
            <w:r w:rsidRPr="00AA28F7">
              <w:rPr>
                <w:rFonts w:cs="Arial"/>
                <w:color w:val="000000"/>
                <w:sz w:val="20"/>
                <w:szCs w:val="20"/>
              </w:rPr>
              <w:t>C.ПП-10.07-014</w:t>
            </w:r>
          </w:p>
        </w:tc>
        <w:tc>
          <w:tcPr>
            <w:tcW w:w="2639" w:type="pct"/>
          </w:tcPr>
          <w:p w14:paraId="6D8F27AE" w14:textId="2FDDDB1A" w:rsidR="00EF5D38" w:rsidRPr="00E259A4" w:rsidRDefault="00EF5D38" w:rsidP="00EF5D38">
            <w:pPr>
              <w:spacing w:line="276" w:lineRule="auto"/>
              <w:jc w:val="left"/>
              <w:rPr>
                <w:rFonts w:cs="Arial"/>
                <w:color w:val="000000"/>
                <w:sz w:val="20"/>
                <w:szCs w:val="20"/>
              </w:rPr>
            </w:pPr>
            <w:r w:rsidRPr="00AA28F7">
              <w:rPr>
                <w:rFonts w:cs="Arial"/>
                <w:color w:val="000000"/>
                <w:sz w:val="20"/>
                <w:szCs w:val="20"/>
              </w:rPr>
              <w:t>Подсчет МТР в складском месте и фиксирование результата</w:t>
            </w:r>
          </w:p>
        </w:tc>
      </w:tr>
      <w:tr w:rsidR="00EF5D38" w:rsidRPr="001B487B" w14:paraId="474C41C1" w14:textId="77777777" w:rsidTr="0042085F">
        <w:trPr>
          <w:cantSplit/>
        </w:trPr>
        <w:tc>
          <w:tcPr>
            <w:tcW w:w="1038" w:type="pct"/>
          </w:tcPr>
          <w:p w14:paraId="4648DCC2" w14:textId="53836413"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ПП-10.07.03.04.030</w:t>
            </w:r>
          </w:p>
        </w:tc>
        <w:tc>
          <w:tcPr>
            <w:tcW w:w="1323" w:type="pct"/>
          </w:tcPr>
          <w:p w14:paraId="7449DADC" w14:textId="72A31A5F" w:rsidR="00EF5D38" w:rsidRPr="00AA28F7" w:rsidRDefault="00EF5D38" w:rsidP="00EF5D38">
            <w:pPr>
              <w:spacing w:line="276" w:lineRule="auto"/>
              <w:jc w:val="left"/>
              <w:rPr>
                <w:rFonts w:cs="Arial"/>
                <w:color w:val="000000"/>
                <w:sz w:val="20"/>
                <w:szCs w:val="20"/>
              </w:rPr>
            </w:pPr>
            <w:r w:rsidRPr="00AA28F7">
              <w:rPr>
                <w:rFonts w:cs="Arial"/>
                <w:color w:val="000000"/>
                <w:sz w:val="20"/>
                <w:szCs w:val="20"/>
              </w:rPr>
              <w:t>C.ПП-10.07-014</w:t>
            </w:r>
          </w:p>
        </w:tc>
        <w:tc>
          <w:tcPr>
            <w:tcW w:w="2639" w:type="pct"/>
          </w:tcPr>
          <w:p w14:paraId="505E28B3" w14:textId="763796CF" w:rsidR="00EF5D38" w:rsidRPr="00AA28F7" w:rsidRDefault="00EF5D38" w:rsidP="00EF5D38">
            <w:pPr>
              <w:spacing w:line="276" w:lineRule="auto"/>
              <w:jc w:val="left"/>
              <w:rPr>
                <w:rFonts w:cs="Arial"/>
                <w:color w:val="000000"/>
                <w:sz w:val="20"/>
                <w:szCs w:val="20"/>
              </w:rPr>
            </w:pPr>
            <w:r w:rsidRPr="006D4922">
              <w:rPr>
                <w:rFonts w:cs="Arial"/>
                <w:color w:val="000000"/>
                <w:sz w:val="20"/>
                <w:szCs w:val="20"/>
              </w:rPr>
              <w:t>Проведение инвентаризационного подсчета</w:t>
            </w:r>
          </w:p>
        </w:tc>
      </w:tr>
      <w:tr w:rsidR="00EF5D38" w:rsidRPr="001B487B" w14:paraId="25C9C3DB" w14:textId="77777777" w:rsidTr="0042085F">
        <w:trPr>
          <w:cantSplit/>
        </w:trPr>
        <w:tc>
          <w:tcPr>
            <w:tcW w:w="1038" w:type="pct"/>
          </w:tcPr>
          <w:p w14:paraId="114F9E49" w14:textId="486B7429"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ПП-10.07.04.03.080</w:t>
            </w:r>
          </w:p>
        </w:tc>
        <w:tc>
          <w:tcPr>
            <w:tcW w:w="1323" w:type="pct"/>
          </w:tcPr>
          <w:p w14:paraId="36780979" w14:textId="5D542D4C" w:rsidR="00EF5D38" w:rsidRPr="00AA28F7" w:rsidRDefault="00EF5D38" w:rsidP="00EF5D38">
            <w:pPr>
              <w:spacing w:line="276" w:lineRule="auto"/>
              <w:jc w:val="left"/>
              <w:rPr>
                <w:rFonts w:cs="Arial"/>
                <w:color w:val="000000"/>
                <w:sz w:val="20"/>
                <w:szCs w:val="20"/>
              </w:rPr>
            </w:pPr>
            <w:r w:rsidRPr="00AA28F7">
              <w:rPr>
                <w:rFonts w:cs="Arial"/>
                <w:color w:val="000000"/>
                <w:sz w:val="20"/>
                <w:szCs w:val="20"/>
              </w:rPr>
              <w:t>C.ПП-10.07-019</w:t>
            </w:r>
          </w:p>
        </w:tc>
        <w:tc>
          <w:tcPr>
            <w:tcW w:w="2639" w:type="pct"/>
          </w:tcPr>
          <w:p w14:paraId="36102E37" w14:textId="015AA5BD" w:rsidR="00EF5D38" w:rsidRPr="006D4922" w:rsidRDefault="00EF5D38" w:rsidP="00EF5D38">
            <w:pPr>
              <w:spacing w:line="276" w:lineRule="auto"/>
              <w:jc w:val="left"/>
              <w:rPr>
                <w:rFonts w:cs="Arial"/>
                <w:color w:val="000000"/>
                <w:sz w:val="20"/>
                <w:szCs w:val="20"/>
              </w:rPr>
            </w:pPr>
            <w:r w:rsidRPr="00AA28F7">
              <w:rPr>
                <w:rFonts w:cs="Arial"/>
                <w:color w:val="000000"/>
                <w:sz w:val="20"/>
                <w:szCs w:val="20"/>
              </w:rPr>
              <w:t>Сверка полноты выполнения документа инвентаризации</w:t>
            </w:r>
          </w:p>
        </w:tc>
      </w:tr>
      <w:tr w:rsidR="00EF5D38" w:rsidRPr="001B487B" w14:paraId="5939815B" w14:textId="77777777" w:rsidTr="0042085F">
        <w:trPr>
          <w:cantSplit/>
        </w:trPr>
        <w:tc>
          <w:tcPr>
            <w:tcW w:w="1038" w:type="pct"/>
          </w:tcPr>
          <w:p w14:paraId="47964302" w14:textId="0E2472B4" w:rsidR="00EF5D38" w:rsidRPr="006D4922" w:rsidRDefault="00EF5D38" w:rsidP="00EF5D38">
            <w:pPr>
              <w:spacing w:line="276" w:lineRule="auto"/>
              <w:jc w:val="left"/>
              <w:rPr>
                <w:rFonts w:cs="Arial"/>
                <w:color w:val="000000"/>
                <w:sz w:val="20"/>
                <w:szCs w:val="20"/>
              </w:rPr>
            </w:pPr>
            <w:r w:rsidRPr="006D4922">
              <w:rPr>
                <w:rFonts w:cs="Arial"/>
                <w:color w:val="000000"/>
                <w:sz w:val="20"/>
                <w:szCs w:val="20"/>
              </w:rPr>
              <w:t>ПП-10.07.03.04.064</w:t>
            </w:r>
          </w:p>
        </w:tc>
        <w:tc>
          <w:tcPr>
            <w:tcW w:w="1323" w:type="pct"/>
          </w:tcPr>
          <w:p w14:paraId="6A958099" w14:textId="2751136C" w:rsidR="00EF5D38" w:rsidRPr="00AA28F7" w:rsidRDefault="00EF5D38" w:rsidP="00EF5D38">
            <w:pPr>
              <w:spacing w:line="276" w:lineRule="auto"/>
              <w:jc w:val="left"/>
              <w:rPr>
                <w:rFonts w:cs="Arial"/>
                <w:color w:val="000000"/>
                <w:sz w:val="20"/>
                <w:szCs w:val="20"/>
              </w:rPr>
            </w:pPr>
            <w:r w:rsidRPr="00AA28F7">
              <w:rPr>
                <w:rFonts w:cs="Arial"/>
                <w:color w:val="000000"/>
                <w:sz w:val="20"/>
                <w:szCs w:val="20"/>
              </w:rPr>
              <w:t>C.ПП-10.07-015</w:t>
            </w:r>
          </w:p>
        </w:tc>
        <w:tc>
          <w:tcPr>
            <w:tcW w:w="2639" w:type="pct"/>
          </w:tcPr>
          <w:p w14:paraId="04736014" w14:textId="6C62DA44" w:rsidR="00EF5D38" w:rsidRPr="00AA28F7" w:rsidRDefault="00EF5D38" w:rsidP="00EF5D38">
            <w:pPr>
              <w:spacing w:line="276" w:lineRule="auto"/>
              <w:jc w:val="left"/>
              <w:rPr>
                <w:rFonts w:cs="Arial"/>
                <w:color w:val="000000"/>
                <w:sz w:val="20"/>
                <w:szCs w:val="20"/>
              </w:rPr>
            </w:pPr>
            <w:r w:rsidRPr="006D4922">
              <w:rPr>
                <w:rFonts w:cs="Arial"/>
                <w:color w:val="000000"/>
                <w:sz w:val="20"/>
                <w:szCs w:val="20"/>
              </w:rPr>
              <w:t>Правовая оценка</w:t>
            </w:r>
          </w:p>
        </w:tc>
      </w:tr>
      <w:tr w:rsidR="00EF5D38" w:rsidRPr="001B487B" w14:paraId="50386E3F" w14:textId="77777777" w:rsidTr="0042085F">
        <w:trPr>
          <w:cantSplit/>
        </w:trPr>
        <w:tc>
          <w:tcPr>
            <w:tcW w:w="1038" w:type="pct"/>
          </w:tcPr>
          <w:p w14:paraId="25038CB9" w14:textId="1FEA515D" w:rsidR="00EF5D38" w:rsidRPr="006D4922" w:rsidRDefault="00EF5D38" w:rsidP="00EF5D38">
            <w:pPr>
              <w:spacing w:line="276" w:lineRule="auto"/>
              <w:jc w:val="left"/>
              <w:rPr>
                <w:rFonts w:cs="Arial"/>
                <w:color w:val="000000"/>
                <w:sz w:val="20"/>
                <w:szCs w:val="20"/>
              </w:rPr>
            </w:pPr>
            <w:r w:rsidRPr="00AA28F7">
              <w:rPr>
                <w:sz w:val="20"/>
                <w:szCs w:val="20"/>
              </w:rPr>
              <w:t>Реализовано в SAP GRC PC</w:t>
            </w:r>
          </w:p>
        </w:tc>
        <w:tc>
          <w:tcPr>
            <w:tcW w:w="1323" w:type="pct"/>
          </w:tcPr>
          <w:p w14:paraId="143A6D07" w14:textId="7B401487" w:rsidR="00EF5D38" w:rsidRPr="00AA28F7" w:rsidRDefault="00EF5D38" w:rsidP="00EF5D38">
            <w:pPr>
              <w:spacing w:line="276" w:lineRule="auto"/>
              <w:jc w:val="left"/>
              <w:rPr>
                <w:rFonts w:cs="Arial"/>
                <w:color w:val="000000"/>
                <w:sz w:val="20"/>
                <w:szCs w:val="20"/>
              </w:rPr>
            </w:pPr>
            <w:r w:rsidRPr="00AA28F7">
              <w:rPr>
                <w:color w:val="000000"/>
                <w:sz w:val="20"/>
                <w:szCs w:val="20"/>
              </w:rPr>
              <w:t>C.ПП-10.07-023</w:t>
            </w:r>
          </w:p>
        </w:tc>
        <w:tc>
          <w:tcPr>
            <w:tcW w:w="2639" w:type="pct"/>
          </w:tcPr>
          <w:p w14:paraId="20755486" w14:textId="646084A3" w:rsidR="00EF5D38" w:rsidRPr="006D4922" w:rsidRDefault="00EF5D38" w:rsidP="00EF5D38">
            <w:pPr>
              <w:spacing w:line="276" w:lineRule="auto"/>
              <w:jc w:val="left"/>
              <w:rPr>
                <w:rFonts w:cs="Arial"/>
                <w:color w:val="000000"/>
                <w:sz w:val="20"/>
                <w:szCs w:val="20"/>
              </w:rPr>
            </w:pPr>
            <w:r w:rsidRPr="00AA28F7">
              <w:rPr>
                <w:sz w:val="20"/>
                <w:szCs w:val="20"/>
              </w:rPr>
              <w:t>Мониторинг нарушения стратегии выдачи МТР со склада</w:t>
            </w:r>
          </w:p>
        </w:tc>
      </w:tr>
      <w:tr w:rsidR="00EF5D38" w:rsidRPr="001B487B" w:rsidDel="00165884" w14:paraId="2B1C7131" w14:textId="4C1CF80A" w:rsidTr="0042085F">
        <w:trPr>
          <w:cantSplit/>
          <w:del w:id="1823" w:author="Карабанова Мария Евгеньевна (Подрядчик. ООО «БерингПойнт»)" w:date="2020-04-23T11:07:00Z"/>
        </w:trPr>
        <w:tc>
          <w:tcPr>
            <w:tcW w:w="1038" w:type="pct"/>
          </w:tcPr>
          <w:p w14:paraId="36376CE7" w14:textId="58B6445C" w:rsidR="00EF5D38" w:rsidRPr="00AA28F7" w:rsidDel="00165884" w:rsidRDefault="00EF5D38" w:rsidP="00EF5D38">
            <w:pPr>
              <w:spacing w:line="276" w:lineRule="auto"/>
              <w:jc w:val="left"/>
              <w:rPr>
                <w:del w:id="1824" w:author="Карабанова Мария Евгеньевна (Подрядчик. ООО «БерингПойнт»)" w:date="2020-04-23T11:07:00Z"/>
                <w:sz w:val="20"/>
                <w:szCs w:val="20"/>
              </w:rPr>
            </w:pPr>
          </w:p>
        </w:tc>
        <w:tc>
          <w:tcPr>
            <w:tcW w:w="1323" w:type="pct"/>
          </w:tcPr>
          <w:p w14:paraId="0759AEF7" w14:textId="5D92BC80" w:rsidR="00EF5D38" w:rsidRPr="00AA28F7" w:rsidDel="00165884" w:rsidRDefault="00EF5D38" w:rsidP="00EF5D38">
            <w:pPr>
              <w:spacing w:line="276" w:lineRule="auto"/>
              <w:jc w:val="left"/>
              <w:rPr>
                <w:del w:id="1825" w:author="Карабанова Мария Евгеньевна (Подрядчик. ООО «БерингПойнт»)" w:date="2020-04-23T11:07:00Z"/>
                <w:color w:val="000000"/>
                <w:sz w:val="20"/>
                <w:szCs w:val="20"/>
              </w:rPr>
            </w:pPr>
            <w:del w:id="1826" w:author="Карабанова Мария Евгеньевна (Подрядчик. ООО «БерингПойнт»)" w:date="2020-04-23T11:07:00Z">
              <w:r w:rsidRPr="00FE2D2B" w:rsidDel="00165884">
                <w:rPr>
                  <w:color w:val="000000"/>
                  <w:sz w:val="20"/>
                  <w:szCs w:val="20"/>
                </w:rPr>
                <w:delText>C.ПП-10.07-004</w:delText>
              </w:r>
            </w:del>
          </w:p>
        </w:tc>
        <w:tc>
          <w:tcPr>
            <w:tcW w:w="2639" w:type="pct"/>
          </w:tcPr>
          <w:p w14:paraId="1699F36E" w14:textId="47BD817A" w:rsidR="00EF5D38" w:rsidRPr="00AA28F7" w:rsidDel="00165884" w:rsidRDefault="00EF5D38" w:rsidP="00EF5D38">
            <w:pPr>
              <w:spacing w:line="276" w:lineRule="auto"/>
              <w:jc w:val="left"/>
              <w:rPr>
                <w:del w:id="1827" w:author="Карабанова Мария Евгеньевна (Подрядчик. ООО «БерингПойнт»)" w:date="2020-04-23T11:07:00Z"/>
                <w:sz w:val="20"/>
                <w:szCs w:val="20"/>
              </w:rPr>
            </w:pPr>
            <w:del w:id="1828" w:author="Карабанова Мария Евгеньевна (Подрядчик. ООО «БерингПойнт»)" w:date="2020-04-23T11:07:00Z">
              <w:r w:rsidRPr="00FE2D2B" w:rsidDel="00165884">
                <w:rPr>
                  <w:sz w:val="20"/>
                  <w:szCs w:val="20"/>
                </w:rPr>
                <w:delText>Создание заказа на перемещение</w:delText>
              </w:r>
            </w:del>
          </w:p>
        </w:tc>
      </w:tr>
      <w:tr w:rsidR="00EF5D38" w:rsidRPr="001B487B" w:rsidDel="00165884" w14:paraId="2C6DD071" w14:textId="3992F494" w:rsidTr="0042085F">
        <w:trPr>
          <w:cantSplit/>
          <w:del w:id="1829" w:author="Карабанова Мария Евгеньевна (Подрядчик. ООО «БерингПойнт»)" w:date="2020-04-23T11:07:00Z"/>
        </w:trPr>
        <w:tc>
          <w:tcPr>
            <w:tcW w:w="1038" w:type="pct"/>
          </w:tcPr>
          <w:p w14:paraId="25A55EA7" w14:textId="0E6485DB" w:rsidR="00EF5D38" w:rsidRPr="00AA28F7" w:rsidDel="00165884" w:rsidRDefault="00EF5D38" w:rsidP="00EF5D38">
            <w:pPr>
              <w:spacing w:line="276" w:lineRule="auto"/>
              <w:jc w:val="left"/>
              <w:rPr>
                <w:del w:id="1830" w:author="Карабанова Мария Евгеньевна (Подрядчик. ООО «БерингПойнт»)" w:date="2020-04-23T11:07:00Z"/>
                <w:sz w:val="20"/>
                <w:szCs w:val="20"/>
              </w:rPr>
            </w:pPr>
          </w:p>
        </w:tc>
        <w:tc>
          <w:tcPr>
            <w:tcW w:w="1323" w:type="pct"/>
          </w:tcPr>
          <w:p w14:paraId="542CE337" w14:textId="7B8F7C23" w:rsidR="00EF5D38" w:rsidRPr="00FE2D2B" w:rsidDel="00165884" w:rsidRDefault="00EF5D38" w:rsidP="00EF5D38">
            <w:pPr>
              <w:spacing w:line="276" w:lineRule="auto"/>
              <w:jc w:val="left"/>
              <w:rPr>
                <w:del w:id="1831" w:author="Карабанова Мария Евгеньевна (Подрядчик. ООО «БерингПойнт»)" w:date="2020-04-23T11:07:00Z"/>
                <w:color w:val="000000"/>
                <w:sz w:val="20"/>
                <w:szCs w:val="20"/>
              </w:rPr>
            </w:pPr>
            <w:del w:id="1832" w:author="Карабанова Мария Евгеньевна (Подрядчик. ООО «БерингПойнт»)" w:date="2020-04-23T11:07:00Z">
              <w:r w:rsidRPr="00FE2D2B" w:rsidDel="00165884">
                <w:rPr>
                  <w:color w:val="000000"/>
                  <w:sz w:val="20"/>
                  <w:szCs w:val="20"/>
                </w:rPr>
                <w:delText>C.ПП-10.07-024</w:delText>
              </w:r>
            </w:del>
          </w:p>
        </w:tc>
        <w:tc>
          <w:tcPr>
            <w:tcW w:w="2639" w:type="pct"/>
          </w:tcPr>
          <w:p w14:paraId="591597CF" w14:textId="188175DA" w:rsidR="00EF5D38" w:rsidRPr="00FE2D2B" w:rsidDel="00165884" w:rsidRDefault="00EF5D38" w:rsidP="00EF5D38">
            <w:pPr>
              <w:spacing w:line="276" w:lineRule="auto"/>
              <w:jc w:val="left"/>
              <w:rPr>
                <w:del w:id="1833" w:author="Карабанова Мария Евгеньевна (Подрядчик. ООО «БерингПойнт»)" w:date="2020-04-23T11:07:00Z"/>
                <w:sz w:val="20"/>
                <w:szCs w:val="20"/>
              </w:rPr>
            </w:pPr>
            <w:del w:id="1834" w:author="Карабанова Мария Евгеньевна (Подрядчик. ООО «БерингПойнт»)" w:date="2020-04-23T11:07:00Z">
              <w:r w:rsidRPr="00FE2D2B" w:rsidDel="00165884">
                <w:rPr>
                  <w:sz w:val="20"/>
                  <w:szCs w:val="20"/>
                </w:rPr>
                <w:delText>Проверка наличия комплектной поставки</w:delText>
              </w:r>
            </w:del>
          </w:p>
        </w:tc>
      </w:tr>
      <w:tr w:rsidR="00EF5D38" w:rsidRPr="001B487B" w:rsidDel="00165884" w14:paraId="2B1A3DE9" w14:textId="08E00B24" w:rsidTr="0042085F">
        <w:trPr>
          <w:cantSplit/>
          <w:del w:id="1835" w:author="Карабанова Мария Евгеньевна (Подрядчик. ООО «БерингПойнт»)" w:date="2020-04-23T11:07:00Z"/>
        </w:trPr>
        <w:tc>
          <w:tcPr>
            <w:tcW w:w="1038" w:type="pct"/>
          </w:tcPr>
          <w:p w14:paraId="0A20C17C" w14:textId="55BD9713" w:rsidR="00EF5D38" w:rsidRPr="00AA28F7" w:rsidDel="00165884" w:rsidRDefault="00EF5D38" w:rsidP="00EF5D38">
            <w:pPr>
              <w:spacing w:line="276" w:lineRule="auto"/>
              <w:jc w:val="left"/>
              <w:rPr>
                <w:del w:id="1836" w:author="Карабанова Мария Евгеньевна (Подрядчик. ООО «БерингПойнт»)" w:date="2020-04-23T11:07:00Z"/>
                <w:sz w:val="20"/>
                <w:szCs w:val="20"/>
              </w:rPr>
            </w:pPr>
          </w:p>
        </w:tc>
        <w:tc>
          <w:tcPr>
            <w:tcW w:w="1323" w:type="pct"/>
          </w:tcPr>
          <w:p w14:paraId="25AB5E1B" w14:textId="37B96288" w:rsidR="00EF5D38" w:rsidRPr="00FE2D2B" w:rsidDel="00165884" w:rsidRDefault="00EF5D38" w:rsidP="00EF5D38">
            <w:pPr>
              <w:spacing w:line="276" w:lineRule="auto"/>
              <w:jc w:val="left"/>
              <w:rPr>
                <w:del w:id="1837" w:author="Карабанова Мария Евгеньевна (Подрядчик. ООО «БерингПойнт»)" w:date="2020-04-23T11:07:00Z"/>
                <w:color w:val="000000"/>
                <w:sz w:val="20"/>
                <w:szCs w:val="20"/>
              </w:rPr>
            </w:pPr>
            <w:del w:id="1838" w:author="Карабанова Мария Евгеньевна (Подрядчик. ООО «БерингПойнт»)" w:date="2020-04-23T11:07:00Z">
              <w:r w:rsidRPr="00FE2D2B" w:rsidDel="00165884">
                <w:rPr>
                  <w:color w:val="000000"/>
                  <w:sz w:val="20"/>
                  <w:szCs w:val="20"/>
                </w:rPr>
                <w:delText>C.ПП-10.07-025</w:delText>
              </w:r>
            </w:del>
          </w:p>
        </w:tc>
        <w:tc>
          <w:tcPr>
            <w:tcW w:w="2639" w:type="pct"/>
          </w:tcPr>
          <w:p w14:paraId="3A460428" w14:textId="20F24223" w:rsidR="00EF5D38" w:rsidRPr="00FE2D2B" w:rsidDel="00165884" w:rsidRDefault="00EF5D38" w:rsidP="00EF5D38">
            <w:pPr>
              <w:spacing w:line="276" w:lineRule="auto"/>
              <w:jc w:val="left"/>
              <w:rPr>
                <w:del w:id="1839" w:author="Карабанова Мария Евгеньевна (Подрядчик. ООО «БерингПойнт»)" w:date="2020-04-23T11:07:00Z"/>
                <w:sz w:val="20"/>
                <w:szCs w:val="20"/>
              </w:rPr>
            </w:pPr>
            <w:del w:id="1840" w:author="Карабанова Мария Евгеньевна (Подрядчик. ООО «БерингПойнт»)" w:date="2020-04-23T11:07:00Z">
              <w:r w:rsidRPr="00FE2D2B" w:rsidDel="00165884">
                <w:rPr>
                  <w:sz w:val="20"/>
                  <w:szCs w:val="20"/>
                </w:rPr>
                <w:delText>Автоматическое создание контрольной партии</w:delText>
              </w:r>
            </w:del>
          </w:p>
        </w:tc>
      </w:tr>
      <w:tr w:rsidR="00EF5D38" w:rsidRPr="001B487B" w:rsidDel="00165884" w14:paraId="04EDDF50" w14:textId="4B87E8D2" w:rsidTr="0042085F">
        <w:trPr>
          <w:cantSplit/>
          <w:del w:id="1841" w:author="Карабанова Мария Евгеньевна (Подрядчик. ООО «БерингПойнт»)" w:date="2020-04-23T11:07:00Z"/>
        </w:trPr>
        <w:tc>
          <w:tcPr>
            <w:tcW w:w="1038" w:type="pct"/>
          </w:tcPr>
          <w:p w14:paraId="5627CFB6" w14:textId="16181010" w:rsidR="00EF5D38" w:rsidRPr="00AA28F7" w:rsidDel="00165884" w:rsidRDefault="00EF5D38" w:rsidP="00EF5D38">
            <w:pPr>
              <w:spacing w:line="276" w:lineRule="auto"/>
              <w:jc w:val="left"/>
              <w:rPr>
                <w:del w:id="1842" w:author="Карабанова Мария Евгеньевна (Подрядчик. ООО «БерингПойнт»)" w:date="2020-04-23T11:07:00Z"/>
                <w:sz w:val="20"/>
                <w:szCs w:val="20"/>
              </w:rPr>
            </w:pPr>
          </w:p>
        </w:tc>
        <w:tc>
          <w:tcPr>
            <w:tcW w:w="1323" w:type="pct"/>
          </w:tcPr>
          <w:p w14:paraId="5058640A" w14:textId="3D93844D" w:rsidR="00EF5D38" w:rsidRPr="00FE2D2B" w:rsidDel="00165884" w:rsidRDefault="00EF5D38" w:rsidP="00EF5D38">
            <w:pPr>
              <w:spacing w:line="276" w:lineRule="auto"/>
              <w:jc w:val="left"/>
              <w:rPr>
                <w:del w:id="1843" w:author="Карабанова Мария Евгеньевна (Подрядчик. ООО «БерингПойнт»)" w:date="2020-04-23T11:07:00Z"/>
                <w:color w:val="000000"/>
                <w:sz w:val="20"/>
                <w:szCs w:val="20"/>
              </w:rPr>
            </w:pPr>
            <w:del w:id="1844" w:author="Карабанова Мария Евгеньевна (Подрядчик. ООО «БерингПойнт»)" w:date="2020-04-23T11:07:00Z">
              <w:r w:rsidRPr="00FE2D2B" w:rsidDel="00165884">
                <w:rPr>
                  <w:color w:val="000000"/>
                  <w:sz w:val="20"/>
                  <w:szCs w:val="20"/>
                </w:rPr>
                <w:delText>C.ПП-10.07-026</w:delText>
              </w:r>
            </w:del>
          </w:p>
        </w:tc>
        <w:tc>
          <w:tcPr>
            <w:tcW w:w="2639" w:type="pct"/>
          </w:tcPr>
          <w:p w14:paraId="6A02B530" w14:textId="4D658ABA" w:rsidR="00EF5D38" w:rsidRPr="00FE2D2B" w:rsidDel="00165884" w:rsidRDefault="00EF5D38" w:rsidP="00EF5D38">
            <w:pPr>
              <w:spacing w:line="276" w:lineRule="auto"/>
              <w:jc w:val="left"/>
              <w:rPr>
                <w:del w:id="1845" w:author="Карабанова Мария Евгеньевна (Подрядчик. ООО «БерингПойнт»)" w:date="2020-04-23T11:07:00Z"/>
                <w:sz w:val="20"/>
                <w:szCs w:val="20"/>
              </w:rPr>
            </w:pPr>
            <w:del w:id="1846" w:author="Карабанова Мария Евгеньевна (Подрядчик. ООО «БерингПойнт»)" w:date="2020-04-23T11:07:00Z">
              <w:r w:rsidRPr="00FE2D2B" w:rsidDel="00165884">
                <w:rPr>
                  <w:sz w:val="20"/>
                  <w:szCs w:val="20"/>
                </w:rPr>
                <w:delText>Ввод результатов приемки по количеству</w:delText>
              </w:r>
            </w:del>
          </w:p>
        </w:tc>
      </w:tr>
      <w:tr w:rsidR="00EF5D38" w:rsidRPr="001B487B" w:rsidDel="00165884" w14:paraId="37B3A1E9" w14:textId="276C2126" w:rsidTr="0042085F">
        <w:trPr>
          <w:cantSplit/>
          <w:del w:id="1847" w:author="Карабанова Мария Евгеньевна (Подрядчик. ООО «БерингПойнт»)" w:date="2020-04-23T11:07:00Z"/>
        </w:trPr>
        <w:tc>
          <w:tcPr>
            <w:tcW w:w="1038" w:type="pct"/>
          </w:tcPr>
          <w:p w14:paraId="0D0C2632" w14:textId="37FBA5AB" w:rsidR="00EF5D38" w:rsidRPr="00AA28F7" w:rsidDel="00165884" w:rsidRDefault="00EF5D38" w:rsidP="00EF5D38">
            <w:pPr>
              <w:spacing w:line="276" w:lineRule="auto"/>
              <w:jc w:val="left"/>
              <w:rPr>
                <w:del w:id="1848" w:author="Карабанова Мария Евгеньевна (Подрядчик. ООО «БерингПойнт»)" w:date="2020-04-23T11:07:00Z"/>
                <w:sz w:val="20"/>
                <w:szCs w:val="20"/>
              </w:rPr>
            </w:pPr>
          </w:p>
        </w:tc>
        <w:tc>
          <w:tcPr>
            <w:tcW w:w="1323" w:type="pct"/>
          </w:tcPr>
          <w:p w14:paraId="26220B1B" w14:textId="0525A0F3" w:rsidR="00EF5D38" w:rsidRPr="00FE2D2B" w:rsidDel="00165884" w:rsidRDefault="00EF5D38" w:rsidP="00EF5D38">
            <w:pPr>
              <w:spacing w:line="276" w:lineRule="auto"/>
              <w:jc w:val="left"/>
              <w:rPr>
                <w:del w:id="1849" w:author="Карабанова Мария Евгеньевна (Подрядчик. ООО «БерингПойнт»)" w:date="2020-04-23T11:07:00Z"/>
                <w:color w:val="000000"/>
                <w:sz w:val="20"/>
                <w:szCs w:val="20"/>
              </w:rPr>
            </w:pPr>
            <w:del w:id="1850" w:author="Карабанова Мария Евгеньевна (Подрядчик. ООО «БерингПойнт»)" w:date="2020-04-23T11:07:00Z">
              <w:r w:rsidRPr="00FE2D2B" w:rsidDel="00165884">
                <w:rPr>
                  <w:color w:val="000000"/>
                  <w:sz w:val="20"/>
                  <w:szCs w:val="20"/>
                </w:rPr>
                <w:delText>C.ПП-10.07-027</w:delText>
              </w:r>
            </w:del>
          </w:p>
        </w:tc>
        <w:tc>
          <w:tcPr>
            <w:tcW w:w="2639" w:type="pct"/>
          </w:tcPr>
          <w:p w14:paraId="0310D478" w14:textId="7921F976" w:rsidR="00EF5D38" w:rsidRPr="00FE2D2B" w:rsidDel="00165884" w:rsidRDefault="00EF5D38" w:rsidP="00EF5D38">
            <w:pPr>
              <w:spacing w:line="276" w:lineRule="auto"/>
              <w:jc w:val="left"/>
              <w:rPr>
                <w:del w:id="1851" w:author="Карабанова Мария Евгеньевна (Подрядчик. ООО «БерингПойнт»)" w:date="2020-04-23T11:07:00Z"/>
                <w:sz w:val="20"/>
                <w:szCs w:val="20"/>
              </w:rPr>
            </w:pPr>
            <w:del w:id="1852" w:author="Карабанова Мария Евгеньевна (Подрядчик. ООО «БерингПойнт»)" w:date="2020-04-23T11:07:00Z">
              <w:r w:rsidRPr="00FE2D2B" w:rsidDel="00165884">
                <w:rPr>
                  <w:sz w:val="20"/>
                  <w:szCs w:val="20"/>
                </w:rPr>
                <w:delText>Ввод результатов приемки по качеству</w:delText>
              </w:r>
            </w:del>
          </w:p>
        </w:tc>
      </w:tr>
    </w:tbl>
    <w:p w14:paraId="2E5738B2" w14:textId="795DB179" w:rsidR="002B70FB" w:rsidRDefault="002B70FB" w:rsidP="002B70FB">
      <w:bookmarkStart w:id="1853" w:name="_Toc522547850"/>
      <w:bookmarkStart w:id="1854" w:name="_Toc523232554"/>
      <w:bookmarkStart w:id="1855" w:name="_Toc523401918"/>
      <w:bookmarkStart w:id="1856" w:name="_Toc523413737"/>
    </w:p>
    <w:p w14:paraId="2F995C0A" w14:textId="77777777" w:rsidR="009E4DDC" w:rsidRPr="00BE014D" w:rsidRDefault="009E4DDC" w:rsidP="009E4DDC">
      <w:pPr>
        <w:pStyle w:val="3"/>
      </w:pPr>
      <w:bookmarkStart w:id="1857" w:name="_Toc524079876"/>
      <w:bookmarkStart w:id="1858" w:name="_Toc524083179"/>
      <w:bookmarkStart w:id="1859" w:name="_Toc525914745"/>
      <w:r w:rsidRPr="00BE014D">
        <w:t>Разделение полномочий</w:t>
      </w:r>
      <w:bookmarkEnd w:id="1853"/>
      <w:bookmarkEnd w:id="1854"/>
      <w:bookmarkEnd w:id="1855"/>
      <w:bookmarkEnd w:id="1856"/>
      <w:bookmarkEnd w:id="1857"/>
      <w:bookmarkEnd w:id="1858"/>
      <w:bookmarkEnd w:id="1859"/>
    </w:p>
    <w:p w14:paraId="6B9A5B79" w14:textId="77777777" w:rsidR="00DA6203" w:rsidRPr="0083506D" w:rsidRDefault="00DA6203" w:rsidP="00DA6203">
      <w:pPr>
        <w:ind w:firstLine="709"/>
        <w:rPr>
          <w:rFonts w:eastAsia="Calibri"/>
          <w:lang w:val="en-US"/>
        </w:rPr>
      </w:pPr>
      <w:r w:rsidRPr="00B0081B">
        <w:rPr>
          <w:rFonts w:eastAsia="Calibri"/>
        </w:rPr>
        <w:t xml:space="preserve">В </w:t>
      </w:r>
      <w:r w:rsidRPr="00B0081B">
        <w:t>данном</w:t>
      </w:r>
      <w:r w:rsidRPr="00B0081B">
        <w:rPr>
          <w:rFonts w:eastAsia="Calibri"/>
        </w:rPr>
        <w:t xml:space="preserve"> разделе описаны:</w:t>
      </w:r>
    </w:p>
    <w:p w14:paraId="1BB41F8E" w14:textId="063E28D2" w:rsidR="00DA6203" w:rsidRDefault="00DA6203" w:rsidP="00DA6203">
      <w:pPr>
        <w:pStyle w:val="afc"/>
        <w:numPr>
          <w:ilvl w:val="0"/>
          <w:numId w:val="90"/>
        </w:numPr>
        <w:ind w:left="851"/>
        <w:rPr>
          <w:ins w:id="1860" w:author="Лазарев Артем Андреевич (Подрядчик. ООО БерингПойнт)" w:date="2021-03-19T15:39:00Z"/>
          <w:rFonts w:eastAsia="Calibri"/>
        </w:rPr>
      </w:pPr>
      <w:r w:rsidRPr="0073390A">
        <w:rPr>
          <w:rFonts w:eastAsia="Calibri"/>
        </w:rPr>
        <w:t>Матрица конфликтов на уровне бизнес-функций. Данная матрица определяет конфликтующие совмещения бизнес-функций для рассматриваемых бизнес-процессов, включая кросс-функциональные. Данная матрица разработана с учетом описания ключевых задач рассматриваемых бизнес-процессов из состава Концептуального Дизайна (Таблица № КП1. Матрица конфликтующих бизнес-функций).</w:t>
      </w:r>
    </w:p>
    <w:p w14:paraId="19B0C48D" w14:textId="77777777" w:rsidR="00AB4CA2" w:rsidRPr="0073390A" w:rsidRDefault="00AB4CA2">
      <w:pPr>
        <w:pStyle w:val="afc"/>
        <w:ind w:left="851"/>
        <w:rPr>
          <w:rFonts w:eastAsia="Calibri"/>
        </w:rPr>
        <w:pPrChange w:id="1861" w:author="Лазарев Артем Андреевич (Подрядчик. ООО БерингПойнт)" w:date="2021-03-19T15:39:00Z">
          <w:pPr>
            <w:pStyle w:val="afc"/>
            <w:numPr>
              <w:numId w:val="90"/>
            </w:numPr>
            <w:ind w:left="851" w:hanging="360"/>
          </w:pPr>
        </w:pPrChange>
      </w:pPr>
    </w:p>
    <w:p w14:paraId="682B41F5" w14:textId="77777777" w:rsidR="00DA6203" w:rsidRPr="0073390A" w:rsidRDefault="00DA6203" w:rsidP="00DA6203">
      <w:pPr>
        <w:pStyle w:val="afc"/>
        <w:numPr>
          <w:ilvl w:val="0"/>
          <w:numId w:val="90"/>
        </w:numPr>
        <w:ind w:left="851"/>
        <w:rPr>
          <w:rFonts w:eastAsia="Calibri"/>
        </w:rPr>
      </w:pPr>
      <w:r w:rsidRPr="0073390A">
        <w:rPr>
          <w:rFonts w:eastAsia="Calibri"/>
        </w:rPr>
        <w:t>Матрица конфликтов на уровне групп транзакций. Данная матрица определяет конфликтующие совмещения групп транзакций для описанных в Концептуальном дизайне бизнес-процессов, а также для других смежных с ними бизнес-процессов. Основой для разработки данной матрицы является перечень используемых транзакций, а также актуализированный список рисков конфликтов полномочий (Таблица № КП2. Матрица конфликтующих групп транзакций).</w:t>
      </w:r>
    </w:p>
    <w:p w14:paraId="5E8E36C2" w14:textId="413EB030" w:rsidR="00DA6203" w:rsidRDefault="00DA6203" w:rsidP="00DA6203">
      <w:pPr>
        <w:pStyle w:val="afc"/>
        <w:numPr>
          <w:ilvl w:val="0"/>
          <w:numId w:val="90"/>
        </w:numPr>
        <w:ind w:left="851"/>
        <w:rPr>
          <w:rFonts w:eastAsia="Calibri"/>
        </w:rPr>
      </w:pPr>
      <w:r w:rsidRPr="0073390A">
        <w:rPr>
          <w:rFonts w:eastAsia="Calibri"/>
        </w:rPr>
        <w:t>Матрица конфликтов на уровне ролей. Данная матрица определяет конфликтующие совмещения ролей в бизнес-процессах, описанных в Концептуальном дизайне, а также для других смежных с ними бизнес-процессов. Данная матрица разработана на основе реестра ролей и полномочий, описанного в Концептуальном дизайне</w:t>
      </w:r>
      <w:r w:rsidR="00310F5E">
        <w:rPr>
          <w:rFonts w:eastAsia="Calibri"/>
        </w:rPr>
        <w:t>,</w:t>
      </w:r>
      <w:r w:rsidRPr="0073390A">
        <w:rPr>
          <w:rFonts w:eastAsia="Calibri"/>
        </w:rPr>
        <w:t xml:space="preserve"> и матрицы конфликтов на уровне групп транзакций (Таблица № КП3. Матрица конфликтующих ролей в бизнес-процессах). </w:t>
      </w:r>
    </w:p>
    <w:p w14:paraId="10D799C1" w14:textId="217AE0ED" w:rsidR="00DA6203" w:rsidRPr="0073390A" w:rsidRDefault="00DA6203" w:rsidP="00DA6203">
      <w:pPr>
        <w:pStyle w:val="afc"/>
        <w:ind w:left="851"/>
        <w:rPr>
          <w:rFonts w:eastAsia="Calibri"/>
        </w:rPr>
      </w:pPr>
      <w:r>
        <w:rPr>
          <w:rFonts w:eastAsia="Calibri"/>
        </w:rPr>
        <w:lastRenderedPageBreak/>
        <w:t xml:space="preserve">По </w:t>
      </w:r>
      <w:r w:rsidRPr="007A6F9A">
        <w:rPr>
          <w:rFonts w:eastAsia="Calibri"/>
        </w:rPr>
        <w:t xml:space="preserve">дополнительному запросу </w:t>
      </w:r>
      <w:r>
        <w:rPr>
          <w:rFonts w:eastAsia="Calibri"/>
        </w:rPr>
        <w:t xml:space="preserve">пользователям с ролью </w:t>
      </w:r>
      <w:r w:rsidRPr="007A6F9A">
        <w:rPr>
          <w:rFonts w:eastAsia="Calibri"/>
        </w:rPr>
        <w:t>“</w:t>
      </w:r>
      <w:r>
        <w:rPr>
          <w:rFonts w:eastAsia="Calibri"/>
        </w:rPr>
        <w:t>Заведующий складом</w:t>
      </w:r>
      <w:r w:rsidRPr="00C02589">
        <w:rPr>
          <w:rFonts w:eastAsia="Calibri"/>
        </w:rPr>
        <w:t>”</w:t>
      </w:r>
      <w:r>
        <w:rPr>
          <w:rFonts w:eastAsia="Calibri"/>
        </w:rPr>
        <w:t xml:space="preserve"> в рамках данного Концептуального Дизайна</w:t>
      </w:r>
      <w:r w:rsidRPr="007A6F9A">
        <w:rPr>
          <w:rFonts w:eastAsia="Calibri"/>
        </w:rPr>
        <w:t xml:space="preserve"> могут быть присвоены в дополнение еще 4 роли</w:t>
      </w:r>
      <w:r w:rsidRPr="00C02589">
        <w:rPr>
          <w:rFonts w:eastAsia="Calibri"/>
        </w:rPr>
        <w:t>:</w:t>
      </w:r>
      <w:r>
        <w:rPr>
          <w:rFonts w:eastAsia="Calibri"/>
        </w:rPr>
        <w:t xml:space="preserve"> Диспетчер склада, Кладовщик, Комплектовщик склада, Оператор склада. П</w:t>
      </w:r>
      <w:r w:rsidRPr="007A6F9A">
        <w:rPr>
          <w:rFonts w:eastAsia="Calibri"/>
        </w:rPr>
        <w:t>ри этом</w:t>
      </w:r>
      <w:r w:rsidR="00310F5E">
        <w:rPr>
          <w:rFonts w:eastAsia="Calibri"/>
        </w:rPr>
        <w:t>,</w:t>
      </w:r>
      <w:r w:rsidRPr="007A6F9A">
        <w:rPr>
          <w:rFonts w:eastAsia="Calibri"/>
        </w:rPr>
        <w:t xml:space="preserve"> возникающие конфликты полномочий будут рассматриваться в соответствии с Регламентом управления доступом</w:t>
      </w:r>
      <w:r>
        <w:rPr>
          <w:rFonts w:eastAsia="Calibri"/>
        </w:rPr>
        <w:t xml:space="preserve"> для каждого пользователя.</w:t>
      </w:r>
    </w:p>
    <w:p w14:paraId="3A323C75" w14:textId="77777777" w:rsidR="00DA6203" w:rsidRPr="00415E52" w:rsidRDefault="00DA6203" w:rsidP="00DA6203">
      <w:pPr>
        <w:ind w:firstLine="709"/>
      </w:pPr>
      <w:r w:rsidRPr="00B0081B">
        <w:t>Детальное описание рисков пересечения полномочий приведено в Приложении №КП1. Матрица конфликтов полномочий</w:t>
      </w:r>
      <w:r>
        <w:t>.</w:t>
      </w:r>
    </w:p>
    <w:p w14:paraId="029DC0F5" w14:textId="77777777" w:rsidR="00DA6203" w:rsidRDefault="00DA6203" w:rsidP="00DA6203">
      <w:pPr>
        <w:ind w:firstLine="709"/>
        <w:rPr>
          <w:rFonts w:eastAsia="Calibri"/>
        </w:rPr>
      </w:pPr>
      <w:r w:rsidRPr="00B0081B">
        <w:t>В рамках проектирования процессов и Концептуального Дизайна выявлены и проанализированы</w:t>
      </w:r>
      <w:r w:rsidRPr="00B0081B">
        <w:rPr>
          <w:rFonts w:eastAsia="Calibri"/>
        </w:rPr>
        <w:t xml:space="preserve"> конфликты полномочий с использованием разработанного инструментария, в том числе матриц конфликтов на уровне групп полномочий и на уровне ролей в бизнес-процессах.</w:t>
      </w:r>
    </w:p>
    <w:p w14:paraId="3CE632AD" w14:textId="77777777" w:rsidR="00DA6203" w:rsidRDefault="00DA6203" w:rsidP="00DA6203">
      <w:pPr>
        <w:spacing w:after="240" w:line="276" w:lineRule="auto"/>
        <w:jc w:val="right"/>
        <w:rPr>
          <w:rFonts w:cs="Arial"/>
          <w:b/>
          <w:sz w:val="22"/>
        </w:rPr>
      </w:pPr>
    </w:p>
    <w:p w14:paraId="1AB67CF0" w14:textId="447119BD" w:rsidR="007113C5" w:rsidRDefault="007113C5" w:rsidP="00DA6203">
      <w:pPr>
        <w:spacing w:after="240" w:line="276" w:lineRule="auto"/>
        <w:jc w:val="right"/>
        <w:rPr>
          <w:rFonts w:cs="Arial"/>
          <w:b/>
          <w:sz w:val="22"/>
        </w:rPr>
      </w:pPr>
    </w:p>
    <w:p w14:paraId="0A7BA4E2" w14:textId="77777777" w:rsidR="007113C5" w:rsidRDefault="007113C5" w:rsidP="00DA6203">
      <w:pPr>
        <w:spacing w:after="240" w:line="276" w:lineRule="auto"/>
        <w:jc w:val="right"/>
        <w:rPr>
          <w:rFonts w:cs="Arial"/>
          <w:b/>
          <w:sz w:val="22"/>
        </w:rPr>
      </w:pPr>
    </w:p>
    <w:p w14:paraId="4C0D9C60" w14:textId="77777777" w:rsidR="007113C5" w:rsidRDefault="007113C5" w:rsidP="00DA6203">
      <w:pPr>
        <w:spacing w:after="240" w:line="276" w:lineRule="auto"/>
        <w:jc w:val="right"/>
        <w:rPr>
          <w:rFonts w:cs="Arial"/>
          <w:b/>
          <w:sz w:val="22"/>
        </w:rPr>
      </w:pPr>
    </w:p>
    <w:p w14:paraId="6538F198" w14:textId="77777777" w:rsidR="0042085F" w:rsidRDefault="0042085F" w:rsidP="00DA6203">
      <w:pPr>
        <w:spacing w:after="240" w:line="276" w:lineRule="auto"/>
        <w:jc w:val="right"/>
        <w:rPr>
          <w:rFonts w:cs="Arial"/>
          <w:b/>
          <w:sz w:val="22"/>
        </w:rPr>
      </w:pPr>
    </w:p>
    <w:p w14:paraId="7DCEB802" w14:textId="77777777" w:rsidR="007113C5" w:rsidRDefault="007113C5" w:rsidP="00DA6203">
      <w:pPr>
        <w:spacing w:after="240" w:line="276" w:lineRule="auto"/>
        <w:jc w:val="right"/>
        <w:rPr>
          <w:rFonts w:cs="Arial"/>
          <w:b/>
          <w:sz w:val="22"/>
        </w:rPr>
      </w:pPr>
    </w:p>
    <w:p w14:paraId="25D06DFE" w14:textId="77777777" w:rsidR="007113C5" w:rsidRDefault="007113C5" w:rsidP="00DA6203">
      <w:pPr>
        <w:spacing w:after="240" w:line="276" w:lineRule="auto"/>
        <w:jc w:val="right"/>
        <w:rPr>
          <w:rFonts w:cs="Arial"/>
          <w:b/>
          <w:sz w:val="22"/>
        </w:rPr>
      </w:pPr>
    </w:p>
    <w:p w14:paraId="6632DBEE" w14:textId="77777777" w:rsidR="00DA6203" w:rsidRDefault="00DA6203" w:rsidP="00DA6203">
      <w:pPr>
        <w:spacing w:after="240" w:line="276" w:lineRule="auto"/>
        <w:jc w:val="right"/>
      </w:pPr>
      <w:r w:rsidRPr="008D0CD2">
        <w:rPr>
          <w:rFonts w:cs="Arial"/>
          <w:b/>
          <w:sz w:val="22"/>
        </w:rPr>
        <w:t>Таблица № КП1. Матрица конфликтующих бизнес-функций</w:t>
      </w:r>
    </w:p>
    <w:p w14:paraId="482C256F" w14:textId="148FBC82" w:rsidR="00DA6203" w:rsidRDefault="00D576BD" w:rsidP="00DA6203">
      <w:ins w:id="1862" w:author="Лазарев Артем Андреевич (Подрядчик. ООО БерингПойнт)" w:date="2021-03-22T10:05:00Z">
        <w:r>
          <w:rPr>
            <w:noProof/>
            <w:lang w:eastAsia="ru-RU"/>
          </w:rPr>
          <w:drawing>
            <wp:inline distT="0" distB="0" distL="0" distR="0" wp14:anchorId="6E0813A8" wp14:editId="7A4C3860">
              <wp:extent cx="6480810" cy="34899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0810" cy="3489960"/>
                      </a:xfrm>
                      <a:prstGeom prst="rect">
                        <a:avLst/>
                      </a:prstGeom>
                    </pic:spPr>
                  </pic:pic>
                </a:graphicData>
              </a:graphic>
            </wp:inline>
          </w:drawing>
        </w:r>
      </w:ins>
      <w:ins w:id="1863" w:author="Лазарев Артем Андреевич (Подрядчик. ООО БерингПойнт) [2]" w:date="2020-04-30T16:40:00Z">
        <w:del w:id="1864" w:author="Лазарев Артем Андреевич (Подрядчик. ООО БерингПойнт)" w:date="2021-03-22T10:05:00Z">
          <w:r w:rsidR="00555173" w:rsidDel="00D576BD">
            <w:rPr>
              <w:noProof/>
              <w:lang w:eastAsia="ru-RU"/>
            </w:rPr>
            <w:drawing>
              <wp:inline distT="0" distB="0" distL="0" distR="0" wp14:anchorId="220326E6" wp14:editId="693F8F4E">
                <wp:extent cx="6480810" cy="334200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80810" cy="3342005"/>
                        </a:xfrm>
                        <a:prstGeom prst="rect">
                          <a:avLst/>
                        </a:prstGeom>
                      </pic:spPr>
                    </pic:pic>
                  </a:graphicData>
                </a:graphic>
              </wp:inline>
            </w:drawing>
          </w:r>
        </w:del>
      </w:ins>
      <w:del w:id="1865" w:author="Лазарев Артем Андреевич (Подрядчик. ООО БерингПойнт) [2]" w:date="2020-04-30T15:49:00Z">
        <w:r w:rsidR="00DA6203" w:rsidRPr="00C34317" w:rsidDel="00CF4045">
          <w:rPr>
            <w:noProof/>
            <w:lang w:eastAsia="ru-RU"/>
          </w:rPr>
          <w:drawing>
            <wp:inline distT="0" distB="0" distL="0" distR="0" wp14:anchorId="47AFDBEB" wp14:editId="0336FFF2">
              <wp:extent cx="6480810" cy="3237219"/>
              <wp:effectExtent l="0" t="0" r="0" b="1905"/>
              <wp:docPr id="1" name="Picture 1" descr="C:\Users\rsavitski\Downloads\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rsavitski\Downloads\Снимок.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0810" cy="3237219"/>
                      </a:xfrm>
                      <a:prstGeom prst="rect">
                        <a:avLst/>
                      </a:prstGeom>
                      <a:noFill/>
                      <a:ln>
                        <a:noFill/>
                      </a:ln>
                    </pic:spPr>
                  </pic:pic>
                </a:graphicData>
              </a:graphic>
            </wp:inline>
          </w:drawing>
        </w:r>
      </w:del>
    </w:p>
    <w:p w14:paraId="67F6698D" w14:textId="77777777" w:rsidR="00601AE1" w:rsidRDefault="00601AE1" w:rsidP="00DA6203">
      <w:pPr>
        <w:spacing w:after="240" w:line="276" w:lineRule="auto"/>
        <w:jc w:val="right"/>
        <w:rPr>
          <w:rFonts w:cs="Arial"/>
          <w:b/>
          <w:sz w:val="22"/>
        </w:rPr>
      </w:pPr>
    </w:p>
    <w:p w14:paraId="60A4E359" w14:textId="02350FB6" w:rsidR="00DA6203" w:rsidRPr="008D0CD2" w:rsidRDefault="00DA6203" w:rsidP="00DA6203">
      <w:pPr>
        <w:spacing w:after="240" w:line="276" w:lineRule="auto"/>
        <w:jc w:val="right"/>
        <w:rPr>
          <w:rFonts w:cs="Arial"/>
          <w:b/>
          <w:sz w:val="22"/>
        </w:rPr>
      </w:pPr>
      <w:r w:rsidRPr="008D0CD2">
        <w:rPr>
          <w:rFonts w:cs="Arial"/>
          <w:b/>
          <w:sz w:val="22"/>
        </w:rPr>
        <w:t>Таблица № КП2. Матрица конфликтующих групп транзакций</w:t>
      </w:r>
    </w:p>
    <w:p w14:paraId="30B2A6DF" w14:textId="357AF677" w:rsidR="00DA6203" w:rsidRPr="00B0081B" w:rsidRDefault="00D576BD" w:rsidP="00DA6203">
      <w:pPr>
        <w:jc w:val="right"/>
        <w:rPr>
          <w:rFonts w:cs="Arial"/>
          <w:b/>
        </w:rPr>
      </w:pPr>
      <w:ins w:id="1866" w:author="Лазарев Артем Андреевич (Подрядчик. ООО БерингПойнт)" w:date="2021-03-22T10:04:00Z">
        <w:r>
          <w:rPr>
            <w:noProof/>
            <w:lang w:eastAsia="ru-RU"/>
          </w:rPr>
          <w:lastRenderedPageBreak/>
          <w:drawing>
            <wp:inline distT="0" distB="0" distL="0" distR="0" wp14:anchorId="1C60FB1C" wp14:editId="737DCECD">
              <wp:extent cx="6480810" cy="338836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0810" cy="3388360"/>
                      </a:xfrm>
                      <a:prstGeom prst="rect">
                        <a:avLst/>
                      </a:prstGeom>
                    </pic:spPr>
                  </pic:pic>
                </a:graphicData>
              </a:graphic>
            </wp:inline>
          </w:drawing>
        </w:r>
      </w:ins>
      <w:ins w:id="1867" w:author="Лазарев Артем Андреевич (Подрядчик. ООО БерингПойнт) [2]" w:date="2020-04-30T16:39:00Z">
        <w:del w:id="1868" w:author="Лазарев Артем Андреевич (Подрядчик. ООО БерингПойнт)" w:date="2021-03-22T10:04:00Z">
          <w:r w:rsidR="00555173" w:rsidDel="00D576BD">
            <w:rPr>
              <w:noProof/>
              <w:lang w:eastAsia="ru-RU"/>
            </w:rPr>
            <w:drawing>
              <wp:inline distT="0" distB="0" distL="0" distR="0" wp14:anchorId="484C7A5E" wp14:editId="494DF8EA">
                <wp:extent cx="6480810" cy="32861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80810" cy="3286125"/>
                        </a:xfrm>
                        <a:prstGeom prst="rect">
                          <a:avLst/>
                        </a:prstGeom>
                      </pic:spPr>
                    </pic:pic>
                  </a:graphicData>
                </a:graphic>
              </wp:inline>
            </w:drawing>
          </w:r>
        </w:del>
      </w:ins>
      <w:del w:id="1869" w:author="Лазарев Артем Андреевич (Подрядчик. ООО БерингПойнт) [2]" w:date="2020-04-30T15:48:00Z">
        <w:r w:rsidR="00DA6203" w:rsidRPr="00C34317" w:rsidDel="00CF4045">
          <w:rPr>
            <w:rFonts w:cs="Arial"/>
            <w:b/>
            <w:noProof/>
            <w:lang w:eastAsia="ru-RU"/>
            <w:rPrChange w:id="1870" w:author="Unknown">
              <w:rPr>
                <w:noProof/>
                <w:lang w:eastAsia="ru-RU"/>
              </w:rPr>
            </w:rPrChange>
          </w:rPr>
          <w:drawing>
            <wp:inline distT="0" distB="0" distL="0" distR="0" wp14:anchorId="21F83C1A" wp14:editId="640DBF0F">
              <wp:extent cx="6480810" cy="3243636"/>
              <wp:effectExtent l="0" t="0" r="0" b="0"/>
              <wp:docPr id="3" name="Picture 3" descr="C:\Users\rsavitski\Downloads\Снимок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rsavitski\Downloads\Снимок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0810" cy="3243636"/>
                      </a:xfrm>
                      <a:prstGeom prst="rect">
                        <a:avLst/>
                      </a:prstGeom>
                      <a:noFill/>
                      <a:ln>
                        <a:noFill/>
                      </a:ln>
                    </pic:spPr>
                  </pic:pic>
                </a:graphicData>
              </a:graphic>
            </wp:inline>
          </w:drawing>
        </w:r>
      </w:del>
    </w:p>
    <w:p w14:paraId="5510E355" w14:textId="027AEC26" w:rsidR="00DA6203" w:rsidRDefault="00DA6203" w:rsidP="00DA6203">
      <w:pPr>
        <w:rPr>
          <w:b/>
          <w:sz w:val="22"/>
        </w:rPr>
      </w:pPr>
    </w:p>
    <w:p w14:paraId="4B6B6E38" w14:textId="59ABE5AE" w:rsidR="007113C5" w:rsidRDefault="007113C5" w:rsidP="00DA6203">
      <w:pPr>
        <w:rPr>
          <w:b/>
          <w:sz w:val="22"/>
        </w:rPr>
      </w:pPr>
    </w:p>
    <w:p w14:paraId="2721E070" w14:textId="77777777" w:rsidR="007113C5" w:rsidRDefault="007113C5" w:rsidP="00DA6203">
      <w:pPr>
        <w:rPr>
          <w:b/>
          <w:sz w:val="22"/>
        </w:rPr>
      </w:pPr>
    </w:p>
    <w:p w14:paraId="4F42CAD9" w14:textId="77777777" w:rsidR="007113C5" w:rsidRDefault="007113C5" w:rsidP="00DA6203">
      <w:pPr>
        <w:rPr>
          <w:b/>
          <w:sz w:val="22"/>
        </w:rPr>
      </w:pPr>
    </w:p>
    <w:p w14:paraId="485EC42B" w14:textId="77777777" w:rsidR="007113C5" w:rsidRDefault="007113C5" w:rsidP="00DA6203">
      <w:pPr>
        <w:rPr>
          <w:b/>
          <w:sz w:val="22"/>
        </w:rPr>
      </w:pPr>
    </w:p>
    <w:p w14:paraId="4287D556" w14:textId="77777777" w:rsidR="007113C5" w:rsidRDefault="007113C5" w:rsidP="00DA6203">
      <w:pPr>
        <w:rPr>
          <w:b/>
          <w:sz w:val="22"/>
        </w:rPr>
      </w:pPr>
    </w:p>
    <w:p w14:paraId="7227882F" w14:textId="77777777" w:rsidR="00601AE1" w:rsidRDefault="00601AE1" w:rsidP="00DA6203">
      <w:pPr>
        <w:jc w:val="right"/>
        <w:rPr>
          <w:b/>
          <w:sz w:val="22"/>
        </w:rPr>
      </w:pPr>
    </w:p>
    <w:p w14:paraId="03EE1BBC" w14:textId="77777777" w:rsidR="00DA6203" w:rsidRPr="00C530A1" w:rsidRDefault="00DA6203" w:rsidP="00DA6203">
      <w:pPr>
        <w:jc w:val="right"/>
        <w:rPr>
          <w:b/>
          <w:sz w:val="22"/>
        </w:rPr>
      </w:pPr>
      <w:r w:rsidRPr="00C530A1">
        <w:rPr>
          <w:b/>
          <w:sz w:val="22"/>
        </w:rPr>
        <w:t>Таблица № КП3. Матрица конфликтующих ролей в бизнес-процессах</w:t>
      </w:r>
    </w:p>
    <w:p w14:paraId="60AAA554" w14:textId="77777777" w:rsidR="00DA6203" w:rsidRPr="008D0CD2" w:rsidRDefault="00DA6203" w:rsidP="00DA6203">
      <w:pPr>
        <w:jc w:val="right"/>
        <w:rPr>
          <w:sz w:val="22"/>
        </w:rPr>
      </w:pPr>
    </w:p>
    <w:p w14:paraId="0D9583E6" w14:textId="07BF38F9" w:rsidR="00DA6203" w:rsidRDefault="00D576BD" w:rsidP="00DA6203">
      <w:pPr>
        <w:jc w:val="right"/>
        <w:rPr>
          <w:rFonts w:eastAsia="Calibri" w:cs="Arial"/>
        </w:rPr>
      </w:pPr>
      <w:ins w:id="1871" w:author="Лазарев Артем Андреевич (Подрядчик. ООО БерингПойнт)" w:date="2021-03-22T10:04:00Z">
        <w:r>
          <w:rPr>
            <w:noProof/>
            <w:lang w:eastAsia="ru-RU"/>
          </w:rPr>
          <w:drawing>
            <wp:inline distT="0" distB="0" distL="0" distR="0" wp14:anchorId="3FE32E71" wp14:editId="2A3505D1">
              <wp:extent cx="6480810" cy="35071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0810" cy="3507105"/>
                      </a:xfrm>
                      <a:prstGeom prst="rect">
                        <a:avLst/>
                      </a:prstGeom>
                    </pic:spPr>
                  </pic:pic>
                </a:graphicData>
              </a:graphic>
            </wp:inline>
          </w:drawing>
        </w:r>
      </w:ins>
      <w:ins w:id="1872" w:author="Лазарев Артем Андреевич (Подрядчик. ООО БерингПойнт) [2]" w:date="2020-04-30T16:39:00Z">
        <w:del w:id="1873" w:author="Лазарев Артем Андреевич (Подрядчик. ООО БерингПойнт)" w:date="2021-03-22T10:04:00Z">
          <w:r w:rsidR="00C477D0" w:rsidDel="00D576BD">
            <w:rPr>
              <w:noProof/>
              <w:lang w:eastAsia="ru-RU"/>
            </w:rPr>
            <w:drawing>
              <wp:inline distT="0" distB="0" distL="0" distR="0" wp14:anchorId="38F53846" wp14:editId="4DF96BE4">
                <wp:extent cx="6480810" cy="3149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810" cy="3149600"/>
                        </a:xfrm>
                        <a:prstGeom prst="rect">
                          <a:avLst/>
                        </a:prstGeom>
                      </pic:spPr>
                    </pic:pic>
                  </a:graphicData>
                </a:graphic>
              </wp:inline>
            </w:drawing>
          </w:r>
        </w:del>
      </w:ins>
      <w:del w:id="1874" w:author="Лазарев Артем Андреевич (Подрядчик. ООО БерингПойнт) [2]" w:date="2020-04-30T16:39:00Z">
        <w:r w:rsidR="00DA6203" w:rsidRPr="00066BB4" w:rsidDel="00C477D0">
          <w:rPr>
            <w:rFonts w:eastAsia="Calibri" w:cs="Arial"/>
            <w:noProof/>
            <w:lang w:eastAsia="ru-RU"/>
            <w:rPrChange w:id="1875" w:author="Unknown">
              <w:rPr>
                <w:noProof/>
                <w:lang w:eastAsia="ru-RU"/>
              </w:rPr>
            </w:rPrChange>
          </w:rPr>
          <w:drawing>
            <wp:inline distT="0" distB="0" distL="0" distR="0" wp14:anchorId="1B288157" wp14:editId="121670A4">
              <wp:extent cx="6418055" cy="3457575"/>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26648" cy="3462204"/>
                      </a:xfrm>
                      <a:prstGeom prst="rect">
                        <a:avLst/>
                      </a:prstGeom>
                      <a:noFill/>
                      <a:ln>
                        <a:noFill/>
                      </a:ln>
                    </pic:spPr>
                  </pic:pic>
                </a:graphicData>
              </a:graphic>
            </wp:inline>
          </w:drawing>
        </w:r>
      </w:del>
    </w:p>
    <w:p w14:paraId="3BF1D61D" w14:textId="77777777" w:rsidR="00DA6203" w:rsidRDefault="00DA6203" w:rsidP="00DA6203">
      <w:pPr>
        <w:jc w:val="right"/>
        <w:rPr>
          <w:rFonts w:eastAsia="Calibri" w:cs="Arial"/>
        </w:rPr>
      </w:pPr>
    </w:p>
    <w:p w14:paraId="72ED9FF2" w14:textId="2E315276" w:rsidR="00033A6E" w:rsidRDefault="00033A6E">
      <w:pPr>
        <w:spacing w:after="200" w:line="276" w:lineRule="auto"/>
        <w:jc w:val="left"/>
        <w:rPr>
          <w:rFonts w:eastAsia="Calibri" w:cs="Arial"/>
        </w:rPr>
      </w:pPr>
      <w:r>
        <w:rPr>
          <w:rFonts w:eastAsia="Calibri" w:cs="Arial"/>
        </w:rPr>
        <w:lastRenderedPageBreak/>
        <w:br w:type="page"/>
      </w:r>
    </w:p>
    <w:p w14:paraId="61D9F13A" w14:textId="49E5F5EF" w:rsidR="00022C33" w:rsidRDefault="00022C33" w:rsidP="00022C33">
      <w:pPr>
        <w:pStyle w:val="22"/>
        <w:keepNext/>
        <w:keepLines/>
        <w:numPr>
          <w:ilvl w:val="1"/>
          <w:numId w:val="8"/>
        </w:numPr>
        <w:spacing w:before="160" w:after="120" w:line="276" w:lineRule="auto"/>
        <w:rPr>
          <w:rFonts w:eastAsiaTheme="majorEastAsia" w:cstheme="majorBidi"/>
          <w:bCs w:val="0"/>
          <w:iCs w:val="0"/>
          <w:szCs w:val="26"/>
        </w:rPr>
      </w:pPr>
      <w:bookmarkStart w:id="1876" w:name="_Toc523232555"/>
      <w:bookmarkStart w:id="1877" w:name="_Toc523401919"/>
      <w:bookmarkStart w:id="1878" w:name="_Toc523413738"/>
      <w:bookmarkStart w:id="1879" w:name="_Toc524079877"/>
      <w:bookmarkStart w:id="1880" w:name="_Toc524083180"/>
      <w:bookmarkStart w:id="1881" w:name="_Toc525914746"/>
      <w:r w:rsidRPr="00BE014D">
        <w:rPr>
          <w:rFonts w:eastAsiaTheme="majorEastAsia" w:cstheme="majorBidi"/>
          <w:bCs w:val="0"/>
          <w:iCs w:val="0"/>
          <w:szCs w:val="26"/>
        </w:rPr>
        <w:lastRenderedPageBreak/>
        <w:t>Интеграционные точки со смежными процессами</w:t>
      </w:r>
      <w:bookmarkEnd w:id="1876"/>
      <w:bookmarkEnd w:id="1877"/>
      <w:bookmarkEnd w:id="1878"/>
      <w:bookmarkEnd w:id="1879"/>
      <w:bookmarkEnd w:id="1880"/>
      <w:bookmarkEnd w:id="1881"/>
    </w:p>
    <w:p w14:paraId="31A9CA4F" w14:textId="397B1291" w:rsidR="000A50E9" w:rsidRPr="000A50E9" w:rsidRDefault="000A50E9" w:rsidP="000A50E9">
      <w:pPr>
        <w:pStyle w:val="aa"/>
        <w:keepNext/>
        <w:spacing w:after="240" w:afterAutospacing="0" w:line="276" w:lineRule="auto"/>
        <w:jc w:val="right"/>
        <w:rPr>
          <w:rFonts w:cs="Arial"/>
          <w:b/>
          <w:sz w:val="22"/>
        </w:rPr>
      </w:pPr>
      <w:r w:rsidRPr="00916FAB">
        <w:rPr>
          <w:rFonts w:cs="Arial"/>
          <w:b/>
          <w:sz w:val="22"/>
        </w:rPr>
        <w:t xml:space="preserve">Таблица </w:t>
      </w:r>
      <w:r>
        <w:rPr>
          <w:rFonts w:cs="Arial"/>
          <w:b/>
          <w:sz w:val="22"/>
        </w:rPr>
        <w:t>1</w:t>
      </w:r>
      <w:r w:rsidR="005E57AE" w:rsidRPr="00477364">
        <w:rPr>
          <w:rFonts w:cs="Arial"/>
          <w:b/>
          <w:sz w:val="22"/>
        </w:rPr>
        <w:t>30</w:t>
      </w:r>
      <w:r w:rsidRPr="00916FAB">
        <w:rPr>
          <w:rFonts w:cs="Arial"/>
          <w:b/>
          <w:sz w:val="22"/>
        </w:rPr>
        <w:t>.</w:t>
      </w:r>
      <w:r w:rsidR="00342F6B">
        <w:rPr>
          <w:rFonts w:cs="Arial"/>
          <w:b/>
          <w:sz w:val="22"/>
        </w:rPr>
        <w:t xml:space="preserve"> </w:t>
      </w:r>
      <w:r w:rsidRPr="00916FAB">
        <w:rPr>
          <w:rFonts w:cs="Arial"/>
          <w:b/>
          <w:sz w:val="22"/>
        </w:rPr>
        <w:t>Точки межпроцессной интеграции</w:t>
      </w:r>
      <w:r>
        <w:rPr>
          <w:rFonts w:cs="Arial"/>
          <w:b/>
          <w:sz w:val="22"/>
        </w:rPr>
        <w:t xml:space="preserve"> ПП-10.07.0</w:t>
      </w:r>
      <w:r w:rsidRPr="000A50E9">
        <w:rPr>
          <w:rFonts w:cs="Arial"/>
          <w:b/>
          <w:sz w:val="22"/>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3"/>
        <w:gridCol w:w="1460"/>
        <w:gridCol w:w="958"/>
        <w:gridCol w:w="2098"/>
        <w:gridCol w:w="1340"/>
        <w:gridCol w:w="1994"/>
        <w:gridCol w:w="1003"/>
      </w:tblGrid>
      <w:tr w:rsidR="000A50E9" w:rsidRPr="00F94454" w14:paraId="003C5CF0" w14:textId="77777777" w:rsidTr="00CC78CA">
        <w:trPr>
          <w:cantSplit/>
          <w:trHeight w:val="397"/>
          <w:tblHeader/>
        </w:trPr>
        <w:tc>
          <w:tcPr>
            <w:tcW w:w="658" w:type="pct"/>
            <w:shd w:val="clear" w:color="auto" w:fill="FFC000"/>
            <w:vAlign w:val="center"/>
          </w:tcPr>
          <w:p w14:paraId="7C58F9F5" w14:textId="77777777" w:rsidR="000A50E9" w:rsidRPr="00F94454" w:rsidRDefault="000A50E9" w:rsidP="007961EE">
            <w:pPr>
              <w:spacing w:line="276" w:lineRule="auto"/>
              <w:jc w:val="center"/>
              <w:rPr>
                <w:rFonts w:cs="Arial"/>
                <w:b/>
                <w:sz w:val="20"/>
              </w:rPr>
            </w:pPr>
            <w:r w:rsidRPr="00BE014D">
              <w:rPr>
                <w:rFonts w:cs="Arial"/>
                <w:b/>
                <w:sz w:val="20"/>
                <w:szCs w:val="20"/>
                <w:lang w:eastAsia="ru-RU"/>
              </w:rPr>
              <w:t>Код БП получателя</w:t>
            </w:r>
          </w:p>
        </w:tc>
        <w:tc>
          <w:tcPr>
            <w:tcW w:w="716" w:type="pct"/>
            <w:shd w:val="clear" w:color="auto" w:fill="FFC000"/>
            <w:vAlign w:val="center"/>
          </w:tcPr>
          <w:p w14:paraId="7C7A308C" w14:textId="77777777" w:rsidR="000A50E9" w:rsidRPr="00F94454" w:rsidRDefault="000A50E9" w:rsidP="007961EE">
            <w:pPr>
              <w:spacing w:line="276" w:lineRule="auto"/>
              <w:jc w:val="center"/>
              <w:rPr>
                <w:rFonts w:cs="Arial"/>
                <w:b/>
                <w:sz w:val="20"/>
              </w:rPr>
            </w:pPr>
            <w:r w:rsidRPr="00BE014D">
              <w:rPr>
                <w:rFonts w:cs="Arial"/>
                <w:b/>
                <w:sz w:val="20"/>
                <w:szCs w:val="20"/>
                <w:lang w:eastAsia="ru-RU"/>
              </w:rPr>
              <w:t>Название БП получателя</w:t>
            </w:r>
          </w:p>
        </w:tc>
        <w:tc>
          <w:tcPr>
            <w:tcW w:w="470" w:type="pct"/>
            <w:shd w:val="clear" w:color="auto" w:fill="FFC000"/>
            <w:vAlign w:val="center"/>
          </w:tcPr>
          <w:p w14:paraId="76A5777F" w14:textId="77777777" w:rsidR="000A50E9" w:rsidRPr="00F94454" w:rsidRDefault="000A50E9" w:rsidP="007961EE">
            <w:pPr>
              <w:spacing w:line="276" w:lineRule="auto"/>
              <w:jc w:val="center"/>
              <w:rPr>
                <w:rFonts w:cs="Arial"/>
                <w:b/>
                <w:sz w:val="20"/>
              </w:rPr>
            </w:pPr>
            <w:r w:rsidRPr="00BE014D">
              <w:rPr>
                <w:rFonts w:cs="Arial"/>
                <w:b/>
                <w:sz w:val="20"/>
                <w:szCs w:val="20"/>
                <w:lang w:eastAsia="ru-RU"/>
              </w:rPr>
              <w:t>Шаг БП получателя</w:t>
            </w:r>
          </w:p>
        </w:tc>
        <w:tc>
          <w:tcPr>
            <w:tcW w:w="1029" w:type="pct"/>
            <w:shd w:val="clear" w:color="auto" w:fill="FFC000"/>
            <w:vAlign w:val="center"/>
          </w:tcPr>
          <w:p w14:paraId="44E64117" w14:textId="77777777" w:rsidR="000A50E9" w:rsidRPr="00F94454" w:rsidRDefault="000A50E9" w:rsidP="007961EE">
            <w:pPr>
              <w:spacing w:line="276" w:lineRule="auto"/>
              <w:jc w:val="center"/>
              <w:rPr>
                <w:rFonts w:cs="Arial"/>
                <w:b/>
                <w:sz w:val="20"/>
              </w:rPr>
            </w:pPr>
            <w:r w:rsidRPr="00BE014D">
              <w:rPr>
                <w:rFonts w:cs="Arial"/>
                <w:b/>
                <w:sz w:val="20"/>
                <w:szCs w:val="20"/>
                <w:lang w:eastAsia="ru-RU"/>
              </w:rPr>
              <w:t>Описание интеграционной точки</w:t>
            </w:r>
          </w:p>
        </w:tc>
        <w:tc>
          <w:tcPr>
            <w:tcW w:w="657" w:type="pct"/>
            <w:shd w:val="clear" w:color="auto" w:fill="FFC000"/>
            <w:vAlign w:val="center"/>
          </w:tcPr>
          <w:p w14:paraId="505BF63B" w14:textId="77777777" w:rsidR="000A50E9" w:rsidRPr="00F94454" w:rsidRDefault="000A50E9" w:rsidP="007961EE">
            <w:pPr>
              <w:spacing w:line="276" w:lineRule="auto"/>
              <w:jc w:val="center"/>
              <w:rPr>
                <w:rFonts w:cs="Arial"/>
                <w:b/>
                <w:sz w:val="20"/>
              </w:rPr>
            </w:pPr>
            <w:r w:rsidRPr="00BE014D">
              <w:rPr>
                <w:rFonts w:cs="Arial"/>
                <w:b/>
                <w:sz w:val="20"/>
                <w:szCs w:val="20"/>
                <w:lang w:eastAsia="ru-RU"/>
              </w:rPr>
              <w:t>Код БП отправителя</w:t>
            </w:r>
          </w:p>
        </w:tc>
        <w:tc>
          <w:tcPr>
            <w:tcW w:w="978" w:type="pct"/>
            <w:shd w:val="clear" w:color="auto" w:fill="FFC000"/>
            <w:vAlign w:val="center"/>
          </w:tcPr>
          <w:p w14:paraId="73021E55" w14:textId="77777777" w:rsidR="000A50E9" w:rsidRPr="00F94454" w:rsidRDefault="000A50E9" w:rsidP="007961EE">
            <w:pPr>
              <w:spacing w:line="276" w:lineRule="auto"/>
              <w:jc w:val="center"/>
              <w:rPr>
                <w:rFonts w:cs="Arial"/>
                <w:b/>
                <w:sz w:val="20"/>
              </w:rPr>
            </w:pPr>
            <w:r w:rsidRPr="00BE014D">
              <w:rPr>
                <w:rFonts w:cs="Arial"/>
                <w:b/>
                <w:sz w:val="20"/>
                <w:szCs w:val="20"/>
                <w:lang w:eastAsia="ru-RU"/>
              </w:rPr>
              <w:t>Название БП отправителя</w:t>
            </w:r>
          </w:p>
        </w:tc>
        <w:tc>
          <w:tcPr>
            <w:tcW w:w="493" w:type="pct"/>
            <w:shd w:val="clear" w:color="auto" w:fill="FFC000"/>
            <w:vAlign w:val="center"/>
          </w:tcPr>
          <w:p w14:paraId="3352881C" w14:textId="77777777" w:rsidR="000A50E9" w:rsidRPr="00F94454" w:rsidRDefault="000A50E9" w:rsidP="007961EE">
            <w:pPr>
              <w:spacing w:line="276" w:lineRule="auto"/>
              <w:jc w:val="center"/>
              <w:rPr>
                <w:rFonts w:cs="Arial"/>
                <w:b/>
                <w:sz w:val="20"/>
              </w:rPr>
            </w:pPr>
            <w:r w:rsidRPr="00BE014D">
              <w:rPr>
                <w:rFonts w:cs="Arial"/>
                <w:b/>
                <w:sz w:val="20"/>
                <w:szCs w:val="20"/>
                <w:lang w:eastAsia="ru-RU"/>
              </w:rPr>
              <w:t>Шаг БП отправителя</w:t>
            </w:r>
          </w:p>
        </w:tc>
      </w:tr>
      <w:tr w:rsidR="00A76EEF" w:rsidRPr="00F94454" w14:paraId="5DBC2576" w14:textId="77777777" w:rsidTr="00CC78CA">
        <w:trPr>
          <w:cantSplit/>
        </w:trPr>
        <w:tc>
          <w:tcPr>
            <w:tcW w:w="658" w:type="pct"/>
            <w:shd w:val="clear" w:color="auto" w:fill="auto"/>
          </w:tcPr>
          <w:p w14:paraId="1AE4F075" w14:textId="1C55942D" w:rsidR="00A76EEF" w:rsidRPr="00260780" w:rsidRDefault="0054740C" w:rsidP="00DD645C">
            <w:pPr>
              <w:spacing w:line="276" w:lineRule="auto"/>
              <w:jc w:val="left"/>
              <w:rPr>
                <w:rFonts w:cs="Arial"/>
                <w:sz w:val="20"/>
              </w:rPr>
            </w:pPr>
            <w:r w:rsidRPr="0054740C">
              <w:rPr>
                <w:rFonts w:cs="Arial"/>
                <w:sz w:val="20"/>
              </w:rPr>
              <w:t>ПП-10.07.02-ERP</w:t>
            </w:r>
          </w:p>
        </w:tc>
        <w:tc>
          <w:tcPr>
            <w:tcW w:w="716" w:type="pct"/>
            <w:shd w:val="clear" w:color="auto" w:fill="auto"/>
          </w:tcPr>
          <w:p w14:paraId="5BE96802" w14:textId="43B18CB0" w:rsidR="00A76EEF" w:rsidRPr="00F94454" w:rsidRDefault="001B38EB"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2447F4B6" w14:textId="77777777" w:rsidR="00A76EEF" w:rsidRPr="00F94454" w:rsidRDefault="00A76EEF" w:rsidP="00DD645C">
            <w:pPr>
              <w:spacing w:line="276" w:lineRule="auto"/>
              <w:jc w:val="left"/>
              <w:rPr>
                <w:rFonts w:cs="Arial"/>
                <w:sz w:val="20"/>
              </w:rPr>
            </w:pPr>
          </w:p>
        </w:tc>
        <w:tc>
          <w:tcPr>
            <w:tcW w:w="1029" w:type="pct"/>
            <w:shd w:val="clear" w:color="auto" w:fill="auto"/>
          </w:tcPr>
          <w:p w14:paraId="7783B7BD" w14:textId="2C1C62AC" w:rsidR="00A76EEF" w:rsidRPr="00F94454" w:rsidRDefault="00B67203" w:rsidP="00DD645C">
            <w:pPr>
              <w:spacing w:line="276" w:lineRule="auto"/>
              <w:jc w:val="left"/>
              <w:rPr>
                <w:rFonts w:cs="Arial"/>
                <w:sz w:val="20"/>
              </w:rPr>
            </w:pPr>
            <w:r w:rsidRPr="00B67203">
              <w:rPr>
                <w:rFonts w:cs="Arial"/>
                <w:sz w:val="20"/>
              </w:rPr>
              <w:t>М-7</w:t>
            </w:r>
          </w:p>
        </w:tc>
        <w:tc>
          <w:tcPr>
            <w:tcW w:w="657" w:type="pct"/>
            <w:shd w:val="clear" w:color="auto" w:fill="auto"/>
          </w:tcPr>
          <w:p w14:paraId="132CD4C2" w14:textId="76269671" w:rsidR="00A76EEF" w:rsidRPr="00F94454" w:rsidRDefault="00B67203" w:rsidP="00DD645C">
            <w:pPr>
              <w:spacing w:line="276" w:lineRule="auto"/>
              <w:jc w:val="left"/>
              <w:rPr>
                <w:rFonts w:cs="Arial"/>
                <w:sz w:val="20"/>
              </w:rPr>
            </w:pPr>
            <w:r w:rsidRPr="00B67203">
              <w:rPr>
                <w:rFonts w:cs="Arial"/>
                <w:sz w:val="20"/>
              </w:rPr>
              <w:t>ПП-10.04.04.02-ERP</w:t>
            </w:r>
          </w:p>
        </w:tc>
        <w:tc>
          <w:tcPr>
            <w:tcW w:w="978" w:type="pct"/>
            <w:shd w:val="clear" w:color="auto" w:fill="auto"/>
          </w:tcPr>
          <w:p w14:paraId="39EADD22" w14:textId="20D59078" w:rsidR="00A76EEF" w:rsidRPr="00F94454" w:rsidRDefault="00B67203" w:rsidP="00DD645C">
            <w:pPr>
              <w:spacing w:line="276" w:lineRule="auto"/>
              <w:jc w:val="left"/>
              <w:rPr>
                <w:rFonts w:cs="Arial"/>
                <w:sz w:val="20"/>
              </w:rPr>
            </w:pPr>
            <w:r w:rsidRPr="00B67203">
              <w:rPr>
                <w:rFonts w:cs="Arial"/>
                <w:sz w:val="20"/>
              </w:rPr>
              <w:t>Допретензионная работа по МТР</w:t>
            </w:r>
          </w:p>
        </w:tc>
        <w:tc>
          <w:tcPr>
            <w:tcW w:w="493" w:type="pct"/>
            <w:shd w:val="clear" w:color="auto" w:fill="auto"/>
          </w:tcPr>
          <w:p w14:paraId="02324636" w14:textId="77777777" w:rsidR="00A76EEF" w:rsidRPr="00F94454" w:rsidRDefault="00A76EEF" w:rsidP="00DD645C">
            <w:pPr>
              <w:spacing w:line="276" w:lineRule="auto"/>
              <w:jc w:val="left"/>
              <w:rPr>
                <w:rFonts w:cs="Arial"/>
                <w:sz w:val="20"/>
              </w:rPr>
            </w:pPr>
          </w:p>
        </w:tc>
      </w:tr>
      <w:tr w:rsidR="00B67203" w:rsidRPr="00F94454" w14:paraId="078B10C2" w14:textId="77777777" w:rsidTr="00CC78CA">
        <w:trPr>
          <w:cantSplit/>
        </w:trPr>
        <w:tc>
          <w:tcPr>
            <w:tcW w:w="658" w:type="pct"/>
            <w:shd w:val="clear" w:color="auto" w:fill="auto"/>
          </w:tcPr>
          <w:p w14:paraId="1DBE2CE8" w14:textId="170157B4" w:rsidR="00B67203" w:rsidRPr="00F94454" w:rsidRDefault="00B67203" w:rsidP="00DD645C">
            <w:pPr>
              <w:spacing w:line="276" w:lineRule="auto"/>
              <w:jc w:val="left"/>
              <w:rPr>
                <w:rFonts w:cs="Arial"/>
                <w:sz w:val="20"/>
              </w:rPr>
            </w:pPr>
            <w:r w:rsidRPr="0054740C">
              <w:rPr>
                <w:rFonts w:cs="Arial"/>
                <w:sz w:val="20"/>
              </w:rPr>
              <w:t>ПП-10.07.02-ERP</w:t>
            </w:r>
          </w:p>
        </w:tc>
        <w:tc>
          <w:tcPr>
            <w:tcW w:w="716" w:type="pct"/>
            <w:shd w:val="clear" w:color="auto" w:fill="auto"/>
          </w:tcPr>
          <w:p w14:paraId="23CD903B" w14:textId="664B832D" w:rsidR="00B67203" w:rsidRPr="00F94454" w:rsidRDefault="00B67203"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2022FA02" w14:textId="77777777" w:rsidR="00B67203" w:rsidRPr="00F94454" w:rsidRDefault="00B67203" w:rsidP="00DD645C">
            <w:pPr>
              <w:spacing w:line="276" w:lineRule="auto"/>
              <w:jc w:val="left"/>
              <w:rPr>
                <w:rFonts w:cs="Arial"/>
                <w:sz w:val="20"/>
              </w:rPr>
            </w:pPr>
          </w:p>
        </w:tc>
        <w:tc>
          <w:tcPr>
            <w:tcW w:w="1029" w:type="pct"/>
            <w:shd w:val="clear" w:color="auto" w:fill="auto"/>
          </w:tcPr>
          <w:p w14:paraId="4C953AF7" w14:textId="77777777" w:rsidR="00B67203" w:rsidRPr="00B67203" w:rsidRDefault="00B67203" w:rsidP="00DD645C">
            <w:pPr>
              <w:spacing w:line="276" w:lineRule="auto"/>
              <w:jc w:val="left"/>
              <w:rPr>
                <w:rFonts w:cs="Arial"/>
                <w:sz w:val="20"/>
              </w:rPr>
            </w:pPr>
            <w:r w:rsidRPr="00B67203">
              <w:rPr>
                <w:rFonts w:cs="Arial"/>
                <w:sz w:val="20"/>
              </w:rPr>
              <w:t>Плановые объемы вспомогательного добычного производства (плановые заказы)</w:t>
            </w:r>
          </w:p>
          <w:p w14:paraId="1403F99D" w14:textId="77777777" w:rsidR="00B67203" w:rsidRPr="00B67203" w:rsidRDefault="00B67203" w:rsidP="00DD645C">
            <w:pPr>
              <w:spacing w:line="276" w:lineRule="auto"/>
              <w:jc w:val="left"/>
              <w:rPr>
                <w:rFonts w:cs="Arial"/>
                <w:sz w:val="20"/>
              </w:rPr>
            </w:pPr>
            <w:r w:rsidRPr="00B67203">
              <w:rPr>
                <w:rFonts w:cs="Arial"/>
                <w:sz w:val="20"/>
              </w:rPr>
              <w:t>Плановые объемы горной добычи (плановые заказы)</w:t>
            </w:r>
          </w:p>
          <w:p w14:paraId="78DDD8A5" w14:textId="778BB461" w:rsidR="00B67203" w:rsidRPr="00F94454" w:rsidRDefault="00B67203" w:rsidP="00DD645C">
            <w:pPr>
              <w:spacing w:line="276" w:lineRule="auto"/>
              <w:jc w:val="left"/>
              <w:rPr>
                <w:rFonts w:cs="Arial"/>
                <w:sz w:val="20"/>
              </w:rPr>
            </w:pPr>
            <w:r w:rsidRPr="00B67203">
              <w:rPr>
                <w:rFonts w:cs="Arial"/>
                <w:sz w:val="20"/>
              </w:rPr>
              <w:t>Плановые объемы первичной переработки руды (плановые заказы)</w:t>
            </w:r>
          </w:p>
        </w:tc>
        <w:tc>
          <w:tcPr>
            <w:tcW w:w="657" w:type="pct"/>
            <w:shd w:val="clear" w:color="auto" w:fill="auto"/>
          </w:tcPr>
          <w:p w14:paraId="71CD1B70" w14:textId="2930C204" w:rsidR="00B67203" w:rsidRPr="00F94454" w:rsidRDefault="00D5247E" w:rsidP="00DD645C">
            <w:pPr>
              <w:spacing w:line="276" w:lineRule="auto"/>
              <w:jc w:val="left"/>
              <w:rPr>
                <w:rFonts w:cs="Arial"/>
                <w:sz w:val="20"/>
              </w:rPr>
            </w:pPr>
            <w:r w:rsidRPr="00D5247E">
              <w:rPr>
                <w:rFonts w:cs="Arial"/>
                <w:sz w:val="20"/>
              </w:rPr>
              <w:t>УП-03.03.04.02-ERP</w:t>
            </w:r>
          </w:p>
        </w:tc>
        <w:tc>
          <w:tcPr>
            <w:tcW w:w="978" w:type="pct"/>
            <w:shd w:val="clear" w:color="auto" w:fill="auto"/>
          </w:tcPr>
          <w:p w14:paraId="64A28E4C" w14:textId="58ED0AE9" w:rsidR="00B67203" w:rsidRPr="00F94454" w:rsidRDefault="00D5247E" w:rsidP="00DD645C">
            <w:pPr>
              <w:spacing w:line="276" w:lineRule="auto"/>
              <w:jc w:val="left"/>
              <w:rPr>
                <w:rFonts w:cs="Arial"/>
                <w:sz w:val="20"/>
              </w:rPr>
            </w:pPr>
            <w:r w:rsidRPr="00D5247E">
              <w:rPr>
                <w:rFonts w:cs="Arial"/>
                <w:sz w:val="20"/>
              </w:rPr>
              <w:t>Регистрация согласованных плановых показателей производственной программы и формирование потребности в основных нормируемых материалах</w:t>
            </w:r>
          </w:p>
        </w:tc>
        <w:tc>
          <w:tcPr>
            <w:tcW w:w="493" w:type="pct"/>
            <w:shd w:val="clear" w:color="auto" w:fill="auto"/>
          </w:tcPr>
          <w:p w14:paraId="4B39E821" w14:textId="77777777" w:rsidR="00B67203" w:rsidRPr="00F94454" w:rsidRDefault="00B67203" w:rsidP="00DD645C">
            <w:pPr>
              <w:spacing w:line="276" w:lineRule="auto"/>
              <w:jc w:val="left"/>
              <w:rPr>
                <w:rFonts w:cs="Arial"/>
                <w:sz w:val="20"/>
              </w:rPr>
            </w:pPr>
          </w:p>
        </w:tc>
      </w:tr>
      <w:tr w:rsidR="00B67203" w:rsidRPr="00F94454" w14:paraId="1D56B8EF" w14:textId="77777777" w:rsidTr="00CC78CA">
        <w:trPr>
          <w:cantSplit/>
        </w:trPr>
        <w:tc>
          <w:tcPr>
            <w:tcW w:w="658" w:type="pct"/>
            <w:shd w:val="clear" w:color="auto" w:fill="auto"/>
          </w:tcPr>
          <w:p w14:paraId="7D0EA2FD" w14:textId="315B88EA" w:rsidR="00B67203" w:rsidRPr="00F94454" w:rsidRDefault="00B67203" w:rsidP="00DD645C">
            <w:pPr>
              <w:spacing w:line="276" w:lineRule="auto"/>
              <w:jc w:val="left"/>
              <w:rPr>
                <w:rFonts w:cs="Arial"/>
                <w:sz w:val="20"/>
              </w:rPr>
            </w:pPr>
            <w:r w:rsidRPr="0054740C">
              <w:rPr>
                <w:rFonts w:cs="Arial"/>
                <w:sz w:val="20"/>
              </w:rPr>
              <w:t>ПП-10.07.02-ERP</w:t>
            </w:r>
          </w:p>
        </w:tc>
        <w:tc>
          <w:tcPr>
            <w:tcW w:w="716" w:type="pct"/>
            <w:shd w:val="clear" w:color="auto" w:fill="auto"/>
          </w:tcPr>
          <w:p w14:paraId="358FACD0" w14:textId="1EF9A0BC" w:rsidR="00B67203" w:rsidRPr="00F94454" w:rsidRDefault="00B67203"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63E5666D" w14:textId="77777777" w:rsidR="00B67203" w:rsidRPr="00F94454" w:rsidRDefault="00B67203" w:rsidP="00DD645C">
            <w:pPr>
              <w:spacing w:line="276" w:lineRule="auto"/>
              <w:jc w:val="left"/>
              <w:rPr>
                <w:rFonts w:cs="Arial"/>
                <w:sz w:val="20"/>
              </w:rPr>
            </w:pPr>
          </w:p>
        </w:tc>
        <w:tc>
          <w:tcPr>
            <w:tcW w:w="1029" w:type="pct"/>
            <w:shd w:val="clear" w:color="auto" w:fill="auto"/>
          </w:tcPr>
          <w:p w14:paraId="4593DDDB" w14:textId="77777777" w:rsidR="00B67203" w:rsidRPr="00B67203" w:rsidRDefault="00B67203" w:rsidP="00DD645C">
            <w:pPr>
              <w:spacing w:line="276" w:lineRule="auto"/>
              <w:jc w:val="left"/>
              <w:rPr>
                <w:rFonts w:cs="Arial"/>
                <w:sz w:val="20"/>
              </w:rPr>
            </w:pPr>
            <w:r w:rsidRPr="00B67203">
              <w:rPr>
                <w:rFonts w:cs="Arial"/>
                <w:sz w:val="20"/>
              </w:rPr>
              <w:t>Плановые объемы вспомогательного добычного производства (плановые заказы)</w:t>
            </w:r>
          </w:p>
          <w:p w14:paraId="54B2F4B2" w14:textId="77777777" w:rsidR="00B67203" w:rsidRPr="00B67203" w:rsidRDefault="00B67203" w:rsidP="00DD645C">
            <w:pPr>
              <w:spacing w:line="276" w:lineRule="auto"/>
              <w:jc w:val="left"/>
              <w:rPr>
                <w:rFonts w:cs="Arial"/>
                <w:sz w:val="20"/>
              </w:rPr>
            </w:pPr>
            <w:r w:rsidRPr="00B67203">
              <w:rPr>
                <w:rFonts w:cs="Arial"/>
                <w:sz w:val="20"/>
              </w:rPr>
              <w:t>Плановые объемы горной добычи (плановые заказы)</w:t>
            </w:r>
          </w:p>
          <w:p w14:paraId="72974CA5" w14:textId="70623E35" w:rsidR="00B67203" w:rsidRPr="00F94454" w:rsidRDefault="00B67203" w:rsidP="00DD645C">
            <w:pPr>
              <w:spacing w:line="276" w:lineRule="auto"/>
              <w:jc w:val="left"/>
              <w:rPr>
                <w:rFonts w:cs="Arial"/>
                <w:sz w:val="20"/>
              </w:rPr>
            </w:pPr>
            <w:r w:rsidRPr="00B67203">
              <w:rPr>
                <w:rFonts w:cs="Arial"/>
                <w:sz w:val="20"/>
              </w:rPr>
              <w:t>Плановые объемы первичной переработки руды (плановые заказы)</w:t>
            </w:r>
          </w:p>
        </w:tc>
        <w:tc>
          <w:tcPr>
            <w:tcW w:w="657" w:type="pct"/>
            <w:shd w:val="clear" w:color="auto" w:fill="auto"/>
          </w:tcPr>
          <w:p w14:paraId="3164491B" w14:textId="47D0DB32" w:rsidR="00B67203" w:rsidRPr="00F94454" w:rsidRDefault="00D5247E" w:rsidP="00DD645C">
            <w:pPr>
              <w:spacing w:line="276" w:lineRule="auto"/>
              <w:jc w:val="left"/>
              <w:rPr>
                <w:rFonts w:cs="Arial"/>
                <w:sz w:val="20"/>
              </w:rPr>
            </w:pPr>
            <w:r w:rsidRPr="00D5247E">
              <w:rPr>
                <w:rFonts w:cs="Arial"/>
                <w:sz w:val="20"/>
              </w:rPr>
              <w:t>УП-03.04.03.02-ERP</w:t>
            </w:r>
          </w:p>
        </w:tc>
        <w:tc>
          <w:tcPr>
            <w:tcW w:w="978" w:type="pct"/>
            <w:shd w:val="clear" w:color="auto" w:fill="auto"/>
          </w:tcPr>
          <w:p w14:paraId="6F5571B0" w14:textId="1BF670AC" w:rsidR="00B67203" w:rsidRPr="00F94454" w:rsidRDefault="00D5247E" w:rsidP="00DD645C">
            <w:pPr>
              <w:spacing w:line="276" w:lineRule="auto"/>
              <w:jc w:val="left"/>
              <w:rPr>
                <w:rFonts w:cs="Arial"/>
                <w:sz w:val="20"/>
              </w:rPr>
            </w:pPr>
            <w:r w:rsidRPr="00D5247E">
              <w:rPr>
                <w:rFonts w:cs="Arial"/>
                <w:sz w:val="20"/>
              </w:rPr>
              <w:t>Регистрация плановых показателей недельно-суточного плана производства</w:t>
            </w:r>
          </w:p>
        </w:tc>
        <w:tc>
          <w:tcPr>
            <w:tcW w:w="493" w:type="pct"/>
            <w:shd w:val="clear" w:color="auto" w:fill="auto"/>
          </w:tcPr>
          <w:p w14:paraId="3BF767D2" w14:textId="77777777" w:rsidR="00B67203" w:rsidRPr="00F94454" w:rsidRDefault="00B67203" w:rsidP="00DD645C">
            <w:pPr>
              <w:spacing w:line="276" w:lineRule="auto"/>
              <w:jc w:val="left"/>
              <w:rPr>
                <w:rFonts w:cs="Arial"/>
                <w:sz w:val="20"/>
              </w:rPr>
            </w:pPr>
          </w:p>
        </w:tc>
      </w:tr>
      <w:tr w:rsidR="00B67203" w:rsidRPr="00F94454" w14:paraId="71F69BB1" w14:textId="77777777" w:rsidTr="00CC78CA">
        <w:trPr>
          <w:cantSplit/>
        </w:trPr>
        <w:tc>
          <w:tcPr>
            <w:tcW w:w="658" w:type="pct"/>
            <w:shd w:val="clear" w:color="auto" w:fill="auto"/>
          </w:tcPr>
          <w:p w14:paraId="7C52497F" w14:textId="77C2FCDD" w:rsidR="00B67203" w:rsidRPr="00F94454" w:rsidRDefault="00B67203" w:rsidP="00DD645C">
            <w:pPr>
              <w:spacing w:line="276" w:lineRule="auto"/>
              <w:jc w:val="left"/>
              <w:rPr>
                <w:rFonts w:cs="Arial"/>
                <w:sz w:val="20"/>
              </w:rPr>
            </w:pPr>
            <w:r w:rsidRPr="0054740C">
              <w:rPr>
                <w:rFonts w:cs="Arial"/>
                <w:sz w:val="20"/>
              </w:rPr>
              <w:t>ПП-10.07.02-ERP</w:t>
            </w:r>
          </w:p>
        </w:tc>
        <w:tc>
          <w:tcPr>
            <w:tcW w:w="716" w:type="pct"/>
            <w:shd w:val="clear" w:color="auto" w:fill="auto"/>
          </w:tcPr>
          <w:p w14:paraId="7BDA8B3D" w14:textId="4D7A0C15" w:rsidR="00B67203" w:rsidRPr="00F94454" w:rsidRDefault="00B67203"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0A1C97FA" w14:textId="77777777" w:rsidR="00B67203" w:rsidRPr="00F94454" w:rsidRDefault="00B67203" w:rsidP="00DD645C">
            <w:pPr>
              <w:spacing w:line="276" w:lineRule="auto"/>
              <w:jc w:val="left"/>
              <w:rPr>
                <w:rFonts w:cs="Arial"/>
                <w:sz w:val="20"/>
              </w:rPr>
            </w:pPr>
          </w:p>
        </w:tc>
        <w:tc>
          <w:tcPr>
            <w:tcW w:w="1029" w:type="pct"/>
            <w:shd w:val="clear" w:color="auto" w:fill="auto"/>
          </w:tcPr>
          <w:p w14:paraId="05FF0C31" w14:textId="03F96687" w:rsidR="00B67203" w:rsidRPr="00F94454" w:rsidRDefault="00B67203" w:rsidP="00DD645C">
            <w:pPr>
              <w:spacing w:line="276" w:lineRule="auto"/>
              <w:jc w:val="left"/>
              <w:rPr>
                <w:rFonts w:cs="Arial"/>
                <w:sz w:val="20"/>
              </w:rPr>
            </w:pPr>
            <w:r w:rsidRPr="00B67203">
              <w:rPr>
                <w:rFonts w:cs="Arial"/>
                <w:sz w:val="20"/>
              </w:rPr>
              <w:t>Спецификация или разовый договор на реализацию</w:t>
            </w:r>
          </w:p>
        </w:tc>
        <w:tc>
          <w:tcPr>
            <w:tcW w:w="657" w:type="pct"/>
            <w:shd w:val="clear" w:color="auto" w:fill="auto"/>
          </w:tcPr>
          <w:p w14:paraId="24837A63" w14:textId="22D946D9" w:rsidR="00B67203" w:rsidRPr="00F94454" w:rsidRDefault="00D5247E" w:rsidP="00DD645C">
            <w:pPr>
              <w:spacing w:line="276" w:lineRule="auto"/>
              <w:jc w:val="left"/>
              <w:rPr>
                <w:rFonts w:cs="Arial"/>
                <w:sz w:val="20"/>
              </w:rPr>
            </w:pPr>
            <w:r w:rsidRPr="00D5247E">
              <w:rPr>
                <w:rFonts w:cs="Arial"/>
                <w:sz w:val="20"/>
              </w:rPr>
              <w:t>ПП-10.08.01.02-ERP</w:t>
            </w:r>
          </w:p>
        </w:tc>
        <w:tc>
          <w:tcPr>
            <w:tcW w:w="978" w:type="pct"/>
            <w:shd w:val="clear" w:color="auto" w:fill="auto"/>
          </w:tcPr>
          <w:p w14:paraId="62FADF7C" w14:textId="511097EC" w:rsidR="00B67203" w:rsidRPr="00F94454" w:rsidRDefault="00D5247E" w:rsidP="00DD645C">
            <w:pPr>
              <w:spacing w:line="276" w:lineRule="auto"/>
              <w:jc w:val="left"/>
              <w:rPr>
                <w:rFonts w:cs="Arial"/>
                <w:sz w:val="20"/>
              </w:rPr>
            </w:pPr>
            <w:r w:rsidRPr="00D5247E">
              <w:rPr>
                <w:rFonts w:cs="Arial"/>
                <w:sz w:val="20"/>
              </w:rPr>
              <w:t>Заключение договора реализации МТР/услуг</w:t>
            </w:r>
          </w:p>
        </w:tc>
        <w:tc>
          <w:tcPr>
            <w:tcW w:w="493" w:type="pct"/>
            <w:shd w:val="clear" w:color="auto" w:fill="auto"/>
          </w:tcPr>
          <w:p w14:paraId="4D5C88BD" w14:textId="77777777" w:rsidR="00B67203" w:rsidRPr="00F94454" w:rsidRDefault="00B67203" w:rsidP="00DD645C">
            <w:pPr>
              <w:spacing w:line="276" w:lineRule="auto"/>
              <w:jc w:val="left"/>
              <w:rPr>
                <w:rFonts w:cs="Arial"/>
                <w:sz w:val="20"/>
              </w:rPr>
            </w:pPr>
          </w:p>
        </w:tc>
      </w:tr>
      <w:tr w:rsidR="00B67203" w:rsidRPr="00F94454" w14:paraId="09F0ADA5" w14:textId="77777777" w:rsidTr="00CC78CA">
        <w:trPr>
          <w:cantSplit/>
        </w:trPr>
        <w:tc>
          <w:tcPr>
            <w:tcW w:w="658" w:type="pct"/>
            <w:shd w:val="clear" w:color="auto" w:fill="auto"/>
          </w:tcPr>
          <w:p w14:paraId="3A81A53F" w14:textId="1A44D619" w:rsidR="00B67203" w:rsidRPr="00F94454" w:rsidRDefault="00B67203" w:rsidP="00DD645C">
            <w:pPr>
              <w:spacing w:line="276" w:lineRule="auto"/>
              <w:jc w:val="left"/>
              <w:rPr>
                <w:rFonts w:cs="Arial"/>
                <w:sz w:val="20"/>
              </w:rPr>
            </w:pPr>
            <w:r w:rsidRPr="0054740C">
              <w:rPr>
                <w:rFonts w:cs="Arial"/>
                <w:sz w:val="20"/>
              </w:rPr>
              <w:t>ПП-10.07.03.03-ERP</w:t>
            </w:r>
          </w:p>
        </w:tc>
        <w:tc>
          <w:tcPr>
            <w:tcW w:w="716" w:type="pct"/>
            <w:shd w:val="clear" w:color="auto" w:fill="auto"/>
          </w:tcPr>
          <w:p w14:paraId="1AAD35CF" w14:textId="28F39835" w:rsidR="00B67203" w:rsidRPr="00F94454" w:rsidRDefault="00B67203" w:rsidP="00DD645C">
            <w:pPr>
              <w:spacing w:line="276" w:lineRule="auto"/>
              <w:jc w:val="left"/>
              <w:rPr>
                <w:rFonts w:cs="Arial"/>
                <w:sz w:val="20"/>
              </w:rPr>
            </w:pPr>
            <w:r w:rsidRPr="001B38EB">
              <w:rPr>
                <w:rFonts w:cs="Arial"/>
                <w:sz w:val="20"/>
              </w:rPr>
              <w:t>Комплектация и выдача материалов со склада</w:t>
            </w:r>
          </w:p>
        </w:tc>
        <w:tc>
          <w:tcPr>
            <w:tcW w:w="470" w:type="pct"/>
            <w:shd w:val="clear" w:color="auto" w:fill="auto"/>
          </w:tcPr>
          <w:p w14:paraId="01F60A77" w14:textId="77777777" w:rsidR="00B67203" w:rsidRPr="00F94454" w:rsidRDefault="00B67203" w:rsidP="00DD645C">
            <w:pPr>
              <w:spacing w:line="276" w:lineRule="auto"/>
              <w:jc w:val="left"/>
              <w:rPr>
                <w:rFonts w:cs="Arial"/>
                <w:sz w:val="20"/>
              </w:rPr>
            </w:pPr>
          </w:p>
        </w:tc>
        <w:tc>
          <w:tcPr>
            <w:tcW w:w="1029" w:type="pct"/>
            <w:shd w:val="clear" w:color="auto" w:fill="auto"/>
          </w:tcPr>
          <w:p w14:paraId="56FC168D" w14:textId="11DEF27B" w:rsidR="00B67203" w:rsidRPr="00F94454" w:rsidRDefault="00B67203" w:rsidP="00DD645C">
            <w:pPr>
              <w:spacing w:line="276" w:lineRule="auto"/>
              <w:jc w:val="left"/>
              <w:rPr>
                <w:rFonts w:cs="Arial"/>
                <w:sz w:val="20"/>
              </w:rPr>
            </w:pPr>
            <w:r w:rsidRPr="00B67203">
              <w:rPr>
                <w:rFonts w:cs="Arial"/>
                <w:sz w:val="20"/>
              </w:rPr>
              <w:t>Исходящая поставка</w:t>
            </w:r>
          </w:p>
        </w:tc>
        <w:tc>
          <w:tcPr>
            <w:tcW w:w="657" w:type="pct"/>
            <w:shd w:val="clear" w:color="auto" w:fill="auto"/>
          </w:tcPr>
          <w:p w14:paraId="1FF9F638" w14:textId="36A77856" w:rsidR="00B67203" w:rsidRPr="00F94454" w:rsidRDefault="00D5247E" w:rsidP="00DD645C">
            <w:pPr>
              <w:spacing w:line="276" w:lineRule="auto"/>
              <w:jc w:val="left"/>
              <w:rPr>
                <w:rFonts w:cs="Arial"/>
                <w:sz w:val="20"/>
              </w:rPr>
            </w:pPr>
            <w:r w:rsidRPr="00D5247E">
              <w:rPr>
                <w:rFonts w:cs="Arial"/>
                <w:sz w:val="20"/>
              </w:rPr>
              <w:t>ПП-10.07.02-ERP</w:t>
            </w:r>
          </w:p>
        </w:tc>
        <w:tc>
          <w:tcPr>
            <w:tcW w:w="978" w:type="pct"/>
            <w:shd w:val="clear" w:color="auto" w:fill="auto"/>
          </w:tcPr>
          <w:p w14:paraId="53678867" w14:textId="7A0C7178" w:rsidR="00B67203" w:rsidRPr="00F94454" w:rsidRDefault="00D5247E" w:rsidP="00DD645C">
            <w:pPr>
              <w:spacing w:line="276" w:lineRule="auto"/>
              <w:jc w:val="left"/>
              <w:rPr>
                <w:rFonts w:cs="Arial"/>
                <w:sz w:val="20"/>
              </w:rPr>
            </w:pPr>
            <w:r w:rsidRPr="00D5247E">
              <w:rPr>
                <w:rFonts w:cs="Arial"/>
                <w:sz w:val="20"/>
              </w:rPr>
              <w:t>Планирование работы складской логистики</w:t>
            </w:r>
          </w:p>
        </w:tc>
        <w:tc>
          <w:tcPr>
            <w:tcW w:w="493" w:type="pct"/>
            <w:shd w:val="clear" w:color="auto" w:fill="auto"/>
          </w:tcPr>
          <w:p w14:paraId="45E8AAE3" w14:textId="77777777" w:rsidR="00B67203" w:rsidRPr="00F94454" w:rsidRDefault="00B67203" w:rsidP="00DD645C">
            <w:pPr>
              <w:spacing w:line="276" w:lineRule="auto"/>
              <w:jc w:val="left"/>
              <w:rPr>
                <w:rFonts w:cs="Arial"/>
                <w:sz w:val="20"/>
              </w:rPr>
            </w:pPr>
          </w:p>
        </w:tc>
      </w:tr>
      <w:tr w:rsidR="00B67203" w:rsidRPr="00F94454" w14:paraId="1BBD7067" w14:textId="77777777" w:rsidTr="00CC78CA">
        <w:trPr>
          <w:cantSplit/>
        </w:trPr>
        <w:tc>
          <w:tcPr>
            <w:tcW w:w="658" w:type="pct"/>
            <w:shd w:val="clear" w:color="auto" w:fill="auto"/>
          </w:tcPr>
          <w:p w14:paraId="71424AFC" w14:textId="069B9F82" w:rsidR="00B67203" w:rsidRPr="00F94454" w:rsidRDefault="00B67203" w:rsidP="00DD645C">
            <w:pPr>
              <w:spacing w:line="276" w:lineRule="auto"/>
              <w:jc w:val="left"/>
              <w:rPr>
                <w:rFonts w:cs="Arial"/>
                <w:sz w:val="20"/>
              </w:rPr>
            </w:pPr>
            <w:r w:rsidRPr="0054740C">
              <w:rPr>
                <w:rFonts w:cs="Arial"/>
                <w:sz w:val="20"/>
              </w:rPr>
              <w:lastRenderedPageBreak/>
              <w:t>ПП-10.07.02-ERP</w:t>
            </w:r>
          </w:p>
        </w:tc>
        <w:tc>
          <w:tcPr>
            <w:tcW w:w="716" w:type="pct"/>
            <w:shd w:val="clear" w:color="auto" w:fill="auto"/>
          </w:tcPr>
          <w:p w14:paraId="1743A0A8" w14:textId="64E4FAB8" w:rsidR="00B67203" w:rsidRPr="00F94454" w:rsidRDefault="00B67203"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1877114B" w14:textId="77777777" w:rsidR="00B67203" w:rsidRPr="00F94454" w:rsidRDefault="00B67203" w:rsidP="00DD645C">
            <w:pPr>
              <w:spacing w:line="276" w:lineRule="auto"/>
              <w:jc w:val="left"/>
              <w:rPr>
                <w:rFonts w:cs="Arial"/>
                <w:sz w:val="20"/>
              </w:rPr>
            </w:pPr>
          </w:p>
        </w:tc>
        <w:tc>
          <w:tcPr>
            <w:tcW w:w="1029" w:type="pct"/>
            <w:shd w:val="clear" w:color="auto" w:fill="auto"/>
          </w:tcPr>
          <w:p w14:paraId="31091D52" w14:textId="77777777" w:rsidR="00B67203" w:rsidRPr="00B67203" w:rsidRDefault="00B67203" w:rsidP="00DD645C">
            <w:pPr>
              <w:spacing w:line="276" w:lineRule="auto"/>
              <w:jc w:val="left"/>
              <w:rPr>
                <w:rFonts w:cs="Arial"/>
                <w:sz w:val="20"/>
              </w:rPr>
            </w:pPr>
            <w:r w:rsidRPr="00B67203">
              <w:rPr>
                <w:rFonts w:cs="Arial"/>
                <w:sz w:val="20"/>
              </w:rPr>
              <w:t>Плановые объемы вспомогательного добычного производства (плановые заказы)</w:t>
            </w:r>
          </w:p>
          <w:p w14:paraId="45B694F3" w14:textId="77777777" w:rsidR="00B67203" w:rsidRPr="00B67203" w:rsidRDefault="00B67203" w:rsidP="00DD645C">
            <w:pPr>
              <w:spacing w:line="276" w:lineRule="auto"/>
              <w:jc w:val="left"/>
              <w:rPr>
                <w:rFonts w:cs="Arial"/>
                <w:sz w:val="20"/>
              </w:rPr>
            </w:pPr>
            <w:r w:rsidRPr="00B67203">
              <w:rPr>
                <w:rFonts w:cs="Arial"/>
                <w:sz w:val="20"/>
              </w:rPr>
              <w:t>Плановые объемы горной добычи (плановые заказы)</w:t>
            </w:r>
          </w:p>
          <w:p w14:paraId="2ADF2FEE" w14:textId="087D1708" w:rsidR="00B67203" w:rsidRPr="00F94454" w:rsidRDefault="00B67203" w:rsidP="00DD645C">
            <w:pPr>
              <w:spacing w:line="276" w:lineRule="auto"/>
              <w:jc w:val="left"/>
              <w:rPr>
                <w:rFonts w:cs="Arial"/>
                <w:sz w:val="20"/>
              </w:rPr>
            </w:pPr>
            <w:r w:rsidRPr="00B67203">
              <w:rPr>
                <w:rFonts w:cs="Arial"/>
                <w:sz w:val="20"/>
              </w:rPr>
              <w:t>Плановые объемы первичной переработки руды (плановые заказы)</w:t>
            </w:r>
          </w:p>
        </w:tc>
        <w:tc>
          <w:tcPr>
            <w:tcW w:w="657" w:type="pct"/>
            <w:shd w:val="clear" w:color="auto" w:fill="auto"/>
          </w:tcPr>
          <w:p w14:paraId="4F3E9474" w14:textId="2BC8C269" w:rsidR="00B67203" w:rsidRPr="00F94454" w:rsidRDefault="00D5247E" w:rsidP="00DD645C">
            <w:pPr>
              <w:spacing w:line="276" w:lineRule="auto"/>
              <w:jc w:val="left"/>
              <w:rPr>
                <w:rFonts w:cs="Arial"/>
                <w:sz w:val="20"/>
              </w:rPr>
            </w:pPr>
            <w:r w:rsidRPr="00D5247E">
              <w:rPr>
                <w:rFonts w:cs="Arial"/>
                <w:sz w:val="20"/>
              </w:rPr>
              <w:t>УП-03.04.01.02-ERP</w:t>
            </w:r>
          </w:p>
        </w:tc>
        <w:tc>
          <w:tcPr>
            <w:tcW w:w="978" w:type="pct"/>
            <w:shd w:val="clear" w:color="auto" w:fill="auto"/>
          </w:tcPr>
          <w:p w14:paraId="2ED1FB8F" w14:textId="2D5AF034" w:rsidR="00B67203" w:rsidRPr="00F94454" w:rsidRDefault="00D5247E" w:rsidP="00DD645C">
            <w:pPr>
              <w:spacing w:line="276" w:lineRule="auto"/>
              <w:jc w:val="left"/>
              <w:rPr>
                <w:rFonts w:cs="Arial"/>
                <w:sz w:val="20"/>
              </w:rPr>
            </w:pPr>
            <w:r w:rsidRPr="00D5247E">
              <w:rPr>
                <w:rFonts w:cs="Arial"/>
                <w:sz w:val="20"/>
              </w:rPr>
              <w:t>Регистрация согласованных плановых показателей ПЗТГ и актуализация потребности в основных нормируемых материалах</w:t>
            </w:r>
          </w:p>
        </w:tc>
        <w:tc>
          <w:tcPr>
            <w:tcW w:w="493" w:type="pct"/>
            <w:shd w:val="clear" w:color="auto" w:fill="auto"/>
          </w:tcPr>
          <w:p w14:paraId="48AC797C" w14:textId="77777777" w:rsidR="00B67203" w:rsidRPr="00F94454" w:rsidRDefault="00B67203" w:rsidP="00DD645C">
            <w:pPr>
              <w:spacing w:line="276" w:lineRule="auto"/>
              <w:jc w:val="left"/>
              <w:rPr>
                <w:rFonts w:cs="Arial"/>
                <w:sz w:val="20"/>
              </w:rPr>
            </w:pPr>
          </w:p>
        </w:tc>
      </w:tr>
      <w:tr w:rsidR="00B67203" w:rsidRPr="00F94454" w14:paraId="51FE1F20" w14:textId="77777777" w:rsidTr="00CC78CA">
        <w:trPr>
          <w:cantSplit/>
        </w:trPr>
        <w:tc>
          <w:tcPr>
            <w:tcW w:w="658" w:type="pct"/>
            <w:shd w:val="clear" w:color="auto" w:fill="auto"/>
          </w:tcPr>
          <w:p w14:paraId="4D8DD78A" w14:textId="733D1AFD" w:rsidR="00B67203" w:rsidRPr="00F94454" w:rsidRDefault="00B67203" w:rsidP="00DD645C">
            <w:pPr>
              <w:spacing w:line="276" w:lineRule="auto"/>
              <w:jc w:val="left"/>
              <w:rPr>
                <w:rFonts w:cs="Arial"/>
                <w:sz w:val="20"/>
              </w:rPr>
            </w:pPr>
            <w:r w:rsidRPr="0054740C">
              <w:rPr>
                <w:rFonts w:cs="Arial"/>
                <w:sz w:val="20"/>
              </w:rPr>
              <w:t>ПП-10.03.04-ERP</w:t>
            </w:r>
          </w:p>
        </w:tc>
        <w:tc>
          <w:tcPr>
            <w:tcW w:w="716" w:type="pct"/>
            <w:shd w:val="clear" w:color="auto" w:fill="auto"/>
          </w:tcPr>
          <w:p w14:paraId="5592A4D8" w14:textId="2C991486" w:rsidR="00B67203" w:rsidRPr="00F94454" w:rsidRDefault="00B67203" w:rsidP="00DD645C">
            <w:pPr>
              <w:spacing w:line="276" w:lineRule="auto"/>
              <w:jc w:val="left"/>
              <w:rPr>
                <w:rFonts w:cs="Arial"/>
                <w:sz w:val="20"/>
              </w:rPr>
            </w:pPr>
            <w:r w:rsidRPr="001B38EB">
              <w:rPr>
                <w:rFonts w:cs="Arial"/>
                <w:sz w:val="20"/>
              </w:rPr>
              <w:t>Оперативное планирование обеспечения</w:t>
            </w:r>
          </w:p>
        </w:tc>
        <w:tc>
          <w:tcPr>
            <w:tcW w:w="470" w:type="pct"/>
            <w:shd w:val="clear" w:color="auto" w:fill="auto"/>
          </w:tcPr>
          <w:p w14:paraId="75CAD8E5" w14:textId="77777777" w:rsidR="00B67203" w:rsidRPr="00F94454" w:rsidRDefault="00B67203" w:rsidP="00DD645C">
            <w:pPr>
              <w:spacing w:line="276" w:lineRule="auto"/>
              <w:jc w:val="left"/>
              <w:rPr>
                <w:rFonts w:cs="Arial"/>
                <w:sz w:val="20"/>
              </w:rPr>
            </w:pPr>
          </w:p>
        </w:tc>
        <w:tc>
          <w:tcPr>
            <w:tcW w:w="1029" w:type="pct"/>
            <w:shd w:val="clear" w:color="auto" w:fill="auto"/>
          </w:tcPr>
          <w:p w14:paraId="01EFAEA6" w14:textId="74F48328" w:rsidR="00B67203" w:rsidRPr="00F94454" w:rsidRDefault="00B67203" w:rsidP="00DD645C">
            <w:pPr>
              <w:spacing w:line="276" w:lineRule="auto"/>
              <w:jc w:val="left"/>
              <w:rPr>
                <w:rFonts w:cs="Arial"/>
                <w:sz w:val="20"/>
              </w:rPr>
            </w:pPr>
            <w:r w:rsidRPr="00B67203">
              <w:rPr>
                <w:rFonts w:cs="Arial"/>
                <w:sz w:val="20"/>
              </w:rPr>
              <w:t>Заявка на перемещение нормируемых МТР</w:t>
            </w:r>
          </w:p>
        </w:tc>
        <w:tc>
          <w:tcPr>
            <w:tcW w:w="657" w:type="pct"/>
            <w:shd w:val="clear" w:color="auto" w:fill="auto"/>
          </w:tcPr>
          <w:p w14:paraId="630BC7AE" w14:textId="1A77F162" w:rsidR="00B67203" w:rsidRPr="00F94454" w:rsidRDefault="00D5247E" w:rsidP="00DD645C">
            <w:pPr>
              <w:spacing w:line="276" w:lineRule="auto"/>
              <w:jc w:val="left"/>
              <w:rPr>
                <w:rFonts w:cs="Arial"/>
                <w:sz w:val="20"/>
              </w:rPr>
            </w:pPr>
            <w:r w:rsidRPr="00D5247E">
              <w:rPr>
                <w:rFonts w:cs="Arial"/>
                <w:sz w:val="20"/>
              </w:rPr>
              <w:t>ПП-10.07.02-ERP</w:t>
            </w:r>
          </w:p>
        </w:tc>
        <w:tc>
          <w:tcPr>
            <w:tcW w:w="978" w:type="pct"/>
            <w:shd w:val="clear" w:color="auto" w:fill="auto"/>
          </w:tcPr>
          <w:p w14:paraId="55F852F3" w14:textId="722593B8" w:rsidR="00B67203" w:rsidRPr="00F94454" w:rsidRDefault="00D5247E" w:rsidP="00DD645C">
            <w:pPr>
              <w:spacing w:line="276" w:lineRule="auto"/>
              <w:jc w:val="left"/>
              <w:rPr>
                <w:rFonts w:cs="Arial"/>
                <w:sz w:val="20"/>
              </w:rPr>
            </w:pPr>
            <w:r w:rsidRPr="00D5247E">
              <w:rPr>
                <w:rFonts w:cs="Arial"/>
                <w:sz w:val="20"/>
              </w:rPr>
              <w:t>Планирование работы складской логистики</w:t>
            </w:r>
          </w:p>
        </w:tc>
        <w:tc>
          <w:tcPr>
            <w:tcW w:w="493" w:type="pct"/>
            <w:shd w:val="clear" w:color="auto" w:fill="auto"/>
          </w:tcPr>
          <w:p w14:paraId="329324F8" w14:textId="77777777" w:rsidR="00B67203" w:rsidRPr="00F94454" w:rsidRDefault="00B67203" w:rsidP="00DD645C">
            <w:pPr>
              <w:spacing w:line="276" w:lineRule="auto"/>
              <w:jc w:val="left"/>
              <w:rPr>
                <w:rFonts w:cs="Arial"/>
                <w:sz w:val="20"/>
              </w:rPr>
            </w:pPr>
          </w:p>
        </w:tc>
      </w:tr>
      <w:tr w:rsidR="00B67203" w:rsidRPr="00F94454" w14:paraId="48F98632" w14:textId="77777777" w:rsidTr="00CC78CA">
        <w:trPr>
          <w:cantSplit/>
        </w:trPr>
        <w:tc>
          <w:tcPr>
            <w:tcW w:w="658" w:type="pct"/>
            <w:tcBorders>
              <w:bottom w:val="single" w:sz="4" w:space="0" w:color="auto"/>
            </w:tcBorders>
            <w:shd w:val="clear" w:color="auto" w:fill="auto"/>
          </w:tcPr>
          <w:p w14:paraId="1CFCF115" w14:textId="0067A185" w:rsidR="00B67203" w:rsidRPr="00F94454" w:rsidRDefault="00B67203" w:rsidP="00DD645C">
            <w:pPr>
              <w:spacing w:line="276" w:lineRule="auto"/>
              <w:jc w:val="left"/>
              <w:rPr>
                <w:rFonts w:cs="Arial"/>
                <w:sz w:val="20"/>
              </w:rPr>
            </w:pPr>
            <w:r w:rsidRPr="0054740C">
              <w:rPr>
                <w:rFonts w:cs="Arial"/>
                <w:sz w:val="20"/>
              </w:rPr>
              <w:t>ПП-10.07.02-ERP</w:t>
            </w:r>
          </w:p>
        </w:tc>
        <w:tc>
          <w:tcPr>
            <w:tcW w:w="716" w:type="pct"/>
            <w:tcBorders>
              <w:bottom w:val="single" w:sz="4" w:space="0" w:color="auto"/>
            </w:tcBorders>
            <w:shd w:val="clear" w:color="auto" w:fill="auto"/>
          </w:tcPr>
          <w:p w14:paraId="2EB98008" w14:textId="268DF15F" w:rsidR="00B67203" w:rsidRPr="00F94454" w:rsidRDefault="00B67203"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tcBorders>
              <w:bottom w:val="single" w:sz="4" w:space="0" w:color="auto"/>
            </w:tcBorders>
            <w:shd w:val="clear" w:color="auto" w:fill="auto"/>
          </w:tcPr>
          <w:p w14:paraId="1D717EBC" w14:textId="77777777" w:rsidR="00B67203" w:rsidRPr="00F94454" w:rsidRDefault="00B67203" w:rsidP="00DD645C">
            <w:pPr>
              <w:spacing w:line="276" w:lineRule="auto"/>
              <w:jc w:val="left"/>
              <w:rPr>
                <w:rFonts w:cs="Arial"/>
                <w:sz w:val="20"/>
              </w:rPr>
            </w:pPr>
          </w:p>
        </w:tc>
        <w:tc>
          <w:tcPr>
            <w:tcW w:w="1029" w:type="pct"/>
            <w:tcBorders>
              <w:bottom w:val="single" w:sz="4" w:space="0" w:color="auto"/>
            </w:tcBorders>
            <w:shd w:val="clear" w:color="auto" w:fill="auto"/>
          </w:tcPr>
          <w:p w14:paraId="0DA30DEF" w14:textId="77777777" w:rsidR="00B67203" w:rsidRPr="00B67203" w:rsidRDefault="00B67203" w:rsidP="00DD645C">
            <w:pPr>
              <w:spacing w:line="276" w:lineRule="auto"/>
              <w:jc w:val="left"/>
              <w:rPr>
                <w:rFonts w:cs="Arial"/>
                <w:sz w:val="20"/>
              </w:rPr>
            </w:pPr>
            <w:r w:rsidRPr="00B67203">
              <w:rPr>
                <w:rFonts w:cs="Arial"/>
                <w:sz w:val="20"/>
              </w:rPr>
              <w:t>Заявка на перемещение нормируемых МТР</w:t>
            </w:r>
          </w:p>
          <w:p w14:paraId="2617C53F" w14:textId="435A495D" w:rsidR="00B67203" w:rsidRPr="00F94454" w:rsidRDefault="00B67203" w:rsidP="00DD645C">
            <w:pPr>
              <w:spacing w:line="276" w:lineRule="auto"/>
              <w:jc w:val="left"/>
              <w:rPr>
                <w:rFonts w:cs="Arial"/>
                <w:sz w:val="20"/>
              </w:rPr>
            </w:pPr>
            <w:r w:rsidRPr="00B67203">
              <w:rPr>
                <w:rFonts w:cs="Arial"/>
                <w:sz w:val="20"/>
              </w:rPr>
              <w:t>Заявка на перемещение</w:t>
            </w:r>
          </w:p>
        </w:tc>
        <w:tc>
          <w:tcPr>
            <w:tcW w:w="657" w:type="pct"/>
            <w:tcBorders>
              <w:bottom w:val="single" w:sz="4" w:space="0" w:color="auto"/>
            </w:tcBorders>
            <w:shd w:val="clear" w:color="auto" w:fill="auto"/>
          </w:tcPr>
          <w:p w14:paraId="78F6B848" w14:textId="1C79C096" w:rsidR="00B67203" w:rsidRPr="00F94454" w:rsidRDefault="00D5247E" w:rsidP="00DD645C">
            <w:pPr>
              <w:spacing w:line="276" w:lineRule="auto"/>
              <w:jc w:val="left"/>
              <w:rPr>
                <w:rFonts w:cs="Arial"/>
                <w:sz w:val="20"/>
              </w:rPr>
            </w:pPr>
            <w:r w:rsidRPr="00D5247E">
              <w:rPr>
                <w:rFonts w:cs="Arial"/>
                <w:sz w:val="20"/>
              </w:rPr>
              <w:t>ПП-10.03.04-ERP</w:t>
            </w:r>
          </w:p>
        </w:tc>
        <w:tc>
          <w:tcPr>
            <w:tcW w:w="978" w:type="pct"/>
            <w:tcBorders>
              <w:bottom w:val="single" w:sz="4" w:space="0" w:color="auto"/>
            </w:tcBorders>
            <w:shd w:val="clear" w:color="auto" w:fill="auto"/>
          </w:tcPr>
          <w:p w14:paraId="2C089D6A" w14:textId="6076C952" w:rsidR="00B67203" w:rsidRPr="00F94454" w:rsidRDefault="00D5247E" w:rsidP="00DD645C">
            <w:pPr>
              <w:spacing w:line="276" w:lineRule="auto"/>
              <w:jc w:val="left"/>
              <w:rPr>
                <w:rFonts w:cs="Arial"/>
                <w:sz w:val="20"/>
              </w:rPr>
            </w:pPr>
            <w:r w:rsidRPr="00D5247E">
              <w:rPr>
                <w:rFonts w:cs="Arial"/>
                <w:sz w:val="20"/>
              </w:rPr>
              <w:t>Оперативное планирование обеспечения</w:t>
            </w:r>
          </w:p>
        </w:tc>
        <w:tc>
          <w:tcPr>
            <w:tcW w:w="493" w:type="pct"/>
            <w:tcBorders>
              <w:bottom w:val="single" w:sz="4" w:space="0" w:color="auto"/>
            </w:tcBorders>
            <w:shd w:val="clear" w:color="auto" w:fill="auto"/>
          </w:tcPr>
          <w:p w14:paraId="618BBDB4" w14:textId="77777777" w:rsidR="00B67203" w:rsidRPr="00F94454" w:rsidRDefault="00B67203" w:rsidP="00DD645C">
            <w:pPr>
              <w:spacing w:line="276" w:lineRule="auto"/>
              <w:jc w:val="left"/>
              <w:rPr>
                <w:rFonts w:cs="Arial"/>
                <w:sz w:val="20"/>
              </w:rPr>
            </w:pPr>
          </w:p>
        </w:tc>
      </w:tr>
      <w:tr w:rsidR="00B67203" w:rsidRPr="00F94454" w14:paraId="582AE829" w14:textId="77777777" w:rsidTr="00CC78CA">
        <w:trPr>
          <w:cantSplit/>
        </w:trPr>
        <w:tc>
          <w:tcPr>
            <w:tcW w:w="658" w:type="pct"/>
            <w:tcBorders>
              <w:top w:val="single" w:sz="4" w:space="0" w:color="auto"/>
              <w:left w:val="single" w:sz="4" w:space="0" w:color="auto"/>
              <w:bottom w:val="single" w:sz="4" w:space="0" w:color="auto"/>
              <w:right w:val="single" w:sz="4" w:space="0" w:color="auto"/>
            </w:tcBorders>
            <w:shd w:val="clear" w:color="auto" w:fill="auto"/>
          </w:tcPr>
          <w:p w14:paraId="279E03E8" w14:textId="746B279E" w:rsidR="00B67203" w:rsidRPr="00F94454" w:rsidRDefault="00B67203" w:rsidP="00DD645C">
            <w:pPr>
              <w:spacing w:line="276" w:lineRule="auto"/>
              <w:jc w:val="left"/>
              <w:rPr>
                <w:rFonts w:cs="Arial"/>
                <w:sz w:val="20"/>
              </w:rPr>
            </w:pPr>
            <w:r w:rsidRPr="0054740C">
              <w:rPr>
                <w:rFonts w:cs="Arial"/>
                <w:sz w:val="20"/>
              </w:rPr>
              <w:t>ПП-10.07.02-ERP</w:t>
            </w:r>
          </w:p>
        </w:tc>
        <w:tc>
          <w:tcPr>
            <w:tcW w:w="716" w:type="pct"/>
            <w:tcBorders>
              <w:top w:val="single" w:sz="4" w:space="0" w:color="auto"/>
              <w:left w:val="single" w:sz="4" w:space="0" w:color="auto"/>
              <w:bottom w:val="single" w:sz="4" w:space="0" w:color="auto"/>
              <w:right w:val="single" w:sz="4" w:space="0" w:color="auto"/>
            </w:tcBorders>
            <w:shd w:val="clear" w:color="auto" w:fill="auto"/>
          </w:tcPr>
          <w:p w14:paraId="7408A9A7" w14:textId="00D4E5DF" w:rsidR="00B67203" w:rsidRPr="00F94454" w:rsidRDefault="00B67203"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tcBorders>
              <w:top w:val="single" w:sz="4" w:space="0" w:color="auto"/>
              <w:left w:val="single" w:sz="4" w:space="0" w:color="auto"/>
              <w:bottom w:val="single" w:sz="4" w:space="0" w:color="auto"/>
              <w:right w:val="single" w:sz="4" w:space="0" w:color="auto"/>
            </w:tcBorders>
            <w:shd w:val="clear" w:color="auto" w:fill="auto"/>
          </w:tcPr>
          <w:p w14:paraId="0B616BB9" w14:textId="77777777" w:rsidR="00B67203" w:rsidRPr="00F94454" w:rsidRDefault="00B67203" w:rsidP="00DD645C">
            <w:pPr>
              <w:spacing w:line="276" w:lineRule="auto"/>
              <w:jc w:val="left"/>
              <w:rPr>
                <w:rFonts w:cs="Arial"/>
                <w:sz w:val="20"/>
              </w:rPr>
            </w:pPr>
          </w:p>
        </w:tc>
        <w:tc>
          <w:tcPr>
            <w:tcW w:w="1029" w:type="pct"/>
            <w:tcBorders>
              <w:top w:val="single" w:sz="4" w:space="0" w:color="auto"/>
              <w:left w:val="single" w:sz="4" w:space="0" w:color="auto"/>
              <w:bottom w:val="single" w:sz="4" w:space="0" w:color="auto"/>
              <w:right w:val="single" w:sz="4" w:space="0" w:color="auto"/>
            </w:tcBorders>
            <w:shd w:val="clear" w:color="auto" w:fill="auto"/>
          </w:tcPr>
          <w:p w14:paraId="336E5C05" w14:textId="5C4A06E6" w:rsidR="00B67203" w:rsidRPr="00F94454" w:rsidRDefault="00B67203" w:rsidP="00DD645C">
            <w:pPr>
              <w:spacing w:line="276" w:lineRule="auto"/>
              <w:jc w:val="left"/>
              <w:rPr>
                <w:rFonts w:cs="Arial"/>
                <w:sz w:val="20"/>
              </w:rPr>
            </w:pPr>
            <w:r w:rsidRPr="00B67203">
              <w:rPr>
                <w:rFonts w:cs="Arial"/>
                <w:sz w:val="20"/>
              </w:rPr>
              <w:t>Исходящая поставка</w:t>
            </w:r>
          </w:p>
        </w:tc>
        <w:tc>
          <w:tcPr>
            <w:tcW w:w="657" w:type="pct"/>
            <w:tcBorders>
              <w:top w:val="single" w:sz="4" w:space="0" w:color="auto"/>
              <w:left w:val="single" w:sz="4" w:space="0" w:color="auto"/>
              <w:bottom w:val="single" w:sz="4" w:space="0" w:color="auto"/>
              <w:right w:val="single" w:sz="4" w:space="0" w:color="auto"/>
            </w:tcBorders>
            <w:shd w:val="clear" w:color="auto" w:fill="auto"/>
          </w:tcPr>
          <w:p w14:paraId="2BCCEE0E" w14:textId="5F6222D7" w:rsidR="00B67203" w:rsidRPr="00F94454" w:rsidRDefault="00D5247E" w:rsidP="00DD645C">
            <w:pPr>
              <w:spacing w:line="276" w:lineRule="auto"/>
              <w:jc w:val="left"/>
              <w:rPr>
                <w:rFonts w:cs="Arial"/>
                <w:sz w:val="20"/>
              </w:rPr>
            </w:pPr>
            <w:r w:rsidRPr="00D5247E">
              <w:rPr>
                <w:rFonts w:cs="Arial"/>
                <w:sz w:val="20"/>
              </w:rPr>
              <w:t>ПП-10.08.02.02-ERP</w:t>
            </w:r>
          </w:p>
        </w:tc>
        <w:tc>
          <w:tcPr>
            <w:tcW w:w="978" w:type="pct"/>
            <w:tcBorders>
              <w:top w:val="single" w:sz="4" w:space="0" w:color="auto"/>
              <w:left w:val="single" w:sz="4" w:space="0" w:color="auto"/>
              <w:bottom w:val="single" w:sz="4" w:space="0" w:color="auto"/>
              <w:right w:val="single" w:sz="4" w:space="0" w:color="auto"/>
            </w:tcBorders>
            <w:shd w:val="clear" w:color="auto" w:fill="auto"/>
          </w:tcPr>
          <w:p w14:paraId="6FD55870" w14:textId="5A676792" w:rsidR="00B67203" w:rsidRPr="00F94454" w:rsidRDefault="00D5247E" w:rsidP="00DD645C">
            <w:pPr>
              <w:spacing w:line="276" w:lineRule="auto"/>
              <w:jc w:val="left"/>
              <w:rPr>
                <w:rFonts w:cs="Arial"/>
                <w:sz w:val="20"/>
              </w:rPr>
            </w:pPr>
            <w:r w:rsidRPr="00D5247E">
              <w:rPr>
                <w:rFonts w:cs="Arial"/>
                <w:sz w:val="20"/>
              </w:rPr>
              <w:t>Управление обязательствами по реализации МТР на экспорт</w:t>
            </w:r>
          </w:p>
        </w:tc>
        <w:tc>
          <w:tcPr>
            <w:tcW w:w="493" w:type="pct"/>
            <w:tcBorders>
              <w:top w:val="single" w:sz="4" w:space="0" w:color="auto"/>
              <w:left w:val="single" w:sz="4" w:space="0" w:color="auto"/>
              <w:bottom w:val="single" w:sz="4" w:space="0" w:color="auto"/>
              <w:right w:val="single" w:sz="4" w:space="0" w:color="auto"/>
            </w:tcBorders>
            <w:shd w:val="clear" w:color="auto" w:fill="auto"/>
          </w:tcPr>
          <w:p w14:paraId="66AEBA38" w14:textId="77777777" w:rsidR="00B67203" w:rsidRPr="00F94454" w:rsidRDefault="00B67203" w:rsidP="00DD645C">
            <w:pPr>
              <w:spacing w:line="276" w:lineRule="auto"/>
              <w:jc w:val="left"/>
              <w:rPr>
                <w:rFonts w:cs="Arial"/>
                <w:sz w:val="20"/>
              </w:rPr>
            </w:pPr>
          </w:p>
        </w:tc>
      </w:tr>
      <w:tr w:rsidR="00B67203" w:rsidRPr="00F94454" w14:paraId="556E0413" w14:textId="77777777" w:rsidTr="00CC78CA">
        <w:trPr>
          <w:cantSplit/>
        </w:trPr>
        <w:tc>
          <w:tcPr>
            <w:tcW w:w="658" w:type="pct"/>
            <w:tcBorders>
              <w:top w:val="single" w:sz="4" w:space="0" w:color="auto"/>
            </w:tcBorders>
            <w:shd w:val="clear" w:color="auto" w:fill="auto"/>
          </w:tcPr>
          <w:p w14:paraId="1CBFB7C2" w14:textId="6B7E3151" w:rsidR="00B67203" w:rsidRPr="00F94454" w:rsidRDefault="00B67203" w:rsidP="00DD645C">
            <w:pPr>
              <w:spacing w:line="276" w:lineRule="auto"/>
              <w:jc w:val="left"/>
              <w:rPr>
                <w:rFonts w:cs="Arial"/>
                <w:sz w:val="20"/>
              </w:rPr>
            </w:pPr>
            <w:r w:rsidRPr="0054740C">
              <w:rPr>
                <w:rFonts w:cs="Arial"/>
                <w:sz w:val="20"/>
              </w:rPr>
              <w:t>ПП-10.07.02-ERP</w:t>
            </w:r>
          </w:p>
        </w:tc>
        <w:tc>
          <w:tcPr>
            <w:tcW w:w="716" w:type="pct"/>
            <w:tcBorders>
              <w:top w:val="single" w:sz="4" w:space="0" w:color="auto"/>
            </w:tcBorders>
            <w:shd w:val="clear" w:color="auto" w:fill="auto"/>
          </w:tcPr>
          <w:p w14:paraId="01F95B08" w14:textId="4AB38830" w:rsidR="00B67203" w:rsidRPr="00F94454" w:rsidRDefault="00B67203"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tcBorders>
              <w:top w:val="single" w:sz="4" w:space="0" w:color="auto"/>
            </w:tcBorders>
            <w:shd w:val="clear" w:color="auto" w:fill="auto"/>
          </w:tcPr>
          <w:p w14:paraId="5625F54E" w14:textId="77777777" w:rsidR="00B67203" w:rsidRPr="00F94454" w:rsidRDefault="00B67203" w:rsidP="00DD645C">
            <w:pPr>
              <w:spacing w:line="276" w:lineRule="auto"/>
              <w:jc w:val="left"/>
              <w:rPr>
                <w:rFonts w:cs="Arial"/>
                <w:sz w:val="20"/>
              </w:rPr>
            </w:pPr>
          </w:p>
        </w:tc>
        <w:tc>
          <w:tcPr>
            <w:tcW w:w="1029" w:type="pct"/>
            <w:tcBorders>
              <w:top w:val="single" w:sz="4" w:space="0" w:color="auto"/>
            </w:tcBorders>
            <w:shd w:val="clear" w:color="auto" w:fill="auto"/>
          </w:tcPr>
          <w:p w14:paraId="0940A269" w14:textId="235E77EE" w:rsidR="00B67203" w:rsidRPr="00F94454" w:rsidRDefault="00B67203" w:rsidP="00DD645C">
            <w:pPr>
              <w:spacing w:line="276" w:lineRule="auto"/>
              <w:jc w:val="left"/>
              <w:rPr>
                <w:rFonts w:cs="Arial"/>
                <w:sz w:val="20"/>
              </w:rPr>
            </w:pPr>
            <w:r w:rsidRPr="00B67203">
              <w:rPr>
                <w:rFonts w:cs="Arial"/>
                <w:sz w:val="20"/>
              </w:rPr>
              <w:t>Спецификация к договору</w:t>
            </w:r>
          </w:p>
        </w:tc>
        <w:tc>
          <w:tcPr>
            <w:tcW w:w="657" w:type="pct"/>
            <w:tcBorders>
              <w:top w:val="single" w:sz="4" w:space="0" w:color="auto"/>
            </w:tcBorders>
            <w:shd w:val="clear" w:color="auto" w:fill="auto"/>
          </w:tcPr>
          <w:p w14:paraId="0FA33DEF" w14:textId="785078EE" w:rsidR="00B67203" w:rsidRPr="00F94454" w:rsidRDefault="00D5247E" w:rsidP="00DD645C">
            <w:pPr>
              <w:spacing w:line="276" w:lineRule="auto"/>
              <w:jc w:val="left"/>
              <w:rPr>
                <w:rFonts w:cs="Arial"/>
                <w:sz w:val="20"/>
              </w:rPr>
            </w:pPr>
            <w:r w:rsidRPr="00D5247E">
              <w:rPr>
                <w:rFonts w:cs="Arial"/>
                <w:sz w:val="20"/>
              </w:rPr>
              <w:t>ПП-10.04.03.02-ERP</w:t>
            </w:r>
          </w:p>
        </w:tc>
        <w:tc>
          <w:tcPr>
            <w:tcW w:w="978" w:type="pct"/>
            <w:tcBorders>
              <w:top w:val="single" w:sz="4" w:space="0" w:color="auto"/>
            </w:tcBorders>
            <w:shd w:val="clear" w:color="auto" w:fill="auto"/>
          </w:tcPr>
          <w:p w14:paraId="048BBE9D" w14:textId="205AF021" w:rsidR="00B67203" w:rsidRPr="00F94454" w:rsidRDefault="00D5247E" w:rsidP="00DD645C">
            <w:pPr>
              <w:spacing w:line="276" w:lineRule="auto"/>
              <w:jc w:val="left"/>
              <w:rPr>
                <w:rFonts w:cs="Arial"/>
                <w:sz w:val="20"/>
              </w:rPr>
            </w:pPr>
            <w:r w:rsidRPr="00D5247E">
              <w:rPr>
                <w:rFonts w:cs="Arial"/>
                <w:sz w:val="20"/>
              </w:rPr>
              <w:t>Заключение договора закупки</w:t>
            </w:r>
          </w:p>
        </w:tc>
        <w:tc>
          <w:tcPr>
            <w:tcW w:w="493" w:type="pct"/>
            <w:tcBorders>
              <w:top w:val="single" w:sz="4" w:space="0" w:color="auto"/>
            </w:tcBorders>
            <w:shd w:val="clear" w:color="auto" w:fill="auto"/>
          </w:tcPr>
          <w:p w14:paraId="001C36C6" w14:textId="77777777" w:rsidR="00B67203" w:rsidRPr="00F94454" w:rsidRDefault="00B67203" w:rsidP="00DD645C">
            <w:pPr>
              <w:spacing w:line="276" w:lineRule="auto"/>
              <w:jc w:val="left"/>
              <w:rPr>
                <w:rFonts w:cs="Arial"/>
                <w:sz w:val="20"/>
              </w:rPr>
            </w:pPr>
          </w:p>
        </w:tc>
      </w:tr>
      <w:tr w:rsidR="00B67203" w:rsidRPr="00F94454" w14:paraId="7FD76A4D" w14:textId="77777777" w:rsidTr="00CC78CA">
        <w:trPr>
          <w:cantSplit/>
        </w:trPr>
        <w:tc>
          <w:tcPr>
            <w:tcW w:w="658" w:type="pct"/>
            <w:shd w:val="clear" w:color="auto" w:fill="auto"/>
          </w:tcPr>
          <w:p w14:paraId="789F24F1" w14:textId="1497D41F" w:rsidR="00B67203" w:rsidRPr="00F94454" w:rsidRDefault="00B67203" w:rsidP="00DD645C">
            <w:pPr>
              <w:spacing w:line="276" w:lineRule="auto"/>
              <w:jc w:val="left"/>
              <w:rPr>
                <w:rFonts w:cs="Arial"/>
                <w:sz w:val="20"/>
              </w:rPr>
            </w:pPr>
            <w:r w:rsidRPr="0054740C">
              <w:rPr>
                <w:rFonts w:cs="Arial"/>
                <w:sz w:val="20"/>
              </w:rPr>
              <w:t>ПП-10.07.02-ERP</w:t>
            </w:r>
          </w:p>
        </w:tc>
        <w:tc>
          <w:tcPr>
            <w:tcW w:w="716" w:type="pct"/>
            <w:shd w:val="clear" w:color="auto" w:fill="auto"/>
          </w:tcPr>
          <w:p w14:paraId="0C592A30" w14:textId="460EAC64" w:rsidR="00B67203" w:rsidRPr="00F94454" w:rsidRDefault="00B67203" w:rsidP="00DD645C">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53B437FF" w14:textId="77777777" w:rsidR="00B67203" w:rsidRPr="00F94454" w:rsidRDefault="00B67203" w:rsidP="00DD645C">
            <w:pPr>
              <w:spacing w:line="276" w:lineRule="auto"/>
              <w:jc w:val="left"/>
              <w:rPr>
                <w:rFonts w:cs="Arial"/>
                <w:sz w:val="20"/>
              </w:rPr>
            </w:pPr>
          </w:p>
        </w:tc>
        <w:tc>
          <w:tcPr>
            <w:tcW w:w="1029" w:type="pct"/>
            <w:shd w:val="clear" w:color="auto" w:fill="auto"/>
          </w:tcPr>
          <w:p w14:paraId="6932BCD6" w14:textId="77777777" w:rsidR="00B67203" w:rsidRPr="00B67203" w:rsidRDefault="00B67203" w:rsidP="00DD645C">
            <w:pPr>
              <w:spacing w:line="276" w:lineRule="auto"/>
              <w:jc w:val="left"/>
              <w:rPr>
                <w:rFonts w:cs="Arial"/>
                <w:sz w:val="20"/>
              </w:rPr>
            </w:pPr>
            <w:r w:rsidRPr="00B67203">
              <w:rPr>
                <w:rFonts w:cs="Arial"/>
                <w:sz w:val="20"/>
              </w:rPr>
              <w:t>Плановые объемы вспомогательного добычного производства (плановые заказы)</w:t>
            </w:r>
          </w:p>
          <w:p w14:paraId="5A835E65" w14:textId="77777777" w:rsidR="00B67203" w:rsidRPr="00B67203" w:rsidRDefault="00B67203" w:rsidP="00DD645C">
            <w:pPr>
              <w:spacing w:line="276" w:lineRule="auto"/>
              <w:jc w:val="left"/>
              <w:rPr>
                <w:rFonts w:cs="Arial"/>
                <w:sz w:val="20"/>
              </w:rPr>
            </w:pPr>
            <w:r w:rsidRPr="00B67203">
              <w:rPr>
                <w:rFonts w:cs="Arial"/>
                <w:sz w:val="20"/>
              </w:rPr>
              <w:t>Плановые объемы горной добычи (плановые заказы)</w:t>
            </w:r>
          </w:p>
          <w:p w14:paraId="43D51332" w14:textId="7CC91DCE" w:rsidR="00B67203" w:rsidRPr="00F94454" w:rsidRDefault="00B67203" w:rsidP="00DD645C">
            <w:pPr>
              <w:spacing w:line="276" w:lineRule="auto"/>
              <w:jc w:val="left"/>
              <w:rPr>
                <w:rFonts w:cs="Arial"/>
                <w:sz w:val="20"/>
              </w:rPr>
            </w:pPr>
            <w:r w:rsidRPr="00B67203">
              <w:rPr>
                <w:rFonts w:cs="Arial"/>
                <w:sz w:val="20"/>
              </w:rPr>
              <w:t>Плановые объемы первичной переработки руды (плановые заказы)</w:t>
            </w:r>
          </w:p>
        </w:tc>
        <w:tc>
          <w:tcPr>
            <w:tcW w:w="657" w:type="pct"/>
            <w:shd w:val="clear" w:color="auto" w:fill="auto"/>
          </w:tcPr>
          <w:p w14:paraId="604E2BAC" w14:textId="72C92506" w:rsidR="00B67203" w:rsidRPr="00F94454" w:rsidRDefault="00DD645C" w:rsidP="00DD645C">
            <w:pPr>
              <w:spacing w:line="276" w:lineRule="auto"/>
              <w:jc w:val="left"/>
              <w:rPr>
                <w:rFonts w:cs="Arial"/>
                <w:sz w:val="20"/>
              </w:rPr>
            </w:pPr>
            <w:r w:rsidRPr="00DD645C">
              <w:rPr>
                <w:rFonts w:cs="Arial"/>
                <w:sz w:val="20"/>
              </w:rPr>
              <w:t>УП-03.04.02.02-ERP</w:t>
            </w:r>
          </w:p>
        </w:tc>
        <w:tc>
          <w:tcPr>
            <w:tcW w:w="978" w:type="pct"/>
            <w:shd w:val="clear" w:color="auto" w:fill="auto"/>
          </w:tcPr>
          <w:p w14:paraId="31EE3C67" w14:textId="143684F9" w:rsidR="00B67203" w:rsidRPr="00F94454" w:rsidRDefault="00DD645C" w:rsidP="00DD645C">
            <w:pPr>
              <w:spacing w:line="276" w:lineRule="auto"/>
              <w:jc w:val="left"/>
              <w:rPr>
                <w:rFonts w:cs="Arial"/>
                <w:sz w:val="20"/>
              </w:rPr>
            </w:pPr>
            <w:r w:rsidRPr="00DD645C">
              <w:rPr>
                <w:rFonts w:cs="Arial"/>
                <w:sz w:val="20"/>
              </w:rPr>
              <w:t>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(срочные заявки)</w:t>
            </w:r>
          </w:p>
        </w:tc>
        <w:tc>
          <w:tcPr>
            <w:tcW w:w="493" w:type="pct"/>
            <w:shd w:val="clear" w:color="auto" w:fill="auto"/>
          </w:tcPr>
          <w:p w14:paraId="1B9009DF" w14:textId="77777777" w:rsidR="00B67203" w:rsidRPr="00F94454" w:rsidRDefault="00B67203" w:rsidP="00DD645C">
            <w:pPr>
              <w:spacing w:line="276" w:lineRule="auto"/>
              <w:jc w:val="left"/>
              <w:rPr>
                <w:rFonts w:cs="Arial"/>
                <w:sz w:val="20"/>
              </w:rPr>
            </w:pPr>
          </w:p>
        </w:tc>
      </w:tr>
      <w:tr w:rsidR="00B67203" w:rsidRPr="00F94454" w14:paraId="6E014942" w14:textId="77777777" w:rsidTr="00CC78CA">
        <w:trPr>
          <w:cantSplit/>
        </w:trPr>
        <w:tc>
          <w:tcPr>
            <w:tcW w:w="658" w:type="pct"/>
            <w:shd w:val="clear" w:color="auto" w:fill="auto"/>
          </w:tcPr>
          <w:p w14:paraId="06161851" w14:textId="335FF2BE" w:rsidR="00B67203" w:rsidRPr="00F94454" w:rsidRDefault="00B67203" w:rsidP="00DD645C">
            <w:pPr>
              <w:spacing w:line="276" w:lineRule="auto"/>
              <w:jc w:val="left"/>
              <w:rPr>
                <w:rFonts w:cs="Arial"/>
                <w:sz w:val="20"/>
              </w:rPr>
            </w:pPr>
            <w:r w:rsidRPr="0054740C">
              <w:rPr>
                <w:rFonts w:cs="Arial"/>
                <w:sz w:val="20"/>
              </w:rPr>
              <w:t>ПП-10.04.04.01-ERP</w:t>
            </w:r>
          </w:p>
        </w:tc>
        <w:tc>
          <w:tcPr>
            <w:tcW w:w="716" w:type="pct"/>
            <w:shd w:val="clear" w:color="auto" w:fill="auto"/>
          </w:tcPr>
          <w:p w14:paraId="18AF9725" w14:textId="61DEE981" w:rsidR="00B67203" w:rsidRPr="00F94454" w:rsidRDefault="00B67203" w:rsidP="00DD645C">
            <w:pPr>
              <w:spacing w:line="276" w:lineRule="auto"/>
              <w:jc w:val="left"/>
              <w:rPr>
                <w:rFonts w:cs="Arial"/>
                <w:sz w:val="20"/>
              </w:rPr>
            </w:pPr>
            <w:r w:rsidRPr="009F79A4">
              <w:rPr>
                <w:rFonts w:cs="Arial"/>
                <w:sz w:val="20"/>
              </w:rPr>
              <w:t>Управление обязательствами по закупке МТР (кроме допретензионной работы)</w:t>
            </w:r>
          </w:p>
        </w:tc>
        <w:tc>
          <w:tcPr>
            <w:tcW w:w="470" w:type="pct"/>
            <w:shd w:val="clear" w:color="auto" w:fill="auto"/>
          </w:tcPr>
          <w:p w14:paraId="2346375E" w14:textId="77777777" w:rsidR="00B67203" w:rsidRPr="00F94454" w:rsidRDefault="00B67203" w:rsidP="00DD645C">
            <w:pPr>
              <w:spacing w:line="276" w:lineRule="auto"/>
              <w:jc w:val="left"/>
              <w:rPr>
                <w:rFonts w:cs="Arial"/>
                <w:sz w:val="20"/>
              </w:rPr>
            </w:pPr>
          </w:p>
        </w:tc>
        <w:tc>
          <w:tcPr>
            <w:tcW w:w="1029" w:type="pct"/>
            <w:shd w:val="clear" w:color="auto" w:fill="auto"/>
          </w:tcPr>
          <w:p w14:paraId="57C6CB37" w14:textId="6F684B5A" w:rsidR="00B67203" w:rsidRPr="00F94454" w:rsidRDefault="00B67203" w:rsidP="00DD645C">
            <w:pPr>
              <w:spacing w:line="276" w:lineRule="auto"/>
              <w:jc w:val="left"/>
              <w:rPr>
                <w:rFonts w:cs="Arial"/>
                <w:sz w:val="20"/>
              </w:rPr>
            </w:pPr>
            <w:r w:rsidRPr="00B67203">
              <w:rPr>
                <w:rFonts w:cs="Arial"/>
                <w:sz w:val="20"/>
              </w:rPr>
              <w:t>Уведомление менеджеру по сопровождению закупок</w:t>
            </w:r>
          </w:p>
        </w:tc>
        <w:tc>
          <w:tcPr>
            <w:tcW w:w="657" w:type="pct"/>
            <w:shd w:val="clear" w:color="auto" w:fill="auto"/>
          </w:tcPr>
          <w:p w14:paraId="006EF46C" w14:textId="53F779A0" w:rsidR="00B67203" w:rsidRPr="00F94454" w:rsidRDefault="00DD645C" w:rsidP="00DD645C">
            <w:pPr>
              <w:spacing w:line="276" w:lineRule="auto"/>
              <w:jc w:val="left"/>
              <w:rPr>
                <w:rFonts w:cs="Arial"/>
                <w:sz w:val="20"/>
              </w:rPr>
            </w:pPr>
            <w:r w:rsidRPr="00DD645C">
              <w:rPr>
                <w:rFonts w:cs="Arial"/>
                <w:sz w:val="20"/>
              </w:rPr>
              <w:t>ПП-10.07.02-ERP</w:t>
            </w:r>
          </w:p>
        </w:tc>
        <w:tc>
          <w:tcPr>
            <w:tcW w:w="978" w:type="pct"/>
            <w:shd w:val="clear" w:color="auto" w:fill="auto"/>
          </w:tcPr>
          <w:p w14:paraId="3BA374E1" w14:textId="58B4D83A" w:rsidR="00B67203" w:rsidRPr="00F94454" w:rsidRDefault="00DD645C" w:rsidP="00DD645C">
            <w:pPr>
              <w:spacing w:line="276" w:lineRule="auto"/>
              <w:jc w:val="left"/>
              <w:rPr>
                <w:rFonts w:cs="Arial"/>
                <w:sz w:val="20"/>
              </w:rPr>
            </w:pPr>
            <w:r w:rsidRPr="00DD645C">
              <w:rPr>
                <w:rFonts w:cs="Arial"/>
                <w:sz w:val="20"/>
              </w:rPr>
              <w:t>Планирование работы складской логистики</w:t>
            </w:r>
          </w:p>
        </w:tc>
        <w:tc>
          <w:tcPr>
            <w:tcW w:w="493" w:type="pct"/>
            <w:shd w:val="clear" w:color="auto" w:fill="auto"/>
          </w:tcPr>
          <w:p w14:paraId="08C7A493" w14:textId="77777777" w:rsidR="00B67203" w:rsidRPr="00F94454" w:rsidRDefault="00B67203" w:rsidP="00DD645C">
            <w:pPr>
              <w:spacing w:line="276" w:lineRule="auto"/>
              <w:jc w:val="left"/>
              <w:rPr>
                <w:rFonts w:cs="Arial"/>
                <w:sz w:val="20"/>
              </w:rPr>
            </w:pPr>
          </w:p>
        </w:tc>
      </w:tr>
      <w:tr w:rsidR="00364A9F" w:rsidRPr="00F94454" w14:paraId="10FB2056" w14:textId="77777777" w:rsidTr="00CC78CA">
        <w:trPr>
          <w:cantSplit/>
        </w:trPr>
        <w:tc>
          <w:tcPr>
            <w:tcW w:w="658" w:type="pct"/>
            <w:shd w:val="clear" w:color="auto" w:fill="auto"/>
          </w:tcPr>
          <w:p w14:paraId="2ED6D8E2" w14:textId="5D0573DD" w:rsidR="00364A9F" w:rsidRPr="0054740C" w:rsidRDefault="00364A9F" w:rsidP="00364A9F">
            <w:pPr>
              <w:spacing w:line="276" w:lineRule="auto"/>
              <w:jc w:val="left"/>
              <w:rPr>
                <w:rFonts w:cs="Arial"/>
                <w:sz w:val="20"/>
              </w:rPr>
            </w:pPr>
            <w:r w:rsidRPr="0054740C">
              <w:rPr>
                <w:rFonts w:cs="Arial"/>
                <w:sz w:val="20"/>
              </w:rPr>
              <w:lastRenderedPageBreak/>
              <w:t>ПП-10.07.02-ERP</w:t>
            </w:r>
          </w:p>
        </w:tc>
        <w:tc>
          <w:tcPr>
            <w:tcW w:w="716" w:type="pct"/>
            <w:shd w:val="clear" w:color="auto" w:fill="auto"/>
          </w:tcPr>
          <w:p w14:paraId="034B25E7" w14:textId="353AD6A7" w:rsidR="00364A9F" w:rsidRPr="009F79A4" w:rsidRDefault="00364A9F" w:rsidP="00364A9F">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74F9D38D" w14:textId="77777777" w:rsidR="00364A9F" w:rsidRPr="00F94454" w:rsidRDefault="00364A9F" w:rsidP="00364A9F">
            <w:pPr>
              <w:spacing w:line="276" w:lineRule="auto"/>
              <w:jc w:val="left"/>
              <w:rPr>
                <w:rFonts w:cs="Arial"/>
                <w:sz w:val="20"/>
              </w:rPr>
            </w:pPr>
          </w:p>
        </w:tc>
        <w:tc>
          <w:tcPr>
            <w:tcW w:w="1029" w:type="pct"/>
            <w:shd w:val="clear" w:color="auto" w:fill="auto"/>
          </w:tcPr>
          <w:p w14:paraId="2F35B0C0" w14:textId="2D4997B1" w:rsidR="00364A9F" w:rsidRPr="00B67203" w:rsidRDefault="00364A9F" w:rsidP="00364A9F">
            <w:pPr>
              <w:spacing w:line="276" w:lineRule="auto"/>
              <w:jc w:val="left"/>
              <w:rPr>
                <w:rFonts w:cs="Arial"/>
                <w:sz w:val="20"/>
              </w:rPr>
            </w:pPr>
            <w:r w:rsidRPr="00B67203">
              <w:rPr>
                <w:rFonts w:cs="Arial"/>
                <w:sz w:val="20"/>
              </w:rPr>
              <w:t>Входящая поставка</w:t>
            </w:r>
          </w:p>
        </w:tc>
        <w:tc>
          <w:tcPr>
            <w:tcW w:w="657" w:type="pct"/>
            <w:shd w:val="clear" w:color="auto" w:fill="auto"/>
          </w:tcPr>
          <w:p w14:paraId="39CA8F24" w14:textId="7B4D1EAA" w:rsidR="00364A9F" w:rsidRPr="00DD645C" w:rsidRDefault="00364A9F" w:rsidP="00364A9F">
            <w:pPr>
              <w:spacing w:line="276" w:lineRule="auto"/>
              <w:jc w:val="left"/>
              <w:rPr>
                <w:rFonts w:cs="Arial"/>
                <w:sz w:val="20"/>
              </w:rPr>
            </w:pPr>
            <w:r w:rsidRPr="0054740C">
              <w:rPr>
                <w:rFonts w:cs="Arial"/>
                <w:sz w:val="20"/>
              </w:rPr>
              <w:t>ПП-10.04.04.01-ERP</w:t>
            </w:r>
          </w:p>
        </w:tc>
        <w:tc>
          <w:tcPr>
            <w:tcW w:w="978" w:type="pct"/>
            <w:shd w:val="clear" w:color="auto" w:fill="auto"/>
          </w:tcPr>
          <w:p w14:paraId="2AE2264E" w14:textId="589E56E5" w:rsidR="00364A9F" w:rsidRPr="00DD645C" w:rsidRDefault="00364A9F" w:rsidP="00364A9F">
            <w:pPr>
              <w:spacing w:line="276" w:lineRule="auto"/>
              <w:jc w:val="left"/>
              <w:rPr>
                <w:rFonts w:cs="Arial"/>
                <w:sz w:val="20"/>
              </w:rPr>
            </w:pPr>
            <w:r w:rsidRPr="009F79A4">
              <w:rPr>
                <w:rFonts w:cs="Arial"/>
                <w:sz w:val="20"/>
              </w:rPr>
              <w:t>Управление обязательствами по закупке МТР (кроме допретензионной работы)</w:t>
            </w:r>
          </w:p>
        </w:tc>
        <w:tc>
          <w:tcPr>
            <w:tcW w:w="493" w:type="pct"/>
            <w:shd w:val="clear" w:color="auto" w:fill="auto"/>
          </w:tcPr>
          <w:p w14:paraId="40E44A17" w14:textId="77777777" w:rsidR="00364A9F" w:rsidRPr="00F94454" w:rsidRDefault="00364A9F" w:rsidP="00364A9F">
            <w:pPr>
              <w:spacing w:line="276" w:lineRule="auto"/>
              <w:jc w:val="left"/>
              <w:rPr>
                <w:rFonts w:cs="Arial"/>
                <w:sz w:val="20"/>
              </w:rPr>
            </w:pPr>
          </w:p>
        </w:tc>
      </w:tr>
      <w:tr w:rsidR="00364A9F" w:rsidRPr="00F94454" w14:paraId="76A01216" w14:textId="77777777" w:rsidTr="00CC78CA">
        <w:trPr>
          <w:cantSplit/>
        </w:trPr>
        <w:tc>
          <w:tcPr>
            <w:tcW w:w="658" w:type="pct"/>
            <w:shd w:val="clear" w:color="auto" w:fill="auto"/>
          </w:tcPr>
          <w:p w14:paraId="7A60B0D1" w14:textId="40FB2B96" w:rsidR="00364A9F" w:rsidRPr="00F94454" w:rsidRDefault="00364A9F" w:rsidP="00364A9F">
            <w:pPr>
              <w:spacing w:line="276" w:lineRule="auto"/>
              <w:jc w:val="left"/>
              <w:rPr>
                <w:rFonts w:cs="Arial"/>
                <w:sz w:val="20"/>
              </w:rPr>
            </w:pPr>
            <w:r w:rsidRPr="0054740C">
              <w:rPr>
                <w:rFonts w:cs="Arial"/>
                <w:sz w:val="20"/>
              </w:rPr>
              <w:t>ПП-10.07.02-ERP</w:t>
            </w:r>
          </w:p>
        </w:tc>
        <w:tc>
          <w:tcPr>
            <w:tcW w:w="716" w:type="pct"/>
            <w:shd w:val="clear" w:color="auto" w:fill="auto"/>
          </w:tcPr>
          <w:p w14:paraId="6A6C3936" w14:textId="1EC4944F" w:rsidR="00364A9F" w:rsidRPr="00F94454" w:rsidRDefault="00364A9F" w:rsidP="00364A9F">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54DBAD0D" w14:textId="77777777" w:rsidR="00364A9F" w:rsidRPr="00F94454" w:rsidRDefault="00364A9F" w:rsidP="00364A9F">
            <w:pPr>
              <w:spacing w:line="276" w:lineRule="auto"/>
              <w:jc w:val="left"/>
              <w:rPr>
                <w:rFonts w:cs="Arial"/>
                <w:sz w:val="20"/>
              </w:rPr>
            </w:pPr>
          </w:p>
        </w:tc>
        <w:tc>
          <w:tcPr>
            <w:tcW w:w="1029" w:type="pct"/>
            <w:shd w:val="clear" w:color="auto" w:fill="auto"/>
          </w:tcPr>
          <w:p w14:paraId="0A8A9CCC" w14:textId="397A36A7" w:rsidR="00364A9F" w:rsidRPr="00F94454" w:rsidRDefault="00364A9F" w:rsidP="00364A9F">
            <w:pPr>
              <w:spacing w:line="276" w:lineRule="auto"/>
              <w:jc w:val="left"/>
              <w:rPr>
                <w:rFonts w:cs="Arial"/>
                <w:sz w:val="20"/>
              </w:rPr>
            </w:pPr>
            <w:r>
              <w:rPr>
                <w:rFonts w:cs="Arial"/>
                <w:sz w:val="20"/>
              </w:rPr>
              <w:t>Разнарядка</w:t>
            </w:r>
          </w:p>
        </w:tc>
        <w:tc>
          <w:tcPr>
            <w:tcW w:w="657" w:type="pct"/>
            <w:shd w:val="clear" w:color="auto" w:fill="auto"/>
          </w:tcPr>
          <w:p w14:paraId="02AE061F" w14:textId="2EB845E1" w:rsidR="00364A9F" w:rsidRPr="00F94454" w:rsidRDefault="00364A9F" w:rsidP="00364A9F">
            <w:pPr>
              <w:spacing w:line="276" w:lineRule="auto"/>
              <w:jc w:val="left"/>
              <w:rPr>
                <w:rFonts w:cs="Arial"/>
                <w:sz w:val="20"/>
              </w:rPr>
            </w:pPr>
            <w:r w:rsidRPr="00DD645C">
              <w:rPr>
                <w:rFonts w:cs="Arial"/>
                <w:sz w:val="20"/>
              </w:rPr>
              <w:t>ПП-10.04.04.01-ERP</w:t>
            </w:r>
          </w:p>
        </w:tc>
        <w:tc>
          <w:tcPr>
            <w:tcW w:w="978" w:type="pct"/>
            <w:shd w:val="clear" w:color="auto" w:fill="auto"/>
          </w:tcPr>
          <w:p w14:paraId="692D75BA" w14:textId="29EEDB39" w:rsidR="00364A9F" w:rsidRPr="00F94454" w:rsidRDefault="00364A9F" w:rsidP="00364A9F">
            <w:pPr>
              <w:spacing w:line="276" w:lineRule="auto"/>
              <w:jc w:val="left"/>
              <w:rPr>
                <w:rFonts w:cs="Arial"/>
                <w:sz w:val="20"/>
              </w:rPr>
            </w:pPr>
            <w:r w:rsidRPr="00DD645C">
              <w:rPr>
                <w:rFonts w:cs="Arial"/>
                <w:sz w:val="20"/>
              </w:rPr>
              <w:t>Управление обязательствами по закупке МТР (кроме допретензионной работы)</w:t>
            </w:r>
          </w:p>
        </w:tc>
        <w:tc>
          <w:tcPr>
            <w:tcW w:w="493" w:type="pct"/>
            <w:shd w:val="clear" w:color="auto" w:fill="auto"/>
          </w:tcPr>
          <w:p w14:paraId="100A4FB2" w14:textId="77777777" w:rsidR="00364A9F" w:rsidRPr="00F94454" w:rsidRDefault="00364A9F" w:rsidP="00364A9F">
            <w:pPr>
              <w:spacing w:line="276" w:lineRule="auto"/>
              <w:jc w:val="left"/>
              <w:rPr>
                <w:rFonts w:cs="Arial"/>
                <w:sz w:val="20"/>
              </w:rPr>
            </w:pPr>
          </w:p>
        </w:tc>
      </w:tr>
      <w:tr w:rsidR="00251750" w:rsidRPr="00F94454" w14:paraId="5EBFFD00" w14:textId="77777777" w:rsidTr="00CC78CA">
        <w:trPr>
          <w:cantSplit/>
        </w:trPr>
        <w:tc>
          <w:tcPr>
            <w:tcW w:w="658" w:type="pct"/>
            <w:shd w:val="clear" w:color="auto" w:fill="auto"/>
          </w:tcPr>
          <w:p w14:paraId="2C1F43BB" w14:textId="5E69A5A0" w:rsidR="00251750" w:rsidRPr="00251750" w:rsidRDefault="00251750" w:rsidP="00364A9F">
            <w:pPr>
              <w:spacing w:line="276" w:lineRule="auto"/>
              <w:jc w:val="left"/>
              <w:rPr>
                <w:rFonts w:cs="Arial"/>
                <w:sz w:val="20"/>
                <w:lang w:val="en-US"/>
              </w:rPr>
            </w:pPr>
            <w:r>
              <w:rPr>
                <w:rFonts w:cs="Arial"/>
                <w:sz w:val="20"/>
              </w:rPr>
              <w:t>ПП-07.05.01</w:t>
            </w:r>
            <w:r>
              <w:rPr>
                <w:rFonts w:cs="Arial"/>
                <w:sz w:val="20"/>
                <w:lang w:val="en-US"/>
              </w:rPr>
              <w:t>-ERP</w:t>
            </w:r>
          </w:p>
        </w:tc>
        <w:tc>
          <w:tcPr>
            <w:tcW w:w="716" w:type="pct"/>
            <w:shd w:val="clear" w:color="auto" w:fill="auto"/>
          </w:tcPr>
          <w:p w14:paraId="46761581" w14:textId="2FEAC487" w:rsidR="00251750" w:rsidRPr="001B38EB" w:rsidRDefault="00251750" w:rsidP="00364A9F">
            <w:pPr>
              <w:spacing w:line="276" w:lineRule="auto"/>
              <w:jc w:val="left"/>
              <w:rPr>
                <w:rFonts w:cs="Arial"/>
                <w:sz w:val="20"/>
              </w:rPr>
            </w:pPr>
            <w:r>
              <w:rPr>
                <w:rFonts w:cs="Arial"/>
                <w:sz w:val="20"/>
              </w:rPr>
              <w:t>Производство деталей и изделий собственными силами</w:t>
            </w:r>
          </w:p>
        </w:tc>
        <w:tc>
          <w:tcPr>
            <w:tcW w:w="470" w:type="pct"/>
            <w:shd w:val="clear" w:color="auto" w:fill="auto"/>
          </w:tcPr>
          <w:p w14:paraId="3B23D506" w14:textId="77777777" w:rsidR="00251750" w:rsidRPr="00F94454" w:rsidRDefault="00251750" w:rsidP="00364A9F">
            <w:pPr>
              <w:spacing w:line="276" w:lineRule="auto"/>
              <w:jc w:val="left"/>
              <w:rPr>
                <w:rFonts w:cs="Arial"/>
                <w:sz w:val="20"/>
              </w:rPr>
            </w:pPr>
          </w:p>
        </w:tc>
        <w:tc>
          <w:tcPr>
            <w:tcW w:w="1029" w:type="pct"/>
            <w:shd w:val="clear" w:color="auto" w:fill="auto"/>
          </w:tcPr>
          <w:p w14:paraId="47807417" w14:textId="77777777" w:rsidR="00251750" w:rsidRDefault="00251750" w:rsidP="00364A9F">
            <w:pPr>
              <w:spacing w:line="276" w:lineRule="auto"/>
              <w:jc w:val="left"/>
              <w:rPr>
                <w:rFonts w:cs="Arial"/>
                <w:sz w:val="20"/>
              </w:rPr>
            </w:pPr>
            <w:r>
              <w:rPr>
                <w:rFonts w:cs="Arial"/>
                <w:sz w:val="20"/>
              </w:rPr>
              <w:t>Документ материала</w:t>
            </w:r>
          </w:p>
          <w:p w14:paraId="68B014E1" w14:textId="60232735" w:rsidR="00251750" w:rsidRDefault="00251750" w:rsidP="00364A9F">
            <w:pPr>
              <w:spacing w:line="276" w:lineRule="auto"/>
              <w:jc w:val="left"/>
              <w:rPr>
                <w:rFonts w:cs="Arial"/>
                <w:sz w:val="20"/>
              </w:rPr>
            </w:pPr>
            <w:r>
              <w:rPr>
                <w:rFonts w:cs="Arial"/>
                <w:sz w:val="20"/>
              </w:rPr>
              <w:t>М-11</w:t>
            </w:r>
          </w:p>
        </w:tc>
        <w:tc>
          <w:tcPr>
            <w:tcW w:w="657" w:type="pct"/>
            <w:shd w:val="clear" w:color="auto" w:fill="auto"/>
          </w:tcPr>
          <w:p w14:paraId="461DE370" w14:textId="49BD553B" w:rsidR="00251750" w:rsidRPr="00251750" w:rsidRDefault="00251750" w:rsidP="00364A9F">
            <w:pPr>
              <w:spacing w:line="276" w:lineRule="auto"/>
              <w:jc w:val="left"/>
              <w:rPr>
                <w:rFonts w:cs="Arial"/>
                <w:sz w:val="20"/>
                <w:lang w:val="en-US"/>
              </w:rPr>
            </w:pPr>
            <w:r>
              <w:rPr>
                <w:rFonts w:cs="Arial"/>
                <w:sz w:val="20"/>
              </w:rPr>
              <w:t>ПП-</w:t>
            </w:r>
            <w:r>
              <w:rPr>
                <w:rFonts w:cs="Arial"/>
                <w:sz w:val="20"/>
                <w:lang w:val="en-US"/>
              </w:rPr>
              <w:t>10.07.03.03-ERP</w:t>
            </w:r>
          </w:p>
        </w:tc>
        <w:tc>
          <w:tcPr>
            <w:tcW w:w="978" w:type="pct"/>
            <w:shd w:val="clear" w:color="auto" w:fill="auto"/>
          </w:tcPr>
          <w:p w14:paraId="03AB2884" w14:textId="459E41F7" w:rsidR="00251750" w:rsidRPr="00251750" w:rsidRDefault="00251750" w:rsidP="00364A9F">
            <w:pPr>
              <w:spacing w:line="276" w:lineRule="auto"/>
              <w:jc w:val="left"/>
              <w:rPr>
                <w:rFonts w:cs="Arial"/>
                <w:sz w:val="20"/>
              </w:rPr>
            </w:pPr>
            <w:r>
              <w:rPr>
                <w:rFonts w:cs="Arial"/>
                <w:sz w:val="20"/>
              </w:rPr>
              <w:t>Комплектация и выдача материалов со склада</w:t>
            </w:r>
          </w:p>
        </w:tc>
        <w:tc>
          <w:tcPr>
            <w:tcW w:w="493" w:type="pct"/>
            <w:shd w:val="clear" w:color="auto" w:fill="auto"/>
          </w:tcPr>
          <w:p w14:paraId="583E07D9" w14:textId="77777777" w:rsidR="00251750" w:rsidRPr="00F94454" w:rsidRDefault="00251750" w:rsidP="00364A9F">
            <w:pPr>
              <w:spacing w:line="276" w:lineRule="auto"/>
              <w:jc w:val="left"/>
              <w:rPr>
                <w:rFonts w:cs="Arial"/>
                <w:sz w:val="20"/>
              </w:rPr>
            </w:pPr>
          </w:p>
        </w:tc>
      </w:tr>
      <w:tr w:rsidR="00364A9F" w:rsidRPr="00F94454" w14:paraId="164B8036" w14:textId="77777777" w:rsidTr="00CC78CA">
        <w:trPr>
          <w:cantSplit/>
        </w:trPr>
        <w:tc>
          <w:tcPr>
            <w:tcW w:w="658" w:type="pct"/>
            <w:shd w:val="clear" w:color="auto" w:fill="auto"/>
          </w:tcPr>
          <w:p w14:paraId="75E2DF8F" w14:textId="4741D015" w:rsidR="00364A9F" w:rsidRPr="00F94454" w:rsidRDefault="00364A9F" w:rsidP="00364A9F">
            <w:pPr>
              <w:spacing w:line="276" w:lineRule="auto"/>
              <w:jc w:val="left"/>
              <w:rPr>
                <w:rFonts w:cs="Arial"/>
                <w:sz w:val="20"/>
              </w:rPr>
            </w:pPr>
            <w:r w:rsidRPr="0054740C">
              <w:rPr>
                <w:rFonts w:cs="Arial"/>
                <w:sz w:val="20"/>
              </w:rPr>
              <w:t>ПП-10.07.02-ERP</w:t>
            </w:r>
          </w:p>
        </w:tc>
        <w:tc>
          <w:tcPr>
            <w:tcW w:w="716" w:type="pct"/>
            <w:shd w:val="clear" w:color="auto" w:fill="auto"/>
          </w:tcPr>
          <w:p w14:paraId="1BA75DAC" w14:textId="4273A9AC" w:rsidR="00364A9F" w:rsidRPr="00F94454" w:rsidRDefault="00364A9F" w:rsidP="00364A9F">
            <w:pPr>
              <w:spacing w:line="276" w:lineRule="auto"/>
              <w:jc w:val="left"/>
              <w:rPr>
                <w:rFonts w:cs="Arial"/>
                <w:sz w:val="20"/>
              </w:rPr>
            </w:pPr>
            <w:r w:rsidRPr="001B38EB">
              <w:rPr>
                <w:rFonts w:cs="Arial"/>
                <w:sz w:val="20"/>
              </w:rPr>
              <w:t>Планирование работы складской логистики</w:t>
            </w:r>
          </w:p>
        </w:tc>
        <w:tc>
          <w:tcPr>
            <w:tcW w:w="470" w:type="pct"/>
            <w:shd w:val="clear" w:color="auto" w:fill="auto"/>
          </w:tcPr>
          <w:p w14:paraId="7EC15889" w14:textId="77777777" w:rsidR="00364A9F" w:rsidRPr="00F94454" w:rsidRDefault="00364A9F" w:rsidP="00364A9F">
            <w:pPr>
              <w:spacing w:line="276" w:lineRule="auto"/>
              <w:jc w:val="left"/>
              <w:rPr>
                <w:rFonts w:cs="Arial"/>
                <w:sz w:val="20"/>
              </w:rPr>
            </w:pPr>
          </w:p>
        </w:tc>
        <w:tc>
          <w:tcPr>
            <w:tcW w:w="1029" w:type="pct"/>
            <w:shd w:val="clear" w:color="auto" w:fill="auto"/>
          </w:tcPr>
          <w:p w14:paraId="5A6E83CB" w14:textId="377B066E" w:rsidR="00364A9F" w:rsidRPr="00F94454" w:rsidRDefault="00364A9F" w:rsidP="00364A9F">
            <w:pPr>
              <w:spacing w:line="276" w:lineRule="auto"/>
              <w:jc w:val="left"/>
              <w:rPr>
                <w:rFonts w:cs="Arial"/>
                <w:sz w:val="20"/>
              </w:rPr>
            </w:pPr>
            <w:r w:rsidRPr="00B67203">
              <w:rPr>
                <w:rFonts w:cs="Arial"/>
                <w:sz w:val="20"/>
              </w:rPr>
              <w:t>Исходящая поставка</w:t>
            </w:r>
          </w:p>
        </w:tc>
        <w:tc>
          <w:tcPr>
            <w:tcW w:w="657" w:type="pct"/>
            <w:shd w:val="clear" w:color="auto" w:fill="auto"/>
          </w:tcPr>
          <w:p w14:paraId="5CC2DEAF" w14:textId="3C975187" w:rsidR="00364A9F" w:rsidRPr="00F94454" w:rsidRDefault="00364A9F" w:rsidP="00364A9F">
            <w:pPr>
              <w:spacing w:line="276" w:lineRule="auto"/>
              <w:jc w:val="left"/>
              <w:rPr>
                <w:rFonts w:cs="Arial"/>
                <w:sz w:val="20"/>
              </w:rPr>
            </w:pPr>
            <w:r w:rsidRPr="00DD645C">
              <w:rPr>
                <w:rFonts w:cs="Arial"/>
                <w:sz w:val="20"/>
              </w:rPr>
              <w:t>ПП-10.08.02.01-ERP</w:t>
            </w:r>
          </w:p>
        </w:tc>
        <w:tc>
          <w:tcPr>
            <w:tcW w:w="978" w:type="pct"/>
            <w:shd w:val="clear" w:color="auto" w:fill="auto"/>
          </w:tcPr>
          <w:p w14:paraId="3AE5B48B" w14:textId="4EDEFAF1" w:rsidR="00364A9F" w:rsidRPr="00F94454" w:rsidRDefault="00364A9F" w:rsidP="00364A9F">
            <w:pPr>
              <w:spacing w:line="276" w:lineRule="auto"/>
              <w:jc w:val="left"/>
              <w:rPr>
                <w:rFonts w:cs="Arial"/>
                <w:sz w:val="20"/>
              </w:rPr>
            </w:pPr>
            <w:r w:rsidRPr="00DD645C">
              <w:rPr>
                <w:rFonts w:cs="Arial"/>
                <w:sz w:val="20"/>
              </w:rPr>
              <w:t>Управление обязательствами по реализации МТР на внутреннем рынке</w:t>
            </w:r>
          </w:p>
        </w:tc>
        <w:tc>
          <w:tcPr>
            <w:tcW w:w="493" w:type="pct"/>
            <w:shd w:val="clear" w:color="auto" w:fill="auto"/>
          </w:tcPr>
          <w:p w14:paraId="194C1197" w14:textId="77777777" w:rsidR="00364A9F" w:rsidRPr="00F94454" w:rsidRDefault="00364A9F" w:rsidP="00364A9F">
            <w:pPr>
              <w:spacing w:line="276" w:lineRule="auto"/>
              <w:jc w:val="left"/>
              <w:rPr>
                <w:rFonts w:cs="Arial"/>
                <w:sz w:val="20"/>
              </w:rPr>
            </w:pPr>
          </w:p>
        </w:tc>
      </w:tr>
      <w:tr w:rsidR="00364A9F" w:rsidRPr="00F94454" w14:paraId="7CC25BE9" w14:textId="77777777" w:rsidTr="00CC78CA">
        <w:trPr>
          <w:cantSplit/>
        </w:trPr>
        <w:tc>
          <w:tcPr>
            <w:tcW w:w="658" w:type="pct"/>
            <w:shd w:val="clear" w:color="auto" w:fill="auto"/>
          </w:tcPr>
          <w:p w14:paraId="69824D7D" w14:textId="06BC5244" w:rsidR="00364A9F" w:rsidRPr="00F94454" w:rsidRDefault="00364A9F" w:rsidP="00364A9F">
            <w:pPr>
              <w:spacing w:line="276" w:lineRule="auto"/>
              <w:jc w:val="left"/>
              <w:rPr>
                <w:rFonts w:cs="Arial"/>
                <w:sz w:val="20"/>
              </w:rPr>
            </w:pPr>
            <w:r w:rsidRPr="0054740C">
              <w:rPr>
                <w:rFonts w:cs="Arial"/>
                <w:sz w:val="20"/>
              </w:rPr>
              <w:t>ПП-10.07.03.01-ERP</w:t>
            </w:r>
          </w:p>
        </w:tc>
        <w:tc>
          <w:tcPr>
            <w:tcW w:w="716" w:type="pct"/>
            <w:shd w:val="clear" w:color="auto" w:fill="auto"/>
          </w:tcPr>
          <w:p w14:paraId="46E3A541" w14:textId="1DDEC516" w:rsidR="00364A9F" w:rsidRPr="00F94454" w:rsidRDefault="00364A9F" w:rsidP="00364A9F">
            <w:pPr>
              <w:spacing w:line="276" w:lineRule="auto"/>
              <w:jc w:val="left"/>
              <w:rPr>
                <w:rFonts w:cs="Arial"/>
                <w:sz w:val="20"/>
              </w:rPr>
            </w:pPr>
            <w:r w:rsidRPr="009F79A4">
              <w:rPr>
                <w:rFonts w:cs="Arial"/>
                <w:sz w:val="20"/>
              </w:rPr>
              <w:t>Приемка и размещение МТР на складе</w:t>
            </w:r>
          </w:p>
        </w:tc>
        <w:tc>
          <w:tcPr>
            <w:tcW w:w="470" w:type="pct"/>
            <w:shd w:val="clear" w:color="auto" w:fill="auto"/>
          </w:tcPr>
          <w:p w14:paraId="26477738" w14:textId="77777777" w:rsidR="00364A9F" w:rsidRPr="00F94454" w:rsidRDefault="00364A9F" w:rsidP="00364A9F">
            <w:pPr>
              <w:spacing w:line="276" w:lineRule="auto"/>
              <w:jc w:val="left"/>
              <w:rPr>
                <w:rFonts w:cs="Arial"/>
                <w:sz w:val="20"/>
              </w:rPr>
            </w:pPr>
          </w:p>
        </w:tc>
        <w:tc>
          <w:tcPr>
            <w:tcW w:w="1029" w:type="pct"/>
            <w:shd w:val="clear" w:color="auto" w:fill="auto"/>
          </w:tcPr>
          <w:p w14:paraId="0E76E4CD" w14:textId="77777777" w:rsidR="00364A9F" w:rsidRPr="00B67203" w:rsidRDefault="00364A9F" w:rsidP="00364A9F">
            <w:pPr>
              <w:spacing w:line="276" w:lineRule="auto"/>
              <w:jc w:val="left"/>
              <w:rPr>
                <w:rFonts w:cs="Arial"/>
                <w:sz w:val="20"/>
              </w:rPr>
            </w:pPr>
            <w:r w:rsidRPr="00B67203">
              <w:rPr>
                <w:rFonts w:cs="Arial"/>
                <w:sz w:val="20"/>
              </w:rPr>
              <w:t>Входящая поставка</w:t>
            </w:r>
          </w:p>
          <w:p w14:paraId="1EB5798F" w14:textId="023447E5" w:rsidR="00364A9F" w:rsidRPr="00F94454" w:rsidRDefault="00364A9F" w:rsidP="00364A9F">
            <w:pPr>
              <w:spacing w:line="276" w:lineRule="auto"/>
              <w:jc w:val="left"/>
              <w:rPr>
                <w:rFonts w:cs="Arial"/>
                <w:sz w:val="20"/>
              </w:rPr>
            </w:pPr>
            <w:r w:rsidRPr="00B67203">
              <w:rPr>
                <w:rFonts w:cs="Arial"/>
                <w:sz w:val="20"/>
              </w:rPr>
              <w:t>Исходящая поставка</w:t>
            </w:r>
          </w:p>
        </w:tc>
        <w:tc>
          <w:tcPr>
            <w:tcW w:w="657" w:type="pct"/>
            <w:shd w:val="clear" w:color="auto" w:fill="auto"/>
          </w:tcPr>
          <w:p w14:paraId="3305311A" w14:textId="685E2B76" w:rsidR="00364A9F" w:rsidRPr="00F94454" w:rsidRDefault="00364A9F" w:rsidP="00364A9F">
            <w:pPr>
              <w:spacing w:line="276" w:lineRule="auto"/>
              <w:jc w:val="left"/>
              <w:rPr>
                <w:rFonts w:cs="Arial"/>
                <w:sz w:val="20"/>
              </w:rPr>
            </w:pPr>
            <w:r w:rsidRPr="00DD645C">
              <w:rPr>
                <w:rFonts w:cs="Arial"/>
                <w:sz w:val="20"/>
              </w:rPr>
              <w:t>ПП-10.07.02-ERP</w:t>
            </w:r>
          </w:p>
        </w:tc>
        <w:tc>
          <w:tcPr>
            <w:tcW w:w="978" w:type="pct"/>
            <w:shd w:val="clear" w:color="auto" w:fill="auto"/>
          </w:tcPr>
          <w:p w14:paraId="6939773A" w14:textId="51152559" w:rsidR="00364A9F" w:rsidRPr="00F94454" w:rsidRDefault="00364A9F" w:rsidP="00364A9F">
            <w:pPr>
              <w:spacing w:line="276" w:lineRule="auto"/>
              <w:jc w:val="left"/>
              <w:rPr>
                <w:rFonts w:cs="Arial"/>
                <w:sz w:val="20"/>
              </w:rPr>
            </w:pPr>
            <w:r w:rsidRPr="00DD645C">
              <w:rPr>
                <w:rFonts w:cs="Arial"/>
                <w:sz w:val="20"/>
              </w:rPr>
              <w:t>Планирование работы складской логистики</w:t>
            </w:r>
          </w:p>
        </w:tc>
        <w:tc>
          <w:tcPr>
            <w:tcW w:w="493" w:type="pct"/>
            <w:shd w:val="clear" w:color="auto" w:fill="auto"/>
          </w:tcPr>
          <w:p w14:paraId="5C9FE288" w14:textId="77777777" w:rsidR="00364A9F" w:rsidRPr="00F94454" w:rsidRDefault="00364A9F" w:rsidP="00364A9F">
            <w:pPr>
              <w:spacing w:line="276" w:lineRule="auto"/>
              <w:jc w:val="left"/>
              <w:rPr>
                <w:rFonts w:cs="Arial"/>
                <w:sz w:val="20"/>
              </w:rPr>
            </w:pPr>
          </w:p>
        </w:tc>
      </w:tr>
      <w:tr w:rsidR="00364A9F" w:rsidRPr="00F94454" w14:paraId="24052C39" w14:textId="77777777" w:rsidTr="00CC78CA">
        <w:trPr>
          <w:cantSplit/>
        </w:trPr>
        <w:tc>
          <w:tcPr>
            <w:tcW w:w="658" w:type="pct"/>
            <w:shd w:val="clear" w:color="auto" w:fill="auto"/>
          </w:tcPr>
          <w:p w14:paraId="474CF80C" w14:textId="67167CE6" w:rsidR="00364A9F" w:rsidRPr="00F94454" w:rsidRDefault="00364A9F" w:rsidP="00364A9F">
            <w:pPr>
              <w:spacing w:line="276" w:lineRule="auto"/>
              <w:jc w:val="left"/>
              <w:rPr>
                <w:rFonts w:cs="Arial"/>
                <w:sz w:val="20"/>
              </w:rPr>
            </w:pPr>
            <w:r w:rsidRPr="0054740C">
              <w:rPr>
                <w:rFonts w:cs="Arial"/>
                <w:sz w:val="20"/>
              </w:rPr>
              <w:t>ПП-10.07.04.04-ERP</w:t>
            </w:r>
          </w:p>
        </w:tc>
        <w:tc>
          <w:tcPr>
            <w:tcW w:w="716" w:type="pct"/>
            <w:shd w:val="clear" w:color="auto" w:fill="auto"/>
          </w:tcPr>
          <w:p w14:paraId="6ED4CEAE" w14:textId="3FA6A352" w:rsidR="00364A9F" w:rsidRPr="00F94454" w:rsidRDefault="00364A9F" w:rsidP="00364A9F">
            <w:pPr>
              <w:spacing w:line="276" w:lineRule="auto"/>
              <w:jc w:val="left"/>
              <w:rPr>
                <w:rFonts w:cs="Arial"/>
                <w:sz w:val="20"/>
              </w:rPr>
            </w:pPr>
            <w:r w:rsidRPr="009F79A4">
              <w:rPr>
                <w:rFonts w:cs="Arial"/>
                <w:sz w:val="20"/>
              </w:rPr>
              <w:t>Комплектование и выдача МТР со склада (WMS)</w:t>
            </w:r>
          </w:p>
        </w:tc>
        <w:tc>
          <w:tcPr>
            <w:tcW w:w="470" w:type="pct"/>
            <w:shd w:val="clear" w:color="auto" w:fill="auto"/>
          </w:tcPr>
          <w:p w14:paraId="7509DFBF" w14:textId="77777777" w:rsidR="00364A9F" w:rsidRPr="00F94454" w:rsidRDefault="00364A9F" w:rsidP="00364A9F">
            <w:pPr>
              <w:spacing w:line="276" w:lineRule="auto"/>
              <w:jc w:val="left"/>
              <w:rPr>
                <w:rFonts w:cs="Arial"/>
                <w:sz w:val="20"/>
              </w:rPr>
            </w:pPr>
          </w:p>
        </w:tc>
        <w:tc>
          <w:tcPr>
            <w:tcW w:w="1029" w:type="pct"/>
            <w:shd w:val="clear" w:color="auto" w:fill="auto"/>
          </w:tcPr>
          <w:p w14:paraId="16D98A04" w14:textId="2A0A9FD8" w:rsidR="00364A9F" w:rsidRPr="00F94454" w:rsidRDefault="00364A9F" w:rsidP="00364A9F">
            <w:pPr>
              <w:spacing w:line="276" w:lineRule="auto"/>
              <w:jc w:val="left"/>
              <w:rPr>
                <w:rFonts w:cs="Arial"/>
                <w:sz w:val="20"/>
              </w:rPr>
            </w:pPr>
            <w:r w:rsidRPr="00B67203">
              <w:rPr>
                <w:rFonts w:cs="Arial"/>
                <w:sz w:val="20"/>
              </w:rPr>
              <w:t>Исходящая поставка</w:t>
            </w:r>
          </w:p>
        </w:tc>
        <w:tc>
          <w:tcPr>
            <w:tcW w:w="657" w:type="pct"/>
            <w:shd w:val="clear" w:color="auto" w:fill="auto"/>
          </w:tcPr>
          <w:p w14:paraId="32907706" w14:textId="35884B19" w:rsidR="00364A9F" w:rsidRPr="00F94454" w:rsidRDefault="00364A9F" w:rsidP="00364A9F">
            <w:pPr>
              <w:spacing w:line="276" w:lineRule="auto"/>
              <w:jc w:val="left"/>
              <w:rPr>
                <w:rFonts w:cs="Arial"/>
                <w:sz w:val="20"/>
              </w:rPr>
            </w:pPr>
            <w:r w:rsidRPr="00DD645C">
              <w:rPr>
                <w:rFonts w:cs="Arial"/>
                <w:sz w:val="20"/>
              </w:rPr>
              <w:t>ПП-10.07.02-ERP</w:t>
            </w:r>
          </w:p>
        </w:tc>
        <w:tc>
          <w:tcPr>
            <w:tcW w:w="978" w:type="pct"/>
            <w:shd w:val="clear" w:color="auto" w:fill="auto"/>
          </w:tcPr>
          <w:p w14:paraId="6B32E42A" w14:textId="5EC6FD78" w:rsidR="00364A9F" w:rsidRPr="00F94454" w:rsidRDefault="00364A9F" w:rsidP="00364A9F">
            <w:pPr>
              <w:spacing w:line="276" w:lineRule="auto"/>
              <w:jc w:val="left"/>
              <w:rPr>
                <w:rFonts w:cs="Arial"/>
                <w:sz w:val="20"/>
              </w:rPr>
            </w:pPr>
            <w:r w:rsidRPr="00DD645C">
              <w:rPr>
                <w:rFonts w:cs="Arial"/>
                <w:sz w:val="20"/>
              </w:rPr>
              <w:t>Планирование работы складской логистики</w:t>
            </w:r>
          </w:p>
        </w:tc>
        <w:tc>
          <w:tcPr>
            <w:tcW w:w="493" w:type="pct"/>
            <w:shd w:val="clear" w:color="auto" w:fill="auto"/>
          </w:tcPr>
          <w:p w14:paraId="1A6807EF" w14:textId="77777777" w:rsidR="00364A9F" w:rsidRPr="00F94454" w:rsidRDefault="00364A9F" w:rsidP="00364A9F">
            <w:pPr>
              <w:spacing w:line="276" w:lineRule="auto"/>
              <w:jc w:val="left"/>
              <w:rPr>
                <w:rFonts w:cs="Arial"/>
                <w:sz w:val="20"/>
              </w:rPr>
            </w:pPr>
          </w:p>
        </w:tc>
      </w:tr>
      <w:tr w:rsidR="00364A9F" w:rsidRPr="00F94454" w14:paraId="03601CB9" w14:textId="77777777" w:rsidTr="00CC78CA">
        <w:trPr>
          <w:cantSplit/>
        </w:trPr>
        <w:tc>
          <w:tcPr>
            <w:tcW w:w="658" w:type="pct"/>
            <w:shd w:val="clear" w:color="auto" w:fill="auto"/>
          </w:tcPr>
          <w:p w14:paraId="757E5CB9" w14:textId="5992C719" w:rsidR="00364A9F" w:rsidRPr="00F94454" w:rsidRDefault="00364A9F" w:rsidP="00364A9F">
            <w:pPr>
              <w:spacing w:line="276" w:lineRule="auto"/>
              <w:jc w:val="left"/>
              <w:rPr>
                <w:rFonts w:cs="Arial"/>
                <w:sz w:val="20"/>
              </w:rPr>
            </w:pPr>
            <w:r w:rsidRPr="0054740C">
              <w:rPr>
                <w:rFonts w:cs="Arial"/>
                <w:sz w:val="20"/>
              </w:rPr>
              <w:t>ПП-10.07.04.01-ERP</w:t>
            </w:r>
          </w:p>
        </w:tc>
        <w:tc>
          <w:tcPr>
            <w:tcW w:w="716" w:type="pct"/>
            <w:shd w:val="clear" w:color="auto" w:fill="auto"/>
          </w:tcPr>
          <w:p w14:paraId="0BB81321" w14:textId="5F9F3668" w:rsidR="00364A9F" w:rsidRPr="00F94454" w:rsidRDefault="00364A9F" w:rsidP="00364A9F">
            <w:pPr>
              <w:spacing w:line="276" w:lineRule="auto"/>
              <w:jc w:val="left"/>
              <w:rPr>
                <w:rFonts w:cs="Arial"/>
                <w:sz w:val="20"/>
              </w:rPr>
            </w:pPr>
            <w:r w:rsidRPr="009F79A4">
              <w:rPr>
                <w:rFonts w:cs="Arial"/>
                <w:sz w:val="20"/>
              </w:rPr>
              <w:t>Приемка и размещение МТР на складе (WMS)</w:t>
            </w:r>
          </w:p>
        </w:tc>
        <w:tc>
          <w:tcPr>
            <w:tcW w:w="470" w:type="pct"/>
            <w:shd w:val="clear" w:color="auto" w:fill="auto"/>
          </w:tcPr>
          <w:p w14:paraId="2FC29E73" w14:textId="77777777" w:rsidR="00364A9F" w:rsidRPr="00F94454" w:rsidRDefault="00364A9F" w:rsidP="00364A9F">
            <w:pPr>
              <w:spacing w:line="276" w:lineRule="auto"/>
              <w:jc w:val="left"/>
              <w:rPr>
                <w:rFonts w:cs="Arial"/>
                <w:sz w:val="20"/>
              </w:rPr>
            </w:pPr>
          </w:p>
        </w:tc>
        <w:tc>
          <w:tcPr>
            <w:tcW w:w="1029" w:type="pct"/>
            <w:shd w:val="clear" w:color="auto" w:fill="auto"/>
          </w:tcPr>
          <w:p w14:paraId="584563DD" w14:textId="1F3D75AD" w:rsidR="00364A9F" w:rsidRPr="00F94454" w:rsidRDefault="00364A9F" w:rsidP="00364A9F">
            <w:pPr>
              <w:spacing w:line="276" w:lineRule="auto"/>
              <w:jc w:val="left"/>
              <w:rPr>
                <w:rFonts w:cs="Arial"/>
                <w:sz w:val="20"/>
              </w:rPr>
            </w:pPr>
            <w:r w:rsidRPr="00B67203">
              <w:rPr>
                <w:rFonts w:cs="Arial"/>
                <w:sz w:val="20"/>
              </w:rPr>
              <w:t>Входящая поставка</w:t>
            </w:r>
          </w:p>
        </w:tc>
        <w:tc>
          <w:tcPr>
            <w:tcW w:w="657" w:type="pct"/>
            <w:shd w:val="clear" w:color="auto" w:fill="auto"/>
          </w:tcPr>
          <w:p w14:paraId="7914F710" w14:textId="5A2870E0" w:rsidR="00364A9F" w:rsidRPr="00F94454" w:rsidRDefault="00364A9F" w:rsidP="00364A9F">
            <w:pPr>
              <w:spacing w:line="276" w:lineRule="auto"/>
              <w:jc w:val="left"/>
              <w:rPr>
                <w:rFonts w:cs="Arial"/>
                <w:sz w:val="20"/>
              </w:rPr>
            </w:pPr>
            <w:r w:rsidRPr="00DD645C">
              <w:rPr>
                <w:rFonts w:cs="Arial"/>
                <w:sz w:val="20"/>
              </w:rPr>
              <w:t>ПП-10.07.02-ERP</w:t>
            </w:r>
          </w:p>
        </w:tc>
        <w:tc>
          <w:tcPr>
            <w:tcW w:w="978" w:type="pct"/>
            <w:shd w:val="clear" w:color="auto" w:fill="auto"/>
          </w:tcPr>
          <w:p w14:paraId="34572297" w14:textId="4090EF95" w:rsidR="00364A9F" w:rsidRPr="00F94454" w:rsidRDefault="00364A9F" w:rsidP="00364A9F">
            <w:pPr>
              <w:spacing w:line="276" w:lineRule="auto"/>
              <w:jc w:val="left"/>
              <w:rPr>
                <w:rFonts w:cs="Arial"/>
                <w:sz w:val="20"/>
              </w:rPr>
            </w:pPr>
            <w:r w:rsidRPr="00DD645C">
              <w:rPr>
                <w:rFonts w:cs="Arial"/>
                <w:sz w:val="20"/>
              </w:rPr>
              <w:t>Планирование работы складской логистики</w:t>
            </w:r>
          </w:p>
        </w:tc>
        <w:tc>
          <w:tcPr>
            <w:tcW w:w="493" w:type="pct"/>
            <w:shd w:val="clear" w:color="auto" w:fill="auto"/>
          </w:tcPr>
          <w:p w14:paraId="0DD6C56A" w14:textId="77777777" w:rsidR="00364A9F" w:rsidRPr="00F94454" w:rsidRDefault="00364A9F" w:rsidP="00364A9F">
            <w:pPr>
              <w:spacing w:line="276" w:lineRule="auto"/>
              <w:jc w:val="left"/>
              <w:rPr>
                <w:rFonts w:cs="Arial"/>
                <w:sz w:val="20"/>
              </w:rPr>
            </w:pPr>
          </w:p>
        </w:tc>
      </w:tr>
      <w:tr w:rsidR="00364A9F" w:rsidRPr="00F94454" w14:paraId="51E46A2F" w14:textId="77777777" w:rsidTr="00CC78CA">
        <w:trPr>
          <w:cantSplit/>
        </w:trPr>
        <w:tc>
          <w:tcPr>
            <w:tcW w:w="658" w:type="pct"/>
            <w:shd w:val="clear" w:color="auto" w:fill="auto"/>
          </w:tcPr>
          <w:p w14:paraId="076C4C0C" w14:textId="7AB048E4" w:rsidR="00364A9F" w:rsidRPr="00F94454" w:rsidRDefault="00364A9F" w:rsidP="00364A9F">
            <w:pPr>
              <w:spacing w:line="276" w:lineRule="auto"/>
              <w:jc w:val="left"/>
              <w:rPr>
                <w:rFonts w:cs="Arial"/>
                <w:sz w:val="20"/>
              </w:rPr>
            </w:pPr>
            <w:r w:rsidRPr="0054740C">
              <w:rPr>
                <w:rFonts w:cs="Arial"/>
                <w:sz w:val="20"/>
              </w:rPr>
              <w:t>ПП-10.06.01</w:t>
            </w:r>
          </w:p>
        </w:tc>
        <w:tc>
          <w:tcPr>
            <w:tcW w:w="716" w:type="pct"/>
            <w:shd w:val="clear" w:color="auto" w:fill="auto"/>
          </w:tcPr>
          <w:p w14:paraId="60AE20B4" w14:textId="0C9630D3" w:rsidR="00364A9F" w:rsidRPr="00F94454" w:rsidRDefault="00364A9F" w:rsidP="00364A9F">
            <w:pPr>
              <w:spacing w:line="276" w:lineRule="auto"/>
              <w:jc w:val="left"/>
              <w:rPr>
                <w:rFonts w:cs="Arial"/>
                <w:sz w:val="20"/>
              </w:rPr>
            </w:pPr>
            <w:r w:rsidRPr="009F79A4">
              <w:rPr>
                <w:rFonts w:cs="Arial"/>
                <w:sz w:val="20"/>
              </w:rPr>
              <w:t>Планирование транспортной логистики</w:t>
            </w:r>
          </w:p>
        </w:tc>
        <w:tc>
          <w:tcPr>
            <w:tcW w:w="470" w:type="pct"/>
            <w:shd w:val="clear" w:color="auto" w:fill="auto"/>
          </w:tcPr>
          <w:p w14:paraId="13298A03" w14:textId="77777777" w:rsidR="00364A9F" w:rsidRPr="00F94454" w:rsidRDefault="00364A9F" w:rsidP="00364A9F">
            <w:pPr>
              <w:spacing w:line="276" w:lineRule="auto"/>
              <w:jc w:val="left"/>
              <w:rPr>
                <w:rFonts w:cs="Arial"/>
                <w:sz w:val="20"/>
              </w:rPr>
            </w:pPr>
          </w:p>
        </w:tc>
        <w:tc>
          <w:tcPr>
            <w:tcW w:w="1029" w:type="pct"/>
            <w:shd w:val="clear" w:color="auto" w:fill="auto"/>
          </w:tcPr>
          <w:p w14:paraId="0100CCFE" w14:textId="77777777" w:rsidR="00364A9F" w:rsidRPr="00B67203" w:rsidRDefault="00364A9F" w:rsidP="00364A9F">
            <w:pPr>
              <w:spacing w:line="276" w:lineRule="auto"/>
              <w:jc w:val="left"/>
              <w:rPr>
                <w:rFonts w:cs="Arial"/>
                <w:sz w:val="20"/>
              </w:rPr>
            </w:pPr>
            <w:r w:rsidRPr="00B67203">
              <w:rPr>
                <w:rFonts w:cs="Arial"/>
                <w:sz w:val="20"/>
              </w:rPr>
              <w:t>Входящая поставка</w:t>
            </w:r>
          </w:p>
          <w:p w14:paraId="6BC067AA" w14:textId="77777777" w:rsidR="00EA1D07" w:rsidRDefault="00364A9F" w:rsidP="00EA1D07">
            <w:pPr>
              <w:spacing w:line="276" w:lineRule="auto"/>
              <w:jc w:val="left"/>
              <w:rPr>
                <w:rFonts w:cs="Arial"/>
                <w:sz w:val="20"/>
              </w:rPr>
            </w:pPr>
            <w:r w:rsidRPr="00B67203">
              <w:rPr>
                <w:rFonts w:cs="Arial"/>
                <w:sz w:val="20"/>
              </w:rPr>
              <w:t>Исходящая поставка</w:t>
            </w:r>
            <w:r w:rsidR="00EA1D07" w:rsidRPr="00B67203">
              <w:rPr>
                <w:rFonts w:cs="Arial"/>
                <w:sz w:val="20"/>
              </w:rPr>
              <w:t xml:space="preserve"> </w:t>
            </w:r>
          </w:p>
          <w:p w14:paraId="3BA048CA" w14:textId="4F55C4BE" w:rsidR="00364A9F" w:rsidRPr="00F94454" w:rsidRDefault="00EA1D07" w:rsidP="00EA1D07">
            <w:pPr>
              <w:spacing w:line="276" w:lineRule="auto"/>
              <w:jc w:val="left"/>
              <w:rPr>
                <w:rFonts w:cs="Arial"/>
                <w:sz w:val="20"/>
              </w:rPr>
            </w:pPr>
            <w:r w:rsidRPr="00B67203">
              <w:rPr>
                <w:rFonts w:cs="Arial"/>
                <w:sz w:val="20"/>
              </w:rPr>
              <w:t>План грузоперевозок</w:t>
            </w:r>
          </w:p>
        </w:tc>
        <w:tc>
          <w:tcPr>
            <w:tcW w:w="657" w:type="pct"/>
            <w:shd w:val="clear" w:color="auto" w:fill="auto"/>
          </w:tcPr>
          <w:p w14:paraId="0F1553F7" w14:textId="33075034" w:rsidR="00364A9F" w:rsidRPr="00F94454" w:rsidRDefault="00364A9F" w:rsidP="00364A9F">
            <w:pPr>
              <w:spacing w:line="276" w:lineRule="auto"/>
              <w:jc w:val="left"/>
              <w:rPr>
                <w:rFonts w:cs="Arial"/>
                <w:sz w:val="20"/>
              </w:rPr>
            </w:pPr>
            <w:r w:rsidRPr="00DD645C">
              <w:rPr>
                <w:rFonts w:cs="Arial"/>
                <w:sz w:val="20"/>
              </w:rPr>
              <w:t>ПП-10.07.02-ERP</w:t>
            </w:r>
          </w:p>
        </w:tc>
        <w:tc>
          <w:tcPr>
            <w:tcW w:w="978" w:type="pct"/>
            <w:shd w:val="clear" w:color="auto" w:fill="auto"/>
          </w:tcPr>
          <w:p w14:paraId="4042D165" w14:textId="2346839F" w:rsidR="00364A9F" w:rsidRPr="00F94454" w:rsidRDefault="00364A9F" w:rsidP="00364A9F">
            <w:pPr>
              <w:spacing w:line="276" w:lineRule="auto"/>
              <w:jc w:val="left"/>
              <w:rPr>
                <w:rFonts w:cs="Arial"/>
                <w:sz w:val="20"/>
              </w:rPr>
            </w:pPr>
            <w:r w:rsidRPr="00DD645C">
              <w:rPr>
                <w:rFonts w:cs="Arial"/>
                <w:sz w:val="20"/>
              </w:rPr>
              <w:t>Планирование работы складской логистики</w:t>
            </w:r>
          </w:p>
        </w:tc>
        <w:tc>
          <w:tcPr>
            <w:tcW w:w="493" w:type="pct"/>
            <w:shd w:val="clear" w:color="auto" w:fill="auto"/>
          </w:tcPr>
          <w:p w14:paraId="5E67DF0A" w14:textId="77777777" w:rsidR="00364A9F" w:rsidRPr="00F94454" w:rsidRDefault="00364A9F" w:rsidP="00364A9F">
            <w:pPr>
              <w:spacing w:line="276" w:lineRule="auto"/>
              <w:jc w:val="left"/>
              <w:rPr>
                <w:rFonts w:cs="Arial"/>
                <w:sz w:val="20"/>
              </w:rPr>
            </w:pPr>
          </w:p>
        </w:tc>
      </w:tr>
      <w:tr w:rsidR="002C0F96" w:rsidRPr="00F94454" w14:paraId="603B651B" w14:textId="77777777" w:rsidTr="00CC78CA">
        <w:trPr>
          <w:cantSplit/>
        </w:trPr>
        <w:tc>
          <w:tcPr>
            <w:tcW w:w="658" w:type="pct"/>
            <w:shd w:val="clear" w:color="auto" w:fill="auto"/>
          </w:tcPr>
          <w:p w14:paraId="2EA6A22B" w14:textId="586E1A5A" w:rsidR="002C0F96" w:rsidRPr="0054740C" w:rsidRDefault="002C0F96" w:rsidP="002C0F96">
            <w:pPr>
              <w:spacing w:line="276" w:lineRule="auto"/>
              <w:jc w:val="left"/>
              <w:rPr>
                <w:rFonts w:cs="Arial"/>
                <w:sz w:val="20"/>
              </w:rPr>
            </w:pPr>
            <w:r w:rsidRPr="0054740C">
              <w:rPr>
                <w:rFonts w:cs="Arial"/>
                <w:sz w:val="20"/>
              </w:rPr>
              <w:t>ПП-10.06.01</w:t>
            </w:r>
          </w:p>
        </w:tc>
        <w:tc>
          <w:tcPr>
            <w:tcW w:w="716" w:type="pct"/>
            <w:shd w:val="clear" w:color="auto" w:fill="auto"/>
          </w:tcPr>
          <w:p w14:paraId="49A81068" w14:textId="12F5E649" w:rsidR="002C0F96" w:rsidRPr="009F79A4" w:rsidRDefault="002C0F96" w:rsidP="002C0F96">
            <w:pPr>
              <w:spacing w:line="276" w:lineRule="auto"/>
              <w:jc w:val="left"/>
              <w:rPr>
                <w:rFonts w:cs="Arial"/>
                <w:sz w:val="20"/>
              </w:rPr>
            </w:pPr>
            <w:r w:rsidRPr="009F79A4">
              <w:rPr>
                <w:rFonts w:cs="Arial"/>
                <w:sz w:val="20"/>
              </w:rPr>
              <w:t>Планирование транспортной логистики</w:t>
            </w:r>
          </w:p>
        </w:tc>
        <w:tc>
          <w:tcPr>
            <w:tcW w:w="470" w:type="pct"/>
            <w:shd w:val="clear" w:color="auto" w:fill="auto"/>
          </w:tcPr>
          <w:p w14:paraId="4F8A35E1" w14:textId="77777777" w:rsidR="002C0F96" w:rsidRPr="00F94454" w:rsidRDefault="002C0F96" w:rsidP="002C0F96">
            <w:pPr>
              <w:spacing w:line="276" w:lineRule="auto"/>
              <w:jc w:val="left"/>
              <w:rPr>
                <w:rFonts w:cs="Arial"/>
                <w:sz w:val="20"/>
              </w:rPr>
            </w:pPr>
          </w:p>
        </w:tc>
        <w:tc>
          <w:tcPr>
            <w:tcW w:w="1029" w:type="pct"/>
            <w:shd w:val="clear" w:color="auto" w:fill="auto"/>
          </w:tcPr>
          <w:p w14:paraId="7E902E18" w14:textId="77777777" w:rsidR="002C0F96" w:rsidRPr="00B67203" w:rsidRDefault="002C0F96" w:rsidP="002C0F96">
            <w:pPr>
              <w:spacing w:line="276" w:lineRule="auto"/>
              <w:jc w:val="left"/>
              <w:rPr>
                <w:rFonts w:cs="Arial"/>
                <w:sz w:val="20"/>
              </w:rPr>
            </w:pPr>
            <w:r w:rsidRPr="00B67203">
              <w:rPr>
                <w:rFonts w:cs="Arial"/>
                <w:sz w:val="20"/>
              </w:rPr>
              <w:t>Объемный план грузоперевозок</w:t>
            </w:r>
          </w:p>
          <w:p w14:paraId="0441D940" w14:textId="6E5ED0CC" w:rsidR="002C0F96" w:rsidRPr="00B67203" w:rsidRDefault="002C0F96" w:rsidP="002C0F96">
            <w:pPr>
              <w:spacing w:line="276" w:lineRule="auto"/>
              <w:jc w:val="left"/>
              <w:rPr>
                <w:rFonts w:cs="Arial"/>
                <w:sz w:val="20"/>
              </w:rPr>
            </w:pPr>
          </w:p>
        </w:tc>
        <w:tc>
          <w:tcPr>
            <w:tcW w:w="657" w:type="pct"/>
            <w:shd w:val="clear" w:color="auto" w:fill="auto"/>
          </w:tcPr>
          <w:p w14:paraId="6D381DED" w14:textId="236EAD59" w:rsidR="002C0F96" w:rsidRPr="00DD645C" w:rsidRDefault="002C0F96" w:rsidP="002C0F96">
            <w:pPr>
              <w:spacing w:line="276" w:lineRule="auto"/>
              <w:jc w:val="left"/>
              <w:rPr>
                <w:rFonts w:cs="Arial"/>
                <w:sz w:val="20"/>
              </w:rPr>
            </w:pPr>
            <w:r w:rsidRPr="00DD645C">
              <w:rPr>
                <w:rFonts w:cs="Arial"/>
                <w:sz w:val="20"/>
              </w:rPr>
              <w:t>ПП-10.07.02-ERP</w:t>
            </w:r>
          </w:p>
        </w:tc>
        <w:tc>
          <w:tcPr>
            <w:tcW w:w="978" w:type="pct"/>
            <w:shd w:val="clear" w:color="auto" w:fill="auto"/>
          </w:tcPr>
          <w:p w14:paraId="1CE0F759" w14:textId="67FCF563" w:rsidR="002C0F96" w:rsidRPr="00DD645C" w:rsidRDefault="002C0F96" w:rsidP="002C0F96">
            <w:pPr>
              <w:spacing w:line="276" w:lineRule="auto"/>
              <w:jc w:val="left"/>
              <w:rPr>
                <w:rFonts w:cs="Arial"/>
                <w:sz w:val="20"/>
              </w:rPr>
            </w:pPr>
            <w:r w:rsidRPr="00DD645C">
              <w:rPr>
                <w:rFonts w:cs="Arial"/>
                <w:sz w:val="20"/>
              </w:rPr>
              <w:t>Планирование работы складской логистики</w:t>
            </w:r>
          </w:p>
        </w:tc>
        <w:tc>
          <w:tcPr>
            <w:tcW w:w="493" w:type="pct"/>
            <w:shd w:val="clear" w:color="auto" w:fill="auto"/>
          </w:tcPr>
          <w:p w14:paraId="7D7DDAAF" w14:textId="77777777" w:rsidR="002C0F96" w:rsidRPr="00F94454" w:rsidRDefault="002C0F96" w:rsidP="002C0F96">
            <w:pPr>
              <w:spacing w:line="276" w:lineRule="auto"/>
              <w:jc w:val="left"/>
              <w:rPr>
                <w:rFonts w:cs="Arial"/>
                <w:sz w:val="20"/>
              </w:rPr>
            </w:pPr>
          </w:p>
        </w:tc>
      </w:tr>
    </w:tbl>
    <w:p w14:paraId="5DD92E09" w14:textId="0406A5F7" w:rsidR="007B78EC" w:rsidRPr="00916FAB" w:rsidRDefault="007B78EC" w:rsidP="007B78EC">
      <w:pPr>
        <w:pStyle w:val="aa"/>
        <w:keepNext/>
        <w:spacing w:after="240" w:afterAutospacing="0" w:line="276" w:lineRule="auto"/>
        <w:jc w:val="right"/>
        <w:rPr>
          <w:rFonts w:cs="Arial"/>
          <w:b/>
          <w:sz w:val="22"/>
        </w:rPr>
      </w:pPr>
      <w:r w:rsidRPr="00916FAB">
        <w:rPr>
          <w:rFonts w:cs="Arial"/>
          <w:b/>
          <w:sz w:val="22"/>
        </w:rPr>
        <w:lastRenderedPageBreak/>
        <w:t xml:space="preserve">Таблица </w:t>
      </w:r>
      <w:r w:rsidR="00E034FC">
        <w:rPr>
          <w:rFonts w:cs="Arial"/>
          <w:b/>
          <w:sz w:val="22"/>
        </w:rPr>
        <w:t>1</w:t>
      </w:r>
      <w:r w:rsidR="00DC7298">
        <w:rPr>
          <w:rFonts w:cs="Arial"/>
          <w:b/>
          <w:sz w:val="22"/>
        </w:rPr>
        <w:t>3</w:t>
      </w:r>
      <w:r w:rsidR="005E57AE" w:rsidRPr="00477364">
        <w:rPr>
          <w:rFonts w:cs="Arial"/>
          <w:b/>
          <w:sz w:val="22"/>
        </w:rPr>
        <w:t>1</w:t>
      </w:r>
      <w:r w:rsidRPr="00916FAB">
        <w:rPr>
          <w:rFonts w:cs="Arial"/>
          <w:b/>
          <w:sz w:val="22"/>
        </w:rPr>
        <w:t>.</w:t>
      </w:r>
      <w:r w:rsidR="00342F6B">
        <w:rPr>
          <w:rFonts w:cs="Arial"/>
          <w:b/>
          <w:sz w:val="22"/>
        </w:rPr>
        <w:t xml:space="preserve"> </w:t>
      </w:r>
      <w:r w:rsidRPr="00916FAB">
        <w:rPr>
          <w:rFonts w:cs="Arial"/>
          <w:b/>
          <w:sz w:val="22"/>
        </w:rPr>
        <w:t>Точки межпроцессной интеграции</w:t>
      </w:r>
      <w:r>
        <w:rPr>
          <w:rFonts w:cs="Arial"/>
          <w:b/>
          <w:sz w:val="22"/>
        </w:rPr>
        <w:t xml:space="preserve"> ПП-10.07.03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496"/>
        <w:gridCol w:w="1103"/>
        <w:gridCol w:w="2147"/>
        <w:gridCol w:w="1340"/>
        <w:gridCol w:w="1574"/>
        <w:gridCol w:w="1195"/>
      </w:tblGrid>
      <w:tr w:rsidR="007B78EC" w:rsidRPr="00F94454" w14:paraId="3965EF21" w14:textId="77777777" w:rsidTr="00364A9F">
        <w:trPr>
          <w:cantSplit/>
          <w:trHeight w:val="397"/>
          <w:tblHeader/>
        </w:trPr>
        <w:tc>
          <w:tcPr>
            <w:tcW w:w="657" w:type="pct"/>
            <w:shd w:val="clear" w:color="auto" w:fill="FFC000"/>
            <w:vAlign w:val="center"/>
          </w:tcPr>
          <w:p w14:paraId="6FC7E49C" w14:textId="77777777" w:rsidR="007B78EC" w:rsidRPr="00F94454" w:rsidRDefault="007B78EC" w:rsidP="008F191E">
            <w:pPr>
              <w:spacing w:line="276" w:lineRule="auto"/>
              <w:jc w:val="center"/>
              <w:rPr>
                <w:rFonts w:cs="Arial"/>
                <w:b/>
                <w:sz w:val="20"/>
              </w:rPr>
            </w:pPr>
            <w:r w:rsidRPr="00BE014D">
              <w:rPr>
                <w:rFonts w:cs="Arial"/>
                <w:b/>
                <w:sz w:val="20"/>
                <w:szCs w:val="20"/>
                <w:lang w:eastAsia="ru-RU"/>
              </w:rPr>
              <w:t>Код БП получателя</w:t>
            </w:r>
          </w:p>
        </w:tc>
        <w:tc>
          <w:tcPr>
            <w:tcW w:w="733" w:type="pct"/>
            <w:shd w:val="clear" w:color="auto" w:fill="FFC000"/>
            <w:vAlign w:val="center"/>
          </w:tcPr>
          <w:p w14:paraId="629A309A" w14:textId="77777777" w:rsidR="007B78EC" w:rsidRPr="00F94454" w:rsidRDefault="007B78EC" w:rsidP="008F191E">
            <w:pPr>
              <w:spacing w:line="276" w:lineRule="auto"/>
              <w:jc w:val="center"/>
              <w:rPr>
                <w:rFonts w:cs="Arial"/>
                <w:b/>
                <w:sz w:val="20"/>
              </w:rPr>
            </w:pPr>
            <w:r w:rsidRPr="00BE014D">
              <w:rPr>
                <w:rFonts w:cs="Arial"/>
                <w:b/>
                <w:sz w:val="20"/>
                <w:szCs w:val="20"/>
                <w:lang w:eastAsia="ru-RU"/>
              </w:rPr>
              <w:t>Название БП получателя</w:t>
            </w:r>
          </w:p>
        </w:tc>
        <w:tc>
          <w:tcPr>
            <w:tcW w:w="541" w:type="pct"/>
            <w:shd w:val="clear" w:color="auto" w:fill="FFC000"/>
            <w:vAlign w:val="center"/>
          </w:tcPr>
          <w:p w14:paraId="50476E91" w14:textId="77777777" w:rsidR="007B78EC" w:rsidRPr="00F94454" w:rsidRDefault="007B78EC" w:rsidP="008F191E">
            <w:pPr>
              <w:spacing w:line="276" w:lineRule="auto"/>
              <w:jc w:val="center"/>
              <w:rPr>
                <w:rFonts w:cs="Arial"/>
                <w:b/>
                <w:sz w:val="20"/>
              </w:rPr>
            </w:pPr>
            <w:r w:rsidRPr="00BE014D">
              <w:rPr>
                <w:rFonts w:cs="Arial"/>
                <w:b/>
                <w:sz w:val="20"/>
                <w:szCs w:val="20"/>
                <w:lang w:eastAsia="ru-RU"/>
              </w:rPr>
              <w:t>Шаг БП получателя</w:t>
            </w:r>
          </w:p>
        </w:tc>
        <w:tc>
          <w:tcPr>
            <w:tcW w:w="1053" w:type="pct"/>
            <w:shd w:val="clear" w:color="auto" w:fill="FFC000"/>
            <w:vAlign w:val="center"/>
          </w:tcPr>
          <w:p w14:paraId="5F699CB9" w14:textId="77777777" w:rsidR="007B78EC" w:rsidRPr="00F94454" w:rsidRDefault="007B78EC" w:rsidP="008F191E">
            <w:pPr>
              <w:spacing w:line="276" w:lineRule="auto"/>
              <w:jc w:val="center"/>
              <w:rPr>
                <w:rFonts w:cs="Arial"/>
                <w:b/>
                <w:sz w:val="20"/>
              </w:rPr>
            </w:pPr>
            <w:r w:rsidRPr="00BE014D">
              <w:rPr>
                <w:rFonts w:cs="Arial"/>
                <w:b/>
                <w:sz w:val="20"/>
                <w:szCs w:val="20"/>
                <w:lang w:eastAsia="ru-RU"/>
              </w:rPr>
              <w:t>Описание интеграционной точки</w:t>
            </w:r>
          </w:p>
        </w:tc>
        <w:tc>
          <w:tcPr>
            <w:tcW w:w="657" w:type="pct"/>
            <w:shd w:val="clear" w:color="auto" w:fill="FFC000"/>
            <w:vAlign w:val="center"/>
          </w:tcPr>
          <w:p w14:paraId="71AE3C32" w14:textId="77777777" w:rsidR="007B78EC" w:rsidRPr="00F94454" w:rsidRDefault="007B78EC" w:rsidP="008F191E">
            <w:pPr>
              <w:spacing w:line="276" w:lineRule="auto"/>
              <w:jc w:val="center"/>
              <w:rPr>
                <w:rFonts w:cs="Arial"/>
                <w:b/>
                <w:sz w:val="20"/>
              </w:rPr>
            </w:pPr>
            <w:r w:rsidRPr="00BE014D">
              <w:rPr>
                <w:rFonts w:cs="Arial"/>
                <w:b/>
                <w:sz w:val="20"/>
                <w:szCs w:val="20"/>
                <w:lang w:eastAsia="ru-RU"/>
              </w:rPr>
              <w:t>Код БП отправителя</w:t>
            </w:r>
          </w:p>
        </w:tc>
        <w:tc>
          <w:tcPr>
            <w:tcW w:w="772" w:type="pct"/>
            <w:shd w:val="clear" w:color="auto" w:fill="FFC000"/>
            <w:vAlign w:val="center"/>
          </w:tcPr>
          <w:p w14:paraId="444845F2" w14:textId="77777777" w:rsidR="007B78EC" w:rsidRPr="00F94454" w:rsidRDefault="007B78EC" w:rsidP="008F191E">
            <w:pPr>
              <w:spacing w:line="276" w:lineRule="auto"/>
              <w:jc w:val="center"/>
              <w:rPr>
                <w:rFonts w:cs="Arial"/>
                <w:b/>
                <w:sz w:val="20"/>
              </w:rPr>
            </w:pPr>
            <w:r w:rsidRPr="00BE014D">
              <w:rPr>
                <w:rFonts w:cs="Arial"/>
                <w:b/>
                <w:sz w:val="20"/>
                <w:szCs w:val="20"/>
                <w:lang w:eastAsia="ru-RU"/>
              </w:rPr>
              <w:t>Название БП отправителя</w:t>
            </w:r>
          </w:p>
        </w:tc>
        <w:tc>
          <w:tcPr>
            <w:tcW w:w="586" w:type="pct"/>
            <w:shd w:val="clear" w:color="auto" w:fill="FFC000"/>
            <w:vAlign w:val="center"/>
          </w:tcPr>
          <w:p w14:paraId="23B03174" w14:textId="77777777" w:rsidR="007B78EC" w:rsidRPr="00F94454" w:rsidRDefault="007B78EC" w:rsidP="008F191E">
            <w:pPr>
              <w:spacing w:line="276" w:lineRule="auto"/>
              <w:jc w:val="center"/>
              <w:rPr>
                <w:rFonts w:cs="Arial"/>
                <w:b/>
                <w:sz w:val="20"/>
              </w:rPr>
            </w:pPr>
            <w:r w:rsidRPr="00BE014D">
              <w:rPr>
                <w:rFonts w:cs="Arial"/>
                <w:b/>
                <w:sz w:val="20"/>
                <w:szCs w:val="20"/>
                <w:lang w:eastAsia="ru-RU"/>
              </w:rPr>
              <w:t>Шаг БП отправителя</w:t>
            </w:r>
          </w:p>
        </w:tc>
      </w:tr>
      <w:tr w:rsidR="007B78EC" w:rsidRPr="00F94454" w14:paraId="4DDB821A" w14:textId="77777777" w:rsidTr="005A3595">
        <w:trPr>
          <w:cantSplit/>
        </w:trPr>
        <w:tc>
          <w:tcPr>
            <w:tcW w:w="657" w:type="pct"/>
            <w:shd w:val="clear" w:color="auto" w:fill="auto"/>
          </w:tcPr>
          <w:p w14:paraId="1693A37A" w14:textId="77777777" w:rsidR="007B78EC" w:rsidRPr="00F94454" w:rsidRDefault="007B78EC" w:rsidP="00B67203">
            <w:pPr>
              <w:spacing w:line="276" w:lineRule="auto"/>
              <w:jc w:val="left"/>
              <w:rPr>
                <w:rFonts w:cs="Arial"/>
                <w:sz w:val="20"/>
              </w:rPr>
            </w:pPr>
            <w:r>
              <w:rPr>
                <w:rFonts w:cs="Arial"/>
                <w:color w:val="000000"/>
                <w:sz w:val="20"/>
                <w:szCs w:val="20"/>
              </w:rPr>
              <w:t>ПП-15.01.01.01</w:t>
            </w:r>
          </w:p>
        </w:tc>
        <w:tc>
          <w:tcPr>
            <w:tcW w:w="733" w:type="pct"/>
            <w:shd w:val="clear" w:color="auto" w:fill="auto"/>
          </w:tcPr>
          <w:p w14:paraId="38F334AC" w14:textId="77777777" w:rsidR="007B78EC" w:rsidRPr="00F94454" w:rsidRDefault="007B78EC" w:rsidP="00B67203">
            <w:pPr>
              <w:spacing w:line="276" w:lineRule="auto"/>
              <w:jc w:val="left"/>
              <w:rPr>
                <w:rFonts w:cs="Arial"/>
                <w:sz w:val="20"/>
              </w:rPr>
            </w:pPr>
            <w:r>
              <w:rPr>
                <w:rFonts w:cs="Arial"/>
                <w:color w:val="000000"/>
                <w:sz w:val="20"/>
                <w:szCs w:val="20"/>
              </w:rPr>
              <w:t>Получение и обработка в МФЦ входящих первичных документов</w:t>
            </w:r>
          </w:p>
        </w:tc>
        <w:tc>
          <w:tcPr>
            <w:tcW w:w="541" w:type="pct"/>
            <w:shd w:val="clear" w:color="auto" w:fill="auto"/>
          </w:tcPr>
          <w:p w14:paraId="65386A8C" w14:textId="77777777" w:rsidR="007B78EC" w:rsidRPr="00F94454" w:rsidRDefault="007B78EC" w:rsidP="00B67203">
            <w:pPr>
              <w:spacing w:line="276" w:lineRule="auto"/>
              <w:jc w:val="left"/>
              <w:rPr>
                <w:rFonts w:cs="Arial"/>
                <w:sz w:val="20"/>
              </w:rPr>
            </w:pPr>
          </w:p>
        </w:tc>
        <w:tc>
          <w:tcPr>
            <w:tcW w:w="1053" w:type="pct"/>
            <w:shd w:val="clear" w:color="auto" w:fill="auto"/>
          </w:tcPr>
          <w:p w14:paraId="03E19A40" w14:textId="77777777" w:rsidR="00CC78CA" w:rsidRDefault="007B78EC" w:rsidP="00CC78CA">
            <w:pPr>
              <w:spacing w:line="276" w:lineRule="auto"/>
              <w:jc w:val="left"/>
              <w:rPr>
                <w:rFonts w:cs="Arial"/>
                <w:color w:val="000000"/>
                <w:sz w:val="20"/>
                <w:szCs w:val="20"/>
              </w:rPr>
            </w:pPr>
            <w:r>
              <w:rPr>
                <w:rFonts w:cs="Arial"/>
                <w:color w:val="000000"/>
                <w:sz w:val="20"/>
                <w:szCs w:val="20"/>
              </w:rPr>
              <w:t>Пакет первичных документов (скан-копии)</w:t>
            </w:r>
          </w:p>
          <w:p w14:paraId="405C6250" w14:textId="00E737B6" w:rsidR="007B78EC" w:rsidRPr="00F94454" w:rsidRDefault="007B78EC" w:rsidP="00CC78CA">
            <w:pPr>
              <w:spacing w:line="276" w:lineRule="auto"/>
              <w:jc w:val="left"/>
              <w:rPr>
                <w:rFonts w:cs="Arial"/>
                <w:sz w:val="20"/>
              </w:rPr>
            </w:pPr>
            <w:r>
              <w:rPr>
                <w:rFonts w:cs="Arial"/>
                <w:color w:val="000000"/>
                <w:sz w:val="20"/>
                <w:szCs w:val="20"/>
              </w:rPr>
              <w:t xml:space="preserve">Пакет первичных документов </w:t>
            </w:r>
          </w:p>
        </w:tc>
        <w:tc>
          <w:tcPr>
            <w:tcW w:w="657" w:type="pct"/>
            <w:shd w:val="clear" w:color="auto" w:fill="auto"/>
          </w:tcPr>
          <w:p w14:paraId="33346EA8"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72" w:type="pct"/>
            <w:shd w:val="clear" w:color="auto" w:fill="auto"/>
          </w:tcPr>
          <w:p w14:paraId="7D85E377"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86" w:type="pct"/>
            <w:shd w:val="clear" w:color="auto" w:fill="auto"/>
          </w:tcPr>
          <w:p w14:paraId="14745487" w14:textId="77777777" w:rsidR="007B78EC" w:rsidRPr="00F94454" w:rsidRDefault="007B78EC" w:rsidP="00B67203">
            <w:pPr>
              <w:spacing w:line="276" w:lineRule="auto"/>
              <w:jc w:val="left"/>
              <w:rPr>
                <w:rFonts w:cs="Arial"/>
                <w:sz w:val="20"/>
              </w:rPr>
            </w:pPr>
          </w:p>
        </w:tc>
      </w:tr>
      <w:tr w:rsidR="007B78EC" w:rsidRPr="00F94454" w14:paraId="56B220FE" w14:textId="77777777" w:rsidTr="00364A9F">
        <w:trPr>
          <w:cantSplit/>
        </w:trPr>
        <w:tc>
          <w:tcPr>
            <w:tcW w:w="657" w:type="pct"/>
            <w:shd w:val="clear" w:color="auto" w:fill="auto"/>
          </w:tcPr>
          <w:p w14:paraId="791B0F16"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33" w:type="pct"/>
            <w:shd w:val="clear" w:color="auto" w:fill="auto"/>
          </w:tcPr>
          <w:p w14:paraId="1E1EB18F"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41" w:type="pct"/>
            <w:shd w:val="clear" w:color="auto" w:fill="auto"/>
          </w:tcPr>
          <w:p w14:paraId="1A8E8A73" w14:textId="77777777" w:rsidR="007B78EC" w:rsidRPr="00F94454" w:rsidRDefault="007B78EC" w:rsidP="00B67203">
            <w:pPr>
              <w:spacing w:line="276" w:lineRule="auto"/>
              <w:jc w:val="left"/>
              <w:rPr>
                <w:rFonts w:cs="Arial"/>
                <w:sz w:val="20"/>
              </w:rPr>
            </w:pPr>
          </w:p>
        </w:tc>
        <w:tc>
          <w:tcPr>
            <w:tcW w:w="1053" w:type="pct"/>
            <w:shd w:val="clear" w:color="auto" w:fill="auto"/>
          </w:tcPr>
          <w:p w14:paraId="69622CE6" w14:textId="77777777" w:rsidR="007B78EC" w:rsidRPr="00F94454" w:rsidRDefault="007B78EC" w:rsidP="00B67203">
            <w:pPr>
              <w:spacing w:line="276" w:lineRule="auto"/>
              <w:jc w:val="left"/>
              <w:rPr>
                <w:rFonts w:cs="Arial"/>
                <w:sz w:val="20"/>
              </w:rPr>
            </w:pPr>
            <w:r>
              <w:rPr>
                <w:rFonts w:cs="Arial"/>
                <w:color w:val="000000"/>
                <w:sz w:val="20"/>
                <w:szCs w:val="20"/>
              </w:rPr>
              <w:t> </w:t>
            </w:r>
          </w:p>
          <w:p w14:paraId="76616C90" w14:textId="77777777" w:rsidR="007B78EC" w:rsidRDefault="007B78EC" w:rsidP="00B67203">
            <w:pPr>
              <w:jc w:val="left"/>
              <w:rPr>
                <w:rFonts w:cs="Arial"/>
                <w:color w:val="000000"/>
                <w:sz w:val="20"/>
                <w:szCs w:val="20"/>
              </w:rPr>
            </w:pPr>
            <w:r>
              <w:rPr>
                <w:rFonts w:cs="Arial"/>
                <w:color w:val="000000"/>
                <w:sz w:val="20"/>
                <w:szCs w:val="20"/>
              </w:rPr>
              <w:t>Пакет первичных документов (скан-копии)</w:t>
            </w:r>
            <w:r>
              <w:rPr>
                <w:rFonts w:cs="Arial"/>
                <w:color w:val="000000"/>
                <w:sz w:val="20"/>
                <w:szCs w:val="20"/>
              </w:rPr>
              <w:br/>
              <w:t xml:space="preserve">Пакет первичных документов </w:t>
            </w:r>
          </w:p>
          <w:p w14:paraId="128EB791" w14:textId="77777777" w:rsidR="007B78EC" w:rsidRPr="00F94454" w:rsidRDefault="007B78EC" w:rsidP="00B67203">
            <w:pPr>
              <w:spacing w:line="276" w:lineRule="auto"/>
              <w:jc w:val="left"/>
              <w:rPr>
                <w:rFonts w:cs="Arial"/>
                <w:sz w:val="20"/>
              </w:rPr>
            </w:pPr>
          </w:p>
        </w:tc>
        <w:tc>
          <w:tcPr>
            <w:tcW w:w="657" w:type="pct"/>
            <w:shd w:val="clear" w:color="auto" w:fill="auto"/>
          </w:tcPr>
          <w:p w14:paraId="0824F4D8" w14:textId="77777777" w:rsidR="007B78EC" w:rsidRPr="00F94454" w:rsidRDefault="007B78EC" w:rsidP="00B67203">
            <w:pPr>
              <w:spacing w:line="276" w:lineRule="auto"/>
              <w:jc w:val="left"/>
              <w:rPr>
                <w:rFonts w:cs="Arial"/>
                <w:sz w:val="20"/>
              </w:rPr>
            </w:pPr>
            <w:r>
              <w:rPr>
                <w:rFonts w:cs="Arial"/>
                <w:color w:val="000000"/>
                <w:sz w:val="20"/>
                <w:szCs w:val="20"/>
              </w:rPr>
              <w:t>ПП-15.01.01.01</w:t>
            </w:r>
          </w:p>
        </w:tc>
        <w:tc>
          <w:tcPr>
            <w:tcW w:w="772" w:type="pct"/>
            <w:shd w:val="clear" w:color="auto" w:fill="auto"/>
          </w:tcPr>
          <w:p w14:paraId="0CD1BAAB" w14:textId="77777777" w:rsidR="007B78EC" w:rsidRPr="00F94454" w:rsidRDefault="007B78EC" w:rsidP="00B67203">
            <w:pPr>
              <w:spacing w:line="276" w:lineRule="auto"/>
              <w:jc w:val="left"/>
              <w:rPr>
                <w:rFonts w:cs="Arial"/>
                <w:sz w:val="20"/>
              </w:rPr>
            </w:pPr>
            <w:r>
              <w:rPr>
                <w:rFonts w:cs="Arial"/>
                <w:color w:val="000000"/>
                <w:sz w:val="20"/>
                <w:szCs w:val="20"/>
              </w:rPr>
              <w:t>Получение и обработка в МФЦ входящих первичных документов</w:t>
            </w:r>
          </w:p>
        </w:tc>
        <w:tc>
          <w:tcPr>
            <w:tcW w:w="586" w:type="pct"/>
            <w:shd w:val="clear" w:color="auto" w:fill="auto"/>
          </w:tcPr>
          <w:p w14:paraId="64F2EE70" w14:textId="77777777" w:rsidR="007B78EC" w:rsidRPr="00F94454" w:rsidRDefault="007B78EC" w:rsidP="00B67203">
            <w:pPr>
              <w:spacing w:line="276" w:lineRule="auto"/>
              <w:jc w:val="left"/>
              <w:rPr>
                <w:rFonts w:cs="Arial"/>
                <w:sz w:val="20"/>
              </w:rPr>
            </w:pPr>
          </w:p>
        </w:tc>
      </w:tr>
      <w:tr w:rsidR="007B78EC" w:rsidRPr="00F94454" w14:paraId="395A3E98" w14:textId="77777777" w:rsidTr="005A3595">
        <w:trPr>
          <w:cantSplit/>
        </w:trPr>
        <w:tc>
          <w:tcPr>
            <w:tcW w:w="657" w:type="pct"/>
            <w:shd w:val="clear" w:color="auto" w:fill="auto"/>
          </w:tcPr>
          <w:p w14:paraId="0AA8961B" w14:textId="77777777" w:rsidR="007B78EC" w:rsidRPr="00F94454" w:rsidRDefault="007B78EC" w:rsidP="00B67203">
            <w:pPr>
              <w:spacing w:line="276" w:lineRule="auto"/>
              <w:jc w:val="left"/>
              <w:rPr>
                <w:rFonts w:cs="Arial"/>
                <w:sz w:val="20"/>
              </w:rPr>
            </w:pPr>
            <w:r>
              <w:rPr>
                <w:rFonts w:cs="Arial"/>
                <w:color w:val="000000"/>
                <w:sz w:val="20"/>
                <w:szCs w:val="20"/>
              </w:rPr>
              <w:t>ПП-10.04.04.02-ERP</w:t>
            </w:r>
          </w:p>
        </w:tc>
        <w:tc>
          <w:tcPr>
            <w:tcW w:w="733" w:type="pct"/>
            <w:shd w:val="clear" w:color="auto" w:fill="auto"/>
          </w:tcPr>
          <w:p w14:paraId="00933785" w14:textId="77777777" w:rsidR="007B78EC" w:rsidRPr="00F94454" w:rsidRDefault="007B78EC" w:rsidP="00B67203">
            <w:pPr>
              <w:spacing w:line="276" w:lineRule="auto"/>
              <w:jc w:val="left"/>
              <w:rPr>
                <w:rFonts w:cs="Arial"/>
                <w:sz w:val="20"/>
              </w:rPr>
            </w:pPr>
            <w:r>
              <w:rPr>
                <w:rFonts w:cs="Arial"/>
                <w:color w:val="000000"/>
                <w:sz w:val="20"/>
                <w:szCs w:val="20"/>
              </w:rPr>
              <w:t>Допретензионная работа по МТР</w:t>
            </w:r>
          </w:p>
        </w:tc>
        <w:tc>
          <w:tcPr>
            <w:tcW w:w="541" w:type="pct"/>
            <w:shd w:val="clear" w:color="auto" w:fill="auto"/>
          </w:tcPr>
          <w:p w14:paraId="2AC59527" w14:textId="77777777" w:rsidR="007B78EC" w:rsidRPr="00F94454" w:rsidRDefault="007B78EC" w:rsidP="00B67203">
            <w:pPr>
              <w:spacing w:line="276" w:lineRule="auto"/>
              <w:jc w:val="left"/>
              <w:rPr>
                <w:rFonts w:cs="Arial"/>
                <w:sz w:val="20"/>
              </w:rPr>
            </w:pPr>
          </w:p>
        </w:tc>
        <w:tc>
          <w:tcPr>
            <w:tcW w:w="1053" w:type="pct"/>
            <w:shd w:val="clear" w:color="auto" w:fill="auto"/>
          </w:tcPr>
          <w:p w14:paraId="78F7B69B" w14:textId="77777777" w:rsidR="007B78EC" w:rsidRPr="00F94454" w:rsidRDefault="007B78EC" w:rsidP="00B67203">
            <w:pPr>
              <w:spacing w:line="276" w:lineRule="auto"/>
              <w:jc w:val="left"/>
              <w:rPr>
                <w:rFonts w:cs="Arial"/>
                <w:sz w:val="20"/>
              </w:rPr>
            </w:pPr>
            <w:r>
              <w:rPr>
                <w:rFonts w:cs="Arial"/>
                <w:color w:val="000000"/>
                <w:sz w:val="20"/>
                <w:szCs w:val="20"/>
              </w:rPr>
              <w:t>М-7</w:t>
            </w:r>
          </w:p>
        </w:tc>
        <w:tc>
          <w:tcPr>
            <w:tcW w:w="657" w:type="pct"/>
            <w:shd w:val="clear" w:color="auto" w:fill="auto"/>
          </w:tcPr>
          <w:p w14:paraId="522561EA"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72" w:type="pct"/>
            <w:shd w:val="clear" w:color="auto" w:fill="auto"/>
          </w:tcPr>
          <w:p w14:paraId="7F2A2B24"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86" w:type="pct"/>
            <w:shd w:val="clear" w:color="auto" w:fill="auto"/>
          </w:tcPr>
          <w:p w14:paraId="0FC5FBD1" w14:textId="77777777" w:rsidR="007B78EC" w:rsidRPr="00F94454" w:rsidRDefault="007B78EC" w:rsidP="00B67203">
            <w:pPr>
              <w:spacing w:line="276" w:lineRule="auto"/>
              <w:jc w:val="left"/>
              <w:rPr>
                <w:rFonts w:cs="Arial"/>
                <w:sz w:val="20"/>
              </w:rPr>
            </w:pPr>
          </w:p>
        </w:tc>
      </w:tr>
      <w:tr w:rsidR="007B78EC" w:rsidRPr="00F94454" w14:paraId="3E289594" w14:textId="77777777" w:rsidTr="005A3595">
        <w:trPr>
          <w:cantSplit/>
        </w:trPr>
        <w:tc>
          <w:tcPr>
            <w:tcW w:w="657" w:type="pct"/>
            <w:shd w:val="clear" w:color="auto" w:fill="auto"/>
          </w:tcPr>
          <w:p w14:paraId="56201380" w14:textId="77777777" w:rsidR="007B78EC" w:rsidRPr="00F94454" w:rsidRDefault="007B78EC" w:rsidP="00B67203">
            <w:pPr>
              <w:spacing w:line="276" w:lineRule="auto"/>
              <w:jc w:val="left"/>
              <w:rPr>
                <w:rFonts w:cs="Arial"/>
                <w:sz w:val="20"/>
              </w:rPr>
            </w:pPr>
            <w:r>
              <w:rPr>
                <w:rFonts w:cs="Arial"/>
                <w:color w:val="000000"/>
                <w:sz w:val="20"/>
                <w:szCs w:val="20"/>
              </w:rPr>
              <w:t>ПП-10.04.04.01-ERP</w:t>
            </w:r>
          </w:p>
        </w:tc>
        <w:tc>
          <w:tcPr>
            <w:tcW w:w="733" w:type="pct"/>
            <w:shd w:val="clear" w:color="auto" w:fill="auto"/>
          </w:tcPr>
          <w:p w14:paraId="2798FDE0" w14:textId="77777777" w:rsidR="007B78EC" w:rsidRPr="00F94454" w:rsidRDefault="007B78EC" w:rsidP="00B67203">
            <w:pPr>
              <w:spacing w:line="276" w:lineRule="auto"/>
              <w:jc w:val="left"/>
              <w:rPr>
                <w:rFonts w:cs="Arial"/>
                <w:sz w:val="20"/>
              </w:rPr>
            </w:pPr>
            <w:r>
              <w:rPr>
                <w:rFonts w:cs="Arial"/>
                <w:color w:val="000000"/>
                <w:sz w:val="20"/>
                <w:szCs w:val="20"/>
              </w:rPr>
              <w:t xml:space="preserve"> Управление обязательствами по закупке МТР (кроме допретензионной работы)</w:t>
            </w:r>
          </w:p>
        </w:tc>
        <w:tc>
          <w:tcPr>
            <w:tcW w:w="541" w:type="pct"/>
            <w:shd w:val="clear" w:color="auto" w:fill="auto"/>
          </w:tcPr>
          <w:p w14:paraId="33505530" w14:textId="77777777" w:rsidR="007B78EC" w:rsidRPr="00F94454" w:rsidRDefault="007B78EC" w:rsidP="00B67203">
            <w:pPr>
              <w:spacing w:line="276" w:lineRule="auto"/>
              <w:jc w:val="left"/>
              <w:rPr>
                <w:rFonts w:cs="Arial"/>
                <w:sz w:val="20"/>
              </w:rPr>
            </w:pPr>
          </w:p>
        </w:tc>
        <w:tc>
          <w:tcPr>
            <w:tcW w:w="1053" w:type="pct"/>
            <w:shd w:val="clear" w:color="auto" w:fill="auto"/>
          </w:tcPr>
          <w:p w14:paraId="2BE0F1F9" w14:textId="77777777" w:rsidR="007B78EC" w:rsidRPr="00F94454" w:rsidRDefault="007B78EC" w:rsidP="00B67203">
            <w:pPr>
              <w:spacing w:line="276" w:lineRule="auto"/>
              <w:jc w:val="left"/>
              <w:rPr>
                <w:rFonts w:cs="Arial"/>
                <w:sz w:val="20"/>
              </w:rPr>
            </w:pPr>
            <w:r>
              <w:rPr>
                <w:rFonts w:cs="Arial"/>
                <w:color w:val="000000"/>
                <w:sz w:val="20"/>
                <w:szCs w:val="20"/>
              </w:rPr>
              <w:t>Документ материала</w:t>
            </w:r>
          </w:p>
        </w:tc>
        <w:tc>
          <w:tcPr>
            <w:tcW w:w="657" w:type="pct"/>
            <w:shd w:val="clear" w:color="auto" w:fill="auto"/>
          </w:tcPr>
          <w:p w14:paraId="6FAFA7A2"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72" w:type="pct"/>
            <w:shd w:val="clear" w:color="auto" w:fill="auto"/>
          </w:tcPr>
          <w:p w14:paraId="40BEEB50"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86" w:type="pct"/>
            <w:shd w:val="clear" w:color="auto" w:fill="auto"/>
          </w:tcPr>
          <w:p w14:paraId="77562078" w14:textId="77777777" w:rsidR="007B78EC" w:rsidRPr="00F94454" w:rsidRDefault="007B78EC" w:rsidP="00B67203">
            <w:pPr>
              <w:spacing w:line="276" w:lineRule="auto"/>
              <w:jc w:val="left"/>
              <w:rPr>
                <w:rFonts w:cs="Arial"/>
                <w:sz w:val="20"/>
              </w:rPr>
            </w:pPr>
          </w:p>
        </w:tc>
      </w:tr>
      <w:tr w:rsidR="007B78EC" w:rsidRPr="00F94454" w14:paraId="40DC1E3E" w14:textId="77777777" w:rsidTr="005A3595">
        <w:trPr>
          <w:cantSplit/>
        </w:trPr>
        <w:tc>
          <w:tcPr>
            <w:tcW w:w="657" w:type="pct"/>
            <w:shd w:val="clear" w:color="auto" w:fill="auto"/>
          </w:tcPr>
          <w:p w14:paraId="35FF1D84"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33" w:type="pct"/>
            <w:shd w:val="clear" w:color="auto" w:fill="auto"/>
          </w:tcPr>
          <w:p w14:paraId="171C2720"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41" w:type="pct"/>
            <w:shd w:val="clear" w:color="auto" w:fill="auto"/>
          </w:tcPr>
          <w:p w14:paraId="2E15A5C2" w14:textId="77777777" w:rsidR="007B78EC" w:rsidRPr="00F94454" w:rsidRDefault="007B78EC" w:rsidP="00B67203">
            <w:pPr>
              <w:spacing w:line="276" w:lineRule="auto"/>
              <w:jc w:val="left"/>
              <w:rPr>
                <w:rFonts w:cs="Arial"/>
                <w:sz w:val="20"/>
              </w:rPr>
            </w:pPr>
          </w:p>
        </w:tc>
        <w:tc>
          <w:tcPr>
            <w:tcW w:w="1053" w:type="pct"/>
            <w:shd w:val="clear" w:color="auto" w:fill="auto"/>
          </w:tcPr>
          <w:p w14:paraId="0F84C09F" w14:textId="77777777" w:rsidR="007B78EC" w:rsidRPr="00F94454" w:rsidRDefault="007B78EC" w:rsidP="00B67203">
            <w:pPr>
              <w:spacing w:line="276" w:lineRule="auto"/>
              <w:jc w:val="left"/>
              <w:rPr>
                <w:rFonts w:cs="Arial"/>
                <w:sz w:val="20"/>
              </w:rPr>
            </w:pPr>
            <w:r>
              <w:rPr>
                <w:rFonts w:cs="Arial"/>
                <w:color w:val="000000"/>
                <w:sz w:val="20"/>
                <w:szCs w:val="20"/>
              </w:rPr>
              <w:t>Заказ на поставку</w:t>
            </w:r>
            <w:r>
              <w:rPr>
                <w:rFonts w:cs="Arial"/>
                <w:color w:val="000000"/>
                <w:sz w:val="20"/>
                <w:szCs w:val="20"/>
              </w:rPr>
              <w:br/>
              <w:t>Спецификация к договору</w:t>
            </w:r>
          </w:p>
        </w:tc>
        <w:tc>
          <w:tcPr>
            <w:tcW w:w="657" w:type="pct"/>
            <w:shd w:val="clear" w:color="auto" w:fill="auto"/>
          </w:tcPr>
          <w:p w14:paraId="72DE4FA0" w14:textId="77777777" w:rsidR="007B78EC" w:rsidRPr="00F94454" w:rsidRDefault="007B78EC" w:rsidP="00B67203">
            <w:pPr>
              <w:spacing w:line="276" w:lineRule="auto"/>
              <w:jc w:val="left"/>
              <w:rPr>
                <w:rFonts w:cs="Arial"/>
                <w:sz w:val="20"/>
              </w:rPr>
            </w:pPr>
            <w:r>
              <w:rPr>
                <w:rFonts w:cs="Arial"/>
                <w:color w:val="000000"/>
                <w:sz w:val="20"/>
                <w:szCs w:val="20"/>
              </w:rPr>
              <w:t>ПП-10.04.04.01-ERP</w:t>
            </w:r>
          </w:p>
        </w:tc>
        <w:tc>
          <w:tcPr>
            <w:tcW w:w="772" w:type="pct"/>
            <w:shd w:val="clear" w:color="auto" w:fill="auto"/>
          </w:tcPr>
          <w:p w14:paraId="55A1B259" w14:textId="77777777" w:rsidR="007B78EC" w:rsidRPr="00F94454" w:rsidRDefault="007B78EC" w:rsidP="00B67203">
            <w:pPr>
              <w:spacing w:line="276" w:lineRule="auto"/>
              <w:jc w:val="left"/>
              <w:rPr>
                <w:rFonts w:cs="Arial"/>
                <w:sz w:val="20"/>
              </w:rPr>
            </w:pPr>
            <w:r>
              <w:rPr>
                <w:rFonts w:cs="Arial"/>
                <w:color w:val="000000"/>
                <w:sz w:val="20"/>
                <w:szCs w:val="20"/>
              </w:rPr>
              <w:t xml:space="preserve"> Управление обязательствами по закупке МТР (кроме допретензионной работы)</w:t>
            </w:r>
          </w:p>
        </w:tc>
        <w:tc>
          <w:tcPr>
            <w:tcW w:w="586" w:type="pct"/>
            <w:shd w:val="clear" w:color="auto" w:fill="auto"/>
          </w:tcPr>
          <w:p w14:paraId="3743D8AC" w14:textId="77777777" w:rsidR="007B78EC" w:rsidRPr="00F94454" w:rsidRDefault="007B78EC" w:rsidP="00B67203">
            <w:pPr>
              <w:spacing w:line="276" w:lineRule="auto"/>
              <w:jc w:val="left"/>
              <w:rPr>
                <w:rFonts w:cs="Arial"/>
                <w:sz w:val="20"/>
              </w:rPr>
            </w:pPr>
          </w:p>
        </w:tc>
      </w:tr>
      <w:tr w:rsidR="007B78EC" w:rsidRPr="00F94454" w14:paraId="31F5DEF5" w14:textId="77777777" w:rsidTr="005A3595">
        <w:trPr>
          <w:cantSplit/>
        </w:trPr>
        <w:tc>
          <w:tcPr>
            <w:tcW w:w="657" w:type="pct"/>
            <w:shd w:val="clear" w:color="auto" w:fill="auto"/>
          </w:tcPr>
          <w:p w14:paraId="57810F9B" w14:textId="77777777" w:rsidR="007B78EC" w:rsidRPr="00F94454" w:rsidRDefault="007B78EC" w:rsidP="00B67203">
            <w:pPr>
              <w:spacing w:line="276" w:lineRule="auto"/>
              <w:jc w:val="left"/>
              <w:rPr>
                <w:rFonts w:cs="Arial"/>
                <w:sz w:val="20"/>
              </w:rPr>
            </w:pPr>
            <w:r>
              <w:rPr>
                <w:rFonts w:cs="Arial"/>
                <w:color w:val="000000"/>
                <w:sz w:val="20"/>
                <w:szCs w:val="20"/>
              </w:rPr>
              <w:t>ПП-03.06.03.01-ERP</w:t>
            </w:r>
          </w:p>
        </w:tc>
        <w:tc>
          <w:tcPr>
            <w:tcW w:w="733" w:type="pct"/>
            <w:shd w:val="clear" w:color="auto" w:fill="auto"/>
          </w:tcPr>
          <w:p w14:paraId="0D409A68" w14:textId="77777777" w:rsidR="007B78EC" w:rsidRPr="00F94454" w:rsidRDefault="007B78EC" w:rsidP="00B67203">
            <w:pPr>
              <w:spacing w:line="276" w:lineRule="auto"/>
              <w:jc w:val="left"/>
              <w:rPr>
                <w:rFonts w:cs="Arial"/>
                <w:sz w:val="20"/>
              </w:rPr>
            </w:pPr>
            <w:r>
              <w:rPr>
                <w:rFonts w:cs="Arial"/>
                <w:color w:val="000000"/>
                <w:sz w:val="20"/>
                <w:szCs w:val="20"/>
              </w:rPr>
              <w:t>Учет входящего НДС</w:t>
            </w:r>
          </w:p>
        </w:tc>
        <w:tc>
          <w:tcPr>
            <w:tcW w:w="541" w:type="pct"/>
            <w:shd w:val="clear" w:color="auto" w:fill="auto"/>
          </w:tcPr>
          <w:p w14:paraId="02704D3E" w14:textId="77777777" w:rsidR="007B78EC" w:rsidRPr="00F94454" w:rsidRDefault="007B78EC" w:rsidP="00B67203">
            <w:pPr>
              <w:spacing w:line="276" w:lineRule="auto"/>
              <w:jc w:val="left"/>
              <w:rPr>
                <w:rFonts w:cs="Arial"/>
                <w:sz w:val="20"/>
              </w:rPr>
            </w:pPr>
          </w:p>
        </w:tc>
        <w:tc>
          <w:tcPr>
            <w:tcW w:w="1053" w:type="pct"/>
            <w:shd w:val="clear" w:color="auto" w:fill="auto"/>
          </w:tcPr>
          <w:p w14:paraId="2950059D" w14:textId="77777777" w:rsidR="007B78EC" w:rsidRPr="00F94454" w:rsidRDefault="007B78EC" w:rsidP="00B67203">
            <w:pPr>
              <w:spacing w:line="276" w:lineRule="auto"/>
              <w:jc w:val="left"/>
              <w:rPr>
                <w:rFonts w:cs="Arial"/>
                <w:sz w:val="20"/>
              </w:rPr>
            </w:pPr>
            <w:r>
              <w:rPr>
                <w:rFonts w:cs="Arial"/>
                <w:color w:val="000000"/>
                <w:sz w:val="20"/>
                <w:szCs w:val="20"/>
              </w:rPr>
              <w:t>Документ материала</w:t>
            </w:r>
          </w:p>
        </w:tc>
        <w:tc>
          <w:tcPr>
            <w:tcW w:w="657" w:type="pct"/>
            <w:shd w:val="clear" w:color="auto" w:fill="auto"/>
          </w:tcPr>
          <w:p w14:paraId="7DF41374"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72" w:type="pct"/>
            <w:shd w:val="clear" w:color="auto" w:fill="auto"/>
          </w:tcPr>
          <w:p w14:paraId="179B3B8F"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86" w:type="pct"/>
            <w:shd w:val="clear" w:color="auto" w:fill="auto"/>
          </w:tcPr>
          <w:p w14:paraId="39489E83" w14:textId="77777777" w:rsidR="007B78EC" w:rsidRPr="00F94454" w:rsidRDefault="007B78EC" w:rsidP="00B67203">
            <w:pPr>
              <w:spacing w:line="276" w:lineRule="auto"/>
              <w:jc w:val="left"/>
              <w:rPr>
                <w:rFonts w:cs="Arial"/>
                <w:sz w:val="20"/>
              </w:rPr>
            </w:pPr>
          </w:p>
        </w:tc>
      </w:tr>
      <w:tr w:rsidR="007B78EC" w:rsidRPr="00F94454" w14:paraId="63BF6725" w14:textId="77777777" w:rsidTr="005A3595">
        <w:trPr>
          <w:cantSplit/>
        </w:trPr>
        <w:tc>
          <w:tcPr>
            <w:tcW w:w="657" w:type="pct"/>
            <w:shd w:val="clear" w:color="auto" w:fill="auto"/>
          </w:tcPr>
          <w:p w14:paraId="40772EE7"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33" w:type="pct"/>
            <w:shd w:val="clear" w:color="auto" w:fill="auto"/>
          </w:tcPr>
          <w:p w14:paraId="374F1BDA"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41" w:type="pct"/>
            <w:shd w:val="clear" w:color="auto" w:fill="auto"/>
          </w:tcPr>
          <w:p w14:paraId="70EC3C0E" w14:textId="77777777" w:rsidR="007B78EC" w:rsidRPr="00F94454" w:rsidRDefault="007B78EC" w:rsidP="00B67203">
            <w:pPr>
              <w:spacing w:line="276" w:lineRule="auto"/>
              <w:jc w:val="left"/>
              <w:rPr>
                <w:rFonts w:cs="Arial"/>
                <w:sz w:val="20"/>
              </w:rPr>
            </w:pPr>
          </w:p>
        </w:tc>
        <w:tc>
          <w:tcPr>
            <w:tcW w:w="1053" w:type="pct"/>
            <w:shd w:val="clear" w:color="auto" w:fill="auto"/>
          </w:tcPr>
          <w:p w14:paraId="31C8D854" w14:textId="77777777" w:rsidR="007B78EC" w:rsidRPr="00F94454" w:rsidRDefault="007B78EC" w:rsidP="00B67203">
            <w:pPr>
              <w:spacing w:line="276" w:lineRule="auto"/>
              <w:jc w:val="left"/>
              <w:rPr>
                <w:rFonts w:cs="Arial"/>
                <w:sz w:val="20"/>
              </w:rPr>
            </w:pPr>
            <w:r>
              <w:rPr>
                <w:rFonts w:cs="Arial"/>
                <w:color w:val="000000"/>
                <w:sz w:val="20"/>
                <w:szCs w:val="20"/>
              </w:rPr>
              <w:t>График сдачи металлолома</w:t>
            </w:r>
            <w:r>
              <w:rPr>
                <w:rFonts w:cs="Arial"/>
                <w:color w:val="000000"/>
                <w:sz w:val="20"/>
                <w:szCs w:val="20"/>
              </w:rPr>
              <w:br/>
              <w:t>Акт осмотра и списания объекта ОС ВН-ОС-5</w:t>
            </w:r>
          </w:p>
        </w:tc>
        <w:tc>
          <w:tcPr>
            <w:tcW w:w="657" w:type="pct"/>
            <w:shd w:val="clear" w:color="auto" w:fill="auto"/>
          </w:tcPr>
          <w:p w14:paraId="011FD015" w14:textId="77777777" w:rsidR="007B78EC" w:rsidRPr="00F94454" w:rsidRDefault="007B78EC" w:rsidP="00B67203">
            <w:pPr>
              <w:spacing w:line="276" w:lineRule="auto"/>
              <w:jc w:val="left"/>
              <w:rPr>
                <w:rFonts w:cs="Arial"/>
                <w:sz w:val="20"/>
              </w:rPr>
            </w:pPr>
            <w:r>
              <w:rPr>
                <w:rFonts w:cs="Arial"/>
                <w:color w:val="000000"/>
                <w:sz w:val="20"/>
                <w:szCs w:val="20"/>
              </w:rPr>
              <w:t>ПП-07.01.02.04-ERP</w:t>
            </w:r>
          </w:p>
        </w:tc>
        <w:tc>
          <w:tcPr>
            <w:tcW w:w="772" w:type="pct"/>
            <w:shd w:val="clear" w:color="auto" w:fill="auto"/>
          </w:tcPr>
          <w:p w14:paraId="3C7E66A2" w14:textId="77777777" w:rsidR="007B78EC" w:rsidRPr="00F94454" w:rsidRDefault="007B78EC" w:rsidP="00B67203">
            <w:pPr>
              <w:spacing w:line="276" w:lineRule="auto"/>
              <w:jc w:val="left"/>
              <w:rPr>
                <w:rFonts w:cs="Arial"/>
                <w:sz w:val="20"/>
              </w:rPr>
            </w:pPr>
            <w:r>
              <w:rPr>
                <w:rFonts w:cs="Arial"/>
                <w:color w:val="000000"/>
                <w:sz w:val="20"/>
                <w:szCs w:val="20"/>
              </w:rPr>
              <w:t>Вывод производственных активов из эксплуатации (списание ОС и утилизация)</w:t>
            </w:r>
          </w:p>
        </w:tc>
        <w:tc>
          <w:tcPr>
            <w:tcW w:w="586" w:type="pct"/>
            <w:shd w:val="clear" w:color="auto" w:fill="auto"/>
          </w:tcPr>
          <w:p w14:paraId="583426C0" w14:textId="77777777" w:rsidR="007B78EC" w:rsidRPr="00F94454" w:rsidRDefault="007B78EC" w:rsidP="00B67203">
            <w:pPr>
              <w:spacing w:line="276" w:lineRule="auto"/>
              <w:jc w:val="left"/>
              <w:rPr>
                <w:rFonts w:cs="Arial"/>
                <w:sz w:val="20"/>
              </w:rPr>
            </w:pPr>
          </w:p>
        </w:tc>
      </w:tr>
      <w:tr w:rsidR="007B78EC" w:rsidRPr="00F94454" w14:paraId="62E7B1FD" w14:textId="77777777" w:rsidTr="005A3595">
        <w:trPr>
          <w:cantSplit/>
        </w:trPr>
        <w:tc>
          <w:tcPr>
            <w:tcW w:w="657" w:type="pct"/>
            <w:shd w:val="clear" w:color="auto" w:fill="auto"/>
          </w:tcPr>
          <w:p w14:paraId="40E4D6A6" w14:textId="77777777" w:rsidR="007B78EC" w:rsidRPr="00F94454" w:rsidRDefault="007B78EC" w:rsidP="00B67203">
            <w:pPr>
              <w:spacing w:line="276" w:lineRule="auto"/>
              <w:jc w:val="left"/>
              <w:rPr>
                <w:rFonts w:cs="Arial"/>
                <w:sz w:val="20"/>
              </w:rPr>
            </w:pPr>
            <w:r>
              <w:rPr>
                <w:rFonts w:cs="Arial"/>
                <w:color w:val="000000"/>
                <w:sz w:val="20"/>
                <w:szCs w:val="20"/>
              </w:rPr>
              <w:t>ПП-07.05.03-ERP</w:t>
            </w:r>
          </w:p>
        </w:tc>
        <w:tc>
          <w:tcPr>
            <w:tcW w:w="733" w:type="pct"/>
            <w:shd w:val="clear" w:color="auto" w:fill="auto"/>
          </w:tcPr>
          <w:p w14:paraId="260B80D6" w14:textId="77777777" w:rsidR="007B78EC" w:rsidRPr="00F94454" w:rsidRDefault="007B78EC" w:rsidP="00B67203">
            <w:pPr>
              <w:spacing w:line="276" w:lineRule="auto"/>
              <w:jc w:val="left"/>
              <w:rPr>
                <w:rFonts w:cs="Arial"/>
                <w:sz w:val="20"/>
              </w:rPr>
            </w:pPr>
            <w:r>
              <w:rPr>
                <w:rFonts w:cs="Arial"/>
                <w:color w:val="000000"/>
                <w:sz w:val="20"/>
                <w:szCs w:val="20"/>
              </w:rPr>
              <w:t>Формирование и потребление обменного фонда</w:t>
            </w:r>
          </w:p>
        </w:tc>
        <w:tc>
          <w:tcPr>
            <w:tcW w:w="541" w:type="pct"/>
            <w:shd w:val="clear" w:color="auto" w:fill="auto"/>
          </w:tcPr>
          <w:p w14:paraId="225A661D" w14:textId="77777777" w:rsidR="007B78EC" w:rsidRPr="00F94454" w:rsidRDefault="007B78EC" w:rsidP="00B67203">
            <w:pPr>
              <w:spacing w:line="276" w:lineRule="auto"/>
              <w:jc w:val="left"/>
              <w:rPr>
                <w:rFonts w:cs="Arial"/>
                <w:sz w:val="20"/>
              </w:rPr>
            </w:pPr>
          </w:p>
        </w:tc>
        <w:tc>
          <w:tcPr>
            <w:tcW w:w="1053" w:type="pct"/>
            <w:shd w:val="clear" w:color="auto" w:fill="auto"/>
          </w:tcPr>
          <w:p w14:paraId="010C2E3F" w14:textId="77777777" w:rsidR="007B78EC" w:rsidRPr="00F94454" w:rsidRDefault="007B78EC" w:rsidP="00B67203">
            <w:pPr>
              <w:spacing w:line="276" w:lineRule="auto"/>
              <w:jc w:val="left"/>
              <w:rPr>
                <w:rFonts w:cs="Arial"/>
                <w:sz w:val="20"/>
              </w:rPr>
            </w:pPr>
            <w:r>
              <w:rPr>
                <w:rFonts w:cs="Arial"/>
                <w:color w:val="000000"/>
                <w:sz w:val="20"/>
                <w:szCs w:val="20"/>
              </w:rPr>
              <w:t>Документ материала</w:t>
            </w:r>
          </w:p>
        </w:tc>
        <w:tc>
          <w:tcPr>
            <w:tcW w:w="657" w:type="pct"/>
            <w:shd w:val="clear" w:color="auto" w:fill="auto"/>
          </w:tcPr>
          <w:p w14:paraId="4B56D3D8"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72" w:type="pct"/>
            <w:shd w:val="clear" w:color="auto" w:fill="auto"/>
          </w:tcPr>
          <w:p w14:paraId="5D09DEB5"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86" w:type="pct"/>
            <w:shd w:val="clear" w:color="auto" w:fill="auto"/>
          </w:tcPr>
          <w:p w14:paraId="5EB1B7DE" w14:textId="77777777" w:rsidR="007B78EC" w:rsidRPr="00F94454" w:rsidRDefault="007B78EC" w:rsidP="00B67203">
            <w:pPr>
              <w:spacing w:line="276" w:lineRule="auto"/>
              <w:jc w:val="left"/>
              <w:rPr>
                <w:rFonts w:cs="Arial"/>
                <w:sz w:val="20"/>
              </w:rPr>
            </w:pPr>
          </w:p>
        </w:tc>
      </w:tr>
      <w:tr w:rsidR="007B78EC" w:rsidRPr="00F94454" w14:paraId="29524BEE" w14:textId="77777777" w:rsidTr="005A3595">
        <w:trPr>
          <w:cantSplit/>
        </w:trPr>
        <w:tc>
          <w:tcPr>
            <w:tcW w:w="657" w:type="pct"/>
            <w:shd w:val="clear" w:color="auto" w:fill="auto"/>
          </w:tcPr>
          <w:p w14:paraId="6DA417CA" w14:textId="77777777" w:rsidR="007B78EC" w:rsidRPr="00F94454" w:rsidRDefault="007B78EC" w:rsidP="00B67203">
            <w:pPr>
              <w:spacing w:line="276" w:lineRule="auto"/>
              <w:jc w:val="left"/>
              <w:rPr>
                <w:rFonts w:cs="Arial"/>
                <w:sz w:val="20"/>
              </w:rPr>
            </w:pPr>
            <w:r>
              <w:rPr>
                <w:rFonts w:cs="Arial"/>
                <w:color w:val="000000"/>
                <w:sz w:val="20"/>
                <w:szCs w:val="20"/>
              </w:rPr>
              <w:lastRenderedPageBreak/>
              <w:t>ПП-10.07.03.01-ERP</w:t>
            </w:r>
          </w:p>
        </w:tc>
        <w:tc>
          <w:tcPr>
            <w:tcW w:w="733" w:type="pct"/>
            <w:shd w:val="clear" w:color="auto" w:fill="auto"/>
          </w:tcPr>
          <w:p w14:paraId="4B319B44"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41" w:type="pct"/>
            <w:shd w:val="clear" w:color="auto" w:fill="auto"/>
          </w:tcPr>
          <w:p w14:paraId="491E5559" w14:textId="77777777" w:rsidR="007B78EC" w:rsidRPr="00F94454" w:rsidRDefault="007B78EC" w:rsidP="00B67203">
            <w:pPr>
              <w:spacing w:line="276" w:lineRule="auto"/>
              <w:jc w:val="left"/>
              <w:rPr>
                <w:rFonts w:cs="Arial"/>
                <w:sz w:val="20"/>
              </w:rPr>
            </w:pPr>
          </w:p>
        </w:tc>
        <w:tc>
          <w:tcPr>
            <w:tcW w:w="1053" w:type="pct"/>
            <w:shd w:val="clear" w:color="auto" w:fill="auto"/>
          </w:tcPr>
          <w:p w14:paraId="2BBD0269" w14:textId="77777777" w:rsidR="007B78EC" w:rsidRPr="00F94454" w:rsidRDefault="007B78EC" w:rsidP="00B67203">
            <w:pPr>
              <w:spacing w:line="276" w:lineRule="auto"/>
              <w:jc w:val="left"/>
              <w:rPr>
                <w:rFonts w:cs="Arial"/>
                <w:sz w:val="20"/>
              </w:rPr>
            </w:pPr>
            <w:r>
              <w:rPr>
                <w:rFonts w:cs="Arial"/>
                <w:color w:val="000000"/>
                <w:sz w:val="20"/>
                <w:szCs w:val="20"/>
              </w:rPr>
              <w:t>Документ материала</w:t>
            </w:r>
            <w:r>
              <w:rPr>
                <w:rFonts w:cs="Arial"/>
                <w:color w:val="000000"/>
                <w:sz w:val="20"/>
                <w:szCs w:val="20"/>
              </w:rPr>
              <w:br/>
              <w:t>ОЗМ</w:t>
            </w:r>
          </w:p>
        </w:tc>
        <w:tc>
          <w:tcPr>
            <w:tcW w:w="657" w:type="pct"/>
            <w:shd w:val="clear" w:color="auto" w:fill="auto"/>
          </w:tcPr>
          <w:p w14:paraId="0D125023" w14:textId="77777777" w:rsidR="007B78EC" w:rsidRPr="00F94454" w:rsidRDefault="007B78EC" w:rsidP="00B67203">
            <w:pPr>
              <w:spacing w:line="276" w:lineRule="auto"/>
              <w:jc w:val="left"/>
              <w:rPr>
                <w:rFonts w:cs="Arial"/>
                <w:sz w:val="20"/>
              </w:rPr>
            </w:pPr>
            <w:r>
              <w:rPr>
                <w:rFonts w:cs="Arial"/>
                <w:color w:val="000000"/>
                <w:sz w:val="20"/>
                <w:szCs w:val="20"/>
              </w:rPr>
              <w:t>ПП-07.05.03-ERP</w:t>
            </w:r>
          </w:p>
        </w:tc>
        <w:tc>
          <w:tcPr>
            <w:tcW w:w="772" w:type="pct"/>
            <w:shd w:val="clear" w:color="auto" w:fill="auto"/>
          </w:tcPr>
          <w:p w14:paraId="129907F7" w14:textId="77777777" w:rsidR="007B78EC" w:rsidRPr="00F94454" w:rsidRDefault="007B78EC" w:rsidP="00B67203">
            <w:pPr>
              <w:spacing w:line="276" w:lineRule="auto"/>
              <w:jc w:val="left"/>
              <w:rPr>
                <w:rFonts w:cs="Arial"/>
                <w:sz w:val="20"/>
              </w:rPr>
            </w:pPr>
            <w:r>
              <w:rPr>
                <w:rFonts w:cs="Arial"/>
                <w:color w:val="000000"/>
                <w:sz w:val="20"/>
                <w:szCs w:val="20"/>
              </w:rPr>
              <w:t>Формирование и потребление обменного фонда</w:t>
            </w:r>
          </w:p>
        </w:tc>
        <w:tc>
          <w:tcPr>
            <w:tcW w:w="586" w:type="pct"/>
            <w:shd w:val="clear" w:color="auto" w:fill="auto"/>
          </w:tcPr>
          <w:p w14:paraId="13D33984" w14:textId="77777777" w:rsidR="007B78EC" w:rsidRPr="00F94454" w:rsidRDefault="007B78EC" w:rsidP="00B67203">
            <w:pPr>
              <w:spacing w:line="276" w:lineRule="auto"/>
              <w:jc w:val="left"/>
              <w:rPr>
                <w:rFonts w:cs="Arial"/>
                <w:sz w:val="20"/>
              </w:rPr>
            </w:pPr>
          </w:p>
        </w:tc>
      </w:tr>
      <w:tr w:rsidR="007B78EC" w:rsidRPr="00F94454" w14:paraId="5C75F1B4" w14:textId="77777777" w:rsidTr="005A3595">
        <w:trPr>
          <w:cantSplit/>
        </w:trPr>
        <w:tc>
          <w:tcPr>
            <w:tcW w:w="657" w:type="pct"/>
            <w:shd w:val="clear" w:color="auto" w:fill="auto"/>
          </w:tcPr>
          <w:p w14:paraId="5537AE2B"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33" w:type="pct"/>
            <w:shd w:val="clear" w:color="auto" w:fill="auto"/>
          </w:tcPr>
          <w:p w14:paraId="5421971D"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41" w:type="pct"/>
            <w:shd w:val="clear" w:color="auto" w:fill="auto"/>
          </w:tcPr>
          <w:p w14:paraId="27AF182A" w14:textId="77777777" w:rsidR="007B78EC" w:rsidRPr="00F94454" w:rsidRDefault="007B78EC" w:rsidP="00B67203">
            <w:pPr>
              <w:spacing w:line="276" w:lineRule="auto"/>
              <w:jc w:val="left"/>
              <w:rPr>
                <w:rFonts w:cs="Arial"/>
                <w:sz w:val="20"/>
              </w:rPr>
            </w:pPr>
          </w:p>
        </w:tc>
        <w:tc>
          <w:tcPr>
            <w:tcW w:w="1053" w:type="pct"/>
            <w:shd w:val="clear" w:color="auto" w:fill="auto"/>
          </w:tcPr>
          <w:p w14:paraId="033EDAEE" w14:textId="71B59565" w:rsidR="007B78EC" w:rsidRPr="00F94454" w:rsidRDefault="007B78EC" w:rsidP="00B67203">
            <w:pPr>
              <w:spacing w:line="276" w:lineRule="auto"/>
              <w:jc w:val="left"/>
              <w:rPr>
                <w:rFonts w:cs="Arial"/>
                <w:sz w:val="20"/>
              </w:rPr>
            </w:pPr>
            <w:r>
              <w:rPr>
                <w:rFonts w:cs="Arial"/>
                <w:color w:val="000000"/>
                <w:sz w:val="20"/>
                <w:szCs w:val="20"/>
              </w:rPr>
              <w:t>Товаросопроводительные документы</w:t>
            </w:r>
          </w:p>
        </w:tc>
        <w:tc>
          <w:tcPr>
            <w:tcW w:w="657" w:type="pct"/>
            <w:shd w:val="clear" w:color="auto" w:fill="auto"/>
          </w:tcPr>
          <w:p w14:paraId="1D617D82" w14:textId="77777777" w:rsidR="007B78EC" w:rsidRPr="00F94454" w:rsidRDefault="007B78EC" w:rsidP="00B67203">
            <w:pPr>
              <w:spacing w:line="276" w:lineRule="auto"/>
              <w:jc w:val="left"/>
              <w:rPr>
                <w:rFonts w:cs="Arial"/>
                <w:sz w:val="20"/>
              </w:rPr>
            </w:pPr>
            <w:r>
              <w:rPr>
                <w:rFonts w:cs="Arial"/>
                <w:color w:val="000000"/>
                <w:sz w:val="20"/>
                <w:szCs w:val="20"/>
              </w:rPr>
              <w:t>ПП-10.07.04.01-ERP</w:t>
            </w:r>
          </w:p>
        </w:tc>
        <w:tc>
          <w:tcPr>
            <w:tcW w:w="772" w:type="pct"/>
            <w:shd w:val="clear" w:color="auto" w:fill="auto"/>
          </w:tcPr>
          <w:p w14:paraId="40189BAD" w14:textId="3004588F"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 (</w:t>
            </w:r>
            <w:r w:rsidR="00164133">
              <w:rPr>
                <w:rFonts w:cs="Arial"/>
                <w:color w:val="000000"/>
                <w:sz w:val="20"/>
                <w:szCs w:val="20"/>
                <w:lang w:val="en-US"/>
              </w:rPr>
              <w:t>WMS</w:t>
            </w:r>
            <w:r>
              <w:rPr>
                <w:rFonts w:cs="Arial"/>
                <w:color w:val="000000"/>
                <w:sz w:val="20"/>
                <w:szCs w:val="20"/>
              </w:rPr>
              <w:t xml:space="preserve">) </w:t>
            </w:r>
          </w:p>
        </w:tc>
        <w:tc>
          <w:tcPr>
            <w:tcW w:w="586" w:type="pct"/>
            <w:shd w:val="clear" w:color="auto" w:fill="auto"/>
          </w:tcPr>
          <w:p w14:paraId="0B191637" w14:textId="77777777" w:rsidR="007B78EC" w:rsidRPr="00F94454" w:rsidRDefault="007B78EC" w:rsidP="00B67203">
            <w:pPr>
              <w:spacing w:line="276" w:lineRule="auto"/>
              <w:jc w:val="left"/>
              <w:rPr>
                <w:rFonts w:cs="Arial"/>
                <w:sz w:val="20"/>
              </w:rPr>
            </w:pPr>
          </w:p>
        </w:tc>
      </w:tr>
      <w:tr w:rsidR="007B78EC" w:rsidRPr="00F94454" w14:paraId="5BD102F1" w14:textId="77777777" w:rsidTr="005A3595">
        <w:trPr>
          <w:cantSplit/>
        </w:trPr>
        <w:tc>
          <w:tcPr>
            <w:tcW w:w="657" w:type="pct"/>
            <w:shd w:val="clear" w:color="auto" w:fill="auto"/>
          </w:tcPr>
          <w:p w14:paraId="33C6694C"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33" w:type="pct"/>
            <w:shd w:val="clear" w:color="auto" w:fill="auto"/>
          </w:tcPr>
          <w:p w14:paraId="5DC25975"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41" w:type="pct"/>
            <w:shd w:val="clear" w:color="auto" w:fill="auto"/>
          </w:tcPr>
          <w:p w14:paraId="03EEB6F9" w14:textId="77777777" w:rsidR="007B78EC" w:rsidRPr="00F94454" w:rsidRDefault="007B78EC" w:rsidP="00B67203">
            <w:pPr>
              <w:spacing w:line="276" w:lineRule="auto"/>
              <w:jc w:val="left"/>
              <w:rPr>
                <w:rFonts w:cs="Arial"/>
                <w:sz w:val="20"/>
              </w:rPr>
            </w:pPr>
          </w:p>
        </w:tc>
        <w:tc>
          <w:tcPr>
            <w:tcW w:w="1053" w:type="pct"/>
            <w:shd w:val="clear" w:color="auto" w:fill="auto"/>
          </w:tcPr>
          <w:p w14:paraId="77EE1D49" w14:textId="77777777" w:rsidR="007B78EC" w:rsidRPr="00F94454" w:rsidRDefault="007B78EC" w:rsidP="00B67203">
            <w:pPr>
              <w:spacing w:line="276" w:lineRule="auto"/>
              <w:jc w:val="left"/>
              <w:rPr>
                <w:rFonts w:cs="Arial"/>
                <w:sz w:val="20"/>
              </w:rPr>
            </w:pPr>
            <w:r>
              <w:rPr>
                <w:rFonts w:cs="Arial"/>
                <w:color w:val="000000"/>
                <w:sz w:val="20"/>
                <w:szCs w:val="20"/>
              </w:rPr>
              <w:t>Входящая поставка</w:t>
            </w:r>
            <w:r>
              <w:rPr>
                <w:rFonts w:cs="Arial"/>
                <w:color w:val="000000"/>
                <w:sz w:val="20"/>
                <w:szCs w:val="20"/>
              </w:rPr>
              <w:br/>
              <w:t>Исходящая поставка</w:t>
            </w:r>
          </w:p>
        </w:tc>
        <w:tc>
          <w:tcPr>
            <w:tcW w:w="657" w:type="pct"/>
            <w:shd w:val="clear" w:color="auto" w:fill="auto"/>
          </w:tcPr>
          <w:p w14:paraId="04E66785" w14:textId="77777777" w:rsidR="007B78EC" w:rsidRPr="00F94454" w:rsidRDefault="007B78EC" w:rsidP="00B67203">
            <w:pPr>
              <w:spacing w:line="276" w:lineRule="auto"/>
              <w:jc w:val="left"/>
              <w:rPr>
                <w:rFonts w:cs="Arial"/>
                <w:sz w:val="20"/>
              </w:rPr>
            </w:pPr>
            <w:r>
              <w:rPr>
                <w:rFonts w:cs="Arial"/>
                <w:color w:val="000000"/>
                <w:sz w:val="20"/>
                <w:szCs w:val="20"/>
              </w:rPr>
              <w:t>ПП-10.07.02-ERP</w:t>
            </w:r>
          </w:p>
        </w:tc>
        <w:tc>
          <w:tcPr>
            <w:tcW w:w="772" w:type="pct"/>
            <w:shd w:val="clear" w:color="auto" w:fill="auto"/>
          </w:tcPr>
          <w:p w14:paraId="161DFF4F" w14:textId="77777777" w:rsidR="007B78EC" w:rsidRPr="00F94454" w:rsidRDefault="007B78EC" w:rsidP="00B67203">
            <w:pPr>
              <w:spacing w:line="276" w:lineRule="auto"/>
              <w:jc w:val="left"/>
              <w:rPr>
                <w:rFonts w:cs="Arial"/>
                <w:sz w:val="20"/>
              </w:rPr>
            </w:pPr>
            <w:r>
              <w:rPr>
                <w:rFonts w:cs="Arial"/>
                <w:color w:val="000000"/>
                <w:sz w:val="20"/>
                <w:szCs w:val="20"/>
              </w:rPr>
              <w:t>Планирование работы складской логистики</w:t>
            </w:r>
          </w:p>
        </w:tc>
        <w:tc>
          <w:tcPr>
            <w:tcW w:w="586" w:type="pct"/>
            <w:shd w:val="clear" w:color="auto" w:fill="auto"/>
          </w:tcPr>
          <w:p w14:paraId="17D830B3" w14:textId="77777777" w:rsidR="007B78EC" w:rsidRPr="00F94454" w:rsidRDefault="007B78EC" w:rsidP="00B67203">
            <w:pPr>
              <w:spacing w:line="276" w:lineRule="auto"/>
              <w:jc w:val="left"/>
              <w:rPr>
                <w:rFonts w:cs="Arial"/>
                <w:sz w:val="20"/>
              </w:rPr>
            </w:pPr>
          </w:p>
        </w:tc>
      </w:tr>
      <w:tr w:rsidR="007B78EC" w:rsidRPr="00F94454" w14:paraId="62EEF749" w14:textId="77777777" w:rsidTr="005A3595">
        <w:trPr>
          <w:cantSplit/>
        </w:trPr>
        <w:tc>
          <w:tcPr>
            <w:tcW w:w="657" w:type="pct"/>
            <w:shd w:val="clear" w:color="auto" w:fill="auto"/>
          </w:tcPr>
          <w:p w14:paraId="7C6AAF10"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33" w:type="pct"/>
            <w:shd w:val="clear" w:color="auto" w:fill="auto"/>
          </w:tcPr>
          <w:p w14:paraId="23CAFF03"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41" w:type="pct"/>
            <w:shd w:val="clear" w:color="auto" w:fill="auto"/>
          </w:tcPr>
          <w:p w14:paraId="3DA5D5DB" w14:textId="77777777" w:rsidR="007B78EC" w:rsidRPr="00F94454" w:rsidRDefault="007B78EC" w:rsidP="00B67203">
            <w:pPr>
              <w:spacing w:line="276" w:lineRule="auto"/>
              <w:jc w:val="left"/>
              <w:rPr>
                <w:rFonts w:cs="Arial"/>
                <w:sz w:val="20"/>
              </w:rPr>
            </w:pPr>
          </w:p>
        </w:tc>
        <w:tc>
          <w:tcPr>
            <w:tcW w:w="1053" w:type="pct"/>
            <w:shd w:val="clear" w:color="auto" w:fill="auto"/>
          </w:tcPr>
          <w:p w14:paraId="1E09FC24" w14:textId="3D412947" w:rsidR="007B78EC" w:rsidRPr="00F94454" w:rsidRDefault="007B78EC" w:rsidP="00B67203">
            <w:pPr>
              <w:spacing w:line="276" w:lineRule="auto"/>
              <w:jc w:val="left"/>
              <w:rPr>
                <w:rFonts w:cs="Arial"/>
                <w:sz w:val="20"/>
              </w:rPr>
            </w:pPr>
            <w:r>
              <w:rPr>
                <w:rFonts w:cs="Arial"/>
                <w:color w:val="000000"/>
                <w:sz w:val="20"/>
                <w:szCs w:val="20"/>
              </w:rPr>
              <w:t>Пакет документов для оприходования МПЗ, получ</w:t>
            </w:r>
            <w:r w:rsidR="00943ED3">
              <w:rPr>
                <w:rFonts w:cs="Arial"/>
                <w:color w:val="000000"/>
                <w:sz w:val="20"/>
                <w:szCs w:val="20"/>
              </w:rPr>
              <w:t>енных</w:t>
            </w:r>
            <w:r>
              <w:rPr>
                <w:rFonts w:cs="Arial"/>
                <w:color w:val="000000"/>
                <w:sz w:val="20"/>
                <w:szCs w:val="20"/>
              </w:rPr>
              <w:t xml:space="preserve"> в результате демонтажа ОС</w:t>
            </w:r>
          </w:p>
        </w:tc>
        <w:tc>
          <w:tcPr>
            <w:tcW w:w="657" w:type="pct"/>
            <w:shd w:val="clear" w:color="auto" w:fill="auto"/>
          </w:tcPr>
          <w:p w14:paraId="001AB2CB" w14:textId="77777777" w:rsidR="007B78EC" w:rsidRPr="00F94454" w:rsidRDefault="007B78EC" w:rsidP="00B67203">
            <w:pPr>
              <w:spacing w:line="276" w:lineRule="auto"/>
              <w:jc w:val="left"/>
              <w:rPr>
                <w:rFonts w:cs="Arial"/>
                <w:sz w:val="20"/>
              </w:rPr>
            </w:pPr>
            <w:r>
              <w:rPr>
                <w:rFonts w:cs="Arial"/>
                <w:color w:val="000000"/>
                <w:sz w:val="20"/>
                <w:szCs w:val="20"/>
              </w:rPr>
              <w:t>ПП-03.02.01.05-ERP</w:t>
            </w:r>
          </w:p>
        </w:tc>
        <w:tc>
          <w:tcPr>
            <w:tcW w:w="772" w:type="pct"/>
            <w:shd w:val="clear" w:color="auto" w:fill="auto"/>
          </w:tcPr>
          <w:p w14:paraId="1B49D4B0" w14:textId="77777777" w:rsidR="007B78EC" w:rsidRPr="00F94454" w:rsidRDefault="007B78EC" w:rsidP="00B67203">
            <w:pPr>
              <w:spacing w:line="276" w:lineRule="auto"/>
              <w:jc w:val="left"/>
              <w:rPr>
                <w:rFonts w:cs="Arial"/>
                <w:sz w:val="20"/>
              </w:rPr>
            </w:pPr>
            <w:r>
              <w:rPr>
                <w:rFonts w:cs="Arial"/>
                <w:color w:val="000000"/>
                <w:sz w:val="20"/>
                <w:szCs w:val="20"/>
              </w:rPr>
              <w:t xml:space="preserve">Учет списания и ликвидации ВНА </w:t>
            </w:r>
          </w:p>
        </w:tc>
        <w:tc>
          <w:tcPr>
            <w:tcW w:w="586" w:type="pct"/>
            <w:shd w:val="clear" w:color="auto" w:fill="auto"/>
          </w:tcPr>
          <w:p w14:paraId="7A712D97" w14:textId="77777777" w:rsidR="007B78EC" w:rsidRPr="00F94454" w:rsidRDefault="007B78EC" w:rsidP="00B67203">
            <w:pPr>
              <w:spacing w:line="276" w:lineRule="auto"/>
              <w:jc w:val="left"/>
              <w:rPr>
                <w:rFonts w:cs="Arial"/>
                <w:sz w:val="20"/>
              </w:rPr>
            </w:pPr>
          </w:p>
        </w:tc>
      </w:tr>
      <w:tr w:rsidR="007B78EC" w:rsidRPr="00F94454" w14:paraId="1A3BD330" w14:textId="77777777" w:rsidTr="005A3595">
        <w:trPr>
          <w:cantSplit/>
        </w:trPr>
        <w:tc>
          <w:tcPr>
            <w:tcW w:w="657" w:type="pct"/>
            <w:shd w:val="clear" w:color="auto" w:fill="auto"/>
          </w:tcPr>
          <w:p w14:paraId="0491880F" w14:textId="77777777" w:rsidR="007B78EC" w:rsidRPr="00F94454" w:rsidRDefault="007B78EC" w:rsidP="00B67203">
            <w:pPr>
              <w:spacing w:line="276" w:lineRule="auto"/>
              <w:jc w:val="left"/>
              <w:rPr>
                <w:rFonts w:cs="Arial"/>
                <w:sz w:val="20"/>
              </w:rPr>
            </w:pPr>
            <w:r>
              <w:rPr>
                <w:rFonts w:cs="Arial"/>
                <w:color w:val="000000"/>
                <w:sz w:val="20"/>
                <w:szCs w:val="20"/>
              </w:rPr>
              <w:t>ПП-07.03.03.01-ERP</w:t>
            </w:r>
          </w:p>
        </w:tc>
        <w:tc>
          <w:tcPr>
            <w:tcW w:w="733" w:type="pct"/>
            <w:shd w:val="clear" w:color="auto" w:fill="auto"/>
          </w:tcPr>
          <w:p w14:paraId="5E1D6770" w14:textId="77777777" w:rsidR="007B78EC" w:rsidRPr="00F94454" w:rsidRDefault="007B78EC" w:rsidP="00B67203">
            <w:pPr>
              <w:spacing w:line="276" w:lineRule="auto"/>
              <w:jc w:val="left"/>
              <w:rPr>
                <w:rFonts w:cs="Arial"/>
                <w:sz w:val="20"/>
              </w:rPr>
            </w:pPr>
            <w:r>
              <w:rPr>
                <w:rFonts w:cs="Arial"/>
                <w:color w:val="000000"/>
                <w:sz w:val="20"/>
                <w:szCs w:val="20"/>
              </w:rPr>
              <w:t>Выполнение и фактический учет воздействий</w:t>
            </w:r>
          </w:p>
        </w:tc>
        <w:tc>
          <w:tcPr>
            <w:tcW w:w="541" w:type="pct"/>
            <w:shd w:val="clear" w:color="auto" w:fill="auto"/>
          </w:tcPr>
          <w:p w14:paraId="2916122C" w14:textId="77777777" w:rsidR="007B78EC" w:rsidRPr="00F94454" w:rsidRDefault="007B78EC" w:rsidP="00B67203">
            <w:pPr>
              <w:spacing w:line="276" w:lineRule="auto"/>
              <w:jc w:val="left"/>
              <w:rPr>
                <w:rFonts w:cs="Arial"/>
                <w:sz w:val="20"/>
              </w:rPr>
            </w:pPr>
          </w:p>
        </w:tc>
        <w:tc>
          <w:tcPr>
            <w:tcW w:w="1053" w:type="pct"/>
            <w:shd w:val="clear" w:color="auto" w:fill="auto"/>
          </w:tcPr>
          <w:p w14:paraId="4EC3FDB2" w14:textId="77777777" w:rsidR="007B78EC" w:rsidRPr="00F94454" w:rsidRDefault="007B78EC" w:rsidP="00B67203">
            <w:pPr>
              <w:spacing w:line="276" w:lineRule="auto"/>
              <w:jc w:val="left"/>
              <w:rPr>
                <w:rFonts w:cs="Arial"/>
                <w:sz w:val="20"/>
              </w:rPr>
            </w:pPr>
            <w:r>
              <w:rPr>
                <w:rFonts w:cs="Arial"/>
                <w:color w:val="000000"/>
                <w:sz w:val="20"/>
                <w:szCs w:val="20"/>
              </w:rPr>
              <w:t>Документ материала</w:t>
            </w:r>
          </w:p>
        </w:tc>
        <w:tc>
          <w:tcPr>
            <w:tcW w:w="657" w:type="pct"/>
            <w:shd w:val="clear" w:color="auto" w:fill="auto"/>
          </w:tcPr>
          <w:p w14:paraId="4FE87C17"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72" w:type="pct"/>
            <w:shd w:val="clear" w:color="auto" w:fill="auto"/>
          </w:tcPr>
          <w:p w14:paraId="24ED63CF"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86" w:type="pct"/>
            <w:shd w:val="clear" w:color="auto" w:fill="auto"/>
          </w:tcPr>
          <w:p w14:paraId="421AD3CA" w14:textId="77777777" w:rsidR="007B78EC" w:rsidRPr="00F94454" w:rsidRDefault="007B78EC" w:rsidP="00B67203">
            <w:pPr>
              <w:spacing w:line="276" w:lineRule="auto"/>
              <w:jc w:val="left"/>
              <w:rPr>
                <w:rFonts w:cs="Arial"/>
                <w:sz w:val="20"/>
              </w:rPr>
            </w:pPr>
          </w:p>
        </w:tc>
      </w:tr>
      <w:tr w:rsidR="007B78EC" w:rsidRPr="00F94454" w14:paraId="247AD14C" w14:textId="77777777" w:rsidTr="005A3595">
        <w:trPr>
          <w:cantSplit/>
        </w:trPr>
        <w:tc>
          <w:tcPr>
            <w:tcW w:w="657" w:type="pct"/>
            <w:shd w:val="clear" w:color="auto" w:fill="auto"/>
          </w:tcPr>
          <w:p w14:paraId="04219402" w14:textId="77777777" w:rsidR="007B78EC" w:rsidRPr="00F94454" w:rsidRDefault="007B78EC" w:rsidP="00B67203">
            <w:pPr>
              <w:spacing w:line="276" w:lineRule="auto"/>
              <w:jc w:val="left"/>
              <w:rPr>
                <w:rFonts w:cs="Arial"/>
                <w:sz w:val="20"/>
              </w:rPr>
            </w:pPr>
            <w:r>
              <w:rPr>
                <w:rFonts w:cs="Arial"/>
                <w:color w:val="000000"/>
                <w:sz w:val="20"/>
                <w:szCs w:val="20"/>
              </w:rPr>
              <w:t>ПП-10.07.03.01-ERP</w:t>
            </w:r>
          </w:p>
        </w:tc>
        <w:tc>
          <w:tcPr>
            <w:tcW w:w="733" w:type="pct"/>
            <w:shd w:val="clear" w:color="auto" w:fill="auto"/>
          </w:tcPr>
          <w:p w14:paraId="1737D3B7" w14:textId="77777777" w:rsidR="007B78EC" w:rsidRPr="00F94454" w:rsidRDefault="007B78EC" w:rsidP="00B67203">
            <w:pPr>
              <w:spacing w:line="276" w:lineRule="auto"/>
              <w:jc w:val="left"/>
              <w:rPr>
                <w:rFonts w:cs="Arial"/>
                <w:sz w:val="20"/>
              </w:rPr>
            </w:pPr>
            <w:r>
              <w:rPr>
                <w:rFonts w:cs="Arial"/>
                <w:color w:val="000000"/>
                <w:sz w:val="20"/>
                <w:szCs w:val="20"/>
              </w:rPr>
              <w:t>Приемка и размещение МТР на складе</w:t>
            </w:r>
          </w:p>
        </w:tc>
        <w:tc>
          <w:tcPr>
            <w:tcW w:w="541" w:type="pct"/>
            <w:shd w:val="clear" w:color="auto" w:fill="auto"/>
          </w:tcPr>
          <w:p w14:paraId="53C1D5CB" w14:textId="77777777" w:rsidR="007B78EC" w:rsidRPr="00F94454" w:rsidRDefault="007B78EC" w:rsidP="00B67203">
            <w:pPr>
              <w:spacing w:line="276" w:lineRule="auto"/>
              <w:jc w:val="left"/>
              <w:rPr>
                <w:rFonts w:cs="Arial"/>
                <w:sz w:val="20"/>
              </w:rPr>
            </w:pPr>
          </w:p>
        </w:tc>
        <w:tc>
          <w:tcPr>
            <w:tcW w:w="1053" w:type="pct"/>
            <w:shd w:val="clear" w:color="auto" w:fill="auto"/>
          </w:tcPr>
          <w:p w14:paraId="4E339D12" w14:textId="77777777" w:rsidR="007B78EC" w:rsidRPr="00F94454" w:rsidRDefault="007B78EC" w:rsidP="00B67203">
            <w:pPr>
              <w:spacing w:line="276" w:lineRule="auto"/>
              <w:jc w:val="left"/>
              <w:rPr>
                <w:rFonts w:cs="Arial"/>
                <w:sz w:val="20"/>
              </w:rPr>
            </w:pPr>
            <w:r>
              <w:rPr>
                <w:rFonts w:cs="Arial"/>
                <w:color w:val="000000"/>
                <w:sz w:val="20"/>
                <w:szCs w:val="20"/>
              </w:rPr>
              <w:t>Акт осмотра и списания объекта ОС ВН-ОС-5</w:t>
            </w:r>
          </w:p>
        </w:tc>
        <w:tc>
          <w:tcPr>
            <w:tcW w:w="657" w:type="pct"/>
            <w:shd w:val="clear" w:color="auto" w:fill="auto"/>
          </w:tcPr>
          <w:p w14:paraId="2D1D8A97" w14:textId="77777777" w:rsidR="007B78EC" w:rsidRPr="00F94454" w:rsidRDefault="007B78EC" w:rsidP="00B67203">
            <w:pPr>
              <w:spacing w:line="276" w:lineRule="auto"/>
              <w:jc w:val="left"/>
              <w:rPr>
                <w:rFonts w:cs="Arial"/>
                <w:sz w:val="20"/>
              </w:rPr>
            </w:pPr>
            <w:r>
              <w:rPr>
                <w:rFonts w:cs="Arial"/>
                <w:color w:val="000000"/>
                <w:sz w:val="20"/>
                <w:szCs w:val="20"/>
              </w:rPr>
              <w:t>ПП-07.03.03.01-ERP</w:t>
            </w:r>
          </w:p>
        </w:tc>
        <w:tc>
          <w:tcPr>
            <w:tcW w:w="772" w:type="pct"/>
            <w:shd w:val="clear" w:color="auto" w:fill="auto"/>
          </w:tcPr>
          <w:p w14:paraId="615A8E88" w14:textId="77777777" w:rsidR="007B78EC" w:rsidRPr="00F94454" w:rsidRDefault="007B78EC" w:rsidP="00B67203">
            <w:pPr>
              <w:spacing w:line="276" w:lineRule="auto"/>
              <w:jc w:val="left"/>
              <w:rPr>
                <w:rFonts w:cs="Arial"/>
                <w:sz w:val="20"/>
              </w:rPr>
            </w:pPr>
            <w:r>
              <w:rPr>
                <w:rFonts w:cs="Arial"/>
                <w:color w:val="000000"/>
                <w:sz w:val="20"/>
                <w:szCs w:val="20"/>
              </w:rPr>
              <w:t>Выполнение и фактический учет воздействий</w:t>
            </w:r>
          </w:p>
        </w:tc>
        <w:tc>
          <w:tcPr>
            <w:tcW w:w="586" w:type="pct"/>
            <w:shd w:val="clear" w:color="auto" w:fill="auto"/>
          </w:tcPr>
          <w:p w14:paraId="6A1AE2C7" w14:textId="77777777" w:rsidR="007B78EC" w:rsidRPr="00F94454" w:rsidRDefault="007B78EC" w:rsidP="00B67203">
            <w:pPr>
              <w:spacing w:line="276" w:lineRule="auto"/>
              <w:jc w:val="left"/>
              <w:rPr>
                <w:rFonts w:cs="Arial"/>
                <w:sz w:val="20"/>
              </w:rPr>
            </w:pPr>
          </w:p>
        </w:tc>
      </w:tr>
      <w:tr w:rsidR="007B78EC" w:rsidRPr="00F94454" w14:paraId="2451CFB0" w14:textId="77777777" w:rsidTr="005A3595">
        <w:trPr>
          <w:cantSplit/>
        </w:trPr>
        <w:tc>
          <w:tcPr>
            <w:tcW w:w="657" w:type="pct"/>
            <w:shd w:val="clear" w:color="auto" w:fill="auto"/>
          </w:tcPr>
          <w:p w14:paraId="16BC24C2" w14:textId="77777777" w:rsidR="007B78EC" w:rsidRDefault="007B78EC" w:rsidP="00B67203">
            <w:pPr>
              <w:spacing w:line="276" w:lineRule="auto"/>
              <w:jc w:val="left"/>
              <w:rPr>
                <w:rFonts w:cs="Arial"/>
                <w:color w:val="000000"/>
                <w:sz w:val="20"/>
                <w:szCs w:val="20"/>
              </w:rPr>
            </w:pPr>
            <w:r>
              <w:rPr>
                <w:rFonts w:cs="Arial"/>
                <w:color w:val="000000"/>
                <w:sz w:val="20"/>
                <w:szCs w:val="20"/>
              </w:rPr>
              <w:t>ПП-15.01.01.01</w:t>
            </w:r>
          </w:p>
        </w:tc>
        <w:tc>
          <w:tcPr>
            <w:tcW w:w="733" w:type="pct"/>
            <w:shd w:val="clear" w:color="auto" w:fill="auto"/>
          </w:tcPr>
          <w:p w14:paraId="4ADAD947" w14:textId="77777777" w:rsidR="007B78EC" w:rsidRDefault="007B78EC" w:rsidP="00B67203">
            <w:pPr>
              <w:spacing w:line="276" w:lineRule="auto"/>
              <w:jc w:val="left"/>
              <w:rPr>
                <w:rFonts w:cs="Arial"/>
                <w:color w:val="000000"/>
                <w:sz w:val="20"/>
                <w:szCs w:val="20"/>
              </w:rPr>
            </w:pPr>
            <w:r>
              <w:rPr>
                <w:rFonts w:cs="Arial"/>
                <w:color w:val="000000"/>
                <w:sz w:val="20"/>
                <w:szCs w:val="20"/>
              </w:rPr>
              <w:t>Получение и обработка в МФЦ входящих первичных документов</w:t>
            </w:r>
          </w:p>
        </w:tc>
        <w:tc>
          <w:tcPr>
            <w:tcW w:w="541" w:type="pct"/>
            <w:shd w:val="clear" w:color="auto" w:fill="auto"/>
          </w:tcPr>
          <w:p w14:paraId="48CE587A" w14:textId="77777777" w:rsidR="007B78EC" w:rsidRPr="00F94454" w:rsidRDefault="007B78EC" w:rsidP="00B67203">
            <w:pPr>
              <w:spacing w:line="276" w:lineRule="auto"/>
              <w:jc w:val="left"/>
              <w:rPr>
                <w:rFonts w:cs="Arial"/>
                <w:sz w:val="20"/>
              </w:rPr>
            </w:pPr>
          </w:p>
        </w:tc>
        <w:tc>
          <w:tcPr>
            <w:tcW w:w="1053" w:type="pct"/>
            <w:shd w:val="clear" w:color="auto" w:fill="auto"/>
          </w:tcPr>
          <w:p w14:paraId="2F251870" w14:textId="77777777" w:rsidR="007B78EC" w:rsidRDefault="007B78EC" w:rsidP="00B67203">
            <w:pPr>
              <w:spacing w:line="276" w:lineRule="auto"/>
              <w:jc w:val="left"/>
              <w:rPr>
                <w:rFonts w:cs="Arial"/>
                <w:color w:val="000000"/>
                <w:sz w:val="20"/>
                <w:szCs w:val="20"/>
              </w:rPr>
            </w:pPr>
            <w:r>
              <w:rPr>
                <w:rFonts w:cs="Arial"/>
                <w:color w:val="000000"/>
                <w:sz w:val="20"/>
                <w:szCs w:val="20"/>
              </w:rPr>
              <w:t>Пакет первичных документов (скан-копии)</w:t>
            </w:r>
            <w:r>
              <w:rPr>
                <w:rFonts w:cs="Arial"/>
                <w:color w:val="000000"/>
                <w:sz w:val="20"/>
                <w:szCs w:val="20"/>
              </w:rPr>
              <w:br/>
              <w:t xml:space="preserve">Пакет первичных документов </w:t>
            </w:r>
          </w:p>
        </w:tc>
        <w:tc>
          <w:tcPr>
            <w:tcW w:w="657" w:type="pct"/>
            <w:shd w:val="clear" w:color="auto" w:fill="auto"/>
          </w:tcPr>
          <w:p w14:paraId="3D274B8B"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72" w:type="pct"/>
            <w:shd w:val="clear" w:color="auto" w:fill="auto"/>
          </w:tcPr>
          <w:p w14:paraId="2789D895"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6E4691BC" w14:textId="77777777" w:rsidR="007B78EC" w:rsidRPr="00F94454" w:rsidRDefault="007B78EC" w:rsidP="00B67203">
            <w:pPr>
              <w:spacing w:line="276" w:lineRule="auto"/>
              <w:jc w:val="left"/>
              <w:rPr>
                <w:rFonts w:cs="Arial"/>
                <w:sz w:val="20"/>
              </w:rPr>
            </w:pPr>
          </w:p>
        </w:tc>
      </w:tr>
      <w:tr w:rsidR="007B78EC" w:rsidRPr="00F94454" w14:paraId="1E888E1F" w14:textId="77777777" w:rsidTr="005A3595">
        <w:trPr>
          <w:cantSplit/>
        </w:trPr>
        <w:tc>
          <w:tcPr>
            <w:tcW w:w="657" w:type="pct"/>
            <w:shd w:val="clear" w:color="auto" w:fill="auto"/>
          </w:tcPr>
          <w:p w14:paraId="7199461C"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33" w:type="pct"/>
            <w:shd w:val="clear" w:color="auto" w:fill="auto"/>
          </w:tcPr>
          <w:p w14:paraId="2023A2B3"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41" w:type="pct"/>
            <w:shd w:val="clear" w:color="auto" w:fill="auto"/>
          </w:tcPr>
          <w:p w14:paraId="122570B1" w14:textId="77777777" w:rsidR="007B78EC" w:rsidRPr="00F94454" w:rsidRDefault="007B78EC" w:rsidP="00B67203">
            <w:pPr>
              <w:spacing w:line="276" w:lineRule="auto"/>
              <w:jc w:val="left"/>
              <w:rPr>
                <w:rFonts w:cs="Arial"/>
                <w:sz w:val="20"/>
              </w:rPr>
            </w:pPr>
          </w:p>
        </w:tc>
        <w:tc>
          <w:tcPr>
            <w:tcW w:w="1053" w:type="pct"/>
            <w:shd w:val="clear" w:color="auto" w:fill="auto"/>
          </w:tcPr>
          <w:p w14:paraId="4160EA9A" w14:textId="77777777" w:rsidR="007B78EC" w:rsidRDefault="007B78EC" w:rsidP="00B67203">
            <w:pPr>
              <w:spacing w:line="276" w:lineRule="auto"/>
              <w:jc w:val="left"/>
              <w:rPr>
                <w:rFonts w:cs="Arial"/>
                <w:color w:val="000000"/>
                <w:sz w:val="20"/>
                <w:szCs w:val="20"/>
              </w:rPr>
            </w:pPr>
            <w:r>
              <w:rPr>
                <w:rFonts w:cs="Arial"/>
                <w:color w:val="000000"/>
                <w:sz w:val="20"/>
                <w:szCs w:val="20"/>
              </w:rPr>
              <w:t> </w:t>
            </w:r>
          </w:p>
          <w:p w14:paraId="3E14E78B" w14:textId="77777777" w:rsidR="007B78EC" w:rsidRDefault="007B78EC" w:rsidP="00B67203">
            <w:pPr>
              <w:jc w:val="left"/>
              <w:rPr>
                <w:rFonts w:cs="Arial"/>
                <w:color w:val="000000"/>
                <w:sz w:val="20"/>
                <w:szCs w:val="20"/>
              </w:rPr>
            </w:pPr>
            <w:r>
              <w:rPr>
                <w:rFonts w:cs="Arial"/>
                <w:color w:val="000000"/>
                <w:sz w:val="20"/>
                <w:szCs w:val="20"/>
              </w:rPr>
              <w:t>Пакет первичных документов (скан-копии)</w:t>
            </w:r>
            <w:r>
              <w:rPr>
                <w:rFonts w:cs="Arial"/>
                <w:color w:val="000000"/>
                <w:sz w:val="20"/>
                <w:szCs w:val="20"/>
              </w:rPr>
              <w:br/>
              <w:t xml:space="preserve">Пакет первичных документов </w:t>
            </w:r>
          </w:p>
          <w:p w14:paraId="430391EB" w14:textId="77777777" w:rsidR="007B78EC" w:rsidRDefault="007B78EC" w:rsidP="00B67203">
            <w:pPr>
              <w:spacing w:line="276" w:lineRule="auto"/>
              <w:jc w:val="left"/>
              <w:rPr>
                <w:rFonts w:cs="Arial"/>
                <w:color w:val="000000"/>
                <w:sz w:val="20"/>
                <w:szCs w:val="20"/>
              </w:rPr>
            </w:pPr>
          </w:p>
        </w:tc>
        <w:tc>
          <w:tcPr>
            <w:tcW w:w="657" w:type="pct"/>
            <w:shd w:val="clear" w:color="auto" w:fill="auto"/>
          </w:tcPr>
          <w:p w14:paraId="7B01B6B7" w14:textId="77777777" w:rsidR="007B78EC" w:rsidRDefault="007B78EC" w:rsidP="00B67203">
            <w:pPr>
              <w:spacing w:line="276" w:lineRule="auto"/>
              <w:jc w:val="left"/>
              <w:rPr>
                <w:rFonts w:cs="Arial"/>
                <w:color w:val="000000"/>
                <w:sz w:val="20"/>
                <w:szCs w:val="20"/>
              </w:rPr>
            </w:pPr>
            <w:r>
              <w:rPr>
                <w:rFonts w:cs="Arial"/>
                <w:color w:val="000000"/>
                <w:sz w:val="20"/>
                <w:szCs w:val="20"/>
              </w:rPr>
              <w:t>ПП-15.01.01.01</w:t>
            </w:r>
          </w:p>
        </w:tc>
        <w:tc>
          <w:tcPr>
            <w:tcW w:w="772" w:type="pct"/>
            <w:shd w:val="clear" w:color="auto" w:fill="auto"/>
          </w:tcPr>
          <w:p w14:paraId="0BCB7C3A" w14:textId="77777777" w:rsidR="007B78EC" w:rsidRDefault="007B78EC" w:rsidP="00B67203">
            <w:pPr>
              <w:spacing w:line="276" w:lineRule="auto"/>
              <w:jc w:val="left"/>
              <w:rPr>
                <w:rFonts w:cs="Arial"/>
                <w:color w:val="000000"/>
                <w:sz w:val="20"/>
                <w:szCs w:val="20"/>
              </w:rPr>
            </w:pPr>
            <w:r>
              <w:rPr>
                <w:rFonts w:cs="Arial"/>
                <w:color w:val="000000"/>
                <w:sz w:val="20"/>
                <w:szCs w:val="20"/>
              </w:rPr>
              <w:t>Получение и обработка в МФЦ входящих первичных документов</w:t>
            </w:r>
          </w:p>
        </w:tc>
        <w:tc>
          <w:tcPr>
            <w:tcW w:w="586" w:type="pct"/>
            <w:shd w:val="clear" w:color="auto" w:fill="auto"/>
          </w:tcPr>
          <w:p w14:paraId="1869665C" w14:textId="77777777" w:rsidR="007B78EC" w:rsidRPr="00F94454" w:rsidRDefault="007B78EC" w:rsidP="00B67203">
            <w:pPr>
              <w:spacing w:line="276" w:lineRule="auto"/>
              <w:jc w:val="left"/>
              <w:rPr>
                <w:rFonts w:cs="Arial"/>
                <w:sz w:val="20"/>
              </w:rPr>
            </w:pPr>
          </w:p>
        </w:tc>
      </w:tr>
      <w:tr w:rsidR="007B78EC" w:rsidRPr="00F94454" w14:paraId="078BD2AE" w14:textId="77777777" w:rsidTr="005A3595">
        <w:trPr>
          <w:cantSplit/>
        </w:trPr>
        <w:tc>
          <w:tcPr>
            <w:tcW w:w="657" w:type="pct"/>
            <w:shd w:val="clear" w:color="auto" w:fill="auto"/>
          </w:tcPr>
          <w:p w14:paraId="77C105AA" w14:textId="77777777" w:rsidR="007B78EC" w:rsidRDefault="007B78EC" w:rsidP="00B67203">
            <w:pPr>
              <w:spacing w:line="276" w:lineRule="auto"/>
              <w:jc w:val="left"/>
              <w:rPr>
                <w:rFonts w:cs="Arial"/>
                <w:color w:val="000000"/>
                <w:sz w:val="20"/>
                <w:szCs w:val="20"/>
              </w:rPr>
            </w:pPr>
            <w:r>
              <w:rPr>
                <w:rFonts w:cs="Arial"/>
                <w:color w:val="000000"/>
                <w:sz w:val="20"/>
                <w:szCs w:val="20"/>
              </w:rPr>
              <w:t>ПП-10.08.02.01-ERP</w:t>
            </w:r>
          </w:p>
        </w:tc>
        <w:tc>
          <w:tcPr>
            <w:tcW w:w="733" w:type="pct"/>
            <w:shd w:val="clear" w:color="auto" w:fill="auto"/>
          </w:tcPr>
          <w:p w14:paraId="430332C2" w14:textId="77777777" w:rsidR="007B78EC" w:rsidRDefault="007B78EC" w:rsidP="00B67203">
            <w:pPr>
              <w:spacing w:line="276" w:lineRule="auto"/>
              <w:jc w:val="left"/>
              <w:rPr>
                <w:rFonts w:cs="Arial"/>
                <w:color w:val="000000"/>
                <w:sz w:val="20"/>
                <w:szCs w:val="20"/>
              </w:rPr>
            </w:pPr>
            <w:r>
              <w:rPr>
                <w:rFonts w:cs="Arial"/>
                <w:color w:val="000000"/>
                <w:sz w:val="20"/>
                <w:szCs w:val="20"/>
              </w:rPr>
              <w:t>Управление обязательствами по реализации МТР на внутреннем рынке</w:t>
            </w:r>
          </w:p>
        </w:tc>
        <w:tc>
          <w:tcPr>
            <w:tcW w:w="541" w:type="pct"/>
            <w:shd w:val="clear" w:color="auto" w:fill="auto"/>
          </w:tcPr>
          <w:p w14:paraId="6CBF1ACF" w14:textId="77777777" w:rsidR="007B78EC" w:rsidRPr="00F94454" w:rsidRDefault="007B78EC" w:rsidP="00B67203">
            <w:pPr>
              <w:spacing w:line="276" w:lineRule="auto"/>
              <w:jc w:val="left"/>
              <w:rPr>
                <w:rFonts w:cs="Arial"/>
                <w:sz w:val="20"/>
              </w:rPr>
            </w:pPr>
          </w:p>
        </w:tc>
        <w:tc>
          <w:tcPr>
            <w:tcW w:w="1053" w:type="pct"/>
            <w:shd w:val="clear" w:color="auto" w:fill="auto"/>
          </w:tcPr>
          <w:p w14:paraId="7A746B56" w14:textId="77777777" w:rsidR="007B78EC" w:rsidRDefault="007B78EC" w:rsidP="00B67203">
            <w:pPr>
              <w:spacing w:line="276" w:lineRule="auto"/>
              <w:jc w:val="left"/>
              <w:rPr>
                <w:rFonts w:cs="Arial"/>
                <w:color w:val="000000"/>
                <w:sz w:val="20"/>
                <w:szCs w:val="20"/>
              </w:rPr>
            </w:pPr>
            <w:r>
              <w:rPr>
                <w:rFonts w:cs="Arial"/>
                <w:color w:val="000000"/>
                <w:sz w:val="20"/>
                <w:szCs w:val="20"/>
              </w:rPr>
              <w:t>Исходящая поставка</w:t>
            </w:r>
          </w:p>
        </w:tc>
        <w:tc>
          <w:tcPr>
            <w:tcW w:w="657" w:type="pct"/>
            <w:shd w:val="clear" w:color="auto" w:fill="auto"/>
          </w:tcPr>
          <w:p w14:paraId="5F46B10F"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72" w:type="pct"/>
            <w:shd w:val="clear" w:color="auto" w:fill="auto"/>
          </w:tcPr>
          <w:p w14:paraId="36037F2A"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3F324B9E" w14:textId="77777777" w:rsidR="007B78EC" w:rsidRPr="00F94454" w:rsidRDefault="007B78EC" w:rsidP="00B67203">
            <w:pPr>
              <w:spacing w:line="276" w:lineRule="auto"/>
              <w:jc w:val="left"/>
              <w:rPr>
                <w:rFonts w:cs="Arial"/>
                <w:sz w:val="20"/>
              </w:rPr>
            </w:pPr>
          </w:p>
        </w:tc>
      </w:tr>
      <w:tr w:rsidR="007B78EC" w:rsidRPr="00F94454" w14:paraId="36A7EB3A" w14:textId="77777777" w:rsidTr="005A3595">
        <w:trPr>
          <w:cantSplit/>
        </w:trPr>
        <w:tc>
          <w:tcPr>
            <w:tcW w:w="657" w:type="pct"/>
            <w:shd w:val="clear" w:color="auto" w:fill="auto"/>
          </w:tcPr>
          <w:p w14:paraId="1A1E0E5E" w14:textId="77777777" w:rsidR="007B78EC" w:rsidRDefault="007B78EC" w:rsidP="00B67203">
            <w:pPr>
              <w:spacing w:line="276" w:lineRule="auto"/>
              <w:jc w:val="left"/>
              <w:rPr>
                <w:rFonts w:cs="Arial"/>
                <w:color w:val="000000"/>
                <w:sz w:val="20"/>
                <w:szCs w:val="20"/>
              </w:rPr>
            </w:pPr>
            <w:r>
              <w:rPr>
                <w:rFonts w:cs="Arial"/>
                <w:color w:val="000000"/>
                <w:sz w:val="20"/>
                <w:szCs w:val="20"/>
              </w:rPr>
              <w:lastRenderedPageBreak/>
              <w:t>ПП-10.05.02</w:t>
            </w:r>
          </w:p>
        </w:tc>
        <w:tc>
          <w:tcPr>
            <w:tcW w:w="733" w:type="pct"/>
            <w:shd w:val="clear" w:color="auto" w:fill="auto"/>
          </w:tcPr>
          <w:p w14:paraId="0E19E59F" w14:textId="77777777" w:rsidR="007B78EC" w:rsidRDefault="007B78EC" w:rsidP="00B67203">
            <w:pPr>
              <w:spacing w:line="276" w:lineRule="auto"/>
              <w:jc w:val="left"/>
              <w:rPr>
                <w:rFonts w:cs="Arial"/>
                <w:color w:val="000000"/>
                <w:sz w:val="20"/>
                <w:szCs w:val="20"/>
              </w:rPr>
            </w:pPr>
            <w:r>
              <w:rPr>
                <w:rFonts w:cs="Arial"/>
                <w:color w:val="000000"/>
                <w:sz w:val="20"/>
                <w:szCs w:val="20"/>
              </w:rPr>
              <w:t>Выявление НВИ/НЛИ</w:t>
            </w:r>
          </w:p>
        </w:tc>
        <w:tc>
          <w:tcPr>
            <w:tcW w:w="541" w:type="pct"/>
            <w:shd w:val="clear" w:color="auto" w:fill="auto"/>
          </w:tcPr>
          <w:p w14:paraId="128AC474" w14:textId="77777777" w:rsidR="007B78EC" w:rsidRPr="00F94454" w:rsidRDefault="007B78EC" w:rsidP="00B67203">
            <w:pPr>
              <w:spacing w:line="276" w:lineRule="auto"/>
              <w:jc w:val="left"/>
              <w:rPr>
                <w:rFonts w:cs="Arial"/>
                <w:sz w:val="20"/>
              </w:rPr>
            </w:pPr>
          </w:p>
        </w:tc>
        <w:tc>
          <w:tcPr>
            <w:tcW w:w="1053" w:type="pct"/>
            <w:shd w:val="clear" w:color="auto" w:fill="auto"/>
          </w:tcPr>
          <w:p w14:paraId="709F58C0" w14:textId="77777777" w:rsidR="007B78EC" w:rsidRDefault="007B78EC" w:rsidP="00B67203">
            <w:pPr>
              <w:spacing w:line="276" w:lineRule="auto"/>
              <w:jc w:val="left"/>
              <w:rPr>
                <w:rFonts w:cs="Arial"/>
                <w:color w:val="000000"/>
                <w:sz w:val="20"/>
                <w:szCs w:val="20"/>
              </w:rPr>
            </w:pPr>
            <w:r>
              <w:rPr>
                <w:rFonts w:cs="Arial"/>
                <w:color w:val="000000"/>
                <w:sz w:val="20"/>
                <w:szCs w:val="20"/>
              </w:rPr>
              <w:t>МТР с нарушениями тех.характеристик/ неликвидные МТР</w:t>
            </w:r>
          </w:p>
        </w:tc>
        <w:tc>
          <w:tcPr>
            <w:tcW w:w="657" w:type="pct"/>
            <w:shd w:val="clear" w:color="auto" w:fill="auto"/>
          </w:tcPr>
          <w:p w14:paraId="2C1CA9F3"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72" w:type="pct"/>
            <w:shd w:val="clear" w:color="auto" w:fill="auto"/>
          </w:tcPr>
          <w:p w14:paraId="62B08DD7"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2A3E64A6" w14:textId="77777777" w:rsidR="007B78EC" w:rsidRPr="00F94454" w:rsidRDefault="007B78EC" w:rsidP="00B67203">
            <w:pPr>
              <w:spacing w:line="276" w:lineRule="auto"/>
              <w:jc w:val="left"/>
              <w:rPr>
                <w:rFonts w:cs="Arial"/>
                <w:sz w:val="20"/>
              </w:rPr>
            </w:pPr>
          </w:p>
        </w:tc>
      </w:tr>
      <w:tr w:rsidR="007B78EC" w:rsidRPr="00F94454" w14:paraId="266D93E8" w14:textId="77777777" w:rsidTr="005A3595">
        <w:trPr>
          <w:cantSplit/>
        </w:trPr>
        <w:tc>
          <w:tcPr>
            <w:tcW w:w="657" w:type="pct"/>
            <w:shd w:val="clear" w:color="auto" w:fill="auto"/>
          </w:tcPr>
          <w:p w14:paraId="62F7EF61"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33" w:type="pct"/>
            <w:shd w:val="clear" w:color="auto" w:fill="auto"/>
          </w:tcPr>
          <w:p w14:paraId="5CA737E0"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41" w:type="pct"/>
            <w:shd w:val="clear" w:color="auto" w:fill="auto"/>
          </w:tcPr>
          <w:p w14:paraId="16176BD6" w14:textId="77777777" w:rsidR="007B78EC" w:rsidRPr="00F94454" w:rsidRDefault="007B78EC" w:rsidP="00B67203">
            <w:pPr>
              <w:spacing w:line="276" w:lineRule="auto"/>
              <w:jc w:val="left"/>
              <w:rPr>
                <w:rFonts w:cs="Arial"/>
                <w:sz w:val="20"/>
              </w:rPr>
            </w:pPr>
          </w:p>
        </w:tc>
        <w:tc>
          <w:tcPr>
            <w:tcW w:w="1053" w:type="pct"/>
            <w:shd w:val="clear" w:color="auto" w:fill="auto"/>
          </w:tcPr>
          <w:p w14:paraId="1B90B3F5" w14:textId="77777777" w:rsidR="007B78EC" w:rsidRDefault="007B78EC" w:rsidP="00B67203">
            <w:pPr>
              <w:spacing w:line="276" w:lineRule="auto"/>
              <w:jc w:val="left"/>
              <w:rPr>
                <w:rFonts w:cs="Arial"/>
                <w:color w:val="000000"/>
                <w:sz w:val="20"/>
                <w:szCs w:val="20"/>
              </w:rPr>
            </w:pPr>
            <w:r>
              <w:rPr>
                <w:rFonts w:cs="Arial"/>
                <w:color w:val="000000"/>
                <w:sz w:val="20"/>
                <w:szCs w:val="20"/>
              </w:rPr>
              <w:t xml:space="preserve">Запас производимых в ЦРММ деталей и изделий </w:t>
            </w:r>
          </w:p>
        </w:tc>
        <w:tc>
          <w:tcPr>
            <w:tcW w:w="657" w:type="pct"/>
            <w:shd w:val="clear" w:color="auto" w:fill="auto"/>
          </w:tcPr>
          <w:p w14:paraId="19546EDC" w14:textId="77777777" w:rsidR="007B78EC" w:rsidRDefault="007B78EC" w:rsidP="00B67203">
            <w:pPr>
              <w:spacing w:line="276" w:lineRule="auto"/>
              <w:jc w:val="left"/>
              <w:rPr>
                <w:rFonts w:cs="Arial"/>
                <w:color w:val="000000"/>
                <w:sz w:val="20"/>
                <w:szCs w:val="20"/>
              </w:rPr>
            </w:pPr>
            <w:r>
              <w:rPr>
                <w:rFonts w:cs="Arial"/>
                <w:color w:val="000000"/>
                <w:sz w:val="20"/>
                <w:szCs w:val="20"/>
              </w:rPr>
              <w:t>ПП-07.05.01-ERP</w:t>
            </w:r>
          </w:p>
        </w:tc>
        <w:tc>
          <w:tcPr>
            <w:tcW w:w="772" w:type="pct"/>
            <w:shd w:val="clear" w:color="auto" w:fill="auto"/>
          </w:tcPr>
          <w:p w14:paraId="572DB1E1" w14:textId="77777777" w:rsidR="007B78EC" w:rsidRDefault="007B78EC" w:rsidP="00B67203">
            <w:pPr>
              <w:spacing w:line="276" w:lineRule="auto"/>
              <w:jc w:val="left"/>
              <w:rPr>
                <w:rFonts w:cs="Arial"/>
                <w:color w:val="000000"/>
                <w:sz w:val="20"/>
                <w:szCs w:val="20"/>
              </w:rPr>
            </w:pPr>
            <w:r>
              <w:rPr>
                <w:rFonts w:cs="Arial"/>
                <w:color w:val="000000"/>
                <w:sz w:val="20"/>
                <w:szCs w:val="20"/>
              </w:rPr>
              <w:t>Производство деталей и изделий собственными силами</w:t>
            </w:r>
          </w:p>
        </w:tc>
        <w:tc>
          <w:tcPr>
            <w:tcW w:w="586" w:type="pct"/>
            <w:shd w:val="clear" w:color="auto" w:fill="auto"/>
          </w:tcPr>
          <w:p w14:paraId="0F0DFB47" w14:textId="77777777" w:rsidR="007B78EC" w:rsidRPr="00F94454" w:rsidRDefault="007B78EC" w:rsidP="00B67203">
            <w:pPr>
              <w:spacing w:line="276" w:lineRule="auto"/>
              <w:jc w:val="left"/>
              <w:rPr>
                <w:rFonts w:cs="Arial"/>
                <w:sz w:val="20"/>
              </w:rPr>
            </w:pPr>
          </w:p>
        </w:tc>
      </w:tr>
      <w:tr w:rsidR="007B78EC" w:rsidRPr="00F94454" w14:paraId="5D3ECD06" w14:textId="77777777" w:rsidTr="005A3595">
        <w:trPr>
          <w:cantSplit/>
        </w:trPr>
        <w:tc>
          <w:tcPr>
            <w:tcW w:w="657" w:type="pct"/>
            <w:shd w:val="clear" w:color="auto" w:fill="auto"/>
          </w:tcPr>
          <w:p w14:paraId="54CFFF33"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ПП-10.07.03.04-ERP</w:t>
            </w:r>
          </w:p>
        </w:tc>
        <w:tc>
          <w:tcPr>
            <w:tcW w:w="733" w:type="pct"/>
            <w:shd w:val="clear" w:color="auto" w:fill="auto"/>
          </w:tcPr>
          <w:p w14:paraId="4A7E3226" w14:textId="77777777" w:rsidR="007B78EC" w:rsidRDefault="007B78EC" w:rsidP="00B67203">
            <w:pPr>
              <w:spacing w:line="276" w:lineRule="auto"/>
              <w:jc w:val="left"/>
              <w:rPr>
                <w:rFonts w:cs="Arial"/>
                <w:color w:val="000000"/>
                <w:sz w:val="20"/>
                <w:szCs w:val="20"/>
              </w:rPr>
            </w:pPr>
            <w:r>
              <w:rPr>
                <w:rFonts w:cs="Arial"/>
                <w:color w:val="000000"/>
                <w:sz w:val="20"/>
                <w:szCs w:val="20"/>
              </w:rPr>
              <w:t>Выполнение инвентаризации МТР</w:t>
            </w:r>
          </w:p>
        </w:tc>
        <w:tc>
          <w:tcPr>
            <w:tcW w:w="541" w:type="pct"/>
            <w:shd w:val="clear" w:color="auto" w:fill="auto"/>
          </w:tcPr>
          <w:p w14:paraId="6656C7D9" w14:textId="77777777" w:rsidR="007B78EC" w:rsidRPr="00F94454" w:rsidRDefault="007B78EC" w:rsidP="00B67203">
            <w:pPr>
              <w:spacing w:line="276" w:lineRule="auto"/>
              <w:jc w:val="left"/>
              <w:rPr>
                <w:rFonts w:cs="Arial"/>
                <w:sz w:val="20"/>
              </w:rPr>
            </w:pPr>
          </w:p>
        </w:tc>
        <w:tc>
          <w:tcPr>
            <w:tcW w:w="1053" w:type="pct"/>
            <w:shd w:val="clear" w:color="auto" w:fill="auto"/>
          </w:tcPr>
          <w:p w14:paraId="2A3DCD30" w14:textId="77777777" w:rsidR="007B78EC" w:rsidRDefault="007B78EC" w:rsidP="00B67203">
            <w:pPr>
              <w:spacing w:line="276" w:lineRule="auto"/>
              <w:jc w:val="left"/>
              <w:rPr>
                <w:rFonts w:cs="Arial"/>
                <w:color w:val="000000"/>
                <w:sz w:val="20"/>
                <w:szCs w:val="20"/>
              </w:rPr>
            </w:pPr>
            <w:r>
              <w:rPr>
                <w:rFonts w:cs="Arial"/>
                <w:color w:val="000000"/>
                <w:sz w:val="20"/>
                <w:szCs w:val="20"/>
              </w:rPr>
              <w:t>Приказ на проведение инвентаризации</w:t>
            </w:r>
          </w:p>
        </w:tc>
        <w:tc>
          <w:tcPr>
            <w:tcW w:w="657" w:type="pct"/>
            <w:shd w:val="clear" w:color="auto" w:fill="auto"/>
          </w:tcPr>
          <w:p w14:paraId="1FF57FDC"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72" w:type="pct"/>
            <w:shd w:val="clear" w:color="auto" w:fill="auto"/>
          </w:tcPr>
          <w:p w14:paraId="2836D119"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5A006C12" w14:textId="77777777" w:rsidR="007B78EC" w:rsidRPr="00F94454" w:rsidRDefault="007B78EC" w:rsidP="00B67203">
            <w:pPr>
              <w:spacing w:line="276" w:lineRule="auto"/>
              <w:jc w:val="left"/>
              <w:rPr>
                <w:rFonts w:cs="Arial"/>
                <w:sz w:val="20"/>
              </w:rPr>
            </w:pPr>
          </w:p>
        </w:tc>
      </w:tr>
      <w:tr w:rsidR="007B78EC" w:rsidRPr="00F94454" w14:paraId="4C3694F7" w14:textId="77777777" w:rsidTr="005A3595">
        <w:trPr>
          <w:cantSplit/>
        </w:trPr>
        <w:tc>
          <w:tcPr>
            <w:tcW w:w="657" w:type="pct"/>
            <w:shd w:val="clear" w:color="auto" w:fill="auto"/>
          </w:tcPr>
          <w:p w14:paraId="4D4C3AE4" w14:textId="77777777" w:rsidR="007B78EC" w:rsidRDefault="007B78EC" w:rsidP="00B67203">
            <w:pPr>
              <w:spacing w:line="276" w:lineRule="auto"/>
              <w:jc w:val="left"/>
              <w:rPr>
                <w:rFonts w:cs="Arial"/>
                <w:color w:val="000000"/>
                <w:sz w:val="20"/>
                <w:szCs w:val="20"/>
              </w:rPr>
            </w:pPr>
            <w:r>
              <w:rPr>
                <w:rFonts w:cs="Arial"/>
                <w:color w:val="000000"/>
                <w:sz w:val="20"/>
                <w:szCs w:val="20"/>
              </w:rPr>
              <w:t>УП-04.07.02-ERP</w:t>
            </w:r>
          </w:p>
        </w:tc>
        <w:tc>
          <w:tcPr>
            <w:tcW w:w="733" w:type="pct"/>
            <w:shd w:val="clear" w:color="auto" w:fill="auto"/>
          </w:tcPr>
          <w:p w14:paraId="007C2342" w14:textId="77777777" w:rsidR="007B78EC" w:rsidRDefault="007B78EC" w:rsidP="00B67203">
            <w:pPr>
              <w:spacing w:line="276" w:lineRule="auto"/>
              <w:jc w:val="left"/>
              <w:rPr>
                <w:rFonts w:cs="Arial"/>
                <w:color w:val="000000"/>
                <w:sz w:val="20"/>
                <w:szCs w:val="20"/>
              </w:rPr>
            </w:pPr>
            <w:r>
              <w:rPr>
                <w:rFonts w:cs="Arial"/>
                <w:color w:val="000000"/>
                <w:sz w:val="20"/>
                <w:szCs w:val="20"/>
              </w:rPr>
              <w:t>Оперативный контроль отнесения фактических затрат</w:t>
            </w:r>
          </w:p>
        </w:tc>
        <w:tc>
          <w:tcPr>
            <w:tcW w:w="541" w:type="pct"/>
            <w:shd w:val="clear" w:color="auto" w:fill="auto"/>
          </w:tcPr>
          <w:p w14:paraId="35615A11" w14:textId="77777777" w:rsidR="007B78EC" w:rsidRPr="00F94454" w:rsidRDefault="007B78EC" w:rsidP="00B67203">
            <w:pPr>
              <w:spacing w:line="276" w:lineRule="auto"/>
              <w:jc w:val="left"/>
              <w:rPr>
                <w:rFonts w:cs="Arial"/>
                <w:sz w:val="20"/>
              </w:rPr>
            </w:pPr>
          </w:p>
        </w:tc>
        <w:tc>
          <w:tcPr>
            <w:tcW w:w="1053" w:type="pct"/>
            <w:shd w:val="clear" w:color="auto" w:fill="auto"/>
          </w:tcPr>
          <w:p w14:paraId="72C915C4" w14:textId="77777777" w:rsidR="007B78EC" w:rsidRDefault="007B78EC" w:rsidP="00B67203">
            <w:pPr>
              <w:spacing w:line="276" w:lineRule="auto"/>
              <w:jc w:val="left"/>
              <w:rPr>
                <w:rFonts w:cs="Arial"/>
                <w:color w:val="000000"/>
                <w:sz w:val="20"/>
                <w:szCs w:val="20"/>
              </w:rPr>
            </w:pPr>
            <w:r>
              <w:rPr>
                <w:rFonts w:cs="Arial"/>
                <w:color w:val="000000"/>
                <w:sz w:val="20"/>
                <w:szCs w:val="20"/>
              </w:rPr>
              <w:t>Документ материала</w:t>
            </w:r>
          </w:p>
        </w:tc>
        <w:tc>
          <w:tcPr>
            <w:tcW w:w="657" w:type="pct"/>
            <w:shd w:val="clear" w:color="auto" w:fill="auto"/>
          </w:tcPr>
          <w:p w14:paraId="2754F282"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72" w:type="pct"/>
            <w:shd w:val="clear" w:color="auto" w:fill="auto"/>
          </w:tcPr>
          <w:p w14:paraId="00E82F7C"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66725BBF" w14:textId="77777777" w:rsidR="007B78EC" w:rsidRPr="00F94454" w:rsidRDefault="007B78EC" w:rsidP="00B67203">
            <w:pPr>
              <w:spacing w:line="276" w:lineRule="auto"/>
              <w:jc w:val="left"/>
              <w:rPr>
                <w:rFonts w:cs="Arial"/>
                <w:sz w:val="20"/>
              </w:rPr>
            </w:pPr>
          </w:p>
        </w:tc>
      </w:tr>
      <w:tr w:rsidR="007B78EC" w:rsidRPr="00F94454" w14:paraId="52212B22" w14:textId="77777777" w:rsidTr="005A3595">
        <w:trPr>
          <w:cantSplit/>
        </w:trPr>
        <w:tc>
          <w:tcPr>
            <w:tcW w:w="657" w:type="pct"/>
            <w:shd w:val="clear" w:color="auto" w:fill="auto"/>
          </w:tcPr>
          <w:p w14:paraId="64FDA038"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33" w:type="pct"/>
            <w:shd w:val="clear" w:color="auto" w:fill="auto"/>
          </w:tcPr>
          <w:p w14:paraId="70F87209"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41" w:type="pct"/>
            <w:shd w:val="clear" w:color="auto" w:fill="auto"/>
          </w:tcPr>
          <w:p w14:paraId="063BC07B" w14:textId="77777777" w:rsidR="007B78EC" w:rsidRPr="00F94454" w:rsidRDefault="007B78EC" w:rsidP="00B67203">
            <w:pPr>
              <w:spacing w:line="276" w:lineRule="auto"/>
              <w:jc w:val="left"/>
              <w:rPr>
                <w:rFonts w:cs="Arial"/>
                <w:sz w:val="20"/>
              </w:rPr>
            </w:pPr>
          </w:p>
        </w:tc>
        <w:tc>
          <w:tcPr>
            <w:tcW w:w="1053" w:type="pct"/>
            <w:shd w:val="clear" w:color="auto" w:fill="auto"/>
          </w:tcPr>
          <w:p w14:paraId="3D53CFE1" w14:textId="77777777" w:rsidR="007B78EC" w:rsidRDefault="007B78EC" w:rsidP="00B67203">
            <w:pPr>
              <w:spacing w:line="276" w:lineRule="auto"/>
              <w:jc w:val="left"/>
              <w:rPr>
                <w:rFonts w:cs="Arial"/>
                <w:color w:val="000000"/>
                <w:sz w:val="20"/>
                <w:szCs w:val="20"/>
              </w:rPr>
            </w:pPr>
            <w:r>
              <w:rPr>
                <w:rFonts w:cs="Arial"/>
                <w:color w:val="000000"/>
                <w:sz w:val="20"/>
                <w:szCs w:val="20"/>
              </w:rPr>
              <w:t>Исходящая поставка</w:t>
            </w:r>
          </w:p>
        </w:tc>
        <w:tc>
          <w:tcPr>
            <w:tcW w:w="657" w:type="pct"/>
            <w:shd w:val="clear" w:color="auto" w:fill="auto"/>
          </w:tcPr>
          <w:p w14:paraId="535AB01F" w14:textId="77777777" w:rsidR="007B78EC" w:rsidRDefault="007B78EC" w:rsidP="00B67203">
            <w:pPr>
              <w:spacing w:line="276" w:lineRule="auto"/>
              <w:jc w:val="left"/>
              <w:rPr>
                <w:rFonts w:cs="Arial"/>
                <w:color w:val="000000"/>
                <w:sz w:val="20"/>
                <w:szCs w:val="20"/>
              </w:rPr>
            </w:pPr>
            <w:r>
              <w:rPr>
                <w:rFonts w:cs="Arial"/>
                <w:color w:val="000000"/>
                <w:sz w:val="20"/>
                <w:szCs w:val="20"/>
              </w:rPr>
              <w:t>ПП-10.07.02-ERP</w:t>
            </w:r>
          </w:p>
        </w:tc>
        <w:tc>
          <w:tcPr>
            <w:tcW w:w="772" w:type="pct"/>
            <w:shd w:val="clear" w:color="auto" w:fill="auto"/>
          </w:tcPr>
          <w:p w14:paraId="592376BE" w14:textId="77777777" w:rsidR="007B78EC" w:rsidRDefault="007B78EC" w:rsidP="00B67203">
            <w:pPr>
              <w:spacing w:line="276" w:lineRule="auto"/>
              <w:jc w:val="left"/>
              <w:rPr>
                <w:rFonts w:cs="Arial"/>
                <w:color w:val="000000"/>
                <w:sz w:val="20"/>
                <w:szCs w:val="20"/>
              </w:rPr>
            </w:pPr>
            <w:r>
              <w:rPr>
                <w:rFonts w:cs="Arial"/>
                <w:color w:val="000000"/>
                <w:sz w:val="20"/>
                <w:szCs w:val="20"/>
              </w:rPr>
              <w:t>Планирование работы складской логистики</w:t>
            </w:r>
          </w:p>
        </w:tc>
        <w:tc>
          <w:tcPr>
            <w:tcW w:w="586" w:type="pct"/>
            <w:shd w:val="clear" w:color="auto" w:fill="auto"/>
          </w:tcPr>
          <w:p w14:paraId="408F3CED" w14:textId="77777777" w:rsidR="007B78EC" w:rsidRPr="00F94454" w:rsidRDefault="007B78EC" w:rsidP="00B67203">
            <w:pPr>
              <w:spacing w:line="276" w:lineRule="auto"/>
              <w:jc w:val="left"/>
              <w:rPr>
                <w:rFonts w:cs="Arial"/>
                <w:sz w:val="20"/>
              </w:rPr>
            </w:pPr>
          </w:p>
        </w:tc>
      </w:tr>
      <w:tr w:rsidR="007B78EC" w:rsidRPr="00F94454" w14:paraId="3A870121" w14:textId="77777777" w:rsidTr="005A3595">
        <w:trPr>
          <w:cantSplit/>
        </w:trPr>
        <w:tc>
          <w:tcPr>
            <w:tcW w:w="657" w:type="pct"/>
            <w:shd w:val="clear" w:color="auto" w:fill="auto"/>
          </w:tcPr>
          <w:p w14:paraId="5D80ABCA" w14:textId="77777777" w:rsidR="007B78EC" w:rsidRDefault="007B78EC" w:rsidP="00B67203">
            <w:pPr>
              <w:spacing w:line="276" w:lineRule="auto"/>
              <w:jc w:val="left"/>
              <w:rPr>
                <w:rFonts w:cs="Arial"/>
                <w:color w:val="000000"/>
                <w:sz w:val="20"/>
                <w:szCs w:val="20"/>
              </w:rPr>
            </w:pPr>
            <w:r>
              <w:rPr>
                <w:rFonts w:cs="Arial"/>
                <w:color w:val="000000"/>
                <w:sz w:val="20"/>
                <w:szCs w:val="20"/>
              </w:rPr>
              <w:t>ПП-03.02.02.01-ERP</w:t>
            </w:r>
          </w:p>
        </w:tc>
        <w:tc>
          <w:tcPr>
            <w:tcW w:w="733" w:type="pct"/>
            <w:shd w:val="clear" w:color="auto" w:fill="auto"/>
          </w:tcPr>
          <w:p w14:paraId="2C4B4890" w14:textId="77777777" w:rsidR="007B78EC" w:rsidRDefault="007B78EC" w:rsidP="00B67203">
            <w:pPr>
              <w:spacing w:line="276" w:lineRule="auto"/>
              <w:jc w:val="left"/>
              <w:rPr>
                <w:rFonts w:cs="Arial"/>
                <w:color w:val="000000"/>
                <w:sz w:val="20"/>
                <w:szCs w:val="20"/>
              </w:rPr>
            </w:pPr>
            <w:r>
              <w:rPr>
                <w:rFonts w:cs="Arial"/>
                <w:color w:val="000000"/>
                <w:sz w:val="20"/>
                <w:szCs w:val="20"/>
              </w:rPr>
              <w:t>Учет спецодежды и спецоснастки в эксплуатации</w:t>
            </w:r>
          </w:p>
        </w:tc>
        <w:tc>
          <w:tcPr>
            <w:tcW w:w="541" w:type="pct"/>
            <w:shd w:val="clear" w:color="auto" w:fill="auto"/>
          </w:tcPr>
          <w:p w14:paraId="5F2B9088" w14:textId="77777777" w:rsidR="007B78EC" w:rsidRPr="00F94454" w:rsidRDefault="007B78EC" w:rsidP="00B67203">
            <w:pPr>
              <w:spacing w:line="276" w:lineRule="auto"/>
              <w:jc w:val="left"/>
              <w:rPr>
                <w:rFonts w:cs="Arial"/>
                <w:sz w:val="20"/>
              </w:rPr>
            </w:pPr>
          </w:p>
        </w:tc>
        <w:tc>
          <w:tcPr>
            <w:tcW w:w="1053" w:type="pct"/>
            <w:shd w:val="clear" w:color="auto" w:fill="auto"/>
          </w:tcPr>
          <w:p w14:paraId="2554918B" w14:textId="77777777" w:rsidR="007B78EC" w:rsidRDefault="007B78EC" w:rsidP="00B67203">
            <w:pPr>
              <w:spacing w:line="276" w:lineRule="auto"/>
              <w:jc w:val="left"/>
              <w:rPr>
                <w:rFonts w:cs="Arial"/>
                <w:color w:val="000000"/>
                <w:sz w:val="20"/>
                <w:szCs w:val="20"/>
              </w:rPr>
            </w:pPr>
            <w:r>
              <w:rPr>
                <w:rFonts w:cs="Arial"/>
                <w:color w:val="000000"/>
                <w:sz w:val="20"/>
                <w:szCs w:val="20"/>
              </w:rPr>
              <w:t>Ведомость учета выдачи спецодежды МБ-7</w:t>
            </w:r>
            <w:r>
              <w:rPr>
                <w:rFonts w:cs="Arial"/>
                <w:color w:val="000000"/>
                <w:sz w:val="20"/>
                <w:szCs w:val="20"/>
              </w:rPr>
              <w:br/>
              <w:t>Карточка объекта ВНА</w:t>
            </w:r>
          </w:p>
        </w:tc>
        <w:tc>
          <w:tcPr>
            <w:tcW w:w="657" w:type="pct"/>
            <w:shd w:val="clear" w:color="auto" w:fill="auto"/>
          </w:tcPr>
          <w:p w14:paraId="386036B2" w14:textId="77777777" w:rsidR="007B78EC" w:rsidRDefault="007B78EC" w:rsidP="00B67203">
            <w:pPr>
              <w:spacing w:line="276" w:lineRule="auto"/>
              <w:jc w:val="left"/>
              <w:rPr>
                <w:rFonts w:cs="Arial"/>
                <w:color w:val="000000"/>
                <w:sz w:val="20"/>
                <w:szCs w:val="20"/>
              </w:rPr>
            </w:pPr>
            <w:r>
              <w:rPr>
                <w:rFonts w:cs="Arial"/>
                <w:color w:val="000000"/>
                <w:sz w:val="20"/>
                <w:szCs w:val="20"/>
              </w:rPr>
              <w:t>ПП-10.07.03.03-ERP</w:t>
            </w:r>
          </w:p>
        </w:tc>
        <w:tc>
          <w:tcPr>
            <w:tcW w:w="772" w:type="pct"/>
            <w:shd w:val="clear" w:color="auto" w:fill="auto"/>
          </w:tcPr>
          <w:p w14:paraId="5E1F2327" w14:textId="77777777" w:rsidR="007B78EC" w:rsidRDefault="007B78EC" w:rsidP="00B67203">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6B947CDC" w14:textId="77777777" w:rsidR="007B78EC" w:rsidRPr="00F94454" w:rsidRDefault="007B78EC" w:rsidP="00B67203">
            <w:pPr>
              <w:spacing w:line="276" w:lineRule="auto"/>
              <w:jc w:val="left"/>
              <w:rPr>
                <w:rFonts w:cs="Arial"/>
                <w:sz w:val="20"/>
              </w:rPr>
            </w:pPr>
          </w:p>
        </w:tc>
      </w:tr>
      <w:tr w:rsidR="00364A9F" w:rsidRPr="00F94454" w14:paraId="3F7BAACC" w14:textId="77777777" w:rsidTr="005A3595">
        <w:trPr>
          <w:cantSplit/>
        </w:trPr>
        <w:tc>
          <w:tcPr>
            <w:tcW w:w="657" w:type="pct"/>
            <w:shd w:val="clear" w:color="auto" w:fill="auto"/>
          </w:tcPr>
          <w:p w14:paraId="722AE942" w14:textId="58CA2523" w:rsidR="00364A9F" w:rsidRDefault="00364A9F" w:rsidP="00364A9F">
            <w:pPr>
              <w:spacing w:line="276" w:lineRule="auto"/>
              <w:jc w:val="left"/>
              <w:rPr>
                <w:rFonts w:cs="Arial"/>
                <w:color w:val="000000"/>
                <w:sz w:val="20"/>
                <w:szCs w:val="20"/>
              </w:rPr>
            </w:pPr>
            <w:r>
              <w:rPr>
                <w:rFonts w:cs="Arial"/>
                <w:color w:val="000000"/>
                <w:sz w:val="20"/>
                <w:szCs w:val="20"/>
              </w:rPr>
              <w:t>ПП-10.06.03</w:t>
            </w:r>
          </w:p>
        </w:tc>
        <w:tc>
          <w:tcPr>
            <w:tcW w:w="733" w:type="pct"/>
            <w:shd w:val="clear" w:color="auto" w:fill="auto"/>
          </w:tcPr>
          <w:p w14:paraId="73438607" w14:textId="5DFF88F4" w:rsidR="00364A9F" w:rsidRDefault="00364A9F" w:rsidP="00364A9F">
            <w:pPr>
              <w:spacing w:line="276" w:lineRule="auto"/>
              <w:jc w:val="left"/>
              <w:rPr>
                <w:rFonts w:cs="Arial"/>
                <w:color w:val="000000"/>
                <w:sz w:val="20"/>
                <w:szCs w:val="20"/>
              </w:rPr>
            </w:pPr>
            <w:r>
              <w:rPr>
                <w:rFonts w:cs="Arial"/>
                <w:color w:val="000000"/>
                <w:sz w:val="20"/>
                <w:szCs w:val="20"/>
              </w:rPr>
              <w:t>Выполнение транспортных работ и работ технологического транспорта</w:t>
            </w:r>
          </w:p>
        </w:tc>
        <w:tc>
          <w:tcPr>
            <w:tcW w:w="541" w:type="pct"/>
            <w:shd w:val="clear" w:color="auto" w:fill="auto"/>
          </w:tcPr>
          <w:p w14:paraId="0079C0E5" w14:textId="77777777" w:rsidR="00364A9F" w:rsidRPr="00F94454" w:rsidRDefault="00364A9F" w:rsidP="00364A9F">
            <w:pPr>
              <w:spacing w:line="276" w:lineRule="auto"/>
              <w:jc w:val="left"/>
              <w:rPr>
                <w:rFonts w:cs="Arial"/>
                <w:sz w:val="20"/>
              </w:rPr>
            </w:pPr>
          </w:p>
        </w:tc>
        <w:tc>
          <w:tcPr>
            <w:tcW w:w="1053" w:type="pct"/>
            <w:shd w:val="clear" w:color="auto" w:fill="auto"/>
          </w:tcPr>
          <w:p w14:paraId="59E9B887" w14:textId="2F35DF4B" w:rsidR="00364A9F" w:rsidRDefault="00364A9F" w:rsidP="00364A9F">
            <w:pPr>
              <w:spacing w:line="276" w:lineRule="auto"/>
              <w:jc w:val="left"/>
              <w:rPr>
                <w:rFonts w:cs="Arial"/>
                <w:color w:val="000000"/>
                <w:sz w:val="20"/>
                <w:szCs w:val="20"/>
              </w:rPr>
            </w:pPr>
            <w:r>
              <w:rPr>
                <w:rFonts w:cs="Arial"/>
                <w:color w:val="000000"/>
                <w:sz w:val="20"/>
                <w:szCs w:val="20"/>
              </w:rPr>
              <w:t>Заправка собственного ТС</w:t>
            </w:r>
          </w:p>
        </w:tc>
        <w:tc>
          <w:tcPr>
            <w:tcW w:w="657" w:type="pct"/>
            <w:shd w:val="clear" w:color="auto" w:fill="auto"/>
          </w:tcPr>
          <w:p w14:paraId="7658FABE" w14:textId="40C4143E" w:rsidR="00364A9F" w:rsidRDefault="00364A9F" w:rsidP="00364A9F">
            <w:pPr>
              <w:spacing w:line="276" w:lineRule="auto"/>
              <w:jc w:val="left"/>
              <w:rPr>
                <w:rFonts w:cs="Arial"/>
                <w:color w:val="000000"/>
                <w:sz w:val="20"/>
                <w:szCs w:val="20"/>
              </w:rPr>
            </w:pPr>
            <w:r>
              <w:rPr>
                <w:rFonts w:cs="Arial"/>
                <w:color w:val="000000"/>
                <w:sz w:val="20"/>
                <w:szCs w:val="20"/>
              </w:rPr>
              <w:t>ПП-10.07.03.03</w:t>
            </w:r>
          </w:p>
        </w:tc>
        <w:tc>
          <w:tcPr>
            <w:tcW w:w="772" w:type="pct"/>
            <w:shd w:val="clear" w:color="auto" w:fill="auto"/>
          </w:tcPr>
          <w:p w14:paraId="4E983F50" w14:textId="3D4959C0" w:rsidR="00364A9F" w:rsidRDefault="00364A9F" w:rsidP="00364A9F">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41C1B64E" w14:textId="77777777" w:rsidR="00364A9F" w:rsidRPr="00F94454" w:rsidRDefault="00364A9F" w:rsidP="00364A9F">
            <w:pPr>
              <w:spacing w:line="276" w:lineRule="auto"/>
              <w:jc w:val="left"/>
              <w:rPr>
                <w:rFonts w:cs="Arial"/>
                <w:sz w:val="20"/>
              </w:rPr>
            </w:pPr>
          </w:p>
        </w:tc>
      </w:tr>
      <w:tr w:rsidR="00364A9F" w:rsidRPr="00F94454" w14:paraId="55D8A08B" w14:textId="77777777" w:rsidTr="005A3595">
        <w:trPr>
          <w:cantSplit/>
        </w:trPr>
        <w:tc>
          <w:tcPr>
            <w:tcW w:w="657" w:type="pct"/>
            <w:shd w:val="clear" w:color="auto" w:fill="auto"/>
          </w:tcPr>
          <w:p w14:paraId="0BBD9214" w14:textId="420502AD" w:rsidR="00364A9F" w:rsidRDefault="00364A9F" w:rsidP="00364A9F">
            <w:pPr>
              <w:spacing w:line="276" w:lineRule="auto"/>
              <w:jc w:val="left"/>
              <w:rPr>
                <w:rFonts w:cs="Arial"/>
                <w:color w:val="000000"/>
                <w:sz w:val="20"/>
                <w:szCs w:val="20"/>
              </w:rPr>
            </w:pPr>
            <w:r>
              <w:rPr>
                <w:rFonts w:cs="Arial"/>
                <w:color w:val="000000"/>
                <w:sz w:val="20"/>
                <w:szCs w:val="20"/>
              </w:rPr>
              <w:t>ПП-10.08.02</w:t>
            </w:r>
          </w:p>
        </w:tc>
        <w:tc>
          <w:tcPr>
            <w:tcW w:w="733" w:type="pct"/>
            <w:shd w:val="clear" w:color="auto" w:fill="auto"/>
          </w:tcPr>
          <w:p w14:paraId="0299CA15" w14:textId="55447E37" w:rsidR="00364A9F" w:rsidRDefault="00364A9F" w:rsidP="00364A9F">
            <w:pPr>
              <w:spacing w:line="276" w:lineRule="auto"/>
              <w:jc w:val="left"/>
              <w:rPr>
                <w:rFonts w:cs="Arial"/>
                <w:color w:val="000000"/>
                <w:sz w:val="20"/>
                <w:szCs w:val="20"/>
              </w:rPr>
            </w:pPr>
            <w:r>
              <w:rPr>
                <w:rFonts w:cs="Arial"/>
                <w:color w:val="000000"/>
                <w:sz w:val="20"/>
                <w:szCs w:val="20"/>
              </w:rPr>
              <w:t>Управление обязательствами по реализации МТР</w:t>
            </w:r>
          </w:p>
        </w:tc>
        <w:tc>
          <w:tcPr>
            <w:tcW w:w="541" w:type="pct"/>
            <w:shd w:val="clear" w:color="auto" w:fill="auto"/>
          </w:tcPr>
          <w:p w14:paraId="60EA3FAC" w14:textId="77777777" w:rsidR="00364A9F" w:rsidRPr="00F94454" w:rsidRDefault="00364A9F" w:rsidP="00364A9F">
            <w:pPr>
              <w:spacing w:line="276" w:lineRule="auto"/>
              <w:jc w:val="left"/>
              <w:rPr>
                <w:rFonts w:cs="Arial"/>
                <w:sz w:val="20"/>
              </w:rPr>
            </w:pPr>
          </w:p>
        </w:tc>
        <w:tc>
          <w:tcPr>
            <w:tcW w:w="1053" w:type="pct"/>
            <w:shd w:val="clear" w:color="auto" w:fill="auto"/>
          </w:tcPr>
          <w:p w14:paraId="1599A499" w14:textId="3FAAD5E1" w:rsidR="00364A9F" w:rsidRDefault="00364A9F" w:rsidP="00364A9F">
            <w:pPr>
              <w:spacing w:line="276" w:lineRule="auto"/>
              <w:jc w:val="left"/>
              <w:rPr>
                <w:rFonts w:cs="Arial"/>
                <w:color w:val="000000"/>
                <w:sz w:val="20"/>
                <w:szCs w:val="20"/>
              </w:rPr>
            </w:pPr>
            <w:r>
              <w:rPr>
                <w:rFonts w:cs="Arial"/>
                <w:color w:val="000000"/>
                <w:sz w:val="20"/>
                <w:szCs w:val="20"/>
              </w:rPr>
              <w:t>Заправка внешнего ТС</w:t>
            </w:r>
          </w:p>
        </w:tc>
        <w:tc>
          <w:tcPr>
            <w:tcW w:w="657" w:type="pct"/>
            <w:shd w:val="clear" w:color="auto" w:fill="auto"/>
          </w:tcPr>
          <w:p w14:paraId="424C3668" w14:textId="17DBE0AC" w:rsidR="00364A9F" w:rsidRDefault="00364A9F" w:rsidP="00364A9F">
            <w:pPr>
              <w:spacing w:line="276" w:lineRule="auto"/>
              <w:jc w:val="left"/>
              <w:rPr>
                <w:rFonts w:cs="Arial"/>
                <w:color w:val="000000"/>
                <w:sz w:val="20"/>
                <w:szCs w:val="20"/>
              </w:rPr>
            </w:pPr>
            <w:r>
              <w:rPr>
                <w:rFonts w:cs="Arial"/>
                <w:color w:val="000000"/>
                <w:sz w:val="20"/>
                <w:szCs w:val="20"/>
              </w:rPr>
              <w:t>ПП-10.07.03.03</w:t>
            </w:r>
          </w:p>
        </w:tc>
        <w:tc>
          <w:tcPr>
            <w:tcW w:w="772" w:type="pct"/>
            <w:shd w:val="clear" w:color="auto" w:fill="auto"/>
          </w:tcPr>
          <w:p w14:paraId="00D00FCC" w14:textId="6946E858" w:rsidR="00364A9F" w:rsidRDefault="00364A9F" w:rsidP="00364A9F">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48FABAAF" w14:textId="77777777" w:rsidR="00364A9F" w:rsidRPr="00F94454" w:rsidRDefault="00364A9F" w:rsidP="00364A9F">
            <w:pPr>
              <w:spacing w:line="276" w:lineRule="auto"/>
              <w:jc w:val="left"/>
              <w:rPr>
                <w:rFonts w:cs="Arial"/>
                <w:sz w:val="20"/>
              </w:rPr>
            </w:pPr>
          </w:p>
        </w:tc>
      </w:tr>
      <w:tr w:rsidR="00364A9F" w:rsidRPr="00F94454" w14:paraId="7ABBF8ED" w14:textId="77777777" w:rsidTr="005A3595">
        <w:trPr>
          <w:cantSplit/>
        </w:trPr>
        <w:tc>
          <w:tcPr>
            <w:tcW w:w="657" w:type="pct"/>
            <w:shd w:val="clear" w:color="auto" w:fill="auto"/>
          </w:tcPr>
          <w:p w14:paraId="6843168B" w14:textId="77777777" w:rsidR="00364A9F" w:rsidRDefault="00364A9F" w:rsidP="00364A9F">
            <w:pPr>
              <w:spacing w:line="276" w:lineRule="auto"/>
              <w:jc w:val="left"/>
              <w:rPr>
                <w:rFonts w:cs="Arial"/>
                <w:color w:val="000000"/>
                <w:sz w:val="20"/>
                <w:szCs w:val="20"/>
              </w:rPr>
            </w:pPr>
            <w:r>
              <w:rPr>
                <w:rFonts w:cs="Arial"/>
                <w:color w:val="000000"/>
                <w:sz w:val="20"/>
                <w:szCs w:val="20"/>
              </w:rPr>
              <w:t>ПП-15.01.01.01</w:t>
            </w:r>
          </w:p>
        </w:tc>
        <w:tc>
          <w:tcPr>
            <w:tcW w:w="733" w:type="pct"/>
            <w:shd w:val="clear" w:color="auto" w:fill="auto"/>
          </w:tcPr>
          <w:p w14:paraId="70C4BE3E" w14:textId="77777777" w:rsidR="00364A9F" w:rsidRDefault="00364A9F" w:rsidP="00364A9F">
            <w:pPr>
              <w:spacing w:line="276" w:lineRule="auto"/>
              <w:jc w:val="left"/>
              <w:rPr>
                <w:rFonts w:cs="Arial"/>
                <w:color w:val="000000"/>
                <w:sz w:val="20"/>
                <w:szCs w:val="20"/>
              </w:rPr>
            </w:pPr>
            <w:r>
              <w:rPr>
                <w:rFonts w:cs="Arial"/>
                <w:color w:val="000000"/>
                <w:sz w:val="20"/>
                <w:szCs w:val="20"/>
              </w:rPr>
              <w:t>Получение и обработка в МФЦ входящих первичных документов</w:t>
            </w:r>
          </w:p>
        </w:tc>
        <w:tc>
          <w:tcPr>
            <w:tcW w:w="541" w:type="pct"/>
            <w:shd w:val="clear" w:color="auto" w:fill="auto"/>
          </w:tcPr>
          <w:p w14:paraId="46C33201" w14:textId="77777777" w:rsidR="00364A9F" w:rsidRPr="00F94454" w:rsidRDefault="00364A9F" w:rsidP="00364A9F">
            <w:pPr>
              <w:spacing w:line="276" w:lineRule="auto"/>
              <w:jc w:val="left"/>
              <w:rPr>
                <w:rFonts w:cs="Arial"/>
                <w:sz w:val="20"/>
              </w:rPr>
            </w:pPr>
          </w:p>
        </w:tc>
        <w:tc>
          <w:tcPr>
            <w:tcW w:w="1053" w:type="pct"/>
            <w:shd w:val="clear" w:color="auto" w:fill="auto"/>
          </w:tcPr>
          <w:p w14:paraId="49623657" w14:textId="77777777" w:rsidR="00364A9F" w:rsidRDefault="00364A9F" w:rsidP="00364A9F">
            <w:pPr>
              <w:spacing w:line="276" w:lineRule="auto"/>
              <w:jc w:val="left"/>
              <w:rPr>
                <w:rFonts w:cs="Arial"/>
                <w:color w:val="000000"/>
                <w:sz w:val="20"/>
                <w:szCs w:val="20"/>
              </w:rPr>
            </w:pPr>
            <w:r>
              <w:rPr>
                <w:rFonts w:cs="Arial"/>
                <w:color w:val="000000"/>
                <w:sz w:val="20"/>
                <w:szCs w:val="20"/>
              </w:rPr>
              <w:t>Пакет первичных документов (скан-копии)</w:t>
            </w:r>
            <w:r>
              <w:rPr>
                <w:rFonts w:cs="Arial"/>
                <w:color w:val="000000"/>
                <w:sz w:val="20"/>
                <w:szCs w:val="20"/>
              </w:rPr>
              <w:br/>
              <w:t xml:space="preserve">Пакет первичных документов </w:t>
            </w:r>
          </w:p>
        </w:tc>
        <w:tc>
          <w:tcPr>
            <w:tcW w:w="657" w:type="pct"/>
            <w:shd w:val="clear" w:color="auto" w:fill="auto"/>
          </w:tcPr>
          <w:p w14:paraId="57CB899C" w14:textId="77777777" w:rsidR="00364A9F" w:rsidRDefault="00364A9F" w:rsidP="00364A9F">
            <w:pPr>
              <w:spacing w:line="276" w:lineRule="auto"/>
              <w:jc w:val="left"/>
              <w:rPr>
                <w:rFonts w:cs="Arial"/>
                <w:color w:val="000000"/>
                <w:sz w:val="20"/>
                <w:szCs w:val="20"/>
              </w:rPr>
            </w:pPr>
            <w:r>
              <w:rPr>
                <w:rFonts w:cs="Arial"/>
                <w:color w:val="000000"/>
                <w:sz w:val="20"/>
                <w:szCs w:val="20"/>
              </w:rPr>
              <w:t>ПП-10.07.03.04-ERP</w:t>
            </w:r>
          </w:p>
        </w:tc>
        <w:tc>
          <w:tcPr>
            <w:tcW w:w="772" w:type="pct"/>
            <w:shd w:val="clear" w:color="auto" w:fill="auto"/>
          </w:tcPr>
          <w:p w14:paraId="366B15FE" w14:textId="77777777" w:rsidR="00364A9F" w:rsidRDefault="00364A9F" w:rsidP="00364A9F">
            <w:pPr>
              <w:spacing w:line="276" w:lineRule="auto"/>
              <w:jc w:val="left"/>
              <w:rPr>
                <w:rFonts w:cs="Arial"/>
                <w:color w:val="000000"/>
                <w:sz w:val="20"/>
                <w:szCs w:val="20"/>
              </w:rPr>
            </w:pPr>
            <w:r>
              <w:rPr>
                <w:rFonts w:cs="Arial"/>
                <w:color w:val="000000"/>
                <w:sz w:val="20"/>
                <w:szCs w:val="20"/>
              </w:rPr>
              <w:t>Выполнение инвентаризации МТР</w:t>
            </w:r>
          </w:p>
        </w:tc>
        <w:tc>
          <w:tcPr>
            <w:tcW w:w="586" w:type="pct"/>
            <w:shd w:val="clear" w:color="auto" w:fill="auto"/>
          </w:tcPr>
          <w:p w14:paraId="45376F77" w14:textId="77777777" w:rsidR="00364A9F" w:rsidRPr="00F94454" w:rsidRDefault="00364A9F" w:rsidP="00364A9F">
            <w:pPr>
              <w:spacing w:line="276" w:lineRule="auto"/>
              <w:jc w:val="left"/>
              <w:rPr>
                <w:rFonts w:cs="Arial"/>
                <w:sz w:val="20"/>
              </w:rPr>
            </w:pPr>
          </w:p>
        </w:tc>
      </w:tr>
      <w:tr w:rsidR="00364A9F" w:rsidRPr="00F94454" w14:paraId="13EECF79" w14:textId="77777777" w:rsidTr="005A3595">
        <w:trPr>
          <w:cantSplit/>
        </w:trPr>
        <w:tc>
          <w:tcPr>
            <w:tcW w:w="657" w:type="pct"/>
            <w:shd w:val="clear" w:color="auto" w:fill="auto"/>
          </w:tcPr>
          <w:p w14:paraId="18498DFE" w14:textId="77777777" w:rsidR="00364A9F" w:rsidRDefault="00364A9F" w:rsidP="00364A9F">
            <w:pPr>
              <w:spacing w:line="276" w:lineRule="auto"/>
              <w:jc w:val="left"/>
              <w:rPr>
                <w:rFonts w:cs="Arial"/>
                <w:color w:val="000000"/>
                <w:sz w:val="20"/>
                <w:szCs w:val="20"/>
              </w:rPr>
            </w:pPr>
            <w:r>
              <w:rPr>
                <w:rFonts w:cs="Arial"/>
                <w:color w:val="000000"/>
                <w:sz w:val="20"/>
                <w:szCs w:val="20"/>
              </w:rPr>
              <w:lastRenderedPageBreak/>
              <w:t>ПП-10.07.03.04-ERP</w:t>
            </w:r>
          </w:p>
        </w:tc>
        <w:tc>
          <w:tcPr>
            <w:tcW w:w="733" w:type="pct"/>
            <w:shd w:val="clear" w:color="auto" w:fill="auto"/>
          </w:tcPr>
          <w:p w14:paraId="58D90058" w14:textId="77777777" w:rsidR="00364A9F" w:rsidRDefault="00364A9F" w:rsidP="00364A9F">
            <w:pPr>
              <w:spacing w:line="276" w:lineRule="auto"/>
              <w:jc w:val="left"/>
              <w:rPr>
                <w:rFonts w:cs="Arial"/>
                <w:color w:val="000000"/>
                <w:sz w:val="20"/>
                <w:szCs w:val="20"/>
              </w:rPr>
            </w:pPr>
            <w:r>
              <w:rPr>
                <w:rFonts w:cs="Arial"/>
                <w:color w:val="000000"/>
                <w:sz w:val="20"/>
                <w:szCs w:val="20"/>
              </w:rPr>
              <w:t>Выполнение инвентаризации МТР</w:t>
            </w:r>
          </w:p>
        </w:tc>
        <w:tc>
          <w:tcPr>
            <w:tcW w:w="541" w:type="pct"/>
            <w:shd w:val="clear" w:color="auto" w:fill="auto"/>
          </w:tcPr>
          <w:p w14:paraId="17EF1D38" w14:textId="77777777" w:rsidR="00364A9F" w:rsidRPr="00F94454" w:rsidRDefault="00364A9F" w:rsidP="00364A9F">
            <w:pPr>
              <w:spacing w:line="276" w:lineRule="auto"/>
              <w:jc w:val="left"/>
              <w:rPr>
                <w:rFonts w:cs="Arial"/>
                <w:sz w:val="20"/>
              </w:rPr>
            </w:pPr>
          </w:p>
        </w:tc>
        <w:tc>
          <w:tcPr>
            <w:tcW w:w="1053" w:type="pct"/>
            <w:shd w:val="clear" w:color="auto" w:fill="auto"/>
          </w:tcPr>
          <w:p w14:paraId="086F3516" w14:textId="77777777" w:rsidR="00364A9F" w:rsidRDefault="00364A9F" w:rsidP="00364A9F">
            <w:pPr>
              <w:jc w:val="left"/>
              <w:rPr>
                <w:rFonts w:cs="Arial"/>
                <w:color w:val="000000"/>
                <w:sz w:val="20"/>
                <w:szCs w:val="20"/>
              </w:rPr>
            </w:pPr>
            <w:r>
              <w:rPr>
                <w:rFonts w:cs="Arial"/>
                <w:color w:val="000000"/>
                <w:sz w:val="20"/>
                <w:szCs w:val="20"/>
              </w:rPr>
              <w:t>Пакет первичных документов (скан-копии)</w:t>
            </w:r>
            <w:r>
              <w:rPr>
                <w:rFonts w:cs="Arial"/>
                <w:color w:val="000000"/>
                <w:sz w:val="20"/>
                <w:szCs w:val="20"/>
              </w:rPr>
              <w:br/>
              <w:t xml:space="preserve">Пакет первичных документов </w:t>
            </w:r>
          </w:p>
          <w:p w14:paraId="2D544929" w14:textId="77777777" w:rsidR="00364A9F" w:rsidRDefault="00364A9F" w:rsidP="00364A9F">
            <w:pPr>
              <w:spacing w:line="276" w:lineRule="auto"/>
              <w:jc w:val="left"/>
              <w:rPr>
                <w:rFonts w:cs="Arial"/>
                <w:color w:val="000000"/>
                <w:sz w:val="20"/>
                <w:szCs w:val="20"/>
              </w:rPr>
            </w:pPr>
          </w:p>
        </w:tc>
        <w:tc>
          <w:tcPr>
            <w:tcW w:w="657" w:type="pct"/>
            <w:shd w:val="clear" w:color="auto" w:fill="auto"/>
          </w:tcPr>
          <w:p w14:paraId="15877E44" w14:textId="77777777" w:rsidR="00364A9F" w:rsidRDefault="00364A9F" w:rsidP="00364A9F">
            <w:pPr>
              <w:spacing w:line="276" w:lineRule="auto"/>
              <w:jc w:val="left"/>
              <w:rPr>
                <w:rFonts w:cs="Arial"/>
                <w:color w:val="000000"/>
                <w:sz w:val="20"/>
                <w:szCs w:val="20"/>
              </w:rPr>
            </w:pPr>
            <w:r>
              <w:rPr>
                <w:rFonts w:cs="Arial"/>
                <w:color w:val="000000"/>
                <w:sz w:val="20"/>
                <w:szCs w:val="20"/>
              </w:rPr>
              <w:t>ПП-15.01.01.01</w:t>
            </w:r>
          </w:p>
        </w:tc>
        <w:tc>
          <w:tcPr>
            <w:tcW w:w="772" w:type="pct"/>
            <w:shd w:val="clear" w:color="auto" w:fill="auto"/>
          </w:tcPr>
          <w:p w14:paraId="0A03BE6A" w14:textId="77777777" w:rsidR="00364A9F" w:rsidRDefault="00364A9F" w:rsidP="00364A9F">
            <w:pPr>
              <w:spacing w:line="276" w:lineRule="auto"/>
              <w:jc w:val="left"/>
              <w:rPr>
                <w:rFonts w:cs="Arial"/>
                <w:color w:val="000000"/>
                <w:sz w:val="20"/>
                <w:szCs w:val="20"/>
              </w:rPr>
            </w:pPr>
            <w:r>
              <w:rPr>
                <w:rFonts w:cs="Arial"/>
                <w:color w:val="000000"/>
                <w:sz w:val="20"/>
                <w:szCs w:val="20"/>
              </w:rPr>
              <w:t>Получение и обработка в МФЦ входящих первичных документов</w:t>
            </w:r>
          </w:p>
        </w:tc>
        <w:tc>
          <w:tcPr>
            <w:tcW w:w="586" w:type="pct"/>
            <w:shd w:val="clear" w:color="auto" w:fill="auto"/>
          </w:tcPr>
          <w:p w14:paraId="4CAC9577" w14:textId="77777777" w:rsidR="00364A9F" w:rsidRPr="00F94454" w:rsidRDefault="00364A9F" w:rsidP="00364A9F">
            <w:pPr>
              <w:spacing w:line="276" w:lineRule="auto"/>
              <w:jc w:val="left"/>
              <w:rPr>
                <w:rFonts w:cs="Arial"/>
                <w:sz w:val="20"/>
              </w:rPr>
            </w:pPr>
          </w:p>
        </w:tc>
      </w:tr>
      <w:tr w:rsidR="00364A9F" w:rsidRPr="00F94454" w14:paraId="3B9819A9" w14:textId="77777777" w:rsidTr="005A3595">
        <w:trPr>
          <w:cantSplit/>
        </w:trPr>
        <w:tc>
          <w:tcPr>
            <w:tcW w:w="657" w:type="pct"/>
            <w:shd w:val="clear" w:color="auto" w:fill="auto"/>
          </w:tcPr>
          <w:p w14:paraId="4B9A153F" w14:textId="77777777" w:rsidR="00364A9F" w:rsidRDefault="00364A9F" w:rsidP="00364A9F">
            <w:pPr>
              <w:spacing w:line="276" w:lineRule="auto"/>
              <w:jc w:val="left"/>
              <w:rPr>
                <w:rFonts w:cs="Arial"/>
                <w:color w:val="000000"/>
                <w:sz w:val="20"/>
                <w:szCs w:val="20"/>
              </w:rPr>
            </w:pPr>
            <w:r>
              <w:rPr>
                <w:rFonts w:cs="Arial"/>
                <w:color w:val="000000"/>
                <w:sz w:val="20"/>
                <w:szCs w:val="20"/>
              </w:rPr>
              <w:t>ПП-10.05.02</w:t>
            </w:r>
          </w:p>
        </w:tc>
        <w:tc>
          <w:tcPr>
            <w:tcW w:w="733" w:type="pct"/>
            <w:shd w:val="clear" w:color="auto" w:fill="auto"/>
          </w:tcPr>
          <w:p w14:paraId="712DE5E1" w14:textId="77777777" w:rsidR="00364A9F" w:rsidRDefault="00364A9F" w:rsidP="00364A9F">
            <w:pPr>
              <w:spacing w:line="276" w:lineRule="auto"/>
              <w:jc w:val="left"/>
              <w:rPr>
                <w:rFonts w:cs="Arial"/>
                <w:color w:val="000000"/>
                <w:sz w:val="20"/>
                <w:szCs w:val="20"/>
              </w:rPr>
            </w:pPr>
            <w:r>
              <w:rPr>
                <w:rFonts w:cs="Arial"/>
                <w:color w:val="000000"/>
                <w:sz w:val="20"/>
                <w:szCs w:val="20"/>
              </w:rPr>
              <w:t>Выявление НВИ/НЛИ</w:t>
            </w:r>
          </w:p>
        </w:tc>
        <w:tc>
          <w:tcPr>
            <w:tcW w:w="541" w:type="pct"/>
            <w:shd w:val="clear" w:color="auto" w:fill="auto"/>
          </w:tcPr>
          <w:p w14:paraId="08D8DA55" w14:textId="77777777" w:rsidR="00364A9F" w:rsidRPr="00F94454" w:rsidRDefault="00364A9F" w:rsidP="00364A9F">
            <w:pPr>
              <w:spacing w:line="276" w:lineRule="auto"/>
              <w:jc w:val="left"/>
              <w:rPr>
                <w:rFonts w:cs="Arial"/>
                <w:sz w:val="20"/>
              </w:rPr>
            </w:pPr>
          </w:p>
        </w:tc>
        <w:tc>
          <w:tcPr>
            <w:tcW w:w="1053" w:type="pct"/>
            <w:shd w:val="clear" w:color="auto" w:fill="auto"/>
          </w:tcPr>
          <w:p w14:paraId="023CB072" w14:textId="77777777" w:rsidR="00364A9F" w:rsidRDefault="00364A9F" w:rsidP="00364A9F">
            <w:pPr>
              <w:spacing w:line="276" w:lineRule="auto"/>
              <w:jc w:val="left"/>
              <w:rPr>
                <w:rFonts w:cs="Arial"/>
                <w:color w:val="000000"/>
                <w:sz w:val="20"/>
                <w:szCs w:val="20"/>
              </w:rPr>
            </w:pPr>
            <w:r>
              <w:rPr>
                <w:rFonts w:cs="Arial"/>
                <w:color w:val="000000"/>
                <w:sz w:val="20"/>
                <w:szCs w:val="20"/>
              </w:rPr>
              <w:t>МТР с нарушениями тех.характеристик/ неликвидные МТР</w:t>
            </w:r>
          </w:p>
        </w:tc>
        <w:tc>
          <w:tcPr>
            <w:tcW w:w="657" w:type="pct"/>
            <w:shd w:val="clear" w:color="auto" w:fill="auto"/>
          </w:tcPr>
          <w:p w14:paraId="6D49B66A" w14:textId="77777777" w:rsidR="00364A9F" w:rsidRDefault="00364A9F" w:rsidP="00364A9F">
            <w:pPr>
              <w:spacing w:line="276" w:lineRule="auto"/>
              <w:jc w:val="left"/>
              <w:rPr>
                <w:rFonts w:cs="Arial"/>
                <w:color w:val="000000"/>
                <w:sz w:val="20"/>
                <w:szCs w:val="20"/>
              </w:rPr>
            </w:pPr>
            <w:r>
              <w:rPr>
                <w:rFonts w:cs="Arial"/>
                <w:color w:val="000000"/>
                <w:sz w:val="20"/>
                <w:szCs w:val="20"/>
              </w:rPr>
              <w:t>ПП-10.07.03.04-ERP</w:t>
            </w:r>
          </w:p>
        </w:tc>
        <w:tc>
          <w:tcPr>
            <w:tcW w:w="772" w:type="pct"/>
            <w:shd w:val="clear" w:color="auto" w:fill="auto"/>
          </w:tcPr>
          <w:p w14:paraId="3FE7F8C5" w14:textId="77777777" w:rsidR="00364A9F" w:rsidRDefault="00364A9F" w:rsidP="00364A9F">
            <w:pPr>
              <w:spacing w:line="276" w:lineRule="auto"/>
              <w:jc w:val="left"/>
              <w:rPr>
                <w:rFonts w:cs="Arial"/>
                <w:color w:val="000000"/>
                <w:sz w:val="20"/>
                <w:szCs w:val="20"/>
              </w:rPr>
            </w:pPr>
            <w:r>
              <w:rPr>
                <w:rFonts w:cs="Arial"/>
                <w:color w:val="000000"/>
                <w:sz w:val="20"/>
                <w:szCs w:val="20"/>
              </w:rPr>
              <w:t>Выполнение инвентаризации МТР</w:t>
            </w:r>
          </w:p>
        </w:tc>
        <w:tc>
          <w:tcPr>
            <w:tcW w:w="586" w:type="pct"/>
            <w:shd w:val="clear" w:color="auto" w:fill="auto"/>
          </w:tcPr>
          <w:p w14:paraId="413F7C80" w14:textId="77777777" w:rsidR="00364A9F" w:rsidRPr="00F94454" w:rsidRDefault="00364A9F" w:rsidP="00364A9F">
            <w:pPr>
              <w:spacing w:line="276" w:lineRule="auto"/>
              <w:jc w:val="left"/>
              <w:rPr>
                <w:rFonts w:cs="Arial"/>
                <w:sz w:val="20"/>
              </w:rPr>
            </w:pPr>
          </w:p>
        </w:tc>
      </w:tr>
      <w:tr w:rsidR="00364A9F" w:rsidRPr="00F94454" w14:paraId="16DBB2CA" w14:textId="77777777" w:rsidTr="005A3595">
        <w:trPr>
          <w:cantSplit/>
        </w:trPr>
        <w:tc>
          <w:tcPr>
            <w:tcW w:w="657" w:type="pct"/>
            <w:shd w:val="clear" w:color="auto" w:fill="auto"/>
          </w:tcPr>
          <w:p w14:paraId="551D3618" w14:textId="77777777" w:rsidR="00364A9F" w:rsidRDefault="00364A9F" w:rsidP="00364A9F">
            <w:pPr>
              <w:spacing w:line="276" w:lineRule="auto"/>
              <w:jc w:val="left"/>
              <w:rPr>
                <w:rFonts w:cs="Arial"/>
                <w:color w:val="000000"/>
                <w:sz w:val="20"/>
                <w:szCs w:val="20"/>
              </w:rPr>
            </w:pPr>
            <w:r>
              <w:rPr>
                <w:rFonts w:cs="Arial"/>
                <w:color w:val="000000"/>
                <w:sz w:val="20"/>
                <w:szCs w:val="20"/>
              </w:rPr>
              <w:t>ПП-10.07.03.04-ERP</w:t>
            </w:r>
          </w:p>
        </w:tc>
        <w:tc>
          <w:tcPr>
            <w:tcW w:w="733" w:type="pct"/>
            <w:shd w:val="clear" w:color="auto" w:fill="auto"/>
          </w:tcPr>
          <w:p w14:paraId="5CB11E6B" w14:textId="77777777" w:rsidR="00364A9F" w:rsidRDefault="00364A9F" w:rsidP="00364A9F">
            <w:pPr>
              <w:spacing w:line="276" w:lineRule="auto"/>
              <w:jc w:val="left"/>
              <w:rPr>
                <w:rFonts w:cs="Arial"/>
                <w:color w:val="000000"/>
                <w:sz w:val="20"/>
                <w:szCs w:val="20"/>
              </w:rPr>
            </w:pPr>
            <w:r>
              <w:rPr>
                <w:rFonts w:cs="Arial"/>
                <w:color w:val="000000"/>
                <w:sz w:val="20"/>
                <w:szCs w:val="20"/>
              </w:rPr>
              <w:t>Выполнение инвентаризации МТР</w:t>
            </w:r>
          </w:p>
        </w:tc>
        <w:tc>
          <w:tcPr>
            <w:tcW w:w="541" w:type="pct"/>
            <w:shd w:val="clear" w:color="auto" w:fill="auto"/>
          </w:tcPr>
          <w:p w14:paraId="11E8D7B3" w14:textId="77777777" w:rsidR="00364A9F" w:rsidRPr="00F94454" w:rsidRDefault="00364A9F" w:rsidP="00364A9F">
            <w:pPr>
              <w:spacing w:line="276" w:lineRule="auto"/>
              <w:jc w:val="left"/>
              <w:rPr>
                <w:rFonts w:cs="Arial"/>
                <w:sz w:val="20"/>
              </w:rPr>
            </w:pPr>
          </w:p>
        </w:tc>
        <w:tc>
          <w:tcPr>
            <w:tcW w:w="1053" w:type="pct"/>
            <w:shd w:val="clear" w:color="auto" w:fill="auto"/>
          </w:tcPr>
          <w:p w14:paraId="2CA7A5ED" w14:textId="77777777" w:rsidR="00364A9F" w:rsidRDefault="00364A9F" w:rsidP="00364A9F">
            <w:pPr>
              <w:spacing w:line="276" w:lineRule="auto"/>
              <w:jc w:val="left"/>
              <w:rPr>
                <w:rFonts w:cs="Arial"/>
                <w:color w:val="000000"/>
                <w:sz w:val="20"/>
                <w:szCs w:val="20"/>
              </w:rPr>
            </w:pPr>
            <w:r>
              <w:rPr>
                <w:rFonts w:cs="Arial"/>
                <w:color w:val="000000"/>
                <w:sz w:val="20"/>
                <w:szCs w:val="20"/>
              </w:rPr>
              <w:t>Приказ на проведение инвентаризации</w:t>
            </w:r>
          </w:p>
        </w:tc>
        <w:tc>
          <w:tcPr>
            <w:tcW w:w="657" w:type="pct"/>
            <w:shd w:val="clear" w:color="auto" w:fill="auto"/>
          </w:tcPr>
          <w:p w14:paraId="36953BE8" w14:textId="77777777" w:rsidR="00364A9F" w:rsidRDefault="00364A9F" w:rsidP="00364A9F">
            <w:pPr>
              <w:spacing w:line="276" w:lineRule="auto"/>
              <w:jc w:val="left"/>
              <w:rPr>
                <w:rFonts w:cs="Arial"/>
                <w:color w:val="000000"/>
                <w:sz w:val="20"/>
                <w:szCs w:val="20"/>
              </w:rPr>
            </w:pPr>
            <w:r>
              <w:rPr>
                <w:rFonts w:cs="Arial"/>
                <w:color w:val="000000"/>
                <w:sz w:val="20"/>
                <w:szCs w:val="20"/>
              </w:rPr>
              <w:t>ПП-10.07.03.03-ERP</w:t>
            </w:r>
          </w:p>
        </w:tc>
        <w:tc>
          <w:tcPr>
            <w:tcW w:w="772" w:type="pct"/>
            <w:shd w:val="clear" w:color="auto" w:fill="auto"/>
          </w:tcPr>
          <w:p w14:paraId="1627FFB6" w14:textId="77777777" w:rsidR="00364A9F" w:rsidRDefault="00364A9F" w:rsidP="00364A9F">
            <w:pPr>
              <w:spacing w:line="276" w:lineRule="auto"/>
              <w:jc w:val="left"/>
              <w:rPr>
                <w:rFonts w:cs="Arial"/>
                <w:color w:val="000000"/>
                <w:sz w:val="20"/>
                <w:szCs w:val="20"/>
              </w:rPr>
            </w:pPr>
            <w:r>
              <w:rPr>
                <w:rFonts w:cs="Arial"/>
                <w:color w:val="000000"/>
                <w:sz w:val="20"/>
                <w:szCs w:val="20"/>
              </w:rPr>
              <w:t>Комплектация и выдача материалов со склада</w:t>
            </w:r>
          </w:p>
        </w:tc>
        <w:tc>
          <w:tcPr>
            <w:tcW w:w="586" w:type="pct"/>
            <w:shd w:val="clear" w:color="auto" w:fill="auto"/>
          </w:tcPr>
          <w:p w14:paraId="1789A716" w14:textId="77777777" w:rsidR="00364A9F" w:rsidRPr="00F94454" w:rsidRDefault="00364A9F" w:rsidP="00364A9F">
            <w:pPr>
              <w:spacing w:line="276" w:lineRule="auto"/>
              <w:jc w:val="left"/>
              <w:rPr>
                <w:rFonts w:cs="Arial"/>
                <w:sz w:val="20"/>
              </w:rPr>
            </w:pPr>
          </w:p>
        </w:tc>
      </w:tr>
      <w:tr w:rsidR="00364A9F" w:rsidRPr="00F94454" w14:paraId="089E7DF0" w14:textId="77777777" w:rsidTr="005A3595">
        <w:trPr>
          <w:cantSplit/>
        </w:trPr>
        <w:tc>
          <w:tcPr>
            <w:tcW w:w="657" w:type="pct"/>
            <w:shd w:val="clear" w:color="auto" w:fill="auto"/>
          </w:tcPr>
          <w:p w14:paraId="0566A0EA" w14:textId="77777777" w:rsidR="00364A9F" w:rsidRDefault="00364A9F" w:rsidP="00364A9F">
            <w:pPr>
              <w:spacing w:line="276" w:lineRule="auto"/>
              <w:jc w:val="left"/>
              <w:rPr>
                <w:rFonts w:cs="Arial"/>
                <w:color w:val="000000"/>
                <w:sz w:val="20"/>
                <w:szCs w:val="20"/>
              </w:rPr>
            </w:pPr>
            <w:r>
              <w:rPr>
                <w:rFonts w:cs="Arial"/>
                <w:color w:val="000000"/>
                <w:sz w:val="20"/>
                <w:szCs w:val="20"/>
              </w:rPr>
              <w:t xml:space="preserve">ПП-03.02.06.05-ERP </w:t>
            </w:r>
          </w:p>
        </w:tc>
        <w:tc>
          <w:tcPr>
            <w:tcW w:w="733" w:type="pct"/>
            <w:shd w:val="clear" w:color="auto" w:fill="auto"/>
          </w:tcPr>
          <w:p w14:paraId="4D37E6F5" w14:textId="77777777" w:rsidR="00364A9F" w:rsidRDefault="00364A9F" w:rsidP="00364A9F">
            <w:pPr>
              <w:spacing w:line="276" w:lineRule="auto"/>
              <w:jc w:val="left"/>
              <w:rPr>
                <w:rFonts w:cs="Arial"/>
                <w:color w:val="000000"/>
                <w:sz w:val="20"/>
                <w:szCs w:val="20"/>
              </w:rPr>
            </w:pPr>
            <w:r>
              <w:rPr>
                <w:rFonts w:cs="Arial"/>
                <w:color w:val="000000"/>
                <w:sz w:val="20"/>
                <w:szCs w:val="20"/>
              </w:rPr>
              <w:t>Учет расчетов по материальному ущербу</w:t>
            </w:r>
          </w:p>
        </w:tc>
        <w:tc>
          <w:tcPr>
            <w:tcW w:w="541" w:type="pct"/>
            <w:shd w:val="clear" w:color="auto" w:fill="auto"/>
          </w:tcPr>
          <w:p w14:paraId="74A41673" w14:textId="77777777" w:rsidR="00364A9F" w:rsidRPr="00F94454" w:rsidRDefault="00364A9F" w:rsidP="00364A9F">
            <w:pPr>
              <w:spacing w:line="276" w:lineRule="auto"/>
              <w:jc w:val="left"/>
              <w:rPr>
                <w:rFonts w:cs="Arial"/>
                <w:sz w:val="20"/>
              </w:rPr>
            </w:pPr>
          </w:p>
        </w:tc>
        <w:tc>
          <w:tcPr>
            <w:tcW w:w="1053" w:type="pct"/>
            <w:shd w:val="clear" w:color="auto" w:fill="auto"/>
          </w:tcPr>
          <w:p w14:paraId="55FE24A0" w14:textId="77777777" w:rsidR="00364A9F" w:rsidRDefault="00364A9F" w:rsidP="00364A9F">
            <w:pPr>
              <w:spacing w:line="276" w:lineRule="auto"/>
              <w:jc w:val="left"/>
              <w:rPr>
                <w:rFonts w:cs="Arial"/>
                <w:color w:val="000000"/>
                <w:sz w:val="20"/>
                <w:szCs w:val="20"/>
              </w:rPr>
            </w:pPr>
            <w:r>
              <w:rPr>
                <w:rFonts w:cs="Arial"/>
                <w:color w:val="000000"/>
                <w:sz w:val="20"/>
                <w:szCs w:val="20"/>
              </w:rPr>
              <w:t>Документ инвентаризации</w:t>
            </w:r>
          </w:p>
        </w:tc>
        <w:tc>
          <w:tcPr>
            <w:tcW w:w="657" w:type="pct"/>
            <w:shd w:val="clear" w:color="auto" w:fill="auto"/>
          </w:tcPr>
          <w:p w14:paraId="11CFE8DE" w14:textId="77777777" w:rsidR="00364A9F" w:rsidRDefault="00364A9F" w:rsidP="00364A9F">
            <w:pPr>
              <w:spacing w:line="276" w:lineRule="auto"/>
              <w:jc w:val="left"/>
              <w:rPr>
                <w:rFonts w:cs="Arial"/>
                <w:color w:val="000000"/>
                <w:sz w:val="20"/>
                <w:szCs w:val="20"/>
              </w:rPr>
            </w:pPr>
            <w:r>
              <w:rPr>
                <w:rFonts w:cs="Arial"/>
                <w:color w:val="000000"/>
                <w:sz w:val="20"/>
                <w:szCs w:val="20"/>
              </w:rPr>
              <w:t>ПП-10.07.03.04-ERP</w:t>
            </w:r>
          </w:p>
        </w:tc>
        <w:tc>
          <w:tcPr>
            <w:tcW w:w="772" w:type="pct"/>
            <w:shd w:val="clear" w:color="auto" w:fill="auto"/>
          </w:tcPr>
          <w:p w14:paraId="70253ED9" w14:textId="77777777" w:rsidR="00364A9F" w:rsidRDefault="00364A9F" w:rsidP="00364A9F">
            <w:pPr>
              <w:spacing w:line="276" w:lineRule="auto"/>
              <w:jc w:val="left"/>
              <w:rPr>
                <w:rFonts w:cs="Arial"/>
                <w:color w:val="000000"/>
                <w:sz w:val="20"/>
                <w:szCs w:val="20"/>
              </w:rPr>
            </w:pPr>
            <w:r>
              <w:rPr>
                <w:rFonts w:cs="Arial"/>
                <w:color w:val="000000"/>
                <w:sz w:val="20"/>
                <w:szCs w:val="20"/>
              </w:rPr>
              <w:t>Выполнение инвентаризации МТР</w:t>
            </w:r>
          </w:p>
        </w:tc>
        <w:tc>
          <w:tcPr>
            <w:tcW w:w="586" w:type="pct"/>
            <w:shd w:val="clear" w:color="auto" w:fill="auto"/>
          </w:tcPr>
          <w:p w14:paraId="5FE8FF7E" w14:textId="77777777" w:rsidR="00364A9F" w:rsidRPr="00F94454" w:rsidRDefault="00364A9F" w:rsidP="00364A9F">
            <w:pPr>
              <w:spacing w:line="276" w:lineRule="auto"/>
              <w:jc w:val="left"/>
              <w:rPr>
                <w:rFonts w:cs="Arial"/>
                <w:sz w:val="20"/>
              </w:rPr>
            </w:pPr>
          </w:p>
        </w:tc>
      </w:tr>
    </w:tbl>
    <w:p w14:paraId="22EE3CF1" w14:textId="28A4B29C" w:rsidR="007B78EC" w:rsidRDefault="007B78EC" w:rsidP="007B78EC">
      <w:pPr>
        <w:rPr>
          <w:rFonts w:eastAsiaTheme="majorEastAsia"/>
        </w:rPr>
      </w:pPr>
    </w:p>
    <w:p w14:paraId="450AFDA2" w14:textId="2E0B3E95" w:rsidR="00033A6E" w:rsidRDefault="00033A6E" w:rsidP="007B78EC">
      <w:pPr>
        <w:rPr>
          <w:rFonts w:eastAsiaTheme="majorEastAsia"/>
        </w:rPr>
      </w:pPr>
    </w:p>
    <w:p w14:paraId="3C9EAACD" w14:textId="77777777" w:rsidR="00033A6E" w:rsidRDefault="00033A6E" w:rsidP="007B78EC">
      <w:pPr>
        <w:rPr>
          <w:rFonts w:eastAsiaTheme="majorEastAsia"/>
        </w:rPr>
      </w:pPr>
    </w:p>
    <w:p w14:paraId="764C6676" w14:textId="77777777" w:rsidR="00033A6E" w:rsidRDefault="00033A6E" w:rsidP="007B78EC">
      <w:pPr>
        <w:rPr>
          <w:rFonts w:eastAsiaTheme="majorEastAsia"/>
        </w:rPr>
      </w:pPr>
    </w:p>
    <w:p w14:paraId="26D914A6" w14:textId="77777777" w:rsidR="00033A6E" w:rsidRDefault="00033A6E" w:rsidP="007B78EC">
      <w:pPr>
        <w:rPr>
          <w:rFonts w:eastAsiaTheme="majorEastAsia"/>
        </w:rPr>
      </w:pPr>
    </w:p>
    <w:p w14:paraId="1F5199AB" w14:textId="77777777" w:rsidR="00033A6E" w:rsidRDefault="00033A6E" w:rsidP="007B78EC">
      <w:pPr>
        <w:rPr>
          <w:rFonts w:eastAsiaTheme="majorEastAsia"/>
        </w:rPr>
      </w:pPr>
    </w:p>
    <w:p w14:paraId="1848522D" w14:textId="77777777" w:rsidR="00033A6E" w:rsidRDefault="00033A6E" w:rsidP="007B78EC">
      <w:pPr>
        <w:rPr>
          <w:rFonts w:eastAsiaTheme="majorEastAsia"/>
        </w:rPr>
      </w:pPr>
    </w:p>
    <w:p w14:paraId="3CFF9652" w14:textId="77777777" w:rsidR="00033A6E" w:rsidRDefault="00033A6E" w:rsidP="007B78EC">
      <w:pPr>
        <w:rPr>
          <w:rFonts w:eastAsiaTheme="majorEastAsia"/>
        </w:rPr>
      </w:pPr>
    </w:p>
    <w:p w14:paraId="60654EB1" w14:textId="77777777" w:rsidR="00033A6E" w:rsidRDefault="00033A6E" w:rsidP="007B78EC">
      <w:pPr>
        <w:rPr>
          <w:rFonts w:eastAsiaTheme="majorEastAsia"/>
        </w:rPr>
      </w:pPr>
    </w:p>
    <w:p w14:paraId="5B60DEF8" w14:textId="77777777" w:rsidR="00033A6E" w:rsidRDefault="00033A6E" w:rsidP="007B78EC">
      <w:pPr>
        <w:rPr>
          <w:rFonts w:eastAsiaTheme="majorEastAsia"/>
        </w:rPr>
      </w:pPr>
    </w:p>
    <w:p w14:paraId="38FFD318" w14:textId="77777777" w:rsidR="00033A6E" w:rsidRDefault="00033A6E" w:rsidP="007B78EC">
      <w:pPr>
        <w:rPr>
          <w:rFonts w:eastAsiaTheme="majorEastAsia"/>
        </w:rPr>
      </w:pPr>
    </w:p>
    <w:p w14:paraId="4E01276F" w14:textId="77777777" w:rsidR="00033A6E" w:rsidRDefault="00033A6E" w:rsidP="007B78EC">
      <w:pPr>
        <w:rPr>
          <w:rFonts w:eastAsiaTheme="majorEastAsia"/>
        </w:rPr>
      </w:pPr>
    </w:p>
    <w:p w14:paraId="0539EF0D" w14:textId="77777777" w:rsidR="00033A6E" w:rsidRDefault="00033A6E" w:rsidP="007B78EC">
      <w:pPr>
        <w:rPr>
          <w:rFonts w:eastAsiaTheme="majorEastAsia"/>
        </w:rPr>
      </w:pPr>
    </w:p>
    <w:p w14:paraId="057AAD6B" w14:textId="77777777" w:rsidR="00033A6E" w:rsidRDefault="00033A6E" w:rsidP="007B78EC">
      <w:pPr>
        <w:rPr>
          <w:rFonts w:eastAsiaTheme="majorEastAsia"/>
        </w:rPr>
      </w:pPr>
    </w:p>
    <w:p w14:paraId="728890F8" w14:textId="77777777" w:rsidR="00033A6E" w:rsidRDefault="00033A6E" w:rsidP="007B78EC">
      <w:pPr>
        <w:rPr>
          <w:rFonts w:eastAsiaTheme="majorEastAsia"/>
        </w:rPr>
      </w:pPr>
    </w:p>
    <w:p w14:paraId="470D94C0" w14:textId="77777777" w:rsidR="00033A6E" w:rsidRDefault="00033A6E" w:rsidP="007B78EC">
      <w:pPr>
        <w:rPr>
          <w:rFonts w:eastAsiaTheme="majorEastAsia"/>
        </w:rPr>
      </w:pPr>
    </w:p>
    <w:p w14:paraId="56E2C022" w14:textId="77777777" w:rsidR="00033A6E" w:rsidRDefault="00033A6E" w:rsidP="007B78EC">
      <w:pPr>
        <w:rPr>
          <w:rFonts w:eastAsiaTheme="majorEastAsia"/>
        </w:rPr>
      </w:pPr>
    </w:p>
    <w:p w14:paraId="2CCAB617" w14:textId="77777777" w:rsidR="00033A6E" w:rsidRDefault="00033A6E" w:rsidP="007B78EC">
      <w:pPr>
        <w:rPr>
          <w:rFonts w:eastAsiaTheme="majorEastAsia"/>
        </w:rPr>
      </w:pPr>
    </w:p>
    <w:p w14:paraId="0FF98C52" w14:textId="77777777" w:rsidR="00033A6E" w:rsidRDefault="00033A6E" w:rsidP="007B78EC">
      <w:pPr>
        <w:rPr>
          <w:rFonts w:eastAsiaTheme="majorEastAsia"/>
        </w:rPr>
      </w:pPr>
    </w:p>
    <w:p w14:paraId="251DBDA6" w14:textId="77777777" w:rsidR="00033A6E" w:rsidRDefault="00033A6E" w:rsidP="007B78EC">
      <w:pPr>
        <w:rPr>
          <w:rFonts w:eastAsiaTheme="majorEastAsia"/>
        </w:rPr>
      </w:pPr>
    </w:p>
    <w:p w14:paraId="24487F37" w14:textId="77777777" w:rsidR="00033A6E" w:rsidRDefault="00033A6E" w:rsidP="007B78EC">
      <w:pPr>
        <w:rPr>
          <w:rFonts w:eastAsiaTheme="majorEastAsia"/>
        </w:rPr>
      </w:pPr>
    </w:p>
    <w:p w14:paraId="01082972" w14:textId="713A56CA" w:rsidR="00022C33" w:rsidRPr="007B78EC" w:rsidRDefault="00022C33" w:rsidP="00022C33">
      <w:pPr>
        <w:pStyle w:val="aa"/>
        <w:keepNext/>
        <w:spacing w:after="240" w:afterAutospacing="0" w:line="276" w:lineRule="auto"/>
        <w:jc w:val="right"/>
        <w:rPr>
          <w:rFonts w:cs="Arial"/>
          <w:b/>
          <w:sz w:val="22"/>
        </w:rPr>
      </w:pPr>
      <w:r w:rsidRPr="00916FAB">
        <w:rPr>
          <w:rFonts w:cs="Arial"/>
          <w:b/>
          <w:sz w:val="22"/>
        </w:rPr>
        <w:lastRenderedPageBreak/>
        <w:t xml:space="preserve">Таблица </w:t>
      </w:r>
      <w:r w:rsidR="00E034FC">
        <w:rPr>
          <w:rFonts w:cs="Arial"/>
          <w:b/>
          <w:sz w:val="22"/>
        </w:rPr>
        <w:t>1</w:t>
      </w:r>
      <w:r w:rsidR="00DC7298">
        <w:rPr>
          <w:rFonts w:cs="Arial"/>
          <w:b/>
          <w:sz w:val="22"/>
        </w:rPr>
        <w:t>3</w:t>
      </w:r>
      <w:r w:rsidR="005E57AE" w:rsidRPr="00477364">
        <w:rPr>
          <w:rFonts w:cs="Arial"/>
          <w:b/>
          <w:sz w:val="22"/>
        </w:rPr>
        <w:t>2</w:t>
      </w:r>
      <w:r w:rsidRPr="00916FAB">
        <w:rPr>
          <w:rFonts w:cs="Arial"/>
          <w:b/>
          <w:sz w:val="22"/>
        </w:rPr>
        <w:t>.</w:t>
      </w:r>
      <w:r w:rsidR="00342F6B">
        <w:rPr>
          <w:rFonts w:cs="Arial"/>
          <w:b/>
          <w:sz w:val="22"/>
        </w:rPr>
        <w:t xml:space="preserve"> </w:t>
      </w:r>
      <w:r w:rsidRPr="00916FAB">
        <w:rPr>
          <w:rFonts w:cs="Arial"/>
          <w:b/>
          <w:sz w:val="22"/>
        </w:rPr>
        <w:t>Точки межпроцессной интеграции</w:t>
      </w:r>
      <w:r w:rsidR="007B78EC">
        <w:rPr>
          <w:rFonts w:cs="Arial"/>
          <w:b/>
          <w:sz w:val="22"/>
        </w:rPr>
        <w:t xml:space="preserve"> ПП-10.07.04</w:t>
      </w:r>
    </w:p>
    <w:tbl>
      <w:tblPr>
        <w:tblW w:w="49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2"/>
        <w:gridCol w:w="1428"/>
        <w:gridCol w:w="1430"/>
        <w:gridCol w:w="1430"/>
        <w:gridCol w:w="1440"/>
        <w:gridCol w:w="1647"/>
        <w:gridCol w:w="1073"/>
      </w:tblGrid>
      <w:tr w:rsidR="00406804" w:rsidRPr="002B6A80" w14:paraId="79FC88C8" w14:textId="77777777" w:rsidTr="0042085F">
        <w:trPr>
          <w:cantSplit/>
          <w:trHeight w:val="397"/>
          <w:tblHeader/>
        </w:trPr>
        <w:tc>
          <w:tcPr>
            <w:tcW w:w="805" w:type="pct"/>
            <w:shd w:val="clear" w:color="auto" w:fill="FFC000"/>
            <w:vAlign w:val="center"/>
          </w:tcPr>
          <w:p w14:paraId="13855072" w14:textId="77777777" w:rsidR="00406804" w:rsidRPr="002B6A80" w:rsidRDefault="00406804" w:rsidP="008F535A">
            <w:pPr>
              <w:jc w:val="center"/>
              <w:rPr>
                <w:rFonts w:cs="Arial"/>
                <w:b/>
                <w:sz w:val="20"/>
                <w:szCs w:val="20"/>
              </w:rPr>
            </w:pPr>
            <w:r w:rsidRPr="002B6A80">
              <w:rPr>
                <w:rFonts w:cs="Arial"/>
                <w:b/>
                <w:sz w:val="20"/>
                <w:szCs w:val="20"/>
                <w:lang w:eastAsia="ru-RU"/>
              </w:rPr>
              <w:t>Код БП получателя</w:t>
            </w:r>
          </w:p>
        </w:tc>
        <w:tc>
          <w:tcPr>
            <w:tcW w:w="709" w:type="pct"/>
            <w:shd w:val="clear" w:color="auto" w:fill="FFC000"/>
            <w:vAlign w:val="center"/>
          </w:tcPr>
          <w:p w14:paraId="7C6BD66A" w14:textId="77777777" w:rsidR="00406804" w:rsidRPr="002B6A80" w:rsidRDefault="00406804" w:rsidP="008F535A">
            <w:pPr>
              <w:jc w:val="center"/>
              <w:rPr>
                <w:rFonts w:cs="Arial"/>
                <w:b/>
                <w:sz w:val="20"/>
                <w:szCs w:val="20"/>
              </w:rPr>
            </w:pPr>
            <w:r w:rsidRPr="002B6A80">
              <w:rPr>
                <w:rFonts w:cs="Arial"/>
                <w:b/>
                <w:sz w:val="20"/>
                <w:szCs w:val="20"/>
                <w:lang w:eastAsia="ru-RU"/>
              </w:rPr>
              <w:t>Название БП получателя</w:t>
            </w:r>
          </w:p>
        </w:tc>
        <w:tc>
          <w:tcPr>
            <w:tcW w:w="710" w:type="pct"/>
            <w:shd w:val="clear" w:color="auto" w:fill="FFC000"/>
            <w:vAlign w:val="center"/>
          </w:tcPr>
          <w:p w14:paraId="500D98C4" w14:textId="77777777" w:rsidR="00406804" w:rsidRPr="002B6A80" w:rsidRDefault="00406804" w:rsidP="008F535A">
            <w:pPr>
              <w:jc w:val="center"/>
              <w:rPr>
                <w:rFonts w:cs="Arial"/>
                <w:b/>
                <w:sz w:val="20"/>
                <w:szCs w:val="20"/>
              </w:rPr>
            </w:pPr>
            <w:r w:rsidRPr="002B6A80">
              <w:rPr>
                <w:rFonts w:cs="Arial"/>
                <w:b/>
                <w:sz w:val="20"/>
                <w:szCs w:val="20"/>
                <w:lang w:eastAsia="ru-RU"/>
              </w:rPr>
              <w:t>Шаг БП получателя</w:t>
            </w:r>
          </w:p>
        </w:tc>
        <w:tc>
          <w:tcPr>
            <w:tcW w:w="710" w:type="pct"/>
            <w:shd w:val="clear" w:color="auto" w:fill="FFC000"/>
            <w:vAlign w:val="center"/>
          </w:tcPr>
          <w:p w14:paraId="34AA8593" w14:textId="77777777" w:rsidR="00406804" w:rsidRPr="002B6A80" w:rsidRDefault="00406804" w:rsidP="008F535A">
            <w:pPr>
              <w:jc w:val="center"/>
              <w:rPr>
                <w:rFonts w:cs="Arial"/>
                <w:b/>
                <w:sz w:val="20"/>
                <w:szCs w:val="20"/>
              </w:rPr>
            </w:pPr>
            <w:r w:rsidRPr="002B6A80">
              <w:rPr>
                <w:rFonts w:cs="Arial"/>
                <w:b/>
                <w:sz w:val="20"/>
                <w:szCs w:val="20"/>
                <w:lang w:eastAsia="ru-RU"/>
              </w:rPr>
              <w:t>Описание интеграционной точки</w:t>
            </w:r>
          </w:p>
        </w:tc>
        <w:tc>
          <w:tcPr>
            <w:tcW w:w="715" w:type="pct"/>
            <w:shd w:val="clear" w:color="auto" w:fill="FFC000"/>
            <w:vAlign w:val="center"/>
          </w:tcPr>
          <w:p w14:paraId="0CD3213C" w14:textId="77777777" w:rsidR="00406804" w:rsidRPr="002B6A80" w:rsidRDefault="00406804" w:rsidP="008F535A">
            <w:pPr>
              <w:jc w:val="center"/>
              <w:rPr>
                <w:rFonts w:cs="Arial"/>
                <w:b/>
                <w:sz w:val="20"/>
                <w:szCs w:val="20"/>
              </w:rPr>
            </w:pPr>
            <w:r w:rsidRPr="002B6A80">
              <w:rPr>
                <w:rFonts w:cs="Arial"/>
                <w:b/>
                <w:sz w:val="20"/>
                <w:szCs w:val="20"/>
                <w:lang w:eastAsia="ru-RU"/>
              </w:rPr>
              <w:t>Код БП отправителя</w:t>
            </w:r>
          </w:p>
        </w:tc>
        <w:tc>
          <w:tcPr>
            <w:tcW w:w="818" w:type="pct"/>
            <w:shd w:val="clear" w:color="auto" w:fill="FFC000"/>
            <w:vAlign w:val="center"/>
          </w:tcPr>
          <w:p w14:paraId="1AAEC38E" w14:textId="77777777" w:rsidR="00406804" w:rsidRPr="002B6A80" w:rsidRDefault="00406804" w:rsidP="008F535A">
            <w:pPr>
              <w:jc w:val="center"/>
              <w:rPr>
                <w:rFonts w:cs="Arial"/>
                <w:b/>
                <w:sz w:val="20"/>
                <w:szCs w:val="20"/>
              </w:rPr>
            </w:pPr>
            <w:r w:rsidRPr="002B6A80">
              <w:rPr>
                <w:rFonts w:cs="Arial"/>
                <w:b/>
                <w:sz w:val="20"/>
                <w:szCs w:val="20"/>
                <w:lang w:eastAsia="ru-RU"/>
              </w:rPr>
              <w:t>Название БП отправителя</w:t>
            </w:r>
          </w:p>
        </w:tc>
        <w:tc>
          <w:tcPr>
            <w:tcW w:w="533" w:type="pct"/>
            <w:shd w:val="clear" w:color="auto" w:fill="FFC000"/>
            <w:vAlign w:val="center"/>
          </w:tcPr>
          <w:p w14:paraId="3D90E060" w14:textId="77777777" w:rsidR="00406804" w:rsidRPr="002B6A80" w:rsidRDefault="00406804" w:rsidP="008F535A">
            <w:pPr>
              <w:jc w:val="center"/>
              <w:rPr>
                <w:rFonts w:cs="Arial"/>
                <w:b/>
                <w:sz w:val="20"/>
                <w:szCs w:val="20"/>
              </w:rPr>
            </w:pPr>
            <w:r w:rsidRPr="002B6A80">
              <w:rPr>
                <w:rFonts w:cs="Arial"/>
                <w:b/>
                <w:sz w:val="20"/>
                <w:szCs w:val="20"/>
                <w:lang w:eastAsia="ru-RU"/>
              </w:rPr>
              <w:t>Шаг БП отправителя</w:t>
            </w:r>
          </w:p>
        </w:tc>
      </w:tr>
      <w:tr w:rsidR="00C862B3" w:rsidRPr="002B6A80" w14:paraId="0657E599" w14:textId="77777777" w:rsidTr="0042085F">
        <w:trPr>
          <w:cantSplit/>
        </w:trPr>
        <w:tc>
          <w:tcPr>
            <w:tcW w:w="805" w:type="pct"/>
            <w:shd w:val="clear" w:color="auto" w:fill="auto"/>
          </w:tcPr>
          <w:p w14:paraId="27DDBFBF" w14:textId="2B17C7AC" w:rsidR="00C862B3" w:rsidRPr="00C862B3" w:rsidRDefault="00C862B3" w:rsidP="00B67203">
            <w:pPr>
              <w:jc w:val="left"/>
              <w:rPr>
                <w:rFonts w:cs="Arial"/>
                <w:sz w:val="20"/>
                <w:szCs w:val="20"/>
              </w:rPr>
            </w:pPr>
            <w:r>
              <w:rPr>
                <w:rFonts w:cs="Arial"/>
                <w:sz w:val="20"/>
                <w:szCs w:val="20"/>
              </w:rPr>
              <w:t>ПП-10.06.02-</w:t>
            </w:r>
            <w:r>
              <w:rPr>
                <w:rFonts w:cs="Arial"/>
                <w:sz w:val="20"/>
                <w:szCs w:val="20"/>
                <w:lang w:val="en-US"/>
              </w:rPr>
              <w:t>ERP</w:t>
            </w:r>
          </w:p>
        </w:tc>
        <w:tc>
          <w:tcPr>
            <w:tcW w:w="709" w:type="pct"/>
            <w:shd w:val="clear" w:color="auto" w:fill="auto"/>
          </w:tcPr>
          <w:p w14:paraId="0111B7AA" w14:textId="0E2D3B36" w:rsidR="00C862B3" w:rsidRPr="002B6A80" w:rsidRDefault="00C862B3" w:rsidP="00B67203">
            <w:pPr>
              <w:jc w:val="left"/>
              <w:rPr>
                <w:rFonts w:cs="Arial"/>
                <w:sz w:val="20"/>
                <w:szCs w:val="20"/>
              </w:rPr>
            </w:pPr>
            <w:r w:rsidRPr="00C862B3">
              <w:rPr>
                <w:rFonts w:cs="Arial"/>
                <w:sz w:val="20"/>
                <w:szCs w:val="20"/>
              </w:rPr>
              <w:t>Оперативное управление транспортировкой МТР</w:t>
            </w:r>
          </w:p>
        </w:tc>
        <w:tc>
          <w:tcPr>
            <w:tcW w:w="710" w:type="pct"/>
            <w:shd w:val="clear" w:color="auto" w:fill="auto"/>
          </w:tcPr>
          <w:p w14:paraId="1FBFADDB" w14:textId="77777777" w:rsidR="00C862B3" w:rsidRPr="000F5CA3" w:rsidRDefault="00C862B3" w:rsidP="00B67203">
            <w:pPr>
              <w:jc w:val="left"/>
              <w:rPr>
                <w:rFonts w:cs="Arial"/>
                <w:sz w:val="20"/>
                <w:szCs w:val="20"/>
              </w:rPr>
            </w:pPr>
          </w:p>
        </w:tc>
        <w:tc>
          <w:tcPr>
            <w:tcW w:w="710" w:type="pct"/>
            <w:shd w:val="clear" w:color="auto" w:fill="auto"/>
          </w:tcPr>
          <w:p w14:paraId="177D6DC6" w14:textId="34C846C6" w:rsidR="00C862B3" w:rsidRPr="002B6A80" w:rsidRDefault="00C862B3" w:rsidP="00B67203">
            <w:pPr>
              <w:jc w:val="left"/>
              <w:rPr>
                <w:rFonts w:cs="Arial"/>
                <w:sz w:val="20"/>
                <w:szCs w:val="20"/>
              </w:rPr>
            </w:pPr>
            <w:r>
              <w:rPr>
                <w:rFonts w:cs="Arial"/>
                <w:sz w:val="20"/>
                <w:szCs w:val="20"/>
              </w:rPr>
              <w:t>Передача статуса транспортно</w:t>
            </w:r>
            <w:r w:rsidR="008D3756">
              <w:rPr>
                <w:rFonts w:cs="Arial"/>
                <w:sz w:val="20"/>
                <w:szCs w:val="20"/>
              </w:rPr>
              <w:t>й единицы</w:t>
            </w:r>
          </w:p>
        </w:tc>
        <w:tc>
          <w:tcPr>
            <w:tcW w:w="715" w:type="pct"/>
            <w:shd w:val="clear" w:color="auto" w:fill="auto"/>
          </w:tcPr>
          <w:p w14:paraId="41E90149" w14:textId="36BE1CED" w:rsidR="00C862B3" w:rsidRPr="008D3756" w:rsidRDefault="008D3756" w:rsidP="00B67203">
            <w:pPr>
              <w:jc w:val="left"/>
              <w:rPr>
                <w:rFonts w:cs="Arial"/>
                <w:sz w:val="20"/>
                <w:szCs w:val="20"/>
              </w:rPr>
            </w:pPr>
            <w:r>
              <w:rPr>
                <w:rFonts w:cs="Arial"/>
                <w:sz w:val="20"/>
                <w:szCs w:val="20"/>
              </w:rPr>
              <w:t>ПП-10.07.04.01-</w:t>
            </w:r>
            <w:r>
              <w:rPr>
                <w:rFonts w:cs="Arial"/>
                <w:sz w:val="20"/>
                <w:szCs w:val="20"/>
                <w:lang w:val="en-US"/>
              </w:rPr>
              <w:t>ERP</w:t>
            </w:r>
          </w:p>
        </w:tc>
        <w:tc>
          <w:tcPr>
            <w:tcW w:w="818" w:type="pct"/>
            <w:shd w:val="clear" w:color="auto" w:fill="auto"/>
          </w:tcPr>
          <w:p w14:paraId="22E32021" w14:textId="458A057C" w:rsidR="00C862B3" w:rsidRPr="002B6A80" w:rsidRDefault="008D3756" w:rsidP="00B67203">
            <w:pPr>
              <w:jc w:val="left"/>
              <w:rPr>
                <w:rFonts w:cs="Arial"/>
                <w:sz w:val="20"/>
                <w:szCs w:val="20"/>
              </w:rPr>
            </w:pPr>
            <w:r w:rsidRPr="002B6A80">
              <w:rPr>
                <w:rFonts w:cs="Arial"/>
                <w:sz w:val="20"/>
                <w:szCs w:val="20"/>
              </w:rPr>
              <w:t>Приемка и размещение МТР на складе (WMS)</w:t>
            </w:r>
          </w:p>
        </w:tc>
        <w:tc>
          <w:tcPr>
            <w:tcW w:w="533" w:type="pct"/>
            <w:shd w:val="clear" w:color="auto" w:fill="auto"/>
          </w:tcPr>
          <w:p w14:paraId="7E54629C" w14:textId="77777777" w:rsidR="00C862B3" w:rsidRPr="002B6A80" w:rsidRDefault="00C862B3" w:rsidP="00B67203">
            <w:pPr>
              <w:jc w:val="left"/>
              <w:rPr>
                <w:rFonts w:cs="Arial"/>
                <w:sz w:val="20"/>
                <w:szCs w:val="20"/>
              </w:rPr>
            </w:pPr>
          </w:p>
        </w:tc>
      </w:tr>
      <w:tr w:rsidR="00406804" w:rsidRPr="002B6A80" w14:paraId="1E3BF54B" w14:textId="77777777" w:rsidTr="0042085F">
        <w:trPr>
          <w:cantSplit/>
        </w:trPr>
        <w:tc>
          <w:tcPr>
            <w:tcW w:w="805" w:type="pct"/>
            <w:shd w:val="clear" w:color="auto" w:fill="auto"/>
          </w:tcPr>
          <w:p w14:paraId="68184C8D" w14:textId="433099A2" w:rsidR="00406804" w:rsidRPr="00662E6B" w:rsidRDefault="00406804" w:rsidP="00B67203">
            <w:pPr>
              <w:jc w:val="left"/>
              <w:rPr>
                <w:rFonts w:cs="Arial"/>
                <w:sz w:val="20"/>
                <w:szCs w:val="20"/>
                <w:lang w:val="en-US"/>
              </w:rPr>
            </w:pPr>
            <w:r w:rsidRPr="002B6A80">
              <w:rPr>
                <w:rFonts w:cs="Arial"/>
                <w:sz w:val="20"/>
                <w:szCs w:val="20"/>
              </w:rPr>
              <w:t>ПП</w:t>
            </w:r>
            <w:r w:rsidRPr="00662E6B">
              <w:rPr>
                <w:rFonts w:cs="Arial"/>
                <w:sz w:val="20"/>
                <w:szCs w:val="20"/>
                <w:lang w:val="en-US"/>
              </w:rPr>
              <w:t>-10.04</w:t>
            </w:r>
            <w:r w:rsidR="00CF7A8E">
              <w:rPr>
                <w:rFonts w:cs="Arial"/>
                <w:sz w:val="20"/>
                <w:szCs w:val="20"/>
                <w:lang w:val="en-US"/>
              </w:rPr>
              <w:t>.04.04.01-ERP</w:t>
            </w:r>
          </w:p>
        </w:tc>
        <w:tc>
          <w:tcPr>
            <w:tcW w:w="709" w:type="pct"/>
            <w:shd w:val="clear" w:color="auto" w:fill="auto"/>
          </w:tcPr>
          <w:p w14:paraId="073DACA5" w14:textId="77777777" w:rsidR="00406804" w:rsidRPr="002B6A80" w:rsidRDefault="00406804" w:rsidP="00B67203">
            <w:pPr>
              <w:jc w:val="left"/>
              <w:rPr>
                <w:rFonts w:cs="Arial"/>
                <w:sz w:val="20"/>
                <w:szCs w:val="20"/>
              </w:rPr>
            </w:pPr>
            <w:r w:rsidRPr="002B6A80">
              <w:rPr>
                <w:rFonts w:cs="Arial"/>
                <w:sz w:val="20"/>
                <w:szCs w:val="20"/>
              </w:rPr>
              <w:t>Управление обязательствами по закупке МТР (кроме допретензионной работы)</w:t>
            </w:r>
          </w:p>
        </w:tc>
        <w:tc>
          <w:tcPr>
            <w:tcW w:w="710" w:type="pct"/>
            <w:shd w:val="clear" w:color="auto" w:fill="auto"/>
          </w:tcPr>
          <w:p w14:paraId="6414ED3D" w14:textId="77777777" w:rsidR="00406804" w:rsidRPr="000F5CA3" w:rsidRDefault="00406804" w:rsidP="00B67203">
            <w:pPr>
              <w:jc w:val="left"/>
              <w:rPr>
                <w:rFonts w:cs="Arial"/>
                <w:sz w:val="20"/>
                <w:szCs w:val="20"/>
              </w:rPr>
            </w:pPr>
          </w:p>
        </w:tc>
        <w:tc>
          <w:tcPr>
            <w:tcW w:w="710" w:type="pct"/>
            <w:shd w:val="clear" w:color="auto" w:fill="auto"/>
          </w:tcPr>
          <w:p w14:paraId="11DE18F3" w14:textId="77777777" w:rsidR="00406804" w:rsidRPr="002B6A80" w:rsidRDefault="00406804" w:rsidP="00B67203">
            <w:pPr>
              <w:jc w:val="left"/>
              <w:rPr>
                <w:rFonts w:cs="Arial"/>
                <w:sz w:val="20"/>
                <w:szCs w:val="20"/>
              </w:rPr>
            </w:pPr>
            <w:r w:rsidRPr="002B6A80">
              <w:rPr>
                <w:rFonts w:cs="Arial"/>
                <w:sz w:val="20"/>
                <w:szCs w:val="20"/>
              </w:rPr>
              <w:t>Проводка поступления материала</w:t>
            </w:r>
          </w:p>
        </w:tc>
        <w:tc>
          <w:tcPr>
            <w:tcW w:w="715" w:type="pct"/>
            <w:shd w:val="clear" w:color="auto" w:fill="auto"/>
          </w:tcPr>
          <w:p w14:paraId="106FE950" w14:textId="59F11A55" w:rsidR="00406804" w:rsidRPr="00662E6B" w:rsidRDefault="00406804" w:rsidP="00B67203">
            <w:pPr>
              <w:jc w:val="left"/>
              <w:rPr>
                <w:rFonts w:cs="Arial"/>
                <w:sz w:val="20"/>
                <w:szCs w:val="20"/>
                <w:lang w:val="en-US"/>
              </w:rPr>
            </w:pPr>
            <w:r w:rsidRPr="002B6A80">
              <w:rPr>
                <w:rFonts w:cs="Arial"/>
                <w:sz w:val="20"/>
                <w:szCs w:val="20"/>
              </w:rPr>
              <w:t>ПП</w:t>
            </w:r>
            <w:r w:rsidRPr="00662E6B">
              <w:rPr>
                <w:rFonts w:cs="Arial"/>
                <w:sz w:val="20"/>
                <w:szCs w:val="20"/>
                <w:lang w:val="en-US"/>
              </w:rPr>
              <w:t>-10.07.04.01-</w:t>
            </w:r>
            <w:r w:rsidR="008D3756">
              <w:rPr>
                <w:rFonts w:cs="Arial"/>
                <w:sz w:val="20"/>
                <w:szCs w:val="20"/>
                <w:lang w:val="en-US"/>
              </w:rPr>
              <w:t xml:space="preserve"> ERP</w:t>
            </w:r>
          </w:p>
        </w:tc>
        <w:tc>
          <w:tcPr>
            <w:tcW w:w="818" w:type="pct"/>
            <w:shd w:val="clear" w:color="auto" w:fill="auto"/>
          </w:tcPr>
          <w:p w14:paraId="30565D08" w14:textId="7E3EAD44" w:rsidR="00406804" w:rsidRPr="002B6A80" w:rsidRDefault="008D3756" w:rsidP="00B67203">
            <w:pPr>
              <w:jc w:val="left"/>
              <w:rPr>
                <w:rFonts w:cs="Arial"/>
                <w:sz w:val="20"/>
                <w:szCs w:val="20"/>
              </w:rPr>
            </w:pPr>
            <w:r w:rsidRPr="002B6A80">
              <w:rPr>
                <w:rFonts w:cs="Arial"/>
                <w:sz w:val="20"/>
                <w:szCs w:val="20"/>
              </w:rPr>
              <w:t>Приемка и размещение МТР на складе (WMS)</w:t>
            </w:r>
          </w:p>
        </w:tc>
        <w:tc>
          <w:tcPr>
            <w:tcW w:w="533" w:type="pct"/>
            <w:shd w:val="clear" w:color="auto" w:fill="auto"/>
          </w:tcPr>
          <w:p w14:paraId="7C3BD3DE" w14:textId="77777777" w:rsidR="00406804" w:rsidRPr="002B6A80" w:rsidRDefault="00406804" w:rsidP="00B67203">
            <w:pPr>
              <w:jc w:val="left"/>
              <w:rPr>
                <w:rFonts w:cs="Arial"/>
                <w:sz w:val="20"/>
                <w:szCs w:val="20"/>
              </w:rPr>
            </w:pPr>
          </w:p>
        </w:tc>
      </w:tr>
      <w:tr w:rsidR="00406804" w:rsidRPr="002B6A80" w14:paraId="2E4CD00D" w14:textId="77777777" w:rsidTr="0042085F">
        <w:trPr>
          <w:cantSplit/>
        </w:trPr>
        <w:tc>
          <w:tcPr>
            <w:tcW w:w="805" w:type="pct"/>
            <w:shd w:val="clear" w:color="auto" w:fill="auto"/>
          </w:tcPr>
          <w:p w14:paraId="7D3E0BA5" w14:textId="1A691807" w:rsidR="00406804" w:rsidRPr="00662E6B" w:rsidRDefault="00406804" w:rsidP="00B67203">
            <w:pPr>
              <w:jc w:val="left"/>
              <w:rPr>
                <w:rFonts w:cs="Arial"/>
                <w:sz w:val="20"/>
                <w:szCs w:val="20"/>
                <w:lang w:val="en-US"/>
              </w:rPr>
            </w:pPr>
            <w:r w:rsidRPr="002B6A80">
              <w:rPr>
                <w:rFonts w:cs="Arial"/>
                <w:sz w:val="20"/>
                <w:szCs w:val="20"/>
              </w:rPr>
              <w:t>ПП</w:t>
            </w:r>
            <w:r w:rsidR="00CF7A8E">
              <w:rPr>
                <w:rFonts w:cs="Arial"/>
                <w:sz w:val="20"/>
                <w:szCs w:val="20"/>
                <w:lang w:val="en-US"/>
              </w:rPr>
              <w:t>-10.04.04.02-ERP</w:t>
            </w:r>
          </w:p>
        </w:tc>
        <w:tc>
          <w:tcPr>
            <w:tcW w:w="709" w:type="pct"/>
            <w:shd w:val="clear" w:color="auto" w:fill="auto"/>
          </w:tcPr>
          <w:p w14:paraId="5051AB22" w14:textId="77777777" w:rsidR="00406804" w:rsidRPr="002B6A80" w:rsidRDefault="00406804" w:rsidP="00B67203">
            <w:pPr>
              <w:jc w:val="left"/>
              <w:rPr>
                <w:rFonts w:cs="Arial"/>
                <w:sz w:val="20"/>
                <w:szCs w:val="20"/>
              </w:rPr>
            </w:pPr>
            <w:r w:rsidRPr="002B6A80">
              <w:rPr>
                <w:rFonts w:cs="Arial"/>
                <w:sz w:val="20"/>
                <w:szCs w:val="20"/>
              </w:rPr>
              <w:t>Допретензионная работа по МТР</w:t>
            </w:r>
          </w:p>
        </w:tc>
        <w:tc>
          <w:tcPr>
            <w:tcW w:w="710" w:type="pct"/>
            <w:shd w:val="clear" w:color="auto" w:fill="auto"/>
          </w:tcPr>
          <w:p w14:paraId="681F0A4C" w14:textId="77777777" w:rsidR="00406804" w:rsidRPr="002B6A80" w:rsidRDefault="00406804" w:rsidP="00B67203">
            <w:pPr>
              <w:jc w:val="left"/>
              <w:rPr>
                <w:rFonts w:cs="Arial"/>
                <w:sz w:val="20"/>
                <w:szCs w:val="20"/>
              </w:rPr>
            </w:pPr>
          </w:p>
        </w:tc>
        <w:tc>
          <w:tcPr>
            <w:tcW w:w="710" w:type="pct"/>
            <w:shd w:val="clear" w:color="auto" w:fill="auto"/>
          </w:tcPr>
          <w:p w14:paraId="09DAE260" w14:textId="77777777" w:rsidR="00406804" w:rsidRPr="002B6A80" w:rsidRDefault="00406804" w:rsidP="00B67203">
            <w:pPr>
              <w:jc w:val="left"/>
              <w:rPr>
                <w:rFonts w:cs="Arial"/>
                <w:sz w:val="20"/>
                <w:szCs w:val="20"/>
              </w:rPr>
            </w:pPr>
            <w:r w:rsidRPr="002B6A80">
              <w:rPr>
                <w:rFonts w:cs="Arial"/>
                <w:sz w:val="20"/>
                <w:szCs w:val="20"/>
              </w:rPr>
              <w:t>М-7</w:t>
            </w:r>
          </w:p>
        </w:tc>
        <w:tc>
          <w:tcPr>
            <w:tcW w:w="715" w:type="pct"/>
            <w:shd w:val="clear" w:color="auto" w:fill="auto"/>
          </w:tcPr>
          <w:p w14:paraId="2D2B2B68" w14:textId="4E4C03E2" w:rsidR="00406804" w:rsidRPr="00662E6B" w:rsidRDefault="00406804" w:rsidP="00B67203">
            <w:pPr>
              <w:jc w:val="left"/>
              <w:rPr>
                <w:rFonts w:cs="Arial"/>
                <w:sz w:val="20"/>
                <w:szCs w:val="20"/>
                <w:lang w:val="en-US"/>
              </w:rPr>
            </w:pPr>
            <w:r w:rsidRPr="002B6A80">
              <w:rPr>
                <w:rFonts w:cs="Arial"/>
                <w:sz w:val="20"/>
                <w:szCs w:val="20"/>
              </w:rPr>
              <w:t>ПП</w:t>
            </w:r>
            <w:r w:rsidRPr="00662E6B">
              <w:rPr>
                <w:rFonts w:cs="Arial"/>
                <w:sz w:val="20"/>
                <w:szCs w:val="20"/>
                <w:lang w:val="en-US"/>
              </w:rPr>
              <w:t>-10</w:t>
            </w:r>
            <w:r w:rsidR="00CF7A8E">
              <w:rPr>
                <w:rFonts w:cs="Arial"/>
                <w:sz w:val="20"/>
                <w:szCs w:val="20"/>
                <w:lang w:val="en-US"/>
              </w:rPr>
              <w:t>.07.04.01-ERP</w:t>
            </w:r>
          </w:p>
        </w:tc>
        <w:tc>
          <w:tcPr>
            <w:tcW w:w="818" w:type="pct"/>
            <w:shd w:val="clear" w:color="auto" w:fill="auto"/>
          </w:tcPr>
          <w:p w14:paraId="6C2D06E6" w14:textId="77777777" w:rsidR="00406804" w:rsidRPr="002B6A80" w:rsidRDefault="00406804" w:rsidP="00B67203">
            <w:pPr>
              <w:jc w:val="left"/>
              <w:rPr>
                <w:rFonts w:cs="Arial"/>
                <w:sz w:val="20"/>
                <w:szCs w:val="20"/>
              </w:rPr>
            </w:pPr>
            <w:r w:rsidRPr="002B6A80">
              <w:rPr>
                <w:rFonts w:cs="Arial"/>
                <w:sz w:val="20"/>
                <w:szCs w:val="20"/>
              </w:rPr>
              <w:t>Приемка и размещение МТР на складе (WMS)</w:t>
            </w:r>
          </w:p>
        </w:tc>
        <w:tc>
          <w:tcPr>
            <w:tcW w:w="533" w:type="pct"/>
            <w:shd w:val="clear" w:color="auto" w:fill="auto"/>
          </w:tcPr>
          <w:p w14:paraId="166EA8C2" w14:textId="77777777" w:rsidR="00406804" w:rsidRPr="002B6A80" w:rsidRDefault="00406804" w:rsidP="00B67203">
            <w:pPr>
              <w:jc w:val="left"/>
              <w:rPr>
                <w:rFonts w:cs="Arial"/>
                <w:sz w:val="20"/>
                <w:szCs w:val="20"/>
              </w:rPr>
            </w:pPr>
          </w:p>
        </w:tc>
      </w:tr>
      <w:tr w:rsidR="00406804" w:rsidRPr="002B6A80" w14:paraId="2A1E2D2A" w14:textId="77777777" w:rsidTr="0042085F">
        <w:trPr>
          <w:cantSplit/>
        </w:trPr>
        <w:tc>
          <w:tcPr>
            <w:tcW w:w="805" w:type="pct"/>
            <w:shd w:val="clear" w:color="auto" w:fill="auto"/>
          </w:tcPr>
          <w:p w14:paraId="53D657B1" w14:textId="4DE1279C" w:rsidR="00406804" w:rsidRPr="00662E6B" w:rsidRDefault="00406804" w:rsidP="00B67203">
            <w:pPr>
              <w:jc w:val="left"/>
              <w:rPr>
                <w:rFonts w:cs="Arial"/>
                <w:sz w:val="20"/>
                <w:szCs w:val="20"/>
                <w:lang w:val="en-US"/>
              </w:rPr>
            </w:pPr>
            <w:r w:rsidRPr="002B6A80">
              <w:rPr>
                <w:rFonts w:cs="Arial"/>
                <w:sz w:val="20"/>
                <w:szCs w:val="20"/>
              </w:rPr>
              <w:t>ПП</w:t>
            </w:r>
            <w:r w:rsidR="00CF7A8E">
              <w:rPr>
                <w:rFonts w:cs="Arial"/>
                <w:sz w:val="20"/>
                <w:szCs w:val="20"/>
                <w:lang w:val="en-US"/>
              </w:rPr>
              <w:t>-10.07.03.01-ERP</w:t>
            </w:r>
          </w:p>
        </w:tc>
        <w:tc>
          <w:tcPr>
            <w:tcW w:w="709" w:type="pct"/>
            <w:shd w:val="clear" w:color="auto" w:fill="auto"/>
          </w:tcPr>
          <w:p w14:paraId="60EEFA64" w14:textId="77777777" w:rsidR="00406804" w:rsidRPr="002B6A80" w:rsidRDefault="00406804" w:rsidP="00B67203">
            <w:pPr>
              <w:jc w:val="left"/>
              <w:rPr>
                <w:rFonts w:cs="Arial"/>
                <w:sz w:val="20"/>
                <w:szCs w:val="20"/>
              </w:rPr>
            </w:pPr>
            <w:r w:rsidRPr="002B6A80">
              <w:rPr>
                <w:rFonts w:cs="Arial"/>
                <w:sz w:val="20"/>
                <w:szCs w:val="20"/>
              </w:rPr>
              <w:t>Приемка и размещение МТР на складе</w:t>
            </w:r>
          </w:p>
        </w:tc>
        <w:tc>
          <w:tcPr>
            <w:tcW w:w="710" w:type="pct"/>
            <w:shd w:val="clear" w:color="auto" w:fill="auto"/>
          </w:tcPr>
          <w:p w14:paraId="4B08A70B" w14:textId="77777777" w:rsidR="00406804" w:rsidRPr="002B6A80" w:rsidRDefault="00406804" w:rsidP="00B67203">
            <w:pPr>
              <w:jc w:val="left"/>
              <w:rPr>
                <w:rFonts w:cs="Arial"/>
                <w:sz w:val="20"/>
                <w:szCs w:val="20"/>
              </w:rPr>
            </w:pPr>
          </w:p>
        </w:tc>
        <w:tc>
          <w:tcPr>
            <w:tcW w:w="710" w:type="pct"/>
            <w:shd w:val="clear" w:color="auto" w:fill="auto"/>
          </w:tcPr>
          <w:p w14:paraId="25FD2D3C" w14:textId="77777777" w:rsidR="00406804" w:rsidRPr="002B6A80" w:rsidRDefault="00406804" w:rsidP="00B67203">
            <w:pPr>
              <w:jc w:val="left"/>
              <w:rPr>
                <w:rFonts w:cs="Arial"/>
                <w:sz w:val="20"/>
                <w:szCs w:val="20"/>
              </w:rPr>
            </w:pPr>
            <w:r w:rsidRPr="002B6A80">
              <w:rPr>
                <w:rFonts w:cs="Arial"/>
                <w:sz w:val="20"/>
                <w:szCs w:val="20"/>
              </w:rPr>
              <w:t>Товаросопроводительные документы</w:t>
            </w:r>
          </w:p>
        </w:tc>
        <w:tc>
          <w:tcPr>
            <w:tcW w:w="715" w:type="pct"/>
            <w:shd w:val="clear" w:color="auto" w:fill="auto"/>
          </w:tcPr>
          <w:p w14:paraId="7CBD2146" w14:textId="32FA6B56" w:rsidR="00406804" w:rsidRPr="00662E6B" w:rsidRDefault="00406804" w:rsidP="00B67203">
            <w:pPr>
              <w:jc w:val="left"/>
              <w:rPr>
                <w:rFonts w:cs="Arial"/>
                <w:sz w:val="20"/>
                <w:szCs w:val="20"/>
                <w:lang w:val="en-US"/>
              </w:rPr>
            </w:pPr>
            <w:r w:rsidRPr="002B6A80">
              <w:rPr>
                <w:rFonts w:cs="Arial"/>
                <w:sz w:val="20"/>
                <w:szCs w:val="20"/>
              </w:rPr>
              <w:t>ПП</w:t>
            </w:r>
            <w:r w:rsidR="00CF7A8E">
              <w:rPr>
                <w:rFonts w:cs="Arial"/>
                <w:sz w:val="20"/>
                <w:szCs w:val="20"/>
                <w:lang w:val="en-US"/>
              </w:rPr>
              <w:t>-10.07.04.01-ERP</w:t>
            </w:r>
          </w:p>
        </w:tc>
        <w:tc>
          <w:tcPr>
            <w:tcW w:w="818" w:type="pct"/>
            <w:shd w:val="clear" w:color="auto" w:fill="auto"/>
          </w:tcPr>
          <w:p w14:paraId="7EB26965" w14:textId="77777777" w:rsidR="00406804" w:rsidRPr="002B6A80" w:rsidRDefault="00406804" w:rsidP="00B67203">
            <w:pPr>
              <w:jc w:val="left"/>
              <w:rPr>
                <w:rFonts w:cs="Arial"/>
                <w:sz w:val="20"/>
                <w:szCs w:val="20"/>
              </w:rPr>
            </w:pPr>
            <w:r w:rsidRPr="002B6A80">
              <w:rPr>
                <w:rFonts w:cs="Arial"/>
                <w:sz w:val="20"/>
                <w:szCs w:val="20"/>
              </w:rPr>
              <w:t>Приемка и размещение МТР на складе (WMS)</w:t>
            </w:r>
          </w:p>
        </w:tc>
        <w:tc>
          <w:tcPr>
            <w:tcW w:w="533" w:type="pct"/>
            <w:shd w:val="clear" w:color="auto" w:fill="auto"/>
          </w:tcPr>
          <w:p w14:paraId="1D824859" w14:textId="77777777" w:rsidR="00406804" w:rsidRPr="002B6A80" w:rsidRDefault="00406804" w:rsidP="00B67203">
            <w:pPr>
              <w:jc w:val="left"/>
              <w:rPr>
                <w:rFonts w:cs="Arial"/>
                <w:sz w:val="20"/>
                <w:szCs w:val="20"/>
              </w:rPr>
            </w:pPr>
          </w:p>
        </w:tc>
      </w:tr>
      <w:tr w:rsidR="00D74246" w:rsidRPr="002B6A80" w14:paraId="53420E14" w14:textId="77777777" w:rsidTr="0042085F">
        <w:trPr>
          <w:cantSplit/>
        </w:trPr>
        <w:tc>
          <w:tcPr>
            <w:tcW w:w="805" w:type="pct"/>
            <w:shd w:val="clear" w:color="auto" w:fill="auto"/>
          </w:tcPr>
          <w:p w14:paraId="0FFC9FB3" w14:textId="7FF0D185" w:rsidR="00D74246" w:rsidRPr="002B6A80" w:rsidRDefault="00D74246" w:rsidP="00D74246">
            <w:pPr>
              <w:jc w:val="left"/>
              <w:rPr>
                <w:rFonts w:cs="Arial"/>
                <w:sz w:val="20"/>
                <w:szCs w:val="20"/>
              </w:rPr>
            </w:pPr>
            <w:r w:rsidRPr="002B6A80">
              <w:rPr>
                <w:rFonts w:cs="Arial"/>
                <w:sz w:val="20"/>
                <w:szCs w:val="20"/>
              </w:rPr>
              <w:t>ПП</w:t>
            </w:r>
            <w:r>
              <w:rPr>
                <w:rFonts w:cs="Arial"/>
                <w:sz w:val="20"/>
                <w:szCs w:val="20"/>
                <w:lang w:val="en-US"/>
              </w:rPr>
              <w:t>-10.07.03.01-ERP</w:t>
            </w:r>
          </w:p>
        </w:tc>
        <w:tc>
          <w:tcPr>
            <w:tcW w:w="709" w:type="pct"/>
            <w:shd w:val="clear" w:color="auto" w:fill="auto"/>
          </w:tcPr>
          <w:p w14:paraId="69874D9F" w14:textId="54A2E555" w:rsidR="00D74246" w:rsidRPr="002B6A80" w:rsidRDefault="00D74246" w:rsidP="00D74246">
            <w:pPr>
              <w:jc w:val="left"/>
              <w:rPr>
                <w:rFonts w:cs="Arial"/>
                <w:sz w:val="20"/>
                <w:szCs w:val="20"/>
              </w:rPr>
            </w:pPr>
            <w:r w:rsidRPr="002B6A80">
              <w:rPr>
                <w:rFonts w:cs="Arial"/>
                <w:sz w:val="20"/>
                <w:szCs w:val="20"/>
              </w:rPr>
              <w:t>Приемка и размещение МТР на складе</w:t>
            </w:r>
          </w:p>
        </w:tc>
        <w:tc>
          <w:tcPr>
            <w:tcW w:w="710" w:type="pct"/>
            <w:shd w:val="clear" w:color="auto" w:fill="auto"/>
          </w:tcPr>
          <w:p w14:paraId="06B9C46D" w14:textId="77777777" w:rsidR="00D74246" w:rsidRPr="002B6A80" w:rsidRDefault="00D74246" w:rsidP="00D74246">
            <w:pPr>
              <w:jc w:val="left"/>
              <w:rPr>
                <w:rFonts w:cs="Arial"/>
                <w:sz w:val="20"/>
                <w:szCs w:val="20"/>
              </w:rPr>
            </w:pPr>
          </w:p>
        </w:tc>
        <w:tc>
          <w:tcPr>
            <w:tcW w:w="710" w:type="pct"/>
            <w:shd w:val="clear" w:color="auto" w:fill="auto"/>
          </w:tcPr>
          <w:p w14:paraId="1FB14026" w14:textId="6DB0F5D6" w:rsidR="00D74246" w:rsidRPr="002B6A80" w:rsidRDefault="00D74246" w:rsidP="00D74246">
            <w:pPr>
              <w:jc w:val="left"/>
              <w:rPr>
                <w:rFonts w:cs="Arial"/>
                <w:sz w:val="20"/>
                <w:szCs w:val="20"/>
              </w:rPr>
            </w:pPr>
            <w:r w:rsidRPr="002B6A80">
              <w:rPr>
                <w:rFonts w:cs="Arial"/>
                <w:sz w:val="20"/>
                <w:szCs w:val="20"/>
              </w:rPr>
              <w:t>Товаросопроводительные документы</w:t>
            </w:r>
            <w:r>
              <w:rPr>
                <w:rFonts w:cs="Arial"/>
                <w:sz w:val="20"/>
                <w:szCs w:val="20"/>
              </w:rPr>
              <w:t xml:space="preserve"> (ответственное хранение)</w:t>
            </w:r>
          </w:p>
        </w:tc>
        <w:tc>
          <w:tcPr>
            <w:tcW w:w="715" w:type="pct"/>
            <w:shd w:val="clear" w:color="auto" w:fill="auto"/>
          </w:tcPr>
          <w:p w14:paraId="6DF6AE45" w14:textId="550D08B8" w:rsidR="00D74246" w:rsidRPr="002B6A80" w:rsidRDefault="00D74246" w:rsidP="00D74246">
            <w:pPr>
              <w:jc w:val="left"/>
              <w:rPr>
                <w:rFonts w:cs="Arial"/>
                <w:sz w:val="20"/>
                <w:szCs w:val="20"/>
              </w:rPr>
            </w:pPr>
            <w:r w:rsidRPr="002B6A80">
              <w:rPr>
                <w:rFonts w:cs="Arial"/>
                <w:sz w:val="20"/>
                <w:szCs w:val="20"/>
              </w:rPr>
              <w:t>ПП</w:t>
            </w:r>
            <w:r>
              <w:rPr>
                <w:rFonts w:cs="Arial"/>
                <w:sz w:val="20"/>
                <w:szCs w:val="20"/>
                <w:lang w:val="en-US"/>
              </w:rPr>
              <w:t>-10.07.04.01-ERP</w:t>
            </w:r>
          </w:p>
        </w:tc>
        <w:tc>
          <w:tcPr>
            <w:tcW w:w="818" w:type="pct"/>
            <w:shd w:val="clear" w:color="auto" w:fill="auto"/>
          </w:tcPr>
          <w:p w14:paraId="2B887D50" w14:textId="70144B8A" w:rsidR="00D74246" w:rsidRPr="002B6A80" w:rsidRDefault="00D74246" w:rsidP="00D74246">
            <w:pPr>
              <w:jc w:val="left"/>
              <w:rPr>
                <w:rFonts w:cs="Arial"/>
                <w:sz w:val="20"/>
                <w:szCs w:val="20"/>
              </w:rPr>
            </w:pPr>
            <w:r w:rsidRPr="002B6A80">
              <w:rPr>
                <w:rFonts w:cs="Arial"/>
                <w:sz w:val="20"/>
                <w:szCs w:val="20"/>
              </w:rPr>
              <w:t>Приемка и размещение МТР на складе (WMS)</w:t>
            </w:r>
          </w:p>
        </w:tc>
        <w:tc>
          <w:tcPr>
            <w:tcW w:w="533" w:type="pct"/>
            <w:shd w:val="clear" w:color="auto" w:fill="auto"/>
          </w:tcPr>
          <w:p w14:paraId="2E3C1D70" w14:textId="77777777" w:rsidR="00D74246" w:rsidRPr="002B6A80" w:rsidRDefault="00D74246" w:rsidP="00D74246">
            <w:pPr>
              <w:jc w:val="left"/>
              <w:rPr>
                <w:rFonts w:cs="Arial"/>
                <w:sz w:val="20"/>
                <w:szCs w:val="20"/>
              </w:rPr>
            </w:pPr>
          </w:p>
        </w:tc>
      </w:tr>
      <w:tr w:rsidR="00D74246" w:rsidRPr="002B6A80" w14:paraId="60861824" w14:textId="77777777" w:rsidTr="0042085F">
        <w:trPr>
          <w:cantSplit/>
        </w:trPr>
        <w:tc>
          <w:tcPr>
            <w:tcW w:w="805" w:type="pct"/>
            <w:shd w:val="clear" w:color="auto" w:fill="auto"/>
          </w:tcPr>
          <w:p w14:paraId="62B76BE3" w14:textId="434F83E0" w:rsidR="00D74246" w:rsidRPr="00662E6B" w:rsidRDefault="00D74246" w:rsidP="00D74246">
            <w:pPr>
              <w:jc w:val="left"/>
              <w:rPr>
                <w:rFonts w:cs="Arial"/>
                <w:sz w:val="20"/>
                <w:szCs w:val="20"/>
                <w:lang w:val="en-US"/>
              </w:rPr>
            </w:pPr>
            <w:r w:rsidRPr="002B6A80">
              <w:rPr>
                <w:rFonts w:cs="Arial"/>
                <w:sz w:val="20"/>
                <w:szCs w:val="20"/>
              </w:rPr>
              <w:t>ПП</w:t>
            </w:r>
            <w:r w:rsidRPr="00662E6B">
              <w:rPr>
                <w:rFonts w:cs="Arial"/>
                <w:sz w:val="20"/>
                <w:szCs w:val="20"/>
                <w:lang w:val="en-US"/>
              </w:rPr>
              <w:t>-10.07.04.01- ERP</w:t>
            </w:r>
          </w:p>
        </w:tc>
        <w:tc>
          <w:tcPr>
            <w:tcW w:w="709" w:type="pct"/>
            <w:shd w:val="clear" w:color="auto" w:fill="auto"/>
          </w:tcPr>
          <w:p w14:paraId="31B2D62E" w14:textId="77777777" w:rsidR="00D74246" w:rsidRPr="002B6A80" w:rsidRDefault="00D74246" w:rsidP="00D74246">
            <w:pPr>
              <w:jc w:val="left"/>
              <w:rPr>
                <w:rFonts w:cs="Arial"/>
                <w:sz w:val="20"/>
                <w:szCs w:val="20"/>
              </w:rPr>
            </w:pPr>
            <w:r w:rsidRPr="002B6A80">
              <w:rPr>
                <w:rFonts w:cs="Arial"/>
                <w:sz w:val="20"/>
                <w:szCs w:val="20"/>
              </w:rPr>
              <w:t>Приемка и размещение МТР на складе (WMS)</w:t>
            </w:r>
          </w:p>
        </w:tc>
        <w:tc>
          <w:tcPr>
            <w:tcW w:w="710" w:type="pct"/>
            <w:shd w:val="clear" w:color="auto" w:fill="auto"/>
          </w:tcPr>
          <w:p w14:paraId="34CF8013" w14:textId="77777777" w:rsidR="00D74246" w:rsidRPr="002B6A80" w:rsidRDefault="00D74246" w:rsidP="00D74246">
            <w:pPr>
              <w:jc w:val="left"/>
              <w:rPr>
                <w:rFonts w:cs="Arial"/>
                <w:sz w:val="20"/>
                <w:szCs w:val="20"/>
              </w:rPr>
            </w:pPr>
          </w:p>
        </w:tc>
        <w:tc>
          <w:tcPr>
            <w:tcW w:w="710" w:type="pct"/>
            <w:shd w:val="clear" w:color="auto" w:fill="auto"/>
          </w:tcPr>
          <w:p w14:paraId="177118D2" w14:textId="77777777" w:rsidR="00D74246" w:rsidRPr="002B6A80" w:rsidRDefault="00D74246" w:rsidP="00D74246">
            <w:pPr>
              <w:jc w:val="left"/>
              <w:rPr>
                <w:rFonts w:cs="Arial"/>
                <w:sz w:val="20"/>
                <w:szCs w:val="20"/>
              </w:rPr>
            </w:pPr>
            <w:r w:rsidRPr="002B6A80">
              <w:rPr>
                <w:rFonts w:cs="Arial"/>
                <w:sz w:val="20"/>
                <w:szCs w:val="20"/>
              </w:rPr>
              <w:t>Входящая поставка</w:t>
            </w:r>
          </w:p>
        </w:tc>
        <w:tc>
          <w:tcPr>
            <w:tcW w:w="715" w:type="pct"/>
            <w:shd w:val="clear" w:color="auto" w:fill="auto"/>
          </w:tcPr>
          <w:p w14:paraId="68D1E171" w14:textId="55F6AFC4" w:rsidR="00D74246" w:rsidRPr="00662E6B" w:rsidRDefault="00D74246" w:rsidP="00D74246">
            <w:pPr>
              <w:jc w:val="left"/>
              <w:rPr>
                <w:rFonts w:cs="Arial"/>
                <w:sz w:val="20"/>
                <w:szCs w:val="20"/>
                <w:lang w:val="en-US"/>
              </w:rPr>
            </w:pPr>
            <w:r w:rsidRPr="002B6A80">
              <w:rPr>
                <w:rFonts w:cs="Arial"/>
                <w:sz w:val="20"/>
                <w:szCs w:val="20"/>
              </w:rPr>
              <w:t>ПП</w:t>
            </w:r>
            <w:r w:rsidRPr="00662E6B">
              <w:rPr>
                <w:rFonts w:cs="Arial"/>
                <w:sz w:val="20"/>
                <w:szCs w:val="20"/>
                <w:lang w:val="en-US"/>
              </w:rPr>
              <w:t>-10.07.02-</w:t>
            </w:r>
            <w:r>
              <w:rPr>
                <w:rFonts w:cs="Arial"/>
                <w:sz w:val="20"/>
                <w:szCs w:val="20"/>
                <w:lang w:val="en-US"/>
              </w:rPr>
              <w:t xml:space="preserve"> ERP</w:t>
            </w:r>
          </w:p>
        </w:tc>
        <w:tc>
          <w:tcPr>
            <w:tcW w:w="818" w:type="pct"/>
            <w:shd w:val="clear" w:color="auto" w:fill="auto"/>
          </w:tcPr>
          <w:p w14:paraId="56C28BE2" w14:textId="77777777" w:rsidR="00D74246" w:rsidRPr="002B6A80" w:rsidRDefault="00D74246" w:rsidP="00D74246">
            <w:pPr>
              <w:jc w:val="left"/>
              <w:rPr>
                <w:rFonts w:cs="Arial"/>
                <w:sz w:val="20"/>
                <w:szCs w:val="20"/>
              </w:rPr>
            </w:pPr>
            <w:r w:rsidRPr="002B6A80">
              <w:rPr>
                <w:rFonts w:cs="Arial"/>
                <w:sz w:val="20"/>
                <w:szCs w:val="20"/>
              </w:rPr>
              <w:t>Планирование работы складской логистики</w:t>
            </w:r>
          </w:p>
        </w:tc>
        <w:tc>
          <w:tcPr>
            <w:tcW w:w="533" w:type="pct"/>
            <w:shd w:val="clear" w:color="auto" w:fill="auto"/>
          </w:tcPr>
          <w:p w14:paraId="007D4328" w14:textId="77777777" w:rsidR="00D74246" w:rsidRPr="002B6A80" w:rsidRDefault="00D74246" w:rsidP="00D74246">
            <w:pPr>
              <w:jc w:val="left"/>
              <w:rPr>
                <w:rFonts w:cs="Arial"/>
                <w:sz w:val="20"/>
                <w:szCs w:val="20"/>
              </w:rPr>
            </w:pPr>
          </w:p>
        </w:tc>
      </w:tr>
      <w:tr w:rsidR="00D74246" w:rsidRPr="002B6A80" w14:paraId="62564979" w14:textId="77777777" w:rsidTr="0042085F">
        <w:trPr>
          <w:cantSplit/>
        </w:trPr>
        <w:tc>
          <w:tcPr>
            <w:tcW w:w="805" w:type="pct"/>
            <w:shd w:val="clear" w:color="auto" w:fill="auto"/>
          </w:tcPr>
          <w:p w14:paraId="13590947" w14:textId="7FEC0B15" w:rsidR="00D74246" w:rsidRPr="00662E6B" w:rsidRDefault="00D74246" w:rsidP="00D74246">
            <w:pPr>
              <w:jc w:val="left"/>
              <w:rPr>
                <w:rFonts w:cs="Arial"/>
                <w:sz w:val="20"/>
                <w:szCs w:val="20"/>
                <w:lang w:val="en-US"/>
              </w:rPr>
            </w:pPr>
            <w:r w:rsidRPr="002B6A80">
              <w:rPr>
                <w:rFonts w:cs="Arial"/>
                <w:sz w:val="20"/>
                <w:szCs w:val="20"/>
              </w:rPr>
              <w:t>ПП</w:t>
            </w:r>
            <w:r w:rsidRPr="00662E6B">
              <w:rPr>
                <w:rFonts w:cs="Arial"/>
                <w:sz w:val="20"/>
                <w:szCs w:val="20"/>
                <w:lang w:val="en-US"/>
              </w:rPr>
              <w:t>-10.07.04.02- ERP</w:t>
            </w:r>
          </w:p>
        </w:tc>
        <w:tc>
          <w:tcPr>
            <w:tcW w:w="709" w:type="pct"/>
            <w:shd w:val="clear" w:color="auto" w:fill="auto"/>
          </w:tcPr>
          <w:p w14:paraId="59C5B2D2" w14:textId="77777777" w:rsidR="00D74246" w:rsidRPr="002B6A80" w:rsidRDefault="00D74246" w:rsidP="00D74246">
            <w:pPr>
              <w:jc w:val="left"/>
              <w:rPr>
                <w:rFonts w:cs="Arial"/>
                <w:sz w:val="20"/>
                <w:szCs w:val="20"/>
              </w:rPr>
            </w:pPr>
            <w:r w:rsidRPr="002B6A80">
              <w:rPr>
                <w:rFonts w:cs="Arial"/>
                <w:sz w:val="20"/>
                <w:szCs w:val="20"/>
              </w:rPr>
              <w:t>Перемещение МТР внутри склада (WMS)</w:t>
            </w:r>
          </w:p>
        </w:tc>
        <w:tc>
          <w:tcPr>
            <w:tcW w:w="710" w:type="pct"/>
            <w:shd w:val="clear" w:color="auto" w:fill="auto"/>
          </w:tcPr>
          <w:p w14:paraId="106A0DD0" w14:textId="77777777" w:rsidR="00D74246" w:rsidRPr="002B6A80" w:rsidRDefault="00D74246" w:rsidP="00D74246">
            <w:pPr>
              <w:jc w:val="left"/>
              <w:rPr>
                <w:rFonts w:cs="Arial"/>
                <w:sz w:val="20"/>
                <w:szCs w:val="20"/>
              </w:rPr>
            </w:pPr>
          </w:p>
        </w:tc>
        <w:tc>
          <w:tcPr>
            <w:tcW w:w="710" w:type="pct"/>
            <w:shd w:val="clear" w:color="auto" w:fill="auto"/>
          </w:tcPr>
          <w:p w14:paraId="4FA0B123" w14:textId="77777777" w:rsidR="00D74246" w:rsidRPr="002B6A80" w:rsidRDefault="00D74246" w:rsidP="00D74246">
            <w:pPr>
              <w:jc w:val="left"/>
              <w:rPr>
                <w:rFonts w:cs="Arial"/>
                <w:sz w:val="20"/>
                <w:szCs w:val="20"/>
              </w:rPr>
            </w:pPr>
            <w:r w:rsidRPr="002B6A80">
              <w:rPr>
                <w:rFonts w:cs="Arial"/>
                <w:sz w:val="20"/>
                <w:szCs w:val="20"/>
              </w:rPr>
              <w:t>Входящая поставка</w:t>
            </w:r>
          </w:p>
        </w:tc>
        <w:tc>
          <w:tcPr>
            <w:tcW w:w="715" w:type="pct"/>
            <w:shd w:val="clear" w:color="auto" w:fill="auto"/>
          </w:tcPr>
          <w:p w14:paraId="62B87DFB" w14:textId="7F27D68E" w:rsidR="00D74246" w:rsidRPr="00662E6B" w:rsidRDefault="00D74246" w:rsidP="00D74246">
            <w:pPr>
              <w:jc w:val="left"/>
              <w:rPr>
                <w:rFonts w:cs="Arial"/>
                <w:sz w:val="20"/>
                <w:szCs w:val="20"/>
                <w:lang w:val="en-US"/>
              </w:rPr>
            </w:pPr>
            <w:r w:rsidRPr="002B6A80">
              <w:rPr>
                <w:rFonts w:cs="Arial"/>
                <w:sz w:val="20"/>
                <w:szCs w:val="20"/>
              </w:rPr>
              <w:t>ПП</w:t>
            </w:r>
            <w:r w:rsidRPr="00662E6B">
              <w:rPr>
                <w:rFonts w:cs="Arial"/>
                <w:sz w:val="20"/>
                <w:szCs w:val="20"/>
                <w:lang w:val="en-US"/>
              </w:rPr>
              <w:t>-10</w:t>
            </w:r>
            <w:r>
              <w:rPr>
                <w:rFonts w:cs="Arial"/>
                <w:sz w:val="20"/>
                <w:szCs w:val="20"/>
                <w:lang w:val="en-US"/>
              </w:rPr>
              <w:t>.07.04.01-ERP</w:t>
            </w:r>
          </w:p>
        </w:tc>
        <w:tc>
          <w:tcPr>
            <w:tcW w:w="818" w:type="pct"/>
            <w:shd w:val="clear" w:color="auto" w:fill="auto"/>
          </w:tcPr>
          <w:p w14:paraId="5AC5E019" w14:textId="77777777" w:rsidR="00D74246" w:rsidRPr="002B6A80" w:rsidRDefault="00D74246" w:rsidP="00D74246">
            <w:pPr>
              <w:jc w:val="left"/>
              <w:rPr>
                <w:rFonts w:cs="Arial"/>
                <w:sz w:val="20"/>
                <w:szCs w:val="20"/>
              </w:rPr>
            </w:pPr>
            <w:r w:rsidRPr="002B6A80">
              <w:rPr>
                <w:rFonts w:cs="Arial"/>
                <w:sz w:val="20"/>
                <w:szCs w:val="20"/>
              </w:rPr>
              <w:t>Приемка и размещение МТР на складе (WMS)</w:t>
            </w:r>
          </w:p>
        </w:tc>
        <w:tc>
          <w:tcPr>
            <w:tcW w:w="533" w:type="pct"/>
            <w:shd w:val="clear" w:color="auto" w:fill="auto"/>
          </w:tcPr>
          <w:p w14:paraId="7432F7B8" w14:textId="77777777" w:rsidR="00D74246" w:rsidRPr="002B6A80" w:rsidRDefault="00D74246" w:rsidP="00D74246">
            <w:pPr>
              <w:jc w:val="left"/>
              <w:rPr>
                <w:rFonts w:cs="Arial"/>
                <w:sz w:val="20"/>
                <w:szCs w:val="20"/>
              </w:rPr>
            </w:pPr>
          </w:p>
        </w:tc>
      </w:tr>
      <w:tr w:rsidR="00D74246" w:rsidRPr="002B6A80" w14:paraId="2616BC33" w14:textId="77777777" w:rsidTr="0042085F">
        <w:trPr>
          <w:cantSplit/>
        </w:trPr>
        <w:tc>
          <w:tcPr>
            <w:tcW w:w="805" w:type="pct"/>
            <w:shd w:val="clear" w:color="auto" w:fill="auto"/>
          </w:tcPr>
          <w:p w14:paraId="6DDDE609" w14:textId="77777777" w:rsidR="00D74246" w:rsidRPr="002B6A80" w:rsidRDefault="00D74246" w:rsidP="00D74246">
            <w:pPr>
              <w:jc w:val="left"/>
              <w:rPr>
                <w:rFonts w:cs="Arial"/>
                <w:sz w:val="20"/>
                <w:szCs w:val="20"/>
              </w:rPr>
            </w:pPr>
            <w:r w:rsidRPr="002B6A80">
              <w:rPr>
                <w:rFonts w:cs="Arial"/>
                <w:sz w:val="20"/>
                <w:szCs w:val="20"/>
              </w:rPr>
              <w:t>ПП-15.01.01.01</w:t>
            </w:r>
          </w:p>
        </w:tc>
        <w:tc>
          <w:tcPr>
            <w:tcW w:w="709" w:type="pct"/>
            <w:shd w:val="clear" w:color="auto" w:fill="auto"/>
          </w:tcPr>
          <w:p w14:paraId="74CED57C" w14:textId="77777777" w:rsidR="00D74246" w:rsidRPr="002B6A80" w:rsidRDefault="00D74246" w:rsidP="00D74246">
            <w:pPr>
              <w:jc w:val="left"/>
              <w:rPr>
                <w:rFonts w:cs="Arial"/>
                <w:sz w:val="20"/>
                <w:szCs w:val="20"/>
              </w:rPr>
            </w:pPr>
            <w:r w:rsidRPr="002B6A80">
              <w:rPr>
                <w:rFonts w:cs="Arial"/>
                <w:sz w:val="20"/>
                <w:szCs w:val="20"/>
              </w:rPr>
              <w:t>Получение и обработка в МФЦ входящих первичных документов</w:t>
            </w:r>
          </w:p>
        </w:tc>
        <w:tc>
          <w:tcPr>
            <w:tcW w:w="710" w:type="pct"/>
            <w:shd w:val="clear" w:color="auto" w:fill="auto"/>
          </w:tcPr>
          <w:p w14:paraId="3DE0FDBE" w14:textId="77777777" w:rsidR="00D74246" w:rsidRPr="002B6A80" w:rsidRDefault="00D74246" w:rsidP="00D74246">
            <w:pPr>
              <w:jc w:val="left"/>
              <w:rPr>
                <w:rFonts w:cs="Arial"/>
                <w:sz w:val="20"/>
                <w:szCs w:val="20"/>
              </w:rPr>
            </w:pPr>
          </w:p>
        </w:tc>
        <w:tc>
          <w:tcPr>
            <w:tcW w:w="710" w:type="pct"/>
            <w:shd w:val="clear" w:color="auto" w:fill="auto"/>
          </w:tcPr>
          <w:p w14:paraId="7B733A10" w14:textId="77777777" w:rsidR="00D74246" w:rsidRPr="002B6A80" w:rsidRDefault="00D74246" w:rsidP="00D74246">
            <w:pPr>
              <w:jc w:val="left"/>
              <w:rPr>
                <w:rFonts w:cs="Arial"/>
                <w:sz w:val="20"/>
                <w:szCs w:val="20"/>
              </w:rPr>
            </w:pPr>
            <w:r w:rsidRPr="002B6A80">
              <w:rPr>
                <w:rFonts w:cs="Arial"/>
                <w:sz w:val="20"/>
                <w:szCs w:val="20"/>
              </w:rPr>
              <w:t>Пакет первичных документов (скан-копии)</w:t>
            </w:r>
          </w:p>
        </w:tc>
        <w:tc>
          <w:tcPr>
            <w:tcW w:w="715" w:type="pct"/>
            <w:shd w:val="clear" w:color="auto" w:fill="auto"/>
          </w:tcPr>
          <w:p w14:paraId="0E876210" w14:textId="77777777" w:rsidR="00D74246" w:rsidRPr="002B6A80" w:rsidRDefault="00D74246" w:rsidP="00D74246">
            <w:pPr>
              <w:jc w:val="left"/>
              <w:rPr>
                <w:rFonts w:cs="Arial"/>
                <w:sz w:val="20"/>
                <w:szCs w:val="20"/>
              </w:rPr>
            </w:pPr>
            <w:r w:rsidRPr="002B6A80">
              <w:rPr>
                <w:rFonts w:cs="Arial"/>
                <w:sz w:val="20"/>
                <w:szCs w:val="20"/>
              </w:rPr>
              <w:t>ПП-10.07.04.03</w:t>
            </w:r>
          </w:p>
        </w:tc>
        <w:tc>
          <w:tcPr>
            <w:tcW w:w="818" w:type="pct"/>
            <w:shd w:val="clear" w:color="auto" w:fill="auto"/>
          </w:tcPr>
          <w:p w14:paraId="7AC9C92A" w14:textId="77777777" w:rsidR="00D74246" w:rsidRPr="002B6A80" w:rsidRDefault="00D74246" w:rsidP="00D74246">
            <w:pPr>
              <w:jc w:val="left"/>
              <w:rPr>
                <w:rFonts w:cs="Arial"/>
                <w:sz w:val="20"/>
                <w:szCs w:val="20"/>
              </w:rPr>
            </w:pPr>
            <w:r w:rsidRPr="002B6A80">
              <w:rPr>
                <w:rFonts w:cs="Arial"/>
                <w:sz w:val="20"/>
                <w:szCs w:val="20"/>
              </w:rPr>
              <w:t>Выполнение инвентаризации МТР (WMS)</w:t>
            </w:r>
          </w:p>
        </w:tc>
        <w:tc>
          <w:tcPr>
            <w:tcW w:w="533" w:type="pct"/>
            <w:shd w:val="clear" w:color="auto" w:fill="auto"/>
          </w:tcPr>
          <w:p w14:paraId="2A3749CB" w14:textId="77777777" w:rsidR="00D74246" w:rsidRPr="002B6A80" w:rsidRDefault="00D74246" w:rsidP="00D74246">
            <w:pPr>
              <w:jc w:val="left"/>
              <w:rPr>
                <w:rFonts w:cs="Arial"/>
                <w:sz w:val="20"/>
                <w:szCs w:val="20"/>
              </w:rPr>
            </w:pPr>
          </w:p>
        </w:tc>
      </w:tr>
      <w:tr w:rsidR="00D74246" w:rsidRPr="002B6A80" w14:paraId="1996B495" w14:textId="77777777" w:rsidTr="0042085F">
        <w:trPr>
          <w:cantSplit/>
        </w:trPr>
        <w:tc>
          <w:tcPr>
            <w:tcW w:w="805" w:type="pct"/>
            <w:shd w:val="clear" w:color="auto" w:fill="auto"/>
          </w:tcPr>
          <w:p w14:paraId="3ED58459" w14:textId="6BA70B33" w:rsidR="00D74246" w:rsidRPr="002B6A80" w:rsidRDefault="00D74246" w:rsidP="00D74246">
            <w:pPr>
              <w:jc w:val="left"/>
              <w:rPr>
                <w:rFonts w:cs="Arial"/>
                <w:sz w:val="20"/>
                <w:szCs w:val="20"/>
              </w:rPr>
            </w:pPr>
            <w:r w:rsidRPr="002B6A80">
              <w:rPr>
                <w:rFonts w:cs="Arial"/>
                <w:sz w:val="20"/>
                <w:szCs w:val="20"/>
              </w:rPr>
              <w:t>ПП-15.01.01.01</w:t>
            </w:r>
          </w:p>
        </w:tc>
        <w:tc>
          <w:tcPr>
            <w:tcW w:w="709" w:type="pct"/>
            <w:shd w:val="clear" w:color="auto" w:fill="auto"/>
          </w:tcPr>
          <w:p w14:paraId="204330CC" w14:textId="0265A502" w:rsidR="00D74246" w:rsidRPr="002B6A80" w:rsidRDefault="00D74246" w:rsidP="00D74246">
            <w:pPr>
              <w:jc w:val="left"/>
              <w:rPr>
                <w:rFonts w:cs="Arial"/>
                <w:sz w:val="20"/>
                <w:szCs w:val="20"/>
              </w:rPr>
            </w:pPr>
            <w:r w:rsidRPr="002B6A80">
              <w:rPr>
                <w:rFonts w:cs="Arial"/>
                <w:sz w:val="20"/>
                <w:szCs w:val="20"/>
              </w:rPr>
              <w:t>Получение и обработка в МФЦ входящих первичных документов</w:t>
            </w:r>
          </w:p>
        </w:tc>
        <w:tc>
          <w:tcPr>
            <w:tcW w:w="710" w:type="pct"/>
            <w:shd w:val="clear" w:color="auto" w:fill="auto"/>
          </w:tcPr>
          <w:p w14:paraId="4CB3D7D4" w14:textId="77777777" w:rsidR="00D74246" w:rsidRPr="002B6A80" w:rsidRDefault="00D74246" w:rsidP="00D74246">
            <w:pPr>
              <w:jc w:val="left"/>
              <w:rPr>
                <w:rFonts w:cs="Arial"/>
                <w:sz w:val="20"/>
                <w:szCs w:val="20"/>
              </w:rPr>
            </w:pPr>
          </w:p>
        </w:tc>
        <w:tc>
          <w:tcPr>
            <w:tcW w:w="710" w:type="pct"/>
            <w:shd w:val="clear" w:color="auto" w:fill="auto"/>
          </w:tcPr>
          <w:p w14:paraId="3CF9FD9B" w14:textId="77777777" w:rsidR="00D74246" w:rsidRDefault="00D74246" w:rsidP="00D74246">
            <w:pPr>
              <w:jc w:val="left"/>
              <w:rPr>
                <w:rFonts w:cs="Arial"/>
                <w:sz w:val="20"/>
                <w:szCs w:val="20"/>
              </w:rPr>
            </w:pPr>
            <w:r>
              <w:rPr>
                <w:rFonts w:cs="Arial"/>
                <w:sz w:val="20"/>
                <w:szCs w:val="20"/>
              </w:rPr>
              <w:t>Пакет первичных документов</w:t>
            </w:r>
          </w:p>
          <w:p w14:paraId="2A6BB210" w14:textId="7E37E6B2" w:rsidR="00D74246" w:rsidRPr="002B6A80" w:rsidRDefault="00D74246" w:rsidP="00D74246">
            <w:pPr>
              <w:jc w:val="left"/>
              <w:rPr>
                <w:rFonts w:cs="Arial"/>
                <w:sz w:val="20"/>
                <w:szCs w:val="20"/>
              </w:rPr>
            </w:pPr>
            <w:r>
              <w:rPr>
                <w:rFonts w:cs="Arial"/>
                <w:sz w:val="20"/>
                <w:szCs w:val="20"/>
              </w:rPr>
              <w:t>(скан-копии)</w:t>
            </w:r>
          </w:p>
        </w:tc>
        <w:tc>
          <w:tcPr>
            <w:tcW w:w="715" w:type="pct"/>
            <w:shd w:val="clear" w:color="auto" w:fill="auto"/>
          </w:tcPr>
          <w:p w14:paraId="009AE5AF" w14:textId="31D3E662" w:rsidR="00D74246" w:rsidRPr="002B6A80" w:rsidRDefault="00D74246" w:rsidP="00D74246">
            <w:pPr>
              <w:jc w:val="left"/>
              <w:rPr>
                <w:rFonts w:cs="Arial"/>
                <w:sz w:val="20"/>
                <w:szCs w:val="20"/>
              </w:rPr>
            </w:pPr>
            <w:r w:rsidRPr="002B6A80">
              <w:rPr>
                <w:rFonts w:cs="Arial"/>
                <w:sz w:val="20"/>
                <w:szCs w:val="20"/>
              </w:rPr>
              <w:t>ПП-10.07.04.0</w:t>
            </w:r>
            <w:r>
              <w:rPr>
                <w:rFonts w:cs="Arial"/>
                <w:sz w:val="20"/>
                <w:szCs w:val="20"/>
              </w:rPr>
              <w:t>1</w:t>
            </w:r>
          </w:p>
        </w:tc>
        <w:tc>
          <w:tcPr>
            <w:tcW w:w="818" w:type="pct"/>
            <w:shd w:val="clear" w:color="auto" w:fill="auto"/>
          </w:tcPr>
          <w:p w14:paraId="516A2431" w14:textId="26BA527D" w:rsidR="00D74246" w:rsidRPr="002B6A80" w:rsidRDefault="00D74246" w:rsidP="00D74246">
            <w:pPr>
              <w:jc w:val="left"/>
              <w:rPr>
                <w:rFonts w:cs="Arial"/>
                <w:sz w:val="20"/>
                <w:szCs w:val="20"/>
              </w:rPr>
            </w:pPr>
            <w:r w:rsidRPr="002B6A80">
              <w:rPr>
                <w:rFonts w:cs="Arial"/>
                <w:sz w:val="20"/>
                <w:szCs w:val="20"/>
              </w:rPr>
              <w:t>Приемка и размещение МТР на складе (WMS)</w:t>
            </w:r>
          </w:p>
        </w:tc>
        <w:tc>
          <w:tcPr>
            <w:tcW w:w="533" w:type="pct"/>
            <w:shd w:val="clear" w:color="auto" w:fill="auto"/>
          </w:tcPr>
          <w:p w14:paraId="6FFB5FCA" w14:textId="77777777" w:rsidR="00D74246" w:rsidRPr="002B6A80" w:rsidRDefault="00D74246" w:rsidP="00D74246">
            <w:pPr>
              <w:jc w:val="left"/>
              <w:rPr>
                <w:rFonts w:cs="Arial"/>
                <w:sz w:val="20"/>
                <w:szCs w:val="20"/>
              </w:rPr>
            </w:pPr>
          </w:p>
        </w:tc>
      </w:tr>
      <w:tr w:rsidR="00D74246" w:rsidRPr="002B6A80" w14:paraId="7314B3C7" w14:textId="77777777" w:rsidTr="0042085F">
        <w:trPr>
          <w:cantSplit/>
        </w:trPr>
        <w:tc>
          <w:tcPr>
            <w:tcW w:w="805" w:type="pct"/>
            <w:shd w:val="clear" w:color="auto" w:fill="auto"/>
          </w:tcPr>
          <w:p w14:paraId="513EC6FE" w14:textId="77777777" w:rsidR="00D74246" w:rsidRPr="002B6A80" w:rsidRDefault="00D74246" w:rsidP="00D74246">
            <w:pPr>
              <w:jc w:val="left"/>
              <w:rPr>
                <w:rFonts w:cs="Arial"/>
                <w:sz w:val="20"/>
                <w:szCs w:val="20"/>
              </w:rPr>
            </w:pPr>
            <w:r w:rsidRPr="002B6A80">
              <w:rPr>
                <w:rFonts w:cs="Arial"/>
                <w:sz w:val="20"/>
                <w:szCs w:val="20"/>
              </w:rPr>
              <w:lastRenderedPageBreak/>
              <w:t>ПП-10.05.02</w:t>
            </w:r>
          </w:p>
        </w:tc>
        <w:tc>
          <w:tcPr>
            <w:tcW w:w="709" w:type="pct"/>
            <w:shd w:val="clear" w:color="auto" w:fill="auto"/>
          </w:tcPr>
          <w:p w14:paraId="7064EFA3" w14:textId="77777777" w:rsidR="00D74246" w:rsidRPr="002B6A80" w:rsidRDefault="00D74246" w:rsidP="00D74246">
            <w:pPr>
              <w:jc w:val="left"/>
              <w:rPr>
                <w:rFonts w:cs="Arial"/>
                <w:sz w:val="20"/>
                <w:szCs w:val="20"/>
              </w:rPr>
            </w:pPr>
            <w:r w:rsidRPr="002B6A80">
              <w:rPr>
                <w:rFonts w:cs="Arial"/>
                <w:sz w:val="20"/>
                <w:szCs w:val="20"/>
              </w:rPr>
              <w:t>Выявление НВИ/НЛИ</w:t>
            </w:r>
          </w:p>
        </w:tc>
        <w:tc>
          <w:tcPr>
            <w:tcW w:w="710" w:type="pct"/>
            <w:shd w:val="clear" w:color="auto" w:fill="auto"/>
          </w:tcPr>
          <w:p w14:paraId="6B4A3999" w14:textId="77777777" w:rsidR="00D74246" w:rsidRPr="002B6A80" w:rsidRDefault="00D74246" w:rsidP="00D74246">
            <w:pPr>
              <w:jc w:val="left"/>
              <w:rPr>
                <w:rFonts w:cs="Arial"/>
                <w:sz w:val="20"/>
                <w:szCs w:val="20"/>
              </w:rPr>
            </w:pPr>
          </w:p>
        </w:tc>
        <w:tc>
          <w:tcPr>
            <w:tcW w:w="710" w:type="pct"/>
            <w:shd w:val="clear" w:color="auto" w:fill="auto"/>
          </w:tcPr>
          <w:p w14:paraId="19908650" w14:textId="77777777" w:rsidR="00D74246" w:rsidRPr="002B6A80" w:rsidRDefault="00D74246" w:rsidP="00D74246">
            <w:pPr>
              <w:jc w:val="left"/>
              <w:rPr>
                <w:rFonts w:cs="Arial"/>
                <w:sz w:val="20"/>
                <w:szCs w:val="20"/>
              </w:rPr>
            </w:pPr>
            <w:r w:rsidRPr="002B6A80">
              <w:rPr>
                <w:rFonts w:cs="Arial"/>
                <w:sz w:val="20"/>
                <w:szCs w:val="20"/>
              </w:rPr>
              <w:t>МТР с нарушениями тех.характеристик/ неликвидные МТР</w:t>
            </w:r>
          </w:p>
        </w:tc>
        <w:tc>
          <w:tcPr>
            <w:tcW w:w="715" w:type="pct"/>
            <w:shd w:val="clear" w:color="auto" w:fill="auto"/>
          </w:tcPr>
          <w:p w14:paraId="587D7BE9" w14:textId="77777777" w:rsidR="00D74246" w:rsidRPr="002B6A80" w:rsidRDefault="00D74246" w:rsidP="00D74246">
            <w:pPr>
              <w:jc w:val="left"/>
              <w:rPr>
                <w:rFonts w:cs="Arial"/>
                <w:sz w:val="20"/>
                <w:szCs w:val="20"/>
              </w:rPr>
            </w:pPr>
            <w:r w:rsidRPr="002B6A80">
              <w:rPr>
                <w:rFonts w:cs="Arial"/>
                <w:sz w:val="20"/>
                <w:szCs w:val="20"/>
              </w:rPr>
              <w:t>ПП-10.07.04.03</w:t>
            </w:r>
          </w:p>
        </w:tc>
        <w:tc>
          <w:tcPr>
            <w:tcW w:w="818" w:type="pct"/>
            <w:shd w:val="clear" w:color="auto" w:fill="auto"/>
          </w:tcPr>
          <w:p w14:paraId="6107731B" w14:textId="77777777" w:rsidR="00D74246" w:rsidRPr="002B6A80" w:rsidRDefault="00D74246" w:rsidP="00D74246">
            <w:pPr>
              <w:jc w:val="left"/>
              <w:rPr>
                <w:rFonts w:cs="Arial"/>
                <w:sz w:val="20"/>
                <w:szCs w:val="20"/>
              </w:rPr>
            </w:pPr>
            <w:r w:rsidRPr="002B6A80">
              <w:rPr>
                <w:rFonts w:cs="Arial"/>
                <w:sz w:val="20"/>
                <w:szCs w:val="20"/>
              </w:rPr>
              <w:t>Выполнение инвентаризации МТР (WMS)</w:t>
            </w:r>
          </w:p>
        </w:tc>
        <w:tc>
          <w:tcPr>
            <w:tcW w:w="533" w:type="pct"/>
            <w:shd w:val="clear" w:color="auto" w:fill="auto"/>
          </w:tcPr>
          <w:p w14:paraId="75D7CE5D" w14:textId="77777777" w:rsidR="00D74246" w:rsidRPr="002B6A80" w:rsidRDefault="00D74246" w:rsidP="00D74246">
            <w:pPr>
              <w:jc w:val="left"/>
              <w:rPr>
                <w:rFonts w:cs="Arial"/>
                <w:sz w:val="20"/>
                <w:szCs w:val="20"/>
              </w:rPr>
            </w:pPr>
          </w:p>
        </w:tc>
      </w:tr>
      <w:tr w:rsidR="00D74246" w:rsidRPr="002B6A80" w14:paraId="64EED120" w14:textId="77777777" w:rsidTr="0042085F">
        <w:trPr>
          <w:cantSplit/>
        </w:trPr>
        <w:tc>
          <w:tcPr>
            <w:tcW w:w="805" w:type="pct"/>
            <w:shd w:val="clear" w:color="auto" w:fill="auto"/>
          </w:tcPr>
          <w:p w14:paraId="7C41CC01" w14:textId="77777777" w:rsidR="00D74246" w:rsidRPr="002B6A80" w:rsidRDefault="00D74246" w:rsidP="00D74246">
            <w:pPr>
              <w:jc w:val="left"/>
              <w:rPr>
                <w:rFonts w:cs="Arial"/>
                <w:sz w:val="20"/>
                <w:szCs w:val="20"/>
              </w:rPr>
            </w:pPr>
            <w:r w:rsidRPr="002B6A80">
              <w:rPr>
                <w:rFonts w:cs="Arial"/>
                <w:sz w:val="20"/>
                <w:szCs w:val="20"/>
              </w:rPr>
              <w:t>ПП-10.07.04.03</w:t>
            </w:r>
          </w:p>
        </w:tc>
        <w:tc>
          <w:tcPr>
            <w:tcW w:w="709" w:type="pct"/>
            <w:shd w:val="clear" w:color="auto" w:fill="auto"/>
          </w:tcPr>
          <w:p w14:paraId="033C462B" w14:textId="77777777" w:rsidR="00D74246" w:rsidRPr="002B6A80" w:rsidRDefault="00D74246" w:rsidP="00D74246">
            <w:pPr>
              <w:jc w:val="left"/>
              <w:rPr>
                <w:rFonts w:cs="Arial"/>
                <w:sz w:val="20"/>
                <w:szCs w:val="20"/>
              </w:rPr>
            </w:pPr>
            <w:r w:rsidRPr="002B6A80">
              <w:rPr>
                <w:rFonts w:cs="Arial"/>
                <w:sz w:val="20"/>
                <w:szCs w:val="20"/>
              </w:rPr>
              <w:t>Выполнение инвентаризации МТР (WMS)</w:t>
            </w:r>
          </w:p>
        </w:tc>
        <w:tc>
          <w:tcPr>
            <w:tcW w:w="710" w:type="pct"/>
            <w:shd w:val="clear" w:color="auto" w:fill="auto"/>
          </w:tcPr>
          <w:p w14:paraId="3A5C8037" w14:textId="77777777" w:rsidR="00D74246" w:rsidRPr="002B6A80" w:rsidRDefault="00D74246" w:rsidP="00D74246">
            <w:pPr>
              <w:jc w:val="left"/>
              <w:rPr>
                <w:rFonts w:cs="Arial"/>
                <w:sz w:val="20"/>
                <w:szCs w:val="20"/>
              </w:rPr>
            </w:pPr>
          </w:p>
        </w:tc>
        <w:tc>
          <w:tcPr>
            <w:tcW w:w="710" w:type="pct"/>
            <w:shd w:val="clear" w:color="auto" w:fill="auto"/>
          </w:tcPr>
          <w:p w14:paraId="09AF985A" w14:textId="77777777" w:rsidR="00D74246" w:rsidRPr="002B6A80" w:rsidRDefault="00D74246" w:rsidP="00D74246">
            <w:pPr>
              <w:jc w:val="left"/>
              <w:rPr>
                <w:rFonts w:cs="Arial"/>
                <w:sz w:val="20"/>
                <w:szCs w:val="20"/>
              </w:rPr>
            </w:pPr>
            <w:r w:rsidRPr="002B6A80">
              <w:rPr>
                <w:rFonts w:cs="Arial"/>
                <w:sz w:val="20"/>
                <w:szCs w:val="20"/>
              </w:rPr>
              <w:t>Складской заказ, складская задача</w:t>
            </w:r>
          </w:p>
        </w:tc>
        <w:tc>
          <w:tcPr>
            <w:tcW w:w="715" w:type="pct"/>
            <w:shd w:val="clear" w:color="auto" w:fill="auto"/>
          </w:tcPr>
          <w:p w14:paraId="30745B0F" w14:textId="77777777" w:rsidR="00D74246" w:rsidRPr="00662E6B" w:rsidRDefault="00D74246" w:rsidP="00D74246">
            <w:pPr>
              <w:jc w:val="left"/>
              <w:rPr>
                <w:rFonts w:cs="Arial"/>
                <w:sz w:val="20"/>
                <w:szCs w:val="20"/>
                <w:lang w:val="en-US"/>
              </w:rPr>
            </w:pPr>
            <w:r>
              <w:rPr>
                <w:rFonts w:cs="Arial"/>
                <w:sz w:val="20"/>
                <w:szCs w:val="20"/>
              </w:rPr>
              <w:t>ПП-10.07.04.04-ERP</w:t>
            </w:r>
          </w:p>
        </w:tc>
        <w:tc>
          <w:tcPr>
            <w:tcW w:w="818" w:type="pct"/>
            <w:shd w:val="clear" w:color="auto" w:fill="auto"/>
          </w:tcPr>
          <w:p w14:paraId="7AD62849" w14:textId="77777777" w:rsidR="00D74246" w:rsidRPr="002B6A80" w:rsidRDefault="00D74246" w:rsidP="00D74246">
            <w:pPr>
              <w:jc w:val="left"/>
              <w:rPr>
                <w:rFonts w:cs="Arial"/>
                <w:sz w:val="20"/>
                <w:szCs w:val="20"/>
              </w:rPr>
            </w:pPr>
            <w:r w:rsidRPr="002B6A80">
              <w:rPr>
                <w:rFonts w:cs="Arial"/>
                <w:sz w:val="20"/>
                <w:szCs w:val="20"/>
              </w:rPr>
              <w:t>Комплектование и выдача МТР со склада (WMS)</w:t>
            </w:r>
          </w:p>
        </w:tc>
        <w:tc>
          <w:tcPr>
            <w:tcW w:w="533" w:type="pct"/>
            <w:shd w:val="clear" w:color="auto" w:fill="auto"/>
          </w:tcPr>
          <w:p w14:paraId="04D4708F" w14:textId="77777777" w:rsidR="00D74246" w:rsidRPr="002B6A80" w:rsidRDefault="00D74246" w:rsidP="00D74246">
            <w:pPr>
              <w:jc w:val="left"/>
              <w:rPr>
                <w:rFonts w:cs="Arial"/>
                <w:sz w:val="20"/>
                <w:szCs w:val="20"/>
              </w:rPr>
            </w:pPr>
          </w:p>
        </w:tc>
      </w:tr>
      <w:tr w:rsidR="00D74246" w:rsidRPr="002B6A80" w14:paraId="0961DACA" w14:textId="77777777" w:rsidTr="0042085F">
        <w:trPr>
          <w:cantSplit/>
        </w:trPr>
        <w:tc>
          <w:tcPr>
            <w:tcW w:w="805" w:type="pct"/>
            <w:shd w:val="clear" w:color="auto" w:fill="auto"/>
          </w:tcPr>
          <w:p w14:paraId="38D994CA" w14:textId="77777777" w:rsidR="00D74246" w:rsidRPr="002B6A80" w:rsidRDefault="00D74246" w:rsidP="00D74246">
            <w:pPr>
              <w:jc w:val="left"/>
              <w:rPr>
                <w:rFonts w:cs="Arial"/>
                <w:sz w:val="20"/>
                <w:szCs w:val="20"/>
              </w:rPr>
            </w:pPr>
            <w:r w:rsidRPr="002B6A80">
              <w:rPr>
                <w:rFonts w:cs="Arial"/>
                <w:sz w:val="20"/>
                <w:szCs w:val="20"/>
              </w:rPr>
              <w:t>ПП-15.01.01.01</w:t>
            </w:r>
          </w:p>
        </w:tc>
        <w:tc>
          <w:tcPr>
            <w:tcW w:w="709" w:type="pct"/>
            <w:shd w:val="clear" w:color="auto" w:fill="auto"/>
          </w:tcPr>
          <w:p w14:paraId="0E2DCCE6" w14:textId="77777777" w:rsidR="00D74246" w:rsidRPr="002B6A80" w:rsidRDefault="00D74246" w:rsidP="00D74246">
            <w:pPr>
              <w:jc w:val="left"/>
              <w:rPr>
                <w:rFonts w:cs="Arial"/>
                <w:sz w:val="20"/>
                <w:szCs w:val="20"/>
              </w:rPr>
            </w:pPr>
            <w:r w:rsidRPr="002B6A80">
              <w:rPr>
                <w:rFonts w:cs="Arial"/>
                <w:sz w:val="20"/>
                <w:szCs w:val="20"/>
              </w:rPr>
              <w:t>Получение и обработка в МФЦ входящих первичных документов</w:t>
            </w:r>
          </w:p>
        </w:tc>
        <w:tc>
          <w:tcPr>
            <w:tcW w:w="710" w:type="pct"/>
            <w:shd w:val="clear" w:color="auto" w:fill="auto"/>
          </w:tcPr>
          <w:p w14:paraId="0E1A39EC" w14:textId="77777777" w:rsidR="00D74246" w:rsidRPr="002B6A80" w:rsidRDefault="00D74246" w:rsidP="00D74246">
            <w:pPr>
              <w:jc w:val="left"/>
              <w:rPr>
                <w:rFonts w:cs="Arial"/>
                <w:sz w:val="20"/>
                <w:szCs w:val="20"/>
              </w:rPr>
            </w:pPr>
          </w:p>
        </w:tc>
        <w:tc>
          <w:tcPr>
            <w:tcW w:w="710" w:type="pct"/>
            <w:shd w:val="clear" w:color="auto" w:fill="auto"/>
          </w:tcPr>
          <w:p w14:paraId="1F2CC636" w14:textId="77777777" w:rsidR="00D74246" w:rsidRPr="002B6A80" w:rsidRDefault="00D74246" w:rsidP="00D74246">
            <w:pPr>
              <w:jc w:val="left"/>
              <w:rPr>
                <w:rFonts w:cs="Arial"/>
                <w:sz w:val="20"/>
                <w:szCs w:val="20"/>
              </w:rPr>
            </w:pPr>
            <w:r w:rsidRPr="002B6A80">
              <w:rPr>
                <w:rFonts w:cs="Arial"/>
                <w:sz w:val="20"/>
                <w:szCs w:val="20"/>
              </w:rPr>
              <w:t>Пакет первичных документов (скан-копии)</w:t>
            </w:r>
          </w:p>
        </w:tc>
        <w:tc>
          <w:tcPr>
            <w:tcW w:w="715" w:type="pct"/>
            <w:shd w:val="clear" w:color="auto" w:fill="auto"/>
          </w:tcPr>
          <w:p w14:paraId="13BCD74B" w14:textId="77777777" w:rsidR="00D74246" w:rsidRPr="00662E6B" w:rsidRDefault="00D74246" w:rsidP="00D74246">
            <w:pPr>
              <w:jc w:val="left"/>
              <w:rPr>
                <w:rFonts w:cs="Arial"/>
                <w:sz w:val="20"/>
                <w:szCs w:val="20"/>
                <w:lang w:val="en-US"/>
              </w:rPr>
            </w:pPr>
            <w:r>
              <w:rPr>
                <w:rFonts w:cs="Arial"/>
                <w:sz w:val="20"/>
                <w:szCs w:val="20"/>
              </w:rPr>
              <w:t>ПП-10.07.04.04-ERP</w:t>
            </w:r>
          </w:p>
        </w:tc>
        <w:tc>
          <w:tcPr>
            <w:tcW w:w="818" w:type="pct"/>
            <w:shd w:val="clear" w:color="auto" w:fill="auto"/>
          </w:tcPr>
          <w:p w14:paraId="4E9C0B46" w14:textId="77777777" w:rsidR="00D74246" w:rsidRPr="002B6A80" w:rsidRDefault="00D74246" w:rsidP="00D74246">
            <w:pPr>
              <w:jc w:val="left"/>
              <w:rPr>
                <w:rFonts w:cs="Arial"/>
                <w:sz w:val="20"/>
                <w:szCs w:val="20"/>
              </w:rPr>
            </w:pPr>
            <w:r w:rsidRPr="002B6A80">
              <w:rPr>
                <w:rFonts w:cs="Arial"/>
                <w:sz w:val="20"/>
                <w:szCs w:val="20"/>
              </w:rPr>
              <w:t>Комплектование и выдача МТР со склада (WMS)</w:t>
            </w:r>
          </w:p>
        </w:tc>
        <w:tc>
          <w:tcPr>
            <w:tcW w:w="533" w:type="pct"/>
            <w:shd w:val="clear" w:color="auto" w:fill="auto"/>
          </w:tcPr>
          <w:p w14:paraId="53694AA7" w14:textId="77777777" w:rsidR="00D74246" w:rsidRPr="002B6A80" w:rsidRDefault="00D74246" w:rsidP="00D74246">
            <w:pPr>
              <w:jc w:val="left"/>
              <w:rPr>
                <w:rFonts w:cs="Arial"/>
                <w:sz w:val="20"/>
                <w:szCs w:val="20"/>
              </w:rPr>
            </w:pPr>
          </w:p>
        </w:tc>
      </w:tr>
      <w:tr w:rsidR="00D74246" w:rsidRPr="002B6A80" w14:paraId="06B4EEF6" w14:textId="77777777" w:rsidTr="0042085F">
        <w:trPr>
          <w:cantSplit/>
        </w:trPr>
        <w:tc>
          <w:tcPr>
            <w:tcW w:w="805" w:type="pct"/>
            <w:shd w:val="clear" w:color="auto" w:fill="auto"/>
          </w:tcPr>
          <w:p w14:paraId="0A131D00" w14:textId="39624CF6" w:rsidR="00D74246" w:rsidRPr="00662E6B" w:rsidRDefault="00D74246" w:rsidP="00D74246">
            <w:pPr>
              <w:jc w:val="left"/>
              <w:rPr>
                <w:rFonts w:cs="Arial"/>
                <w:sz w:val="20"/>
                <w:szCs w:val="20"/>
                <w:lang w:val="en-US"/>
              </w:rPr>
            </w:pPr>
            <w:r w:rsidRPr="002B6A80">
              <w:rPr>
                <w:rFonts w:cs="Arial"/>
                <w:sz w:val="20"/>
                <w:szCs w:val="20"/>
              </w:rPr>
              <w:t>ПП</w:t>
            </w:r>
            <w:r w:rsidRPr="00662E6B">
              <w:rPr>
                <w:rFonts w:cs="Arial"/>
                <w:sz w:val="20"/>
                <w:szCs w:val="20"/>
                <w:lang w:val="en-US"/>
              </w:rPr>
              <w:t>-10</w:t>
            </w:r>
            <w:r>
              <w:rPr>
                <w:rFonts w:cs="Arial"/>
                <w:sz w:val="20"/>
                <w:szCs w:val="20"/>
                <w:lang w:val="en-US"/>
              </w:rPr>
              <w:t>.08.02.01-ERP</w:t>
            </w:r>
          </w:p>
        </w:tc>
        <w:tc>
          <w:tcPr>
            <w:tcW w:w="709" w:type="pct"/>
            <w:shd w:val="clear" w:color="auto" w:fill="auto"/>
          </w:tcPr>
          <w:p w14:paraId="1A4C4386" w14:textId="77777777" w:rsidR="00D74246" w:rsidRPr="002B6A80" w:rsidRDefault="00D74246" w:rsidP="00D74246">
            <w:pPr>
              <w:jc w:val="left"/>
              <w:rPr>
                <w:rFonts w:cs="Arial"/>
                <w:sz w:val="20"/>
                <w:szCs w:val="20"/>
              </w:rPr>
            </w:pPr>
            <w:r w:rsidRPr="002B6A80">
              <w:rPr>
                <w:rFonts w:cs="Arial"/>
                <w:sz w:val="20"/>
                <w:szCs w:val="20"/>
              </w:rPr>
              <w:t>Управление обязательствами по реализации МТР на внутреннем рынке</w:t>
            </w:r>
          </w:p>
        </w:tc>
        <w:tc>
          <w:tcPr>
            <w:tcW w:w="710" w:type="pct"/>
            <w:shd w:val="clear" w:color="auto" w:fill="auto"/>
          </w:tcPr>
          <w:p w14:paraId="7AC719D5" w14:textId="77777777" w:rsidR="00D74246" w:rsidRPr="002B6A80" w:rsidRDefault="00D74246" w:rsidP="00D74246">
            <w:pPr>
              <w:jc w:val="left"/>
              <w:rPr>
                <w:rFonts w:cs="Arial"/>
                <w:sz w:val="20"/>
                <w:szCs w:val="20"/>
              </w:rPr>
            </w:pPr>
          </w:p>
        </w:tc>
        <w:tc>
          <w:tcPr>
            <w:tcW w:w="710" w:type="pct"/>
            <w:shd w:val="clear" w:color="auto" w:fill="auto"/>
          </w:tcPr>
          <w:p w14:paraId="4336FC63" w14:textId="1EE67D0D" w:rsidR="00D74246" w:rsidRPr="002B6A80" w:rsidRDefault="00D74246" w:rsidP="00D74246">
            <w:pPr>
              <w:jc w:val="left"/>
              <w:rPr>
                <w:rFonts w:cs="Arial"/>
                <w:sz w:val="20"/>
                <w:szCs w:val="20"/>
              </w:rPr>
            </w:pPr>
            <w:r>
              <w:rPr>
                <w:rFonts w:cs="Arial"/>
                <w:sz w:val="20"/>
                <w:szCs w:val="20"/>
              </w:rPr>
              <w:t>Заказ на и</w:t>
            </w:r>
            <w:r w:rsidRPr="002B6A80">
              <w:rPr>
                <w:rFonts w:cs="Arial"/>
                <w:sz w:val="20"/>
                <w:szCs w:val="20"/>
              </w:rPr>
              <w:t>сходящ</w:t>
            </w:r>
            <w:r>
              <w:rPr>
                <w:rFonts w:cs="Arial"/>
                <w:sz w:val="20"/>
                <w:szCs w:val="20"/>
              </w:rPr>
              <w:t>ую</w:t>
            </w:r>
            <w:r w:rsidRPr="002B6A80">
              <w:rPr>
                <w:rFonts w:cs="Arial"/>
                <w:sz w:val="20"/>
                <w:szCs w:val="20"/>
              </w:rPr>
              <w:t xml:space="preserve"> поставк</w:t>
            </w:r>
            <w:r>
              <w:rPr>
                <w:rFonts w:cs="Arial"/>
                <w:sz w:val="20"/>
                <w:szCs w:val="20"/>
              </w:rPr>
              <w:t>у</w:t>
            </w:r>
          </w:p>
        </w:tc>
        <w:tc>
          <w:tcPr>
            <w:tcW w:w="715" w:type="pct"/>
            <w:shd w:val="clear" w:color="auto" w:fill="auto"/>
          </w:tcPr>
          <w:p w14:paraId="2F7D2D1F" w14:textId="77777777" w:rsidR="00D74246" w:rsidRPr="00662E6B" w:rsidRDefault="00D74246" w:rsidP="00D74246">
            <w:pPr>
              <w:jc w:val="left"/>
              <w:rPr>
                <w:rFonts w:cs="Arial"/>
                <w:sz w:val="20"/>
                <w:szCs w:val="20"/>
                <w:lang w:val="en-US"/>
              </w:rPr>
            </w:pPr>
            <w:r>
              <w:rPr>
                <w:rFonts w:cs="Arial"/>
                <w:sz w:val="20"/>
                <w:szCs w:val="20"/>
              </w:rPr>
              <w:t>ПП-10.07.04.04-ERP</w:t>
            </w:r>
          </w:p>
        </w:tc>
        <w:tc>
          <w:tcPr>
            <w:tcW w:w="818" w:type="pct"/>
            <w:shd w:val="clear" w:color="auto" w:fill="auto"/>
          </w:tcPr>
          <w:p w14:paraId="7038B8DA" w14:textId="77777777" w:rsidR="00D74246" w:rsidRPr="002B6A80" w:rsidRDefault="00D74246" w:rsidP="00D74246">
            <w:pPr>
              <w:jc w:val="left"/>
              <w:rPr>
                <w:rFonts w:cs="Arial"/>
                <w:sz w:val="20"/>
                <w:szCs w:val="20"/>
              </w:rPr>
            </w:pPr>
            <w:r w:rsidRPr="002B6A80">
              <w:rPr>
                <w:rFonts w:cs="Arial"/>
                <w:sz w:val="20"/>
                <w:szCs w:val="20"/>
              </w:rPr>
              <w:t>Комплектование и выдача МТР со склада (WMS)</w:t>
            </w:r>
          </w:p>
        </w:tc>
        <w:tc>
          <w:tcPr>
            <w:tcW w:w="533" w:type="pct"/>
            <w:shd w:val="clear" w:color="auto" w:fill="auto"/>
          </w:tcPr>
          <w:p w14:paraId="4B18850C" w14:textId="77777777" w:rsidR="00D74246" w:rsidRPr="002B6A80" w:rsidRDefault="00D74246" w:rsidP="00D74246">
            <w:pPr>
              <w:jc w:val="left"/>
              <w:rPr>
                <w:rFonts w:cs="Arial"/>
                <w:sz w:val="20"/>
                <w:szCs w:val="20"/>
              </w:rPr>
            </w:pPr>
          </w:p>
        </w:tc>
      </w:tr>
      <w:tr w:rsidR="00D74246" w:rsidRPr="002B6A80" w14:paraId="7C3D85BC" w14:textId="77777777" w:rsidTr="0042085F">
        <w:trPr>
          <w:cantSplit/>
        </w:trPr>
        <w:tc>
          <w:tcPr>
            <w:tcW w:w="805" w:type="pct"/>
            <w:shd w:val="clear" w:color="auto" w:fill="auto"/>
          </w:tcPr>
          <w:p w14:paraId="663FFF6C" w14:textId="77777777" w:rsidR="00D74246" w:rsidRPr="002B6A80" w:rsidRDefault="00D74246" w:rsidP="00D74246">
            <w:pPr>
              <w:jc w:val="left"/>
              <w:rPr>
                <w:rFonts w:cs="Arial"/>
                <w:sz w:val="20"/>
                <w:szCs w:val="20"/>
              </w:rPr>
            </w:pPr>
            <w:r w:rsidRPr="002B6A80">
              <w:rPr>
                <w:rFonts w:cs="Arial"/>
                <w:sz w:val="20"/>
                <w:szCs w:val="20"/>
              </w:rPr>
              <w:t>ПП-10.07.04.03</w:t>
            </w:r>
          </w:p>
        </w:tc>
        <w:tc>
          <w:tcPr>
            <w:tcW w:w="709" w:type="pct"/>
            <w:shd w:val="clear" w:color="auto" w:fill="auto"/>
          </w:tcPr>
          <w:p w14:paraId="4036CAF2" w14:textId="77777777" w:rsidR="00D74246" w:rsidRPr="002B6A80" w:rsidRDefault="00D74246" w:rsidP="00D74246">
            <w:pPr>
              <w:jc w:val="left"/>
              <w:rPr>
                <w:rFonts w:cs="Arial"/>
                <w:sz w:val="20"/>
                <w:szCs w:val="20"/>
              </w:rPr>
            </w:pPr>
            <w:r w:rsidRPr="002B6A80">
              <w:rPr>
                <w:rFonts w:cs="Arial"/>
                <w:sz w:val="20"/>
                <w:szCs w:val="20"/>
              </w:rPr>
              <w:t>Выполнение инвентаризации МТР (WMS)</w:t>
            </w:r>
          </w:p>
        </w:tc>
        <w:tc>
          <w:tcPr>
            <w:tcW w:w="710" w:type="pct"/>
            <w:shd w:val="clear" w:color="auto" w:fill="auto"/>
          </w:tcPr>
          <w:p w14:paraId="1114714C" w14:textId="77777777" w:rsidR="00D74246" w:rsidRPr="002B6A80" w:rsidRDefault="00D74246" w:rsidP="00D74246">
            <w:pPr>
              <w:jc w:val="left"/>
              <w:rPr>
                <w:rFonts w:cs="Arial"/>
                <w:sz w:val="20"/>
                <w:szCs w:val="20"/>
              </w:rPr>
            </w:pPr>
          </w:p>
        </w:tc>
        <w:tc>
          <w:tcPr>
            <w:tcW w:w="710" w:type="pct"/>
            <w:shd w:val="clear" w:color="auto" w:fill="auto"/>
          </w:tcPr>
          <w:p w14:paraId="584B19BE" w14:textId="77777777" w:rsidR="00D74246" w:rsidRPr="002B6A80" w:rsidRDefault="00D74246" w:rsidP="00D74246">
            <w:pPr>
              <w:jc w:val="left"/>
              <w:rPr>
                <w:rFonts w:cs="Arial"/>
                <w:sz w:val="20"/>
                <w:szCs w:val="20"/>
              </w:rPr>
            </w:pPr>
            <w:r w:rsidRPr="002B6A80">
              <w:rPr>
                <w:rFonts w:cs="Arial"/>
                <w:sz w:val="20"/>
                <w:szCs w:val="20"/>
              </w:rPr>
              <w:t>Складской заказ, складская задача</w:t>
            </w:r>
          </w:p>
        </w:tc>
        <w:tc>
          <w:tcPr>
            <w:tcW w:w="715" w:type="pct"/>
            <w:shd w:val="clear" w:color="auto" w:fill="auto"/>
          </w:tcPr>
          <w:p w14:paraId="54278383" w14:textId="77777777" w:rsidR="00D74246" w:rsidRPr="00662E6B" w:rsidRDefault="00D74246" w:rsidP="00D74246">
            <w:pPr>
              <w:jc w:val="left"/>
              <w:rPr>
                <w:rFonts w:cs="Arial"/>
                <w:sz w:val="20"/>
                <w:szCs w:val="20"/>
                <w:lang w:val="en-US"/>
              </w:rPr>
            </w:pPr>
            <w:r>
              <w:rPr>
                <w:rFonts w:cs="Arial"/>
                <w:sz w:val="20"/>
                <w:szCs w:val="20"/>
              </w:rPr>
              <w:t>ПП-10.07.04.04-ERP</w:t>
            </w:r>
          </w:p>
        </w:tc>
        <w:tc>
          <w:tcPr>
            <w:tcW w:w="818" w:type="pct"/>
            <w:shd w:val="clear" w:color="auto" w:fill="auto"/>
          </w:tcPr>
          <w:p w14:paraId="0AED0B3D" w14:textId="77777777" w:rsidR="00D74246" w:rsidRPr="002B6A80" w:rsidRDefault="00D74246" w:rsidP="00D74246">
            <w:pPr>
              <w:jc w:val="left"/>
              <w:rPr>
                <w:rFonts w:cs="Arial"/>
                <w:sz w:val="20"/>
                <w:szCs w:val="20"/>
              </w:rPr>
            </w:pPr>
            <w:r w:rsidRPr="002B6A80">
              <w:rPr>
                <w:rFonts w:cs="Arial"/>
                <w:sz w:val="20"/>
                <w:szCs w:val="20"/>
              </w:rPr>
              <w:t>Комплектование и выдача МТР со склада (WMS)</w:t>
            </w:r>
          </w:p>
        </w:tc>
        <w:tc>
          <w:tcPr>
            <w:tcW w:w="533" w:type="pct"/>
            <w:shd w:val="clear" w:color="auto" w:fill="auto"/>
          </w:tcPr>
          <w:p w14:paraId="42D4E40C" w14:textId="77777777" w:rsidR="00D74246" w:rsidRPr="002B6A80" w:rsidRDefault="00D74246" w:rsidP="00D74246">
            <w:pPr>
              <w:jc w:val="left"/>
              <w:rPr>
                <w:rFonts w:cs="Arial"/>
                <w:sz w:val="20"/>
                <w:szCs w:val="20"/>
              </w:rPr>
            </w:pPr>
          </w:p>
        </w:tc>
      </w:tr>
      <w:tr w:rsidR="00D74246" w:rsidRPr="002B6A80" w14:paraId="0230E354" w14:textId="77777777" w:rsidTr="0042085F">
        <w:trPr>
          <w:cantSplit/>
        </w:trPr>
        <w:tc>
          <w:tcPr>
            <w:tcW w:w="805" w:type="pct"/>
            <w:shd w:val="clear" w:color="auto" w:fill="auto"/>
          </w:tcPr>
          <w:p w14:paraId="306D5D42" w14:textId="396BDA93" w:rsidR="00D74246" w:rsidRPr="002B6A80" w:rsidRDefault="00D74246" w:rsidP="00D74246">
            <w:pPr>
              <w:jc w:val="left"/>
              <w:rPr>
                <w:rFonts w:cs="Arial"/>
                <w:sz w:val="20"/>
                <w:szCs w:val="20"/>
              </w:rPr>
            </w:pPr>
            <w:r>
              <w:rPr>
                <w:rFonts w:cs="Arial"/>
                <w:sz w:val="20"/>
                <w:szCs w:val="20"/>
              </w:rPr>
              <w:t>ПП-10.06.02-</w:t>
            </w:r>
            <w:r>
              <w:rPr>
                <w:rFonts w:cs="Arial"/>
                <w:sz w:val="20"/>
                <w:szCs w:val="20"/>
                <w:lang w:val="en-US"/>
              </w:rPr>
              <w:t>ERP</w:t>
            </w:r>
          </w:p>
        </w:tc>
        <w:tc>
          <w:tcPr>
            <w:tcW w:w="709" w:type="pct"/>
            <w:shd w:val="clear" w:color="auto" w:fill="auto"/>
          </w:tcPr>
          <w:p w14:paraId="6E9F7821" w14:textId="79AD0DC5" w:rsidR="00D74246" w:rsidRPr="002B6A80" w:rsidRDefault="00D74246" w:rsidP="00D74246">
            <w:pPr>
              <w:jc w:val="left"/>
              <w:rPr>
                <w:rFonts w:cs="Arial"/>
                <w:sz w:val="20"/>
                <w:szCs w:val="20"/>
              </w:rPr>
            </w:pPr>
            <w:r w:rsidRPr="00C862B3">
              <w:rPr>
                <w:rFonts w:cs="Arial"/>
                <w:sz w:val="20"/>
                <w:szCs w:val="20"/>
              </w:rPr>
              <w:t>Оперативное управление транспортировкой МТР</w:t>
            </w:r>
          </w:p>
        </w:tc>
        <w:tc>
          <w:tcPr>
            <w:tcW w:w="710" w:type="pct"/>
            <w:shd w:val="clear" w:color="auto" w:fill="auto"/>
          </w:tcPr>
          <w:p w14:paraId="76D06AF1" w14:textId="77777777" w:rsidR="00D74246" w:rsidRPr="002B6A80" w:rsidRDefault="00D74246" w:rsidP="00D74246">
            <w:pPr>
              <w:jc w:val="left"/>
              <w:rPr>
                <w:rFonts w:cs="Arial"/>
                <w:sz w:val="20"/>
                <w:szCs w:val="20"/>
              </w:rPr>
            </w:pPr>
          </w:p>
        </w:tc>
        <w:tc>
          <w:tcPr>
            <w:tcW w:w="710" w:type="pct"/>
            <w:shd w:val="clear" w:color="auto" w:fill="auto"/>
          </w:tcPr>
          <w:p w14:paraId="34A3A18D" w14:textId="7C856687" w:rsidR="00D74246" w:rsidRPr="002B6A80" w:rsidRDefault="00D74246" w:rsidP="00D74246">
            <w:pPr>
              <w:jc w:val="left"/>
              <w:rPr>
                <w:rFonts w:cs="Arial"/>
                <w:sz w:val="20"/>
                <w:szCs w:val="20"/>
              </w:rPr>
            </w:pPr>
            <w:r>
              <w:rPr>
                <w:rFonts w:cs="Arial"/>
                <w:sz w:val="20"/>
                <w:szCs w:val="20"/>
              </w:rPr>
              <w:t>Передача статуса транспортной единицы</w:t>
            </w:r>
          </w:p>
        </w:tc>
        <w:tc>
          <w:tcPr>
            <w:tcW w:w="715" w:type="pct"/>
            <w:shd w:val="clear" w:color="auto" w:fill="auto"/>
          </w:tcPr>
          <w:p w14:paraId="04797DC3" w14:textId="626C6F53" w:rsidR="00D74246" w:rsidRDefault="00D74246" w:rsidP="00D74246">
            <w:pPr>
              <w:jc w:val="left"/>
              <w:rPr>
                <w:rFonts w:cs="Arial"/>
                <w:sz w:val="20"/>
                <w:szCs w:val="20"/>
              </w:rPr>
            </w:pPr>
            <w:r>
              <w:rPr>
                <w:rFonts w:cs="Arial"/>
                <w:sz w:val="20"/>
                <w:szCs w:val="20"/>
              </w:rPr>
              <w:t>ПП-10.07.04.04-ERP</w:t>
            </w:r>
          </w:p>
        </w:tc>
        <w:tc>
          <w:tcPr>
            <w:tcW w:w="818" w:type="pct"/>
            <w:shd w:val="clear" w:color="auto" w:fill="auto"/>
          </w:tcPr>
          <w:p w14:paraId="43DA45A8" w14:textId="74F7B005" w:rsidR="00D74246" w:rsidRPr="002B6A80" w:rsidRDefault="00D74246" w:rsidP="00D74246">
            <w:pPr>
              <w:jc w:val="left"/>
              <w:rPr>
                <w:rFonts w:cs="Arial"/>
                <w:sz w:val="20"/>
                <w:szCs w:val="20"/>
              </w:rPr>
            </w:pPr>
            <w:r w:rsidRPr="002B6A80">
              <w:rPr>
                <w:rFonts w:cs="Arial"/>
                <w:sz w:val="20"/>
                <w:szCs w:val="20"/>
              </w:rPr>
              <w:t>Комплектование и выдача МТР со склада (WMS)</w:t>
            </w:r>
          </w:p>
        </w:tc>
        <w:tc>
          <w:tcPr>
            <w:tcW w:w="533" w:type="pct"/>
            <w:shd w:val="clear" w:color="auto" w:fill="auto"/>
          </w:tcPr>
          <w:p w14:paraId="27AF1121" w14:textId="77777777" w:rsidR="00D74246" w:rsidRPr="002B6A80" w:rsidRDefault="00D74246" w:rsidP="00D74246">
            <w:pPr>
              <w:jc w:val="left"/>
              <w:rPr>
                <w:rFonts w:cs="Arial"/>
                <w:sz w:val="20"/>
                <w:szCs w:val="20"/>
              </w:rPr>
            </w:pPr>
          </w:p>
        </w:tc>
      </w:tr>
      <w:tr w:rsidR="00D74246" w:rsidRPr="002B6A80" w14:paraId="406CE384" w14:textId="77777777" w:rsidTr="0042085F">
        <w:trPr>
          <w:cantSplit/>
        </w:trPr>
        <w:tc>
          <w:tcPr>
            <w:tcW w:w="805" w:type="pct"/>
            <w:shd w:val="clear" w:color="auto" w:fill="auto"/>
          </w:tcPr>
          <w:p w14:paraId="5F407448" w14:textId="77777777" w:rsidR="00D74246" w:rsidRPr="00662E6B" w:rsidRDefault="00D74246" w:rsidP="00D74246">
            <w:pPr>
              <w:jc w:val="left"/>
              <w:rPr>
                <w:rFonts w:cs="Arial"/>
                <w:sz w:val="20"/>
                <w:szCs w:val="20"/>
                <w:lang w:val="en-US"/>
              </w:rPr>
            </w:pPr>
            <w:r>
              <w:rPr>
                <w:rFonts w:cs="Arial"/>
                <w:sz w:val="20"/>
                <w:szCs w:val="20"/>
              </w:rPr>
              <w:t>ПП-10.07.04.04-ERP</w:t>
            </w:r>
          </w:p>
        </w:tc>
        <w:tc>
          <w:tcPr>
            <w:tcW w:w="709" w:type="pct"/>
            <w:shd w:val="clear" w:color="auto" w:fill="auto"/>
          </w:tcPr>
          <w:p w14:paraId="46B9D914" w14:textId="77777777" w:rsidR="00D74246" w:rsidRPr="002B6A80" w:rsidRDefault="00D74246" w:rsidP="00D74246">
            <w:pPr>
              <w:jc w:val="left"/>
              <w:rPr>
                <w:rFonts w:cs="Arial"/>
                <w:sz w:val="20"/>
                <w:szCs w:val="20"/>
              </w:rPr>
            </w:pPr>
            <w:r w:rsidRPr="002B6A80">
              <w:rPr>
                <w:rFonts w:cs="Arial"/>
                <w:sz w:val="20"/>
                <w:szCs w:val="20"/>
              </w:rPr>
              <w:t>Комплектование и выдача МТР со склада (WMS)</w:t>
            </w:r>
          </w:p>
        </w:tc>
        <w:tc>
          <w:tcPr>
            <w:tcW w:w="710" w:type="pct"/>
            <w:shd w:val="clear" w:color="auto" w:fill="auto"/>
          </w:tcPr>
          <w:p w14:paraId="62C9B5D2" w14:textId="77777777" w:rsidR="00D74246" w:rsidRPr="002B6A80" w:rsidRDefault="00D74246" w:rsidP="00D74246">
            <w:pPr>
              <w:jc w:val="left"/>
              <w:rPr>
                <w:rFonts w:cs="Arial"/>
                <w:sz w:val="20"/>
                <w:szCs w:val="20"/>
              </w:rPr>
            </w:pPr>
          </w:p>
        </w:tc>
        <w:tc>
          <w:tcPr>
            <w:tcW w:w="710" w:type="pct"/>
            <w:shd w:val="clear" w:color="auto" w:fill="auto"/>
          </w:tcPr>
          <w:p w14:paraId="6F512628" w14:textId="77777777" w:rsidR="00D74246" w:rsidRPr="002B6A80" w:rsidRDefault="00D74246" w:rsidP="00D74246">
            <w:pPr>
              <w:jc w:val="left"/>
              <w:rPr>
                <w:rFonts w:cs="Arial"/>
                <w:sz w:val="20"/>
                <w:szCs w:val="20"/>
              </w:rPr>
            </w:pPr>
            <w:r w:rsidRPr="002B6A80">
              <w:rPr>
                <w:rFonts w:cs="Arial"/>
                <w:sz w:val="20"/>
                <w:szCs w:val="20"/>
              </w:rPr>
              <w:t>Исходящая поставка</w:t>
            </w:r>
          </w:p>
        </w:tc>
        <w:tc>
          <w:tcPr>
            <w:tcW w:w="715" w:type="pct"/>
            <w:shd w:val="clear" w:color="auto" w:fill="auto"/>
          </w:tcPr>
          <w:p w14:paraId="1731C9D0" w14:textId="24D979C7" w:rsidR="00D74246" w:rsidRPr="00662E6B" w:rsidRDefault="00D74246" w:rsidP="00D74246">
            <w:pPr>
              <w:jc w:val="left"/>
              <w:rPr>
                <w:rFonts w:cs="Arial"/>
                <w:sz w:val="20"/>
                <w:szCs w:val="20"/>
                <w:lang w:val="en-US"/>
              </w:rPr>
            </w:pPr>
            <w:r w:rsidRPr="002B6A80">
              <w:rPr>
                <w:rFonts w:cs="Arial"/>
                <w:sz w:val="20"/>
                <w:szCs w:val="20"/>
              </w:rPr>
              <w:t>ПП</w:t>
            </w:r>
            <w:r>
              <w:rPr>
                <w:rFonts w:cs="Arial"/>
                <w:sz w:val="20"/>
                <w:szCs w:val="20"/>
                <w:lang w:val="en-US"/>
              </w:rPr>
              <w:t>-10.07.02-ERP</w:t>
            </w:r>
          </w:p>
        </w:tc>
        <w:tc>
          <w:tcPr>
            <w:tcW w:w="818" w:type="pct"/>
            <w:shd w:val="clear" w:color="auto" w:fill="auto"/>
          </w:tcPr>
          <w:p w14:paraId="6C17FF03" w14:textId="77777777" w:rsidR="00D74246" w:rsidRPr="002B6A80" w:rsidRDefault="00D74246" w:rsidP="00D74246">
            <w:pPr>
              <w:jc w:val="left"/>
              <w:rPr>
                <w:rFonts w:cs="Arial"/>
                <w:sz w:val="20"/>
                <w:szCs w:val="20"/>
              </w:rPr>
            </w:pPr>
            <w:r w:rsidRPr="002B6A80">
              <w:rPr>
                <w:rFonts w:cs="Arial"/>
                <w:sz w:val="20"/>
                <w:szCs w:val="20"/>
              </w:rPr>
              <w:t>Планирование работы складской логистики</w:t>
            </w:r>
          </w:p>
        </w:tc>
        <w:tc>
          <w:tcPr>
            <w:tcW w:w="533" w:type="pct"/>
            <w:shd w:val="clear" w:color="auto" w:fill="auto"/>
          </w:tcPr>
          <w:p w14:paraId="6F9EF6BF" w14:textId="77777777" w:rsidR="00D74246" w:rsidRPr="002B6A80" w:rsidRDefault="00D74246" w:rsidP="00D74246">
            <w:pPr>
              <w:jc w:val="left"/>
              <w:rPr>
                <w:rFonts w:cs="Arial"/>
                <w:sz w:val="20"/>
                <w:szCs w:val="20"/>
              </w:rPr>
            </w:pPr>
          </w:p>
        </w:tc>
      </w:tr>
      <w:tr w:rsidR="008B0FDE" w:rsidRPr="002B6A80" w14:paraId="7D064744" w14:textId="77777777" w:rsidTr="0042085F">
        <w:trPr>
          <w:cantSplit/>
        </w:trPr>
        <w:tc>
          <w:tcPr>
            <w:tcW w:w="805" w:type="pct"/>
            <w:shd w:val="clear" w:color="auto" w:fill="auto"/>
          </w:tcPr>
          <w:p w14:paraId="793F90D6" w14:textId="633564CE" w:rsidR="008B0FDE" w:rsidRDefault="008B0FDE" w:rsidP="008B0FDE">
            <w:pPr>
              <w:jc w:val="left"/>
              <w:rPr>
                <w:rFonts w:cs="Arial"/>
                <w:sz w:val="20"/>
                <w:szCs w:val="20"/>
              </w:rPr>
            </w:pPr>
            <w:r>
              <w:rPr>
                <w:rFonts w:cs="Arial"/>
                <w:sz w:val="20"/>
              </w:rPr>
              <w:t>ПП-10.08.03-</w:t>
            </w:r>
            <w:r>
              <w:rPr>
                <w:rFonts w:cs="Arial"/>
                <w:sz w:val="20"/>
                <w:lang w:val="en-US"/>
              </w:rPr>
              <w:t>ERP</w:t>
            </w:r>
          </w:p>
        </w:tc>
        <w:tc>
          <w:tcPr>
            <w:tcW w:w="709" w:type="pct"/>
            <w:shd w:val="clear" w:color="auto" w:fill="auto"/>
          </w:tcPr>
          <w:p w14:paraId="16A44879" w14:textId="12692568" w:rsidR="008B0FDE" w:rsidRPr="002B6A80" w:rsidRDefault="008B0FDE" w:rsidP="008B0FDE">
            <w:pPr>
              <w:jc w:val="left"/>
              <w:rPr>
                <w:rFonts w:cs="Arial"/>
                <w:sz w:val="20"/>
                <w:szCs w:val="20"/>
              </w:rPr>
            </w:pPr>
            <w:r w:rsidRPr="00B25E16">
              <w:rPr>
                <w:rFonts w:cs="Arial"/>
                <w:sz w:val="20"/>
              </w:rPr>
              <w:t>Управление обязательствами по реализации услуг</w:t>
            </w:r>
          </w:p>
        </w:tc>
        <w:tc>
          <w:tcPr>
            <w:tcW w:w="710" w:type="pct"/>
            <w:shd w:val="clear" w:color="auto" w:fill="auto"/>
          </w:tcPr>
          <w:p w14:paraId="377CFEA2" w14:textId="77777777" w:rsidR="008B0FDE" w:rsidRPr="002B6A80" w:rsidRDefault="008B0FDE" w:rsidP="008B0FDE">
            <w:pPr>
              <w:jc w:val="left"/>
              <w:rPr>
                <w:rFonts w:cs="Arial"/>
                <w:sz w:val="20"/>
                <w:szCs w:val="20"/>
              </w:rPr>
            </w:pPr>
          </w:p>
        </w:tc>
        <w:tc>
          <w:tcPr>
            <w:tcW w:w="710" w:type="pct"/>
            <w:shd w:val="clear" w:color="auto" w:fill="auto"/>
          </w:tcPr>
          <w:p w14:paraId="51415AED" w14:textId="66CCAFD7" w:rsidR="008B0FDE" w:rsidRPr="002B6A80" w:rsidRDefault="008B0FDE" w:rsidP="008B0FDE">
            <w:pPr>
              <w:jc w:val="left"/>
              <w:rPr>
                <w:rFonts w:cs="Arial"/>
                <w:sz w:val="20"/>
                <w:szCs w:val="20"/>
              </w:rPr>
            </w:pPr>
            <w:r>
              <w:rPr>
                <w:rFonts w:cs="Arial"/>
                <w:sz w:val="20"/>
              </w:rPr>
              <w:t>Передача данных по подтвержденным складским заказам</w:t>
            </w:r>
          </w:p>
        </w:tc>
        <w:tc>
          <w:tcPr>
            <w:tcW w:w="715" w:type="pct"/>
            <w:shd w:val="clear" w:color="auto" w:fill="auto"/>
          </w:tcPr>
          <w:p w14:paraId="534A1A47" w14:textId="5582B9A0" w:rsidR="008B0FDE" w:rsidRPr="002B6A80" w:rsidRDefault="008B0FDE" w:rsidP="008B0FDE">
            <w:pPr>
              <w:jc w:val="left"/>
              <w:rPr>
                <w:rFonts w:cs="Arial"/>
                <w:sz w:val="20"/>
                <w:szCs w:val="20"/>
              </w:rPr>
            </w:pPr>
            <w:r w:rsidRPr="0054740C">
              <w:rPr>
                <w:rFonts w:cs="Arial"/>
                <w:sz w:val="20"/>
              </w:rPr>
              <w:t>ПП-10.07.04.01-ERP</w:t>
            </w:r>
          </w:p>
        </w:tc>
        <w:tc>
          <w:tcPr>
            <w:tcW w:w="818" w:type="pct"/>
            <w:shd w:val="clear" w:color="auto" w:fill="auto"/>
          </w:tcPr>
          <w:p w14:paraId="5CDEEA03" w14:textId="131805E5" w:rsidR="008B0FDE" w:rsidRPr="002B6A80" w:rsidRDefault="008B0FDE" w:rsidP="008B0FDE">
            <w:pPr>
              <w:jc w:val="left"/>
              <w:rPr>
                <w:rFonts w:cs="Arial"/>
                <w:sz w:val="20"/>
                <w:szCs w:val="20"/>
              </w:rPr>
            </w:pPr>
            <w:r>
              <w:rPr>
                <w:rFonts w:cs="Arial"/>
                <w:sz w:val="20"/>
              </w:rPr>
              <w:t>Приемка и размещение МТР на складе (</w:t>
            </w:r>
            <w:r>
              <w:rPr>
                <w:rFonts w:cs="Arial"/>
                <w:sz w:val="20"/>
                <w:lang w:val="en-US"/>
              </w:rPr>
              <w:t>WMS</w:t>
            </w:r>
            <w:r w:rsidRPr="008658EA">
              <w:rPr>
                <w:rFonts w:cs="Arial"/>
                <w:sz w:val="20"/>
              </w:rPr>
              <w:t>)</w:t>
            </w:r>
          </w:p>
        </w:tc>
        <w:tc>
          <w:tcPr>
            <w:tcW w:w="533" w:type="pct"/>
            <w:shd w:val="clear" w:color="auto" w:fill="auto"/>
          </w:tcPr>
          <w:p w14:paraId="6EC45538" w14:textId="77777777" w:rsidR="008B0FDE" w:rsidRPr="002B6A80" w:rsidRDefault="008B0FDE" w:rsidP="008B0FDE">
            <w:pPr>
              <w:jc w:val="left"/>
              <w:rPr>
                <w:rFonts w:cs="Arial"/>
                <w:sz w:val="20"/>
                <w:szCs w:val="20"/>
              </w:rPr>
            </w:pPr>
          </w:p>
        </w:tc>
      </w:tr>
      <w:tr w:rsidR="008B0FDE" w:rsidRPr="002B6A80" w14:paraId="25FB7607" w14:textId="77777777" w:rsidTr="0042085F">
        <w:trPr>
          <w:cantSplit/>
        </w:trPr>
        <w:tc>
          <w:tcPr>
            <w:tcW w:w="805" w:type="pct"/>
            <w:shd w:val="clear" w:color="auto" w:fill="auto"/>
          </w:tcPr>
          <w:p w14:paraId="0549A3BB" w14:textId="1BA6E2B5" w:rsidR="008B0FDE" w:rsidRDefault="008B0FDE" w:rsidP="008B0FDE">
            <w:pPr>
              <w:jc w:val="left"/>
              <w:rPr>
                <w:rFonts w:cs="Arial"/>
                <w:sz w:val="20"/>
                <w:szCs w:val="20"/>
              </w:rPr>
            </w:pPr>
            <w:r>
              <w:rPr>
                <w:rFonts w:cs="Arial"/>
                <w:sz w:val="20"/>
              </w:rPr>
              <w:t>ПП-10.08.03-</w:t>
            </w:r>
            <w:r>
              <w:rPr>
                <w:rFonts w:cs="Arial"/>
                <w:sz w:val="20"/>
                <w:lang w:val="en-US"/>
              </w:rPr>
              <w:t>ERP</w:t>
            </w:r>
          </w:p>
        </w:tc>
        <w:tc>
          <w:tcPr>
            <w:tcW w:w="709" w:type="pct"/>
            <w:shd w:val="clear" w:color="auto" w:fill="auto"/>
          </w:tcPr>
          <w:p w14:paraId="751B01A4" w14:textId="6C53FC4A" w:rsidR="008B0FDE" w:rsidRPr="002B6A80" w:rsidRDefault="008B0FDE" w:rsidP="008B0FDE">
            <w:pPr>
              <w:jc w:val="left"/>
              <w:rPr>
                <w:rFonts w:cs="Arial"/>
                <w:sz w:val="20"/>
                <w:szCs w:val="20"/>
              </w:rPr>
            </w:pPr>
            <w:r w:rsidRPr="00B25E16">
              <w:rPr>
                <w:rFonts w:cs="Arial"/>
                <w:sz w:val="20"/>
              </w:rPr>
              <w:t>Управление обязательствами по реализации услуг</w:t>
            </w:r>
          </w:p>
        </w:tc>
        <w:tc>
          <w:tcPr>
            <w:tcW w:w="710" w:type="pct"/>
            <w:shd w:val="clear" w:color="auto" w:fill="auto"/>
          </w:tcPr>
          <w:p w14:paraId="281AE013" w14:textId="77777777" w:rsidR="008B0FDE" w:rsidRPr="002B6A80" w:rsidRDefault="008B0FDE" w:rsidP="008B0FDE">
            <w:pPr>
              <w:jc w:val="left"/>
              <w:rPr>
                <w:rFonts w:cs="Arial"/>
                <w:sz w:val="20"/>
                <w:szCs w:val="20"/>
              </w:rPr>
            </w:pPr>
          </w:p>
        </w:tc>
        <w:tc>
          <w:tcPr>
            <w:tcW w:w="710" w:type="pct"/>
            <w:shd w:val="clear" w:color="auto" w:fill="auto"/>
          </w:tcPr>
          <w:p w14:paraId="2A12F72B" w14:textId="6D02881C" w:rsidR="008B0FDE" w:rsidRPr="002B6A80" w:rsidRDefault="008B0FDE" w:rsidP="008B0FDE">
            <w:pPr>
              <w:jc w:val="left"/>
              <w:rPr>
                <w:rFonts w:cs="Arial"/>
                <w:sz w:val="20"/>
                <w:szCs w:val="20"/>
              </w:rPr>
            </w:pPr>
            <w:r>
              <w:rPr>
                <w:rFonts w:cs="Arial"/>
                <w:sz w:val="20"/>
              </w:rPr>
              <w:t>Передача данных по подтвержденным складским заказам</w:t>
            </w:r>
          </w:p>
        </w:tc>
        <w:tc>
          <w:tcPr>
            <w:tcW w:w="715" w:type="pct"/>
            <w:shd w:val="clear" w:color="auto" w:fill="auto"/>
          </w:tcPr>
          <w:p w14:paraId="34A1044A" w14:textId="152C834D" w:rsidR="008B0FDE" w:rsidRPr="002B6A80" w:rsidRDefault="008B0FDE" w:rsidP="008B0FDE">
            <w:pPr>
              <w:jc w:val="left"/>
              <w:rPr>
                <w:rFonts w:cs="Arial"/>
                <w:sz w:val="20"/>
                <w:szCs w:val="20"/>
              </w:rPr>
            </w:pPr>
            <w:r w:rsidRPr="0054740C">
              <w:rPr>
                <w:rFonts w:cs="Arial"/>
                <w:sz w:val="20"/>
              </w:rPr>
              <w:t>ПП-10.07.04.0</w:t>
            </w:r>
            <w:r>
              <w:rPr>
                <w:rFonts w:cs="Arial"/>
                <w:sz w:val="20"/>
              </w:rPr>
              <w:t>2</w:t>
            </w:r>
            <w:r w:rsidRPr="0054740C">
              <w:rPr>
                <w:rFonts w:cs="Arial"/>
                <w:sz w:val="20"/>
              </w:rPr>
              <w:t>-ERP</w:t>
            </w:r>
          </w:p>
        </w:tc>
        <w:tc>
          <w:tcPr>
            <w:tcW w:w="818" w:type="pct"/>
            <w:shd w:val="clear" w:color="auto" w:fill="auto"/>
          </w:tcPr>
          <w:p w14:paraId="202E524B" w14:textId="67B5CE74" w:rsidR="008B0FDE" w:rsidRPr="002B6A80" w:rsidRDefault="008B0FDE" w:rsidP="008B0FDE">
            <w:pPr>
              <w:jc w:val="left"/>
              <w:rPr>
                <w:rFonts w:cs="Arial"/>
                <w:sz w:val="20"/>
                <w:szCs w:val="20"/>
              </w:rPr>
            </w:pPr>
            <w:r>
              <w:rPr>
                <w:rFonts w:cs="Arial"/>
                <w:sz w:val="20"/>
              </w:rPr>
              <w:t>Перемещение МТР внутри склада (</w:t>
            </w:r>
            <w:r>
              <w:rPr>
                <w:rFonts w:cs="Arial"/>
                <w:sz w:val="20"/>
                <w:lang w:val="en-US"/>
              </w:rPr>
              <w:t>WMS</w:t>
            </w:r>
            <w:r w:rsidRPr="008658EA">
              <w:rPr>
                <w:rFonts w:cs="Arial"/>
                <w:sz w:val="20"/>
              </w:rPr>
              <w:t>)</w:t>
            </w:r>
          </w:p>
        </w:tc>
        <w:tc>
          <w:tcPr>
            <w:tcW w:w="533" w:type="pct"/>
            <w:shd w:val="clear" w:color="auto" w:fill="auto"/>
          </w:tcPr>
          <w:p w14:paraId="2C17BEB2" w14:textId="77777777" w:rsidR="008B0FDE" w:rsidRPr="002B6A80" w:rsidRDefault="008B0FDE" w:rsidP="008B0FDE">
            <w:pPr>
              <w:jc w:val="left"/>
              <w:rPr>
                <w:rFonts w:cs="Arial"/>
                <w:sz w:val="20"/>
                <w:szCs w:val="20"/>
              </w:rPr>
            </w:pPr>
          </w:p>
        </w:tc>
      </w:tr>
      <w:tr w:rsidR="008B0FDE" w:rsidRPr="002B6A80" w14:paraId="349FEB5E" w14:textId="77777777" w:rsidTr="0042085F">
        <w:trPr>
          <w:cantSplit/>
        </w:trPr>
        <w:tc>
          <w:tcPr>
            <w:tcW w:w="805" w:type="pct"/>
            <w:shd w:val="clear" w:color="auto" w:fill="auto"/>
          </w:tcPr>
          <w:p w14:paraId="575381FC" w14:textId="44BE1BCC" w:rsidR="008B0FDE" w:rsidRDefault="008B0FDE" w:rsidP="008B0FDE">
            <w:pPr>
              <w:jc w:val="left"/>
              <w:rPr>
                <w:rFonts w:cs="Arial"/>
                <w:sz w:val="20"/>
                <w:szCs w:val="20"/>
              </w:rPr>
            </w:pPr>
            <w:r>
              <w:rPr>
                <w:rFonts w:cs="Arial"/>
                <w:sz w:val="20"/>
              </w:rPr>
              <w:lastRenderedPageBreak/>
              <w:t>ПП-10.08.03-</w:t>
            </w:r>
            <w:r>
              <w:rPr>
                <w:rFonts w:cs="Arial"/>
                <w:sz w:val="20"/>
                <w:lang w:val="en-US"/>
              </w:rPr>
              <w:t>ERP</w:t>
            </w:r>
          </w:p>
        </w:tc>
        <w:tc>
          <w:tcPr>
            <w:tcW w:w="709" w:type="pct"/>
            <w:shd w:val="clear" w:color="auto" w:fill="auto"/>
          </w:tcPr>
          <w:p w14:paraId="39AE8972" w14:textId="4C3D2AEA" w:rsidR="008B0FDE" w:rsidRPr="002B6A80" w:rsidRDefault="008B0FDE" w:rsidP="008B0FDE">
            <w:pPr>
              <w:jc w:val="left"/>
              <w:rPr>
                <w:rFonts w:cs="Arial"/>
                <w:sz w:val="20"/>
                <w:szCs w:val="20"/>
              </w:rPr>
            </w:pPr>
            <w:r w:rsidRPr="00B25E16">
              <w:rPr>
                <w:rFonts w:cs="Arial"/>
                <w:sz w:val="20"/>
              </w:rPr>
              <w:t>Управление обязательствами по реализации услуг</w:t>
            </w:r>
          </w:p>
        </w:tc>
        <w:tc>
          <w:tcPr>
            <w:tcW w:w="710" w:type="pct"/>
            <w:shd w:val="clear" w:color="auto" w:fill="auto"/>
          </w:tcPr>
          <w:p w14:paraId="77DBBFA4" w14:textId="77777777" w:rsidR="008B0FDE" w:rsidRPr="002B6A80" w:rsidRDefault="008B0FDE" w:rsidP="008B0FDE">
            <w:pPr>
              <w:jc w:val="left"/>
              <w:rPr>
                <w:rFonts w:cs="Arial"/>
                <w:sz w:val="20"/>
                <w:szCs w:val="20"/>
              </w:rPr>
            </w:pPr>
          </w:p>
        </w:tc>
        <w:tc>
          <w:tcPr>
            <w:tcW w:w="710" w:type="pct"/>
            <w:shd w:val="clear" w:color="auto" w:fill="auto"/>
          </w:tcPr>
          <w:p w14:paraId="4453DFA1" w14:textId="61A429A0" w:rsidR="008B0FDE" w:rsidRPr="002B6A80" w:rsidRDefault="008B0FDE" w:rsidP="008B0FDE">
            <w:pPr>
              <w:jc w:val="left"/>
              <w:rPr>
                <w:rFonts w:cs="Arial"/>
                <w:sz w:val="20"/>
                <w:szCs w:val="20"/>
              </w:rPr>
            </w:pPr>
            <w:r>
              <w:rPr>
                <w:rFonts w:cs="Arial"/>
                <w:sz w:val="20"/>
              </w:rPr>
              <w:t>Передача данных по подтвержденным складским заказам</w:t>
            </w:r>
          </w:p>
        </w:tc>
        <w:tc>
          <w:tcPr>
            <w:tcW w:w="715" w:type="pct"/>
            <w:shd w:val="clear" w:color="auto" w:fill="auto"/>
          </w:tcPr>
          <w:p w14:paraId="60B6F070" w14:textId="71DDB810" w:rsidR="008B0FDE" w:rsidRPr="002B6A80" w:rsidRDefault="008B0FDE" w:rsidP="008B0FDE">
            <w:pPr>
              <w:jc w:val="left"/>
              <w:rPr>
                <w:rFonts w:cs="Arial"/>
                <w:sz w:val="20"/>
                <w:szCs w:val="20"/>
              </w:rPr>
            </w:pPr>
            <w:r w:rsidRPr="0054740C">
              <w:rPr>
                <w:rFonts w:cs="Arial"/>
                <w:sz w:val="20"/>
              </w:rPr>
              <w:t>ПП-10.07.04.0</w:t>
            </w:r>
            <w:r>
              <w:rPr>
                <w:rFonts w:cs="Arial"/>
                <w:sz w:val="20"/>
              </w:rPr>
              <w:t>4</w:t>
            </w:r>
            <w:r w:rsidRPr="0054740C">
              <w:rPr>
                <w:rFonts w:cs="Arial"/>
                <w:sz w:val="20"/>
              </w:rPr>
              <w:t>-ERP</w:t>
            </w:r>
          </w:p>
        </w:tc>
        <w:tc>
          <w:tcPr>
            <w:tcW w:w="818" w:type="pct"/>
            <w:shd w:val="clear" w:color="auto" w:fill="auto"/>
          </w:tcPr>
          <w:p w14:paraId="6532E76E" w14:textId="61EB2EF4" w:rsidR="008B0FDE" w:rsidRPr="002B6A80" w:rsidRDefault="008B0FDE" w:rsidP="008B0FDE">
            <w:pPr>
              <w:jc w:val="left"/>
              <w:rPr>
                <w:rFonts w:cs="Arial"/>
                <w:sz w:val="20"/>
                <w:szCs w:val="20"/>
              </w:rPr>
            </w:pPr>
            <w:r>
              <w:rPr>
                <w:rFonts w:cs="Arial"/>
                <w:sz w:val="20"/>
              </w:rPr>
              <w:t>Комплектование и выдача МТР со склада (</w:t>
            </w:r>
            <w:r>
              <w:rPr>
                <w:rFonts w:cs="Arial"/>
                <w:sz w:val="20"/>
                <w:lang w:val="en-US"/>
              </w:rPr>
              <w:t>WMS</w:t>
            </w:r>
            <w:r w:rsidRPr="008658EA">
              <w:rPr>
                <w:rFonts w:cs="Arial"/>
                <w:sz w:val="20"/>
              </w:rPr>
              <w:t>)</w:t>
            </w:r>
          </w:p>
        </w:tc>
        <w:tc>
          <w:tcPr>
            <w:tcW w:w="533" w:type="pct"/>
            <w:shd w:val="clear" w:color="auto" w:fill="auto"/>
          </w:tcPr>
          <w:p w14:paraId="6CE552A1" w14:textId="77777777" w:rsidR="008B0FDE" w:rsidRPr="002B6A80" w:rsidRDefault="008B0FDE" w:rsidP="008B0FDE">
            <w:pPr>
              <w:jc w:val="left"/>
              <w:rPr>
                <w:rFonts w:cs="Arial"/>
                <w:sz w:val="20"/>
                <w:szCs w:val="20"/>
              </w:rPr>
            </w:pPr>
          </w:p>
        </w:tc>
      </w:tr>
    </w:tbl>
    <w:p w14:paraId="07407151" w14:textId="77777777" w:rsidR="00022C33" w:rsidRDefault="00022C33" w:rsidP="00022C33">
      <w:pPr>
        <w:rPr>
          <w:rFonts w:eastAsia="Calibri" w:cs="Arial"/>
        </w:rPr>
      </w:pPr>
    </w:p>
    <w:p w14:paraId="1F46D01E" w14:textId="77777777" w:rsidR="008B0FDE" w:rsidRPr="00275F83" w:rsidRDefault="008B0FDE" w:rsidP="00D93622"/>
    <w:p w14:paraId="6EEAF34C" w14:textId="2C80EF9F" w:rsidR="00B61C4B" w:rsidRDefault="00B61C4B" w:rsidP="00BE014D">
      <w:pPr>
        <w:pStyle w:val="22"/>
        <w:keepNext/>
        <w:keepLines/>
        <w:numPr>
          <w:ilvl w:val="1"/>
          <w:numId w:val="8"/>
        </w:numPr>
        <w:spacing w:before="160" w:after="120" w:line="276" w:lineRule="auto"/>
        <w:rPr>
          <w:rFonts w:eastAsiaTheme="majorEastAsia" w:cstheme="majorBidi"/>
          <w:bCs w:val="0"/>
          <w:iCs w:val="0"/>
          <w:szCs w:val="26"/>
        </w:rPr>
      </w:pPr>
      <w:bookmarkStart w:id="1882" w:name="_Toc523232556"/>
      <w:bookmarkStart w:id="1883" w:name="_Toc523401920"/>
      <w:bookmarkStart w:id="1884" w:name="_Toc523413739"/>
      <w:bookmarkStart w:id="1885" w:name="_Toc524079878"/>
      <w:bookmarkStart w:id="1886" w:name="_Toc524083181"/>
      <w:bookmarkStart w:id="1887" w:name="_Toc525914747"/>
      <w:r w:rsidRPr="00BE014D">
        <w:rPr>
          <w:rFonts w:eastAsiaTheme="majorEastAsia" w:cstheme="majorBidi"/>
          <w:bCs w:val="0"/>
          <w:iCs w:val="0"/>
          <w:szCs w:val="26"/>
        </w:rPr>
        <w:t>Основные данные</w:t>
      </w:r>
      <w:r w:rsidR="00037A21">
        <w:rPr>
          <w:rStyle w:val="af6"/>
          <w:rFonts w:eastAsiaTheme="majorEastAsia" w:cstheme="majorBidi"/>
          <w:bCs w:val="0"/>
          <w:iCs w:val="0"/>
          <w:szCs w:val="26"/>
        </w:rPr>
        <w:footnoteReference w:id="2"/>
      </w:r>
      <w:bookmarkEnd w:id="1882"/>
      <w:bookmarkEnd w:id="1883"/>
      <w:bookmarkEnd w:id="1884"/>
      <w:bookmarkEnd w:id="1885"/>
      <w:bookmarkEnd w:id="1886"/>
      <w:bookmarkEnd w:id="1887"/>
    </w:p>
    <w:p w14:paraId="7A565459" w14:textId="6176DC6E" w:rsidR="00FC66DC" w:rsidRDefault="00FC66DC" w:rsidP="00FC66DC">
      <w:pPr>
        <w:pStyle w:val="3"/>
      </w:pPr>
      <w:bookmarkStart w:id="1888" w:name="_Toc523232557"/>
      <w:bookmarkStart w:id="1889" w:name="_Toc523401921"/>
      <w:bookmarkStart w:id="1890" w:name="_Toc523413740"/>
      <w:bookmarkStart w:id="1891" w:name="_Toc524079879"/>
      <w:bookmarkStart w:id="1892" w:name="_Toc524083182"/>
      <w:bookmarkStart w:id="1893" w:name="_Toc525914748"/>
      <w:r w:rsidRPr="00214895">
        <w:t>О</w:t>
      </w:r>
      <w:r>
        <w:t>сновные данные для процесса ПП-10.07.02-</w:t>
      </w:r>
      <w:r>
        <w:rPr>
          <w:lang w:val="en-US"/>
        </w:rPr>
        <w:t>ERP</w:t>
      </w:r>
      <w:r>
        <w:t xml:space="preserve"> Планирование работы складской логистики</w:t>
      </w:r>
      <w:bookmarkEnd w:id="1888"/>
      <w:bookmarkEnd w:id="1889"/>
      <w:bookmarkEnd w:id="1890"/>
      <w:bookmarkEnd w:id="1891"/>
      <w:bookmarkEnd w:id="1892"/>
      <w:bookmarkEnd w:id="1893"/>
    </w:p>
    <w:p w14:paraId="6F4B754B" w14:textId="39F7951C" w:rsidR="004120C7" w:rsidRPr="00611285" w:rsidRDefault="004120C7" w:rsidP="004120C7">
      <w:pPr>
        <w:pStyle w:val="aa"/>
        <w:keepNext/>
        <w:spacing w:after="240" w:afterAutospacing="0" w:line="276" w:lineRule="auto"/>
        <w:jc w:val="right"/>
        <w:rPr>
          <w:sz w:val="22"/>
          <w:szCs w:val="22"/>
        </w:rPr>
      </w:pPr>
      <w:r w:rsidRPr="00434637">
        <w:rPr>
          <w:rFonts w:cs="Arial"/>
          <w:b/>
          <w:sz w:val="22"/>
          <w:szCs w:val="22"/>
        </w:rPr>
        <w:t xml:space="preserve">Таблица </w:t>
      </w:r>
      <w:r>
        <w:rPr>
          <w:rFonts w:cs="Arial"/>
          <w:b/>
          <w:sz w:val="22"/>
          <w:szCs w:val="22"/>
        </w:rPr>
        <w:t>1</w:t>
      </w:r>
      <w:r w:rsidR="00DC7298">
        <w:rPr>
          <w:rFonts w:cs="Arial"/>
          <w:b/>
          <w:sz w:val="22"/>
          <w:szCs w:val="22"/>
        </w:rPr>
        <w:t>3</w:t>
      </w:r>
      <w:r w:rsidR="005E57AE" w:rsidRPr="00477364">
        <w:rPr>
          <w:rFonts w:cs="Arial"/>
          <w:b/>
          <w:sz w:val="22"/>
          <w:szCs w:val="22"/>
        </w:rPr>
        <w:t>3</w:t>
      </w:r>
      <w:r w:rsidRPr="00434637">
        <w:rPr>
          <w:rFonts w:cs="Arial"/>
          <w:b/>
          <w:sz w:val="22"/>
          <w:szCs w:val="22"/>
        </w:rPr>
        <w:t xml:space="preserve">. </w:t>
      </w:r>
      <w:r>
        <w:rPr>
          <w:rFonts w:cs="Arial"/>
          <w:b/>
          <w:sz w:val="22"/>
          <w:szCs w:val="22"/>
        </w:rPr>
        <w:t>Объекты основных данных для ПП-10.07.02</w:t>
      </w:r>
    </w:p>
    <w:tbl>
      <w:tblPr>
        <w:tblW w:w="10065" w:type="dxa"/>
        <w:tblInd w:w="-8" w:type="dxa"/>
        <w:tblLayout w:type="fixed"/>
        <w:tblLook w:val="0000" w:firstRow="0" w:lastRow="0" w:firstColumn="0" w:lastColumn="0" w:noHBand="0" w:noVBand="0"/>
      </w:tblPr>
      <w:tblGrid>
        <w:gridCol w:w="708"/>
        <w:gridCol w:w="2411"/>
        <w:gridCol w:w="6946"/>
      </w:tblGrid>
      <w:tr w:rsidR="004120C7" w:rsidRPr="00264966" w14:paraId="07EF3C61"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shd w:val="clear" w:color="auto" w:fill="FFC000"/>
          </w:tcPr>
          <w:p w14:paraId="3CDFC0D9" w14:textId="77777777" w:rsidR="004120C7" w:rsidRPr="00B92951" w:rsidRDefault="004120C7" w:rsidP="004120C7">
            <w:pPr>
              <w:autoSpaceDE w:val="0"/>
              <w:autoSpaceDN w:val="0"/>
              <w:adjustRightInd w:val="0"/>
              <w:jc w:val="center"/>
              <w:rPr>
                <w:rFonts w:eastAsiaTheme="minorHAnsi" w:cs="Arial"/>
                <w:b/>
                <w:bCs/>
                <w:sz w:val="20"/>
                <w:szCs w:val="20"/>
              </w:rPr>
            </w:pPr>
            <w:r>
              <w:rPr>
                <w:rFonts w:eastAsiaTheme="minorHAnsi" w:cs="Arial"/>
                <w:b/>
                <w:bCs/>
                <w:sz w:val="20"/>
                <w:szCs w:val="20"/>
              </w:rPr>
              <w:t>№</w:t>
            </w:r>
          </w:p>
        </w:tc>
        <w:tc>
          <w:tcPr>
            <w:tcW w:w="2411" w:type="dxa"/>
            <w:tcBorders>
              <w:top w:val="single" w:sz="6" w:space="0" w:color="auto"/>
              <w:left w:val="single" w:sz="6" w:space="0" w:color="auto"/>
              <w:bottom w:val="single" w:sz="6" w:space="0" w:color="auto"/>
              <w:right w:val="single" w:sz="6" w:space="0" w:color="auto"/>
            </w:tcBorders>
            <w:shd w:val="clear" w:color="auto" w:fill="FFC000"/>
          </w:tcPr>
          <w:p w14:paraId="6EF60F62" w14:textId="77777777" w:rsidR="004120C7" w:rsidRPr="00264966" w:rsidRDefault="004120C7" w:rsidP="004120C7">
            <w:pPr>
              <w:autoSpaceDE w:val="0"/>
              <w:autoSpaceDN w:val="0"/>
              <w:adjustRightInd w:val="0"/>
              <w:jc w:val="center"/>
              <w:rPr>
                <w:rFonts w:eastAsiaTheme="minorHAnsi" w:cs="Arial"/>
                <w:b/>
                <w:bCs/>
                <w:sz w:val="20"/>
                <w:szCs w:val="20"/>
              </w:rPr>
            </w:pPr>
            <w:r>
              <w:rPr>
                <w:rFonts w:eastAsiaTheme="minorHAnsi" w:cs="Arial"/>
                <w:b/>
                <w:bCs/>
                <w:sz w:val="20"/>
                <w:szCs w:val="20"/>
              </w:rPr>
              <w:t>Наименование объекта</w:t>
            </w:r>
          </w:p>
        </w:tc>
        <w:tc>
          <w:tcPr>
            <w:tcW w:w="6946" w:type="dxa"/>
            <w:tcBorders>
              <w:top w:val="single" w:sz="6" w:space="0" w:color="auto"/>
              <w:left w:val="single" w:sz="6" w:space="0" w:color="auto"/>
              <w:bottom w:val="single" w:sz="6" w:space="0" w:color="auto"/>
              <w:right w:val="single" w:sz="6" w:space="0" w:color="auto"/>
            </w:tcBorders>
            <w:shd w:val="clear" w:color="auto" w:fill="FFC000"/>
          </w:tcPr>
          <w:p w14:paraId="70B91889" w14:textId="630725FD" w:rsidR="004120C7" w:rsidRPr="00264966" w:rsidRDefault="004120C7" w:rsidP="004120C7">
            <w:pPr>
              <w:autoSpaceDE w:val="0"/>
              <w:autoSpaceDN w:val="0"/>
              <w:adjustRightInd w:val="0"/>
              <w:jc w:val="center"/>
              <w:rPr>
                <w:rFonts w:eastAsiaTheme="minorHAnsi" w:cs="Arial"/>
                <w:b/>
                <w:bCs/>
                <w:sz w:val="20"/>
                <w:szCs w:val="20"/>
              </w:rPr>
            </w:pPr>
            <w:r>
              <w:rPr>
                <w:rFonts w:eastAsiaTheme="minorHAnsi" w:cs="Arial"/>
                <w:b/>
                <w:bCs/>
                <w:sz w:val="20"/>
                <w:szCs w:val="20"/>
              </w:rPr>
              <w:t>Описание</w:t>
            </w:r>
          </w:p>
        </w:tc>
      </w:tr>
      <w:tr w:rsidR="004120C7" w:rsidRPr="00264966" w14:paraId="762E6636"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7FEC0B68" w14:textId="77777777" w:rsidR="004120C7" w:rsidRPr="004120C7" w:rsidRDefault="004120C7" w:rsidP="007961EE">
            <w:pPr>
              <w:autoSpaceDE w:val="0"/>
              <w:autoSpaceDN w:val="0"/>
              <w:adjustRightInd w:val="0"/>
              <w:jc w:val="center"/>
              <w:rPr>
                <w:rFonts w:eastAsiaTheme="minorHAnsi" w:cs="Arial"/>
                <w:b/>
                <w:sz w:val="20"/>
                <w:szCs w:val="20"/>
              </w:rPr>
            </w:pPr>
            <w:r w:rsidRPr="004120C7">
              <w:rPr>
                <w:rFonts w:eastAsiaTheme="minorHAnsi" w:cs="Arial"/>
                <w:b/>
                <w:sz w:val="20"/>
                <w:szCs w:val="20"/>
              </w:rPr>
              <w:t>1</w:t>
            </w:r>
          </w:p>
        </w:tc>
        <w:tc>
          <w:tcPr>
            <w:tcW w:w="2411" w:type="dxa"/>
            <w:tcBorders>
              <w:top w:val="single" w:sz="6" w:space="0" w:color="auto"/>
              <w:left w:val="single" w:sz="6" w:space="0" w:color="auto"/>
              <w:bottom w:val="single" w:sz="6" w:space="0" w:color="auto"/>
              <w:right w:val="single" w:sz="6" w:space="0" w:color="auto"/>
            </w:tcBorders>
            <w:shd w:val="clear" w:color="auto" w:fill="auto"/>
          </w:tcPr>
          <w:p w14:paraId="7B24FC07" w14:textId="77777777" w:rsidR="004120C7" w:rsidRPr="004120C7" w:rsidRDefault="004120C7" w:rsidP="002C19D4">
            <w:pPr>
              <w:jc w:val="left"/>
              <w:rPr>
                <w:sz w:val="20"/>
                <w:szCs w:val="20"/>
              </w:rPr>
            </w:pPr>
            <w:r w:rsidRPr="004120C7">
              <w:rPr>
                <w:sz w:val="20"/>
                <w:szCs w:val="20"/>
              </w:rPr>
              <w:t>Весогабаритные характеристики для МТР</w:t>
            </w:r>
          </w:p>
          <w:p w14:paraId="1D7EA180" w14:textId="6CB25EA8" w:rsidR="004120C7" w:rsidRPr="004120C7" w:rsidRDefault="004120C7" w:rsidP="002C19D4">
            <w:pPr>
              <w:autoSpaceDE w:val="0"/>
              <w:autoSpaceDN w:val="0"/>
              <w:adjustRightInd w:val="0"/>
              <w:jc w:val="left"/>
              <w:rPr>
                <w:rFonts w:eastAsiaTheme="minorHAnsi" w:cs="Arial"/>
                <w:sz w:val="20"/>
                <w:szCs w:val="20"/>
              </w:rPr>
            </w:pPr>
          </w:p>
        </w:tc>
        <w:tc>
          <w:tcPr>
            <w:tcW w:w="6946" w:type="dxa"/>
            <w:tcBorders>
              <w:top w:val="single" w:sz="6" w:space="0" w:color="auto"/>
              <w:left w:val="single" w:sz="6" w:space="0" w:color="auto"/>
              <w:bottom w:val="single" w:sz="6" w:space="0" w:color="auto"/>
              <w:right w:val="single" w:sz="6" w:space="0" w:color="auto"/>
            </w:tcBorders>
          </w:tcPr>
          <w:p w14:paraId="1E0663C6" w14:textId="25A14202" w:rsidR="004120C7" w:rsidRPr="007961EE" w:rsidRDefault="004120C7" w:rsidP="007113C5">
            <w:pPr>
              <w:jc w:val="left"/>
              <w:rPr>
                <w:rFonts w:eastAsiaTheme="minorHAnsi" w:cs="Arial"/>
                <w:sz w:val="20"/>
                <w:szCs w:val="20"/>
              </w:rPr>
            </w:pPr>
            <w:r w:rsidRPr="004120C7">
              <w:rPr>
                <w:sz w:val="20"/>
                <w:szCs w:val="20"/>
              </w:rPr>
              <w:t>В карточке МТР должны быть заполнены данные о весе/объеме МТР. Эти данные необходимы для формирования объемного плана грузоперевозок.</w:t>
            </w:r>
          </w:p>
        </w:tc>
      </w:tr>
      <w:tr w:rsidR="004120C7" w:rsidRPr="00264966" w14:paraId="66C77E39"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6D142A2A" w14:textId="77777777" w:rsidR="004120C7" w:rsidRPr="004120C7" w:rsidRDefault="004120C7" w:rsidP="007961EE">
            <w:pPr>
              <w:autoSpaceDE w:val="0"/>
              <w:autoSpaceDN w:val="0"/>
              <w:adjustRightInd w:val="0"/>
              <w:jc w:val="center"/>
              <w:rPr>
                <w:rFonts w:eastAsiaTheme="minorHAnsi" w:cs="Arial"/>
                <w:b/>
                <w:sz w:val="20"/>
                <w:szCs w:val="20"/>
              </w:rPr>
            </w:pPr>
            <w:r w:rsidRPr="004120C7">
              <w:rPr>
                <w:rFonts w:eastAsiaTheme="minorHAnsi" w:cs="Arial"/>
                <w:b/>
                <w:sz w:val="20"/>
                <w:szCs w:val="20"/>
              </w:rPr>
              <w:t>2</w:t>
            </w:r>
          </w:p>
        </w:tc>
        <w:tc>
          <w:tcPr>
            <w:tcW w:w="2411" w:type="dxa"/>
            <w:tcBorders>
              <w:top w:val="single" w:sz="6" w:space="0" w:color="auto"/>
              <w:left w:val="single" w:sz="6" w:space="0" w:color="auto"/>
              <w:bottom w:val="single" w:sz="6" w:space="0" w:color="auto"/>
              <w:right w:val="single" w:sz="6" w:space="0" w:color="auto"/>
            </w:tcBorders>
            <w:shd w:val="clear" w:color="auto" w:fill="auto"/>
          </w:tcPr>
          <w:p w14:paraId="55F7F9FE" w14:textId="77777777" w:rsidR="004120C7" w:rsidRPr="004120C7" w:rsidRDefault="004120C7" w:rsidP="002C19D4">
            <w:pPr>
              <w:jc w:val="left"/>
              <w:rPr>
                <w:sz w:val="20"/>
                <w:szCs w:val="20"/>
              </w:rPr>
            </w:pPr>
            <w:r w:rsidRPr="004120C7">
              <w:rPr>
                <w:sz w:val="20"/>
                <w:szCs w:val="20"/>
              </w:rPr>
              <w:t>Группа транспортировки</w:t>
            </w:r>
          </w:p>
          <w:p w14:paraId="39A27389" w14:textId="4714D02B" w:rsidR="004120C7" w:rsidRPr="004120C7" w:rsidRDefault="004120C7" w:rsidP="002C19D4">
            <w:pPr>
              <w:autoSpaceDE w:val="0"/>
              <w:autoSpaceDN w:val="0"/>
              <w:adjustRightInd w:val="0"/>
              <w:jc w:val="left"/>
              <w:rPr>
                <w:rFonts w:eastAsiaTheme="minorHAnsi" w:cs="Arial"/>
                <w:sz w:val="20"/>
                <w:szCs w:val="20"/>
              </w:rPr>
            </w:pPr>
          </w:p>
        </w:tc>
        <w:tc>
          <w:tcPr>
            <w:tcW w:w="6946" w:type="dxa"/>
            <w:tcBorders>
              <w:top w:val="single" w:sz="6" w:space="0" w:color="auto"/>
              <w:left w:val="single" w:sz="6" w:space="0" w:color="auto"/>
              <w:bottom w:val="single" w:sz="6" w:space="0" w:color="auto"/>
              <w:right w:val="single" w:sz="6" w:space="0" w:color="auto"/>
            </w:tcBorders>
          </w:tcPr>
          <w:p w14:paraId="78538C80" w14:textId="77777777" w:rsidR="004120C7" w:rsidRPr="004120C7" w:rsidRDefault="004120C7" w:rsidP="002C19D4">
            <w:pPr>
              <w:jc w:val="left"/>
              <w:rPr>
                <w:sz w:val="20"/>
                <w:szCs w:val="20"/>
              </w:rPr>
            </w:pPr>
            <w:r w:rsidRPr="004120C7">
              <w:rPr>
                <w:sz w:val="20"/>
                <w:szCs w:val="20"/>
              </w:rPr>
              <w:t>Группа транспортировки содержит в себе информацию о Типах ТС:</w:t>
            </w:r>
          </w:p>
          <w:p w14:paraId="3841F50D" w14:textId="77777777" w:rsidR="004120C7" w:rsidRPr="004120C7" w:rsidRDefault="004120C7" w:rsidP="002C19D4">
            <w:pPr>
              <w:pStyle w:val="afc"/>
              <w:numPr>
                <w:ilvl w:val="0"/>
                <w:numId w:val="40"/>
              </w:numPr>
              <w:ind w:left="462" w:firstLine="36"/>
              <w:jc w:val="left"/>
              <w:rPr>
                <w:sz w:val="20"/>
                <w:szCs w:val="20"/>
              </w:rPr>
            </w:pPr>
            <w:r w:rsidRPr="004120C7">
              <w:rPr>
                <w:sz w:val="20"/>
                <w:szCs w:val="20"/>
              </w:rPr>
              <w:t>самосвал;</w:t>
            </w:r>
          </w:p>
          <w:p w14:paraId="5562B296" w14:textId="77777777" w:rsidR="004120C7" w:rsidRPr="004120C7" w:rsidRDefault="004120C7" w:rsidP="002C19D4">
            <w:pPr>
              <w:pStyle w:val="afc"/>
              <w:numPr>
                <w:ilvl w:val="0"/>
                <w:numId w:val="40"/>
              </w:numPr>
              <w:ind w:left="462" w:firstLine="36"/>
              <w:jc w:val="left"/>
              <w:rPr>
                <w:sz w:val="20"/>
                <w:szCs w:val="20"/>
              </w:rPr>
            </w:pPr>
            <w:r w:rsidRPr="004120C7">
              <w:rPr>
                <w:sz w:val="20"/>
                <w:szCs w:val="20"/>
              </w:rPr>
              <w:t>автоцистерна;</w:t>
            </w:r>
          </w:p>
          <w:p w14:paraId="466A0D8B" w14:textId="77777777" w:rsidR="004120C7" w:rsidRPr="004120C7" w:rsidRDefault="004120C7" w:rsidP="002C19D4">
            <w:pPr>
              <w:pStyle w:val="afc"/>
              <w:numPr>
                <w:ilvl w:val="0"/>
                <w:numId w:val="40"/>
              </w:numPr>
              <w:ind w:left="462" w:firstLine="36"/>
              <w:jc w:val="left"/>
              <w:rPr>
                <w:sz w:val="20"/>
                <w:szCs w:val="20"/>
              </w:rPr>
            </w:pPr>
            <w:r w:rsidRPr="004120C7">
              <w:rPr>
                <w:sz w:val="20"/>
                <w:szCs w:val="20"/>
              </w:rPr>
              <w:t>прочее</w:t>
            </w:r>
          </w:p>
          <w:p w14:paraId="2837265D" w14:textId="1E5DDF5E" w:rsidR="004120C7" w:rsidRPr="004120C7" w:rsidRDefault="004120C7" w:rsidP="00094BE1">
            <w:pPr>
              <w:ind w:firstLine="709"/>
              <w:jc w:val="left"/>
              <w:rPr>
                <w:rFonts w:cs="Arial"/>
                <w:sz w:val="20"/>
                <w:szCs w:val="20"/>
                <w:lang w:eastAsia="de-DE"/>
              </w:rPr>
            </w:pPr>
            <w:r w:rsidRPr="004120C7">
              <w:rPr>
                <w:sz w:val="20"/>
                <w:szCs w:val="20"/>
              </w:rPr>
              <w:t>Наполнение данного справочника должно быть сформировано. Справочник необходим для формирования объемного плана грузоперевозок. По признаку Группа транспортировки будет происходить агрегирование Кодов МТР.</w:t>
            </w:r>
          </w:p>
        </w:tc>
      </w:tr>
      <w:tr w:rsidR="004120C7" w:rsidRPr="00264966" w14:paraId="544B463B"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0E4232A4" w14:textId="77777777" w:rsidR="004120C7" w:rsidRPr="004120C7" w:rsidRDefault="004120C7" w:rsidP="007961EE">
            <w:pPr>
              <w:autoSpaceDE w:val="0"/>
              <w:autoSpaceDN w:val="0"/>
              <w:adjustRightInd w:val="0"/>
              <w:jc w:val="center"/>
              <w:rPr>
                <w:rFonts w:eastAsiaTheme="minorHAnsi" w:cs="Arial"/>
                <w:b/>
                <w:sz w:val="20"/>
                <w:szCs w:val="20"/>
              </w:rPr>
            </w:pPr>
            <w:r w:rsidRPr="004120C7">
              <w:rPr>
                <w:rFonts w:eastAsiaTheme="minorHAnsi" w:cs="Arial"/>
                <w:b/>
                <w:sz w:val="20"/>
                <w:szCs w:val="20"/>
              </w:rPr>
              <w:t>3</w:t>
            </w:r>
          </w:p>
        </w:tc>
        <w:tc>
          <w:tcPr>
            <w:tcW w:w="2411" w:type="dxa"/>
            <w:tcBorders>
              <w:top w:val="single" w:sz="6" w:space="0" w:color="auto"/>
              <w:left w:val="single" w:sz="6" w:space="0" w:color="auto"/>
              <w:bottom w:val="single" w:sz="6" w:space="0" w:color="auto"/>
              <w:right w:val="single" w:sz="6" w:space="0" w:color="auto"/>
            </w:tcBorders>
            <w:shd w:val="clear" w:color="auto" w:fill="auto"/>
          </w:tcPr>
          <w:p w14:paraId="4B5B8391" w14:textId="77777777" w:rsidR="004120C7" w:rsidRPr="004120C7" w:rsidRDefault="004120C7" w:rsidP="002C19D4">
            <w:pPr>
              <w:jc w:val="left"/>
              <w:rPr>
                <w:sz w:val="20"/>
                <w:szCs w:val="20"/>
              </w:rPr>
            </w:pPr>
            <w:r w:rsidRPr="004120C7">
              <w:rPr>
                <w:sz w:val="20"/>
                <w:szCs w:val="20"/>
              </w:rPr>
              <w:t>Условия отгрузки</w:t>
            </w:r>
          </w:p>
          <w:p w14:paraId="1C9D8091" w14:textId="2C0D2553" w:rsidR="004120C7" w:rsidRPr="004120C7" w:rsidRDefault="004120C7" w:rsidP="002C19D4">
            <w:pPr>
              <w:autoSpaceDE w:val="0"/>
              <w:autoSpaceDN w:val="0"/>
              <w:adjustRightInd w:val="0"/>
              <w:jc w:val="left"/>
              <w:rPr>
                <w:rFonts w:eastAsiaTheme="minorHAnsi" w:cs="Arial"/>
                <w:sz w:val="20"/>
                <w:szCs w:val="20"/>
              </w:rPr>
            </w:pPr>
          </w:p>
        </w:tc>
        <w:tc>
          <w:tcPr>
            <w:tcW w:w="6946" w:type="dxa"/>
            <w:tcBorders>
              <w:top w:val="single" w:sz="6" w:space="0" w:color="auto"/>
              <w:left w:val="single" w:sz="6" w:space="0" w:color="auto"/>
              <w:bottom w:val="single" w:sz="6" w:space="0" w:color="auto"/>
              <w:right w:val="single" w:sz="6" w:space="0" w:color="auto"/>
            </w:tcBorders>
          </w:tcPr>
          <w:p w14:paraId="6159FCFC" w14:textId="23A74290" w:rsidR="004120C7" w:rsidRPr="004120C7" w:rsidRDefault="004120C7" w:rsidP="00043F4C">
            <w:pPr>
              <w:jc w:val="left"/>
              <w:rPr>
                <w:rFonts w:cs="Arial"/>
                <w:sz w:val="20"/>
                <w:szCs w:val="20"/>
                <w:lang w:eastAsia="de-DE"/>
              </w:rPr>
            </w:pPr>
            <w:r w:rsidRPr="004120C7">
              <w:rPr>
                <w:rFonts w:eastAsiaTheme="minorHAnsi" w:cs="Arial"/>
                <w:sz w:val="20"/>
                <w:szCs w:val="20"/>
              </w:rPr>
              <w:t>Данный объект определяет общую стратегию доставки материала от поставщика к клиенту. Значение условия отгрузки можно указать в деловом партнере для роли «Поставщик», «Клиент».</w:t>
            </w:r>
          </w:p>
        </w:tc>
      </w:tr>
    </w:tbl>
    <w:p w14:paraId="31E7C2DB" w14:textId="2229DB42" w:rsidR="007113C5" w:rsidRDefault="007113C5" w:rsidP="007113C5">
      <w:bookmarkStart w:id="1894" w:name="_Toc523232558"/>
      <w:bookmarkStart w:id="1895" w:name="_Toc523401922"/>
      <w:bookmarkStart w:id="1896" w:name="_Toc523413741"/>
      <w:bookmarkStart w:id="1897" w:name="_Toc524079880"/>
      <w:bookmarkStart w:id="1898" w:name="_Toc524083183"/>
      <w:bookmarkStart w:id="1899" w:name="_Hlk521573137"/>
    </w:p>
    <w:p w14:paraId="4DD654E8" w14:textId="77777777" w:rsidR="00CC22E5" w:rsidRDefault="00CC22E5" w:rsidP="007113C5"/>
    <w:p w14:paraId="28F8FA48" w14:textId="28F3A37D" w:rsidR="00033A6E" w:rsidRDefault="00033A6E" w:rsidP="007113C5"/>
    <w:p w14:paraId="3FE4007D" w14:textId="77777777" w:rsidR="00033A6E" w:rsidRDefault="00033A6E" w:rsidP="007113C5"/>
    <w:p w14:paraId="439DC00F" w14:textId="77777777" w:rsidR="00033A6E" w:rsidRDefault="00033A6E" w:rsidP="007113C5"/>
    <w:p w14:paraId="0493B713" w14:textId="77777777" w:rsidR="00033A6E" w:rsidRDefault="00033A6E" w:rsidP="007113C5"/>
    <w:p w14:paraId="132D4FF5" w14:textId="77777777" w:rsidR="00033A6E" w:rsidRDefault="00033A6E" w:rsidP="007113C5"/>
    <w:p w14:paraId="48E0B7FB" w14:textId="77777777" w:rsidR="00033A6E" w:rsidRDefault="00033A6E" w:rsidP="007113C5"/>
    <w:p w14:paraId="2937272B" w14:textId="77777777" w:rsidR="00033A6E" w:rsidRDefault="00033A6E" w:rsidP="007113C5"/>
    <w:p w14:paraId="06658E41" w14:textId="77777777" w:rsidR="00033A6E" w:rsidRDefault="00033A6E" w:rsidP="007113C5"/>
    <w:p w14:paraId="52010D42" w14:textId="77777777" w:rsidR="00033A6E" w:rsidRDefault="00033A6E" w:rsidP="007113C5"/>
    <w:p w14:paraId="2F0CC334" w14:textId="21F2A7A3" w:rsidR="00DB6B63" w:rsidRPr="00DB6B63" w:rsidRDefault="00DB6B63" w:rsidP="003053ED">
      <w:pPr>
        <w:pStyle w:val="3"/>
      </w:pPr>
      <w:bookmarkStart w:id="1900" w:name="_Toc525914749"/>
      <w:r w:rsidRPr="00214895">
        <w:lastRenderedPageBreak/>
        <w:t>О</w:t>
      </w:r>
      <w:r>
        <w:t>сновные данные для процесса ПП-10.07.03-</w:t>
      </w:r>
      <w:r w:rsidRPr="00DB6B63">
        <w:rPr>
          <w:lang w:val="en-US"/>
        </w:rPr>
        <w:t>ERP</w:t>
      </w:r>
      <w:r>
        <w:t xml:space="preserve"> Выполнение складских операций</w:t>
      </w:r>
      <w:bookmarkEnd w:id="1894"/>
      <w:bookmarkEnd w:id="1895"/>
      <w:bookmarkEnd w:id="1896"/>
      <w:bookmarkEnd w:id="1897"/>
      <w:bookmarkEnd w:id="1898"/>
      <w:bookmarkEnd w:id="1900"/>
    </w:p>
    <w:p w14:paraId="4DC79E6A" w14:textId="3D0BA492" w:rsidR="004120C7" w:rsidRPr="00611285" w:rsidRDefault="004120C7" w:rsidP="004120C7">
      <w:pPr>
        <w:pStyle w:val="aa"/>
        <w:keepNext/>
        <w:spacing w:after="240" w:afterAutospacing="0" w:line="276" w:lineRule="auto"/>
        <w:jc w:val="right"/>
        <w:rPr>
          <w:sz w:val="22"/>
          <w:szCs w:val="22"/>
        </w:rPr>
      </w:pPr>
      <w:r w:rsidRPr="00434637">
        <w:rPr>
          <w:rFonts w:cs="Arial"/>
          <w:b/>
          <w:sz w:val="22"/>
          <w:szCs w:val="22"/>
        </w:rPr>
        <w:t xml:space="preserve">Таблица </w:t>
      </w:r>
      <w:r>
        <w:rPr>
          <w:rFonts w:cs="Arial"/>
          <w:b/>
          <w:sz w:val="22"/>
          <w:szCs w:val="22"/>
        </w:rPr>
        <w:t>1</w:t>
      </w:r>
      <w:r w:rsidR="00DC7298">
        <w:rPr>
          <w:rFonts w:cs="Arial"/>
          <w:b/>
          <w:sz w:val="22"/>
          <w:szCs w:val="22"/>
        </w:rPr>
        <w:t>3</w:t>
      </w:r>
      <w:r w:rsidR="005E57AE" w:rsidRPr="00477364">
        <w:rPr>
          <w:rFonts w:cs="Arial"/>
          <w:b/>
          <w:sz w:val="22"/>
          <w:szCs w:val="22"/>
        </w:rPr>
        <w:t>4</w:t>
      </w:r>
      <w:r w:rsidRPr="00434637">
        <w:rPr>
          <w:rFonts w:cs="Arial"/>
          <w:b/>
          <w:sz w:val="22"/>
          <w:szCs w:val="22"/>
        </w:rPr>
        <w:t xml:space="preserve">. </w:t>
      </w:r>
      <w:r>
        <w:rPr>
          <w:rFonts w:cs="Arial"/>
          <w:b/>
          <w:sz w:val="22"/>
          <w:szCs w:val="22"/>
        </w:rPr>
        <w:t>Объекты основных данных для ПП-10.07.03</w:t>
      </w:r>
    </w:p>
    <w:tbl>
      <w:tblPr>
        <w:tblW w:w="9923" w:type="dxa"/>
        <w:tblInd w:w="134" w:type="dxa"/>
        <w:tblLayout w:type="fixed"/>
        <w:tblLook w:val="0000" w:firstRow="0" w:lastRow="0" w:firstColumn="0" w:lastColumn="0" w:noHBand="0" w:noVBand="0"/>
      </w:tblPr>
      <w:tblGrid>
        <w:gridCol w:w="708"/>
        <w:gridCol w:w="1702"/>
        <w:gridCol w:w="7513"/>
      </w:tblGrid>
      <w:tr w:rsidR="004120C7" w:rsidRPr="00264966" w14:paraId="54840727"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shd w:val="clear" w:color="auto" w:fill="FFC000"/>
          </w:tcPr>
          <w:p w14:paraId="7E15311B" w14:textId="77777777" w:rsidR="004120C7" w:rsidRPr="00B92951" w:rsidRDefault="004120C7" w:rsidP="007961EE">
            <w:pPr>
              <w:autoSpaceDE w:val="0"/>
              <w:autoSpaceDN w:val="0"/>
              <w:adjustRightInd w:val="0"/>
              <w:jc w:val="center"/>
              <w:rPr>
                <w:rFonts w:eastAsiaTheme="minorHAnsi" w:cs="Arial"/>
                <w:b/>
                <w:bCs/>
                <w:sz w:val="20"/>
                <w:szCs w:val="20"/>
              </w:rPr>
            </w:pPr>
            <w:r>
              <w:rPr>
                <w:rFonts w:eastAsiaTheme="minorHAnsi" w:cs="Arial"/>
                <w:b/>
                <w:bCs/>
                <w:sz w:val="20"/>
                <w:szCs w:val="20"/>
              </w:rPr>
              <w:t>№</w:t>
            </w:r>
          </w:p>
        </w:tc>
        <w:tc>
          <w:tcPr>
            <w:tcW w:w="1702" w:type="dxa"/>
            <w:tcBorders>
              <w:top w:val="single" w:sz="6" w:space="0" w:color="auto"/>
              <w:left w:val="single" w:sz="6" w:space="0" w:color="auto"/>
              <w:bottom w:val="single" w:sz="6" w:space="0" w:color="auto"/>
              <w:right w:val="single" w:sz="6" w:space="0" w:color="auto"/>
            </w:tcBorders>
            <w:shd w:val="clear" w:color="auto" w:fill="FFC000"/>
          </w:tcPr>
          <w:p w14:paraId="0E09C888" w14:textId="77777777" w:rsidR="004120C7" w:rsidRPr="00264966" w:rsidRDefault="004120C7" w:rsidP="007961EE">
            <w:pPr>
              <w:autoSpaceDE w:val="0"/>
              <w:autoSpaceDN w:val="0"/>
              <w:adjustRightInd w:val="0"/>
              <w:jc w:val="center"/>
              <w:rPr>
                <w:rFonts w:eastAsiaTheme="minorHAnsi" w:cs="Arial"/>
                <w:b/>
                <w:bCs/>
                <w:sz w:val="20"/>
                <w:szCs w:val="20"/>
              </w:rPr>
            </w:pPr>
            <w:r>
              <w:rPr>
                <w:rFonts w:eastAsiaTheme="minorHAnsi" w:cs="Arial"/>
                <w:b/>
                <w:bCs/>
                <w:sz w:val="20"/>
                <w:szCs w:val="20"/>
              </w:rPr>
              <w:t>Наименование объекта</w:t>
            </w:r>
          </w:p>
        </w:tc>
        <w:tc>
          <w:tcPr>
            <w:tcW w:w="7513" w:type="dxa"/>
            <w:tcBorders>
              <w:top w:val="single" w:sz="6" w:space="0" w:color="auto"/>
              <w:left w:val="single" w:sz="6" w:space="0" w:color="auto"/>
              <w:bottom w:val="single" w:sz="6" w:space="0" w:color="auto"/>
              <w:right w:val="single" w:sz="6" w:space="0" w:color="auto"/>
            </w:tcBorders>
            <w:shd w:val="clear" w:color="auto" w:fill="FFC000"/>
          </w:tcPr>
          <w:p w14:paraId="285EB64A" w14:textId="77777777" w:rsidR="004120C7" w:rsidRPr="00264966" w:rsidRDefault="004120C7" w:rsidP="007961EE">
            <w:pPr>
              <w:autoSpaceDE w:val="0"/>
              <w:autoSpaceDN w:val="0"/>
              <w:adjustRightInd w:val="0"/>
              <w:jc w:val="center"/>
              <w:rPr>
                <w:rFonts w:eastAsiaTheme="minorHAnsi" w:cs="Arial"/>
                <w:b/>
                <w:bCs/>
                <w:sz w:val="20"/>
                <w:szCs w:val="20"/>
              </w:rPr>
            </w:pPr>
            <w:r>
              <w:rPr>
                <w:rFonts w:eastAsiaTheme="minorHAnsi" w:cs="Arial"/>
                <w:b/>
                <w:bCs/>
                <w:sz w:val="20"/>
                <w:szCs w:val="20"/>
              </w:rPr>
              <w:t>Описание</w:t>
            </w:r>
          </w:p>
        </w:tc>
      </w:tr>
      <w:tr w:rsidR="004120C7" w:rsidRPr="00264966" w14:paraId="3B9BF8B6"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68134DF0" w14:textId="77777777" w:rsidR="004120C7" w:rsidRPr="004120C7" w:rsidRDefault="004120C7" w:rsidP="007961EE">
            <w:pPr>
              <w:autoSpaceDE w:val="0"/>
              <w:autoSpaceDN w:val="0"/>
              <w:adjustRightInd w:val="0"/>
              <w:jc w:val="center"/>
              <w:rPr>
                <w:rFonts w:eastAsiaTheme="minorHAnsi" w:cs="Arial"/>
                <w:b/>
                <w:sz w:val="20"/>
                <w:szCs w:val="20"/>
              </w:rPr>
            </w:pPr>
            <w:r w:rsidRPr="004120C7">
              <w:rPr>
                <w:rFonts w:eastAsiaTheme="minorHAnsi" w:cs="Arial"/>
                <w:b/>
                <w:sz w:val="20"/>
                <w:szCs w:val="20"/>
              </w:rPr>
              <w:t>1</w:t>
            </w:r>
          </w:p>
        </w:tc>
        <w:tc>
          <w:tcPr>
            <w:tcW w:w="1702" w:type="dxa"/>
            <w:tcBorders>
              <w:top w:val="single" w:sz="6" w:space="0" w:color="auto"/>
              <w:left w:val="single" w:sz="6" w:space="0" w:color="auto"/>
              <w:bottom w:val="single" w:sz="6" w:space="0" w:color="auto"/>
              <w:right w:val="single" w:sz="6" w:space="0" w:color="auto"/>
            </w:tcBorders>
            <w:shd w:val="clear" w:color="auto" w:fill="auto"/>
          </w:tcPr>
          <w:p w14:paraId="29A168BC" w14:textId="31BED3DE" w:rsidR="004120C7" w:rsidRPr="002C19D4" w:rsidRDefault="004120C7" w:rsidP="002C19D4">
            <w:pPr>
              <w:autoSpaceDE w:val="0"/>
              <w:autoSpaceDN w:val="0"/>
              <w:adjustRightInd w:val="0"/>
              <w:jc w:val="left"/>
              <w:rPr>
                <w:rFonts w:eastAsiaTheme="minorHAnsi" w:cs="Arial"/>
                <w:sz w:val="20"/>
                <w:szCs w:val="20"/>
              </w:rPr>
            </w:pPr>
            <w:r w:rsidRPr="002C19D4">
              <w:rPr>
                <w:sz w:val="20"/>
                <w:szCs w:val="20"/>
              </w:rPr>
              <w:t>Завод</w:t>
            </w:r>
          </w:p>
        </w:tc>
        <w:tc>
          <w:tcPr>
            <w:tcW w:w="7513" w:type="dxa"/>
            <w:tcBorders>
              <w:top w:val="single" w:sz="6" w:space="0" w:color="auto"/>
              <w:left w:val="single" w:sz="6" w:space="0" w:color="auto"/>
              <w:bottom w:val="single" w:sz="6" w:space="0" w:color="auto"/>
              <w:right w:val="single" w:sz="6" w:space="0" w:color="auto"/>
            </w:tcBorders>
          </w:tcPr>
          <w:p w14:paraId="00D30CBA" w14:textId="2A084907" w:rsidR="004120C7" w:rsidRPr="002C19D4" w:rsidRDefault="004120C7" w:rsidP="004E47AB">
            <w:pPr>
              <w:jc w:val="left"/>
              <w:rPr>
                <w:rFonts w:eastAsiaTheme="minorHAnsi" w:cs="Arial"/>
                <w:sz w:val="20"/>
                <w:szCs w:val="20"/>
              </w:rPr>
            </w:pPr>
            <w:r w:rsidRPr="002C19D4">
              <w:rPr>
                <w:sz w:val="20"/>
                <w:szCs w:val="20"/>
              </w:rPr>
              <w:t>Определяет географическое местоположение, в рамках которого выполн</w:t>
            </w:r>
            <w:r w:rsidR="000C5C79">
              <w:rPr>
                <w:sz w:val="20"/>
                <w:szCs w:val="20"/>
              </w:rPr>
              <w:t>я</w:t>
            </w:r>
            <w:r w:rsidRPr="002C19D4">
              <w:rPr>
                <w:sz w:val="20"/>
                <w:szCs w:val="20"/>
              </w:rPr>
              <w:t xml:space="preserve">ется приемка МТР. См. КД </w:t>
            </w:r>
            <w:r w:rsidR="004E47AB" w:rsidRPr="004E47AB">
              <w:rPr>
                <w:sz w:val="20"/>
                <w:szCs w:val="20"/>
              </w:rPr>
              <w:t xml:space="preserve">ERP.5.1.1 </w:t>
            </w:r>
            <w:r w:rsidRPr="002C19D4">
              <w:rPr>
                <w:sz w:val="20"/>
                <w:szCs w:val="20"/>
              </w:rPr>
              <w:t>«Организационная структура»</w:t>
            </w:r>
          </w:p>
        </w:tc>
      </w:tr>
      <w:tr w:rsidR="004120C7" w:rsidRPr="00264966" w14:paraId="0392BF67"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69A14059" w14:textId="77777777" w:rsidR="004120C7" w:rsidRPr="004120C7" w:rsidRDefault="004120C7" w:rsidP="007961EE">
            <w:pPr>
              <w:autoSpaceDE w:val="0"/>
              <w:autoSpaceDN w:val="0"/>
              <w:adjustRightInd w:val="0"/>
              <w:jc w:val="center"/>
              <w:rPr>
                <w:rFonts w:eastAsiaTheme="minorHAnsi" w:cs="Arial"/>
                <w:b/>
                <w:sz w:val="20"/>
                <w:szCs w:val="20"/>
              </w:rPr>
            </w:pPr>
            <w:r w:rsidRPr="004120C7">
              <w:rPr>
                <w:rFonts w:eastAsiaTheme="minorHAnsi" w:cs="Arial"/>
                <w:b/>
                <w:sz w:val="20"/>
                <w:szCs w:val="20"/>
              </w:rPr>
              <w:t>2</w:t>
            </w:r>
          </w:p>
        </w:tc>
        <w:tc>
          <w:tcPr>
            <w:tcW w:w="1702" w:type="dxa"/>
            <w:tcBorders>
              <w:top w:val="single" w:sz="6" w:space="0" w:color="auto"/>
              <w:left w:val="single" w:sz="6" w:space="0" w:color="auto"/>
              <w:bottom w:val="single" w:sz="6" w:space="0" w:color="auto"/>
              <w:right w:val="single" w:sz="6" w:space="0" w:color="auto"/>
            </w:tcBorders>
            <w:shd w:val="clear" w:color="auto" w:fill="auto"/>
          </w:tcPr>
          <w:p w14:paraId="150A7D35" w14:textId="44A1D42D" w:rsidR="004120C7" w:rsidRPr="002C19D4" w:rsidRDefault="002C19D4" w:rsidP="002C19D4">
            <w:pPr>
              <w:autoSpaceDE w:val="0"/>
              <w:autoSpaceDN w:val="0"/>
              <w:adjustRightInd w:val="0"/>
              <w:jc w:val="left"/>
              <w:rPr>
                <w:rFonts w:eastAsiaTheme="minorHAnsi" w:cs="Arial"/>
                <w:sz w:val="20"/>
                <w:szCs w:val="20"/>
              </w:rPr>
            </w:pPr>
            <w:r w:rsidRPr="002C19D4">
              <w:rPr>
                <w:sz w:val="20"/>
                <w:szCs w:val="20"/>
              </w:rPr>
              <w:t>Склад</w:t>
            </w:r>
          </w:p>
        </w:tc>
        <w:tc>
          <w:tcPr>
            <w:tcW w:w="7513" w:type="dxa"/>
            <w:tcBorders>
              <w:top w:val="single" w:sz="6" w:space="0" w:color="auto"/>
              <w:left w:val="single" w:sz="6" w:space="0" w:color="auto"/>
              <w:bottom w:val="single" w:sz="6" w:space="0" w:color="auto"/>
              <w:right w:val="single" w:sz="6" w:space="0" w:color="auto"/>
            </w:tcBorders>
          </w:tcPr>
          <w:p w14:paraId="07DB4FD8" w14:textId="015A2FF9" w:rsidR="004120C7" w:rsidRPr="002C19D4" w:rsidRDefault="002C19D4" w:rsidP="004E47AB">
            <w:pPr>
              <w:jc w:val="left"/>
              <w:rPr>
                <w:rFonts w:cs="Arial"/>
                <w:sz w:val="20"/>
                <w:szCs w:val="20"/>
                <w:lang w:eastAsia="de-DE"/>
              </w:rPr>
            </w:pPr>
            <w:r w:rsidRPr="002C19D4">
              <w:rPr>
                <w:sz w:val="20"/>
                <w:szCs w:val="20"/>
              </w:rPr>
              <w:t xml:space="preserve">Определяет склад в рамках географического местоположения, на который выполняется приемка МТР. См. КД </w:t>
            </w:r>
            <w:r w:rsidR="004E47AB" w:rsidRPr="004E47AB">
              <w:rPr>
                <w:sz w:val="20"/>
                <w:szCs w:val="20"/>
              </w:rPr>
              <w:t xml:space="preserve">ERP.5.1.1 </w:t>
            </w:r>
            <w:r w:rsidRPr="002C19D4">
              <w:rPr>
                <w:sz w:val="20"/>
                <w:szCs w:val="20"/>
              </w:rPr>
              <w:t>«Организационная структура»</w:t>
            </w:r>
          </w:p>
        </w:tc>
      </w:tr>
      <w:tr w:rsidR="004120C7" w:rsidRPr="00264966" w14:paraId="5AE75872"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2FC59328" w14:textId="77777777" w:rsidR="004120C7" w:rsidRPr="004120C7" w:rsidRDefault="004120C7" w:rsidP="007961EE">
            <w:pPr>
              <w:autoSpaceDE w:val="0"/>
              <w:autoSpaceDN w:val="0"/>
              <w:adjustRightInd w:val="0"/>
              <w:jc w:val="center"/>
              <w:rPr>
                <w:rFonts w:eastAsiaTheme="minorHAnsi" w:cs="Arial"/>
                <w:b/>
                <w:sz w:val="20"/>
                <w:szCs w:val="20"/>
              </w:rPr>
            </w:pPr>
            <w:r w:rsidRPr="004120C7">
              <w:rPr>
                <w:rFonts w:eastAsiaTheme="minorHAnsi" w:cs="Arial"/>
                <w:b/>
                <w:sz w:val="20"/>
                <w:szCs w:val="20"/>
              </w:rPr>
              <w:t>3</w:t>
            </w:r>
          </w:p>
        </w:tc>
        <w:tc>
          <w:tcPr>
            <w:tcW w:w="1702" w:type="dxa"/>
            <w:tcBorders>
              <w:top w:val="single" w:sz="6" w:space="0" w:color="auto"/>
              <w:left w:val="single" w:sz="6" w:space="0" w:color="auto"/>
              <w:bottom w:val="single" w:sz="6" w:space="0" w:color="auto"/>
              <w:right w:val="single" w:sz="6" w:space="0" w:color="auto"/>
            </w:tcBorders>
            <w:shd w:val="clear" w:color="auto" w:fill="auto"/>
          </w:tcPr>
          <w:p w14:paraId="494EF552" w14:textId="2B72FAD9" w:rsidR="004120C7" w:rsidRPr="002C19D4" w:rsidRDefault="002C19D4" w:rsidP="002C19D4">
            <w:pPr>
              <w:autoSpaceDE w:val="0"/>
              <w:autoSpaceDN w:val="0"/>
              <w:adjustRightInd w:val="0"/>
              <w:jc w:val="left"/>
              <w:rPr>
                <w:rFonts w:eastAsiaTheme="minorHAnsi" w:cs="Arial"/>
                <w:sz w:val="20"/>
                <w:szCs w:val="20"/>
              </w:rPr>
            </w:pPr>
            <w:r w:rsidRPr="002C19D4">
              <w:rPr>
                <w:sz w:val="20"/>
                <w:szCs w:val="20"/>
              </w:rPr>
              <w:t>Материал</w:t>
            </w:r>
          </w:p>
        </w:tc>
        <w:tc>
          <w:tcPr>
            <w:tcW w:w="7513" w:type="dxa"/>
            <w:tcBorders>
              <w:top w:val="single" w:sz="6" w:space="0" w:color="auto"/>
              <w:left w:val="single" w:sz="6" w:space="0" w:color="auto"/>
              <w:bottom w:val="single" w:sz="6" w:space="0" w:color="auto"/>
              <w:right w:val="single" w:sz="6" w:space="0" w:color="auto"/>
            </w:tcBorders>
          </w:tcPr>
          <w:p w14:paraId="55CAA9F7" w14:textId="4C375239" w:rsidR="004120C7" w:rsidRPr="002C19D4" w:rsidRDefault="002C19D4" w:rsidP="004E47AB">
            <w:pPr>
              <w:jc w:val="left"/>
              <w:rPr>
                <w:rFonts w:cs="Arial"/>
                <w:sz w:val="20"/>
                <w:szCs w:val="20"/>
                <w:lang w:eastAsia="de-DE"/>
              </w:rPr>
            </w:pPr>
            <w:r w:rsidRPr="002C19D4">
              <w:rPr>
                <w:sz w:val="20"/>
                <w:szCs w:val="20"/>
              </w:rPr>
              <w:t xml:space="preserve">Номер материала из справочника. См. </w:t>
            </w:r>
            <w:r w:rsidR="004E47AB">
              <w:rPr>
                <w:sz w:val="20"/>
                <w:szCs w:val="20"/>
              </w:rPr>
              <w:t xml:space="preserve">КД </w:t>
            </w:r>
            <w:r w:rsidR="004E47AB" w:rsidRPr="004E47AB">
              <w:rPr>
                <w:sz w:val="20"/>
                <w:szCs w:val="20"/>
              </w:rPr>
              <w:t xml:space="preserve">ERP.5.1.4 </w:t>
            </w:r>
            <w:r w:rsidRPr="002C19D4">
              <w:rPr>
                <w:sz w:val="20"/>
                <w:szCs w:val="20"/>
              </w:rPr>
              <w:t>«Концепция по нормативно-справочной информации»</w:t>
            </w:r>
          </w:p>
        </w:tc>
      </w:tr>
      <w:tr w:rsidR="004120C7" w:rsidRPr="00264966" w14:paraId="5349CEE4"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1EC5321F" w14:textId="46C4B45A" w:rsidR="004120C7" w:rsidRPr="004120C7" w:rsidRDefault="004120C7" w:rsidP="007961EE">
            <w:pPr>
              <w:autoSpaceDE w:val="0"/>
              <w:autoSpaceDN w:val="0"/>
              <w:adjustRightInd w:val="0"/>
              <w:jc w:val="center"/>
              <w:rPr>
                <w:rFonts w:eastAsiaTheme="minorHAnsi" w:cs="Arial"/>
                <w:b/>
                <w:sz w:val="20"/>
                <w:szCs w:val="20"/>
              </w:rPr>
            </w:pPr>
            <w:r>
              <w:rPr>
                <w:rFonts w:eastAsiaTheme="minorHAnsi" w:cs="Arial"/>
                <w:b/>
                <w:sz w:val="20"/>
                <w:szCs w:val="20"/>
              </w:rPr>
              <w:t>4</w:t>
            </w:r>
          </w:p>
        </w:tc>
        <w:tc>
          <w:tcPr>
            <w:tcW w:w="1702" w:type="dxa"/>
            <w:tcBorders>
              <w:top w:val="single" w:sz="6" w:space="0" w:color="auto"/>
              <w:left w:val="single" w:sz="6" w:space="0" w:color="auto"/>
              <w:bottom w:val="single" w:sz="6" w:space="0" w:color="auto"/>
              <w:right w:val="single" w:sz="6" w:space="0" w:color="auto"/>
            </w:tcBorders>
            <w:shd w:val="clear" w:color="auto" w:fill="auto"/>
          </w:tcPr>
          <w:p w14:paraId="0E2080F1" w14:textId="2E21A709" w:rsidR="004120C7" w:rsidRPr="002C19D4" w:rsidRDefault="002C19D4" w:rsidP="002C19D4">
            <w:pPr>
              <w:autoSpaceDE w:val="0"/>
              <w:autoSpaceDN w:val="0"/>
              <w:adjustRightInd w:val="0"/>
              <w:jc w:val="left"/>
              <w:rPr>
                <w:rFonts w:eastAsiaTheme="minorHAnsi" w:cs="Arial"/>
                <w:sz w:val="20"/>
                <w:szCs w:val="20"/>
              </w:rPr>
            </w:pPr>
            <w:r w:rsidRPr="002C19D4">
              <w:rPr>
                <w:sz w:val="20"/>
                <w:szCs w:val="20"/>
              </w:rPr>
              <w:t>Поставщик</w:t>
            </w:r>
          </w:p>
        </w:tc>
        <w:tc>
          <w:tcPr>
            <w:tcW w:w="7513" w:type="dxa"/>
            <w:tcBorders>
              <w:top w:val="single" w:sz="6" w:space="0" w:color="auto"/>
              <w:left w:val="single" w:sz="6" w:space="0" w:color="auto"/>
              <w:bottom w:val="single" w:sz="6" w:space="0" w:color="auto"/>
              <w:right w:val="single" w:sz="6" w:space="0" w:color="auto"/>
            </w:tcBorders>
          </w:tcPr>
          <w:p w14:paraId="0FFF6170" w14:textId="2B9CD3BA" w:rsidR="004120C7" w:rsidRPr="002C19D4" w:rsidRDefault="002C19D4" w:rsidP="004E47AB">
            <w:pPr>
              <w:jc w:val="left"/>
              <w:rPr>
                <w:rFonts w:cs="Arial"/>
                <w:sz w:val="20"/>
                <w:szCs w:val="20"/>
                <w:lang w:eastAsia="de-DE"/>
              </w:rPr>
            </w:pPr>
            <w:r w:rsidRPr="002C19D4">
              <w:rPr>
                <w:sz w:val="20"/>
                <w:szCs w:val="20"/>
              </w:rPr>
              <w:t>Номер поставщика из справочника, от которого выполняется приемка МТР (</w:t>
            </w:r>
            <w:r w:rsidR="004E47AB">
              <w:rPr>
                <w:sz w:val="20"/>
                <w:szCs w:val="20"/>
              </w:rPr>
              <w:t>с</w:t>
            </w:r>
            <w:r w:rsidR="004E47AB" w:rsidRPr="002C19D4">
              <w:rPr>
                <w:sz w:val="20"/>
                <w:szCs w:val="20"/>
              </w:rPr>
              <w:t xml:space="preserve">м. </w:t>
            </w:r>
            <w:r w:rsidR="004E47AB">
              <w:rPr>
                <w:sz w:val="20"/>
                <w:szCs w:val="20"/>
              </w:rPr>
              <w:t xml:space="preserve">КД </w:t>
            </w:r>
            <w:r w:rsidR="004E47AB" w:rsidRPr="004E47AB">
              <w:rPr>
                <w:sz w:val="20"/>
                <w:szCs w:val="20"/>
              </w:rPr>
              <w:t xml:space="preserve">ERP.5.1.4 </w:t>
            </w:r>
            <w:r w:rsidR="004E47AB" w:rsidRPr="002C19D4">
              <w:rPr>
                <w:sz w:val="20"/>
                <w:szCs w:val="20"/>
              </w:rPr>
              <w:t>«Концепция по но</w:t>
            </w:r>
            <w:r w:rsidR="004E47AB">
              <w:rPr>
                <w:sz w:val="20"/>
                <w:szCs w:val="20"/>
              </w:rPr>
              <w:t>рмативно-справочной информации»</w:t>
            </w:r>
            <w:r w:rsidRPr="002C19D4">
              <w:rPr>
                <w:sz w:val="20"/>
                <w:szCs w:val="20"/>
              </w:rPr>
              <w:t>)</w:t>
            </w:r>
          </w:p>
        </w:tc>
      </w:tr>
      <w:tr w:rsidR="004120C7" w:rsidRPr="00264966" w14:paraId="757858FE"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5192EC6D" w14:textId="0347CD32" w:rsidR="004120C7" w:rsidRPr="004120C7" w:rsidRDefault="004120C7" w:rsidP="007961EE">
            <w:pPr>
              <w:autoSpaceDE w:val="0"/>
              <w:autoSpaceDN w:val="0"/>
              <w:adjustRightInd w:val="0"/>
              <w:jc w:val="center"/>
              <w:rPr>
                <w:rFonts w:eastAsiaTheme="minorHAnsi" w:cs="Arial"/>
                <w:b/>
                <w:sz w:val="20"/>
                <w:szCs w:val="20"/>
              </w:rPr>
            </w:pPr>
            <w:r>
              <w:rPr>
                <w:rFonts w:eastAsiaTheme="minorHAnsi" w:cs="Arial"/>
                <w:b/>
                <w:sz w:val="20"/>
                <w:szCs w:val="20"/>
              </w:rPr>
              <w:t>5</w:t>
            </w:r>
          </w:p>
        </w:tc>
        <w:tc>
          <w:tcPr>
            <w:tcW w:w="1702" w:type="dxa"/>
            <w:tcBorders>
              <w:top w:val="single" w:sz="6" w:space="0" w:color="auto"/>
              <w:left w:val="single" w:sz="6" w:space="0" w:color="auto"/>
              <w:bottom w:val="single" w:sz="6" w:space="0" w:color="auto"/>
              <w:right w:val="single" w:sz="6" w:space="0" w:color="auto"/>
            </w:tcBorders>
            <w:shd w:val="clear" w:color="auto" w:fill="auto"/>
          </w:tcPr>
          <w:p w14:paraId="19E9856A" w14:textId="77777777" w:rsidR="002C19D4" w:rsidRPr="002C19D4" w:rsidRDefault="002C19D4" w:rsidP="002C19D4">
            <w:pPr>
              <w:jc w:val="left"/>
              <w:rPr>
                <w:sz w:val="20"/>
                <w:szCs w:val="20"/>
              </w:rPr>
            </w:pPr>
            <w:r w:rsidRPr="002C19D4">
              <w:rPr>
                <w:sz w:val="20"/>
                <w:szCs w:val="20"/>
              </w:rPr>
              <w:t xml:space="preserve">Вид движения </w:t>
            </w:r>
          </w:p>
          <w:p w14:paraId="0C84E525" w14:textId="77777777" w:rsidR="004120C7" w:rsidRPr="002C19D4" w:rsidRDefault="004120C7" w:rsidP="002C19D4">
            <w:pPr>
              <w:autoSpaceDE w:val="0"/>
              <w:autoSpaceDN w:val="0"/>
              <w:adjustRightInd w:val="0"/>
              <w:jc w:val="left"/>
              <w:rPr>
                <w:rFonts w:eastAsiaTheme="minorHAnsi" w:cs="Arial"/>
                <w:sz w:val="20"/>
                <w:szCs w:val="20"/>
              </w:rPr>
            </w:pPr>
          </w:p>
        </w:tc>
        <w:tc>
          <w:tcPr>
            <w:tcW w:w="7513" w:type="dxa"/>
            <w:tcBorders>
              <w:top w:val="single" w:sz="6" w:space="0" w:color="auto"/>
              <w:left w:val="single" w:sz="6" w:space="0" w:color="auto"/>
              <w:bottom w:val="single" w:sz="6" w:space="0" w:color="auto"/>
              <w:right w:val="single" w:sz="6" w:space="0" w:color="auto"/>
            </w:tcBorders>
          </w:tcPr>
          <w:p w14:paraId="61578439" w14:textId="43B976D0" w:rsidR="004120C7" w:rsidRPr="002C19D4" w:rsidRDefault="002C19D4" w:rsidP="004E47AB">
            <w:pPr>
              <w:jc w:val="left"/>
              <w:rPr>
                <w:rFonts w:cs="Arial"/>
                <w:sz w:val="20"/>
                <w:szCs w:val="20"/>
                <w:lang w:eastAsia="de-DE"/>
              </w:rPr>
            </w:pPr>
            <w:r w:rsidRPr="002C19D4">
              <w:rPr>
                <w:sz w:val="20"/>
                <w:szCs w:val="20"/>
              </w:rPr>
              <w:t>Определяет характ</w:t>
            </w:r>
            <w:r w:rsidR="004E47AB">
              <w:rPr>
                <w:sz w:val="20"/>
                <w:szCs w:val="20"/>
              </w:rPr>
              <w:t xml:space="preserve">ер движения МТР по складу. См. </w:t>
            </w:r>
            <w:r w:rsidRPr="002C19D4">
              <w:rPr>
                <w:sz w:val="20"/>
                <w:szCs w:val="20"/>
              </w:rPr>
              <w:t xml:space="preserve">КД </w:t>
            </w:r>
            <w:r w:rsidR="004E47AB" w:rsidRPr="004E47AB">
              <w:rPr>
                <w:sz w:val="20"/>
                <w:szCs w:val="20"/>
              </w:rPr>
              <w:t xml:space="preserve">ERP.5.1.4 </w:t>
            </w:r>
            <w:r w:rsidR="004E47AB">
              <w:rPr>
                <w:sz w:val="20"/>
                <w:szCs w:val="20"/>
              </w:rPr>
              <w:t>«</w:t>
            </w:r>
            <w:r w:rsidRPr="002C19D4">
              <w:rPr>
                <w:sz w:val="20"/>
                <w:szCs w:val="20"/>
              </w:rPr>
              <w:t>Концепция по нормативно-справочной информации»</w:t>
            </w:r>
          </w:p>
        </w:tc>
      </w:tr>
      <w:tr w:rsidR="004120C7" w:rsidRPr="00264966" w14:paraId="1279F936"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24FB03C2" w14:textId="7497AB3D" w:rsidR="004120C7" w:rsidRPr="004120C7" w:rsidRDefault="004120C7" w:rsidP="007961EE">
            <w:pPr>
              <w:autoSpaceDE w:val="0"/>
              <w:autoSpaceDN w:val="0"/>
              <w:adjustRightInd w:val="0"/>
              <w:jc w:val="center"/>
              <w:rPr>
                <w:rFonts w:eastAsiaTheme="minorHAnsi" w:cs="Arial"/>
                <w:b/>
                <w:sz w:val="20"/>
                <w:szCs w:val="20"/>
              </w:rPr>
            </w:pPr>
            <w:r>
              <w:rPr>
                <w:rFonts w:eastAsiaTheme="minorHAnsi" w:cs="Arial"/>
                <w:b/>
                <w:sz w:val="20"/>
                <w:szCs w:val="20"/>
              </w:rPr>
              <w:t>6</w:t>
            </w:r>
          </w:p>
        </w:tc>
        <w:tc>
          <w:tcPr>
            <w:tcW w:w="1702" w:type="dxa"/>
            <w:tcBorders>
              <w:top w:val="single" w:sz="6" w:space="0" w:color="auto"/>
              <w:left w:val="single" w:sz="6" w:space="0" w:color="auto"/>
              <w:bottom w:val="single" w:sz="6" w:space="0" w:color="auto"/>
              <w:right w:val="single" w:sz="6" w:space="0" w:color="auto"/>
            </w:tcBorders>
            <w:shd w:val="clear" w:color="auto" w:fill="auto"/>
          </w:tcPr>
          <w:p w14:paraId="61F02F2D" w14:textId="77777777" w:rsidR="002C19D4" w:rsidRPr="002C19D4" w:rsidRDefault="002C19D4" w:rsidP="002C19D4">
            <w:pPr>
              <w:jc w:val="left"/>
              <w:rPr>
                <w:sz w:val="20"/>
                <w:szCs w:val="20"/>
              </w:rPr>
            </w:pPr>
            <w:r w:rsidRPr="002C19D4">
              <w:rPr>
                <w:iCs/>
                <w:sz w:val="20"/>
                <w:szCs w:val="20"/>
              </w:rPr>
              <w:t>Партия</w:t>
            </w:r>
            <w:r w:rsidRPr="002C19D4">
              <w:rPr>
                <w:sz w:val="20"/>
                <w:szCs w:val="20"/>
              </w:rPr>
              <w:t xml:space="preserve"> </w:t>
            </w:r>
          </w:p>
          <w:p w14:paraId="4CCBEA24" w14:textId="77777777" w:rsidR="004120C7" w:rsidRPr="002C19D4" w:rsidRDefault="004120C7" w:rsidP="002C19D4">
            <w:pPr>
              <w:autoSpaceDE w:val="0"/>
              <w:autoSpaceDN w:val="0"/>
              <w:adjustRightInd w:val="0"/>
              <w:jc w:val="left"/>
              <w:rPr>
                <w:rFonts w:eastAsiaTheme="minorHAnsi" w:cs="Arial"/>
                <w:sz w:val="20"/>
                <w:szCs w:val="20"/>
              </w:rPr>
            </w:pPr>
          </w:p>
        </w:tc>
        <w:tc>
          <w:tcPr>
            <w:tcW w:w="7513" w:type="dxa"/>
            <w:tcBorders>
              <w:top w:val="single" w:sz="6" w:space="0" w:color="auto"/>
              <w:left w:val="single" w:sz="6" w:space="0" w:color="auto"/>
              <w:bottom w:val="single" w:sz="6" w:space="0" w:color="auto"/>
              <w:right w:val="single" w:sz="6" w:space="0" w:color="auto"/>
            </w:tcBorders>
          </w:tcPr>
          <w:p w14:paraId="45E2378D" w14:textId="52C3A499" w:rsidR="004120C7" w:rsidRPr="002C19D4" w:rsidRDefault="002C19D4" w:rsidP="004E47AB">
            <w:pPr>
              <w:jc w:val="left"/>
              <w:rPr>
                <w:rFonts w:cs="Arial"/>
                <w:sz w:val="20"/>
                <w:szCs w:val="20"/>
                <w:lang w:eastAsia="de-DE"/>
              </w:rPr>
            </w:pPr>
            <w:r w:rsidRPr="002C19D4">
              <w:rPr>
                <w:sz w:val="20"/>
                <w:szCs w:val="20"/>
              </w:rPr>
              <w:t xml:space="preserve">Вместе с номером материала однозначно идентифицирует определенную часть запасов конкретного МТР, которая отличается однородными свойствами. См. КД </w:t>
            </w:r>
            <w:r w:rsidR="004E47AB">
              <w:rPr>
                <w:sz w:val="20"/>
                <w:szCs w:val="20"/>
              </w:rPr>
              <w:t>ERP.5.1.11</w:t>
            </w:r>
            <w:r w:rsidR="004E47AB" w:rsidRPr="004E47AB">
              <w:rPr>
                <w:sz w:val="20"/>
                <w:szCs w:val="20"/>
              </w:rPr>
              <w:t xml:space="preserve"> </w:t>
            </w:r>
            <w:r w:rsidRPr="002C19D4">
              <w:rPr>
                <w:sz w:val="20"/>
                <w:szCs w:val="20"/>
              </w:rPr>
              <w:t>«Управление основными данными по направлению МТО»</w:t>
            </w:r>
          </w:p>
        </w:tc>
      </w:tr>
      <w:tr w:rsidR="004120C7" w:rsidRPr="00264966" w14:paraId="701382DB"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284CD721" w14:textId="79912637" w:rsidR="004120C7" w:rsidRPr="004120C7" w:rsidRDefault="004120C7" w:rsidP="007961EE">
            <w:pPr>
              <w:autoSpaceDE w:val="0"/>
              <w:autoSpaceDN w:val="0"/>
              <w:adjustRightInd w:val="0"/>
              <w:jc w:val="center"/>
              <w:rPr>
                <w:rFonts w:eastAsiaTheme="minorHAnsi" w:cs="Arial"/>
                <w:b/>
                <w:sz w:val="20"/>
                <w:szCs w:val="20"/>
              </w:rPr>
            </w:pPr>
            <w:r>
              <w:rPr>
                <w:rFonts w:eastAsiaTheme="minorHAnsi" w:cs="Arial"/>
                <w:b/>
                <w:sz w:val="20"/>
                <w:szCs w:val="20"/>
              </w:rPr>
              <w:t>7</w:t>
            </w:r>
          </w:p>
        </w:tc>
        <w:tc>
          <w:tcPr>
            <w:tcW w:w="1702" w:type="dxa"/>
            <w:tcBorders>
              <w:top w:val="single" w:sz="6" w:space="0" w:color="auto"/>
              <w:left w:val="single" w:sz="6" w:space="0" w:color="auto"/>
              <w:bottom w:val="single" w:sz="6" w:space="0" w:color="auto"/>
              <w:right w:val="single" w:sz="6" w:space="0" w:color="auto"/>
            </w:tcBorders>
            <w:shd w:val="clear" w:color="auto" w:fill="auto"/>
          </w:tcPr>
          <w:p w14:paraId="78EC702D" w14:textId="77777777" w:rsidR="002C19D4" w:rsidRPr="002C19D4" w:rsidRDefault="002C19D4" w:rsidP="002C19D4">
            <w:pPr>
              <w:jc w:val="left"/>
              <w:rPr>
                <w:sz w:val="20"/>
                <w:szCs w:val="20"/>
              </w:rPr>
            </w:pPr>
            <w:r w:rsidRPr="002C19D4">
              <w:rPr>
                <w:iCs/>
                <w:sz w:val="20"/>
                <w:szCs w:val="20"/>
              </w:rPr>
              <w:t>Вид оценки</w:t>
            </w:r>
            <w:r w:rsidRPr="002C19D4">
              <w:rPr>
                <w:sz w:val="20"/>
                <w:szCs w:val="20"/>
              </w:rPr>
              <w:t xml:space="preserve"> </w:t>
            </w:r>
          </w:p>
          <w:p w14:paraId="26E5E5C8" w14:textId="77777777" w:rsidR="004120C7" w:rsidRPr="002C19D4" w:rsidRDefault="004120C7" w:rsidP="002C19D4">
            <w:pPr>
              <w:autoSpaceDE w:val="0"/>
              <w:autoSpaceDN w:val="0"/>
              <w:adjustRightInd w:val="0"/>
              <w:jc w:val="left"/>
              <w:rPr>
                <w:rFonts w:eastAsiaTheme="minorHAnsi" w:cs="Arial"/>
                <w:sz w:val="20"/>
                <w:szCs w:val="20"/>
              </w:rPr>
            </w:pPr>
          </w:p>
        </w:tc>
        <w:tc>
          <w:tcPr>
            <w:tcW w:w="7513" w:type="dxa"/>
            <w:tcBorders>
              <w:top w:val="single" w:sz="6" w:space="0" w:color="auto"/>
              <w:left w:val="single" w:sz="6" w:space="0" w:color="auto"/>
              <w:bottom w:val="single" w:sz="6" w:space="0" w:color="auto"/>
              <w:right w:val="single" w:sz="6" w:space="0" w:color="auto"/>
            </w:tcBorders>
          </w:tcPr>
          <w:p w14:paraId="5CACE67F" w14:textId="2C538C04" w:rsidR="004120C7" w:rsidRPr="002C19D4" w:rsidRDefault="002C19D4" w:rsidP="004E47AB">
            <w:pPr>
              <w:jc w:val="left"/>
              <w:rPr>
                <w:rFonts w:cs="Arial"/>
                <w:sz w:val="20"/>
                <w:szCs w:val="20"/>
                <w:lang w:eastAsia="de-DE"/>
              </w:rPr>
            </w:pPr>
            <w:r w:rsidRPr="002C19D4">
              <w:rPr>
                <w:sz w:val="20"/>
                <w:szCs w:val="20"/>
              </w:rPr>
              <w:t>О</w:t>
            </w:r>
            <w:r w:rsidRPr="002C19D4">
              <w:rPr>
                <w:color w:val="000000"/>
                <w:sz w:val="20"/>
                <w:szCs w:val="20"/>
              </w:rPr>
              <w:t xml:space="preserve">пределяет отдельные характеристики запаса с точки зрения бухгалтерского учёта. </w:t>
            </w:r>
            <w:r w:rsidRPr="002C19D4">
              <w:rPr>
                <w:sz w:val="20"/>
                <w:szCs w:val="20"/>
              </w:rPr>
              <w:t xml:space="preserve">См. КД </w:t>
            </w:r>
            <w:r w:rsidR="004E47AB">
              <w:rPr>
                <w:sz w:val="20"/>
                <w:szCs w:val="20"/>
              </w:rPr>
              <w:t>ERP.5.1.11</w:t>
            </w:r>
            <w:r w:rsidR="004E47AB" w:rsidRPr="004E47AB">
              <w:rPr>
                <w:sz w:val="20"/>
                <w:szCs w:val="20"/>
              </w:rPr>
              <w:t xml:space="preserve"> </w:t>
            </w:r>
            <w:r w:rsidRPr="002C19D4">
              <w:rPr>
                <w:sz w:val="20"/>
                <w:szCs w:val="20"/>
              </w:rPr>
              <w:t>«Управление основными данными по направлению МТО»</w:t>
            </w:r>
          </w:p>
        </w:tc>
      </w:tr>
      <w:tr w:rsidR="004120C7" w:rsidRPr="00264966" w14:paraId="41612491" w14:textId="77777777" w:rsidTr="007113C5">
        <w:trPr>
          <w:trHeight w:val="290"/>
        </w:trPr>
        <w:tc>
          <w:tcPr>
            <w:tcW w:w="708" w:type="dxa"/>
            <w:tcBorders>
              <w:top w:val="single" w:sz="6" w:space="0" w:color="auto"/>
              <w:left w:val="single" w:sz="6" w:space="0" w:color="auto"/>
              <w:bottom w:val="single" w:sz="6" w:space="0" w:color="auto"/>
              <w:right w:val="single" w:sz="6" w:space="0" w:color="auto"/>
            </w:tcBorders>
          </w:tcPr>
          <w:p w14:paraId="378FFAE7" w14:textId="507401D8" w:rsidR="004120C7" w:rsidRPr="004120C7" w:rsidRDefault="004120C7" w:rsidP="007961EE">
            <w:pPr>
              <w:autoSpaceDE w:val="0"/>
              <w:autoSpaceDN w:val="0"/>
              <w:adjustRightInd w:val="0"/>
              <w:jc w:val="center"/>
              <w:rPr>
                <w:rFonts w:eastAsiaTheme="minorHAnsi" w:cs="Arial"/>
                <w:b/>
                <w:sz w:val="20"/>
                <w:szCs w:val="20"/>
              </w:rPr>
            </w:pPr>
            <w:r>
              <w:rPr>
                <w:rFonts w:eastAsiaTheme="minorHAnsi" w:cs="Arial"/>
                <w:b/>
                <w:sz w:val="20"/>
                <w:szCs w:val="20"/>
              </w:rPr>
              <w:t>8</w:t>
            </w:r>
          </w:p>
        </w:tc>
        <w:tc>
          <w:tcPr>
            <w:tcW w:w="1702" w:type="dxa"/>
            <w:tcBorders>
              <w:top w:val="single" w:sz="6" w:space="0" w:color="auto"/>
              <w:left w:val="single" w:sz="6" w:space="0" w:color="auto"/>
              <w:bottom w:val="single" w:sz="6" w:space="0" w:color="auto"/>
              <w:right w:val="single" w:sz="6" w:space="0" w:color="auto"/>
            </w:tcBorders>
            <w:shd w:val="clear" w:color="auto" w:fill="auto"/>
          </w:tcPr>
          <w:p w14:paraId="484B3106" w14:textId="77777777" w:rsidR="002C19D4" w:rsidRPr="002C19D4" w:rsidRDefault="002C19D4" w:rsidP="002C19D4">
            <w:pPr>
              <w:jc w:val="left"/>
              <w:rPr>
                <w:sz w:val="20"/>
                <w:szCs w:val="20"/>
              </w:rPr>
            </w:pPr>
            <w:r w:rsidRPr="002C19D4">
              <w:rPr>
                <w:iCs/>
                <w:sz w:val="20"/>
                <w:szCs w:val="20"/>
              </w:rPr>
              <w:t>Признаки партии</w:t>
            </w:r>
            <w:r w:rsidRPr="002C19D4">
              <w:rPr>
                <w:sz w:val="20"/>
                <w:szCs w:val="20"/>
              </w:rPr>
              <w:t xml:space="preserve"> </w:t>
            </w:r>
          </w:p>
          <w:p w14:paraId="299946C3" w14:textId="77777777" w:rsidR="004120C7" w:rsidRPr="002C19D4" w:rsidRDefault="004120C7" w:rsidP="002C19D4">
            <w:pPr>
              <w:autoSpaceDE w:val="0"/>
              <w:autoSpaceDN w:val="0"/>
              <w:adjustRightInd w:val="0"/>
              <w:jc w:val="left"/>
              <w:rPr>
                <w:rFonts w:eastAsiaTheme="minorHAnsi" w:cs="Arial"/>
                <w:sz w:val="20"/>
                <w:szCs w:val="20"/>
              </w:rPr>
            </w:pPr>
          </w:p>
        </w:tc>
        <w:tc>
          <w:tcPr>
            <w:tcW w:w="7513" w:type="dxa"/>
            <w:tcBorders>
              <w:top w:val="single" w:sz="6" w:space="0" w:color="auto"/>
              <w:left w:val="single" w:sz="6" w:space="0" w:color="auto"/>
              <w:bottom w:val="single" w:sz="6" w:space="0" w:color="auto"/>
              <w:right w:val="single" w:sz="6" w:space="0" w:color="auto"/>
            </w:tcBorders>
          </w:tcPr>
          <w:p w14:paraId="783C6E51" w14:textId="685A3DB5" w:rsidR="004120C7" w:rsidRPr="002C19D4" w:rsidRDefault="009A66C8" w:rsidP="004E47AB">
            <w:pPr>
              <w:jc w:val="left"/>
              <w:rPr>
                <w:rFonts w:cs="Arial"/>
                <w:sz w:val="20"/>
                <w:szCs w:val="20"/>
                <w:lang w:eastAsia="de-DE"/>
              </w:rPr>
            </w:pPr>
            <w:r>
              <w:rPr>
                <w:color w:val="000000"/>
                <w:sz w:val="20"/>
                <w:szCs w:val="20"/>
              </w:rPr>
              <w:t>О</w:t>
            </w:r>
            <w:r w:rsidR="002C19D4" w:rsidRPr="002C19D4">
              <w:rPr>
                <w:color w:val="000000"/>
                <w:sz w:val="20"/>
                <w:szCs w:val="20"/>
              </w:rPr>
              <w:t>пределенны</w:t>
            </w:r>
            <w:r>
              <w:rPr>
                <w:color w:val="000000"/>
                <w:sz w:val="20"/>
                <w:szCs w:val="20"/>
              </w:rPr>
              <w:t>й</w:t>
            </w:r>
            <w:r w:rsidR="002C19D4" w:rsidRPr="002C19D4">
              <w:rPr>
                <w:color w:val="000000"/>
                <w:sz w:val="20"/>
                <w:szCs w:val="20"/>
              </w:rPr>
              <w:t xml:space="preserve"> набор признаков, характеризующих свойства данной партии</w:t>
            </w:r>
            <w:r>
              <w:rPr>
                <w:color w:val="000000"/>
                <w:sz w:val="20"/>
                <w:szCs w:val="20"/>
              </w:rPr>
              <w:t xml:space="preserve"> МТР</w:t>
            </w:r>
            <w:r w:rsidR="002C19D4" w:rsidRPr="002C19D4">
              <w:rPr>
                <w:color w:val="000000"/>
                <w:sz w:val="20"/>
                <w:szCs w:val="20"/>
              </w:rPr>
              <w:t>.</w:t>
            </w:r>
            <w:r w:rsidR="002C19D4" w:rsidRPr="002C19D4">
              <w:rPr>
                <w:sz w:val="20"/>
                <w:szCs w:val="20"/>
              </w:rPr>
              <w:t xml:space="preserve"> См. КД </w:t>
            </w:r>
            <w:r w:rsidR="004E47AB">
              <w:rPr>
                <w:sz w:val="20"/>
                <w:szCs w:val="20"/>
              </w:rPr>
              <w:t>ERP.5.1.11</w:t>
            </w:r>
            <w:r w:rsidR="004E47AB" w:rsidRPr="004E47AB">
              <w:rPr>
                <w:sz w:val="20"/>
                <w:szCs w:val="20"/>
              </w:rPr>
              <w:t xml:space="preserve"> </w:t>
            </w:r>
            <w:r w:rsidR="002C19D4" w:rsidRPr="002C19D4">
              <w:rPr>
                <w:sz w:val="20"/>
                <w:szCs w:val="20"/>
              </w:rPr>
              <w:t>«Управление основными данными по направлению МТО»</w:t>
            </w:r>
          </w:p>
        </w:tc>
      </w:tr>
    </w:tbl>
    <w:p w14:paraId="783906F2" w14:textId="77777777" w:rsidR="004120C7" w:rsidRDefault="004120C7" w:rsidP="004120C7"/>
    <w:p w14:paraId="23E011E2" w14:textId="4401289F" w:rsidR="00DB6B63" w:rsidRPr="00DB6B63" w:rsidRDefault="00DB6B63" w:rsidP="00DB6B63">
      <w:pPr>
        <w:pStyle w:val="3"/>
      </w:pPr>
      <w:bookmarkStart w:id="1901" w:name="_Toc523232559"/>
      <w:bookmarkStart w:id="1902" w:name="_Toc523401923"/>
      <w:bookmarkStart w:id="1903" w:name="_Toc523413742"/>
      <w:bookmarkStart w:id="1904" w:name="_Toc524079881"/>
      <w:bookmarkStart w:id="1905" w:name="_Toc524083184"/>
      <w:bookmarkStart w:id="1906" w:name="_Toc525914750"/>
      <w:bookmarkEnd w:id="1899"/>
      <w:r w:rsidRPr="00214895">
        <w:t>О</w:t>
      </w:r>
      <w:r>
        <w:t>сновные данные для процесса ПП-10.07.04-</w:t>
      </w:r>
      <w:r w:rsidRPr="00DB6B63">
        <w:rPr>
          <w:lang w:val="en-US"/>
        </w:rPr>
        <w:t>ERP</w:t>
      </w:r>
      <w:r>
        <w:t xml:space="preserve"> Выполнение складских операций (</w:t>
      </w:r>
      <w:r>
        <w:rPr>
          <w:lang w:val="en-US"/>
        </w:rPr>
        <w:t>WMS</w:t>
      </w:r>
      <w:r>
        <w:t>)</w:t>
      </w:r>
      <w:bookmarkEnd w:id="1901"/>
      <w:bookmarkEnd w:id="1902"/>
      <w:bookmarkEnd w:id="1903"/>
      <w:bookmarkEnd w:id="1904"/>
      <w:bookmarkEnd w:id="1905"/>
      <w:bookmarkEnd w:id="1906"/>
    </w:p>
    <w:p w14:paraId="197F07CE" w14:textId="677D2AB1" w:rsidR="00264966" w:rsidRPr="00611285" w:rsidRDefault="00264966" w:rsidP="00264966">
      <w:pPr>
        <w:pStyle w:val="aa"/>
        <w:keepNext/>
        <w:spacing w:after="240" w:afterAutospacing="0" w:line="276" w:lineRule="auto"/>
        <w:jc w:val="right"/>
        <w:rPr>
          <w:sz w:val="22"/>
          <w:szCs w:val="22"/>
        </w:rPr>
      </w:pPr>
      <w:r w:rsidRPr="00434637">
        <w:rPr>
          <w:rFonts w:cs="Arial"/>
          <w:b/>
          <w:sz w:val="22"/>
          <w:szCs w:val="22"/>
        </w:rPr>
        <w:t xml:space="preserve">Таблица </w:t>
      </w:r>
      <w:r w:rsidR="00E92325">
        <w:rPr>
          <w:rFonts w:cs="Arial"/>
          <w:b/>
          <w:sz w:val="22"/>
          <w:szCs w:val="22"/>
        </w:rPr>
        <w:t>1</w:t>
      </w:r>
      <w:r w:rsidR="00DC7298">
        <w:rPr>
          <w:rFonts w:cs="Arial"/>
          <w:b/>
          <w:sz w:val="22"/>
          <w:szCs w:val="22"/>
        </w:rPr>
        <w:t>3</w:t>
      </w:r>
      <w:r w:rsidR="005E57AE" w:rsidRPr="00477364">
        <w:rPr>
          <w:rFonts w:cs="Arial"/>
          <w:b/>
          <w:sz w:val="22"/>
          <w:szCs w:val="22"/>
        </w:rPr>
        <w:t>5</w:t>
      </w:r>
      <w:r w:rsidRPr="00434637">
        <w:rPr>
          <w:rFonts w:cs="Arial"/>
          <w:b/>
          <w:sz w:val="22"/>
          <w:szCs w:val="22"/>
        </w:rPr>
        <w:t xml:space="preserve">. </w:t>
      </w:r>
      <w:r w:rsidR="00B02E4F">
        <w:rPr>
          <w:rFonts w:cs="Arial"/>
          <w:b/>
          <w:sz w:val="22"/>
          <w:szCs w:val="22"/>
        </w:rPr>
        <w:t xml:space="preserve">Объекты </w:t>
      </w:r>
      <w:r w:rsidR="008B0DF8">
        <w:rPr>
          <w:rFonts w:cs="Arial"/>
          <w:b/>
          <w:sz w:val="22"/>
          <w:szCs w:val="22"/>
        </w:rPr>
        <w:t>основных данных</w:t>
      </w:r>
      <w:r w:rsidR="00FE08F3">
        <w:rPr>
          <w:rFonts w:cs="Arial"/>
          <w:b/>
          <w:sz w:val="22"/>
          <w:szCs w:val="22"/>
        </w:rPr>
        <w:t xml:space="preserve"> для </w:t>
      </w:r>
      <w:r w:rsidR="004120C7">
        <w:rPr>
          <w:rFonts w:cs="Arial"/>
          <w:b/>
          <w:sz w:val="22"/>
          <w:szCs w:val="22"/>
        </w:rPr>
        <w:t>ПП-10.07.04</w:t>
      </w:r>
    </w:p>
    <w:tbl>
      <w:tblPr>
        <w:tblW w:w="9923" w:type="dxa"/>
        <w:tblInd w:w="134" w:type="dxa"/>
        <w:tblLayout w:type="fixed"/>
        <w:tblLook w:val="0000" w:firstRow="0" w:lastRow="0" w:firstColumn="0" w:lastColumn="0" w:noHBand="0" w:noVBand="0"/>
      </w:tblPr>
      <w:tblGrid>
        <w:gridCol w:w="708"/>
        <w:gridCol w:w="2835"/>
        <w:gridCol w:w="6380"/>
      </w:tblGrid>
      <w:tr w:rsidR="00B92951" w:rsidRPr="00264966" w14:paraId="30C65E1C"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shd w:val="clear" w:color="auto" w:fill="FFC000"/>
          </w:tcPr>
          <w:p w14:paraId="0690A989" w14:textId="38C495EB" w:rsidR="00B92951" w:rsidRPr="00B92951" w:rsidRDefault="00B92951" w:rsidP="004120C7">
            <w:pPr>
              <w:autoSpaceDE w:val="0"/>
              <w:autoSpaceDN w:val="0"/>
              <w:adjustRightInd w:val="0"/>
              <w:jc w:val="center"/>
              <w:rPr>
                <w:rFonts w:eastAsiaTheme="minorHAnsi" w:cs="Arial"/>
                <w:b/>
                <w:bCs/>
                <w:sz w:val="20"/>
                <w:szCs w:val="20"/>
              </w:rPr>
            </w:pPr>
            <w:r>
              <w:rPr>
                <w:rFonts w:eastAsiaTheme="minorHAnsi" w:cs="Arial"/>
                <w:b/>
                <w:bCs/>
                <w:sz w:val="20"/>
                <w:szCs w:val="20"/>
              </w:rPr>
              <w:t>№</w:t>
            </w:r>
          </w:p>
        </w:tc>
        <w:tc>
          <w:tcPr>
            <w:tcW w:w="2835" w:type="dxa"/>
            <w:tcBorders>
              <w:top w:val="single" w:sz="6" w:space="0" w:color="auto"/>
              <w:left w:val="single" w:sz="6" w:space="0" w:color="auto"/>
              <w:bottom w:val="single" w:sz="6" w:space="0" w:color="auto"/>
              <w:right w:val="single" w:sz="6" w:space="0" w:color="auto"/>
            </w:tcBorders>
            <w:shd w:val="clear" w:color="auto" w:fill="FFC000"/>
          </w:tcPr>
          <w:p w14:paraId="169C7872" w14:textId="14B3BA59" w:rsidR="00B92951" w:rsidRPr="00264966" w:rsidRDefault="00127F96" w:rsidP="004120C7">
            <w:pPr>
              <w:autoSpaceDE w:val="0"/>
              <w:autoSpaceDN w:val="0"/>
              <w:adjustRightInd w:val="0"/>
              <w:jc w:val="center"/>
              <w:rPr>
                <w:rFonts w:eastAsiaTheme="minorHAnsi" w:cs="Arial"/>
                <w:b/>
                <w:bCs/>
                <w:sz w:val="20"/>
                <w:szCs w:val="20"/>
              </w:rPr>
            </w:pPr>
            <w:r>
              <w:rPr>
                <w:rFonts w:eastAsiaTheme="minorHAnsi" w:cs="Arial"/>
                <w:b/>
                <w:bCs/>
                <w:sz w:val="20"/>
                <w:szCs w:val="20"/>
              </w:rPr>
              <w:t>Наименование объекта</w:t>
            </w:r>
          </w:p>
        </w:tc>
        <w:tc>
          <w:tcPr>
            <w:tcW w:w="6380" w:type="dxa"/>
            <w:tcBorders>
              <w:top w:val="single" w:sz="6" w:space="0" w:color="auto"/>
              <w:left w:val="single" w:sz="6" w:space="0" w:color="auto"/>
              <w:bottom w:val="single" w:sz="6" w:space="0" w:color="auto"/>
              <w:right w:val="single" w:sz="6" w:space="0" w:color="auto"/>
            </w:tcBorders>
            <w:shd w:val="clear" w:color="auto" w:fill="FFC000"/>
          </w:tcPr>
          <w:p w14:paraId="0BC57280" w14:textId="0196F6D8" w:rsidR="00B92951" w:rsidRPr="00264966" w:rsidRDefault="001E2FCF" w:rsidP="004120C7">
            <w:pPr>
              <w:autoSpaceDE w:val="0"/>
              <w:autoSpaceDN w:val="0"/>
              <w:adjustRightInd w:val="0"/>
              <w:jc w:val="center"/>
              <w:rPr>
                <w:rFonts w:eastAsiaTheme="minorHAnsi" w:cs="Arial"/>
                <w:b/>
                <w:bCs/>
                <w:sz w:val="20"/>
                <w:szCs w:val="20"/>
              </w:rPr>
            </w:pPr>
            <w:r>
              <w:rPr>
                <w:rFonts w:eastAsiaTheme="minorHAnsi" w:cs="Arial"/>
                <w:b/>
                <w:bCs/>
                <w:sz w:val="20"/>
                <w:szCs w:val="20"/>
              </w:rPr>
              <w:t>Описание</w:t>
            </w:r>
          </w:p>
        </w:tc>
      </w:tr>
      <w:tr w:rsidR="00B92951" w:rsidRPr="00264966" w14:paraId="51536E4C"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7052C1E9" w14:textId="3E26BBC3" w:rsidR="00B92951" w:rsidRPr="00B92951" w:rsidRDefault="00B92951" w:rsidP="00B92951">
            <w:pPr>
              <w:autoSpaceDE w:val="0"/>
              <w:autoSpaceDN w:val="0"/>
              <w:adjustRightInd w:val="0"/>
              <w:jc w:val="center"/>
              <w:rPr>
                <w:rFonts w:eastAsiaTheme="minorHAnsi" w:cs="Arial"/>
                <w:b/>
                <w:sz w:val="20"/>
                <w:szCs w:val="20"/>
              </w:rPr>
            </w:pPr>
            <w:r w:rsidRPr="00B92951">
              <w:rPr>
                <w:rFonts w:eastAsiaTheme="minorHAnsi" w:cs="Arial"/>
                <w:b/>
                <w:sz w:val="20"/>
                <w:szCs w:val="20"/>
              </w:rPr>
              <w:t>1</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3269C73B" w14:textId="76C4A09E" w:rsidR="00B92951" w:rsidRPr="00264966" w:rsidRDefault="00B92951" w:rsidP="00C41E10">
            <w:pPr>
              <w:autoSpaceDE w:val="0"/>
              <w:autoSpaceDN w:val="0"/>
              <w:adjustRightInd w:val="0"/>
              <w:jc w:val="left"/>
              <w:rPr>
                <w:rFonts w:eastAsiaTheme="minorHAnsi" w:cs="Arial"/>
                <w:sz w:val="20"/>
                <w:szCs w:val="20"/>
              </w:rPr>
            </w:pPr>
            <w:r>
              <w:rPr>
                <w:rFonts w:eastAsiaTheme="minorHAnsi" w:cs="Arial"/>
                <w:sz w:val="20"/>
                <w:szCs w:val="20"/>
              </w:rPr>
              <w:t>Типы единиц обработки</w:t>
            </w:r>
          </w:p>
        </w:tc>
        <w:tc>
          <w:tcPr>
            <w:tcW w:w="6380" w:type="dxa"/>
            <w:tcBorders>
              <w:top w:val="single" w:sz="6" w:space="0" w:color="auto"/>
              <w:left w:val="single" w:sz="6" w:space="0" w:color="auto"/>
              <w:bottom w:val="single" w:sz="6" w:space="0" w:color="auto"/>
              <w:right w:val="single" w:sz="6" w:space="0" w:color="auto"/>
            </w:tcBorders>
          </w:tcPr>
          <w:p w14:paraId="1F0D03B1" w14:textId="239FD42C" w:rsidR="00B92951" w:rsidRPr="001E2FCF" w:rsidRDefault="001E2FCF" w:rsidP="001E2FCF">
            <w:pPr>
              <w:jc w:val="left"/>
              <w:rPr>
                <w:rFonts w:eastAsiaTheme="minorHAnsi" w:cs="Arial"/>
                <w:sz w:val="20"/>
                <w:szCs w:val="20"/>
              </w:rPr>
            </w:pPr>
            <w:r>
              <w:rPr>
                <w:rFonts w:cs="Arial"/>
                <w:sz w:val="20"/>
                <w:szCs w:val="20"/>
                <w:lang w:eastAsia="de-DE"/>
              </w:rPr>
              <w:t>П</w:t>
            </w:r>
            <w:r w:rsidRPr="007C1F90">
              <w:rPr>
                <w:rFonts w:cs="Arial"/>
                <w:sz w:val="20"/>
                <w:szCs w:val="20"/>
                <w:lang w:eastAsia="de-DE"/>
              </w:rPr>
              <w:t>редназначен</w:t>
            </w:r>
            <w:r>
              <w:rPr>
                <w:rFonts w:cs="Arial"/>
                <w:sz w:val="20"/>
                <w:szCs w:val="20"/>
                <w:lang w:eastAsia="de-DE"/>
              </w:rPr>
              <w:t>а</w:t>
            </w:r>
            <w:r w:rsidRPr="007C1F90">
              <w:rPr>
                <w:rFonts w:cs="Arial"/>
                <w:sz w:val="20"/>
                <w:szCs w:val="20"/>
                <w:lang w:eastAsia="de-DE"/>
              </w:rPr>
              <w:t xml:space="preserve"> для учета структуры упаковки в документах и в складских запасах. </w:t>
            </w:r>
            <w:r>
              <w:rPr>
                <w:rFonts w:cs="Arial"/>
                <w:sz w:val="20"/>
                <w:szCs w:val="20"/>
                <w:lang w:eastAsia="de-DE"/>
              </w:rPr>
              <w:t>С</w:t>
            </w:r>
            <w:r w:rsidRPr="007C1F90">
              <w:rPr>
                <w:rFonts w:cs="Arial"/>
                <w:sz w:val="20"/>
                <w:szCs w:val="20"/>
                <w:lang w:eastAsia="de-DE"/>
              </w:rPr>
              <w:t>оответствует таким понятиям, как «поддон», «короб», «бочка» и т.п.</w:t>
            </w:r>
          </w:p>
        </w:tc>
      </w:tr>
      <w:tr w:rsidR="001E2FCF" w:rsidRPr="00264966" w14:paraId="509FABCE"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5DA305CA" w14:textId="6EFE0D84"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2</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7ECCC042" w14:textId="31E5F2DE"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Вид упаковки</w:t>
            </w:r>
          </w:p>
        </w:tc>
        <w:tc>
          <w:tcPr>
            <w:tcW w:w="6380" w:type="dxa"/>
            <w:tcBorders>
              <w:top w:val="single" w:sz="6" w:space="0" w:color="auto"/>
              <w:left w:val="single" w:sz="6" w:space="0" w:color="auto"/>
              <w:bottom w:val="single" w:sz="6" w:space="0" w:color="auto"/>
              <w:right w:val="single" w:sz="6" w:space="0" w:color="auto"/>
            </w:tcBorders>
          </w:tcPr>
          <w:p w14:paraId="0FF8A35C" w14:textId="5C949D4D" w:rsidR="001E2FCF" w:rsidRPr="008710EC" w:rsidRDefault="001E2FCF" w:rsidP="001E2FCF">
            <w:pPr>
              <w:jc w:val="left"/>
              <w:rPr>
                <w:rFonts w:cs="Arial"/>
                <w:sz w:val="20"/>
                <w:szCs w:val="20"/>
                <w:lang w:eastAsia="de-DE"/>
              </w:rPr>
            </w:pPr>
            <w:r>
              <w:rPr>
                <w:rFonts w:eastAsiaTheme="majorEastAsia" w:cs="Arial"/>
                <w:sz w:val="20"/>
                <w:szCs w:val="20"/>
              </w:rPr>
              <w:t>С</w:t>
            </w:r>
            <w:r w:rsidRPr="008710EC">
              <w:rPr>
                <w:rFonts w:eastAsiaTheme="majorEastAsia" w:cs="Arial"/>
                <w:sz w:val="20"/>
                <w:szCs w:val="20"/>
              </w:rPr>
              <w:t>вязан с группой упаковки в настройках, применительно к каждому МТР. К видам упаковки могут относиться: контейнер, коро</w:t>
            </w:r>
            <w:r>
              <w:rPr>
                <w:rFonts w:eastAsiaTheme="majorEastAsia" w:cs="Arial"/>
                <w:sz w:val="20"/>
                <w:szCs w:val="20"/>
              </w:rPr>
              <w:t>б</w:t>
            </w:r>
            <w:r w:rsidRPr="008710EC">
              <w:rPr>
                <w:rFonts w:eastAsiaTheme="majorEastAsia" w:cs="Arial"/>
                <w:sz w:val="20"/>
                <w:szCs w:val="20"/>
              </w:rPr>
              <w:t>, пластиковая тара и т.д</w:t>
            </w:r>
            <w:r>
              <w:rPr>
                <w:rFonts w:eastAsiaTheme="majorEastAsia" w:cs="Arial"/>
                <w:sz w:val="20"/>
                <w:szCs w:val="20"/>
              </w:rPr>
              <w:t>.</w:t>
            </w:r>
          </w:p>
        </w:tc>
      </w:tr>
      <w:tr w:rsidR="001E2FCF" w:rsidRPr="00264966" w14:paraId="7D338656"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7C769BF3" w14:textId="23596D74"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3</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251E6EB1" w14:textId="5221F9BD" w:rsidR="001E2FCF" w:rsidRPr="006A17C3" w:rsidRDefault="001E2FCF" w:rsidP="001E2FCF">
            <w:pPr>
              <w:autoSpaceDE w:val="0"/>
              <w:autoSpaceDN w:val="0"/>
              <w:adjustRightInd w:val="0"/>
              <w:jc w:val="left"/>
              <w:rPr>
                <w:rFonts w:eastAsiaTheme="minorHAnsi" w:cs="Arial"/>
                <w:sz w:val="20"/>
                <w:szCs w:val="20"/>
              </w:rPr>
            </w:pPr>
            <w:r>
              <w:rPr>
                <w:rFonts w:eastAsiaTheme="minorHAnsi" w:cs="Arial"/>
                <w:sz w:val="20"/>
                <w:szCs w:val="20"/>
              </w:rPr>
              <w:t>Складской продукт</w:t>
            </w:r>
          </w:p>
        </w:tc>
        <w:tc>
          <w:tcPr>
            <w:tcW w:w="6380" w:type="dxa"/>
            <w:tcBorders>
              <w:top w:val="single" w:sz="6" w:space="0" w:color="auto"/>
              <w:left w:val="single" w:sz="6" w:space="0" w:color="auto"/>
              <w:bottom w:val="single" w:sz="6" w:space="0" w:color="auto"/>
              <w:right w:val="single" w:sz="6" w:space="0" w:color="auto"/>
            </w:tcBorders>
          </w:tcPr>
          <w:p w14:paraId="1B894BF4" w14:textId="21CA45C4" w:rsidR="001E2FCF" w:rsidRPr="008710EC" w:rsidRDefault="001E2FCF" w:rsidP="001E2FCF">
            <w:pPr>
              <w:jc w:val="left"/>
              <w:rPr>
                <w:rFonts w:cs="Arial"/>
                <w:sz w:val="20"/>
                <w:szCs w:val="20"/>
                <w:lang w:eastAsia="de-DE"/>
              </w:rPr>
            </w:pPr>
            <w:r>
              <w:rPr>
                <w:rFonts w:cs="Arial"/>
                <w:sz w:val="20"/>
                <w:szCs w:val="20"/>
                <w:lang w:eastAsia="de-DE"/>
              </w:rPr>
              <w:t>П</w:t>
            </w:r>
            <w:r w:rsidRPr="008710EC">
              <w:rPr>
                <w:rFonts w:cs="Arial"/>
                <w:sz w:val="20"/>
                <w:szCs w:val="20"/>
                <w:lang w:eastAsia="de-DE"/>
              </w:rPr>
              <w:t>одробное описание складского продукта (МТР) с указанием в</w:t>
            </w:r>
            <w:r>
              <w:rPr>
                <w:rFonts w:cs="Arial"/>
                <w:sz w:val="20"/>
                <w:szCs w:val="20"/>
                <w:lang w:eastAsia="de-DE"/>
              </w:rPr>
              <w:t>сех необходимых данных продукта</w:t>
            </w:r>
          </w:p>
        </w:tc>
      </w:tr>
      <w:tr w:rsidR="001E2FCF" w:rsidRPr="00264966" w14:paraId="38BC6E21"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425A3E77" w14:textId="38C8AF37"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4</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726B9156" w14:textId="6D49C6BD"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Типы складов</w:t>
            </w:r>
          </w:p>
        </w:tc>
        <w:tc>
          <w:tcPr>
            <w:tcW w:w="6380" w:type="dxa"/>
            <w:tcBorders>
              <w:top w:val="single" w:sz="6" w:space="0" w:color="auto"/>
              <w:left w:val="single" w:sz="6" w:space="0" w:color="auto"/>
              <w:bottom w:val="single" w:sz="6" w:space="0" w:color="auto"/>
              <w:right w:val="single" w:sz="6" w:space="0" w:color="auto"/>
            </w:tcBorders>
          </w:tcPr>
          <w:p w14:paraId="23B3832F" w14:textId="33A86B89" w:rsidR="001E2FCF" w:rsidRPr="00CB58B7" w:rsidRDefault="001E2FCF" w:rsidP="001E2FCF">
            <w:pPr>
              <w:jc w:val="left"/>
              <w:rPr>
                <w:rFonts w:cs="Arial"/>
                <w:sz w:val="20"/>
                <w:szCs w:val="20"/>
                <w:lang w:eastAsia="de-DE"/>
              </w:rPr>
            </w:pPr>
            <w:r>
              <w:rPr>
                <w:rFonts w:cs="Arial"/>
                <w:sz w:val="20"/>
                <w:szCs w:val="20"/>
                <w:lang w:eastAsia="de-DE"/>
              </w:rPr>
              <w:t>Э</w:t>
            </w:r>
            <w:r w:rsidRPr="00CB58B7">
              <w:rPr>
                <w:rFonts w:cs="Arial"/>
                <w:sz w:val="20"/>
                <w:szCs w:val="20"/>
                <w:lang w:eastAsia="de-DE"/>
              </w:rPr>
              <w:t>лемент, характеризующий области склада с определенным функциональным назначением, характеристиками</w:t>
            </w:r>
            <w:r>
              <w:rPr>
                <w:rFonts w:cs="Arial"/>
                <w:sz w:val="20"/>
                <w:szCs w:val="20"/>
                <w:lang w:eastAsia="de-DE"/>
              </w:rPr>
              <w:t>, стратегиями приемки и отпуска</w:t>
            </w:r>
          </w:p>
        </w:tc>
      </w:tr>
      <w:tr w:rsidR="001E2FCF" w:rsidRPr="00264966" w14:paraId="6729D67B"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7DAD46C2" w14:textId="05F6B40A"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5</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404A85C1" w14:textId="1B1B342C"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Складские места</w:t>
            </w:r>
          </w:p>
        </w:tc>
        <w:tc>
          <w:tcPr>
            <w:tcW w:w="6380" w:type="dxa"/>
            <w:tcBorders>
              <w:top w:val="single" w:sz="6" w:space="0" w:color="auto"/>
              <w:left w:val="single" w:sz="6" w:space="0" w:color="auto"/>
              <w:bottom w:val="single" w:sz="6" w:space="0" w:color="auto"/>
              <w:right w:val="single" w:sz="6" w:space="0" w:color="auto"/>
            </w:tcBorders>
          </w:tcPr>
          <w:p w14:paraId="05FA1CA7" w14:textId="5F32360B" w:rsidR="001E2FCF" w:rsidRPr="003B53B2" w:rsidRDefault="001E2FCF" w:rsidP="001E2FCF">
            <w:pPr>
              <w:jc w:val="left"/>
              <w:rPr>
                <w:rFonts w:cs="Arial"/>
                <w:sz w:val="20"/>
                <w:szCs w:val="20"/>
                <w:lang w:eastAsia="de-DE"/>
              </w:rPr>
            </w:pPr>
            <w:r>
              <w:rPr>
                <w:rFonts w:cs="Arial"/>
                <w:sz w:val="20"/>
                <w:szCs w:val="20"/>
                <w:lang w:eastAsia="de-DE"/>
              </w:rPr>
              <w:t>Э</w:t>
            </w:r>
            <w:r w:rsidRPr="003B53B2">
              <w:rPr>
                <w:rFonts w:cs="Arial"/>
                <w:sz w:val="20"/>
                <w:szCs w:val="20"/>
                <w:lang w:eastAsia="de-DE"/>
              </w:rPr>
              <w:t xml:space="preserve">лемент, характеризующий минимально учитываемую ячейку склада. Номер складского места </w:t>
            </w:r>
            <w:r>
              <w:rPr>
                <w:rFonts w:cs="Arial"/>
                <w:sz w:val="20"/>
                <w:szCs w:val="20"/>
                <w:lang w:eastAsia="de-DE"/>
              </w:rPr>
              <w:t>уникален в рамках номера склада</w:t>
            </w:r>
          </w:p>
        </w:tc>
      </w:tr>
      <w:tr w:rsidR="001E2FCF" w:rsidRPr="00264966" w14:paraId="244B904E"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0D6D9299" w14:textId="64659C0D"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6</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44338B42" w14:textId="7B808B51"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Сортировка складских мест</w:t>
            </w:r>
          </w:p>
        </w:tc>
        <w:tc>
          <w:tcPr>
            <w:tcW w:w="6380" w:type="dxa"/>
            <w:tcBorders>
              <w:top w:val="single" w:sz="6" w:space="0" w:color="auto"/>
              <w:left w:val="single" w:sz="6" w:space="0" w:color="auto"/>
              <w:bottom w:val="single" w:sz="6" w:space="0" w:color="auto"/>
              <w:right w:val="single" w:sz="6" w:space="0" w:color="auto"/>
            </w:tcBorders>
          </w:tcPr>
          <w:p w14:paraId="08724EF4" w14:textId="13E10CC4" w:rsidR="001E2FCF" w:rsidRPr="008710EC" w:rsidRDefault="001E2FCF" w:rsidP="001E2FCF">
            <w:pPr>
              <w:jc w:val="left"/>
              <w:rPr>
                <w:rFonts w:cs="Arial"/>
                <w:sz w:val="20"/>
                <w:szCs w:val="20"/>
                <w:lang w:eastAsia="de-DE"/>
              </w:rPr>
            </w:pPr>
            <w:r w:rsidRPr="008710EC">
              <w:rPr>
                <w:rFonts w:cs="Arial"/>
                <w:sz w:val="20"/>
                <w:szCs w:val="20"/>
                <w:lang w:eastAsia="de-DE"/>
              </w:rPr>
              <w:t>Определяет последовательность обработки складских мест в рамках конкретного типа действия при работе в определенной области действия на складе</w:t>
            </w:r>
          </w:p>
        </w:tc>
      </w:tr>
      <w:tr w:rsidR="001E2FCF" w:rsidRPr="00264966" w14:paraId="130E0632"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1E3F758E" w14:textId="2920964F"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7</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6FE6C19C" w14:textId="3F9DA7E9"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Складские участки</w:t>
            </w:r>
          </w:p>
        </w:tc>
        <w:tc>
          <w:tcPr>
            <w:tcW w:w="6380" w:type="dxa"/>
            <w:tcBorders>
              <w:top w:val="single" w:sz="6" w:space="0" w:color="auto"/>
              <w:left w:val="single" w:sz="6" w:space="0" w:color="auto"/>
              <w:bottom w:val="single" w:sz="6" w:space="0" w:color="auto"/>
              <w:right w:val="single" w:sz="6" w:space="0" w:color="auto"/>
            </w:tcBorders>
          </w:tcPr>
          <w:p w14:paraId="029E6ED1" w14:textId="3BB36D2E" w:rsidR="001E2FCF" w:rsidRPr="007C1F90" w:rsidRDefault="001E2FCF" w:rsidP="001E2FCF">
            <w:pPr>
              <w:jc w:val="left"/>
              <w:rPr>
                <w:rFonts w:cs="Arial"/>
                <w:sz w:val="20"/>
                <w:szCs w:val="20"/>
                <w:lang w:eastAsia="de-DE"/>
              </w:rPr>
            </w:pPr>
            <w:r>
              <w:rPr>
                <w:rFonts w:cs="Arial"/>
                <w:sz w:val="20"/>
                <w:szCs w:val="20"/>
              </w:rPr>
              <w:t>Применяется для организации</w:t>
            </w:r>
            <w:r w:rsidRPr="00D64887">
              <w:rPr>
                <w:rFonts w:cs="Arial"/>
                <w:sz w:val="20"/>
                <w:szCs w:val="20"/>
              </w:rPr>
              <w:t xml:space="preserve"> обособленного хранения различных групп </w:t>
            </w:r>
            <w:r>
              <w:rPr>
                <w:rFonts w:cs="Arial"/>
                <w:sz w:val="20"/>
                <w:szCs w:val="20"/>
              </w:rPr>
              <w:t>МТР в рамках типа склада</w:t>
            </w:r>
          </w:p>
        </w:tc>
      </w:tr>
      <w:tr w:rsidR="001E2FCF" w:rsidRPr="00264966" w14:paraId="5A983DBF"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68BD2260" w14:textId="62332AA4"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8</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6F954536" w14:textId="038D8F3F"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Области действий</w:t>
            </w:r>
          </w:p>
        </w:tc>
        <w:tc>
          <w:tcPr>
            <w:tcW w:w="6380" w:type="dxa"/>
            <w:tcBorders>
              <w:top w:val="single" w:sz="6" w:space="0" w:color="auto"/>
              <w:left w:val="single" w:sz="6" w:space="0" w:color="auto"/>
              <w:bottom w:val="single" w:sz="6" w:space="0" w:color="auto"/>
              <w:right w:val="single" w:sz="6" w:space="0" w:color="auto"/>
            </w:tcBorders>
          </w:tcPr>
          <w:p w14:paraId="4C8D0F7E" w14:textId="6D705D78" w:rsidR="001E2FCF" w:rsidRPr="00D64887" w:rsidRDefault="001E2FCF" w:rsidP="001E2FCF">
            <w:pPr>
              <w:jc w:val="left"/>
              <w:rPr>
                <w:rFonts w:cs="Arial"/>
                <w:sz w:val="20"/>
                <w:szCs w:val="20"/>
                <w:lang w:eastAsia="de-DE"/>
              </w:rPr>
            </w:pPr>
            <w:r w:rsidRPr="00D64887">
              <w:rPr>
                <w:rFonts w:cs="Arial"/>
                <w:sz w:val="20"/>
                <w:szCs w:val="20"/>
                <w:lang w:eastAsia="de-DE"/>
              </w:rPr>
              <w:t xml:space="preserve">Логический раздел склада, объединяющий складские места на основе </w:t>
            </w:r>
            <w:r>
              <w:rPr>
                <w:rFonts w:cs="Arial"/>
                <w:sz w:val="20"/>
                <w:szCs w:val="20"/>
                <w:lang w:eastAsia="de-DE"/>
              </w:rPr>
              <w:t>определенных складских действий, например: Приемка, комплектование и т.д.</w:t>
            </w:r>
          </w:p>
        </w:tc>
      </w:tr>
      <w:tr w:rsidR="001E2FCF" w:rsidRPr="00264966" w14:paraId="595BA12D"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3E5D5BD2" w14:textId="5FF7BC87"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lastRenderedPageBreak/>
              <w:t>9</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17D2C7FF" w14:textId="3ADCA972"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Очереди</w:t>
            </w:r>
          </w:p>
        </w:tc>
        <w:tc>
          <w:tcPr>
            <w:tcW w:w="6380" w:type="dxa"/>
            <w:tcBorders>
              <w:top w:val="single" w:sz="6" w:space="0" w:color="auto"/>
              <w:left w:val="single" w:sz="6" w:space="0" w:color="auto"/>
              <w:bottom w:val="single" w:sz="6" w:space="0" w:color="auto"/>
              <w:right w:val="single" w:sz="6" w:space="0" w:color="auto"/>
            </w:tcBorders>
          </w:tcPr>
          <w:p w14:paraId="0C4F4D78" w14:textId="255F3563" w:rsidR="001E2FCF" w:rsidRPr="00F83131" w:rsidRDefault="00531840" w:rsidP="009A66C8">
            <w:pPr>
              <w:jc w:val="left"/>
              <w:rPr>
                <w:rFonts w:cs="Arial"/>
                <w:sz w:val="20"/>
                <w:szCs w:val="20"/>
                <w:lang w:eastAsia="de-DE"/>
              </w:rPr>
            </w:pPr>
            <w:r w:rsidRPr="00531840">
              <w:rPr>
                <w:rFonts w:cs="Arial"/>
                <w:sz w:val="20"/>
                <w:szCs w:val="20"/>
                <w:lang w:eastAsia="de-DE"/>
              </w:rPr>
              <w:t>Элемент, определяющий последовательность выполнения складских заказов в рамках</w:t>
            </w:r>
            <w:r w:rsidR="009A66C8">
              <w:rPr>
                <w:rFonts w:cs="Arial"/>
                <w:sz w:val="20"/>
                <w:szCs w:val="20"/>
                <w:lang w:eastAsia="de-DE"/>
              </w:rPr>
              <w:t xml:space="preserve"> конкретных складских процессов</w:t>
            </w:r>
          </w:p>
        </w:tc>
      </w:tr>
      <w:tr w:rsidR="001E2FCF" w:rsidRPr="00264966" w14:paraId="612F15A0"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579677DD" w14:textId="65C6A9C0"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10</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1D85B496" w14:textId="1E98663A"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Типы складских мест</w:t>
            </w:r>
          </w:p>
        </w:tc>
        <w:tc>
          <w:tcPr>
            <w:tcW w:w="6380" w:type="dxa"/>
            <w:tcBorders>
              <w:top w:val="single" w:sz="6" w:space="0" w:color="auto"/>
              <w:left w:val="single" w:sz="6" w:space="0" w:color="auto"/>
              <w:bottom w:val="single" w:sz="6" w:space="0" w:color="auto"/>
              <w:right w:val="single" w:sz="6" w:space="0" w:color="auto"/>
            </w:tcBorders>
          </w:tcPr>
          <w:p w14:paraId="2D6D9D0F" w14:textId="46A110D4" w:rsidR="001E2FCF" w:rsidRPr="006133B0" w:rsidRDefault="001E2FCF" w:rsidP="001E2FCF">
            <w:pPr>
              <w:jc w:val="left"/>
              <w:rPr>
                <w:rFonts w:cs="Arial"/>
                <w:sz w:val="20"/>
                <w:szCs w:val="20"/>
                <w:lang w:eastAsia="de-DE"/>
              </w:rPr>
            </w:pPr>
            <w:r w:rsidRPr="006133B0">
              <w:rPr>
                <w:rFonts w:eastAsiaTheme="majorEastAsia" w:cs="Arial"/>
                <w:sz w:val="20"/>
                <w:szCs w:val="20"/>
              </w:rPr>
              <w:t xml:space="preserve">Объект применяется для классификации различных типов складских мест в зависимости от их размеров, емкости, типов хранимых </w:t>
            </w:r>
            <w:r w:rsidR="009A66C8">
              <w:rPr>
                <w:rFonts w:eastAsiaTheme="majorEastAsia" w:cs="Arial"/>
                <w:sz w:val="20"/>
                <w:szCs w:val="20"/>
              </w:rPr>
              <w:t>ЕО</w:t>
            </w:r>
            <w:r w:rsidRPr="006133B0">
              <w:rPr>
                <w:rFonts w:eastAsiaTheme="majorEastAsia" w:cs="Arial"/>
                <w:sz w:val="20"/>
                <w:szCs w:val="20"/>
              </w:rPr>
              <w:t>, доступа и т.д.</w:t>
            </w:r>
            <w:r>
              <w:rPr>
                <w:rFonts w:eastAsiaTheme="majorEastAsia" w:cs="Arial"/>
                <w:sz w:val="20"/>
                <w:szCs w:val="20"/>
              </w:rPr>
              <w:t xml:space="preserve"> в рамках одного номера склада</w:t>
            </w:r>
          </w:p>
        </w:tc>
      </w:tr>
      <w:tr w:rsidR="001E2FCF" w:rsidRPr="00264966" w14:paraId="176B390B"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75813708" w14:textId="53F1CBA0" w:rsidR="001E2FCF" w:rsidRPr="00B92951" w:rsidRDefault="001E2FCF" w:rsidP="001E2FCF">
            <w:pPr>
              <w:autoSpaceDE w:val="0"/>
              <w:autoSpaceDN w:val="0"/>
              <w:adjustRightInd w:val="0"/>
              <w:jc w:val="center"/>
              <w:rPr>
                <w:rFonts w:eastAsiaTheme="minorHAnsi" w:cs="Arial"/>
                <w:b/>
                <w:sz w:val="20"/>
                <w:szCs w:val="20"/>
              </w:rPr>
            </w:pPr>
            <w:r w:rsidRPr="00B92951">
              <w:rPr>
                <w:rFonts w:eastAsiaTheme="minorHAnsi" w:cs="Arial"/>
                <w:b/>
                <w:sz w:val="20"/>
                <w:szCs w:val="20"/>
              </w:rPr>
              <w:t>11</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6B158318" w14:textId="42814D59" w:rsidR="001E2FCF" w:rsidRPr="00264966" w:rsidRDefault="001E2FCF" w:rsidP="001E2FCF">
            <w:pPr>
              <w:autoSpaceDE w:val="0"/>
              <w:autoSpaceDN w:val="0"/>
              <w:adjustRightInd w:val="0"/>
              <w:jc w:val="left"/>
              <w:rPr>
                <w:rFonts w:eastAsiaTheme="minorHAnsi" w:cs="Arial"/>
                <w:sz w:val="20"/>
                <w:szCs w:val="20"/>
              </w:rPr>
            </w:pPr>
            <w:r>
              <w:rPr>
                <w:rFonts w:eastAsiaTheme="minorHAnsi" w:cs="Arial"/>
                <w:sz w:val="20"/>
                <w:szCs w:val="20"/>
              </w:rPr>
              <w:t>Виды складских процессов</w:t>
            </w:r>
          </w:p>
        </w:tc>
        <w:tc>
          <w:tcPr>
            <w:tcW w:w="6380" w:type="dxa"/>
            <w:tcBorders>
              <w:top w:val="single" w:sz="6" w:space="0" w:color="auto"/>
              <w:left w:val="single" w:sz="6" w:space="0" w:color="auto"/>
              <w:bottom w:val="single" w:sz="6" w:space="0" w:color="auto"/>
              <w:right w:val="single" w:sz="6" w:space="0" w:color="auto"/>
            </w:tcBorders>
          </w:tcPr>
          <w:p w14:paraId="335322CF" w14:textId="078BB93F" w:rsidR="001E2FCF" w:rsidRPr="00264966" w:rsidRDefault="001E2FCF" w:rsidP="001E2FCF">
            <w:pPr>
              <w:jc w:val="left"/>
              <w:rPr>
                <w:rFonts w:eastAsiaTheme="minorHAnsi" w:cs="Arial"/>
                <w:sz w:val="20"/>
                <w:szCs w:val="20"/>
              </w:rPr>
            </w:pPr>
            <w:r w:rsidRPr="008710EC">
              <w:rPr>
                <w:rFonts w:eastAsiaTheme="majorEastAsia" w:cs="Arial"/>
                <w:sz w:val="20"/>
                <w:szCs w:val="20"/>
              </w:rPr>
              <w:t>Отдельные виды процессов, выполняемые на складе, к примеру: приемка, размещение, отгрузка и т.д.</w:t>
            </w:r>
          </w:p>
        </w:tc>
      </w:tr>
      <w:tr w:rsidR="001E2FCF" w:rsidRPr="00264966" w14:paraId="2DD5BA60"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1A5C8CA6" w14:textId="46BD765F" w:rsidR="001E2FCF" w:rsidRPr="00B92951" w:rsidRDefault="006E1B85" w:rsidP="001E2FCF">
            <w:pPr>
              <w:autoSpaceDE w:val="0"/>
              <w:autoSpaceDN w:val="0"/>
              <w:adjustRightInd w:val="0"/>
              <w:jc w:val="center"/>
              <w:rPr>
                <w:rFonts w:eastAsiaTheme="minorHAnsi" w:cs="Arial"/>
                <w:b/>
                <w:sz w:val="20"/>
                <w:szCs w:val="20"/>
              </w:rPr>
            </w:pPr>
            <w:r>
              <w:rPr>
                <w:rFonts w:eastAsiaTheme="minorHAnsi" w:cs="Arial"/>
                <w:b/>
                <w:sz w:val="20"/>
                <w:szCs w:val="20"/>
              </w:rPr>
              <w:t>12</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7910E5DC" w14:textId="6B4A3EEA" w:rsidR="001E2FCF" w:rsidRPr="00264966" w:rsidRDefault="001E2FCF" w:rsidP="001E2FCF">
            <w:pPr>
              <w:autoSpaceDE w:val="0"/>
              <w:autoSpaceDN w:val="0"/>
              <w:adjustRightInd w:val="0"/>
              <w:jc w:val="left"/>
              <w:rPr>
                <w:rFonts w:eastAsiaTheme="minorHAnsi" w:cs="Arial"/>
                <w:sz w:val="20"/>
                <w:szCs w:val="20"/>
              </w:rPr>
            </w:pPr>
            <w:r>
              <w:rPr>
                <w:rFonts w:eastAsiaTheme="minorHAnsi" w:cs="Arial"/>
                <w:sz w:val="20"/>
                <w:szCs w:val="20"/>
              </w:rPr>
              <w:t>Группы складских ресурсов</w:t>
            </w:r>
          </w:p>
        </w:tc>
        <w:tc>
          <w:tcPr>
            <w:tcW w:w="6380" w:type="dxa"/>
            <w:tcBorders>
              <w:top w:val="single" w:sz="6" w:space="0" w:color="auto"/>
              <w:left w:val="single" w:sz="6" w:space="0" w:color="auto"/>
              <w:bottom w:val="single" w:sz="6" w:space="0" w:color="auto"/>
              <w:right w:val="single" w:sz="6" w:space="0" w:color="auto"/>
            </w:tcBorders>
          </w:tcPr>
          <w:p w14:paraId="184F1B44" w14:textId="5859845A" w:rsidR="001E2FCF" w:rsidRPr="00D64887" w:rsidRDefault="001E2FCF" w:rsidP="001E2FCF">
            <w:pPr>
              <w:rPr>
                <w:rFonts w:cs="Arial"/>
                <w:sz w:val="20"/>
                <w:szCs w:val="20"/>
              </w:rPr>
            </w:pPr>
            <w:r w:rsidRPr="00D64887">
              <w:rPr>
                <w:rFonts w:cs="Arial"/>
                <w:sz w:val="20"/>
                <w:szCs w:val="20"/>
                <w:lang w:eastAsia="de-DE"/>
              </w:rPr>
              <w:t>Групп</w:t>
            </w:r>
            <w:r>
              <w:rPr>
                <w:rFonts w:cs="Arial"/>
                <w:sz w:val="20"/>
                <w:szCs w:val="20"/>
                <w:lang w:eastAsia="de-DE"/>
              </w:rPr>
              <w:t>ировка складских ресурсов</w:t>
            </w:r>
            <w:r w:rsidRPr="00D64887">
              <w:rPr>
                <w:rFonts w:cs="Arial"/>
                <w:sz w:val="20"/>
                <w:szCs w:val="20"/>
                <w:lang w:eastAsia="de-DE"/>
              </w:rPr>
              <w:t>, выполняющих складские заказы и</w:t>
            </w:r>
            <w:r>
              <w:rPr>
                <w:rFonts w:cs="Arial"/>
                <w:sz w:val="20"/>
                <w:szCs w:val="20"/>
                <w:lang w:eastAsia="de-DE"/>
              </w:rPr>
              <w:t xml:space="preserve"> складские задачи.</w:t>
            </w:r>
          </w:p>
        </w:tc>
      </w:tr>
      <w:tr w:rsidR="001E2FCF" w:rsidRPr="00264966" w14:paraId="42DDBF0A"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06B1916F" w14:textId="5C60424F" w:rsidR="001E2FCF" w:rsidRPr="00B92951" w:rsidRDefault="006E1B85" w:rsidP="001E2FCF">
            <w:pPr>
              <w:autoSpaceDE w:val="0"/>
              <w:autoSpaceDN w:val="0"/>
              <w:adjustRightInd w:val="0"/>
              <w:jc w:val="center"/>
              <w:rPr>
                <w:rFonts w:eastAsiaTheme="minorHAnsi" w:cs="Arial"/>
                <w:b/>
                <w:sz w:val="20"/>
                <w:szCs w:val="20"/>
              </w:rPr>
            </w:pPr>
            <w:r>
              <w:rPr>
                <w:rFonts w:eastAsiaTheme="minorHAnsi" w:cs="Arial"/>
                <w:b/>
                <w:sz w:val="20"/>
                <w:szCs w:val="20"/>
              </w:rPr>
              <w:t>13</w:t>
            </w:r>
          </w:p>
        </w:tc>
        <w:tc>
          <w:tcPr>
            <w:tcW w:w="2835" w:type="dxa"/>
            <w:tcBorders>
              <w:top w:val="single" w:sz="6" w:space="0" w:color="auto"/>
              <w:left w:val="single" w:sz="6" w:space="0" w:color="auto"/>
              <w:bottom w:val="single" w:sz="6" w:space="0" w:color="auto"/>
              <w:right w:val="single" w:sz="6" w:space="0" w:color="auto"/>
            </w:tcBorders>
          </w:tcPr>
          <w:p w14:paraId="7B5BB0F7" w14:textId="6B8C76AC" w:rsidR="001E2FCF" w:rsidRPr="00264966" w:rsidRDefault="001E2FCF" w:rsidP="001E2FCF">
            <w:pPr>
              <w:autoSpaceDE w:val="0"/>
              <w:autoSpaceDN w:val="0"/>
              <w:adjustRightInd w:val="0"/>
              <w:jc w:val="left"/>
              <w:rPr>
                <w:rFonts w:eastAsiaTheme="minorHAnsi" w:cs="Arial"/>
                <w:sz w:val="20"/>
                <w:szCs w:val="20"/>
              </w:rPr>
            </w:pPr>
            <w:r>
              <w:rPr>
                <w:rFonts w:eastAsiaTheme="minorHAnsi" w:cs="Arial"/>
                <w:sz w:val="20"/>
                <w:szCs w:val="20"/>
              </w:rPr>
              <w:t>Ресурсы</w:t>
            </w:r>
          </w:p>
        </w:tc>
        <w:tc>
          <w:tcPr>
            <w:tcW w:w="6380" w:type="dxa"/>
            <w:tcBorders>
              <w:top w:val="single" w:sz="6" w:space="0" w:color="auto"/>
              <w:left w:val="single" w:sz="6" w:space="0" w:color="auto"/>
              <w:bottom w:val="single" w:sz="6" w:space="0" w:color="auto"/>
              <w:right w:val="single" w:sz="6" w:space="0" w:color="auto"/>
            </w:tcBorders>
          </w:tcPr>
          <w:p w14:paraId="07A0E780" w14:textId="7D374895" w:rsidR="001E2FCF" w:rsidRPr="00D64887" w:rsidRDefault="001E2FCF" w:rsidP="001E2FCF">
            <w:pPr>
              <w:autoSpaceDE w:val="0"/>
              <w:autoSpaceDN w:val="0"/>
              <w:adjustRightInd w:val="0"/>
              <w:jc w:val="left"/>
              <w:rPr>
                <w:rFonts w:eastAsiaTheme="minorHAnsi" w:cs="Arial"/>
                <w:sz w:val="20"/>
                <w:szCs w:val="20"/>
              </w:rPr>
            </w:pPr>
            <w:r>
              <w:rPr>
                <w:rFonts w:cs="Arial"/>
                <w:sz w:val="20"/>
                <w:szCs w:val="20"/>
                <w:lang w:eastAsia="de-DE"/>
              </w:rPr>
              <w:t xml:space="preserve">Рабочие единицы, </w:t>
            </w:r>
            <w:r w:rsidRPr="00D64887">
              <w:rPr>
                <w:rFonts w:cs="Arial"/>
                <w:sz w:val="20"/>
                <w:szCs w:val="20"/>
                <w:lang w:eastAsia="de-DE"/>
              </w:rPr>
              <w:t>работающи</w:t>
            </w:r>
            <w:r>
              <w:rPr>
                <w:rFonts w:cs="Arial"/>
                <w:sz w:val="20"/>
                <w:szCs w:val="20"/>
                <w:lang w:eastAsia="de-DE"/>
              </w:rPr>
              <w:t>е</w:t>
            </w:r>
            <w:r w:rsidRPr="00D64887">
              <w:rPr>
                <w:rFonts w:cs="Arial"/>
                <w:sz w:val="20"/>
                <w:szCs w:val="20"/>
                <w:lang w:eastAsia="de-DE"/>
              </w:rPr>
              <w:t xml:space="preserve"> на складе с мобильными терминалами</w:t>
            </w:r>
            <w:r>
              <w:rPr>
                <w:rFonts w:cs="Arial"/>
                <w:sz w:val="20"/>
                <w:szCs w:val="20"/>
                <w:lang w:eastAsia="de-DE"/>
              </w:rPr>
              <w:t xml:space="preserve"> или с применением бумажного носителя</w:t>
            </w:r>
          </w:p>
        </w:tc>
      </w:tr>
      <w:tr w:rsidR="001E2FCF" w:rsidRPr="00264966" w14:paraId="54D7472D" w14:textId="77777777" w:rsidTr="00043F4C">
        <w:trPr>
          <w:trHeight w:val="290"/>
        </w:trPr>
        <w:tc>
          <w:tcPr>
            <w:tcW w:w="708" w:type="dxa"/>
            <w:tcBorders>
              <w:top w:val="single" w:sz="6" w:space="0" w:color="auto"/>
              <w:left w:val="single" w:sz="6" w:space="0" w:color="auto"/>
              <w:bottom w:val="single" w:sz="6" w:space="0" w:color="auto"/>
              <w:right w:val="single" w:sz="6" w:space="0" w:color="auto"/>
            </w:tcBorders>
          </w:tcPr>
          <w:p w14:paraId="588A3CE7" w14:textId="3DC70624" w:rsidR="001E2FCF" w:rsidRPr="00B92951" w:rsidRDefault="006E1B85" w:rsidP="001E2FCF">
            <w:pPr>
              <w:autoSpaceDE w:val="0"/>
              <w:autoSpaceDN w:val="0"/>
              <w:adjustRightInd w:val="0"/>
              <w:jc w:val="center"/>
              <w:rPr>
                <w:rFonts w:eastAsiaTheme="minorHAnsi" w:cs="Arial"/>
                <w:b/>
                <w:sz w:val="20"/>
                <w:szCs w:val="20"/>
              </w:rPr>
            </w:pPr>
            <w:r>
              <w:rPr>
                <w:rFonts w:eastAsiaTheme="minorHAnsi" w:cs="Arial"/>
                <w:b/>
                <w:sz w:val="20"/>
                <w:szCs w:val="20"/>
              </w:rPr>
              <w:t>14</w:t>
            </w:r>
          </w:p>
        </w:tc>
        <w:tc>
          <w:tcPr>
            <w:tcW w:w="2835" w:type="dxa"/>
            <w:tcBorders>
              <w:top w:val="single" w:sz="6" w:space="0" w:color="auto"/>
              <w:left w:val="single" w:sz="6" w:space="0" w:color="auto"/>
              <w:bottom w:val="single" w:sz="6" w:space="0" w:color="auto"/>
              <w:right w:val="single" w:sz="6" w:space="0" w:color="auto"/>
            </w:tcBorders>
          </w:tcPr>
          <w:p w14:paraId="4F4BDE30" w14:textId="652506FE" w:rsidR="001E2FCF" w:rsidRDefault="001E2FCF" w:rsidP="001E2FCF">
            <w:pPr>
              <w:autoSpaceDE w:val="0"/>
              <w:autoSpaceDN w:val="0"/>
              <w:adjustRightInd w:val="0"/>
              <w:jc w:val="left"/>
              <w:rPr>
                <w:rFonts w:eastAsiaTheme="minorHAnsi" w:cs="Arial"/>
                <w:sz w:val="20"/>
                <w:szCs w:val="20"/>
              </w:rPr>
            </w:pPr>
            <w:r>
              <w:rPr>
                <w:rFonts w:eastAsiaTheme="minorHAnsi" w:cs="Arial"/>
                <w:sz w:val="20"/>
                <w:szCs w:val="20"/>
              </w:rPr>
              <w:t>Присвоение очередей</w:t>
            </w:r>
          </w:p>
        </w:tc>
        <w:tc>
          <w:tcPr>
            <w:tcW w:w="6380" w:type="dxa"/>
            <w:tcBorders>
              <w:top w:val="single" w:sz="6" w:space="0" w:color="auto"/>
              <w:left w:val="single" w:sz="6" w:space="0" w:color="auto"/>
              <w:bottom w:val="single" w:sz="6" w:space="0" w:color="auto"/>
              <w:right w:val="single" w:sz="6" w:space="0" w:color="auto"/>
            </w:tcBorders>
          </w:tcPr>
          <w:p w14:paraId="2C97C117" w14:textId="4CE87ECE" w:rsidR="001E2FCF" w:rsidRPr="00F83131" w:rsidRDefault="001E2FCF" w:rsidP="001E2FCF">
            <w:pPr>
              <w:autoSpaceDE w:val="0"/>
              <w:autoSpaceDN w:val="0"/>
              <w:adjustRightInd w:val="0"/>
              <w:jc w:val="left"/>
              <w:rPr>
                <w:rFonts w:cs="Arial"/>
                <w:sz w:val="20"/>
                <w:szCs w:val="20"/>
                <w:lang w:eastAsia="de-DE"/>
              </w:rPr>
            </w:pPr>
            <w:r w:rsidRPr="00F83131">
              <w:rPr>
                <w:rFonts w:cs="Arial"/>
                <w:sz w:val="20"/>
                <w:szCs w:val="20"/>
                <w:lang w:eastAsia="de-DE"/>
              </w:rPr>
              <w:t>В данной настройке определяется перечень и последовательность доступных очередей для группы ресурсов</w:t>
            </w:r>
          </w:p>
        </w:tc>
      </w:tr>
    </w:tbl>
    <w:p w14:paraId="766D884B" w14:textId="77777777" w:rsidR="00FE08F3" w:rsidRDefault="00FE08F3" w:rsidP="00105E50"/>
    <w:p w14:paraId="24467CA7" w14:textId="77777777" w:rsidR="007A47F7" w:rsidRDefault="007A47F7" w:rsidP="00FD762F"/>
    <w:p w14:paraId="47E945BB" w14:textId="422DEB07" w:rsidR="00AC6F0A" w:rsidRDefault="00AC6F0A" w:rsidP="00AC6F0A">
      <w:pPr>
        <w:pStyle w:val="22"/>
        <w:keepNext/>
        <w:keepLines/>
        <w:numPr>
          <w:ilvl w:val="1"/>
          <w:numId w:val="8"/>
        </w:numPr>
        <w:spacing w:before="160" w:after="120" w:line="276" w:lineRule="auto"/>
        <w:rPr>
          <w:rFonts w:eastAsiaTheme="majorEastAsia" w:cstheme="majorBidi"/>
          <w:bCs w:val="0"/>
          <w:iCs w:val="0"/>
          <w:szCs w:val="26"/>
        </w:rPr>
      </w:pPr>
      <w:bookmarkStart w:id="1907" w:name="_Toc523232560"/>
      <w:bookmarkStart w:id="1908" w:name="_Toc523401924"/>
      <w:bookmarkStart w:id="1909" w:name="_Toc523413743"/>
      <w:bookmarkStart w:id="1910" w:name="_Toc524079882"/>
      <w:bookmarkStart w:id="1911" w:name="_Toc524083185"/>
      <w:bookmarkStart w:id="1912" w:name="_Toc525914751"/>
      <w:r>
        <w:rPr>
          <w:rFonts w:eastAsiaTheme="majorEastAsia" w:cstheme="majorBidi"/>
          <w:bCs w:val="0"/>
          <w:iCs w:val="0"/>
          <w:szCs w:val="26"/>
        </w:rPr>
        <w:t>Транзакционные</w:t>
      </w:r>
      <w:r w:rsidRPr="00BE014D">
        <w:rPr>
          <w:rFonts w:eastAsiaTheme="majorEastAsia" w:cstheme="majorBidi"/>
          <w:bCs w:val="0"/>
          <w:iCs w:val="0"/>
          <w:szCs w:val="26"/>
        </w:rPr>
        <w:t xml:space="preserve"> данные</w:t>
      </w:r>
      <w:bookmarkEnd w:id="1907"/>
      <w:bookmarkEnd w:id="1908"/>
      <w:bookmarkEnd w:id="1909"/>
      <w:bookmarkEnd w:id="1910"/>
      <w:bookmarkEnd w:id="1911"/>
      <w:bookmarkEnd w:id="1912"/>
    </w:p>
    <w:p w14:paraId="769E3ABD" w14:textId="2F4064A4" w:rsidR="00DB6B63" w:rsidRDefault="00DB6B63" w:rsidP="00DB6B63">
      <w:pPr>
        <w:rPr>
          <w:rFonts w:eastAsiaTheme="majorEastAsia"/>
        </w:rPr>
      </w:pPr>
    </w:p>
    <w:p w14:paraId="411E6729" w14:textId="4F3F0678" w:rsidR="00DB6B63" w:rsidRPr="00DC391E" w:rsidRDefault="00CC22E5" w:rsidP="00DB6B63">
      <w:pPr>
        <w:pStyle w:val="3"/>
      </w:pPr>
      <w:bookmarkStart w:id="1913" w:name="_Toc523232561"/>
      <w:bookmarkStart w:id="1914" w:name="_Toc523401925"/>
      <w:bookmarkStart w:id="1915" w:name="_Toc523413744"/>
      <w:bookmarkStart w:id="1916" w:name="_Toc524079883"/>
      <w:bookmarkStart w:id="1917" w:name="_Toc524083186"/>
      <w:bookmarkStart w:id="1918" w:name="_Toc525914752"/>
      <w:r>
        <w:t>ПП-</w:t>
      </w:r>
      <w:r w:rsidR="00DB6B63">
        <w:t>10.07.02-</w:t>
      </w:r>
      <w:r w:rsidR="00DB6B63">
        <w:rPr>
          <w:lang w:val="en-US"/>
        </w:rPr>
        <w:t>ERP</w:t>
      </w:r>
      <w:r w:rsidR="00DB6B63">
        <w:t xml:space="preserve"> Планирование работы складской логистики</w:t>
      </w:r>
      <w:bookmarkEnd w:id="1913"/>
      <w:bookmarkEnd w:id="1914"/>
      <w:bookmarkEnd w:id="1915"/>
      <w:bookmarkEnd w:id="1916"/>
      <w:bookmarkEnd w:id="1917"/>
      <w:bookmarkEnd w:id="1918"/>
    </w:p>
    <w:p w14:paraId="5461A458" w14:textId="40EAA9B9" w:rsidR="00DB6B63" w:rsidRDefault="00DB6B63" w:rsidP="00DB6B63">
      <w:pPr>
        <w:rPr>
          <w:rFonts w:eastAsiaTheme="majorEastAsia"/>
        </w:rPr>
      </w:pPr>
    </w:p>
    <w:p w14:paraId="3B51B397" w14:textId="77777777" w:rsidR="00DB6B63" w:rsidRDefault="00DB6B63" w:rsidP="00DB6B63">
      <w:pPr>
        <w:ind w:firstLine="709"/>
      </w:pPr>
      <w:r>
        <w:t>В рамках данного процесса формируются следующие документы:</w:t>
      </w:r>
    </w:p>
    <w:p w14:paraId="4863709C" w14:textId="77777777" w:rsidR="00DB6B63" w:rsidRPr="00DB6B63" w:rsidRDefault="00DB6B63" w:rsidP="00823682">
      <w:pPr>
        <w:pStyle w:val="afc"/>
        <w:numPr>
          <w:ilvl w:val="0"/>
          <w:numId w:val="89"/>
        </w:numPr>
        <w:rPr>
          <w:b/>
        </w:rPr>
      </w:pPr>
      <w:r w:rsidRPr="00DB6B63">
        <w:rPr>
          <w:b/>
        </w:rPr>
        <w:t>Заказы на перемещение</w:t>
      </w:r>
    </w:p>
    <w:p w14:paraId="29E3F8D3" w14:textId="77777777" w:rsidR="00DB6B63" w:rsidRDefault="00DB6B63" w:rsidP="00DB6B63">
      <w:pPr>
        <w:ind w:firstLine="709"/>
      </w:pPr>
      <w:r>
        <w:t>Заказы на перемещение – элемент среднесрочного планирования складской логистики. Заказы на перемещение создаются на основании заявок на перемещение, сформированных процедурой ППМ.</w:t>
      </w:r>
    </w:p>
    <w:p w14:paraId="29CD7C90" w14:textId="77777777" w:rsidR="00DB6B63" w:rsidRPr="00DB6B63" w:rsidRDefault="00DB6B63" w:rsidP="00823682">
      <w:pPr>
        <w:pStyle w:val="afc"/>
        <w:numPr>
          <w:ilvl w:val="0"/>
          <w:numId w:val="89"/>
        </w:numPr>
        <w:rPr>
          <w:b/>
        </w:rPr>
      </w:pPr>
      <w:r w:rsidRPr="00DB6B63">
        <w:rPr>
          <w:b/>
        </w:rPr>
        <w:t>Исходящие поставки</w:t>
      </w:r>
    </w:p>
    <w:p w14:paraId="4B3065D8" w14:textId="77777777" w:rsidR="00DB6B63" w:rsidRDefault="00DB6B63" w:rsidP="00DB6B63">
      <w:pPr>
        <w:ind w:firstLine="709"/>
      </w:pPr>
      <w:r>
        <w:t>Исходящая поставка – элемент оперативного планирования складской логистики. Данный документ представляет собой требование-накладную на отгрузку МТР со склада.</w:t>
      </w:r>
    </w:p>
    <w:p w14:paraId="7517C42D" w14:textId="7BC2366B" w:rsidR="00A77DA4" w:rsidRDefault="00A77DA4" w:rsidP="00DB6B63">
      <w:pPr>
        <w:ind w:firstLine="709"/>
      </w:pPr>
    </w:p>
    <w:p w14:paraId="46C12C02" w14:textId="41B52964" w:rsidR="00A77DA4" w:rsidRDefault="00A77DA4" w:rsidP="00A77DA4">
      <w:pPr>
        <w:pStyle w:val="4"/>
      </w:pPr>
      <w:r>
        <w:t>Заказ на перемещение</w:t>
      </w:r>
    </w:p>
    <w:p w14:paraId="4EE84B43" w14:textId="315E0596" w:rsidR="00F113E2" w:rsidRPr="00F113E2" w:rsidRDefault="00F113E2" w:rsidP="00F113E2">
      <w:pPr>
        <w:keepNext/>
        <w:spacing w:before="100" w:beforeAutospacing="1" w:after="240" w:line="276" w:lineRule="auto"/>
        <w:jc w:val="right"/>
        <w:rPr>
          <w:rFonts w:cs="Arial"/>
          <w:szCs w:val="24"/>
          <w:lang w:eastAsia="ru-RU"/>
        </w:rPr>
      </w:pPr>
      <w:r w:rsidRPr="00F113E2">
        <w:rPr>
          <w:rFonts w:cs="Arial"/>
          <w:b/>
          <w:color w:val="auto"/>
          <w:sz w:val="22"/>
          <w:szCs w:val="24"/>
          <w:lang w:eastAsia="ru-RU"/>
        </w:rPr>
        <w:t xml:space="preserve">Таблица </w:t>
      </w:r>
      <w:r w:rsidR="00DC7298">
        <w:rPr>
          <w:rFonts w:cs="Arial"/>
          <w:b/>
          <w:color w:val="auto"/>
          <w:sz w:val="22"/>
          <w:szCs w:val="24"/>
          <w:lang w:eastAsia="ru-RU"/>
        </w:rPr>
        <w:t>13</w:t>
      </w:r>
      <w:r w:rsidR="005E57AE" w:rsidRPr="00DA3F5F">
        <w:rPr>
          <w:rFonts w:cs="Arial"/>
          <w:b/>
          <w:color w:val="auto"/>
          <w:sz w:val="22"/>
          <w:szCs w:val="24"/>
          <w:lang w:eastAsia="ru-RU"/>
        </w:rPr>
        <w:t>6</w:t>
      </w:r>
      <w:r w:rsidRPr="00F113E2">
        <w:rPr>
          <w:rFonts w:cs="Arial"/>
          <w:b/>
          <w:color w:val="auto"/>
          <w:sz w:val="22"/>
          <w:szCs w:val="24"/>
          <w:lang w:eastAsia="ru-RU"/>
        </w:rPr>
        <w:t xml:space="preserve">. </w:t>
      </w:r>
      <w:r w:rsidR="00E63A2B">
        <w:rPr>
          <w:rFonts w:cs="Arial"/>
          <w:b/>
          <w:color w:val="auto"/>
          <w:sz w:val="22"/>
          <w:szCs w:val="24"/>
          <w:lang w:eastAsia="ru-RU"/>
        </w:rPr>
        <w:t xml:space="preserve">Документ </w:t>
      </w:r>
      <w:r w:rsidRPr="00F113E2">
        <w:rPr>
          <w:rFonts w:cs="Arial"/>
          <w:b/>
          <w:color w:val="auto"/>
          <w:sz w:val="22"/>
          <w:szCs w:val="24"/>
          <w:lang w:eastAsia="ru-RU"/>
        </w:rPr>
        <w:t>Заказ на перемещение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3"/>
        <w:gridCol w:w="3495"/>
        <w:gridCol w:w="4058"/>
      </w:tblGrid>
      <w:tr w:rsidR="00F113E2" w:rsidRPr="00F113E2" w14:paraId="42387BE8" w14:textId="77777777" w:rsidTr="00094BE1">
        <w:trPr>
          <w:cantSplit/>
          <w:trHeight w:val="397"/>
          <w:tblHeader/>
        </w:trPr>
        <w:tc>
          <w:tcPr>
            <w:tcW w:w="1296" w:type="pct"/>
            <w:shd w:val="clear" w:color="auto" w:fill="FFC000"/>
            <w:vAlign w:val="center"/>
          </w:tcPr>
          <w:p w14:paraId="409C2354" w14:textId="77777777" w:rsidR="00F113E2" w:rsidRPr="00F113E2" w:rsidRDefault="00F113E2" w:rsidP="00F113E2">
            <w:pPr>
              <w:jc w:val="center"/>
              <w:rPr>
                <w:rFonts w:cs="Arial"/>
                <w:b/>
                <w:color w:val="auto"/>
                <w:sz w:val="20"/>
              </w:rPr>
            </w:pPr>
            <w:r w:rsidRPr="00F113E2">
              <w:rPr>
                <w:rFonts w:cs="Arial"/>
                <w:b/>
                <w:color w:val="auto"/>
                <w:sz w:val="20"/>
                <w:szCs w:val="20"/>
                <w:lang w:eastAsia="ru-RU"/>
              </w:rPr>
              <w:t>Имя поля</w:t>
            </w:r>
          </w:p>
        </w:tc>
        <w:tc>
          <w:tcPr>
            <w:tcW w:w="1714" w:type="pct"/>
            <w:shd w:val="clear" w:color="auto" w:fill="FFC000"/>
            <w:vAlign w:val="center"/>
          </w:tcPr>
          <w:p w14:paraId="41042D20" w14:textId="77777777" w:rsidR="00F113E2" w:rsidRPr="00F113E2" w:rsidRDefault="00F113E2" w:rsidP="00F113E2">
            <w:pPr>
              <w:jc w:val="center"/>
              <w:rPr>
                <w:rFonts w:cs="Arial"/>
                <w:b/>
                <w:color w:val="auto"/>
                <w:sz w:val="20"/>
              </w:rPr>
            </w:pPr>
            <w:r w:rsidRPr="00F113E2">
              <w:rPr>
                <w:rFonts w:cs="Arial"/>
                <w:b/>
                <w:color w:val="auto"/>
                <w:sz w:val="20"/>
                <w:szCs w:val="20"/>
                <w:lang w:eastAsia="ru-RU"/>
              </w:rPr>
              <w:t>Содержание поля документа</w:t>
            </w:r>
          </w:p>
        </w:tc>
        <w:tc>
          <w:tcPr>
            <w:tcW w:w="1990" w:type="pct"/>
            <w:shd w:val="clear" w:color="auto" w:fill="FFC000"/>
          </w:tcPr>
          <w:p w14:paraId="5843F5C5" w14:textId="77777777" w:rsidR="00F113E2" w:rsidRPr="00F113E2" w:rsidRDefault="00F113E2" w:rsidP="00F113E2">
            <w:pPr>
              <w:jc w:val="center"/>
              <w:rPr>
                <w:rFonts w:cs="Arial"/>
                <w:b/>
                <w:color w:val="auto"/>
                <w:sz w:val="20"/>
                <w:szCs w:val="20"/>
                <w:lang w:eastAsia="ru-RU"/>
              </w:rPr>
            </w:pPr>
            <w:r w:rsidRPr="00F113E2">
              <w:rPr>
                <w:rFonts w:cs="Arial"/>
                <w:b/>
                <w:color w:val="auto"/>
                <w:sz w:val="20"/>
              </w:rPr>
              <w:t>Принцип заполнения при создании вручную</w:t>
            </w:r>
          </w:p>
        </w:tc>
      </w:tr>
      <w:tr w:rsidR="00F113E2" w:rsidRPr="00F113E2" w14:paraId="60B99C19" w14:textId="77777777" w:rsidTr="00094BE1">
        <w:trPr>
          <w:cantSplit/>
        </w:trPr>
        <w:tc>
          <w:tcPr>
            <w:tcW w:w="1296" w:type="pct"/>
          </w:tcPr>
          <w:p w14:paraId="0BF637FE" w14:textId="77777777" w:rsidR="00F113E2" w:rsidRPr="00F113E2" w:rsidRDefault="00F113E2" w:rsidP="00F113E2">
            <w:pPr>
              <w:rPr>
                <w:rFonts w:cs="Arial"/>
                <w:color w:val="auto"/>
                <w:sz w:val="20"/>
              </w:rPr>
            </w:pPr>
            <w:r w:rsidRPr="00F113E2">
              <w:rPr>
                <w:rFonts w:cs="Arial"/>
                <w:b/>
                <w:color w:val="auto"/>
                <w:sz w:val="20"/>
              </w:rPr>
              <w:t>Заголовок документа</w:t>
            </w:r>
          </w:p>
        </w:tc>
        <w:tc>
          <w:tcPr>
            <w:tcW w:w="1714" w:type="pct"/>
          </w:tcPr>
          <w:p w14:paraId="7FCED466" w14:textId="77777777" w:rsidR="00F113E2" w:rsidRPr="00F113E2" w:rsidRDefault="00F113E2" w:rsidP="00F113E2">
            <w:pPr>
              <w:jc w:val="left"/>
              <w:rPr>
                <w:rFonts w:cs="Arial"/>
                <w:color w:val="auto"/>
                <w:sz w:val="20"/>
              </w:rPr>
            </w:pPr>
          </w:p>
        </w:tc>
        <w:tc>
          <w:tcPr>
            <w:tcW w:w="1990" w:type="pct"/>
          </w:tcPr>
          <w:p w14:paraId="3CB7580C" w14:textId="77777777" w:rsidR="00F113E2" w:rsidRPr="00F113E2" w:rsidRDefault="00F113E2" w:rsidP="00F113E2">
            <w:pPr>
              <w:jc w:val="left"/>
              <w:rPr>
                <w:rFonts w:cs="Arial"/>
                <w:color w:val="auto"/>
                <w:sz w:val="20"/>
              </w:rPr>
            </w:pPr>
          </w:p>
        </w:tc>
      </w:tr>
      <w:tr w:rsidR="00F113E2" w:rsidRPr="00F113E2" w14:paraId="34CD6D01" w14:textId="77777777" w:rsidTr="00094BE1">
        <w:trPr>
          <w:cantSplit/>
        </w:trPr>
        <w:tc>
          <w:tcPr>
            <w:tcW w:w="1296" w:type="pct"/>
          </w:tcPr>
          <w:p w14:paraId="4BA65FD2" w14:textId="77777777" w:rsidR="00F113E2" w:rsidRPr="00F113E2" w:rsidRDefault="00F113E2" w:rsidP="00F113E2">
            <w:pPr>
              <w:rPr>
                <w:rFonts w:cs="Arial"/>
                <w:color w:val="auto"/>
                <w:sz w:val="20"/>
              </w:rPr>
            </w:pPr>
            <w:r w:rsidRPr="00F113E2">
              <w:rPr>
                <w:rFonts w:cs="Arial"/>
                <w:color w:val="auto"/>
                <w:sz w:val="20"/>
              </w:rPr>
              <w:t>Номер</w:t>
            </w:r>
          </w:p>
        </w:tc>
        <w:tc>
          <w:tcPr>
            <w:tcW w:w="1714" w:type="pct"/>
          </w:tcPr>
          <w:p w14:paraId="48B6D4FA" w14:textId="63DA4897" w:rsidR="00F113E2" w:rsidRPr="00F113E2" w:rsidRDefault="00A821B9" w:rsidP="00F113E2">
            <w:pPr>
              <w:jc w:val="left"/>
              <w:rPr>
                <w:rFonts w:cs="Arial"/>
                <w:color w:val="auto"/>
                <w:sz w:val="20"/>
              </w:rPr>
            </w:pPr>
            <w:r>
              <w:rPr>
                <w:rFonts w:cs="Arial"/>
                <w:color w:val="auto"/>
                <w:sz w:val="20"/>
              </w:rPr>
              <w:t>Системный номер документа</w:t>
            </w:r>
          </w:p>
        </w:tc>
        <w:tc>
          <w:tcPr>
            <w:tcW w:w="1990" w:type="pct"/>
          </w:tcPr>
          <w:p w14:paraId="291564EC"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присваивается системой.</w:t>
            </w:r>
          </w:p>
        </w:tc>
      </w:tr>
      <w:tr w:rsidR="00F113E2" w:rsidRPr="00F113E2" w14:paraId="00157E45" w14:textId="77777777" w:rsidTr="00094BE1">
        <w:trPr>
          <w:cantSplit/>
        </w:trPr>
        <w:tc>
          <w:tcPr>
            <w:tcW w:w="1296" w:type="pct"/>
          </w:tcPr>
          <w:p w14:paraId="47DB8CD7" w14:textId="77777777" w:rsidR="00F113E2" w:rsidRPr="00F113E2" w:rsidRDefault="00F113E2" w:rsidP="00F113E2">
            <w:pPr>
              <w:rPr>
                <w:rFonts w:cs="Arial"/>
                <w:color w:val="auto"/>
                <w:sz w:val="20"/>
              </w:rPr>
            </w:pPr>
            <w:r w:rsidRPr="00F113E2">
              <w:rPr>
                <w:rFonts w:cs="Arial"/>
                <w:color w:val="auto"/>
                <w:sz w:val="20"/>
              </w:rPr>
              <w:t>Вид заказа</w:t>
            </w:r>
          </w:p>
        </w:tc>
        <w:tc>
          <w:tcPr>
            <w:tcW w:w="1714" w:type="pct"/>
          </w:tcPr>
          <w:p w14:paraId="4CB6E6E7" w14:textId="77777777" w:rsidR="00F113E2" w:rsidRPr="00F113E2" w:rsidRDefault="00F113E2" w:rsidP="00F113E2">
            <w:pPr>
              <w:jc w:val="left"/>
              <w:rPr>
                <w:rFonts w:cs="Arial"/>
                <w:color w:val="auto"/>
                <w:sz w:val="20"/>
                <w:szCs w:val="20"/>
                <w:lang w:val="en-US"/>
              </w:rPr>
            </w:pPr>
            <w:r w:rsidRPr="00F113E2">
              <w:rPr>
                <w:rFonts w:cs="Arial"/>
                <w:color w:val="auto"/>
                <w:sz w:val="20"/>
              </w:rPr>
              <w:t>Вид</w:t>
            </w:r>
            <w:r w:rsidRPr="00F113E2">
              <w:rPr>
                <w:rFonts w:cs="Arial"/>
                <w:color w:val="auto"/>
                <w:sz w:val="20"/>
                <w:lang w:val="en-US"/>
              </w:rPr>
              <w:t xml:space="preserve"> </w:t>
            </w:r>
            <w:r w:rsidRPr="00F113E2">
              <w:rPr>
                <w:rFonts w:cs="Arial"/>
                <w:color w:val="auto"/>
                <w:sz w:val="20"/>
              </w:rPr>
              <w:t>заказа на перемещение</w:t>
            </w:r>
          </w:p>
        </w:tc>
        <w:tc>
          <w:tcPr>
            <w:tcW w:w="1990" w:type="pct"/>
          </w:tcPr>
          <w:p w14:paraId="1FC4FABF"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p w14:paraId="62D42828" w14:textId="7E174341" w:rsidR="00F113E2" w:rsidRPr="00F113E2" w:rsidRDefault="00F113E2" w:rsidP="00F113E2">
            <w:pPr>
              <w:jc w:val="left"/>
              <w:rPr>
                <w:rFonts w:cs="Arial"/>
                <w:color w:val="auto"/>
                <w:sz w:val="20"/>
                <w:szCs w:val="20"/>
              </w:rPr>
            </w:pPr>
            <w:r w:rsidRPr="00F113E2">
              <w:rPr>
                <w:rFonts w:cs="Arial"/>
                <w:color w:val="auto"/>
                <w:sz w:val="20"/>
                <w:szCs w:val="20"/>
                <w:lang w:val="en-US"/>
              </w:rPr>
              <w:t>UB</w:t>
            </w:r>
            <w:r w:rsidRPr="00F113E2">
              <w:rPr>
                <w:rFonts w:cs="Arial"/>
                <w:color w:val="auto"/>
                <w:sz w:val="20"/>
                <w:szCs w:val="20"/>
              </w:rPr>
              <w:t xml:space="preserve"> – Заказ на перемещ</w:t>
            </w:r>
            <w:r w:rsidR="009050FF">
              <w:rPr>
                <w:rFonts w:cs="Arial"/>
                <w:color w:val="auto"/>
                <w:sz w:val="20"/>
                <w:szCs w:val="20"/>
              </w:rPr>
              <w:t>ение</w:t>
            </w:r>
          </w:p>
        </w:tc>
      </w:tr>
      <w:tr w:rsidR="00F113E2" w:rsidRPr="00F113E2" w14:paraId="45A909F3" w14:textId="77777777" w:rsidTr="00094BE1">
        <w:trPr>
          <w:cantSplit/>
        </w:trPr>
        <w:tc>
          <w:tcPr>
            <w:tcW w:w="1296" w:type="pct"/>
            <w:vAlign w:val="center"/>
          </w:tcPr>
          <w:p w14:paraId="5399DA95" w14:textId="77777777" w:rsidR="00F113E2" w:rsidRPr="00F113E2" w:rsidRDefault="00F113E2" w:rsidP="00F113E2">
            <w:pPr>
              <w:rPr>
                <w:rFonts w:cs="Arial"/>
                <w:color w:val="auto"/>
                <w:sz w:val="20"/>
              </w:rPr>
            </w:pPr>
            <w:r w:rsidRPr="00F113E2">
              <w:rPr>
                <w:rFonts w:cs="Arial"/>
                <w:color w:val="auto"/>
                <w:sz w:val="20"/>
                <w:szCs w:val="20"/>
              </w:rPr>
              <w:t>Завод-поставщик</w:t>
            </w:r>
          </w:p>
        </w:tc>
        <w:tc>
          <w:tcPr>
            <w:tcW w:w="1714" w:type="pct"/>
            <w:vAlign w:val="center"/>
          </w:tcPr>
          <w:p w14:paraId="506364D7" w14:textId="77777777" w:rsidR="00F113E2" w:rsidRPr="00F113E2" w:rsidRDefault="00F113E2" w:rsidP="00F113E2">
            <w:pPr>
              <w:jc w:val="left"/>
              <w:rPr>
                <w:rFonts w:cs="Arial"/>
                <w:color w:val="auto"/>
                <w:sz w:val="20"/>
                <w:szCs w:val="20"/>
              </w:rPr>
            </w:pPr>
            <w:r w:rsidRPr="00F113E2">
              <w:rPr>
                <w:rFonts w:cs="Arial"/>
                <w:color w:val="auto"/>
                <w:sz w:val="20"/>
                <w:szCs w:val="20"/>
              </w:rPr>
              <w:t>Номер завода отправителя</w:t>
            </w:r>
          </w:p>
        </w:tc>
        <w:tc>
          <w:tcPr>
            <w:tcW w:w="1990" w:type="pct"/>
          </w:tcPr>
          <w:p w14:paraId="10206400"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tc>
      </w:tr>
      <w:tr w:rsidR="00F113E2" w:rsidRPr="00F113E2" w14:paraId="78514E16" w14:textId="77777777" w:rsidTr="00094BE1">
        <w:trPr>
          <w:cantSplit/>
        </w:trPr>
        <w:tc>
          <w:tcPr>
            <w:tcW w:w="1296" w:type="pct"/>
            <w:vAlign w:val="center"/>
          </w:tcPr>
          <w:p w14:paraId="00EF80BB" w14:textId="77777777" w:rsidR="00F113E2" w:rsidRPr="00F113E2" w:rsidRDefault="00F113E2" w:rsidP="00F113E2">
            <w:pPr>
              <w:rPr>
                <w:rFonts w:cs="Arial"/>
                <w:color w:val="auto"/>
                <w:sz w:val="20"/>
                <w:szCs w:val="20"/>
              </w:rPr>
            </w:pPr>
            <w:r w:rsidRPr="00F113E2">
              <w:rPr>
                <w:rFonts w:cs="Arial"/>
                <w:color w:val="auto"/>
                <w:sz w:val="20"/>
                <w:szCs w:val="20"/>
              </w:rPr>
              <w:t>Дата</w:t>
            </w:r>
          </w:p>
        </w:tc>
        <w:tc>
          <w:tcPr>
            <w:tcW w:w="1714" w:type="pct"/>
            <w:vAlign w:val="center"/>
          </w:tcPr>
          <w:p w14:paraId="7F2A240D" w14:textId="77777777" w:rsidR="00F113E2" w:rsidRPr="00F113E2" w:rsidRDefault="00F113E2" w:rsidP="00F113E2">
            <w:pPr>
              <w:jc w:val="left"/>
              <w:rPr>
                <w:rFonts w:cs="Arial"/>
                <w:color w:val="auto"/>
                <w:sz w:val="20"/>
                <w:szCs w:val="20"/>
              </w:rPr>
            </w:pPr>
            <w:r w:rsidRPr="00F113E2">
              <w:rPr>
                <w:rFonts w:cs="Arial"/>
                <w:color w:val="auto"/>
                <w:sz w:val="20"/>
                <w:szCs w:val="20"/>
              </w:rPr>
              <w:t>Дата заказа на перемещение</w:t>
            </w:r>
          </w:p>
        </w:tc>
        <w:tc>
          <w:tcPr>
            <w:tcW w:w="1990" w:type="pct"/>
          </w:tcPr>
          <w:p w14:paraId="0EB607AE" w14:textId="77777777" w:rsidR="00F113E2" w:rsidRPr="00F113E2" w:rsidRDefault="00F113E2" w:rsidP="00F113E2">
            <w:pPr>
              <w:jc w:val="left"/>
              <w:rPr>
                <w:rFonts w:cs="Arial"/>
                <w:color w:val="auto"/>
                <w:sz w:val="20"/>
                <w:szCs w:val="20"/>
              </w:rPr>
            </w:pPr>
            <w:r w:rsidRPr="00F113E2">
              <w:rPr>
                <w:rFonts w:cs="Arial"/>
                <w:color w:val="auto"/>
                <w:sz w:val="20"/>
                <w:szCs w:val="20"/>
              </w:rPr>
              <w:t>Вводится вручную.</w:t>
            </w:r>
          </w:p>
        </w:tc>
      </w:tr>
      <w:tr w:rsidR="00F113E2" w:rsidRPr="00F113E2" w14:paraId="3EFA4175" w14:textId="77777777" w:rsidTr="00094BE1">
        <w:trPr>
          <w:cantSplit/>
        </w:trPr>
        <w:tc>
          <w:tcPr>
            <w:tcW w:w="1296" w:type="pct"/>
            <w:vAlign w:val="center"/>
          </w:tcPr>
          <w:p w14:paraId="622DA4D1" w14:textId="77777777" w:rsidR="00F113E2" w:rsidRPr="00F113E2" w:rsidRDefault="00F113E2" w:rsidP="00F113E2">
            <w:pPr>
              <w:rPr>
                <w:rFonts w:cs="Arial"/>
                <w:color w:val="auto"/>
                <w:sz w:val="20"/>
                <w:szCs w:val="20"/>
                <w:lang w:val="en-US"/>
              </w:rPr>
            </w:pPr>
            <w:r w:rsidRPr="00F113E2">
              <w:rPr>
                <w:rFonts w:cs="Arial"/>
                <w:color w:val="auto"/>
                <w:sz w:val="20"/>
                <w:szCs w:val="20"/>
              </w:rPr>
              <w:t>Закупочная организация</w:t>
            </w:r>
          </w:p>
        </w:tc>
        <w:tc>
          <w:tcPr>
            <w:tcW w:w="1714" w:type="pct"/>
            <w:vAlign w:val="center"/>
          </w:tcPr>
          <w:p w14:paraId="0C18C576" w14:textId="77777777" w:rsidR="00F113E2" w:rsidRPr="00F113E2" w:rsidRDefault="00F113E2" w:rsidP="00F113E2">
            <w:pPr>
              <w:jc w:val="left"/>
              <w:rPr>
                <w:rFonts w:cs="Arial"/>
                <w:color w:val="auto"/>
                <w:sz w:val="20"/>
                <w:szCs w:val="20"/>
              </w:rPr>
            </w:pPr>
            <w:r w:rsidRPr="00F113E2">
              <w:rPr>
                <w:rFonts w:cs="Arial"/>
                <w:color w:val="auto"/>
                <w:sz w:val="20"/>
                <w:szCs w:val="20"/>
              </w:rPr>
              <w:t>Закупочная организация</w:t>
            </w:r>
          </w:p>
        </w:tc>
        <w:tc>
          <w:tcPr>
            <w:tcW w:w="1990" w:type="pct"/>
          </w:tcPr>
          <w:p w14:paraId="2D5C0A0C"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tc>
      </w:tr>
      <w:tr w:rsidR="00F113E2" w:rsidRPr="00F113E2" w14:paraId="510A0E20" w14:textId="77777777" w:rsidTr="00094BE1">
        <w:trPr>
          <w:cantSplit/>
        </w:trPr>
        <w:tc>
          <w:tcPr>
            <w:tcW w:w="1296" w:type="pct"/>
            <w:vAlign w:val="center"/>
          </w:tcPr>
          <w:p w14:paraId="21ADE9D7" w14:textId="77777777" w:rsidR="00F113E2" w:rsidRPr="00F113E2" w:rsidRDefault="00F113E2" w:rsidP="00F113E2">
            <w:pPr>
              <w:rPr>
                <w:rFonts w:cs="Arial"/>
                <w:color w:val="auto"/>
                <w:sz w:val="20"/>
                <w:szCs w:val="20"/>
              </w:rPr>
            </w:pPr>
            <w:r w:rsidRPr="00F113E2">
              <w:rPr>
                <w:rFonts w:cs="Arial"/>
                <w:color w:val="auto"/>
                <w:sz w:val="20"/>
                <w:szCs w:val="20"/>
              </w:rPr>
              <w:t>Группа закупок</w:t>
            </w:r>
          </w:p>
        </w:tc>
        <w:tc>
          <w:tcPr>
            <w:tcW w:w="1714" w:type="pct"/>
            <w:vAlign w:val="center"/>
          </w:tcPr>
          <w:p w14:paraId="27F0A9C2" w14:textId="77777777" w:rsidR="00F113E2" w:rsidRPr="00F113E2" w:rsidRDefault="00F113E2" w:rsidP="00F113E2">
            <w:pPr>
              <w:jc w:val="left"/>
              <w:rPr>
                <w:rFonts w:cs="Arial"/>
                <w:color w:val="auto"/>
                <w:sz w:val="20"/>
                <w:szCs w:val="20"/>
              </w:rPr>
            </w:pPr>
            <w:r w:rsidRPr="00F113E2">
              <w:rPr>
                <w:rFonts w:cs="Arial"/>
                <w:color w:val="auto"/>
                <w:sz w:val="20"/>
                <w:szCs w:val="20"/>
              </w:rPr>
              <w:t>Группа закупок</w:t>
            </w:r>
          </w:p>
        </w:tc>
        <w:tc>
          <w:tcPr>
            <w:tcW w:w="1990" w:type="pct"/>
          </w:tcPr>
          <w:p w14:paraId="56AD4A59"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tc>
      </w:tr>
      <w:tr w:rsidR="00F113E2" w:rsidRPr="00F113E2" w14:paraId="6C6F6AB1" w14:textId="77777777" w:rsidTr="00094BE1">
        <w:trPr>
          <w:cantSplit/>
        </w:trPr>
        <w:tc>
          <w:tcPr>
            <w:tcW w:w="1296" w:type="pct"/>
            <w:vAlign w:val="center"/>
          </w:tcPr>
          <w:p w14:paraId="09CCBAA5" w14:textId="77777777" w:rsidR="00F113E2" w:rsidRPr="00F113E2" w:rsidRDefault="00F113E2" w:rsidP="00F113E2">
            <w:pPr>
              <w:rPr>
                <w:rFonts w:cs="Arial"/>
                <w:color w:val="auto"/>
                <w:sz w:val="20"/>
                <w:szCs w:val="20"/>
              </w:rPr>
            </w:pPr>
            <w:r w:rsidRPr="00F113E2">
              <w:rPr>
                <w:rFonts w:cs="Arial"/>
                <w:color w:val="auto"/>
                <w:sz w:val="20"/>
                <w:szCs w:val="20"/>
              </w:rPr>
              <w:t>БЕ</w:t>
            </w:r>
          </w:p>
        </w:tc>
        <w:tc>
          <w:tcPr>
            <w:tcW w:w="1714" w:type="pct"/>
            <w:vAlign w:val="center"/>
          </w:tcPr>
          <w:p w14:paraId="0E20F754" w14:textId="026E5256" w:rsidR="00F113E2" w:rsidRPr="00F113E2" w:rsidRDefault="00F113E2" w:rsidP="00F113E2">
            <w:pPr>
              <w:jc w:val="left"/>
              <w:rPr>
                <w:rFonts w:cs="Arial"/>
                <w:color w:val="auto"/>
                <w:sz w:val="20"/>
                <w:szCs w:val="20"/>
              </w:rPr>
            </w:pPr>
            <w:r w:rsidRPr="00F113E2">
              <w:rPr>
                <w:rFonts w:cs="Arial"/>
                <w:color w:val="auto"/>
                <w:sz w:val="20"/>
                <w:szCs w:val="20"/>
              </w:rPr>
              <w:t>Код балансов</w:t>
            </w:r>
            <w:r w:rsidR="00F82071">
              <w:rPr>
                <w:rFonts w:cs="Arial"/>
                <w:color w:val="auto"/>
                <w:sz w:val="20"/>
                <w:szCs w:val="20"/>
              </w:rPr>
              <w:t>о</w:t>
            </w:r>
            <w:r w:rsidRPr="00F113E2">
              <w:rPr>
                <w:rFonts w:cs="Arial"/>
                <w:color w:val="auto"/>
                <w:sz w:val="20"/>
                <w:szCs w:val="20"/>
              </w:rPr>
              <w:t>й единицы</w:t>
            </w:r>
          </w:p>
        </w:tc>
        <w:tc>
          <w:tcPr>
            <w:tcW w:w="1990" w:type="pct"/>
          </w:tcPr>
          <w:p w14:paraId="21BD0B83"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tc>
      </w:tr>
      <w:tr w:rsidR="00247B46" w:rsidRPr="00F113E2" w14:paraId="6668D903" w14:textId="77777777" w:rsidTr="00094BE1">
        <w:trPr>
          <w:cantSplit/>
        </w:trPr>
        <w:tc>
          <w:tcPr>
            <w:tcW w:w="5000" w:type="pct"/>
            <w:gridSpan w:val="3"/>
            <w:vAlign w:val="center"/>
          </w:tcPr>
          <w:p w14:paraId="6810C52A" w14:textId="797F49A1" w:rsidR="00247B46" w:rsidRPr="00F113E2" w:rsidRDefault="00247B46" w:rsidP="00F113E2">
            <w:pPr>
              <w:jc w:val="left"/>
              <w:rPr>
                <w:rFonts w:cs="Arial"/>
                <w:color w:val="auto"/>
                <w:sz w:val="20"/>
                <w:szCs w:val="20"/>
              </w:rPr>
            </w:pPr>
            <w:r w:rsidRPr="00F113E2">
              <w:rPr>
                <w:rFonts w:cs="Arial"/>
                <w:b/>
                <w:color w:val="auto"/>
                <w:sz w:val="20"/>
                <w:szCs w:val="20"/>
              </w:rPr>
              <w:t>Позиции документа</w:t>
            </w:r>
          </w:p>
        </w:tc>
      </w:tr>
      <w:tr w:rsidR="00F113E2" w:rsidRPr="00F113E2" w14:paraId="157D1210" w14:textId="77777777" w:rsidTr="00094BE1">
        <w:trPr>
          <w:cantSplit/>
        </w:trPr>
        <w:tc>
          <w:tcPr>
            <w:tcW w:w="1296" w:type="pct"/>
            <w:vAlign w:val="center"/>
          </w:tcPr>
          <w:p w14:paraId="5F5A327D" w14:textId="77777777" w:rsidR="00F113E2" w:rsidRPr="00F113E2" w:rsidRDefault="00F113E2" w:rsidP="00F113E2">
            <w:pPr>
              <w:rPr>
                <w:rFonts w:cs="Arial"/>
                <w:color w:val="auto"/>
                <w:sz w:val="20"/>
                <w:szCs w:val="20"/>
              </w:rPr>
            </w:pPr>
            <w:r w:rsidRPr="00F113E2">
              <w:rPr>
                <w:rFonts w:cs="Arial"/>
                <w:color w:val="auto"/>
                <w:sz w:val="20"/>
                <w:szCs w:val="20"/>
              </w:rPr>
              <w:t>Материал</w:t>
            </w:r>
          </w:p>
        </w:tc>
        <w:tc>
          <w:tcPr>
            <w:tcW w:w="1714" w:type="pct"/>
            <w:vAlign w:val="center"/>
          </w:tcPr>
          <w:p w14:paraId="224FBC8E" w14:textId="70FC9E45" w:rsidR="00F113E2" w:rsidRPr="00F113E2" w:rsidRDefault="00F82071" w:rsidP="00F113E2">
            <w:pPr>
              <w:jc w:val="left"/>
              <w:rPr>
                <w:rFonts w:cs="Arial"/>
                <w:color w:val="auto"/>
                <w:sz w:val="20"/>
                <w:szCs w:val="20"/>
              </w:rPr>
            </w:pPr>
            <w:r>
              <w:rPr>
                <w:rFonts w:cs="Arial"/>
                <w:color w:val="auto"/>
                <w:sz w:val="20"/>
                <w:szCs w:val="20"/>
              </w:rPr>
              <w:t>Номер материала</w:t>
            </w:r>
          </w:p>
        </w:tc>
        <w:tc>
          <w:tcPr>
            <w:tcW w:w="1990" w:type="pct"/>
          </w:tcPr>
          <w:p w14:paraId="68015093"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tc>
      </w:tr>
      <w:tr w:rsidR="00F113E2" w:rsidRPr="00F113E2" w14:paraId="5E588FCE" w14:textId="77777777" w:rsidTr="00094BE1">
        <w:trPr>
          <w:cantSplit/>
        </w:trPr>
        <w:tc>
          <w:tcPr>
            <w:tcW w:w="1296" w:type="pct"/>
            <w:vAlign w:val="center"/>
          </w:tcPr>
          <w:p w14:paraId="7A2AB08C" w14:textId="77777777" w:rsidR="00F113E2" w:rsidRPr="00F113E2" w:rsidRDefault="00F113E2" w:rsidP="00F113E2">
            <w:pPr>
              <w:rPr>
                <w:rFonts w:cs="Arial"/>
                <w:color w:val="auto"/>
                <w:sz w:val="20"/>
                <w:szCs w:val="20"/>
              </w:rPr>
            </w:pPr>
            <w:r w:rsidRPr="00F113E2">
              <w:rPr>
                <w:rFonts w:cs="Arial"/>
                <w:color w:val="auto"/>
                <w:sz w:val="20"/>
                <w:szCs w:val="20"/>
              </w:rPr>
              <w:t>Количество ЗП</w:t>
            </w:r>
          </w:p>
        </w:tc>
        <w:tc>
          <w:tcPr>
            <w:tcW w:w="1714" w:type="pct"/>
            <w:vAlign w:val="center"/>
          </w:tcPr>
          <w:p w14:paraId="52C3E8AA" w14:textId="77777777" w:rsidR="00F113E2" w:rsidRPr="00F113E2" w:rsidRDefault="00F113E2" w:rsidP="00F113E2">
            <w:pPr>
              <w:jc w:val="left"/>
              <w:rPr>
                <w:rFonts w:cs="Arial"/>
                <w:color w:val="auto"/>
                <w:sz w:val="20"/>
                <w:szCs w:val="20"/>
              </w:rPr>
            </w:pPr>
            <w:r w:rsidRPr="00F113E2">
              <w:rPr>
                <w:rFonts w:cs="Arial"/>
                <w:color w:val="auto"/>
                <w:sz w:val="20"/>
                <w:szCs w:val="20"/>
              </w:rPr>
              <w:t>Количество материала</w:t>
            </w:r>
          </w:p>
        </w:tc>
        <w:tc>
          <w:tcPr>
            <w:tcW w:w="1990" w:type="pct"/>
          </w:tcPr>
          <w:p w14:paraId="40C19AB3" w14:textId="77777777" w:rsidR="00F113E2" w:rsidRPr="00F113E2" w:rsidRDefault="00F113E2" w:rsidP="00F113E2">
            <w:pPr>
              <w:jc w:val="left"/>
              <w:rPr>
                <w:rFonts w:cs="Arial"/>
                <w:color w:val="auto"/>
                <w:sz w:val="20"/>
                <w:szCs w:val="20"/>
              </w:rPr>
            </w:pPr>
            <w:r w:rsidRPr="00F113E2">
              <w:rPr>
                <w:rFonts w:cs="Arial"/>
                <w:color w:val="auto"/>
                <w:sz w:val="20"/>
                <w:szCs w:val="20"/>
              </w:rPr>
              <w:t>Вводится вручную</w:t>
            </w:r>
          </w:p>
        </w:tc>
      </w:tr>
      <w:tr w:rsidR="00F113E2" w:rsidRPr="00F113E2" w14:paraId="35103AC6" w14:textId="77777777" w:rsidTr="00094BE1">
        <w:trPr>
          <w:cantSplit/>
        </w:trPr>
        <w:tc>
          <w:tcPr>
            <w:tcW w:w="1296" w:type="pct"/>
            <w:vAlign w:val="center"/>
          </w:tcPr>
          <w:p w14:paraId="0691B652" w14:textId="77777777" w:rsidR="00F113E2" w:rsidRPr="00F113E2" w:rsidRDefault="00F113E2" w:rsidP="00F113E2">
            <w:pPr>
              <w:rPr>
                <w:rFonts w:cs="Arial"/>
                <w:color w:val="auto"/>
                <w:sz w:val="20"/>
                <w:szCs w:val="20"/>
              </w:rPr>
            </w:pPr>
            <w:r w:rsidRPr="00F113E2">
              <w:rPr>
                <w:rFonts w:cs="Arial"/>
                <w:color w:val="auto"/>
                <w:sz w:val="20"/>
                <w:szCs w:val="20"/>
              </w:rPr>
              <w:t>Единица измерения</w:t>
            </w:r>
          </w:p>
        </w:tc>
        <w:tc>
          <w:tcPr>
            <w:tcW w:w="1714" w:type="pct"/>
            <w:vAlign w:val="center"/>
          </w:tcPr>
          <w:p w14:paraId="1F0C0B28" w14:textId="77777777" w:rsidR="00F113E2" w:rsidRPr="00F113E2" w:rsidRDefault="00F113E2" w:rsidP="00F113E2">
            <w:pPr>
              <w:jc w:val="left"/>
              <w:rPr>
                <w:rFonts w:cs="Arial"/>
                <w:color w:val="auto"/>
                <w:sz w:val="20"/>
                <w:szCs w:val="20"/>
              </w:rPr>
            </w:pPr>
            <w:r w:rsidRPr="00F113E2">
              <w:rPr>
                <w:rFonts w:cs="Arial"/>
                <w:color w:val="auto"/>
                <w:sz w:val="20"/>
                <w:szCs w:val="20"/>
              </w:rPr>
              <w:t>Единица измерения</w:t>
            </w:r>
          </w:p>
        </w:tc>
        <w:tc>
          <w:tcPr>
            <w:tcW w:w="1990" w:type="pct"/>
          </w:tcPr>
          <w:p w14:paraId="2C14CD2E"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основной записи материала.</w:t>
            </w:r>
          </w:p>
        </w:tc>
      </w:tr>
      <w:tr w:rsidR="00F113E2" w:rsidRPr="00F113E2" w14:paraId="060F90AF" w14:textId="77777777" w:rsidTr="00094BE1">
        <w:trPr>
          <w:cantSplit/>
        </w:trPr>
        <w:tc>
          <w:tcPr>
            <w:tcW w:w="1296" w:type="pct"/>
            <w:vAlign w:val="center"/>
          </w:tcPr>
          <w:p w14:paraId="4AAB8855" w14:textId="77777777" w:rsidR="00F113E2" w:rsidRPr="00F113E2" w:rsidRDefault="00F113E2" w:rsidP="00F113E2">
            <w:pPr>
              <w:rPr>
                <w:rFonts w:cs="Arial"/>
                <w:color w:val="auto"/>
                <w:sz w:val="20"/>
                <w:szCs w:val="20"/>
              </w:rPr>
            </w:pPr>
            <w:r w:rsidRPr="00F113E2">
              <w:rPr>
                <w:rFonts w:cs="Arial"/>
                <w:color w:val="auto"/>
                <w:sz w:val="20"/>
                <w:szCs w:val="20"/>
              </w:rPr>
              <w:t>Стоимость</w:t>
            </w:r>
          </w:p>
        </w:tc>
        <w:tc>
          <w:tcPr>
            <w:tcW w:w="1714" w:type="pct"/>
            <w:vAlign w:val="center"/>
          </w:tcPr>
          <w:p w14:paraId="319A0CE1" w14:textId="77777777" w:rsidR="00F113E2" w:rsidRPr="00F113E2" w:rsidRDefault="00F113E2" w:rsidP="00F113E2">
            <w:pPr>
              <w:jc w:val="left"/>
              <w:rPr>
                <w:rFonts w:cs="Arial"/>
                <w:color w:val="auto"/>
                <w:sz w:val="20"/>
                <w:szCs w:val="20"/>
              </w:rPr>
            </w:pPr>
            <w:r w:rsidRPr="00F113E2">
              <w:rPr>
                <w:rFonts w:cs="Arial"/>
                <w:color w:val="auto"/>
                <w:sz w:val="20"/>
                <w:szCs w:val="20"/>
              </w:rPr>
              <w:t>Стоимость позиции</w:t>
            </w:r>
          </w:p>
        </w:tc>
        <w:tc>
          <w:tcPr>
            <w:tcW w:w="1990" w:type="pct"/>
          </w:tcPr>
          <w:p w14:paraId="7DECF212"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w:t>
            </w:r>
          </w:p>
        </w:tc>
      </w:tr>
      <w:tr w:rsidR="00F113E2" w:rsidRPr="00F113E2" w14:paraId="7D54E5E2" w14:textId="77777777" w:rsidTr="00094BE1">
        <w:trPr>
          <w:cantSplit/>
        </w:trPr>
        <w:tc>
          <w:tcPr>
            <w:tcW w:w="1296" w:type="pct"/>
            <w:vAlign w:val="center"/>
          </w:tcPr>
          <w:p w14:paraId="1E2E2BAB" w14:textId="77777777" w:rsidR="00F113E2" w:rsidRPr="00F113E2" w:rsidRDefault="00F113E2" w:rsidP="00F113E2">
            <w:pPr>
              <w:rPr>
                <w:rFonts w:cs="Arial"/>
                <w:color w:val="auto"/>
                <w:sz w:val="20"/>
                <w:szCs w:val="20"/>
              </w:rPr>
            </w:pPr>
            <w:r w:rsidRPr="00F113E2">
              <w:rPr>
                <w:rFonts w:cs="Arial"/>
                <w:color w:val="auto"/>
                <w:sz w:val="20"/>
                <w:szCs w:val="20"/>
              </w:rPr>
              <w:t>Завод</w:t>
            </w:r>
          </w:p>
        </w:tc>
        <w:tc>
          <w:tcPr>
            <w:tcW w:w="1714" w:type="pct"/>
            <w:vAlign w:val="center"/>
          </w:tcPr>
          <w:p w14:paraId="6C4E0B65" w14:textId="77777777" w:rsidR="00F113E2" w:rsidRPr="00F113E2" w:rsidRDefault="00F113E2" w:rsidP="00F113E2">
            <w:pPr>
              <w:jc w:val="left"/>
              <w:rPr>
                <w:rFonts w:cs="Arial"/>
                <w:color w:val="auto"/>
                <w:sz w:val="20"/>
                <w:szCs w:val="20"/>
              </w:rPr>
            </w:pPr>
            <w:r w:rsidRPr="00F113E2">
              <w:rPr>
                <w:rFonts w:cs="Arial"/>
                <w:color w:val="auto"/>
                <w:sz w:val="20"/>
                <w:szCs w:val="20"/>
              </w:rPr>
              <w:t>Завод-получатель.</w:t>
            </w:r>
          </w:p>
        </w:tc>
        <w:tc>
          <w:tcPr>
            <w:tcW w:w="1990" w:type="pct"/>
          </w:tcPr>
          <w:p w14:paraId="09181E73"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tc>
      </w:tr>
      <w:tr w:rsidR="00F113E2" w:rsidRPr="00F113E2" w14:paraId="347E53AF" w14:textId="77777777" w:rsidTr="00094BE1">
        <w:trPr>
          <w:cantSplit/>
        </w:trPr>
        <w:tc>
          <w:tcPr>
            <w:tcW w:w="1296" w:type="pct"/>
            <w:vAlign w:val="center"/>
          </w:tcPr>
          <w:p w14:paraId="3D041393" w14:textId="77777777" w:rsidR="00F113E2" w:rsidRPr="00F113E2" w:rsidRDefault="00F113E2" w:rsidP="00F113E2">
            <w:pPr>
              <w:rPr>
                <w:rFonts w:cs="Arial"/>
                <w:color w:val="auto"/>
                <w:sz w:val="20"/>
                <w:szCs w:val="20"/>
              </w:rPr>
            </w:pPr>
            <w:r w:rsidRPr="00F113E2">
              <w:rPr>
                <w:rFonts w:cs="Arial"/>
                <w:color w:val="auto"/>
                <w:sz w:val="20"/>
                <w:szCs w:val="20"/>
              </w:rPr>
              <w:t>Склад</w:t>
            </w:r>
          </w:p>
        </w:tc>
        <w:tc>
          <w:tcPr>
            <w:tcW w:w="1714" w:type="pct"/>
            <w:vAlign w:val="center"/>
          </w:tcPr>
          <w:p w14:paraId="606FCDA2" w14:textId="77777777" w:rsidR="00F113E2" w:rsidRPr="00F113E2" w:rsidRDefault="00F113E2" w:rsidP="00F113E2">
            <w:pPr>
              <w:jc w:val="left"/>
              <w:rPr>
                <w:rFonts w:cs="Arial"/>
                <w:color w:val="auto"/>
                <w:sz w:val="20"/>
                <w:szCs w:val="20"/>
              </w:rPr>
            </w:pPr>
            <w:r w:rsidRPr="00F113E2">
              <w:rPr>
                <w:rFonts w:cs="Arial"/>
                <w:color w:val="auto"/>
                <w:sz w:val="20"/>
                <w:szCs w:val="20"/>
              </w:rPr>
              <w:t>Код склада, на который выполняется поступление материала.</w:t>
            </w:r>
          </w:p>
        </w:tc>
        <w:tc>
          <w:tcPr>
            <w:tcW w:w="1990" w:type="pct"/>
          </w:tcPr>
          <w:p w14:paraId="3C30BAE2"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tc>
      </w:tr>
    </w:tbl>
    <w:p w14:paraId="2590F9AD" w14:textId="2C86499B" w:rsidR="00A77DA4" w:rsidRDefault="00A77DA4" w:rsidP="00A77DA4">
      <w:pPr>
        <w:pStyle w:val="4"/>
      </w:pPr>
      <w:r>
        <w:lastRenderedPageBreak/>
        <w:t>Исходящая поставка</w:t>
      </w:r>
    </w:p>
    <w:p w14:paraId="29244DE2" w14:textId="3BBCF262" w:rsidR="00F113E2" w:rsidRPr="00F113E2" w:rsidRDefault="00F113E2" w:rsidP="00F113E2">
      <w:pPr>
        <w:keepNext/>
        <w:spacing w:before="100" w:beforeAutospacing="1" w:after="240" w:line="276" w:lineRule="auto"/>
        <w:jc w:val="right"/>
        <w:rPr>
          <w:rFonts w:cs="Arial"/>
          <w:szCs w:val="24"/>
          <w:lang w:eastAsia="ru-RU"/>
        </w:rPr>
      </w:pPr>
      <w:r w:rsidRPr="00F113E2">
        <w:rPr>
          <w:rFonts w:cs="Arial"/>
          <w:b/>
          <w:color w:val="auto"/>
          <w:sz w:val="22"/>
          <w:szCs w:val="24"/>
          <w:lang w:eastAsia="ru-RU"/>
        </w:rPr>
        <w:t>Таблица</w:t>
      </w:r>
      <w:r w:rsidR="00E63A2B">
        <w:rPr>
          <w:rFonts w:cs="Arial"/>
          <w:b/>
          <w:color w:val="auto"/>
          <w:sz w:val="22"/>
          <w:szCs w:val="24"/>
          <w:lang w:eastAsia="ru-RU"/>
        </w:rPr>
        <w:t xml:space="preserve"> </w:t>
      </w:r>
      <w:r w:rsidR="00DC7298">
        <w:rPr>
          <w:rFonts w:cs="Arial"/>
          <w:b/>
          <w:color w:val="auto"/>
          <w:sz w:val="22"/>
          <w:szCs w:val="24"/>
          <w:lang w:eastAsia="ru-RU"/>
        </w:rPr>
        <w:t>13</w:t>
      </w:r>
      <w:r w:rsidR="00DA3F5F">
        <w:rPr>
          <w:rFonts w:cs="Arial"/>
          <w:b/>
          <w:color w:val="auto"/>
          <w:sz w:val="22"/>
          <w:szCs w:val="24"/>
          <w:lang w:val="en-US" w:eastAsia="ru-RU"/>
        </w:rPr>
        <w:t>7</w:t>
      </w:r>
      <w:r w:rsidRPr="00F113E2">
        <w:rPr>
          <w:rFonts w:cs="Arial"/>
          <w:b/>
          <w:color w:val="auto"/>
          <w:sz w:val="22"/>
          <w:szCs w:val="24"/>
          <w:lang w:eastAsia="ru-RU"/>
        </w:rPr>
        <w:t xml:space="preserve">. </w:t>
      </w:r>
      <w:r w:rsidR="00E63A2B">
        <w:rPr>
          <w:rFonts w:cs="Arial"/>
          <w:b/>
          <w:color w:val="auto"/>
          <w:sz w:val="22"/>
          <w:szCs w:val="24"/>
          <w:lang w:eastAsia="ru-RU"/>
        </w:rPr>
        <w:t>Документ</w:t>
      </w:r>
      <w:r w:rsidRPr="00F113E2">
        <w:rPr>
          <w:rFonts w:cs="Arial"/>
          <w:b/>
          <w:color w:val="auto"/>
          <w:sz w:val="22"/>
          <w:szCs w:val="24"/>
          <w:lang w:eastAsia="ru-RU"/>
        </w:rPr>
        <w:t xml:space="preserve"> Исходящая поставка</w:t>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8"/>
        <w:gridCol w:w="4403"/>
        <w:gridCol w:w="2701"/>
      </w:tblGrid>
      <w:tr w:rsidR="00F113E2" w:rsidRPr="00F113E2" w14:paraId="624CB4E1" w14:textId="77777777" w:rsidTr="00094BE1">
        <w:trPr>
          <w:cantSplit/>
          <w:trHeight w:val="397"/>
          <w:tblHeader/>
        </w:trPr>
        <w:tc>
          <w:tcPr>
            <w:tcW w:w="1473" w:type="pct"/>
            <w:shd w:val="clear" w:color="auto" w:fill="FFC000"/>
            <w:vAlign w:val="center"/>
          </w:tcPr>
          <w:p w14:paraId="70CCAFBD" w14:textId="77777777" w:rsidR="00F113E2" w:rsidRPr="00F113E2" w:rsidRDefault="00F113E2" w:rsidP="00F113E2">
            <w:pPr>
              <w:jc w:val="center"/>
              <w:rPr>
                <w:rFonts w:cs="Arial"/>
                <w:b/>
                <w:color w:val="auto"/>
                <w:sz w:val="20"/>
              </w:rPr>
            </w:pPr>
            <w:r w:rsidRPr="00F113E2">
              <w:rPr>
                <w:rFonts w:cs="Arial"/>
                <w:b/>
                <w:color w:val="auto"/>
                <w:sz w:val="20"/>
                <w:szCs w:val="20"/>
                <w:lang w:eastAsia="ru-RU"/>
              </w:rPr>
              <w:t>Имя поля</w:t>
            </w:r>
          </w:p>
        </w:tc>
        <w:tc>
          <w:tcPr>
            <w:tcW w:w="2186" w:type="pct"/>
            <w:shd w:val="clear" w:color="auto" w:fill="FFC000"/>
            <w:vAlign w:val="center"/>
          </w:tcPr>
          <w:p w14:paraId="777EE14A" w14:textId="77777777" w:rsidR="00F113E2" w:rsidRPr="00F113E2" w:rsidRDefault="00F113E2" w:rsidP="00F113E2">
            <w:pPr>
              <w:jc w:val="center"/>
              <w:rPr>
                <w:rFonts w:cs="Arial"/>
                <w:b/>
                <w:color w:val="auto"/>
                <w:sz w:val="20"/>
              </w:rPr>
            </w:pPr>
            <w:r w:rsidRPr="00F113E2">
              <w:rPr>
                <w:rFonts w:cs="Arial"/>
                <w:b/>
                <w:color w:val="auto"/>
                <w:sz w:val="20"/>
                <w:szCs w:val="20"/>
                <w:lang w:eastAsia="ru-RU"/>
              </w:rPr>
              <w:t>Содержание поля документа</w:t>
            </w:r>
          </w:p>
        </w:tc>
        <w:tc>
          <w:tcPr>
            <w:tcW w:w="1341" w:type="pct"/>
            <w:shd w:val="clear" w:color="auto" w:fill="FFC000"/>
          </w:tcPr>
          <w:p w14:paraId="5995C8FF" w14:textId="77777777" w:rsidR="00F113E2" w:rsidRPr="00F113E2" w:rsidRDefault="00F113E2" w:rsidP="00F113E2">
            <w:pPr>
              <w:jc w:val="center"/>
              <w:rPr>
                <w:rFonts w:cs="Arial"/>
                <w:b/>
                <w:color w:val="auto"/>
                <w:sz w:val="20"/>
                <w:szCs w:val="20"/>
                <w:lang w:eastAsia="ru-RU"/>
              </w:rPr>
            </w:pPr>
            <w:r w:rsidRPr="00F113E2">
              <w:rPr>
                <w:rFonts w:cs="Arial"/>
                <w:b/>
                <w:color w:val="auto"/>
                <w:sz w:val="20"/>
              </w:rPr>
              <w:t>Принцип заполнения при создании вручную</w:t>
            </w:r>
          </w:p>
        </w:tc>
      </w:tr>
      <w:tr w:rsidR="00247B46" w:rsidRPr="00F113E2" w14:paraId="3D479E97" w14:textId="77777777" w:rsidTr="00094BE1">
        <w:trPr>
          <w:cantSplit/>
        </w:trPr>
        <w:tc>
          <w:tcPr>
            <w:tcW w:w="5000" w:type="pct"/>
            <w:gridSpan w:val="3"/>
          </w:tcPr>
          <w:p w14:paraId="580B1C40" w14:textId="31001888" w:rsidR="00247B46" w:rsidRPr="00F113E2" w:rsidRDefault="00247B46" w:rsidP="00F113E2">
            <w:pPr>
              <w:jc w:val="left"/>
              <w:rPr>
                <w:rFonts w:cs="Arial"/>
                <w:color w:val="auto"/>
                <w:sz w:val="20"/>
              </w:rPr>
            </w:pPr>
            <w:r w:rsidRPr="00F113E2">
              <w:rPr>
                <w:rFonts w:cs="Arial"/>
                <w:b/>
                <w:color w:val="auto"/>
                <w:sz w:val="20"/>
              </w:rPr>
              <w:t>Заголовок документа</w:t>
            </w:r>
          </w:p>
        </w:tc>
      </w:tr>
      <w:tr w:rsidR="00F113E2" w:rsidRPr="00F113E2" w14:paraId="2B3487A1" w14:textId="77777777" w:rsidTr="00094BE1">
        <w:trPr>
          <w:cantSplit/>
        </w:trPr>
        <w:tc>
          <w:tcPr>
            <w:tcW w:w="1473" w:type="pct"/>
          </w:tcPr>
          <w:p w14:paraId="7F9BD813" w14:textId="77777777" w:rsidR="00F113E2" w:rsidRPr="00F113E2" w:rsidRDefault="00F113E2" w:rsidP="00F113E2">
            <w:pPr>
              <w:rPr>
                <w:rFonts w:cs="Arial"/>
                <w:color w:val="auto"/>
                <w:sz w:val="20"/>
              </w:rPr>
            </w:pPr>
            <w:r w:rsidRPr="00F113E2">
              <w:rPr>
                <w:rFonts w:cs="Arial"/>
                <w:color w:val="auto"/>
                <w:sz w:val="20"/>
              </w:rPr>
              <w:t>Номер</w:t>
            </w:r>
          </w:p>
        </w:tc>
        <w:tc>
          <w:tcPr>
            <w:tcW w:w="2186" w:type="pct"/>
          </w:tcPr>
          <w:p w14:paraId="18BD4D36" w14:textId="618F1A4B" w:rsidR="00F113E2" w:rsidRPr="00F113E2" w:rsidRDefault="00247B46" w:rsidP="00F113E2">
            <w:pPr>
              <w:jc w:val="left"/>
              <w:rPr>
                <w:rFonts w:cs="Arial"/>
                <w:color w:val="auto"/>
                <w:sz w:val="20"/>
              </w:rPr>
            </w:pPr>
            <w:r>
              <w:rPr>
                <w:rFonts w:cs="Arial"/>
                <w:color w:val="auto"/>
                <w:sz w:val="20"/>
              </w:rPr>
              <w:t>Системный номер документа</w:t>
            </w:r>
          </w:p>
        </w:tc>
        <w:tc>
          <w:tcPr>
            <w:tcW w:w="1341" w:type="pct"/>
          </w:tcPr>
          <w:p w14:paraId="3147D148"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присваивается системой.</w:t>
            </w:r>
          </w:p>
        </w:tc>
      </w:tr>
      <w:tr w:rsidR="00F113E2" w:rsidRPr="00F113E2" w14:paraId="576C1EC1" w14:textId="77777777" w:rsidTr="00094BE1">
        <w:trPr>
          <w:cantSplit/>
        </w:trPr>
        <w:tc>
          <w:tcPr>
            <w:tcW w:w="1473" w:type="pct"/>
          </w:tcPr>
          <w:p w14:paraId="1944087A" w14:textId="77777777" w:rsidR="00F113E2" w:rsidRPr="00F113E2" w:rsidRDefault="00F113E2" w:rsidP="00F113E2">
            <w:pPr>
              <w:rPr>
                <w:rFonts w:cs="Arial"/>
                <w:color w:val="auto"/>
                <w:sz w:val="20"/>
              </w:rPr>
            </w:pPr>
            <w:r w:rsidRPr="00F113E2">
              <w:rPr>
                <w:rFonts w:cs="Arial"/>
                <w:color w:val="auto"/>
                <w:sz w:val="20"/>
              </w:rPr>
              <w:t>Вид</w:t>
            </w:r>
          </w:p>
        </w:tc>
        <w:tc>
          <w:tcPr>
            <w:tcW w:w="2186" w:type="pct"/>
          </w:tcPr>
          <w:p w14:paraId="6205F3C1" w14:textId="5584C7DA" w:rsidR="00F113E2" w:rsidRPr="00F113E2" w:rsidRDefault="00F113E2" w:rsidP="00F113E2">
            <w:pPr>
              <w:jc w:val="left"/>
              <w:rPr>
                <w:rFonts w:cs="Arial"/>
                <w:color w:val="auto"/>
                <w:sz w:val="20"/>
                <w:szCs w:val="20"/>
                <w:lang w:val="en-US"/>
              </w:rPr>
            </w:pPr>
            <w:r w:rsidRPr="00F113E2">
              <w:rPr>
                <w:rFonts w:cs="Arial"/>
                <w:color w:val="auto"/>
                <w:sz w:val="20"/>
              </w:rPr>
              <w:t>Вид</w:t>
            </w:r>
            <w:r w:rsidRPr="00F113E2">
              <w:rPr>
                <w:rFonts w:cs="Arial"/>
                <w:color w:val="auto"/>
                <w:sz w:val="20"/>
                <w:lang w:val="en-US"/>
              </w:rPr>
              <w:t xml:space="preserve"> </w:t>
            </w:r>
            <w:r w:rsidR="00247B46">
              <w:rPr>
                <w:rFonts w:cs="Arial"/>
                <w:color w:val="auto"/>
                <w:sz w:val="20"/>
              </w:rPr>
              <w:t>Исходящей поставки</w:t>
            </w:r>
          </w:p>
        </w:tc>
        <w:tc>
          <w:tcPr>
            <w:tcW w:w="1341" w:type="pct"/>
          </w:tcPr>
          <w:p w14:paraId="19651F3D"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присваивается системой.</w:t>
            </w:r>
          </w:p>
        </w:tc>
      </w:tr>
      <w:tr w:rsidR="00F113E2" w:rsidRPr="00F113E2" w14:paraId="58BBE811" w14:textId="77777777" w:rsidTr="00094BE1">
        <w:trPr>
          <w:cantSplit/>
        </w:trPr>
        <w:tc>
          <w:tcPr>
            <w:tcW w:w="1473" w:type="pct"/>
            <w:vAlign w:val="center"/>
          </w:tcPr>
          <w:p w14:paraId="69E4C9C6" w14:textId="77777777" w:rsidR="00F113E2" w:rsidRPr="00F113E2" w:rsidRDefault="00F113E2" w:rsidP="00F113E2">
            <w:pPr>
              <w:rPr>
                <w:rFonts w:cs="Arial"/>
                <w:color w:val="auto"/>
                <w:sz w:val="20"/>
              </w:rPr>
            </w:pPr>
            <w:r w:rsidRPr="00F113E2">
              <w:rPr>
                <w:rFonts w:cs="Arial"/>
                <w:color w:val="auto"/>
                <w:sz w:val="20"/>
                <w:szCs w:val="20"/>
              </w:rPr>
              <w:t>Получатель материала</w:t>
            </w:r>
          </w:p>
        </w:tc>
        <w:tc>
          <w:tcPr>
            <w:tcW w:w="2186" w:type="pct"/>
            <w:vAlign w:val="center"/>
          </w:tcPr>
          <w:p w14:paraId="091D8DD8" w14:textId="6246C20F" w:rsidR="00F113E2" w:rsidRPr="00F113E2" w:rsidRDefault="00247B46" w:rsidP="00F113E2">
            <w:pPr>
              <w:jc w:val="left"/>
              <w:rPr>
                <w:rFonts w:cs="Arial"/>
                <w:color w:val="auto"/>
                <w:sz w:val="20"/>
                <w:szCs w:val="20"/>
              </w:rPr>
            </w:pPr>
            <w:r>
              <w:rPr>
                <w:rFonts w:cs="Arial"/>
                <w:color w:val="auto"/>
                <w:sz w:val="20"/>
                <w:szCs w:val="20"/>
              </w:rPr>
              <w:t>Номер бизнес-партнера</w:t>
            </w:r>
          </w:p>
        </w:tc>
        <w:tc>
          <w:tcPr>
            <w:tcW w:w="1341" w:type="pct"/>
          </w:tcPr>
          <w:p w14:paraId="4DD753EF"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w:t>
            </w:r>
          </w:p>
        </w:tc>
      </w:tr>
      <w:tr w:rsidR="00F113E2" w:rsidRPr="00F113E2" w14:paraId="5B216BD1" w14:textId="77777777" w:rsidTr="00094BE1">
        <w:trPr>
          <w:cantSplit/>
        </w:trPr>
        <w:tc>
          <w:tcPr>
            <w:tcW w:w="1473" w:type="pct"/>
            <w:vAlign w:val="center"/>
          </w:tcPr>
          <w:p w14:paraId="3BC2B1C3" w14:textId="77777777" w:rsidR="00F113E2" w:rsidRPr="00F113E2" w:rsidRDefault="00F113E2" w:rsidP="00F113E2">
            <w:pPr>
              <w:rPr>
                <w:rFonts w:cs="Arial"/>
                <w:color w:val="auto"/>
                <w:sz w:val="20"/>
                <w:szCs w:val="20"/>
              </w:rPr>
            </w:pPr>
            <w:r w:rsidRPr="00F113E2">
              <w:rPr>
                <w:rFonts w:cs="Arial"/>
                <w:color w:val="auto"/>
                <w:sz w:val="20"/>
                <w:szCs w:val="20"/>
              </w:rPr>
              <w:t>Плановый отпуск материала</w:t>
            </w:r>
          </w:p>
        </w:tc>
        <w:tc>
          <w:tcPr>
            <w:tcW w:w="2186" w:type="pct"/>
            <w:vAlign w:val="center"/>
          </w:tcPr>
          <w:p w14:paraId="372A5AA9" w14:textId="2E5FE4CB" w:rsidR="00F113E2" w:rsidRPr="00F113E2" w:rsidRDefault="00247B46" w:rsidP="00F113E2">
            <w:pPr>
              <w:jc w:val="left"/>
              <w:rPr>
                <w:rFonts w:cs="Arial"/>
                <w:color w:val="auto"/>
                <w:sz w:val="20"/>
                <w:szCs w:val="20"/>
              </w:rPr>
            </w:pPr>
            <w:r>
              <w:rPr>
                <w:rFonts w:cs="Arial"/>
                <w:color w:val="auto"/>
                <w:sz w:val="20"/>
                <w:szCs w:val="20"/>
              </w:rPr>
              <w:t>Плановая дата отпуска материала</w:t>
            </w:r>
          </w:p>
        </w:tc>
        <w:tc>
          <w:tcPr>
            <w:tcW w:w="1341" w:type="pct"/>
          </w:tcPr>
          <w:p w14:paraId="6EE4D08C"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w:t>
            </w:r>
          </w:p>
        </w:tc>
      </w:tr>
      <w:tr w:rsidR="00F113E2" w:rsidRPr="00F113E2" w14:paraId="2A44164C" w14:textId="77777777" w:rsidTr="00094BE1">
        <w:trPr>
          <w:cantSplit/>
        </w:trPr>
        <w:tc>
          <w:tcPr>
            <w:tcW w:w="1473" w:type="pct"/>
            <w:vAlign w:val="center"/>
          </w:tcPr>
          <w:p w14:paraId="2C320C91" w14:textId="77777777" w:rsidR="00F113E2" w:rsidRPr="00F113E2" w:rsidRDefault="00F113E2" w:rsidP="00F113E2">
            <w:pPr>
              <w:rPr>
                <w:rFonts w:cs="Arial"/>
                <w:color w:val="auto"/>
                <w:sz w:val="20"/>
                <w:szCs w:val="20"/>
                <w:lang w:val="en-US"/>
              </w:rPr>
            </w:pPr>
            <w:r w:rsidRPr="00F113E2">
              <w:rPr>
                <w:rFonts w:cs="Arial"/>
                <w:color w:val="auto"/>
                <w:sz w:val="20"/>
                <w:szCs w:val="20"/>
              </w:rPr>
              <w:t>Фактический отпуск материала</w:t>
            </w:r>
          </w:p>
        </w:tc>
        <w:tc>
          <w:tcPr>
            <w:tcW w:w="2186" w:type="pct"/>
            <w:vAlign w:val="center"/>
          </w:tcPr>
          <w:p w14:paraId="1718CFC6" w14:textId="31F777DF" w:rsidR="00F113E2" w:rsidRPr="00F113E2" w:rsidRDefault="00F113E2" w:rsidP="00F113E2">
            <w:pPr>
              <w:jc w:val="left"/>
              <w:rPr>
                <w:rFonts w:cs="Arial"/>
                <w:color w:val="auto"/>
                <w:sz w:val="20"/>
                <w:szCs w:val="20"/>
              </w:rPr>
            </w:pPr>
            <w:r w:rsidRPr="00F113E2">
              <w:rPr>
                <w:rFonts w:cs="Arial"/>
                <w:color w:val="auto"/>
                <w:sz w:val="20"/>
                <w:szCs w:val="20"/>
              </w:rPr>
              <w:t>Фактическая дат</w:t>
            </w:r>
            <w:r w:rsidR="00247B46">
              <w:rPr>
                <w:rFonts w:cs="Arial"/>
                <w:color w:val="auto"/>
                <w:sz w:val="20"/>
                <w:szCs w:val="20"/>
              </w:rPr>
              <w:t>а отпуска</w:t>
            </w:r>
          </w:p>
        </w:tc>
        <w:tc>
          <w:tcPr>
            <w:tcW w:w="1341" w:type="pct"/>
          </w:tcPr>
          <w:p w14:paraId="2DE7A224" w14:textId="77777777" w:rsidR="00F113E2" w:rsidRPr="00F113E2" w:rsidRDefault="00F113E2" w:rsidP="00F113E2">
            <w:pPr>
              <w:jc w:val="left"/>
              <w:rPr>
                <w:rFonts w:cs="Arial"/>
                <w:color w:val="auto"/>
                <w:sz w:val="20"/>
                <w:szCs w:val="20"/>
              </w:rPr>
            </w:pPr>
            <w:r w:rsidRPr="00F113E2">
              <w:rPr>
                <w:rFonts w:cs="Arial"/>
                <w:color w:val="auto"/>
                <w:sz w:val="20"/>
                <w:szCs w:val="20"/>
              </w:rPr>
              <w:t>Вводится вручную.</w:t>
            </w:r>
          </w:p>
        </w:tc>
      </w:tr>
      <w:tr w:rsidR="00F113E2" w:rsidRPr="00F113E2" w14:paraId="357274D7" w14:textId="77777777" w:rsidTr="00094BE1">
        <w:trPr>
          <w:cantSplit/>
        </w:trPr>
        <w:tc>
          <w:tcPr>
            <w:tcW w:w="1473" w:type="pct"/>
            <w:vAlign w:val="center"/>
          </w:tcPr>
          <w:p w14:paraId="11182593" w14:textId="77777777" w:rsidR="00F113E2" w:rsidRPr="00F113E2" w:rsidRDefault="00F113E2" w:rsidP="00F113E2">
            <w:pPr>
              <w:rPr>
                <w:rFonts w:cs="Arial"/>
                <w:color w:val="auto"/>
                <w:sz w:val="20"/>
                <w:szCs w:val="20"/>
              </w:rPr>
            </w:pPr>
            <w:r w:rsidRPr="00F113E2">
              <w:rPr>
                <w:rFonts w:cs="Arial"/>
                <w:color w:val="auto"/>
                <w:sz w:val="20"/>
                <w:szCs w:val="20"/>
              </w:rPr>
              <w:t>Ид. транспортировки</w:t>
            </w:r>
          </w:p>
          <w:p w14:paraId="66662236" w14:textId="77777777" w:rsidR="00F113E2" w:rsidRPr="00F113E2" w:rsidRDefault="00F113E2" w:rsidP="00F113E2">
            <w:pPr>
              <w:jc w:val="left"/>
              <w:rPr>
                <w:rFonts w:cs="Arial"/>
                <w:color w:val="auto"/>
                <w:sz w:val="20"/>
                <w:szCs w:val="20"/>
              </w:rPr>
            </w:pPr>
          </w:p>
        </w:tc>
        <w:tc>
          <w:tcPr>
            <w:tcW w:w="2186" w:type="pct"/>
            <w:vAlign w:val="center"/>
          </w:tcPr>
          <w:p w14:paraId="773B5917" w14:textId="77777777" w:rsidR="00F113E2" w:rsidRPr="00F113E2" w:rsidRDefault="00F113E2" w:rsidP="00F113E2">
            <w:pPr>
              <w:jc w:val="left"/>
              <w:rPr>
                <w:rFonts w:cs="Arial"/>
                <w:color w:val="auto"/>
                <w:sz w:val="20"/>
                <w:szCs w:val="20"/>
              </w:rPr>
            </w:pPr>
            <w:r w:rsidRPr="00F113E2">
              <w:rPr>
                <w:rFonts w:cs="Arial"/>
                <w:color w:val="auto"/>
                <w:sz w:val="20"/>
                <w:szCs w:val="20"/>
              </w:rPr>
              <w:t>Номер вагона</w:t>
            </w:r>
          </w:p>
        </w:tc>
        <w:tc>
          <w:tcPr>
            <w:tcW w:w="1341" w:type="pct"/>
          </w:tcPr>
          <w:p w14:paraId="3AD5C1A4" w14:textId="77777777" w:rsidR="00F113E2" w:rsidRPr="00F113E2" w:rsidRDefault="00F113E2" w:rsidP="00F113E2">
            <w:pPr>
              <w:jc w:val="left"/>
              <w:rPr>
                <w:rFonts w:cs="Arial"/>
                <w:color w:val="auto"/>
                <w:sz w:val="20"/>
                <w:szCs w:val="20"/>
              </w:rPr>
            </w:pPr>
            <w:r w:rsidRPr="00F113E2">
              <w:rPr>
                <w:rFonts w:cs="Arial"/>
                <w:color w:val="auto"/>
                <w:sz w:val="20"/>
                <w:szCs w:val="20"/>
              </w:rPr>
              <w:t>Вводится вручную.</w:t>
            </w:r>
          </w:p>
        </w:tc>
      </w:tr>
      <w:tr w:rsidR="00F113E2" w:rsidRPr="00F113E2" w14:paraId="6E7629C8" w14:textId="77777777" w:rsidTr="00094BE1">
        <w:trPr>
          <w:cantSplit/>
        </w:trPr>
        <w:tc>
          <w:tcPr>
            <w:tcW w:w="1473" w:type="pct"/>
            <w:vAlign w:val="center"/>
          </w:tcPr>
          <w:p w14:paraId="02F921CB" w14:textId="77777777" w:rsidR="00F113E2" w:rsidRPr="00F113E2" w:rsidRDefault="00F113E2" w:rsidP="00F113E2">
            <w:pPr>
              <w:rPr>
                <w:rFonts w:cs="Arial"/>
                <w:color w:val="auto"/>
                <w:sz w:val="20"/>
                <w:szCs w:val="20"/>
              </w:rPr>
            </w:pPr>
            <w:r w:rsidRPr="00F113E2">
              <w:rPr>
                <w:rFonts w:cs="Arial"/>
                <w:color w:val="auto"/>
                <w:sz w:val="20"/>
                <w:szCs w:val="20"/>
              </w:rPr>
              <w:t>Транспортная накладная</w:t>
            </w:r>
          </w:p>
        </w:tc>
        <w:tc>
          <w:tcPr>
            <w:tcW w:w="2186" w:type="pct"/>
            <w:vAlign w:val="center"/>
          </w:tcPr>
          <w:p w14:paraId="2A921960" w14:textId="77777777" w:rsidR="00F113E2" w:rsidRPr="00F113E2" w:rsidRDefault="00F113E2" w:rsidP="00F113E2">
            <w:pPr>
              <w:jc w:val="left"/>
              <w:rPr>
                <w:rFonts w:cs="Arial"/>
                <w:color w:val="auto"/>
                <w:sz w:val="20"/>
                <w:szCs w:val="20"/>
              </w:rPr>
            </w:pPr>
            <w:r w:rsidRPr="00F113E2">
              <w:rPr>
                <w:rFonts w:cs="Arial"/>
                <w:color w:val="auto"/>
                <w:sz w:val="20"/>
                <w:szCs w:val="20"/>
              </w:rPr>
              <w:t>Номер транспортной накладной  или номер бортового коносамента</w:t>
            </w:r>
          </w:p>
        </w:tc>
        <w:tc>
          <w:tcPr>
            <w:tcW w:w="1341" w:type="pct"/>
          </w:tcPr>
          <w:p w14:paraId="41E44D4C" w14:textId="77777777" w:rsidR="00F113E2" w:rsidRPr="00F113E2" w:rsidRDefault="00F113E2" w:rsidP="00F113E2">
            <w:pPr>
              <w:jc w:val="left"/>
              <w:rPr>
                <w:rFonts w:cs="Arial"/>
                <w:color w:val="auto"/>
                <w:sz w:val="20"/>
                <w:szCs w:val="20"/>
              </w:rPr>
            </w:pPr>
            <w:r w:rsidRPr="00F113E2">
              <w:rPr>
                <w:rFonts w:cs="Arial"/>
                <w:color w:val="auto"/>
                <w:sz w:val="20"/>
                <w:szCs w:val="20"/>
              </w:rPr>
              <w:t>Вводится вручную.</w:t>
            </w:r>
          </w:p>
        </w:tc>
      </w:tr>
      <w:tr w:rsidR="00F113E2" w:rsidRPr="00F113E2" w14:paraId="3CB7441E" w14:textId="77777777" w:rsidTr="00094BE1">
        <w:trPr>
          <w:cantSplit/>
        </w:trPr>
        <w:tc>
          <w:tcPr>
            <w:tcW w:w="1473" w:type="pct"/>
            <w:vAlign w:val="center"/>
          </w:tcPr>
          <w:p w14:paraId="462DE14E" w14:textId="77777777" w:rsidR="00F113E2" w:rsidRPr="00F113E2" w:rsidRDefault="00F113E2" w:rsidP="00F113E2">
            <w:pPr>
              <w:rPr>
                <w:rFonts w:cs="Arial"/>
                <w:color w:val="auto"/>
                <w:sz w:val="20"/>
                <w:szCs w:val="20"/>
              </w:rPr>
            </w:pPr>
            <w:r w:rsidRPr="00F113E2">
              <w:rPr>
                <w:rFonts w:cs="Arial"/>
                <w:color w:val="auto"/>
                <w:sz w:val="20"/>
                <w:szCs w:val="20"/>
              </w:rPr>
              <w:t>Дата прибытия в порт назначения</w:t>
            </w:r>
          </w:p>
        </w:tc>
        <w:tc>
          <w:tcPr>
            <w:tcW w:w="2186" w:type="pct"/>
            <w:vAlign w:val="center"/>
          </w:tcPr>
          <w:p w14:paraId="69294CB8" w14:textId="77777777" w:rsidR="00F113E2" w:rsidRPr="00F113E2" w:rsidRDefault="00F113E2" w:rsidP="00F113E2">
            <w:pPr>
              <w:jc w:val="left"/>
              <w:rPr>
                <w:rFonts w:cs="Arial"/>
                <w:color w:val="auto"/>
                <w:sz w:val="20"/>
                <w:szCs w:val="20"/>
              </w:rPr>
            </w:pPr>
            <w:r w:rsidRPr="00F113E2">
              <w:rPr>
                <w:rFonts w:cs="Arial"/>
                <w:color w:val="auto"/>
                <w:sz w:val="20"/>
                <w:szCs w:val="20"/>
              </w:rPr>
              <w:t>Дата прибытия в порт назначения</w:t>
            </w:r>
          </w:p>
        </w:tc>
        <w:tc>
          <w:tcPr>
            <w:tcW w:w="1341" w:type="pct"/>
          </w:tcPr>
          <w:p w14:paraId="70711172" w14:textId="77777777" w:rsidR="00F113E2" w:rsidRPr="00F113E2" w:rsidRDefault="00F113E2" w:rsidP="00F113E2">
            <w:pPr>
              <w:jc w:val="left"/>
              <w:rPr>
                <w:rFonts w:cs="Arial"/>
                <w:color w:val="auto"/>
                <w:sz w:val="20"/>
                <w:szCs w:val="20"/>
              </w:rPr>
            </w:pPr>
            <w:r w:rsidRPr="00F113E2">
              <w:rPr>
                <w:rFonts w:cs="Arial"/>
                <w:color w:val="auto"/>
                <w:sz w:val="20"/>
                <w:szCs w:val="20"/>
              </w:rPr>
              <w:t>Вводится вручную.</w:t>
            </w:r>
          </w:p>
        </w:tc>
      </w:tr>
      <w:tr w:rsidR="00247B46" w:rsidRPr="00F113E2" w14:paraId="685C6745" w14:textId="77777777" w:rsidTr="00094BE1">
        <w:trPr>
          <w:cantSplit/>
        </w:trPr>
        <w:tc>
          <w:tcPr>
            <w:tcW w:w="5000" w:type="pct"/>
            <w:gridSpan w:val="3"/>
            <w:vAlign w:val="center"/>
          </w:tcPr>
          <w:p w14:paraId="3243A6A2" w14:textId="3B3BBB07" w:rsidR="00247B46" w:rsidRPr="00F113E2" w:rsidRDefault="00247B46" w:rsidP="00F113E2">
            <w:pPr>
              <w:jc w:val="left"/>
              <w:rPr>
                <w:rFonts w:cs="Arial"/>
                <w:color w:val="auto"/>
                <w:sz w:val="20"/>
                <w:szCs w:val="20"/>
              </w:rPr>
            </w:pPr>
            <w:r w:rsidRPr="00F113E2">
              <w:rPr>
                <w:rFonts w:cs="Arial"/>
                <w:b/>
                <w:color w:val="auto"/>
                <w:sz w:val="20"/>
                <w:szCs w:val="20"/>
              </w:rPr>
              <w:t>Позиции документа</w:t>
            </w:r>
          </w:p>
        </w:tc>
      </w:tr>
      <w:tr w:rsidR="00F113E2" w:rsidRPr="00F113E2" w14:paraId="3AC09AAC" w14:textId="77777777" w:rsidTr="00094BE1">
        <w:trPr>
          <w:cantSplit/>
        </w:trPr>
        <w:tc>
          <w:tcPr>
            <w:tcW w:w="1473" w:type="pct"/>
            <w:vAlign w:val="center"/>
          </w:tcPr>
          <w:p w14:paraId="3BF2BAC7" w14:textId="77777777" w:rsidR="00F113E2" w:rsidRPr="00F113E2" w:rsidRDefault="00F113E2" w:rsidP="00F113E2">
            <w:pPr>
              <w:rPr>
                <w:rFonts w:cs="Arial"/>
                <w:color w:val="auto"/>
                <w:sz w:val="20"/>
                <w:szCs w:val="20"/>
              </w:rPr>
            </w:pPr>
            <w:r w:rsidRPr="00F113E2">
              <w:rPr>
                <w:rFonts w:cs="Arial"/>
                <w:color w:val="auto"/>
                <w:sz w:val="20"/>
                <w:szCs w:val="20"/>
              </w:rPr>
              <w:t>Материал</w:t>
            </w:r>
          </w:p>
        </w:tc>
        <w:tc>
          <w:tcPr>
            <w:tcW w:w="2186" w:type="pct"/>
            <w:vAlign w:val="center"/>
          </w:tcPr>
          <w:p w14:paraId="69F42FAB" w14:textId="0CF165C3" w:rsidR="00F113E2" w:rsidRPr="00F113E2" w:rsidRDefault="00F113E2" w:rsidP="00F113E2">
            <w:pPr>
              <w:jc w:val="left"/>
              <w:rPr>
                <w:rFonts w:cs="Arial"/>
                <w:color w:val="auto"/>
                <w:sz w:val="20"/>
                <w:szCs w:val="20"/>
              </w:rPr>
            </w:pPr>
            <w:r w:rsidRPr="00F113E2">
              <w:rPr>
                <w:rFonts w:cs="Arial"/>
                <w:color w:val="auto"/>
                <w:sz w:val="20"/>
                <w:szCs w:val="20"/>
              </w:rPr>
              <w:t>Номер</w:t>
            </w:r>
            <w:r w:rsidR="00247B46">
              <w:rPr>
                <w:rFonts w:cs="Arial"/>
                <w:color w:val="auto"/>
                <w:sz w:val="20"/>
                <w:szCs w:val="20"/>
              </w:rPr>
              <w:t xml:space="preserve"> материала драгоценного металла</w:t>
            </w:r>
          </w:p>
        </w:tc>
        <w:tc>
          <w:tcPr>
            <w:tcW w:w="1341" w:type="pct"/>
          </w:tcPr>
          <w:p w14:paraId="57D5A8FB"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w:t>
            </w:r>
          </w:p>
        </w:tc>
      </w:tr>
      <w:tr w:rsidR="00F113E2" w:rsidRPr="00F113E2" w14:paraId="0C2DDBD6" w14:textId="77777777" w:rsidTr="00094BE1">
        <w:trPr>
          <w:cantSplit/>
        </w:trPr>
        <w:tc>
          <w:tcPr>
            <w:tcW w:w="1473" w:type="pct"/>
            <w:vAlign w:val="center"/>
          </w:tcPr>
          <w:p w14:paraId="09FA8B22" w14:textId="77777777" w:rsidR="00F113E2" w:rsidRPr="00F113E2" w:rsidRDefault="00F113E2" w:rsidP="00F113E2">
            <w:pPr>
              <w:rPr>
                <w:rFonts w:cs="Arial"/>
                <w:color w:val="auto"/>
                <w:sz w:val="20"/>
                <w:szCs w:val="20"/>
              </w:rPr>
            </w:pPr>
            <w:r w:rsidRPr="00F113E2">
              <w:rPr>
                <w:rFonts w:cs="Arial"/>
                <w:color w:val="auto"/>
                <w:sz w:val="20"/>
                <w:szCs w:val="20"/>
              </w:rPr>
              <w:t>Количество</w:t>
            </w:r>
          </w:p>
        </w:tc>
        <w:tc>
          <w:tcPr>
            <w:tcW w:w="2186" w:type="pct"/>
            <w:vAlign w:val="center"/>
          </w:tcPr>
          <w:p w14:paraId="6BB8583D" w14:textId="77777777" w:rsidR="00F113E2" w:rsidRPr="00F113E2" w:rsidRDefault="00F113E2" w:rsidP="00F113E2">
            <w:pPr>
              <w:jc w:val="left"/>
              <w:rPr>
                <w:rFonts w:cs="Arial"/>
                <w:color w:val="auto"/>
                <w:sz w:val="20"/>
                <w:szCs w:val="20"/>
              </w:rPr>
            </w:pPr>
            <w:r w:rsidRPr="00F113E2">
              <w:rPr>
                <w:rFonts w:cs="Arial"/>
                <w:color w:val="auto"/>
                <w:sz w:val="20"/>
                <w:szCs w:val="20"/>
              </w:rPr>
              <w:t>Количество</w:t>
            </w:r>
          </w:p>
        </w:tc>
        <w:tc>
          <w:tcPr>
            <w:tcW w:w="1341" w:type="pct"/>
          </w:tcPr>
          <w:p w14:paraId="1A1E018A"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 может быть изменено.</w:t>
            </w:r>
          </w:p>
        </w:tc>
      </w:tr>
      <w:tr w:rsidR="00F113E2" w:rsidRPr="00F113E2" w14:paraId="53E5CA1D" w14:textId="77777777" w:rsidTr="00094BE1">
        <w:trPr>
          <w:cantSplit/>
        </w:trPr>
        <w:tc>
          <w:tcPr>
            <w:tcW w:w="1473" w:type="pct"/>
            <w:vAlign w:val="center"/>
          </w:tcPr>
          <w:p w14:paraId="565745E8" w14:textId="77777777" w:rsidR="00F113E2" w:rsidRPr="00F113E2" w:rsidRDefault="00F113E2" w:rsidP="00F113E2">
            <w:pPr>
              <w:rPr>
                <w:rFonts w:cs="Arial"/>
                <w:color w:val="auto"/>
                <w:sz w:val="20"/>
                <w:szCs w:val="20"/>
              </w:rPr>
            </w:pPr>
            <w:r w:rsidRPr="00F113E2">
              <w:rPr>
                <w:rFonts w:cs="Arial"/>
                <w:color w:val="auto"/>
                <w:sz w:val="20"/>
                <w:szCs w:val="20"/>
              </w:rPr>
              <w:t>Единица измерения</w:t>
            </w:r>
          </w:p>
        </w:tc>
        <w:tc>
          <w:tcPr>
            <w:tcW w:w="2186" w:type="pct"/>
            <w:vAlign w:val="center"/>
          </w:tcPr>
          <w:p w14:paraId="6D21B2B7" w14:textId="77777777" w:rsidR="00F113E2" w:rsidRPr="00F113E2" w:rsidRDefault="00F113E2" w:rsidP="00F113E2">
            <w:pPr>
              <w:jc w:val="left"/>
              <w:rPr>
                <w:rFonts w:cs="Arial"/>
                <w:color w:val="auto"/>
                <w:sz w:val="20"/>
                <w:szCs w:val="20"/>
              </w:rPr>
            </w:pPr>
            <w:r w:rsidRPr="00F113E2">
              <w:rPr>
                <w:rFonts w:cs="Arial"/>
                <w:color w:val="auto"/>
                <w:sz w:val="20"/>
                <w:szCs w:val="20"/>
              </w:rPr>
              <w:t>Единица измерения</w:t>
            </w:r>
          </w:p>
        </w:tc>
        <w:tc>
          <w:tcPr>
            <w:tcW w:w="1341" w:type="pct"/>
          </w:tcPr>
          <w:p w14:paraId="40D203BA"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w:t>
            </w:r>
          </w:p>
        </w:tc>
      </w:tr>
      <w:tr w:rsidR="00F113E2" w:rsidRPr="00F113E2" w14:paraId="02A7086E" w14:textId="77777777" w:rsidTr="00094BE1">
        <w:trPr>
          <w:cantSplit/>
        </w:trPr>
        <w:tc>
          <w:tcPr>
            <w:tcW w:w="1473" w:type="pct"/>
            <w:vAlign w:val="center"/>
          </w:tcPr>
          <w:p w14:paraId="3187A8AE" w14:textId="77777777" w:rsidR="00F113E2" w:rsidRPr="00F113E2" w:rsidRDefault="00F113E2" w:rsidP="00F113E2">
            <w:pPr>
              <w:rPr>
                <w:rFonts w:cs="Arial"/>
                <w:color w:val="auto"/>
                <w:sz w:val="20"/>
                <w:szCs w:val="20"/>
              </w:rPr>
            </w:pPr>
            <w:r w:rsidRPr="00F113E2">
              <w:rPr>
                <w:rFonts w:cs="Arial"/>
                <w:color w:val="auto"/>
                <w:sz w:val="20"/>
                <w:szCs w:val="20"/>
              </w:rPr>
              <w:t>Стоимость</w:t>
            </w:r>
          </w:p>
        </w:tc>
        <w:tc>
          <w:tcPr>
            <w:tcW w:w="2186" w:type="pct"/>
            <w:vAlign w:val="center"/>
          </w:tcPr>
          <w:p w14:paraId="3C5EF580" w14:textId="77777777" w:rsidR="00F113E2" w:rsidRPr="00F113E2" w:rsidRDefault="00F113E2" w:rsidP="00F113E2">
            <w:pPr>
              <w:jc w:val="left"/>
              <w:rPr>
                <w:rFonts w:cs="Arial"/>
                <w:color w:val="auto"/>
                <w:sz w:val="20"/>
                <w:szCs w:val="20"/>
              </w:rPr>
            </w:pPr>
            <w:r w:rsidRPr="00F113E2">
              <w:rPr>
                <w:rFonts w:cs="Arial"/>
                <w:color w:val="auto"/>
                <w:sz w:val="20"/>
                <w:szCs w:val="20"/>
              </w:rPr>
              <w:t>Стоимость позиции</w:t>
            </w:r>
          </w:p>
        </w:tc>
        <w:tc>
          <w:tcPr>
            <w:tcW w:w="1341" w:type="pct"/>
          </w:tcPr>
          <w:p w14:paraId="21FD049F"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w:t>
            </w:r>
          </w:p>
        </w:tc>
      </w:tr>
      <w:tr w:rsidR="00F113E2" w:rsidRPr="00F113E2" w14:paraId="49E37FBD" w14:textId="77777777" w:rsidTr="00094BE1">
        <w:trPr>
          <w:cantSplit/>
        </w:trPr>
        <w:tc>
          <w:tcPr>
            <w:tcW w:w="1473" w:type="pct"/>
            <w:vAlign w:val="center"/>
          </w:tcPr>
          <w:p w14:paraId="5CFB0E12" w14:textId="77777777" w:rsidR="00F113E2" w:rsidRPr="00F113E2" w:rsidRDefault="00F113E2" w:rsidP="00F113E2">
            <w:pPr>
              <w:rPr>
                <w:rFonts w:cs="Arial"/>
                <w:color w:val="auto"/>
                <w:sz w:val="20"/>
                <w:szCs w:val="20"/>
              </w:rPr>
            </w:pPr>
            <w:r w:rsidRPr="00F113E2">
              <w:rPr>
                <w:rFonts w:cs="Arial"/>
                <w:color w:val="auto"/>
                <w:sz w:val="20"/>
                <w:szCs w:val="20"/>
              </w:rPr>
              <w:t>Завод</w:t>
            </w:r>
          </w:p>
        </w:tc>
        <w:tc>
          <w:tcPr>
            <w:tcW w:w="2186" w:type="pct"/>
            <w:vAlign w:val="center"/>
          </w:tcPr>
          <w:p w14:paraId="2657A588" w14:textId="71211F51" w:rsidR="00F113E2" w:rsidRPr="00F113E2" w:rsidRDefault="00247B46" w:rsidP="00F113E2">
            <w:pPr>
              <w:jc w:val="left"/>
              <w:rPr>
                <w:rFonts w:cs="Arial"/>
                <w:color w:val="auto"/>
                <w:sz w:val="20"/>
                <w:szCs w:val="20"/>
              </w:rPr>
            </w:pPr>
            <w:r>
              <w:rPr>
                <w:rFonts w:cs="Arial"/>
                <w:color w:val="auto"/>
                <w:sz w:val="20"/>
                <w:szCs w:val="20"/>
              </w:rPr>
              <w:t>Завод-поставщик</w:t>
            </w:r>
          </w:p>
        </w:tc>
        <w:tc>
          <w:tcPr>
            <w:tcW w:w="1341" w:type="pct"/>
          </w:tcPr>
          <w:p w14:paraId="0B76067C"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w:t>
            </w:r>
          </w:p>
        </w:tc>
      </w:tr>
      <w:tr w:rsidR="00F113E2" w:rsidRPr="00F113E2" w14:paraId="4ABF767B" w14:textId="77777777" w:rsidTr="00094BE1">
        <w:trPr>
          <w:cantSplit/>
        </w:trPr>
        <w:tc>
          <w:tcPr>
            <w:tcW w:w="1473" w:type="pct"/>
            <w:vAlign w:val="center"/>
          </w:tcPr>
          <w:p w14:paraId="37A85472" w14:textId="77777777" w:rsidR="00F113E2" w:rsidRPr="00F113E2" w:rsidRDefault="00F113E2" w:rsidP="00F113E2">
            <w:pPr>
              <w:rPr>
                <w:rFonts w:cs="Arial"/>
                <w:color w:val="auto"/>
                <w:sz w:val="20"/>
                <w:szCs w:val="20"/>
              </w:rPr>
            </w:pPr>
            <w:r w:rsidRPr="00F113E2">
              <w:rPr>
                <w:rFonts w:cs="Arial"/>
                <w:color w:val="auto"/>
                <w:sz w:val="20"/>
                <w:szCs w:val="20"/>
              </w:rPr>
              <w:t>Склад</w:t>
            </w:r>
          </w:p>
        </w:tc>
        <w:tc>
          <w:tcPr>
            <w:tcW w:w="2186" w:type="pct"/>
            <w:vAlign w:val="center"/>
          </w:tcPr>
          <w:p w14:paraId="4FBC6AA3" w14:textId="130A2685" w:rsidR="00F113E2" w:rsidRPr="00F113E2" w:rsidRDefault="00F113E2" w:rsidP="00F113E2">
            <w:pPr>
              <w:jc w:val="left"/>
              <w:rPr>
                <w:rFonts w:cs="Arial"/>
                <w:color w:val="auto"/>
                <w:sz w:val="20"/>
                <w:szCs w:val="20"/>
              </w:rPr>
            </w:pPr>
            <w:r w:rsidRPr="00F113E2">
              <w:rPr>
                <w:rFonts w:cs="Arial"/>
                <w:color w:val="auto"/>
                <w:sz w:val="20"/>
                <w:szCs w:val="20"/>
              </w:rPr>
              <w:t>Код склада, с которо</w:t>
            </w:r>
            <w:r w:rsidR="00247B46">
              <w:rPr>
                <w:rFonts w:cs="Arial"/>
                <w:color w:val="auto"/>
                <w:sz w:val="20"/>
                <w:szCs w:val="20"/>
              </w:rPr>
              <w:t>го выполняется отпуск материала</w:t>
            </w:r>
          </w:p>
        </w:tc>
        <w:tc>
          <w:tcPr>
            <w:tcW w:w="1341" w:type="pct"/>
          </w:tcPr>
          <w:p w14:paraId="0A53C529" w14:textId="77777777" w:rsidR="00F113E2" w:rsidRPr="00F113E2" w:rsidRDefault="00F113E2" w:rsidP="00F113E2">
            <w:pPr>
              <w:jc w:val="left"/>
              <w:rPr>
                <w:rFonts w:cs="Arial"/>
                <w:color w:val="auto"/>
                <w:sz w:val="20"/>
                <w:szCs w:val="20"/>
              </w:rPr>
            </w:pPr>
            <w:r w:rsidRPr="00F113E2">
              <w:rPr>
                <w:rFonts w:cs="Arial"/>
                <w:color w:val="auto"/>
                <w:sz w:val="20"/>
                <w:szCs w:val="20"/>
              </w:rPr>
              <w:t>Автоматически копируется из заказа.</w:t>
            </w:r>
          </w:p>
        </w:tc>
      </w:tr>
      <w:tr w:rsidR="00F113E2" w:rsidRPr="00F113E2" w14:paraId="7551C7D4" w14:textId="77777777" w:rsidTr="00094BE1">
        <w:trPr>
          <w:cantSplit/>
        </w:trPr>
        <w:tc>
          <w:tcPr>
            <w:tcW w:w="1473" w:type="pct"/>
            <w:vAlign w:val="center"/>
          </w:tcPr>
          <w:p w14:paraId="2E313C8E" w14:textId="77777777" w:rsidR="00F113E2" w:rsidRPr="00F113E2" w:rsidRDefault="00F113E2" w:rsidP="00F113E2">
            <w:pPr>
              <w:rPr>
                <w:rFonts w:cs="Arial"/>
                <w:color w:val="auto"/>
                <w:sz w:val="20"/>
                <w:szCs w:val="20"/>
              </w:rPr>
            </w:pPr>
            <w:r w:rsidRPr="00F113E2">
              <w:rPr>
                <w:rFonts w:cs="Arial"/>
                <w:color w:val="auto"/>
                <w:sz w:val="20"/>
                <w:szCs w:val="20"/>
              </w:rPr>
              <w:t>Партия</w:t>
            </w:r>
          </w:p>
        </w:tc>
        <w:tc>
          <w:tcPr>
            <w:tcW w:w="2186" w:type="pct"/>
            <w:vAlign w:val="center"/>
          </w:tcPr>
          <w:p w14:paraId="31ECCE55" w14:textId="18C0B29F" w:rsidR="00F113E2" w:rsidRPr="00F113E2" w:rsidRDefault="00F113E2" w:rsidP="00F113E2">
            <w:pPr>
              <w:jc w:val="left"/>
              <w:rPr>
                <w:rFonts w:cs="Arial"/>
                <w:color w:val="auto"/>
                <w:sz w:val="20"/>
                <w:szCs w:val="20"/>
              </w:rPr>
            </w:pPr>
            <w:r w:rsidRPr="00F113E2">
              <w:rPr>
                <w:rFonts w:cs="Arial"/>
                <w:color w:val="auto"/>
                <w:sz w:val="20"/>
                <w:szCs w:val="20"/>
              </w:rPr>
              <w:t xml:space="preserve">Код партии, </w:t>
            </w:r>
            <w:r w:rsidR="00247B46">
              <w:rPr>
                <w:rFonts w:cs="Arial"/>
                <w:color w:val="auto"/>
                <w:sz w:val="20"/>
                <w:szCs w:val="20"/>
              </w:rPr>
              <w:t>определяющий конкретный мешок</w:t>
            </w:r>
          </w:p>
        </w:tc>
        <w:tc>
          <w:tcPr>
            <w:tcW w:w="1341" w:type="pct"/>
          </w:tcPr>
          <w:p w14:paraId="64B455F0" w14:textId="77777777" w:rsidR="00F113E2" w:rsidRPr="00F113E2" w:rsidRDefault="00F113E2" w:rsidP="00F113E2">
            <w:pPr>
              <w:jc w:val="left"/>
              <w:rPr>
                <w:rFonts w:cs="Arial"/>
                <w:color w:val="auto"/>
                <w:sz w:val="20"/>
                <w:szCs w:val="20"/>
              </w:rPr>
            </w:pPr>
            <w:r w:rsidRPr="00F113E2">
              <w:rPr>
                <w:rFonts w:cs="Arial"/>
                <w:color w:val="auto"/>
                <w:sz w:val="20"/>
                <w:szCs w:val="20"/>
              </w:rPr>
              <w:t>Выбирается из справочника.</w:t>
            </w:r>
          </w:p>
        </w:tc>
      </w:tr>
    </w:tbl>
    <w:p w14:paraId="210A17A4" w14:textId="3DED71FB" w:rsidR="00CD7D5D" w:rsidRDefault="00CD7D5D" w:rsidP="00CD7D5D">
      <w:bookmarkStart w:id="1919" w:name="_Toc523232562"/>
      <w:bookmarkStart w:id="1920" w:name="_Toc523401926"/>
      <w:bookmarkStart w:id="1921" w:name="_Toc523413745"/>
      <w:bookmarkStart w:id="1922" w:name="_Toc524079884"/>
      <w:bookmarkStart w:id="1923" w:name="_Toc524083187"/>
    </w:p>
    <w:p w14:paraId="24D94309" w14:textId="77777777" w:rsidR="00CD7D5D" w:rsidRDefault="00CD7D5D" w:rsidP="00CD7D5D"/>
    <w:p w14:paraId="05DEDAC0" w14:textId="3197C675" w:rsidR="00033A6E" w:rsidRDefault="00033A6E" w:rsidP="00CD7D5D"/>
    <w:p w14:paraId="147041C4" w14:textId="77777777" w:rsidR="00033A6E" w:rsidRDefault="00033A6E" w:rsidP="00CD7D5D"/>
    <w:p w14:paraId="20997DEE" w14:textId="77777777" w:rsidR="00033A6E" w:rsidRDefault="00033A6E" w:rsidP="00CD7D5D"/>
    <w:p w14:paraId="177B3D2A" w14:textId="77777777" w:rsidR="00033A6E" w:rsidRDefault="00033A6E" w:rsidP="00CD7D5D"/>
    <w:p w14:paraId="048D22DE" w14:textId="77777777" w:rsidR="00033A6E" w:rsidRDefault="00033A6E" w:rsidP="00CD7D5D"/>
    <w:p w14:paraId="4C0547D6" w14:textId="77777777" w:rsidR="00033A6E" w:rsidRDefault="00033A6E" w:rsidP="00CD7D5D"/>
    <w:p w14:paraId="7EE64EE7" w14:textId="77777777" w:rsidR="00033A6E" w:rsidRDefault="00033A6E" w:rsidP="00CD7D5D"/>
    <w:p w14:paraId="0920EAA8" w14:textId="77777777" w:rsidR="00033A6E" w:rsidRDefault="00033A6E" w:rsidP="00CD7D5D"/>
    <w:p w14:paraId="4F668817" w14:textId="77777777" w:rsidR="00033A6E" w:rsidRDefault="00033A6E" w:rsidP="00CD7D5D"/>
    <w:p w14:paraId="146F738C" w14:textId="77777777" w:rsidR="00033A6E" w:rsidRDefault="00033A6E" w:rsidP="00CD7D5D"/>
    <w:p w14:paraId="7D8EDC0B" w14:textId="77777777" w:rsidR="00033A6E" w:rsidRPr="00CD7D5D" w:rsidRDefault="00033A6E" w:rsidP="00CD7D5D"/>
    <w:p w14:paraId="0D5295F1" w14:textId="2EC819D2" w:rsidR="00DB6B63" w:rsidRPr="00DC391E" w:rsidRDefault="00CC22E5" w:rsidP="00DB6B63">
      <w:pPr>
        <w:pStyle w:val="3"/>
      </w:pPr>
      <w:bookmarkStart w:id="1924" w:name="_Toc525914753"/>
      <w:r>
        <w:lastRenderedPageBreak/>
        <w:t>ПП-</w:t>
      </w:r>
      <w:r w:rsidR="00DB6B63">
        <w:t>10.07.0</w:t>
      </w:r>
      <w:r w:rsidR="009162C3">
        <w:t>3</w:t>
      </w:r>
      <w:r w:rsidR="00DB6B63">
        <w:t>-</w:t>
      </w:r>
      <w:r w:rsidR="00DB6B63">
        <w:rPr>
          <w:lang w:val="en-US"/>
        </w:rPr>
        <w:t>ERP</w:t>
      </w:r>
      <w:r w:rsidR="00DB6B63">
        <w:t xml:space="preserve"> Выполнение складских операций</w:t>
      </w:r>
      <w:bookmarkEnd w:id="1919"/>
      <w:bookmarkEnd w:id="1920"/>
      <w:bookmarkEnd w:id="1921"/>
      <w:bookmarkEnd w:id="1922"/>
      <w:bookmarkEnd w:id="1923"/>
      <w:bookmarkEnd w:id="1924"/>
    </w:p>
    <w:p w14:paraId="52435840" w14:textId="7C9D74ED" w:rsidR="00DB6B63" w:rsidRDefault="00DB6B63" w:rsidP="00DB6B63">
      <w:pPr>
        <w:rPr>
          <w:rFonts w:eastAsiaTheme="majorEastAsia"/>
        </w:rPr>
      </w:pPr>
    </w:p>
    <w:p w14:paraId="627ED540" w14:textId="77777777" w:rsidR="0076551E" w:rsidRDefault="0076551E" w:rsidP="0076551E">
      <w:pPr>
        <w:pStyle w:val="4"/>
      </w:pPr>
      <w:bookmarkStart w:id="1925" w:name="_Toc521487465"/>
      <w:r w:rsidRPr="005D2B8D">
        <w:t>Документ материала</w:t>
      </w:r>
      <w:bookmarkEnd w:id="1925"/>
    </w:p>
    <w:p w14:paraId="36C7EEDD" w14:textId="308E552C" w:rsidR="0076551E" w:rsidRDefault="0076551E" w:rsidP="0076551E">
      <w:pPr>
        <w:ind w:firstLine="709"/>
      </w:pPr>
      <w:r w:rsidRPr="00B8324E">
        <w:t>Документ материала</w:t>
      </w:r>
      <w:r>
        <w:t xml:space="preserve"> – документ в системе SAP, отражающий любое движение МТР по складу.</w:t>
      </w:r>
    </w:p>
    <w:p w14:paraId="432630EE" w14:textId="6C926471" w:rsidR="0033481B" w:rsidRDefault="0033481B" w:rsidP="0033481B">
      <w:pPr>
        <w:pStyle w:val="aa"/>
        <w:keepNext/>
        <w:spacing w:after="240" w:afterAutospacing="0" w:line="276" w:lineRule="auto"/>
        <w:jc w:val="right"/>
      </w:pPr>
      <w:r w:rsidRPr="00916FAB">
        <w:rPr>
          <w:rFonts w:cs="Arial"/>
          <w:b/>
          <w:sz w:val="22"/>
        </w:rPr>
        <w:t xml:space="preserve">Таблица </w:t>
      </w:r>
      <w:r w:rsidR="00DC7298">
        <w:rPr>
          <w:rFonts w:cs="Arial"/>
          <w:b/>
          <w:sz w:val="22"/>
        </w:rPr>
        <w:t>13</w:t>
      </w:r>
      <w:r w:rsidR="00781E65">
        <w:rPr>
          <w:rFonts w:cs="Arial"/>
          <w:b/>
          <w:sz w:val="22"/>
          <w:lang w:val="en-US"/>
        </w:rPr>
        <w:t>8</w:t>
      </w:r>
      <w:r>
        <w:rPr>
          <w:rFonts w:cs="Arial"/>
          <w:b/>
          <w:sz w:val="22"/>
        </w:rPr>
        <w:t>. Документ материала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4"/>
        <w:gridCol w:w="2985"/>
        <w:gridCol w:w="6517"/>
      </w:tblGrid>
      <w:tr w:rsidR="0076551E" w:rsidRPr="00F94454" w14:paraId="1FDD491A" w14:textId="77777777" w:rsidTr="00094BE1">
        <w:trPr>
          <w:cantSplit/>
          <w:trHeight w:val="397"/>
          <w:tblHeader/>
        </w:trPr>
        <w:tc>
          <w:tcPr>
            <w:tcW w:w="340" w:type="pct"/>
            <w:shd w:val="clear" w:color="auto" w:fill="FFC000"/>
            <w:vAlign w:val="center"/>
          </w:tcPr>
          <w:p w14:paraId="2F236AC1" w14:textId="77777777" w:rsidR="0076551E" w:rsidRPr="00F94454" w:rsidRDefault="0076551E" w:rsidP="008F191E">
            <w:pPr>
              <w:spacing w:line="276" w:lineRule="auto"/>
              <w:jc w:val="center"/>
              <w:rPr>
                <w:rFonts w:cs="Arial"/>
                <w:b/>
                <w:sz w:val="20"/>
              </w:rPr>
            </w:pPr>
            <w:r w:rsidRPr="000F4678">
              <w:rPr>
                <w:rFonts w:cs="Arial"/>
                <w:b/>
                <w:sz w:val="20"/>
                <w:szCs w:val="20"/>
                <w:lang w:eastAsia="ru-RU"/>
              </w:rPr>
              <w:t>№ п.п</w:t>
            </w:r>
          </w:p>
        </w:tc>
        <w:tc>
          <w:tcPr>
            <w:tcW w:w="1464" w:type="pct"/>
            <w:shd w:val="clear" w:color="auto" w:fill="FFC000"/>
            <w:vAlign w:val="center"/>
          </w:tcPr>
          <w:p w14:paraId="7CC3391D" w14:textId="77777777" w:rsidR="0076551E" w:rsidRPr="000F4678" w:rsidRDefault="0076551E" w:rsidP="008F191E">
            <w:pPr>
              <w:spacing w:line="276" w:lineRule="auto"/>
              <w:jc w:val="center"/>
              <w:rPr>
                <w:rFonts w:cs="Arial"/>
                <w:b/>
                <w:sz w:val="20"/>
                <w:szCs w:val="20"/>
                <w:lang w:eastAsia="ru-RU"/>
              </w:rPr>
            </w:pPr>
            <w:r>
              <w:rPr>
                <w:rFonts w:cs="Arial"/>
                <w:b/>
                <w:sz w:val="20"/>
                <w:szCs w:val="20"/>
                <w:lang w:eastAsia="ru-RU"/>
              </w:rPr>
              <w:t>Поле</w:t>
            </w:r>
          </w:p>
        </w:tc>
        <w:tc>
          <w:tcPr>
            <w:tcW w:w="3196" w:type="pct"/>
            <w:shd w:val="clear" w:color="auto" w:fill="FFC000"/>
            <w:vAlign w:val="center"/>
          </w:tcPr>
          <w:p w14:paraId="687306EB" w14:textId="77777777" w:rsidR="0076551E" w:rsidRPr="00F94454" w:rsidRDefault="0076551E" w:rsidP="008F191E">
            <w:pPr>
              <w:spacing w:line="276" w:lineRule="auto"/>
              <w:jc w:val="center"/>
              <w:rPr>
                <w:rFonts w:cs="Arial"/>
                <w:b/>
                <w:sz w:val="20"/>
              </w:rPr>
            </w:pPr>
            <w:r>
              <w:rPr>
                <w:rFonts w:cs="Arial"/>
                <w:b/>
                <w:sz w:val="20"/>
                <w:szCs w:val="20"/>
                <w:lang w:eastAsia="ru-RU"/>
              </w:rPr>
              <w:t>Описание</w:t>
            </w:r>
          </w:p>
        </w:tc>
      </w:tr>
      <w:tr w:rsidR="0076551E" w:rsidRPr="00F94454" w14:paraId="2512B07E" w14:textId="77777777" w:rsidTr="00094BE1">
        <w:trPr>
          <w:cantSplit/>
        </w:trPr>
        <w:tc>
          <w:tcPr>
            <w:tcW w:w="340" w:type="pct"/>
          </w:tcPr>
          <w:p w14:paraId="074A3B39" w14:textId="77777777" w:rsidR="0076551E" w:rsidRPr="00F94454" w:rsidRDefault="0076551E" w:rsidP="008F191E">
            <w:pPr>
              <w:spacing w:line="276" w:lineRule="auto"/>
              <w:rPr>
                <w:rFonts w:cs="Arial"/>
                <w:sz w:val="20"/>
              </w:rPr>
            </w:pPr>
            <w:r w:rsidRPr="000F4678">
              <w:rPr>
                <w:rFonts w:cs="Arial"/>
                <w:sz w:val="20"/>
                <w:szCs w:val="20"/>
                <w:lang w:eastAsia="ru-RU"/>
              </w:rPr>
              <w:t>1.</w:t>
            </w:r>
          </w:p>
        </w:tc>
        <w:tc>
          <w:tcPr>
            <w:tcW w:w="1464" w:type="pct"/>
          </w:tcPr>
          <w:p w14:paraId="45CEA5D7" w14:textId="77777777" w:rsidR="0076551E" w:rsidRPr="000F4678" w:rsidRDefault="0076551E" w:rsidP="008F191E">
            <w:pPr>
              <w:spacing w:line="276" w:lineRule="auto"/>
              <w:jc w:val="left"/>
              <w:rPr>
                <w:rFonts w:cs="Arial"/>
                <w:sz w:val="20"/>
                <w:szCs w:val="20"/>
                <w:lang w:eastAsia="ru-RU"/>
              </w:rPr>
            </w:pPr>
            <w:r>
              <w:rPr>
                <w:rFonts w:cs="Arial"/>
                <w:sz w:val="20"/>
                <w:szCs w:val="20"/>
                <w:lang w:eastAsia="ru-RU"/>
              </w:rPr>
              <w:t>Номер документа материала</w:t>
            </w:r>
          </w:p>
        </w:tc>
        <w:tc>
          <w:tcPr>
            <w:tcW w:w="3196" w:type="pct"/>
            <w:shd w:val="clear" w:color="auto" w:fill="auto"/>
          </w:tcPr>
          <w:p w14:paraId="23BD026C" w14:textId="77777777" w:rsidR="0076551E" w:rsidRPr="00B8324E" w:rsidRDefault="0076551E" w:rsidP="008F191E">
            <w:pPr>
              <w:spacing w:line="276" w:lineRule="auto"/>
              <w:jc w:val="left"/>
              <w:rPr>
                <w:rFonts w:cs="Arial"/>
                <w:sz w:val="20"/>
              </w:rPr>
            </w:pPr>
            <w:r>
              <w:rPr>
                <w:rFonts w:cs="Arial"/>
                <w:sz w:val="20"/>
                <w:szCs w:val="20"/>
                <w:lang w:eastAsia="ru-RU"/>
              </w:rPr>
              <w:t>Системный номер документа, присваивается автоматически.</w:t>
            </w:r>
          </w:p>
        </w:tc>
      </w:tr>
      <w:tr w:rsidR="0076551E" w:rsidRPr="00F94454" w14:paraId="393192B3" w14:textId="77777777" w:rsidTr="00094BE1">
        <w:trPr>
          <w:cantSplit/>
        </w:trPr>
        <w:tc>
          <w:tcPr>
            <w:tcW w:w="340" w:type="pct"/>
          </w:tcPr>
          <w:p w14:paraId="5909A1A5" w14:textId="77777777" w:rsidR="0076551E" w:rsidRPr="00F94454" w:rsidRDefault="0076551E" w:rsidP="008F191E">
            <w:pPr>
              <w:spacing w:line="276" w:lineRule="auto"/>
              <w:rPr>
                <w:rFonts w:cs="Arial"/>
                <w:sz w:val="20"/>
              </w:rPr>
            </w:pPr>
            <w:r w:rsidRPr="000F4678">
              <w:rPr>
                <w:rFonts w:cs="Arial"/>
                <w:color w:val="000000"/>
                <w:sz w:val="20"/>
                <w:szCs w:val="20"/>
                <w:lang w:eastAsia="ru-RU"/>
              </w:rPr>
              <w:t>2.</w:t>
            </w:r>
          </w:p>
        </w:tc>
        <w:tc>
          <w:tcPr>
            <w:tcW w:w="1464" w:type="pct"/>
          </w:tcPr>
          <w:p w14:paraId="618B28E8" w14:textId="77777777" w:rsidR="0076551E" w:rsidRPr="00F94454" w:rsidRDefault="0076551E" w:rsidP="008F191E">
            <w:pPr>
              <w:spacing w:line="276" w:lineRule="auto"/>
              <w:jc w:val="left"/>
              <w:rPr>
                <w:rFonts w:cs="Arial"/>
                <w:sz w:val="20"/>
              </w:rPr>
            </w:pPr>
            <w:r>
              <w:rPr>
                <w:rFonts w:cs="Arial"/>
                <w:sz w:val="20"/>
              </w:rPr>
              <w:t>Номер накладной</w:t>
            </w:r>
          </w:p>
        </w:tc>
        <w:tc>
          <w:tcPr>
            <w:tcW w:w="3196" w:type="pct"/>
            <w:shd w:val="clear" w:color="auto" w:fill="auto"/>
          </w:tcPr>
          <w:p w14:paraId="32AD30B0" w14:textId="77777777" w:rsidR="0076551E" w:rsidRPr="00F94454" w:rsidRDefault="0076551E" w:rsidP="008F191E">
            <w:pPr>
              <w:spacing w:line="276" w:lineRule="auto"/>
              <w:jc w:val="left"/>
              <w:rPr>
                <w:rFonts w:cs="Arial"/>
                <w:sz w:val="20"/>
              </w:rPr>
            </w:pPr>
            <w:r>
              <w:rPr>
                <w:rFonts w:cs="Arial"/>
                <w:sz w:val="20"/>
              </w:rPr>
              <w:t>Номер внешней накладной.</w:t>
            </w:r>
          </w:p>
        </w:tc>
      </w:tr>
      <w:tr w:rsidR="0076551E" w:rsidRPr="00F94454" w14:paraId="180BDD84" w14:textId="77777777" w:rsidTr="00094BE1">
        <w:trPr>
          <w:cantSplit/>
        </w:trPr>
        <w:tc>
          <w:tcPr>
            <w:tcW w:w="340" w:type="pct"/>
          </w:tcPr>
          <w:p w14:paraId="3DD5B0CC"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3.</w:t>
            </w:r>
          </w:p>
        </w:tc>
        <w:tc>
          <w:tcPr>
            <w:tcW w:w="1464" w:type="pct"/>
          </w:tcPr>
          <w:p w14:paraId="49EC5ECC" w14:textId="77777777" w:rsidR="0076551E" w:rsidRPr="00F94454" w:rsidRDefault="0076551E" w:rsidP="008F191E">
            <w:pPr>
              <w:spacing w:line="276" w:lineRule="auto"/>
              <w:jc w:val="left"/>
              <w:rPr>
                <w:rFonts w:cs="Arial"/>
                <w:sz w:val="20"/>
              </w:rPr>
            </w:pPr>
            <w:r>
              <w:rPr>
                <w:rFonts w:cs="Arial"/>
                <w:sz w:val="20"/>
              </w:rPr>
              <w:t>Дата документа</w:t>
            </w:r>
          </w:p>
        </w:tc>
        <w:tc>
          <w:tcPr>
            <w:tcW w:w="3196" w:type="pct"/>
            <w:shd w:val="clear" w:color="auto" w:fill="auto"/>
          </w:tcPr>
          <w:p w14:paraId="0BFD860A" w14:textId="77777777" w:rsidR="0076551E" w:rsidRPr="00F94454" w:rsidRDefault="0076551E" w:rsidP="008F191E">
            <w:pPr>
              <w:spacing w:line="276" w:lineRule="auto"/>
              <w:jc w:val="left"/>
              <w:rPr>
                <w:rFonts w:cs="Arial"/>
                <w:sz w:val="20"/>
              </w:rPr>
            </w:pPr>
            <w:r>
              <w:rPr>
                <w:rFonts w:cs="Arial"/>
                <w:sz w:val="20"/>
              </w:rPr>
              <w:t>Дата первичного документа.</w:t>
            </w:r>
          </w:p>
        </w:tc>
      </w:tr>
      <w:tr w:rsidR="0076551E" w:rsidRPr="00F94454" w14:paraId="1CF0F8D9" w14:textId="77777777" w:rsidTr="00094BE1">
        <w:trPr>
          <w:cantSplit/>
        </w:trPr>
        <w:tc>
          <w:tcPr>
            <w:tcW w:w="340" w:type="pct"/>
          </w:tcPr>
          <w:p w14:paraId="1A3DC70E"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4.</w:t>
            </w:r>
          </w:p>
        </w:tc>
        <w:tc>
          <w:tcPr>
            <w:tcW w:w="1464" w:type="pct"/>
          </w:tcPr>
          <w:p w14:paraId="4F0A1D1B" w14:textId="77777777" w:rsidR="0076551E" w:rsidRPr="00F94454" w:rsidRDefault="0076551E" w:rsidP="008F191E">
            <w:pPr>
              <w:spacing w:line="276" w:lineRule="auto"/>
              <w:jc w:val="left"/>
              <w:rPr>
                <w:rFonts w:cs="Arial"/>
                <w:sz w:val="20"/>
              </w:rPr>
            </w:pPr>
            <w:r>
              <w:rPr>
                <w:rFonts w:cs="Arial"/>
                <w:sz w:val="20"/>
              </w:rPr>
              <w:t>Дата проводки</w:t>
            </w:r>
          </w:p>
        </w:tc>
        <w:tc>
          <w:tcPr>
            <w:tcW w:w="3196" w:type="pct"/>
            <w:shd w:val="clear" w:color="auto" w:fill="auto"/>
          </w:tcPr>
          <w:p w14:paraId="520B776A" w14:textId="77777777" w:rsidR="0076551E" w:rsidRPr="00F94454" w:rsidRDefault="0076551E" w:rsidP="008F191E">
            <w:pPr>
              <w:spacing w:line="276" w:lineRule="auto"/>
              <w:jc w:val="left"/>
              <w:rPr>
                <w:rFonts w:cs="Arial"/>
                <w:sz w:val="20"/>
              </w:rPr>
            </w:pPr>
            <w:r>
              <w:rPr>
                <w:rFonts w:cs="Arial"/>
                <w:sz w:val="20"/>
              </w:rPr>
              <w:t>Дата отражения документа материала в учете.</w:t>
            </w:r>
          </w:p>
        </w:tc>
      </w:tr>
      <w:tr w:rsidR="0076551E" w:rsidRPr="00F94454" w14:paraId="4F08DB35" w14:textId="77777777" w:rsidTr="00094BE1">
        <w:trPr>
          <w:cantSplit/>
        </w:trPr>
        <w:tc>
          <w:tcPr>
            <w:tcW w:w="340" w:type="pct"/>
          </w:tcPr>
          <w:p w14:paraId="6387606A"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5.</w:t>
            </w:r>
          </w:p>
        </w:tc>
        <w:tc>
          <w:tcPr>
            <w:tcW w:w="1464" w:type="pct"/>
          </w:tcPr>
          <w:p w14:paraId="5B8ABC91" w14:textId="77777777" w:rsidR="0076551E" w:rsidRPr="00F94454" w:rsidRDefault="0076551E" w:rsidP="008F191E">
            <w:pPr>
              <w:spacing w:line="276" w:lineRule="auto"/>
              <w:jc w:val="left"/>
              <w:rPr>
                <w:rFonts w:cs="Arial"/>
                <w:sz w:val="20"/>
              </w:rPr>
            </w:pPr>
            <w:r>
              <w:rPr>
                <w:rFonts w:cs="Arial"/>
                <w:sz w:val="20"/>
              </w:rPr>
              <w:t>Ссылочный документ</w:t>
            </w:r>
          </w:p>
        </w:tc>
        <w:tc>
          <w:tcPr>
            <w:tcW w:w="3196" w:type="pct"/>
            <w:shd w:val="clear" w:color="auto" w:fill="auto"/>
          </w:tcPr>
          <w:p w14:paraId="7470DC64" w14:textId="2D0B912B" w:rsidR="0076551E" w:rsidRDefault="0045768E" w:rsidP="008F191E">
            <w:pPr>
              <w:spacing w:line="276" w:lineRule="auto"/>
              <w:jc w:val="left"/>
              <w:rPr>
                <w:rFonts w:cs="Arial"/>
                <w:sz w:val="20"/>
              </w:rPr>
            </w:pPr>
            <w:r>
              <w:rPr>
                <w:rFonts w:cs="Arial"/>
                <w:sz w:val="20"/>
              </w:rPr>
              <w:t>Заказ на поставку – Для приемки</w:t>
            </w:r>
            <w:r w:rsidR="0076551E">
              <w:rPr>
                <w:rFonts w:cs="Arial"/>
                <w:sz w:val="20"/>
              </w:rPr>
              <w:t xml:space="preserve"> от внешнего контрагента</w:t>
            </w:r>
          </w:p>
          <w:p w14:paraId="28C3E0BD" w14:textId="77777777" w:rsidR="0076551E" w:rsidRDefault="0076551E" w:rsidP="008F191E">
            <w:pPr>
              <w:spacing w:line="276" w:lineRule="auto"/>
              <w:jc w:val="left"/>
              <w:rPr>
                <w:rFonts w:cs="Arial"/>
                <w:sz w:val="20"/>
              </w:rPr>
            </w:pPr>
            <w:r>
              <w:rPr>
                <w:rFonts w:cs="Arial"/>
                <w:sz w:val="20"/>
              </w:rPr>
              <w:t>Входящая поставка – Для приемки от внешнего контрагента, когда создано уведомление об отгрузке</w:t>
            </w:r>
          </w:p>
          <w:p w14:paraId="7D918899" w14:textId="77777777" w:rsidR="0076551E" w:rsidRDefault="0076551E" w:rsidP="008F191E">
            <w:pPr>
              <w:spacing w:line="276" w:lineRule="auto"/>
              <w:jc w:val="left"/>
              <w:rPr>
                <w:rFonts w:cs="Arial"/>
                <w:sz w:val="20"/>
              </w:rPr>
            </w:pPr>
            <w:r>
              <w:rPr>
                <w:rFonts w:cs="Arial"/>
                <w:sz w:val="20"/>
              </w:rPr>
              <w:t>Исходящая поставка – Для внутренних перемещений</w:t>
            </w:r>
          </w:p>
          <w:p w14:paraId="533262E5" w14:textId="77777777" w:rsidR="0076551E" w:rsidRPr="00F94454" w:rsidRDefault="0076551E" w:rsidP="008F191E">
            <w:pPr>
              <w:spacing w:line="276" w:lineRule="auto"/>
              <w:jc w:val="left"/>
              <w:rPr>
                <w:rFonts w:cs="Arial"/>
                <w:sz w:val="20"/>
              </w:rPr>
            </w:pPr>
            <w:r>
              <w:rPr>
                <w:rFonts w:cs="Arial"/>
                <w:sz w:val="20"/>
              </w:rPr>
              <w:t>Для прочих поступлений и приемки МТР на ответственное хранение ссылочный документ не заполняется.</w:t>
            </w:r>
          </w:p>
        </w:tc>
      </w:tr>
      <w:tr w:rsidR="0076551E" w:rsidRPr="00F94454" w14:paraId="3CBC6774" w14:textId="77777777" w:rsidTr="00094BE1">
        <w:trPr>
          <w:cantSplit/>
        </w:trPr>
        <w:tc>
          <w:tcPr>
            <w:tcW w:w="340" w:type="pct"/>
          </w:tcPr>
          <w:p w14:paraId="21CE6F4D" w14:textId="77777777" w:rsidR="0076551E" w:rsidRDefault="0076551E" w:rsidP="008F191E">
            <w:pPr>
              <w:spacing w:line="276" w:lineRule="auto"/>
              <w:rPr>
                <w:rFonts w:cs="Arial"/>
                <w:color w:val="000000"/>
                <w:sz w:val="20"/>
                <w:szCs w:val="20"/>
                <w:lang w:eastAsia="ru-RU"/>
              </w:rPr>
            </w:pPr>
            <w:r>
              <w:rPr>
                <w:rFonts w:cs="Arial"/>
                <w:color w:val="000000"/>
                <w:sz w:val="20"/>
                <w:szCs w:val="20"/>
                <w:lang w:eastAsia="ru-RU"/>
              </w:rPr>
              <w:t>6.</w:t>
            </w:r>
          </w:p>
        </w:tc>
        <w:tc>
          <w:tcPr>
            <w:tcW w:w="1464" w:type="pct"/>
          </w:tcPr>
          <w:p w14:paraId="079097CC" w14:textId="77777777" w:rsidR="0076551E" w:rsidRDefault="0076551E" w:rsidP="008F191E">
            <w:pPr>
              <w:spacing w:line="276" w:lineRule="auto"/>
              <w:jc w:val="left"/>
              <w:rPr>
                <w:rFonts w:cs="Arial"/>
                <w:sz w:val="20"/>
              </w:rPr>
            </w:pPr>
            <w:r>
              <w:rPr>
                <w:rFonts w:cs="Arial"/>
                <w:sz w:val="20"/>
              </w:rPr>
              <w:t>Вид движения</w:t>
            </w:r>
          </w:p>
        </w:tc>
        <w:tc>
          <w:tcPr>
            <w:tcW w:w="3196" w:type="pct"/>
            <w:shd w:val="clear" w:color="auto" w:fill="auto"/>
          </w:tcPr>
          <w:p w14:paraId="511C10C6" w14:textId="77777777" w:rsidR="0076551E" w:rsidRDefault="0076551E" w:rsidP="008F191E">
            <w:pPr>
              <w:spacing w:line="276" w:lineRule="auto"/>
              <w:jc w:val="left"/>
              <w:rPr>
                <w:rFonts w:cs="Arial"/>
                <w:sz w:val="20"/>
              </w:rPr>
            </w:pPr>
            <w:r>
              <w:rPr>
                <w:rFonts w:cs="Arial"/>
                <w:sz w:val="20"/>
              </w:rPr>
              <w:t>Определяет характер движения МТР по складу: поступление к заказу, поступление МТР после разукомлектования ОС и прочее. Полный перечень видов движений см. в разделе «Особенности технической реализации».</w:t>
            </w:r>
          </w:p>
        </w:tc>
      </w:tr>
      <w:tr w:rsidR="0076551E" w:rsidRPr="00F94454" w14:paraId="2BFF229D" w14:textId="77777777" w:rsidTr="00094BE1">
        <w:trPr>
          <w:cantSplit/>
        </w:trPr>
        <w:tc>
          <w:tcPr>
            <w:tcW w:w="340" w:type="pct"/>
          </w:tcPr>
          <w:p w14:paraId="22D999B8"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7.</w:t>
            </w:r>
          </w:p>
        </w:tc>
        <w:tc>
          <w:tcPr>
            <w:tcW w:w="1464" w:type="pct"/>
          </w:tcPr>
          <w:p w14:paraId="10EAF3C0" w14:textId="77777777" w:rsidR="0076551E" w:rsidRPr="00F94454" w:rsidRDefault="0076551E" w:rsidP="008F191E">
            <w:pPr>
              <w:spacing w:line="276" w:lineRule="auto"/>
              <w:jc w:val="left"/>
              <w:rPr>
                <w:rFonts w:cs="Arial"/>
                <w:sz w:val="20"/>
              </w:rPr>
            </w:pPr>
            <w:r>
              <w:rPr>
                <w:rFonts w:cs="Arial"/>
                <w:sz w:val="20"/>
              </w:rPr>
              <w:t>Номер материала</w:t>
            </w:r>
          </w:p>
        </w:tc>
        <w:tc>
          <w:tcPr>
            <w:tcW w:w="3196" w:type="pct"/>
            <w:shd w:val="clear" w:color="auto" w:fill="auto"/>
          </w:tcPr>
          <w:p w14:paraId="2095C04E" w14:textId="77777777" w:rsidR="0076551E" w:rsidRPr="00F94454" w:rsidRDefault="0076551E" w:rsidP="008F191E">
            <w:pPr>
              <w:spacing w:line="276" w:lineRule="auto"/>
              <w:jc w:val="left"/>
              <w:rPr>
                <w:rFonts w:cs="Arial"/>
                <w:sz w:val="20"/>
              </w:rPr>
            </w:pPr>
            <w:r>
              <w:rPr>
                <w:rFonts w:cs="Arial"/>
                <w:sz w:val="20"/>
              </w:rPr>
              <w:t>Код материала из справочника</w:t>
            </w:r>
          </w:p>
        </w:tc>
      </w:tr>
      <w:tr w:rsidR="0076551E" w:rsidRPr="00F94454" w14:paraId="71E6D549" w14:textId="77777777" w:rsidTr="00094BE1">
        <w:trPr>
          <w:cantSplit/>
        </w:trPr>
        <w:tc>
          <w:tcPr>
            <w:tcW w:w="340" w:type="pct"/>
          </w:tcPr>
          <w:p w14:paraId="75DFB64D"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8.</w:t>
            </w:r>
          </w:p>
        </w:tc>
        <w:tc>
          <w:tcPr>
            <w:tcW w:w="1464" w:type="pct"/>
          </w:tcPr>
          <w:p w14:paraId="22619CF0" w14:textId="77777777" w:rsidR="0076551E" w:rsidRPr="00F94454" w:rsidRDefault="0076551E" w:rsidP="008F191E">
            <w:pPr>
              <w:spacing w:line="276" w:lineRule="auto"/>
              <w:jc w:val="left"/>
              <w:rPr>
                <w:rFonts w:cs="Arial"/>
                <w:sz w:val="20"/>
              </w:rPr>
            </w:pPr>
            <w:r>
              <w:rPr>
                <w:rFonts w:cs="Arial"/>
                <w:sz w:val="20"/>
              </w:rPr>
              <w:t>Партия</w:t>
            </w:r>
          </w:p>
        </w:tc>
        <w:tc>
          <w:tcPr>
            <w:tcW w:w="3196" w:type="pct"/>
            <w:shd w:val="clear" w:color="auto" w:fill="auto"/>
          </w:tcPr>
          <w:p w14:paraId="15CE6B7F" w14:textId="77777777" w:rsidR="0076551E" w:rsidRDefault="0076551E" w:rsidP="008F191E">
            <w:pPr>
              <w:spacing w:line="276" w:lineRule="auto"/>
              <w:jc w:val="left"/>
              <w:rPr>
                <w:rFonts w:cs="Arial"/>
                <w:sz w:val="20"/>
              </w:rPr>
            </w:pPr>
            <w:r>
              <w:rPr>
                <w:rFonts w:cs="Arial"/>
                <w:sz w:val="20"/>
              </w:rPr>
              <w:t>Номер партии при приемке определяется автоматически:</w:t>
            </w:r>
          </w:p>
          <w:p w14:paraId="2AFEA57B" w14:textId="0075E9C8" w:rsidR="0076551E" w:rsidRDefault="00651F98" w:rsidP="00823682">
            <w:pPr>
              <w:pStyle w:val="afc"/>
              <w:numPr>
                <w:ilvl w:val="0"/>
                <w:numId w:val="130"/>
              </w:numPr>
              <w:spacing w:line="276" w:lineRule="auto"/>
              <w:jc w:val="left"/>
              <w:rPr>
                <w:rFonts w:cs="Arial"/>
                <w:sz w:val="20"/>
              </w:rPr>
            </w:pPr>
            <w:r>
              <w:rPr>
                <w:rFonts w:cs="Arial"/>
                <w:sz w:val="20"/>
              </w:rPr>
              <w:t>МАТЕРИАЛ</w:t>
            </w:r>
            <w:r w:rsidRPr="001652E0">
              <w:rPr>
                <w:rFonts w:cs="Arial"/>
                <w:sz w:val="20"/>
              </w:rPr>
              <w:t xml:space="preserve"> </w:t>
            </w:r>
            <w:r w:rsidR="0076551E">
              <w:rPr>
                <w:rFonts w:cs="Arial"/>
                <w:sz w:val="20"/>
              </w:rPr>
              <w:t>– для материалов без управления по партиям</w:t>
            </w:r>
          </w:p>
          <w:p w14:paraId="061F17F5" w14:textId="75E1F25B" w:rsidR="007E74D7" w:rsidRPr="00245106" w:rsidRDefault="0076551E" w:rsidP="00823682">
            <w:pPr>
              <w:pStyle w:val="afc"/>
              <w:numPr>
                <w:ilvl w:val="0"/>
                <w:numId w:val="130"/>
              </w:numPr>
              <w:spacing w:line="276" w:lineRule="auto"/>
              <w:jc w:val="left"/>
              <w:rPr>
                <w:rFonts w:cs="Arial"/>
                <w:sz w:val="20"/>
              </w:rPr>
            </w:pPr>
            <w:r>
              <w:rPr>
                <w:rFonts w:cs="Arial"/>
                <w:sz w:val="20"/>
              </w:rPr>
              <w:t>Генерируется автоматически на каждый приход для материалов с управлением по партиям</w:t>
            </w:r>
          </w:p>
        </w:tc>
      </w:tr>
      <w:tr w:rsidR="0076551E" w:rsidRPr="00F94454" w14:paraId="141668DD" w14:textId="77777777" w:rsidTr="00094BE1">
        <w:trPr>
          <w:cantSplit/>
        </w:trPr>
        <w:tc>
          <w:tcPr>
            <w:tcW w:w="340" w:type="pct"/>
          </w:tcPr>
          <w:p w14:paraId="3F915611" w14:textId="77777777" w:rsidR="0076551E" w:rsidRDefault="0076551E" w:rsidP="008F191E">
            <w:pPr>
              <w:spacing w:line="276" w:lineRule="auto"/>
              <w:rPr>
                <w:rFonts w:cs="Arial"/>
                <w:color w:val="000000"/>
                <w:sz w:val="20"/>
                <w:szCs w:val="20"/>
                <w:lang w:eastAsia="ru-RU"/>
              </w:rPr>
            </w:pPr>
            <w:r>
              <w:rPr>
                <w:rFonts w:cs="Arial"/>
                <w:color w:val="000000"/>
                <w:sz w:val="20"/>
                <w:szCs w:val="20"/>
                <w:lang w:eastAsia="ru-RU"/>
              </w:rPr>
              <w:t>9.</w:t>
            </w:r>
          </w:p>
        </w:tc>
        <w:tc>
          <w:tcPr>
            <w:tcW w:w="1464" w:type="pct"/>
          </w:tcPr>
          <w:p w14:paraId="459FB074" w14:textId="77777777" w:rsidR="0076551E" w:rsidRDefault="0076551E" w:rsidP="008F191E">
            <w:pPr>
              <w:spacing w:line="276" w:lineRule="auto"/>
              <w:jc w:val="left"/>
              <w:rPr>
                <w:rFonts w:cs="Arial"/>
                <w:sz w:val="20"/>
              </w:rPr>
            </w:pPr>
            <w:r>
              <w:rPr>
                <w:rFonts w:cs="Arial"/>
                <w:sz w:val="20"/>
              </w:rPr>
              <w:t>Вид оценки</w:t>
            </w:r>
          </w:p>
        </w:tc>
        <w:tc>
          <w:tcPr>
            <w:tcW w:w="3196" w:type="pct"/>
            <w:shd w:val="clear" w:color="auto" w:fill="auto"/>
          </w:tcPr>
          <w:p w14:paraId="7474F918" w14:textId="301AD0D0" w:rsidR="001F2966" w:rsidRDefault="001F2966" w:rsidP="00823682">
            <w:pPr>
              <w:pStyle w:val="afc"/>
              <w:numPr>
                <w:ilvl w:val="0"/>
                <w:numId w:val="130"/>
              </w:numPr>
              <w:spacing w:line="276" w:lineRule="auto"/>
              <w:jc w:val="left"/>
              <w:rPr>
                <w:rFonts w:cs="Arial"/>
                <w:sz w:val="20"/>
              </w:rPr>
            </w:pPr>
            <w:del w:id="1926" w:author="Tukhbatov Ruslan" w:date="2020-04-21T05:40:00Z">
              <w:r w:rsidDel="003421DE">
                <w:rPr>
                  <w:rFonts w:cs="Arial"/>
                  <w:sz w:val="20"/>
                </w:rPr>
                <w:delText>ПОКУПНОЙ</w:delText>
              </w:r>
              <w:r w:rsidRPr="0017321E" w:rsidDel="003421DE">
                <w:rPr>
                  <w:rFonts w:cs="Arial"/>
                  <w:sz w:val="20"/>
                </w:rPr>
                <w:delText xml:space="preserve"> </w:delText>
              </w:r>
            </w:del>
            <w:ins w:id="1927" w:author="Tukhbatov Ruslan" w:date="2020-04-21T05:40:00Z">
              <w:r w:rsidR="003421DE">
                <w:rPr>
                  <w:rFonts w:cs="Arial"/>
                  <w:sz w:val="20"/>
                </w:rPr>
                <w:t>П_МАТЕРИАЛ</w:t>
              </w:r>
              <w:r w:rsidR="003421DE" w:rsidRPr="0017321E">
                <w:rPr>
                  <w:rFonts w:cs="Arial"/>
                  <w:sz w:val="20"/>
                </w:rPr>
                <w:t xml:space="preserve"> </w:t>
              </w:r>
            </w:ins>
            <w:r w:rsidRPr="0017321E">
              <w:rPr>
                <w:rFonts w:cs="Arial"/>
                <w:sz w:val="20"/>
              </w:rPr>
              <w:t>– в случае приемки МТР от поставщика</w:t>
            </w:r>
          </w:p>
          <w:p w14:paraId="46850F0B" w14:textId="67212A46" w:rsidR="001F2966" w:rsidRDefault="001F2966" w:rsidP="00823682">
            <w:pPr>
              <w:pStyle w:val="afc"/>
              <w:numPr>
                <w:ilvl w:val="0"/>
                <w:numId w:val="130"/>
              </w:numPr>
              <w:spacing w:line="276" w:lineRule="auto"/>
              <w:jc w:val="left"/>
              <w:rPr>
                <w:rFonts w:cs="Arial"/>
                <w:sz w:val="20"/>
              </w:rPr>
            </w:pPr>
            <w:del w:id="1928" w:author="Tukhbatov Ruslan" w:date="2020-04-21T05:40:00Z">
              <w:r w:rsidDel="003421DE">
                <w:rPr>
                  <w:rFonts w:cs="Arial"/>
                  <w:sz w:val="20"/>
                </w:rPr>
                <w:delText xml:space="preserve">ПРОИЗВОДИМ </w:delText>
              </w:r>
            </w:del>
            <w:ins w:id="1929" w:author="Tukhbatov Ruslan" w:date="2020-04-21T05:40:00Z">
              <w:r w:rsidR="003421DE">
                <w:rPr>
                  <w:rFonts w:cs="Arial"/>
                  <w:sz w:val="20"/>
                </w:rPr>
                <w:t xml:space="preserve">ГП </w:t>
              </w:r>
            </w:ins>
            <w:r>
              <w:rPr>
                <w:rFonts w:cs="Arial"/>
                <w:sz w:val="20"/>
              </w:rPr>
              <w:t>– в случае производимого МТР</w:t>
            </w:r>
          </w:p>
          <w:p w14:paraId="799F069D" w14:textId="77777777" w:rsidR="001F2966" w:rsidRPr="0017321E" w:rsidRDefault="001F2966" w:rsidP="00823682">
            <w:pPr>
              <w:pStyle w:val="afc"/>
              <w:numPr>
                <w:ilvl w:val="0"/>
                <w:numId w:val="130"/>
              </w:numPr>
              <w:spacing w:line="276" w:lineRule="auto"/>
              <w:jc w:val="left"/>
              <w:rPr>
                <w:rFonts w:cs="Arial"/>
                <w:sz w:val="20"/>
              </w:rPr>
            </w:pPr>
            <w:r>
              <w:rPr>
                <w:rFonts w:cs="Arial"/>
                <w:sz w:val="20"/>
              </w:rPr>
              <w:t>ОТВЕТ</w:t>
            </w:r>
            <w:del w:id="1930" w:author="Tukhbatov Ruslan" w:date="2020-04-21T05:40:00Z">
              <w:r w:rsidDel="003421DE">
                <w:rPr>
                  <w:rFonts w:cs="Arial"/>
                  <w:sz w:val="20"/>
                </w:rPr>
                <w:delText>_</w:delText>
              </w:r>
            </w:del>
            <w:r>
              <w:rPr>
                <w:rFonts w:cs="Arial"/>
                <w:sz w:val="20"/>
              </w:rPr>
              <w:t>ХРАН – в случае приемки на ответхранение</w:t>
            </w:r>
          </w:p>
          <w:p w14:paraId="18B8284A" w14:textId="4319ACE9" w:rsidR="003C568E" w:rsidRPr="003C568E" w:rsidRDefault="006068FC" w:rsidP="003C568E">
            <w:pPr>
              <w:pStyle w:val="afc"/>
              <w:numPr>
                <w:ilvl w:val="0"/>
                <w:numId w:val="130"/>
              </w:numPr>
              <w:spacing w:line="276" w:lineRule="auto"/>
              <w:jc w:val="left"/>
              <w:rPr>
                <w:rFonts w:cs="Arial"/>
                <w:sz w:val="20"/>
              </w:rPr>
            </w:pPr>
            <w:del w:id="1931" w:author="Tukhbatov Ruslan" w:date="2020-04-21T05:40:00Z">
              <w:r w:rsidDel="00A74456">
                <w:rPr>
                  <w:rFonts w:cs="Arial"/>
                  <w:sz w:val="20"/>
                </w:rPr>
                <w:delText>НЕИСПРАВНЫЙ</w:delText>
              </w:r>
              <w:r w:rsidR="001F2966" w:rsidRPr="0017321E" w:rsidDel="00A74456">
                <w:rPr>
                  <w:rFonts w:cs="Arial"/>
                  <w:sz w:val="20"/>
                </w:rPr>
                <w:delText xml:space="preserve"> </w:delText>
              </w:r>
            </w:del>
            <w:ins w:id="1932" w:author="Tukhbatov Ruslan" w:date="2020-04-21T05:40:00Z">
              <w:r w:rsidR="00A74456">
                <w:rPr>
                  <w:rFonts w:cs="Arial"/>
                  <w:sz w:val="20"/>
                </w:rPr>
                <w:t>БУ</w:t>
              </w:r>
              <w:r w:rsidR="00A74456" w:rsidRPr="0017321E">
                <w:rPr>
                  <w:rFonts w:cs="Arial"/>
                  <w:sz w:val="20"/>
                </w:rPr>
                <w:t xml:space="preserve"> </w:t>
              </w:r>
            </w:ins>
            <w:r w:rsidR="001F2966" w:rsidRPr="0017321E">
              <w:rPr>
                <w:rFonts w:cs="Arial"/>
                <w:sz w:val="20"/>
              </w:rPr>
              <w:t>– в случае приемки МТР</w:t>
            </w:r>
            <w:r w:rsidR="001F2966">
              <w:rPr>
                <w:rFonts w:cs="Arial"/>
                <w:sz w:val="20"/>
              </w:rPr>
              <w:t>,</w:t>
            </w:r>
            <w:r w:rsidR="001F2966" w:rsidRPr="0017321E">
              <w:rPr>
                <w:rFonts w:cs="Arial"/>
                <w:sz w:val="20"/>
              </w:rPr>
              <w:t xml:space="preserve"> полученных от </w:t>
            </w:r>
            <w:r w:rsidR="001F2966">
              <w:rPr>
                <w:rFonts w:cs="Arial"/>
                <w:sz w:val="20"/>
              </w:rPr>
              <w:t>демонтажа</w:t>
            </w:r>
            <w:r w:rsidR="001F2966" w:rsidRPr="0017321E">
              <w:rPr>
                <w:rFonts w:cs="Arial"/>
                <w:sz w:val="20"/>
              </w:rPr>
              <w:t xml:space="preserve"> ОС</w:t>
            </w:r>
          </w:p>
          <w:p w14:paraId="4130682F" w14:textId="11B05471" w:rsidR="001F2966" w:rsidRDefault="003421DE" w:rsidP="00823682">
            <w:pPr>
              <w:pStyle w:val="afc"/>
              <w:numPr>
                <w:ilvl w:val="0"/>
                <w:numId w:val="130"/>
              </w:numPr>
              <w:spacing w:line="276" w:lineRule="auto"/>
              <w:jc w:val="left"/>
              <w:rPr>
                <w:rFonts w:cs="Arial"/>
                <w:sz w:val="20"/>
              </w:rPr>
            </w:pPr>
            <w:ins w:id="1933" w:author="Tukhbatov Ruslan" w:date="2020-04-21T05:40:00Z">
              <w:r>
                <w:rPr>
                  <w:rFonts w:cs="Arial"/>
                  <w:sz w:val="20"/>
                </w:rPr>
                <w:t>П_</w:t>
              </w:r>
            </w:ins>
            <w:r w:rsidR="001F2966">
              <w:rPr>
                <w:rFonts w:cs="Arial"/>
                <w:sz w:val="20"/>
              </w:rPr>
              <w:t xml:space="preserve">НВИ – в случае идентификации МТР в качестве НВИ </w:t>
            </w:r>
          </w:p>
          <w:p w14:paraId="79199F0C" w14:textId="09B61063" w:rsidR="001F2966" w:rsidRDefault="003421DE" w:rsidP="00823682">
            <w:pPr>
              <w:pStyle w:val="afc"/>
              <w:numPr>
                <w:ilvl w:val="0"/>
                <w:numId w:val="130"/>
              </w:numPr>
              <w:spacing w:line="276" w:lineRule="auto"/>
              <w:jc w:val="left"/>
              <w:rPr>
                <w:rFonts w:cs="Arial"/>
                <w:sz w:val="20"/>
              </w:rPr>
            </w:pPr>
            <w:ins w:id="1934" w:author="Tukhbatov Ruslan" w:date="2020-04-21T05:40:00Z">
              <w:r>
                <w:rPr>
                  <w:rFonts w:cs="Arial"/>
                  <w:sz w:val="20"/>
                </w:rPr>
                <w:t>П_</w:t>
              </w:r>
            </w:ins>
            <w:r w:rsidR="001F2966">
              <w:rPr>
                <w:rFonts w:cs="Arial"/>
                <w:sz w:val="20"/>
              </w:rPr>
              <w:t xml:space="preserve">НЛИ – в случае идентификации МТР в качестве НЛИ </w:t>
            </w:r>
          </w:p>
          <w:p w14:paraId="6338C625" w14:textId="66F7969A" w:rsidR="0076551E" w:rsidRPr="0017321E" w:rsidRDefault="001F2966" w:rsidP="00823682">
            <w:pPr>
              <w:pStyle w:val="afc"/>
              <w:numPr>
                <w:ilvl w:val="0"/>
                <w:numId w:val="130"/>
              </w:numPr>
              <w:spacing w:line="276" w:lineRule="auto"/>
              <w:jc w:val="left"/>
              <w:rPr>
                <w:rFonts w:cs="Arial"/>
                <w:sz w:val="20"/>
              </w:rPr>
            </w:pPr>
            <w:r w:rsidRPr="0017321E">
              <w:rPr>
                <w:rFonts w:cs="Arial"/>
                <w:sz w:val="20"/>
              </w:rPr>
              <w:t>Генерируется на каждый приход</w:t>
            </w:r>
            <w:r>
              <w:rPr>
                <w:rFonts w:cs="Arial"/>
                <w:sz w:val="20"/>
              </w:rPr>
              <w:t xml:space="preserve"> (соответствует партии)</w:t>
            </w:r>
            <w:r w:rsidRPr="0017321E">
              <w:rPr>
                <w:rFonts w:cs="Arial"/>
                <w:sz w:val="20"/>
              </w:rPr>
              <w:t xml:space="preserve"> – для оборудования</w:t>
            </w:r>
          </w:p>
        </w:tc>
      </w:tr>
      <w:tr w:rsidR="0076551E" w:rsidRPr="00F94454" w14:paraId="44028EC0" w14:textId="77777777" w:rsidTr="00094BE1">
        <w:trPr>
          <w:cantSplit/>
        </w:trPr>
        <w:tc>
          <w:tcPr>
            <w:tcW w:w="340" w:type="pct"/>
          </w:tcPr>
          <w:p w14:paraId="3AC19D95"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10.</w:t>
            </w:r>
          </w:p>
        </w:tc>
        <w:tc>
          <w:tcPr>
            <w:tcW w:w="1464" w:type="pct"/>
          </w:tcPr>
          <w:p w14:paraId="30C738EB" w14:textId="3778A48D" w:rsidR="0076551E" w:rsidRPr="00F94454" w:rsidRDefault="007E74D7" w:rsidP="008F191E">
            <w:pPr>
              <w:spacing w:line="276" w:lineRule="auto"/>
              <w:jc w:val="left"/>
              <w:rPr>
                <w:rFonts w:cs="Arial"/>
                <w:sz w:val="20"/>
              </w:rPr>
            </w:pPr>
            <w:r>
              <w:rPr>
                <w:rFonts w:cs="Arial"/>
                <w:sz w:val="20"/>
              </w:rPr>
              <w:t>Количество</w:t>
            </w:r>
          </w:p>
        </w:tc>
        <w:tc>
          <w:tcPr>
            <w:tcW w:w="3196" w:type="pct"/>
            <w:shd w:val="clear" w:color="auto" w:fill="auto"/>
          </w:tcPr>
          <w:p w14:paraId="65DF5667" w14:textId="77777777" w:rsidR="0076551E" w:rsidRPr="00542216" w:rsidRDefault="0076551E" w:rsidP="008F191E">
            <w:pPr>
              <w:spacing w:line="276" w:lineRule="auto"/>
              <w:jc w:val="left"/>
              <w:rPr>
                <w:rFonts w:cs="Arial"/>
                <w:sz w:val="20"/>
              </w:rPr>
            </w:pPr>
            <w:r w:rsidRPr="00542216">
              <w:rPr>
                <w:rFonts w:cs="Arial"/>
                <w:sz w:val="20"/>
              </w:rPr>
              <w:t>Переносится из ссылочного документа, при необходимости корректируется руками согласно фактическим данным.</w:t>
            </w:r>
          </w:p>
        </w:tc>
      </w:tr>
      <w:tr w:rsidR="0076551E" w:rsidRPr="00F94454" w14:paraId="27D5C7C1" w14:textId="77777777" w:rsidTr="00094BE1">
        <w:trPr>
          <w:cantSplit/>
        </w:trPr>
        <w:tc>
          <w:tcPr>
            <w:tcW w:w="340" w:type="pct"/>
          </w:tcPr>
          <w:p w14:paraId="312B33B8"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11.</w:t>
            </w:r>
          </w:p>
        </w:tc>
        <w:tc>
          <w:tcPr>
            <w:tcW w:w="1464" w:type="pct"/>
          </w:tcPr>
          <w:p w14:paraId="616BD6C2" w14:textId="77777777" w:rsidR="0076551E" w:rsidRPr="00F94454" w:rsidRDefault="0076551E" w:rsidP="008F191E">
            <w:pPr>
              <w:spacing w:line="276" w:lineRule="auto"/>
              <w:jc w:val="left"/>
              <w:rPr>
                <w:rFonts w:cs="Arial"/>
                <w:sz w:val="20"/>
              </w:rPr>
            </w:pPr>
            <w:r>
              <w:rPr>
                <w:rFonts w:cs="Arial"/>
                <w:sz w:val="20"/>
              </w:rPr>
              <w:t>Сумма в ВВ</w:t>
            </w:r>
          </w:p>
        </w:tc>
        <w:tc>
          <w:tcPr>
            <w:tcW w:w="3196" w:type="pct"/>
            <w:shd w:val="clear" w:color="auto" w:fill="auto"/>
          </w:tcPr>
          <w:p w14:paraId="011AC42C" w14:textId="77777777" w:rsidR="0076551E" w:rsidRDefault="0076551E" w:rsidP="008F191E">
            <w:pPr>
              <w:spacing w:line="276" w:lineRule="auto"/>
              <w:jc w:val="left"/>
              <w:rPr>
                <w:rFonts w:cs="Arial"/>
                <w:sz w:val="20"/>
              </w:rPr>
            </w:pPr>
            <w:r>
              <w:rPr>
                <w:rFonts w:cs="Arial"/>
                <w:sz w:val="20"/>
              </w:rPr>
              <w:t>Стоимость МТР</w:t>
            </w:r>
          </w:p>
          <w:p w14:paraId="7AE46A7A" w14:textId="77777777" w:rsidR="0076551E" w:rsidRPr="00F94454" w:rsidRDefault="0076551E" w:rsidP="008F191E">
            <w:pPr>
              <w:spacing w:line="276" w:lineRule="auto"/>
              <w:jc w:val="left"/>
              <w:rPr>
                <w:rFonts w:cs="Arial"/>
                <w:sz w:val="20"/>
              </w:rPr>
            </w:pPr>
            <w:r>
              <w:rPr>
                <w:rFonts w:cs="Arial"/>
                <w:sz w:val="20"/>
              </w:rPr>
              <w:t>Заполняется только для прочих перемещений, которые формируются без ссылочных документов.</w:t>
            </w:r>
          </w:p>
        </w:tc>
      </w:tr>
      <w:tr w:rsidR="0076551E" w:rsidRPr="00F94454" w14:paraId="54C3AEAB" w14:textId="77777777" w:rsidTr="00094BE1">
        <w:trPr>
          <w:cantSplit/>
        </w:trPr>
        <w:tc>
          <w:tcPr>
            <w:tcW w:w="340" w:type="pct"/>
          </w:tcPr>
          <w:p w14:paraId="4F5CF8AD" w14:textId="77777777" w:rsidR="0076551E" w:rsidRDefault="0076551E" w:rsidP="008F191E">
            <w:pPr>
              <w:spacing w:line="276" w:lineRule="auto"/>
              <w:rPr>
                <w:rFonts w:cs="Arial"/>
                <w:color w:val="000000"/>
                <w:sz w:val="20"/>
                <w:szCs w:val="20"/>
                <w:lang w:eastAsia="ru-RU"/>
              </w:rPr>
            </w:pPr>
            <w:r>
              <w:rPr>
                <w:rFonts w:cs="Arial"/>
                <w:color w:val="000000"/>
                <w:sz w:val="20"/>
                <w:szCs w:val="20"/>
                <w:lang w:eastAsia="ru-RU"/>
              </w:rPr>
              <w:t>12.</w:t>
            </w:r>
          </w:p>
        </w:tc>
        <w:tc>
          <w:tcPr>
            <w:tcW w:w="1464" w:type="pct"/>
          </w:tcPr>
          <w:p w14:paraId="3CBCDC37" w14:textId="77777777" w:rsidR="0076551E" w:rsidRPr="00F94454" w:rsidRDefault="0076551E" w:rsidP="008F191E">
            <w:pPr>
              <w:spacing w:line="276" w:lineRule="auto"/>
              <w:jc w:val="left"/>
              <w:rPr>
                <w:rFonts w:cs="Arial"/>
                <w:sz w:val="20"/>
              </w:rPr>
            </w:pPr>
            <w:r>
              <w:rPr>
                <w:rFonts w:cs="Arial"/>
                <w:sz w:val="20"/>
              </w:rPr>
              <w:t>СПП-Элемент</w:t>
            </w:r>
          </w:p>
        </w:tc>
        <w:tc>
          <w:tcPr>
            <w:tcW w:w="3196" w:type="pct"/>
            <w:shd w:val="clear" w:color="auto" w:fill="auto"/>
          </w:tcPr>
          <w:p w14:paraId="3458FBE1" w14:textId="77777777" w:rsidR="0076551E" w:rsidRPr="00F94454" w:rsidRDefault="0076551E" w:rsidP="008F191E">
            <w:pPr>
              <w:spacing w:line="276" w:lineRule="auto"/>
              <w:jc w:val="left"/>
              <w:rPr>
                <w:rFonts w:cs="Arial"/>
                <w:sz w:val="20"/>
              </w:rPr>
            </w:pPr>
            <w:r>
              <w:rPr>
                <w:rFonts w:cs="Arial"/>
                <w:sz w:val="20"/>
              </w:rPr>
              <w:t>Код проекта. Заполняется в случае приемки МТР в запас проекта. Значение переносится из заказа на поставку.</w:t>
            </w:r>
          </w:p>
        </w:tc>
      </w:tr>
      <w:tr w:rsidR="00210961" w:rsidRPr="00F94454" w14:paraId="346C0133" w14:textId="77777777" w:rsidTr="00094BE1">
        <w:trPr>
          <w:cantSplit/>
        </w:trPr>
        <w:tc>
          <w:tcPr>
            <w:tcW w:w="340" w:type="pct"/>
          </w:tcPr>
          <w:p w14:paraId="54FC18C5" w14:textId="06BAECBF" w:rsidR="00210961" w:rsidRDefault="00716F65" w:rsidP="008F191E">
            <w:pPr>
              <w:spacing w:line="276" w:lineRule="auto"/>
              <w:rPr>
                <w:rFonts w:cs="Arial"/>
                <w:color w:val="000000"/>
                <w:sz w:val="20"/>
                <w:szCs w:val="20"/>
                <w:lang w:eastAsia="ru-RU"/>
              </w:rPr>
            </w:pPr>
            <w:r>
              <w:rPr>
                <w:rFonts w:cs="Arial"/>
                <w:color w:val="000000"/>
                <w:sz w:val="20"/>
                <w:szCs w:val="20"/>
                <w:lang w:eastAsia="ru-RU"/>
              </w:rPr>
              <w:t>13.</w:t>
            </w:r>
          </w:p>
        </w:tc>
        <w:tc>
          <w:tcPr>
            <w:tcW w:w="1464" w:type="pct"/>
          </w:tcPr>
          <w:p w14:paraId="664F0E0A" w14:textId="482BA4D2" w:rsidR="00210961" w:rsidRDefault="008A6B3F" w:rsidP="008F191E">
            <w:pPr>
              <w:spacing w:line="276" w:lineRule="auto"/>
              <w:jc w:val="left"/>
              <w:rPr>
                <w:rFonts w:cs="Arial"/>
                <w:sz w:val="20"/>
              </w:rPr>
            </w:pPr>
            <w:r>
              <w:rPr>
                <w:rFonts w:cs="Arial"/>
                <w:sz w:val="20"/>
              </w:rPr>
              <w:t>Серийный номер</w:t>
            </w:r>
          </w:p>
        </w:tc>
        <w:tc>
          <w:tcPr>
            <w:tcW w:w="3196" w:type="pct"/>
            <w:shd w:val="clear" w:color="auto" w:fill="auto"/>
          </w:tcPr>
          <w:p w14:paraId="01DA729F" w14:textId="7DB7E01F" w:rsidR="008A6B3F" w:rsidRDefault="008A6B3F" w:rsidP="008F191E">
            <w:pPr>
              <w:spacing w:line="276" w:lineRule="auto"/>
              <w:jc w:val="left"/>
              <w:rPr>
                <w:rFonts w:cs="Arial"/>
                <w:sz w:val="20"/>
              </w:rPr>
            </w:pPr>
            <w:r>
              <w:rPr>
                <w:rFonts w:cs="Arial"/>
                <w:sz w:val="20"/>
              </w:rPr>
              <w:t>Заполняется в случае формирования подменного фонда в рамках процессов ТОРО</w:t>
            </w:r>
          </w:p>
        </w:tc>
      </w:tr>
      <w:tr w:rsidR="00716F65" w:rsidRPr="00F94454" w14:paraId="082628DB" w14:textId="77777777" w:rsidTr="00094BE1">
        <w:trPr>
          <w:cantSplit/>
        </w:trPr>
        <w:tc>
          <w:tcPr>
            <w:tcW w:w="340" w:type="pct"/>
          </w:tcPr>
          <w:p w14:paraId="3266FD71" w14:textId="0D10F656" w:rsidR="00716F65" w:rsidRDefault="00716F65" w:rsidP="008F191E">
            <w:pPr>
              <w:spacing w:line="276" w:lineRule="auto"/>
              <w:rPr>
                <w:rFonts w:cs="Arial"/>
                <w:color w:val="000000"/>
                <w:sz w:val="20"/>
                <w:szCs w:val="20"/>
                <w:lang w:eastAsia="ru-RU"/>
              </w:rPr>
            </w:pPr>
            <w:r>
              <w:rPr>
                <w:rFonts w:cs="Arial"/>
                <w:color w:val="000000"/>
                <w:sz w:val="20"/>
                <w:szCs w:val="20"/>
                <w:lang w:eastAsia="ru-RU"/>
              </w:rPr>
              <w:t>14.</w:t>
            </w:r>
          </w:p>
        </w:tc>
        <w:tc>
          <w:tcPr>
            <w:tcW w:w="1464" w:type="pct"/>
          </w:tcPr>
          <w:p w14:paraId="3415A6F4" w14:textId="0A4B8D91" w:rsidR="00716F65" w:rsidRDefault="00716F65" w:rsidP="008F191E">
            <w:pPr>
              <w:spacing w:line="276" w:lineRule="auto"/>
              <w:jc w:val="left"/>
              <w:rPr>
                <w:rFonts w:cs="Arial"/>
                <w:sz w:val="20"/>
              </w:rPr>
            </w:pPr>
            <w:r>
              <w:rPr>
                <w:rFonts w:cs="Arial"/>
                <w:sz w:val="20"/>
              </w:rPr>
              <w:t>Текст позиции</w:t>
            </w:r>
          </w:p>
        </w:tc>
        <w:tc>
          <w:tcPr>
            <w:tcW w:w="3196" w:type="pct"/>
            <w:shd w:val="clear" w:color="auto" w:fill="auto"/>
          </w:tcPr>
          <w:p w14:paraId="3DB29C62" w14:textId="21307E42" w:rsidR="00716F65" w:rsidRDefault="00716F65" w:rsidP="008F191E">
            <w:pPr>
              <w:spacing w:line="276" w:lineRule="auto"/>
              <w:jc w:val="left"/>
              <w:rPr>
                <w:rFonts w:cs="Arial"/>
                <w:sz w:val="20"/>
              </w:rPr>
            </w:pPr>
            <w:r>
              <w:rPr>
                <w:rFonts w:cs="Arial"/>
                <w:sz w:val="20"/>
              </w:rPr>
              <w:t>Текстовое поле, заполняемое необходимой информацией в случае во</w:t>
            </w:r>
            <w:r w:rsidR="000858B0">
              <w:rPr>
                <w:rFonts w:cs="Arial"/>
                <w:sz w:val="20"/>
              </w:rPr>
              <w:t xml:space="preserve">зникновения такой потребности. Есть возможность поиска </w:t>
            </w:r>
            <w:r>
              <w:rPr>
                <w:rFonts w:cs="Arial"/>
                <w:sz w:val="20"/>
              </w:rPr>
              <w:t>документа по содержимому данного поля</w:t>
            </w:r>
          </w:p>
        </w:tc>
      </w:tr>
    </w:tbl>
    <w:p w14:paraId="56905584" w14:textId="77777777" w:rsidR="007113C5" w:rsidRDefault="007113C5" w:rsidP="007113C5">
      <w:bookmarkStart w:id="1935" w:name="_Toc521487466"/>
    </w:p>
    <w:p w14:paraId="07632936" w14:textId="77777777" w:rsidR="0076551E" w:rsidRPr="008D4BC6" w:rsidRDefault="0076551E" w:rsidP="0076551E">
      <w:pPr>
        <w:pStyle w:val="4"/>
      </w:pPr>
      <w:r w:rsidRPr="008D4BC6">
        <w:lastRenderedPageBreak/>
        <w:t>Заказ на списание</w:t>
      </w:r>
      <w:bookmarkEnd w:id="1935"/>
    </w:p>
    <w:p w14:paraId="6E866044" w14:textId="1DB3F73A" w:rsidR="00BB50A8" w:rsidRDefault="0076551E" w:rsidP="007E74D7">
      <w:pPr>
        <w:ind w:firstLine="709"/>
        <w:rPr>
          <w:rFonts w:cs="Arial"/>
        </w:rPr>
      </w:pPr>
      <w:r w:rsidRPr="0076551E">
        <w:t>Заказ на списание</w:t>
      </w:r>
      <w:r>
        <w:t xml:space="preserve"> – </w:t>
      </w:r>
      <w:r w:rsidR="00BB50A8">
        <w:rPr>
          <w:rFonts w:cs="Arial"/>
        </w:rPr>
        <w:t xml:space="preserve">формируется на основании предварительно созданной Заявки на списание. Содержит перечень МТР, запланированных к выдаче, количества МТР и плановую дату выдачи. Предполагается использовать технический вид </w:t>
      </w:r>
      <w:r w:rsidR="002516A5">
        <w:rPr>
          <w:rFonts w:cs="Arial"/>
        </w:rPr>
        <w:t xml:space="preserve">контированного </w:t>
      </w:r>
      <w:r w:rsidR="00BB50A8">
        <w:rPr>
          <w:rFonts w:cs="Arial"/>
        </w:rPr>
        <w:t xml:space="preserve">заказа на </w:t>
      </w:r>
      <w:r w:rsidR="002516A5">
        <w:rPr>
          <w:rFonts w:cs="Arial"/>
        </w:rPr>
        <w:t>перемещение</w:t>
      </w:r>
      <w:r w:rsidR="00BB50A8">
        <w:rPr>
          <w:rFonts w:cs="Arial"/>
        </w:rPr>
        <w:t xml:space="preserve"> </w:t>
      </w:r>
      <w:r w:rsidR="00BB50A8">
        <w:rPr>
          <w:rFonts w:cs="Arial"/>
          <w:lang w:val="en-US"/>
        </w:rPr>
        <w:t>Z</w:t>
      </w:r>
      <w:r w:rsidR="002516A5">
        <w:rPr>
          <w:rFonts w:cs="Arial"/>
          <w:lang w:val="en-US"/>
        </w:rPr>
        <w:t>S</w:t>
      </w:r>
      <w:r w:rsidR="00BB50A8">
        <w:rPr>
          <w:rFonts w:cs="Arial"/>
          <w:lang w:val="en-US"/>
        </w:rPr>
        <w:t>OD</w:t>
      </w:r>
      <w:r w:rsidR="00BB50A8">
        <w:rPr>
          <w:rFonts w:cs="Arial"/>
        </w:rPr>
        <w:t>.</w:t>
      </w:r>
    </w:p>
    <w:p w14:paraId="76EC3A45" w14:textId="258D8180" w:rsidR="0033481B" w:rsidRDefault="0033481B" w:rsidP="0033481B">
      <w:pPr>
        <w:pStyle w:val="aa"/>
        <w:keepNext/>
        <w:spacing w:after="240" w:afterAutospacing="0" w:line="276" w:lineRule="auto"/>
        <w:jc w:val="right"/>
      </w:pPr>
      <w:r w:rsidRPr="00916FAB">
        <w:rPr>
          <w:rFonts w:cs="Arial"/>
          <w:b/>
          <w:sz w:val="22"/>
        </w:rPr>
        <w:t xml:space="preserve">Таблица </w:t>
      </w:r>
      <w:r w:rsidR="00DC7298">
        <w:rPr>
          <w:rFonts w:cs="Arial"/>
          <w:b/>
          <w:sz w:val="22"/>
        </w:rPr>
        <w:t>13</w:t>
      </w:r>
      <w:r w:rsidR="00781E65" w:rsidRPr="001B7DA3">
        <w:rPr>
          <w:rFonts w:cs="Arial"/>
          <w:b/>
          <w:sz w:val="22"/>
        </w:rPr>
        <w:t>9</w:t>
      </w:r>
      <w:r>
        <w:rPr>
          <w:rFonts w:cs="Arial"/>
          <w:b/>
          <w:sz w:val="22"/>
        </w:rPr>
        <w:t>. Заказ на списание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4"/>
        <w:gridCol w:w="2985"/>
        <w:gridCol w:w="6517"/>
      </w:tblGrid>
      <w:tr w:rsidR="0076551E" w:rsidRPr="00F94454" w14:paraId="317E5BF6" w14:textId="77777777" w:rsidTr="0042085F">
        <w:trPr>
          <w:cantSplit/>
          <w:trHeight w:val="397"/>
          <w:tblHeader/>
        </w:trPr>
        <w:tc>
          <w:tcPr>
            <w:tcW w:w="340" w:type="pct"/>
            <w:shd w:val="clear" w:color="auto" w:fill="FFC000"/>
            <w:vAlign w:val="center"/>
          </w:tcPr>
          <w:p w14:paraId="22FCC214" w14:textId="77777777" w:rsidR="0076551E" w:rsidRPr="00F94454" w:rsidRDefault="0076551E" w:rsidP="008F191E">
            <w:pPr>
              <w:spacing w:line="276" w:lineRule="auto"/>
              <w:jc w:val="center"/>
              <w:rPr>
                <w:rFonts w:cs="Arial"/>
                <w:b/>
                <w:sz w:val="20"/>
              </w:rPr>
            </w:pPr>
            <w:r w:rsidRPr="000F4678">
              <w:rPr>
                <w:rFonts w:cs="Arial"/>
                <w:b/>
                <w:sz w:val="20"/>
                <w:szCs w:val="20"/>
                <w:lang w:eastAsia="ru-RU"/>
              </w:rPr>
              <w:t>№ п.п</w:t>
            </w:r>
          </w:p>
        </w:tc>
        <w:tc>
          <w:tcPr>
            <w:tcW w:w="1464" w:type="pct"/>
            <w:shd w:val="clear" w:color="auto" w:fill="FFC000"/>
            <w:vAlign w:val="center"/>
          </w:tcPr>
          <w:p w14:paraId="55AE4B2A" w14:textId="77777777" w:rsidR="0076551E" w:rsidRPr="000F4678" w:rsidRDefault="0076551E" w:rsidP="008F191E">
            <w:pPr>
              <w:spacing w:line="276" w:lineRule="auto"/>
              <w:jc w:val="center"/>
              <w:rPr>
                <w:rFonts w:cs="Arial"/>
                <w:b/>
                <w:sz w:val="20"/>
                <w:szCs w:val="20"/>
                <w:lang w:eastAsia="ru-RU"/>
              </w:rPr>
            </w:pPr>
            <w:r>
              <w:rPr>
                <w:rFonts w:cs="Arial"/>
                <w:b/>
                <w:sz w:val="20"/>
                <w:szCs w:val="20"/>
                <w:lang w:eastAsia="ru-RU"/>
              </w:rPr>
              <w:t>Поле</w:t>
            </w:r>
          </w:p>
        </w:tc>
        <w:tc>
          <w:tcPr>
            <w:tcW w:w="3196" w:type="pct"/>
            <w:shd w:val="clear" w:color="auto" w:fill="FFC000"/>
            <w:vAlign w:val="center"/>
          </w:tcPr>
          <w:p w14:paraId="1A866932" w14:textId="77777777" w:rsidR="0076551E" w:rsidRPr="00F94454" w:rsidRDefault="0076551E" w:rsidP="008F191E">
            <w:pPr>
              <w:spacing w:line="276" w:lineRule="auto"/>
              <w:jc w:val="center"/>
              <w:rPr>
                <w:rFonts w:cs="Arial"/>
                <w:b/>
                <w:sz w:val="20"/>
              </w:rPr>
            </w:pPr>
            <w:r>
              <w:rPr>
                <w:rFonts w:cs="Arial"/>
                <w:b/>
                <w:sz w:val="20"/>
                <w:szCs w:val="20"/>
                <w:lang w:eastAsia="ru-RU"/>
              </w:rPr>
              <w:t>Описание</w:t>
            </w:r>
          </w:p>
        </w:tc>
      </w:tr>
      <w:tr w:rsidR="0076551E" w:rsidRPr="00F94454" w14:paraId="3A70C1CA" w14:textId="77777777" w:rsidTr="0042085F">
        <w:trPr>
          <w:cantSplit/>
        </w:trPr>
        <w:tc>
          <w:tcPr>
            <w:tcW w:w="340" w:type="pct"/>
          </w:tcPr>
          <w:p w14:paraId="579ABA11" w14:textId="77777777" w:rsidR="0076551E" w:rsidRPr="00F94454" w:rsidRDefault="0076551E" w:rsidP="008F191E">
            <w:pPr>
              <w:spacing w:line="276" w:lineRule="auto"/>
              <w:rPr>
                <w:rFonts w:cs="Arial"/>
                <w:sz w:val="20"/>
              </w:rPr>
            </w:pPr>
            <w:r w:rsidRPr="000F4678">
              <w:rPr>
                <w:rFonts w:cs="Arial"/>
                <w:sz w:val="20"/>
                <w:szCs w:val="20"/>
                <w:lang w:eastAsia="ru-RU"/>
              </w:rPr>
              <w:t>1.</w:t>
            </w:r>
          </w:p>
        </w:tc>
        <w:tc>
          <w:tcPr>
            <w:tcW w:w="1464" w:type="pct"/>
          </w:tcPr>
          <w:p w14:paraId="65E105E0" w14:textId="77777777" w:rsidR="0076551E" w:rsidRPr="000F4678" w:rsidRDefault="0076551E" w:rsidP="008F191E">
            <w:pPr>
              <w:spacing w:line="276" w:lineRule="auto"/>
              <w:jc w:val="left"/>
              <w:rPr>
                <w:rFonts w:cs="Arial"/>
                <w:sz w:val="20"/>
                <w:szCs w:val="20"/>
                <w:lang w:eastAsia="ru-RU"/>
              </w:rPr>
            </w:pPr>
            <w:r>
              <w:rPr>
                <w:rFonts w:cs="Arial"/>
                <w:sz w:val="20"/>
                <w:szCs w:val="20"/>
                <w:lang w:eastAsia="ru-RU"/>
              </w:rPr>
              <w:t>Номер Заказа на списание</w:t>
            </w:r>
          </w:p>
        </w:tc>
        <w:tc>
          <w:tcPr>
            <w:tcW w:w="3196" w:type="pct"/>
            <w:shd w:val="clear" w:color="auto" w:fill="auto"/>
          </w:tcPr>
          <w:p w14:paraId="04AB4B34" w14:textId="77777777" w:rsidR="0076551E" w:rsidRPr="00B8324E" w:rsidRDefault="0076551E" w:rsidP="008F191E">
            <w:pPr>
              <w:spacing w:line="276" w:lineRule="auto"/>
              <w:jc w:val="left"/>
              <w:rPr>
                <w:rFonts w:cs="Arial"/>
                <w:sz w:val="20"/>
              </w:rPr>
            </w:pPr>
            <w:r>
              <w:rPr>
                <w:rFonts w:cs="Arial"/>
                <w:sz w:val="20"/>
                <w:szCs w:val="20"/>
                <w:lang w:eastAsia="ru-RU"/>
              </w:rPr>
              <w:t>Системный номер документа, присваивается автоматически.</w:t>
            </w:r>
          </w:p>
        </w:tc>
      </w:tr>
      <w:tr w:rsidR="0076551E" w:rsidRPr="00F94454" w14:paraId="64615D49" w14:textId="77777777" w:rsidTr="0042085F">
        <w:trPr>
          <w:cantSplit/>
        </w:trPr>
        <w:tc>
          <w:tcPr>
            <w:tcW w:w="340" w:type="pct"/>
          </w:tcPr>
          <w:p w14:paraId="12C72931" w14:textId="77777777" w:rsidR="0076551E" w:rsidRPr="00F94454" w:rsidRDefault="0076551E" w:rsidP="008F191E">
            <w:pPr>
              <w:spacing w:line="276" w:lineRule="auto"/>
              <w:rPr>
                <w:rFonts w:cs="Arial"/>
                <w:sz w:val="20"/>
              </w:rPr>
            </w:pPr>
            <w:r w:rsidRPr="000F4678">
              <w:rPr>
                <w:rFonts w:cs="Arial"/>
                <w:color w:val="000000"/>
                <w:sz w:val="20"/>
                <w:szCs w:val="20"/>
                <w:lang w:eastAsia="ru-RU"/>
              </w:rPr>
              <w:t>2.</w:t>
            </w:r>
          </w:p>
        </w:tc>
        <w:tc>
          <w:tcPr>
            <w:tcW w:w="1464" w:type="pct"/>
          </w:tcPr>
          <w:p w14:paraId="7D840939" w14:textId="77777777" w:rsidR="0076551E" w:rsidRPr="00F94454" w:rsidRDefault="0076551E" w:rsidP="008F191E">
            <w:pPr>
              <w:spacing w:line="276" w:lineRule="auto"/>
              <w:jc w:val="left"/>
              <w:rPr>
                <w:rFonts w:cs="Arial"/>
                <w:sz w:val="20"/>
              </w:rPr>
            </w:pPr>
            <w:r>
              <w:rPr>
                <w:rFonts w:cs="Arial"/>
                <w:sz w:val="20"/>
              </w:rPr>
              <w:t>Завод-поставщик</w:t>
            </w:r>
          </w:p>
        </w:tc>
        <w:tc>
          <w:tcPr>
            <w:tcW w:w="3196" w:type="pct"/>
            <w:shd w:val="clear" w:color="auto" w:fill="auto"/>
          </w:tcPr>
          <w:p w14:paraId="4D62DA66" w14:textId="77777777" w:rsidR="0076551E" w:rsidRPr="00F94454" w:rsidRDefault="0076551E" w:rsidP="008F191E">
            <w:pPr>
              <w:spacing w:line="276" w:lineRule="auto"/>
              <w:jc w:val="left"/>
              <w:rPr>
                <w:rFonts w:cs="Arial"/>
                <w:sz w:val="20"/>
              </w:rPr>
            </w:pPr>
            <w:r>
              <w:rPr>
                <w:rFonts w:cs="Arial"/>
                <w:sz w:val="20"/>
              </w:rPr>
              <w:t>Завод с которого осуществляется выдача.</w:t>
            </w:r>
          </w:p>
        </w:tc>
      </w:tr>
      <w:tr w:rsidR="0076551E" w:rsidRPr="00F94454" w14:paraId="2A70F9FC" w14:textId="77777777" w:rsidTr="0042085F">
        <w:trPr>
          <w:cantSplit/>
        </w:trPr>
        <w:tc>
          <w:tcPr>
            <w:tcW w:w="340" w:type="pct"/>
          </w:tcPr>
          <w:p w14:paraId="06449862"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3.</w:t>
            </w:r>
          </w:p>
        </w:tc>
        <w:tc>
          <w:tcPr>
            <w:tcW w:w="1464" w:type="pct"/>
          </w:tcPr>
          <w:p w14:paraId="1096996F" w14:textId="77777777" w:rsidR="0076551E" w:rsidRPr="00F94454" w:rsidRDefault="0076551E" w:rsidP="008F191E">
            <w:pPr>
              <w:spacing w:line="276" w:lineRule="auto"/>
              <w:jc w:val="left"/>
              <w:rPr>
                <w:rFonts w:cs="Arial"/>
                <w:sz w:val="20"/>
              </w:rPr>
            </w:pPr>
            <w:r>
              <w:rPr>
                <w:rFonts w:cs="Arial"/>
                <w:sz w:val="20"/>
              </w:rPr>
              <w:t>Отпускающий склад</w:t>
            </w:r>
          </w:p>
        </w:tc>
        <w:tc>
          <w:tcPr>
            <w:tcW w:w="3196" w:type="pct"/>
            <w:shd w:val="clear" w:color="auto" w:fill="auto"/>
          </w:tcPr>
          <w:p w14:paraId="7C88E2C7" w14:textId="77777777" w:rsidR="0076551E" w:rsidRPr="00F94454" w:rsidRDefault="0076551E" w:rsidP="008F191E">
            <w:pPr>
              <w:spacing w:line="276" w:lineRule="auto"/>
              <w:jc w:val="left"/>
              <w:rPr>
                <w:rFonts w:cs="Arial"/>
                <w:sz w:val="20"/>
              </w:rPr>
            </w:pPr>
            <w:r>
              <w:rPr>
                <w:rFonts w:cs="Arial"/>
                <w:sz w:val="20"/>
              </w:rPr>
              <w:t>Склад с которого запланирована выдача.</w:t>
            </w:r>
          </w:p>
        </w:tc>
      </w:tr>
      <w:tr w:rsidR="0076551E" w:rsidRPr="00F94454" w14:paraId="19703A15" w14:textId="77777777" w:rsidTr="0042085F">
        <w:trPr>
          <w:cantSplit/>
        </w:trPr>
        <w:tc>
          <w:tcPr>
            <w:tcW w:w="340" w:type="pct"/>
          </w:tcPr>
          <w:p w14:paraId="4B32FE9B"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4.</w:t>
            </w:r>
          </w:p>
        </w:tc>
        <w:tc>
          <w:tcPr>
            <w:tcW w:w="1464" w:type="pct"/>
          </w:tcPr>
          <w:p w14:paraId="7E5E53C6" w14:textId="77777777" w:rsidR="0076551E" w:rsidRPr="00F94454" w:rsidRDefault="0076551E" w:rsidP="008F191E">
            <w:pPr>
              <w:spacing w:line="276" w:lineRule="auto"/>
              <w:jc w:val="left"/>
              <w:rPr>
                <w:rFonts w:cs="Arial"/>
                <w:sz w:val="20"/>
              </w:rPr>
            </w:pPr>
            <w:r>
              <w:rPr>
                <w:rFonts w:cs="Arial"/>
                <w:sz w:val="20"/>
              </w:rPr>
              <w:t>Номер материала</w:t>
            </w:r>
          </w:p>
        </w:tc>
        <w:tc>
          <w:tcPr>
            <w:tcW w:w="3196" w:type="pct"/>
            <w:shd w:val="clear" w:color="auto" w:fill="auto"/>
          </w:tcPr>
          <w:p w14:paraId="03C0E079" w14:textId="77777777" w:rsidR="0076551E" w:rsidRPr="00F94454" w:rsidRDefault="0076551E" w:rsidP="008F191E">
            <w:pPr>
              <w:spacing w:line="276" w:lineRule="auto"/>
              <w:jc w:val="left"/>
              <w:rPr>
                <w:rFonts w:cs="Arial"/>
                <w:sz w:val="20"/>
              </w:rPr>
            </w:pPr>
            <w:r>
              <w:rPr>
                <w:rFonts w:cs="Arial"/>
                <w:sz w:val="20"/>
              </w:rPr>
              <w:t>Код материала из справочника.</w:t>
            </w:r>
          </w:p>
        </w:tc>
      </w:tr>
      <w:tr w:rsidR="0076551E" w:rsidRPr="00F94454" w14:paraId="72C3CBA8" w14:textId="77777777" w:rsidTr="0042085F">
        <w:trPr>
          <w:cantSplit/>
        </w:trPr>
        <w:tc>
          <w:tcPr>
            <w:tcW w:w="340" w:type="pct"/>
          </w:tcPr>
          <w:p w14:paraId="0170ECFB"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5.</w:t>
            </w:r>
          </w:p>
        </w:tc>
        <w:tc>
          <w:tcPr>
            <w:tcW w:w="1464" w:type="pct"/>
          </w:tcPr>
          <w:p w14:paraId="6440193F" w14:textId="77777777" w:rsidR="0076551E" w:rsidRPr="00F94454" w:rsidRDefault="0076551E" w:rsidP="008F191E">
            <w:pPr>
              <w:spacing w:line="276" w:lineRule="auto"/>
              <w:jc w:val="left"/>
              <w:rPr>
                <w:rFonts w:cs="Arial"/>
                <w:sz w:val="20"/>
              </w:rPr>
            </w:pPr>
            <w:r>
              <w:rPr>
                <w:rFonts w:cs="Arial"/>
                <w:sz w:val="20"/>
              </w:rPr>
              <w:t>Кол-во</w:t>
            </w:r>
          </w:p>
        </w:tc>
        <w:tc>
          <w:tcPr>
            <w:tcW w:w="3196" w:type="pct"/>
            <w:shd w:val="clear" w:color="auto" w:fill="auto"/>
          </w:tcPr>
          <w:p w14:paraId="0A156B58" w14:textId="77777777" w:rsidR="0076551E" w:rsidRPr="00FC50C9" w:rsidRDefault="0076551E" w:rsidP="008F191E">
            <w:pPr>
              <w:spacing w:line="276" w:lineRule="auto"/>
              <w:jc w:val="left"/>
              <w:rPr>
                <w:rFonts w:cs="Arial"/>
                <w:sz w:val="20"/>
              </w:rPr>
            </w:pPr>
            <w:r w:rsidRPr="00FC50C9">
              <w:rPr>
                <w:rFonts w:cs="Arial"/>
                <w:sz w:val="20"/>
              </w:rPr>
              <w:t>За</w:t>
            </w:r>
            <w:r>
              <w:rPr>
                <w:rFonts w:cs="Arial"/>
                <w:sz w:val="20"/>
              </w:rPr>
              <w:t>планированное к выдаче количество.</w:t>
            </w:r>
          </w:p>
        </w:tc>
      </w:tr>
      <w:tr w:rsidR="0076551E" w:rsidRPr="00F94454" w14:paraId="6A2FD00B" w14:textId="77777777" w:rsidTr="0042085F">
        <w:trPr>
          <w:cantSplit/>
        </w:trPr>
        <w:tc>
          <w:tcPr>
            <w:tcW w:w="340" w:type="pct"/>
          </w:tcPr>
          <w:p w14:paraId="5C68F12D" w14:textId="77777777" w:rsidR="0076551E" w:rsidRDefault="0076551E" w:rsidP="008F191E">
            <w:pPr>
              <w:spacing w:line="276" w:lineRule="auto"/>
              <w:rPr>
                <w:rFonts w:cs="Arial"/>
                <w:color w:val="000000"/>
                <w:sz w:val="20"/>
                <w:szCs w:val="20"/>
                <w:lang w:eastAsia="ru-RU"/>
              </w:rPr>
            </w:pPr>
            <w:r>
              <w:rPr>
                <w:rFonts w:cs="Arial"/>
                <w:color w:val="000000"/>
                <w:sz w:val="20"/>
                <w:szCs w:val="20"/>
                <w:lang w:eastAsia="ru-RU"/>
              </w:rPr>
              <w:t>6.</w:t>
            </w:r>
          </w:p>
        </w:tc>
        <w:tc>
          <w:tcPr>
            <w:tcW w:w="1464" w:type="pct"/>
          </w:tcPr>
          <w:p w14:paraId="40F94302" w14:textId="77777777" w:rsidR="0076551E" w:rsidRDefault="0076551E" w:rsidP="008F191E">
            <w:pPr>
              <w:spacing w:line="276" w:lineRule="auto"/>
              <w:jc w:val="left"/>
              <w:rPr>
                <w:rFonts w:cs="Arial"/>
                <w:sz w:val="20"/>
              </w:rPr>
            </w:pPr>
            <w:r>
              <w:rPr>
                <w:rFonts w:cs="Arial"/>
                <w:sz w:val="20"/>
              </w:rPr>
              <w:t>Дата поставки</w:t>
            </w:r>
          </w:p>
        </w:tc>
        <w:tc>
          <w:tcPr>
            <w:tcW w:w="3196" w:type="pct"/>
            <w:shd w:val="clear" w:color="auto" w:fill="auto"/>
          </w:tcPr>
          <w:p w14:paraId="358C80A3" w14:textId="77777777" w:rsidR="0076551E" w:rsidRDefault="0076551E" w:rsidP="008F191E">
            <w:pPr>
              <w:spacing w:line="276" w:lineRule="auto"/>
              <w:jc w:val="left"/>
              <w:rPr>
                <w:rFonts w:cs="Arial"/>
                <w:sz w:val="20"/>
              </w:rPr>
            </w:pPr>
            <w:r>
              <w:rPr>
                <w:rFonts w:cs="Arial"/>
                <w:sz w:val="20"/>
              </w:rPr>
              <w:t>Запланированная дата выдачи.</w:t>
            </w:r>
          </w:p>
        </w:tc>
      </w:tr>
      <w:tr w:rsidR="0076551E" w:rsidRPr="00F94454" w14:paraId="5E916768" w14:textId="77777777" w:rsidTr="0042085F">
        <w:trPr>
          <w:cantSplit/>
        </w:trPr>
        <w:tc>
          <w:tcPr>
            <w:tcW w:w="340" w:type="pct"/>
          </w:tcPr>
          <w:p w14:paraId="474D263D" w14:textId="77777777" w:rsidR="0076551E" w:rsidRPr="000F4678" w:rsidRDefault="0076551E" w:rsidP="008F191E">
            <w:pPr>
              <w:spacing w:line="276" w:lineRule="auto"/>
              <w:rPr>
                <w:rFonts w:cs="Arial"/>
                <w:color w:val="000000"/>
                <w:sz w:val="20"/>
                <w:szCs w:val="20"/>
                <w:lang w:eastAsia="ru-RU"/>
              </w:rPr>
            </w:pPr>
            <w:r>
              <w:rPr>
                <w:rFonts w:cs="Arial"/>
                <w:color w:val="000000"/>
                <w:sz w:val="20"/>
                <w:szCs w:val="20"/>
                <w:lang w:eastAsia="ru-RU"/>
              </w:rPr>
              <w:t>7.</w:t>
            </w:r>
          </w:p>
        </w:tc>
        <w:tc>
          <w:tcPr>
            <w:tcW w:w="1464" w:type="pct"/>
          </w:tcPr>
          <w:p w14:paraId="75C0CFBE" w14:textId="77777777" w:rsidR="0076551E" w:rsidRPr="00F94454" w:rsidRDefault="0076551E" w:rsidP="008F191E">
            <w:pPr>
              <w:spacing w:line="276" w:lineRule="auto"/>
              <w:jc w:val="left"/>
              <w:rPr>
                <w:rFonts w:cs="Arial"/>
                <w:sz w:val="20"/>
              </w:rPr>
            </w:pPr>
            <w:r>
              <w:rPr>
                <w:rFonts w:cs="Arial"/>
                <w:sz w:val="20"/>
              </w:rPr>
              <w:t>Заявка</w:t>
            </w:r>
          </w:p>
        </w:tc>
        <w:tc>
          <w:tcPr>
            <w:tcW w:w="3196" w:type="pct"/>
            <w:shd w:val="clear" w:color="auto" w:fill="auto"/>
          </w:tcPr>
          <w:p w14:paraId="00EEA736" w14:textId="77777777" w:rsidR="0076551E" w:rsidRPr="00F94454" w:rsidRDefault="0076551E" w:rsidP="008F191E">
            <w:pPr>
              <w:spacing w:line="276" w:lineRule="auto"/>
              <w:jc w:val="left"/>
              <w:rPr>
                <w:rFonts w:cs="Arial"/>
                <w:sz w:val="20"/>
              </w:rPr>
            </w:pPr>
            <w:r>
              <w:rPr>
                <w:rFonts w:cs="Arial"/>
                <w:sz w:val="20"/>
              </w:rPr>
              <w:t>Ссылка на Заявку на списание.</w:t>
            </w:r>
          </w:p>
        </w:tc>
      </w:tr>
    </w:tbl>
    <w:p w14:paraId="1246EE57" w14:textId="77777777" w:rsidR="00C80B64" w:rsidRDefault="00C80B64" w:rsidP="00C80B64"/>
    <w:p w14:paraId="7586779E" w14:textId="77777777" w:rsidR="007E1E78" w:rsidRDefault="007E1E78" w:rsidP="00C80B64"/>
    <w:p w14:paraId="70362D7D" w14:textId="77777777" w:rsidR="004D32B1" w:rsidRPr="008D4BC6" w:rsidRDefault="004D32B1" w:rsidP="004D32B1">
      <w:pPr>
        <w:pStyle w:val="4"/>
      </w:pPr>
      <w:r>
        <w:t>Документ инвентаризации</w:t>
      </w:r>
    </w:p>
    <w:p w14:paraId="697C05A0" w14:textId="77777777" w:rsidR="004D32B1" w:rsidRDefault="004D32B1" w:rsidP="004D32B1">
      <w:pPr>
        <w:ind w:firstLine="709"/>
        <w:rPr>
          <w:rFonts w:cs="Arial"/>
        </w:rPr>
      </w:pPr>
      <w:r>
        <w:t xml:space="preserve">Документ инвентаризации – </w:t>
      </w:r>
      <w:r>
        <w:rPr>
          <w:rFonts w:cs="Arial"/>
        </w:rPr>
        <w:t xml:space="preserve">формируется в процессе инвентаризации. Содержит перечень МТР, запланированных к инвентаризации, количества и партии МТР (по бухучету и фактические по результатам подсчета), плановую дату инвентаризации и номер инвентаризации для объединения документов при формировании отчетности. </w:t>
      </w:r>
    </w:p>
    <w:p w14:paraId="55F0B6A5" w14:textId="6BAE1410" w:rsidR="004D32B1" w:rsidRDefault="004D32B1" w:rsidP="004D32B1">
      <w:pPr>
        <w:pStyle w:val="aa"/>
        <w:keepNext/>
        <w:spacing w:after="240" w:afterAutospacing="0" w:line="276" w:lineRule="auto"/>
        <w:jc w:val="right"/>
      </w:pPr>
      <w:r w:rsidRPr="00916FAB">
        <w:rPr>
          <w:rFonts w:cs="Arial"/>
          <w:b/>
          <w:sz w:val="22"/>
        </w:rPr>
        <w:t xml:space="preserve">Таблица </w:t>
      </w:r>
      <w:r w:rsidR="00DC7298">
        <w:rPr>
          <w:rFonts w:cs="Arial"/>
          <w:b/>
          <w:sz w:val="22"/>
        </w:rPr>
        <w:t>1</w:t>
      </w:r>
      <w:r w:rsidR="00781E65">
        <w:rPr>
          <w:rFonts w:cs="Arial"/>
          <w:b/>
          <w:sz w:val="22"/>
          <w:lang w:val="en-US"/>
        </w:rPr>
        <w:t>40</w:t>
      </w:r>
      <w:r>
        <w:rPr>
          <w:rFonts w:cs="Arial"/>
          <w:b/>
          <w:sz w:val="22"/>
        </w:rPr>
        <w:t>. Документ инвентаризации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4"/>
        <w:gridCol w:w="2985"/>
        <w:gridCol w:w="6517"/>
      </w:tblGrid>
      <w:tr w:rsidR="004D32B1" w:rsidRPr="00F94454" w14:paraId="7AD0E86E" w14:textId="77777777" w:rsidTr="0042085F">
        <w:trPr>
          <w:cantSplit/>
          <w:trHeight w:val="397"/>
          <w:tblHeader/>
        </w:trPr>
        <w:tc>
          <w:tcPr>
            <w:tcW w:w="340" w:type="pct"/>
            <w:shd w:val="clear" w:color="auto" w:fill="FFC000"/>
            <w:vAlign w:val="center"/>
          </w:tcPr>
          <w:p w14:paraId="0E9BCAE2" w14:textId="77777777" w:rsidR="004D32B1" w:rsidRPr="00F94454" w:rsidRDefault="004D32B1" w:rsidP="00FF3F66">
            <w:pPr>
              <w:spacing w:line="276" w:lineRule="auto"/>
              <w:jc w:val="center"/>
              <w:rPr>
                <w:rFonts w:cs="Arial"/>
                <w:b/>
                <w:sz w:val="20"/>
              </w:rPr>
            </w:pPr>
            <w:r w:rsidRPr="000F4678">
              <w:rPr>
                <w:rFonts w:cs="Arial"/>
                <w:b/>
                <w:sz w:val="20"/>
                <w:szCs w:val="20"/>
                <w:lang w:eastAsia="ru-RU"/>
              </w:rPr>
              <w:t>№ п.п</w:t>
            </w:r>
          </w:p>
        </w:tc>
        <w:tc>
          <w:tcPr>
            <w:tcW w:w="1464" w:type="pct"/>
            <w:shd w:val="clear" w:color="auto" w:fill="FFC000"/>
            <w:vAlign w:val="center"/>
          </w:tcPr>
          <w:p w14:paraId="09C30C02" w14:textId="77777777" w:rsidR="004D32B1" w:rsidRPr="000F4678" w:rsidRDefault="004D32B1" w:rsidP="00FF3F66">
            <w:pPr>
              <w:spacing w:line="276" w:lineRule="auto"/>
              <w:jc w:val="center"/>
              <w:rPr>
                <w:rFonts w:cs="Arial"/>
                <w:b/>
                <w:sz w:val="20"/>
                <w:szCs w:val="20"/>
                <w:lang w:eastAsia="ru-RU"/>
              </w:rPr>
            </w:pPr>
            <w:r>
              <w:rPr>
                <w:rFonts w:cs="Arial"/>
                <w:b/>
                <w:sz w:val="20"/>
                <w:szCs w:val="20"/>
                <w:lang w:eastAsia="ru-RU"/>
              </w:rPr>
              <w:t>Поле</w:t>
            </w:r>
          </w:p>
        </w:tc>
        <w:tc>
          <w:tcPr>
            <w:tcW w:w="3196" w:type="pct"/>
            <w:shd w:val="clear" w:color="auto" w:fill="FFC000"/>
            <w:vAlign w:val="center"/>
          </w:tcPr>
          <w:p w14:paraId="1AB05C48" w14:textId="77777777" w:rsidR="004D32B1" w:rsidRPr="00F94454" w:rsidRDefault="004D32B1" w:rsidP="00FF3F66">
            <w:pPr>
              <w:spacing w:line="276" w:lineRule="auto"/>
              <w:jc w:val="center"/>
              <w:rPr>
                <w:rFonts w:cs="Arial"/>
                <w:b/>
                <w:sz w:val="20"/>
              </w:rPr>
            </w:pPr>
            <w:r>
              <w:rPr>
                <w:rFonts w:cs="Arial"/>
                <w:b/>
                <w:sz w:val="20"/>
                <w:szCs w:val="20"/>
                <w:lang w:eastAsia="ru-RU"/>
              </w:rPr>
              <w:t>Описание</w:t>
            </w:r>
          </w:p>
        </w:tc>
      </w:tr>
      <w:tr w:rsidR="004D32B1" w:rsidRPr="00F94454" w14:paraId="1AA297D6" w14:textId="77777777" w:rsidTr="0042085F">
        <w:trPr>
          <w:cantSplit/>
        </w:trPr>
        <w:tc>
          <w:tcPr>
            <w:tcW w:w="340" w:type="pct"/>
          </w:tcPr>
          <w:p w14:paraId="3B71BF98" w14:textId="77777777" w:rsidR="004D32B1" w:rsidRPr="00F94454" w:rsidRDefault="004D32B1" w:rsidP="00FF3F66">
            <w:pPr>
              <w:spacing w:line="276" w:lineRule="auto"/>
              <w:rPr>
                <w:rFonts w:cs="Arial"/>
                <w:sz w:val="20"/>
              </w:rPr>
            </w:pPr>
            <w:r w:rsidRPr="000F4678">
              <w:rPr>
                <w:rFonts w:cs="Arial"/>
                <w:sz w:val="20"/>
                <w:szCs w:val="20"/>
                <w:lang w:eastAsia="ru-RU"/>
              </w:rPr>
              <w:t>1.</w:t>
            </w:r>
          </w:p>
        </w:tc>
        <w:tc>
          <w:tcPr>
            <w:tcW w:w="1464" w:type="pct"/>
          </w:tcPr>
          <w:p w14:paraId="15CFF8F9" w14:textId="77777777" w:rsidR="004D32B1" w:rsidRPr="00D56E33" w:rsidRDefault="004D32B1" w:rsidP="00FF3F66">
            <w:pPr>
              <w:spacing w:line="276" w:lineRule="auto"/>
              <w:jc w:val="left"/>
              <w:rPr>
                <w:rFonts w:cs="Arial"/>
                <w:sz w:val="20"/>
                <w:szCs w:val="20"/>
                <w:lang w:eastAsia="ru-RU"/>
              </w:rPr>
            </w:pPr>
            <w:r>
              <w:rPr>
                <w:rFonts w:cs="Arial"/>
                <w:sz w:val="20"/>
                <w:szCs w:val="20"/>
                <w:lang w:eastAsia="ru-RU"/>
              </w:rPr>
              <w:t>Номер документа инвентаризации</w:t>
            </w:r>
          </w:p>
        </w:tc>
        <w:tc>
          <w:tcPr>
            <w:tcW w:w="3196" w:type="pct"/>
            <w:shd w:val="clear" w:color="auto" w:fill="auto"/>
          </w:tcPr>
          <w:p w14:paraId="668F1842" w14:textId="77777777" w:rsidR="004D32B1" w:rsidRPr="00B8324E" w:rsidRDefault="004D32B1" w:rsidP="00FF3F66">
            <w:pPr>
              <w:spacing w:line="276" w:lineRule="auto"/>
              <w:jc w:val="left"/>
              <w:rPr>
                <w:rFonts w:cs="Arial"/>
                <w:sz w:val="20"/>
              </w:rPr>
            </w:pPr>
            <w:r>
              <w:rPr>
                <w:rFonts w:cs="Arial"/>
                <w:sz w:val="20"/>
                <w:szCs w:val="20"/>
                <w:lang w:eastAsia="ru-RU"/>
              </w:rPr>
              <w:t>Системный номер документа, присваивается автоматически.</w:t>
            </w:r>
          </w:p>
        </w:tc>
      </w:tr>
      <w:tr w:rsidR="004D32B1" w:rsidRPr="00F94454" w14:paraId="383B86DA" w14:textId="77777777" w:rsidTr="0042085F">
        <w:trPr>
          <w:cantSplit/>
        </w:trPr>
        <w:tc>
          <w:tcPr>
            <w:tcW w:w="340" w:type="pct"/>
          </w:tcPr>
          <w:p w14:paraId="6AA7A9E2" w14:textId="77777777" w:rsidR="004D32B1" w:rsidRPr="00F94454" w:rsidRDefault="004D32B1" w:rsidP="00FF3F66">
            <w:pPr>
              <w:spacing w:line="276" w:lineRule="auto"/>
              <w:rPr>
                <w:rFonts w:cs="Arial"/>
                <w:sz w:val="20"/>
              </w:rPr>
            </w:pPr>
            <w:r w:rsidRPr="000F4678">
              <w:rPr>
                <w:rFonts w:cs="Arial"/>
                <w:color w:val="000000"/>
                <w:sz w:val="20"/>
                <w:szCs w:val="20"/>
                <w:lang w:eastAsia="ru-RU"/>
              </w:rPr>
              <w:t>2.</w:t>
            </w:r>
          </w:p>
        </w:tc>
        <w:tc>
          <w:tcPr>
            <w:tcW w:w="1464" w:type="pct"/>
          </w:tcPr>
          <w:p w14:paraId="3D2D2555" w14:textId="77777777" w:rsidR="004D32B1" w:rsidRPr="00F94454" w:rsidRDefault="004D32B1" w:rsidP="00FF3F66">
            <w:pPr>
              <w:spacing w:line="276" w:lineRule="auto"/>
              <w:jc w:val="left"/>
              <w:rPr>
                <w:rFonts w:cs="Arial"/>
                <w:sz w:val="20"/>
              </w:rPr>
            </w:pPr>
            <w:r>
              <w:rPr>
                <w:rFonts w:cs="Arial"/>
                <w:sz w:val="20"/>
              </w:rPr>
              <w:t>Завод</w:t>
            </w:r>
          </w:p>
        </w:tc>
        <w:tc>
          <w:tcPr>
            <w:tcW w:w="3196" w:type="pct"/>
            <w:shd w:val="clear" w:color="auto" w:fill="auto"/>
          </w:tcPr>
          <w:p w14:paraId="07FE0CBE" w14:textId="77777777" w:rsidR="004D32B1" w:rsidRPr="00F94454" w:rsidRDefault="004D32B1" w:rsidP="00FF3F66">
            <w:pPr>
              <w:spacing w:line="276" w:lineRule="auto"/>
              <w:jc w:val="left"/>
              <w:rPr>
                <w:rFonts w:cs="Arial"/>
                <w:sz w:val="20"/>
              </w:rPr>
            </w:pPr>
            <w:r>
              <w:rPr>
                <w:rFonts w:cs="Arial"/>
                <w:sz w:val="20"/>
              </w:rPr>
              <w:t>Завод на котором проводится инвентаризация.</w:t>
            </w:r>
          </w:p>
        </w:tc>
      </w:tr>
      <w:tr w:rsidR="004D32B1" w:rsidRPr="00F94454" w14:paraId="3B07BD15" w14:textId="77777777" w:rsidTr="0042085F">
        <w:trPr>
          <w:cantSplit/>
        </w:trPr>
        <w:tc>
          <w:tcPr>
            <w:tcW w:w="340" w:type="pct"/>
          </w:tcPr>
          <w:p w14:paraId="5EB12B04" w14:textId="77777777" w:rsidR="004D32B1" w:rsidRPr="000F4678" w:rsidRDefault="004D32B1" w:rsidP="00FF3F66">
            <w:pPr>
              <w:spacing w:line="276" w:lineRule="auto"/>
              <w:rPr>
                <w:rFonts w:cs="Arial"/>
                <w:color w:val="000000"/>
                <w:sz w:val="20"/>
                <w:szCs w:val="20"/>
                <w:lang w:eastAsia="ru-RU"/>
              </w:rPr>
            </w:pPr>
            <w:r>
              <w:rPr>
                <w:rFonts w:cs="Arial"/>
                <w:color w:val="000000"/>
                <w:sz w:val="20"/>
                <w:szCs w:val="20"/>
                <w:lang w:eastAsia="ru-RU"/>
              </w:rPr>
              <w:t>3.</w:t>
            </w:r>
          </w:p>
        </w:tc>
        <w:tc>
          <w:tcPr>
            <w:tcW w:w="1464" w:type="pct"/>
          </w:tcPr>
          <w:p w14:paraId="4DCC1FC7" w14:textId="77777777" w:rsidR="004D32B1" w:rsidRPr="00F94454" w:rsidRDefault="004D32B1" w:rsidP="00FF3F66">
            <w:pPr>
              <w:spacing w:line="276" w:lineRule="auto"/>
              <w:jc w:val="left"/>
              <w:rPr>
                <w:rFonts w:cs="Arial"/>
                <w:sz w:val="20"/>
              </w:rPr>
            </w:pPr>
            <w:r>
              <w:rPr>
                <w:rFonts w:cs="Arial"/>
                <w:sz w:val="20"/>
              </w:rPr>
              <w:t>Склад</w:t>
            </w:r>
          </w:p>
        </w:tc>
        <w:tc>
          <w:tcPr>
            <w:tcW w:w="3196" w:type="pct"/>
            <w:shd w:val="clear" w:color="auto" w:fill="auto"/>
          </w:tcPr>
          <w:p w14:paraId="2AEC01A4" w14:textId="77777777" w:rsidR="004D32B1" w:rsidRPr="00F94454" w:rsidRDefault="004D32B1" w:rsidP="00FF3F66">
            <w:pPr>
              <w:spacing w:line="276" w:lineRule="auto"/>
              <w:jc w:val="left"/>
              <w:rPr>
                <w:rFonts w:cs="Arial"/>
                <w:sz w:val="20"/>
              </w:rPr>
            </w:pPr>
            <w:r>
              <w:rPr>
                <w:rFonts w:cs="Arial"/>
                <w:sz w:val="20"/>
              </w:rPr>
              <w:t>Склад, на котором проводится инвентаризация.</w:t>
            </w:r>
          </w:p>
        </w:tc>
      </w:tr>
      <w:tr w:rsidR="004D32B1" w:rsidRPr="00F94454" w14:paraId="632BDD5F" w14:textId="77777777" w:rsidTr="0042085F">
        <w:trPr>
          <w:cantSplit/>
        </w:trPr>
        <w:tc>
          <w:tcPr>
            <w:tcW w:w="340" w:type="pct"/>
          </w:tcPr>
          <w:p w14:paraId="32ED9390" w14:textId="77777777" w:rsidR="004D32B1" w:rsidRDefault="004D32B1" w:rsidP="00FF3F66">
            <w:pPr>
              <w:spacing w:line="276" w:lineRule="auto"/>
              <w:rPr>
                <w:rFonts w:cs="Arial"/>
                <w:color w:val="000000"/>
                <w:sz w:val="20"/>
                <w:szCs w:val="20"/>
                <w:lang w:eastAsia="ru-RU"/>
              </w:rPr>
            </w:pPr>
            <w:r>
              <w:rPr>
                <w:rFonts w:cs="Arial"/>
                <w:color w:val="000000"/>
                <w:sz w:val="20"/>
                <w:szCs w:val="20"/>
                <w:lang w:eastAsia="ru-RU"/>
              </w:rPr>
              <w:t xml:space="preserve">4. </w:t>
            </w:r>
          </w:p>
        </w:tc>
        <w:tc>
          <w:tcPr>
            <w:tcW w:w="1464" w:type="pct"/>
          </w:tcPr>
          <w:p w14:paraId="5F42D959" w14:textId="77777777" w:rsidR="004D32B1" w:rsidRDefault="004D32B1" w:rsidP="00FF3F66">
            <w:pPr>
              <w:spacing w:line="276" w:lineRule="auto"/>
              <w:jc w:val="left"/>
              <w:rPr>
                <w:rFonts w:cs="Arial"/>
                <w:sz w:val="20"/>
              </w:rPr>
            </w:pPr>
            <w:r>
              <w:rPr>
                <w:rFonts w:cs="Arial"/>
                <w:sz w:val="20"/>
              </w:rPr>
              <w:t>Плановая дата инвентаризации</w:t>
            </w:r>
          </w:p>
        </w:tc>
        <w:tc>
          <w:tcPr>
            <w:tcW w:w="3196" w:type="pct"/>
            <w:shd w:val="clear" w:color="auto" w:fill="auto"/>
          </w:tcPr>
          <w:p w14:paraId="2299039A" w14:textId="77777777" w:rsidR="004D32B1" w:rsidRDefault="004D32B1" w:rsidP="00FF3F66">
            <w:pPr>
              <w:spacing w:line="276" w:lineRule="auto"/>
              <w:jc w:val="left"/>
              <w:rPr>
                <w:rFonts w:cs="Arial"/>
                <w:sz w:val="20"/>
              </w:rPr>
            </w:pPr>
            <w:r>
              <w:rPr>
                <w:rFonts w:cs="Arial"/>
                <w:sz w:val="20"/>
              </w:rPr>
              <w:t>Плановая дата проведения инвентаризации.</w:t>
            </w:r>
          </w:p>
        </w:tc>
      </w:tr>
      <w:tr w:rsidR="004D32B1" w:rsidRPr="00F94454" w14:paraId="045691B5" w14:textId="77777777" w:rsidTr="0042085F">
        <w:trPr>
          <w:cantSplit/>
        </w:trPr>
        <w:tc>
          <w:tcPr>
            <w:tcW w:w="340" w:type="pct"/>
          </w:tcPr>
          <w:p w14:paraId="24D868B8" w14:textId="77777777" w:rsidR="004D32B1" w:rsidRDefault="004D32B1" w:rsidP="00FF3F66">
            <w:pPr>
              <w:spacing w:line="276" w:lineRule="auto"/>
              <w:rPr>
                <w:rFonts w:cs="Arial"/>
                <w:color w:val="000000"/>
                <w:sz w:val="20"/>
                <w:szCs w:val="20"/>
                <w:lang w:eastAsia="ru-RU"/>
              </w:rPr>
            </w:pPr>
            <w:r>
              <w:rPr>
                <w:rFonts w:cs="Arial"/>
                <w:color w:val="000000"/>
                <w:sz w:val="20"/>
                <w:szCs w:val="20"/>
                <w:lang w:eastAsia="ru-RU"/>
              </w:rPr>
              <w:t>5.</w:t>
            </w:r>
          </w:p>
        </w:tc>
        <w:tc>
          <w:tcPr>
            <w:tcW w:w="1464" w:type="pct"/>
          </w:tcPr>
          <w:p w14:paraId="1D362134" w14:textId="77777777" w:rsidR="004D32B1" w:rsidRDefault="004D32B1" w:rsidP="00FF3F66">
            <w:pPr>
              <w:spacing w:line="276" w:lineRule="auto"/>
              <w:jc w:val="left"/>
              <w:rPr>
                <w:rFonts w:cs="Arial"/>
                <w:sz w:val="20"/>
              </w:rPr>
            </w:pPr>
            <w:r>
              <w:rPr>
                <w:rFonts w:cs="Arial"/>
                <w:sz w:val="20"/>
              </w:rPr>
              <w:t>Номер инвентаризации</w:t>
            </w:r>
          </w:p>
        </w:tc>
        <w:tc>
          <w:tcPr>
            <w:tcW w:w="3196" w:type="pct"/>
            <w:shd w:val="clear" w:color="auto" w:fill="auto"/>
          </w:tcPr>
          <w:p w14:paraId="40A490DF" w14:textId="77777777" w:rsidR="004D32B1" w:rsidRDefault="004D32B1" w:rsidP="00FF3F66">
            <w:pPr>
              <w:spacing w:line="276" w:lineRule="auto"/>
              <w:jc w:val="left"/>
              <w:rPr>
                <w:rFonts w:cs="Arial"/>
                <w:sz w:val="20"/>
              </w:rPr>
            </w:pPr>
            <w:r>
              <w:rPr>
                <w:rFonts w:cs="Arial"/>
                <w:sz w:val="20"/>
              </w:rPr>
              <w:t>Н</w:t>
            </w:r>
            <w:r w:rsidRPr="00E5080B">
              <w:rPr>
                <w:rFonts w:cs="Arial"/>
                <w:sz w:val="20"/>
              </w:rPr>
              <w:t>омер инвентаризации для объединения документов при формировании отчетности.</w:t>
            </w:r>
          </w:p>
        </w:tc>
      </w:tr>
      <w:tr w:rsidR="004D32B1" w:rsidRPr="00F94454" w14:paraId="62C4352D" w14:textId="77777777" w:rsidTr="0042085F">
        <w:trPr>
          <w:cantSplit/>
        </w:trPr>
        <w:tc>
          <w:tcPr>
            <w:tcW w:w="340" w:type="pct"/>
          </w:tcPr>
          <w:p w14:paraId="0820864D" w14:textId="77777777" w:rsidR="004D32B1" w:rsidRPr="000F4678" w:rsidRDefault="004D32B1" w:rsidP="00FF3F66">
            <w:pPr>
              <w:spacing w:line="276" w:lineRule="auto"/>
              <w:rPr>
                <w:rFonts w:cs="Arial"/>
                <w:color w:val="000000"/>
                <w:sz w:val="20"/>
                <w:szCs w:val="20"/>
                <w:lang w:eastAsia="ru-RU"/>
              </w:rPr>
            </w:pPr>
            <w:r>
              <w:rPr>
                <w:rFonts w:cs="Arial"/>
                <w:color w:val="000000"/>
                <w:sz w:val="20"/>
                <w:szCs w:val="20"/>
                <w:lang w:eastAsia="ru-RU"/>
              </w:rPr>
              <w:t>6.</w:t>
            </w:r>
          </w:p>
        </w:tc>
        <w:tc>
          <w:tcPr>
            <w:tcW w:w="1464" w:type="pct"/>
          </w:tcPr>
          <w:p w14:paraId="62CCFEA1" w14:textId="77777777" w:rsidR="004D32B1" w:rsidRPr="00F94454" w:rsidRDefault="004D32B1" w:rsidP="00FF3F66">
            <w:pPr>
              <w:spacing w:line="276" w:lineRule="auto"/>
              <w:jc w:val="left"/>
              <w:rPr>
                <w:rFonts w:cs="Arial"/>
                <w:sz w:val="20"/>
              </w:rPr>
            </w:pPr>
            <w:r>
              <w:rPr>
                <w:rFonts w:cs="Arial"/>
                <w:sz w:val="20"/>
              </w:rPr>
              <w:t>Номер материала</w:t>
            </w:r>
          </w:p>
        </w:tc>
        <w:tc>
          <w:tcPr>
            <w:tcW w:w="3196" w:type="pct"/>
            <w:shd w:val="clear" w:color="auto" w:fill="auto"/>
          </w:tcPr>
          <w:p w14:paraId="6D514B57" w14:textId="77777777" w:rsidR="004D32B1" w:rsidRPr="00F94454" w:rsidRDefault="004D32B1" w:rsidP="00FF3F66">
            <w:pPr>
              <w:spacing w:line="276" w:lineRule="auto"/>
              <w:jc w:val="left"/>
              <w:rPr>
                <w:rFonts w:cs="Arial"/>
                <w:sz w:val="20"/>
              </w:rPr>
            </w:pPr>
            <w:r>
              <w:rPr>
                <w:rFonts w:cs="Arial"/>
                <w:sz w:val="20"/>
              </w:rPr>
              <w:t>Код материала из справочника.</w:t>
            </w:r>
          </w:p>
        </w:tc>
      </w:tr>
      <w:tr w:rsidR="004D32B1" w:rsidRPr="00F94454" w14:paraId="5FEEEE38" w14:textId="77777777" w:rsidTr="0042085F">
        <w:trPr>
          <w:cantSplit/>
        </w:trPr>
        <w:tc>
          <w:tcPr>
            <w:tcW w:w="340" w:type="pct"/>
          </w:tcPr>
          <w:p w14:paraId="1C38E0D5" w14:textId="77777777" w:rsidR="004D32B1" w:rsidRPr="000F4678" w:rsidRDefault="004D32B1" w:rsidP="00FF3F66">
            <w:pPr>
              <w:spacing w:line="276" w:lineRule="auto"/>
              <w:rPr>
                <w:rFonts w:cs="Arial"/>
                <w:color w:val="000000"/>
                <w:sz w:val="20"/>
                <w:szCs w:val="20"/>
                <w:lang w:eastAsia="ru-RU"/>
              </w:rPr>
            </w:pPr>
            <w:r>
              <w:rPr>
                <w:rFonts w:cs="Arial"/>
                <w:color w:val="000000"/>
                <w:sz w:val="20"/>
                <w:szCs w:val="20"/>
                <w:lang w:eastAsia="ru-RU"/>
              </w:rPr>
              <w:t>7.</w:t>
            </w:r>
          </w:p>
        </w:tc>
        <w:tc>
          <w:tcPr>
            <w:tcW w:w="1464" w:type="pct"/>
          </w:tcPr>
          <w:p w14:paraId="4D160AEB" w14:textId="77777777" w:rsidR="004D32B1" w:rsidRPr="00F94454" w:rsidRDefault="004D32B1" w:rsidP="00FF3F66">
            <w:pPr>
              <w:spacing w:line="276" w:lineRule="auto"/>
              <w:jc w:val="left"/>
              <w:rPr>
                <w:rFonts w:cs="Arial"/>
                <w:sz w:val="20"/>
              </w:rPr>
            </w:pPr>
            <w:r>
              <w:rPr>
                <w:rFonts w:cs="Arial"/>
                <w:sz w:val="20"/>
              </w:rPr>
              <w:t>Кол-во по бухучету</w:t>
            </w:r>
          </w:p>
        </w:tc>
        <w:tc>
          <w:tcPr>
            <w:tcW w:w="3196" w:type="pct"/>
            <w:shd w:val="clear" w:color="auto" w:fill="auto"/>
          </w:tcPr>
          <w:p w14:paraId="61ADB468" w14:textId="77777777" w:rsidR="004D32B1" w:rsidRPr="00FC50C9" w:rsidRDefault="004D32B1" w:rsidP="00FF3F66">
            <w:pPr>
              <w:spacing w:line="276" w:lineRule="auto"/>
              <w:jc w:val="left"/>
              <w:rPr>
                <w:rFonts w:cs="Arial"/>
                <w:sz w:val="20"/>
              </w:rPr>
            </w:pPr>
            <w:r>
              <w:rPr>
                <w:rFonts w:cs="Arial"/>
                <w:sz w:val="20"/>
              </w:rPr>
              <w:t>Учетное количество по данным системы.</w:t>
            </w:r>
          </w:p>
        </w:tc>
      </w:tr>
      <w:tr w:rsidR="004D32B1" w:rsidRPr="00F94454" w14:paraId="65DEB47F" w14:textId="77777777" w:rsidTr="0042085F">
        <w:trPr>
          <w:cantSplit/>
        </w:trPr>
        <w:tc>
          <w:tcPr>
            <w:tcW w:w="340" w:type="pct"/>
          </w:tcPr>
          <w:p w14:paraId="6C35BE85" w14:textId="77777777" w:rsidR="004D32B1" w:rsidRDefault="004D32B1" w:rsidP="00FF3F66">
            <w:pPr>
              <w:spacing w:line="276" w:lineRule="auto"/>
              <w:rPr>
                <w:rFonts w:cs="Arial"/>
                <w:color w:val="000000"/>
                <w:sz w:val="20"/>
                <w:szCs w:val="20"/>
                <w:lang w:eastAsia="ru-RU"/>
              </w:rPr>
            </w:pPr>
            <w:r>
              <w:rPr>
                <w:rFonts w:cs="Arial"/>
                <w:color w:val="000000"/>
                <w:sz w:val="20"/>
                <w:szCs w:val="20"/>
                <w:lang w:eastAsia="ru-RU"/>
              </w:rPr>
              <w:t>8.</w:t>
            </w:r>
          </w:p>
        </w:tc>
        <w:tc>
          <w:tcPr>
            <w:tcW w:w="1464" w:type="pct"/>
          </w:tcPr>
          <w:p w14:paraId="64DAEEE6" w14:textId="77777777" w:rsidR="004D32B1" w:rsidRDefault="004D32B1" w:rsidP="00FF3F66">
            <w:pPr>
              <w:spacing w:line="276" w:lineRule="auto"/>
              <w:jc w:val="left"/>
              <w:rPr>
                <w:rFonts w:cs="Arial"/>
                <w:sz w:val="20"/>
              </w:rPr>
            </w:pPr>
            <w:r>
              <w:rPr>
                <w:rFonts w:cs="Arial"/>
                <w:sz w:val="20"/>
              </w:rPr>
              <w:t>Фактическое количество</w:t>
            </w:r>
          </w:p>
        </w:tc>
        <w:tc>
          <w:tcPr>
            <w:tcW w:w="3196" w:type="pct"/>
            <w:shd w:val="clear" w:color="auto" w:fill="auto"/>
          </w:tcPr>
          <w:p w14:paraId="3E0BCDB0" w14:textId="77777777" w:rsidR="004D32B1" w:rsidRPr="00FC50C9" w:rsidRDefault="004D32B1" w:rsidP="00FF3F66">
            <w:pPr>
              <w:spacing w:line="276" w:lineRule="auto"/>
              <w:jc w:val="left"/>
              <w:rPr>
                <w:rFonts w:cs="Arial"/>
                <w:sz w:val="20"/>
              </w:rPr>
            </w:pPr>
            <w:r>
              <w:rPr>
                <w:rFonts w:cs="Arial"/>
                <w:sz w:val="20"/>
              </w:rPr>
              <w:t>Количество по результатам фактического подсчета</w:t>
            </w:r>
          </w:p>
        </w:tc>
      </w:tr>
      <w:tr w:rsidR="004D32B1" w:rsidRPr="00F94454" w14:paraId="61E5ADA6" w14:textId="77777777" w:rsidTr="0042085F">
        <w:trPr>
          <w:cantSplit/>
        </w:trPr>
        <w:tc>
          <w:tcPr>
            <w:tcW w:w="340" w:type="pct"/>
          </w:tcPr>
          <w:p w14:paraId="2BBF6AFE" w14:textId="77777777" w:rsidR="004D32B1" w:rsidRDefault="004D32B1" w:rsidP="00FF3F66">
            <w:pPr>
              <w:spacing w:line="276" w:lineRule="auto"/>
              <w:rPr>
                <w:rFonts w:cs="Arial"/>
                <w:color w:val="000000"/>
                <w:sz w:val="20"/>
                <w:szCs w:val="20"/>
                <w:lang w:eastAsia="ru-RU"/>
              </w:rPr>
            </w:pPr>
            <w:r>
              <w:rPr>
                <w:rFonts w:cs="Arial"/>
                <w:color w:val="000000"/>
                <w:sz w:val="20"/>
                <w:szCs w:val="20"/>
                <w:lang w:eastAsia="ru-RU"/>
              </w:rPr>
              <w:t>9.</w:t>
            </w:r>
          </w:p>
        </w:tc>
        <w:tc>
          <w:tcPr>
            <w:tcW w:w="1464" w:type="pct"/>
          </w:tcPr>
          <w:p w14:paraId="6978599A" w14:textId="77777777" w:rsidR="004D32B1" w:rsidRDefault="004D32B1" w:rsidP="00FF3F66">
            <w:pPr>
              <w:spacing w:line="276" w:lineRule="auto"/>
              <w:jc w:val="left"/>
              <w:rPr>
                <w:rFonts w:cs="Arial"/>
                <w:sz w:val="20"/>
              </w:rPr>
            </w:pPr>
            <w:r>
              <w:rPr>
                <w:rFonts w:cs="Arial"/>
                <w:sz w:val="20"/>
              </w:rPr>
              <w:t>Партия</w:t>
            </w:r>
          </w:p>
        </w:tc>
        <w:tc>
          <w:tcPr>
            <w:tcW w:w="3196" w:type="pct"/>
            <w:shd w:val="clear" w:color="auto" w:fill="auto"/>
          </w:tcPr>
          <w:p w14:paraId="49126626" w14:textId="77777777" w:rsidR="004D32B1" w:rsidRDefault="004D32B1" w:rsidP="00FF3F66">
            <w:pPr>
              <w:spacing w:line="276" w:lineRule="auto"/>
              <w:jc w:val="left"/>
              <w:rPr>
                <w:rFonts w:cs="Arial"/>
                <w:sz w:val="20"/>
              </w:rPr>
            </w:pPr>
            <w:r>
              <w:rPr>
                <w:rFonts w:cs="Arial"/>
                <w:sz w:val="20"/>
              </w:rPr>
              <w:t>Партия, по которой ведется подсчет</w:t>
            </w:r>
          </w:p>
        </w:tc>
      </w:tr>
    </w:tbl>
    <w:p w14:paraId="67233AB2" w14:textId="77777777" w:rsidR="004D32B1" w:rsidRDefault="004D32B1" w:rsidP="00C80B64"/>
    <w:p w14:paraId="772A4624" w14:textId="77777777" w:rsidR="00043F4C" w:rsidRDefault="00043F4C" w:rsidP="00C80B64"/>
    <w:p w14:paraId="7C566825" w14:textId="5A393CAA" w:rsidR="00DB6B63" w:rsidRPr="00DC391E" w:rsidRDefault="00CC22E5" w:rsidP="00DB6B63">
      <w:pPr>
        <w:pStyle w:val="3"/>
      </w:pPr>
      <w:bookmarkStart w:id="1936" w:name="_Toc523232563"/>
      <w:bookmarkStart w:id="1937" w:name="_Toc523401927"/>
      <w:bookmarkStart w:id="1938" w:name="_Toc523413746"/>
      <w:bookmarkStart w:id="1939" w:name="_Toc524079885"/>
      <w:bookmarkStart w:id="1940" w:name="_Toc524083188"/>
      <w:bookmarkStart w:id="1941" w:name="_Toc525914754"/>
      <w:r>
        <w:t>ПП-</w:t>
      </w:r>
      <w:r w:rsidR="00DB6B63">
        <w:t>10.07.04-</w:t>
      </w:r>
      <w:r w:rsidR="00DB6B63">
        <w:rPr>
          <w:lang w:val="en-US"/>
        </w:rPr>
        <w:t>ERP</w:t>
      </w:r>
      <w:r w:rsidR="00DB6B63">
        <w:t xml:space="preserve"> Выполнение складских операций </w:t>
      </w:r>
      <w:r w:rsidR="00DB6B63" w:rsidRPr="00DB6B63">
        <w:t>(</w:t>
      </w:r>
      <w:r w:rsidR="00DB6B63">
        <w:rPr>
          <w:lang w:val="en-US"/>
        </w:rPr>
        <w:t>WMS</w:t>
      </w:r>
      <w:r w:rsidR="00DB6B63" w:rsidRPr="00DB6B63">
        <w:t>)</w:t>
      </w:r>
      <w:bookmarkEnd w:id="1936"/>
      <w:bookmarkEnd w:id="1937"/>
      <w:bookmarkEnd w:id="1938"/>
      <w:bookmarkEnd w:id="1939"/>
      <w:bookmarkEnd w:id="1940"/>
      <w:bookmarkEnd w:id="1941"/>
    </w:p>
    <w:p w14:paraId="0BA99FC5" w14:textId="43DCC4D7" w:rsidR="00DB6B63" w:rsidRDefault="00DB6B63" w:rsidP="00DB6B63">
      <w:pPr>
        <w:rPr>
          <w:rFonts w:eastAsiaTheme="majorEastAsia"/>
        </w:rPr>
      </w:pPr>
    </w:p>
    <w:p w14:paraId="15BBCEA0" w14:textId="7EBAFD54" w:rsidR="00DC391E" w:rsidRPr="00DC391E" w:rsidRDefault="00DB6B63" w:rsidP="00DB6B63">
      <w:pPr>
        <w:pStyle w:val="4"/>
      </w:pPr>
      <w:r>
        <w:t>В</w:t>
      </w:r>
      <w:r w:rsidR="00DC391E" w:rsidRPr="00DC391E">
        <w:t>едени</w:t>
      </w:r>
      <w:r>
        <w:t>е</w:t>
      </w:r>
      <w:r w:rsidR="00DC391E" w:rsidRPr="00DC391E">
        <w:t xml:space="preserve"> основных данных для организационнных элементов склада</w:t>
      </w:r>
    </w:p>
    <w:p w14:paraId="72AC21FF" w14:textId="4C0D5AFC" w:rsidR="00A366BC" w:rsidRPr="00656985" w:rsidRDefault="00A366BC" w:rsidP="00656985">
      <w:pPr>
        <w:ind w:firstLine="708"/>
        <w:rPr>
          <w:lang w:eastAsia="de-DE"/>
        </w:rPr>
      </w:pPr>
      <w:r w:rsidRPr="00656985">
        <w:rPr>
          <w:lang w:eastAsia="de-DE"/>
        </w:rPr>
        <w:t>Вед</w:t>
      </w:r>
      <w:r w:rsidR="00656985" w:rsidRPr="00656985">
        <w:rPr>
          <w:lang w:eastAsia="de-DE"/>
        </w:rPr>
        <w:t>ение справочника складских мест:</w:t>
      </w:r>
    </w:p>
    <w:p w14:paraId="69B91F90" w14:textId="49B62C66" w:rsidR="00656985" w:rsidRPr="00656985" w:rsidRDefault="00656985" w:rsidP="00823682">
      <w:pPr>
        <w:pStyle w:val="afc"/>
        <w:numPr>
          <w:ilvl w:val="0"/>
          <w:numId w:val="74"/>
        </w:numPr>
        <w:ind w:left="1418"/>
        <w:rPr>
          <w:color w:val="244061" w:themeColor="accent1" w:themeShade="80"/>
        </w:rPr>
      </w:pPr>
      <w:r>
        <w:t xml:space="preserve">Транзакция для создания складского места: </w:t>
      </w:r>
      <w:r w:rsidRPr="00656985">
        <w:rPr>
          <w:color w:val="1F497D" w:themeColor="text2"/>
        </w:rPr>
        <w:t>/n/</w:t>
      </w:r>
      <w:r w:rsidRPr="00656985">
        <w:rPr>
          <w:color w:val="1F497D" w:themeColor="text2"/>
          <w:lang w:val="en-US"/>
        </w:rPr>
        <w:t>SCWM</w:t>
      </w:r>
      <w:r w:rsidRPr="00656985">
        <w:rPr>
          <w:color w:val="1F497D" w:themeColor="text2"/>
        </w:rPr>
        <w:t>/</w:t>
      </w:r>
      <w:r w:rsidRPr="00656985">
        <w:rPr>
          <w:color w:val="1F497D" w:themeColor="text2"/>
          <w:lang w:val="en-US"/>
        </w:rPr>
        <w:t>LS</w:t>
      </w:r>
      <w:r w:rsidRPr="00656985">
        <w:rPr>
          <w:color w:val="1F497D" w:themeColor="text2"/>
        </w:rPr>
        <w:t>01</w:t>
      </w:r>
    </w:p>
    <w:p w14:paraId="49E8EA35" w14:textId="539B63D4" w:rsidR="00656985" w:rsidRPr="00656985" w:rsidRDefault="00656985" w:rsidP="00823682">
      <w:pPr>
        <w:pStyle w:val="afc"/>
        <w:numPr>
          <w:ilvl w:val="0"/>
          <w:numId w:val="74"/>
        </w:numPr>
        <w:ind w:left="1418"/>
        <w:rPr>
          <w:color w:val="244061" w:themeColor="accent1" w:themeShade="80"/>
        </w:rPr>
      </w:pPr>
      <w:r>
        <w:t xml:space="preserve">Транзакция для изменения складского места: </w:t>
      </w:r>
      <w:r w:rsidRPr="00656985">
        <w:rPr>
          <w:color w:val="1F497D" w:themeColor="text2"/>
        </w:rPr>
        <w:t>/n/</w:t>
      </w:r>
      <w:r w:rsidRPr="00656985">
        <w:rPr>
          <w:color w:val="1F497D" w:themeColor="text2"/>
          <w:lang w:val="en-US"/>
        </w:rPr>
        <w:t>SCWM</w:t>
      </w:r>
      <w:r w:rsidRPr="00656985">
        <w:rPr>
          <w:color w:val="1F497D" w:themeColor="text2"/>
        </w:rPr>
        <w:t>/</w:t>
      </w:r>
      <w:r w:rsidRPr="00656985">
        <w:rPr>
          <w:color w:val="1F497D" w:themeColor="text2"/>
          <w:lang w:val="en-US"/>
        </w:rPr>
        <w:t>LS</w:t>
      </w:r>
      <w:r w:rsidRPr="00656985">
        <w:rPr>
          <w:color w:val="1F497D" w:themeColor="text2"/>
        </w:rPr>
        <w:t>02</w:t>
      </w:r>
    </w:p>
    <w:p w14:paraId="6CD2124E" w14:textId="63D171DE" w:rsidR="00656985" w:rsidRPr="00656985" w:rsidRDefault="00656985" w:rsidP="00823682">
      <w:pPr>
        <w:pStyle w:val="afc"/>
        <w:numPr>
          <w:ilvl w:val="0"/>
          <w:numId w:val="74"/>
        </w:numPr>
        <w:ind w:left="1418"/>
        <w:rPr>
          <w:color w:val="244061" w:themeColor="accent1" w:themeShade="80"/>
        </w:rPr>
      </w:pPr>
      <w:r>
        <w:lastRenderedPageBreak/>
        <w:t xml:space="preserve">Транзакция для массового изменения складских мест: </w:t>
      </w:r>
      <w:r w:rsidRPr="00656985">
        <w:rPr>
          <w:color w:val="1F497D" w:themeColor="text2"/>
        </w:rPr>
        <w:t>/n/</w:t>
      </w:r>
      <w:r w:rsidRPr="00656985">
        <w:rPr>
          <w:color w:val="1F497D" w:themeColor="text2"/>
          <w:lang w:val="en-US"/>
        </w:rPr>
        <w:t>SCWM</w:t>
      </w:r>
      <w:r w:rsidRPr="00656985">
        <w:rPr>
          <w:color w:val="1F497D" w:themeColor="text2"/>
        </w:rPr>
        <w:t>/</w:t>
      </w:r>
      <w:r w:rsidRPr="00656985">
        <w:rPr>
          <w:color w:val="1F497D" w:themeColor="text2"/>
          <w:lang w:val="en-US"/>
        </w:rPr>
        <w:t>LS</w:t>
      </w:r>
      <w:r w:rsidRPr="00656985">
        <w:rPr>
          <w:color w:val="1F497D" w:themeColor="text2"/>
        </w:rPr>
        <w:t>11</w:t>
      </w:r>
    </w:p>
    <w:p w14:paraId="52773788" w14:textId="784C14CD" w:rsidR="00656985" w:rsidRPr="00656985" w:rsidRDefault="00656985" w:rsidP="00823682">
      <w:pPr>
        <w:pStyle w:val="afc"/>
        <w:numPr>
          <w:ilvl w:val="0"/>
          <w:numId w:val="74"/>
        </w:numPr>
        <w:ind w:left="1418"/>
        <w:rPr>
          <w:color w:val="244061" w:themeColor="accent1" w:themeShade="80"/>
        </w:rPr>
      </w:pPr>
      <w:r>
        <w:t xml:space="preserve">Транзакция для создания складских мест по предварительно настроенному шаблону: </w:t>
      </w:r>
      <w:r w:rsidRPr="00656985">
        <w:rPr>
          <w:color w:val="1F497D" w:themeColor="text2"/>
        </w:rPr>
        <w:t>/n/</w:t>
      </w:r>
      <w:r w:rsidRPr="00656985">
        <w:rPr>
          <w:color w:val="1F497D" w:themeColor="text2"/>
          <w:lang w:val="en-US"/>
        </w:rPr>
        <w:t>SCWM</w:t>
      </w:r>
      <w:r w:rsidRPr="00656985">
        <w:rPr>
          <w:color w:val="1F497D" w:themeColor="text2"/>
        </w:rPr>
        <w:t>/</w:t>
      </w:r>
      <w:r w:rsidRPr="00656985">
        <w:rPr>
          <w:color w:val="1F497D" w:themeColor="text2"/>
          <w:lang w:val="en-US"/>
        </w:rPr>
        <w:t>LS</w:t>
      </w:r>
      <w:r w:rsidRPr="00656985">
        <w:rPr>
          <w:color w:val="1F497D" w:themeColor="text2"/>
        </w:rPr>
        <w:t>1</w:t>
      </w:r>
      <w:r>
        <w:rPr>
          <w:color w:val="1F497D" w:themeColor="text2"/>
        </w:rPr>
        <w:t>0</w:t>
      </w:r>
    </w:p>
    <w:p w14:paraId="22AA6918" w14:textId="324DEE60" w:rsidR="00656985" w:rsidRPr="00656985" w:rsidRDefault="00656985" w:rsidP="00823682">
      <w:pPr>
        <w:pStyle w:val="afc"/>
        <w:numPr>
          <w:ilvl w:val="0"/>
          <w:numId w:val="74"/>
        </w:numPr>
        <w:ind w:left="1418"/>
        <w:rPr>
          <w:color w:val="244061" w:themeColor="accent1" w:themeShade="80"/>
        </w:rPr>
      </w:pPr>
      <w:r>
        <w:t xml:space="preserve">Транзакция для загрузки складских мест из файла: </w:t>
      </w:r>
      <w:r w:rsidRPr="00656985">
        <w:rPr>
          <w:color w:val="1F497D" w:themeColor="text2"/>
        </w:rPr>
        <w:t>/n/</w:t>
      </w:r>
      <w:r w:rsidRPr="00656985">
        <w:rPr>
          <w:color w:val="1F497D" w:themeColor="text2"/>
          <w:lang w:val="en-US"/>
        </w:rPr>
        <w:t>SCWM</w:t>
      </w:r>
      <w:r w:rsidRPr="00656985">
        <w:rPr>
          <w:color w:val="1F497D" w:themeColor="text2"/>
        </w:rPr>
        <w:t>/</w:t>
      </w:r>
      <w:r>
        <w:rPr>
          <w:color w:val="1F497D" w:themeColor="text2"/>
          <w:lang w:val="en-US"/>
        </w:rPr>
        <w:t>SBUP</w:t>
      </w:r>
    </w:p>
    <w:p w14:paraId="787FF49D" w14:textId="0858853F" w:rsidR="00656985" w:rsidRPr="00656985" w:rsidRDefault="00656985" w:rsidP="00823682">
      <w:pPr>
        <w:pStyle w:val="afc"/>
        <w:numPr>
          <w:ilvl w:val="0"/>
          <w:numId w:val="74"/>
        </w:numPr>
        <w:ind w:left="1418"/>
        <w:rPr>
          <w:color w:val="244061" w:themeColor="accent1" w:themeShade="80"/>
        </w:rPr>
      </w:pPr>
      <w:r>
        <w:t xml:space="preserve">Транзакция для </w:t>
      </w:r>
      <w:r w:rsidR="005F483C">
        <w:t>сортировки складских мест</w:t>
      </w:r>
      <w:r>
        <w:t xml:space="preserve">: </w:t>
      </w:r>
      <w:r w:rsidRPr="00656985">
        <w:rPr>
          <w:color w:val="1F497D" w:themeColor="text2"/>
        </w:rPr>
        <w:t>/n/</w:t>
      </w:r>
      <w:r w:rsidRPr="00656985">
        <w:rPr>
          <w:color w:val="1F497D" w:themeColor="text2"/>
          <w:lang w:val="en-US"/>
        </w:rPr>
        <w:t>SCWM</w:t>
      </w:r>
      <w:r w:rsidRPr="00656985">
        <w:rPr>
          <w:color w:val="1F497D" w:themeColor="text2"/>
        </w:rPr>
        <w:t>/</w:t>
      </w:r>
      <w:r w:rsidR="005F483C">
        <w:rPr>
          <w:color w:val="1F497D" w:themeColor="text2"/>
          <w:lang w:val="en-US"/>
        </w:rPr>
        <w:t>SBST</w:t>
      </w:r>
    </w:p>
    <w:p w14:paraId="57925AA6" w14:textId="66C6611A" w:rsidR="005B275D" w:rsidRDefault="005B275D" w:rsidP="00DC391E">
      <w:pPr>
        <w:rPr>
          <w:rFonts w:eastAsiaTheme="majorEastAsia"/>
        </w:rPr>
      </w:pPr>
    </w:p>
    <w:p w14:paraId="6691D0BB" w14:textId="2D61B3BD" w:rsidR="008F535A" w:rsidRDefault="005C1F22" w:rsidP="00DB6B63">
      <w:pPr>
        <w:pStyle w:val="4"/>
      </w:pPr>
      <w:r>
        <w:t>П</w:t>
      </w:r>
      <w:r w:rsidR="00084870">
        <w:t xml:space="preserve">о процессу </w:t>
      </w:r>
      <w:r w:rsidR="008F535A">
        <w:t>ПП-10.07.04.0</w:t>
      </w:r>
      <w:r w:rsidR="00084870" w:rsidRPr="00084870">
        <w:t>1</w:t>
      </w:r>
      <w:r w:rsidR="008F535A">
        <w:t>-</w:t>
      </w:r>
      <w:r w:rsidR="008F535A">
        <w:rPr>
          <w:lang w:val="en-US"/>
        </w:rPr>
        <w:t>ERP</w:t>
      </w:r>
      <w:r w:rsidR="008F535A">
        <w:t xml:space="preserve"> </w:t>
      </w:r>
      <w:r w:rsidR="0003214C">
        <w:t>П</w:t>
      </w:r>
      <w:r w:rsidR="00084870">
        <w:t>риемка и размещение мтр на складе (</w:t>
      </w:r>
      <w:r w:rsidR="008F535A">
        <w:rPr>
          <w:lang w:val="en-US"/>
        </w:rPr>
        <w:t>WMS</w:t>
      </w:r>
      <w:r w:rsidR="008F535A">
        <w:t>)</w:t>
      </w:r>
    </w:p>
    <w:p w14:paraId="2D397AA1" w14:textId="5F96659D" w:rsidR="005404A7" w:rsidRPr="005404A7" w:rsidRDefault="005404A7" w:rsidP="00823682">
      <w:pPr>
        <w:pStyle w:val="afc"/>
        <w:numPr>
          <w:ilvl w:val="0"/>
          <w:numId w:val="69"/>
        </w:numPr>
      </w:pPr>
      <w:r w:rsidRPr="005404A7">
        <w:t xml:space="preserve">Транзакция для ведения ресурсов: </w:t>
      </w:r>
      <w:r w:rsidRPr="005404A7">
        <w:rPr>
          <w:color w:val="1F497D" w:themeColor="text2"/>
          <w:lang w:val="en-US"/>
        </w:rPr>
        <w:t>n</w:t>
      </w:r>
      <w:r w:rsidRPr="005404A7">
        <w:rPr>
          <w:rFonts w:cs="Arial"/>
          <w:color w:val="1F497D" w:themeColor="text2"/>
        </w:rPr>
        <w:t>/</w:t>
      </w:r>
      <w:r w:rsidRPr="005404A7">
        <w:rPr>
          <w:rFonts w:cs="Arial"/>
          <w:color w:val="1F497D" w:themeColor="text2"/>
          <w:lang w:val="en-US"/>
        </w:rPr>
        <w:t>SCWM</w:t>
      </w:r>
      <w:r w:rsidRPr="005404A7">
        <w:rPr>
          <w:rFonts w:cs="Arial"/>
          <w:color w:val="1F497D" w:themeColor="text2"/>
        </w:rPr>
        <w:t>/</w:t>
      </w:r>
      <w:r w:rsidRPr="005404A7">
        <w:rPr>
          <w:rFonts w:cs="Arial"/>
          <w:color w:val="1F497D" w:themeColor="text2"/>
          <w:lang w:val="en-US"/>
        </w:rPr>
        <w:t>RSRC</w:t>
      </w:r>
    </w:p>
    <w:p w14:paraId="3444EA39" w14:textId="2EAC90BD" w:rsidR="00E93742" w:rsidRPr="001F6110" w:rsidRDefault="00E93742" w:rsidP="00823682">
      <w:pPr>
        <w:pStyle w:val="afc"/>
        <w:numPr>
          <w:ilvl w:val="0"/>
          <w:numId w:val="69"/>
        </w:numPr>
        <w:rPr>
          <w:color w:val="244061" w:themeColor="accent1" w:themeShade="80"/>
        </w:rPr>
      </w:pPr>
      <w:r>
        <w:t xml:space="preserve">Транзакция для поиска Заказа на входящую поставку: </w:t>
      </w:r>
      <w:r w:rsidRPr="001F6110">
        <w:rPr>
          <w:color w:val="1F497D" w:themeColor="text2"/>
        </w:rPr>
        <w:t>/n/</w:t>
      </w:r>
      <w:r w:rsidRPr="001F6110">
        <w:rPr>
          <w:color w:val="1F497D" w:themeColor="text2"/>
          <w:lang w:val="en-US"/>
        </w:rPr>
        <w:t>SCWM</w:t>
      </w:r>
      <w:r w:rsidRPr="001F6110">
        <w:rPr>
          <w:color w:val="1F497D" w:themeColor="text2"/>
        </w:rPr>
        <w:t>/</w:t>
      </w:r>
      <w:r w:rsidRPr="001F6110">
        <w:rPr>
          <w:color w:val="1F497D" w:themeColor="text2"/>
          <w:lang w:val="en-US"/>
        </w:rPr>
        <w:t>IDN</w:t>
      </w:r>
    </w:p>
    <w:p w14:paraId="658135F5" w14:textId="321A7886" w:rsidR="00E93742" w:rsidRPr="004D7343" w:rsidRDefault="00E93742" w:rsidP="00823682">
      <w:pPr>
        <w:pStyle w:val="afc"/>
        <w:numPr>
          <w:ilvl w:val="0"/>
          <w:numId w:val="69"/>
        </w:numPr>
      </w:pPr>
      <w:r>
        <w:t xml:space="preserve">Транзакция для обработки заказа на входящую поставку: </w:t>
      </w:r>
      <w:r w:rsidRPr="001D3F47">
        <w:rPr>
          <w:color w:val="1F497D" w:themeColor="text2"/>
        </w:rPr>
        <w:t>/n/</w:t>
      </w:r>
      <w:r w:rsidRPr="001D3F47">
        <w:rPr>
          <w:color w:val="1F497D" w:themeColor="text2"/>
          <w:lang w:val="en-US"/>
        </w:rPr>
        <w:t>SCWM</w:t>
      </w:r>
      <w:r w:rsidRPr="001D3F47">
        <w:rPr>
          <w:color w:val="1F497D" w:themeColor="text2"/>
        </w:rPr>
        <w:t>/</w:t>
      </w:r>
      <w:r w:rsidRPr="001D3F47">
        <w:rPr>
          <w:color w:val="1F497D" w:themeColor="text2"/>
          <w:lang w:val="en-US"/>
        </w:rPr>
        <w:t>IDN</w:t>
      </w:r>
    </w:p>
    <w:p w14:paraId="45F4EFE6" w14:textId="6800FA0D" w:rsidR="004D7343" w:rsidRPr="007A47F7" w:rsidRDefault="004D7343" w:rsidP="00823682">
      <w:pPr>
        <w:pStyle w:val="afc"/>
        <w:numPr>
          <w:ilvl w:val="0"/>
          <w:numId w:val="69"/>
        </w:numPr>
      </w:pPr>
      <w:r>
        <w:t xml:space="preserve">Транзакция для ведения входящей поставки в </w:t>
      </w:r>
      <w:r>
        <w:rPr>
          <w:lang w:val="en-US"/>
        </w:rPr>
        <w:t>SAP</w:t>
      </w:r>
      <w:r w:rsidRPr="004D7343">
        <w:t xml:space="preserve"> </w:t>
      </w:r>
      <w:r>
        <w:rPr>
          <w:lang w:val="en-US"/>
        </w:rPr>
        <w:t>ERP</w:t>
      </w:r>
      <w:r w:rsidRPr="004D7343">
        <w:t xml:space="preserve"> </w:t>
      </w:r>
      <w:r>
        <w:t xml:space="preserve">(на складах не под управлением </w:t>
      </w:r>
      <w:r>
        <w:rPr>
          <w:lang w:val="en-US"/>
        </w:rPr>
        <w:t>SAP</w:t>
      </w:r>
      <w:r w:rsidRPr="004D7343">
        <w:t xml:space="preserve"> </w:t>
      </w:r>
      <w:r>
        <w:rPr>
          <w:lang w:val="en-US"/>
        </w:rPr>
        <w:t>EWM</w:t>
      </w:r>
      <w:r w:rsidRPr="004D7343">
        <w:t xml:space="preserve"> </w:t>
      </w:r>
      <w:r>
        <w:t xml:space="preserve">выполняется кладовщиком, на складах под управлением </w:t>
      </w:r>
      <w:r>
        <w:rPr>
          <w:lang w:val="en-US"/>
        </w:rPr>
        <w:t>SAP</w:t>
      </w:r>
      <w:r w:rsidRPr="004D7343">
        <w:t xml:space="preserve"> </w:t>
      </w:r>
      <w:r>
        <w:rPr>
          <w:lang w:val="en-US"/>
        </w:rPr>
        <w:t>EWM</w:t>
      </w:r>
      <w:r w:rsidRPr="004D7343">
        <w:t xml:space="preserve"> </w:t>
      </w:r>
      <w:r>
        <w:t xml:space="preserve">выполняется диспетчером склада СП): </w:t>
      </w:r>
      <w:r>
        <w:rPr>
          <w:color w:val="1F497D" w:themeColor="text2"/>
          <w:lang w:val="en-US"/>
        </w:rPr>
        <w:t>VL</w:t>
      </w:r>
      <w:r w:rsidRPr="004D7343">
        <w:rPr>
          <w:color w:val="1F497D" w:themeColor="text2"/>
        </w:rPr>
        <w:t>31</w:t>
      </w:r>
      <w:r>
        <w:rPr>
          <w:color w:val="1F497D" w:themeColor="text2"/>
          <w:lang w:val="en-US"/>
        </w:rPr>
        <w:t>N</w:t>
      </w:r>
    </w:p>
    <w:p w14:paraId="57CEDEAE" w14:textId="1C043A43" w:rsidR="00FC1B16" w:rsidRDefault="00FC1B16" w:rsidP="00FC1B16">
      <w:pPr>
        <w:pStyle w:val="aa"/>
        <w:keepNext/>
        <w:spacing w:after="240" w:afterAutospacing="0" w:line="276" w:lineRule="auto"/>
        <w:jc w:val="right"/>
      </w:pPr>
      <w:r w:rsidRPr="00916FAB">
        <w:rPr>
          <w:rFonts w:cs="Arial"/>
          <w:b/>
          <w:sz w:val="22"/>
        </w:rPr>
        <w:t>Таблица</w:t>
      </w:r>
      <w:r>
        <w:rPr>
          <w:rFonts w:cs="Arial"/>
          <w:b/>
          <w:sz w:val="22"/>
        </w:rPr>
        <w:t xml:space="preserve"> </w:t>
      </w:r>
      <w:r w:rsidR="00DC7298">
        <w:rPr>
          <w:rFonts w:cs="Arial"/>
          <w:b/>
          <w:sz w:val="22"/>
        </w:rPr>
        <w:t>14</w:t>
      </w:r>
      <w:r w:rsidR="00781E65">
        <w:rPr>
          <w:rFonts w:cs="Arial"/>
          <w:b/>
          <w:sz w:val="22"/>
          <w:lang w:val="en-US"/>
        </w:rPr>
        <w:t>1</w:t>
      </w:r>
      <w:r w:rsidRPr="00916FAB">
        <w:rPr>
          <w:rFonts w:cs="Arial"/>
          <w:b/>
          <w:sz w:val="22"/>
        </w:rPr>
        <w:t xml:space="preserve">. </w:t>
      </w:r>
      <w:r>
        <w:rPr>
          <w:rFonts w:cs="Arial"/>
          <w:b/>
          <w:sz w:val="22"/>
        </w:rPr>
        <w:t>Документ Входящая поставка</w:t>
      </w:r>
    </w:p>
    <w:tbl>
      <w:tblPr>
        <w:tblW w:w="10064"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773"/>
        <w:gridCol w:w="3053"/>
        <w:gridCol w:w="4238"/>
      </w:tblGrid>
      <w:tr w:rsidR="00FC1B16" w:rsidRPr="00FE73D4" w14:paraId="76A6E342" w14:textId="77777777" w:rsidTr="004A6F02">
        <w:tc>
          <w:tcPr>
            <w:tcW w:w="2773" w:type="dxa"/>
            <w:shd w:val="clear" w:color="auto" w:fill="FFC000"/>
            <w:tcMar>
              <w:top w:w="0" w:type="dxa"/>
              <w:left w:w="108" w:type="dxa"/>
              <w:bottom w:w="0" w:type="dxa"/>
              <w:right w:w="108" w:type="dxa"/>
            </w:tcMar>
            <w:hideMark/>
          </w:tcPr>
          <w:p w14:paraId="36419333" w14:textId="1BB1B874" w:rsidR="00FC1B16" w:rsidRPr="00FE73D4" w:rsidRDefault="00FC1B16" w:rsidP="004A6F02">
            <w:pPr>
              <w:jc w:val="center"/>
              <w:rPr>
                <w:b/>
                <w:bCs/>
                <w:sz w:val="20"/>
                <w:szCs w:val="20"/>
              </w:rPr>
            </w:pPr>
            <w:r w:rsidRPr="00FE73D4">
              <w:rPr>
                <w:b/>
                <w:bCs/>
                <w:sz w:val="20"/>
                <w:szCs w:val="20"/>
              </w:rPr>
              <w:t>Поле</w:t>
            </w:r>
            <w:r w:rsidR="002B46F1">
              <w:rPr>
                <w:b/>
                <w:bCs/>
                <w:sz w:val="20"/>
                <w:szCs w:val="20"/>
              </w:rPr>
              <w:t xml:space="preserve"> документа</w:t>
            </w:r>
          </w:p>
        </w:tc>
        <w:tc>
          <w:tcPr>
            <w:tcW w:w="3053" w:type="dxa"/>
            <w:shd w:val="clear" w:color="auto" w:fill="FFC000"/>
            <w:tcMar>
              <w:top w:w="0" w:type="dxa"/>
              <w:left w:w="108" w:type="dxa"/>
              <w:bottom w:w="0" w:type="dxa"/>
              <w:right w:w="108" w:type="dxa"/>
            </w:tcMar>
            <w:hideMark/>
          </w:tcPr>
          <w:p w14:paraId="0CB8EB24" w14:textId="69B05B87" w:rsidR="00FC1B16" w:rsidRPr="00FE73D4" w:rsidRDefault="002B46F1" w:rsidP="004A6F02">
            <w:pPr>
              <w:jc w:val="center"/>
              <w:rPr>
                <w:b/>
                <w:bCs/>
                <w:sz w:val="20"/>
                <w:szCs w:val="20"/>
              </w:rPr>
            </w:pPr>
            <w:r>
              <w:rPr>
                <w:b/>
                <w:bCs/>
                <w:sz w:val="20"/>
                <w:szCs w:val="20"/>
              </w:rPr>
              <w:t>Содержание поля документа</w:t>
            </w:r>
          </w:p>
        </w:tc>
        <w:tc>
          <w:tcPr>
            <w:tcW w:w="4238" w:type="dxa"/>
            <w:shd w:val="clear" w:color="auto" w:fill="FFC000"/>
            <w:tcMar>
              <w:top w:w="0" w:type="dxa"/>
              <w:left w:w="108" w:type="dxa"/>
              <w:bottom w:w="0" w:type="dxa"/>
              <w:right w:w="108" w:type="dxa"/>
            </w:tcMar>
            <w:hideMark/>
          </w:tcPr>
          <w:p w14:paraId="2D216EDD" w14:textId="77777777" w:rsidR="00FC1B16" w:rsidRPr="00FE73D4" w:rsidRDefault="00FC1B16" w:rsidP="004A6F02">
            <w:pPr>
              <w:jc w:val="center"/>
              <w:rPr>
                <w:b/>
                <w:bCs/>
                <w:sz w:val="20"/>
                <w:szCs w:val="20"/>
              </w:rPr>
            </w:pPr>
            <w:r w:rsidRPr="00FE73D4">
              <w:rPr>
                <w:b/>
                <w:bCs/>
                <w:sz w:val="20"/>
                <w:szCs w:val="20"/>
              </w:rPr>
              <w:t>Принцип заполнения</w:t>
            </w:r>
          </w:p>
        </w:tc>
      </w:tr>
      <w:tr w:rsidR="00FC1B16" w:rsidRPr="00FE73D4" w14:paraId="299AE415" w14:textId="77777777" w:rsidTr="004A6F02">
        <w:tc>
          <w:tcPr>
            <w:tcW w:w="2773" w:type="dxa"/>
            <w:tcMar>
              <w:top w:w="0" w:type="dxa"/>
              <w:left w:w="108" w:type="dxa"/>
              <w:bottom w:w="0" w:type="dxa"/>
              <w:right w:w="108" w:type="dxa"/>
            </w:tcMar>
          </w:tcPr>
          <w:p w14:paraId="7B69460C" w14:textId="68777942" w:rsidR="00FC1B16" w:rsidRPr="00D60D87" w:rsidRDefault="00FC1B16" w:rsidP="004A6F02">
            <w:pPr>
              <w:jc w:val="left"/>
              <w:rPr>
                <w:sz w:val="20"/>
                <w:szCs w:val="20"/>
              </w:rPr>
            </w:pPr>
            <w:r>
              <w:rPr>
                <w:sz w:val="20"/>
                <w:szCs w:val="20"/>
              </w:rPr>
              <w:t xml:space="preserve">Номер </w:t>
            </w:r>
            <w:r w:rsidR="00D60D87">
              <w:rPr>
                <w:sz w:val="20"/>
                <w:szCs w:val="20"/>
              </w:rPr>
              <w:t xml:space="preserve">входящей поставки </w:t>
            </w:r>
            <w:r w:rsidR="00D60D87">
              <w:rPr>
                <w:sz w:val="20"/>
                <w:szCs w:val="20"/>
                <w:lang w:val="en-US"/>
              </w:rPr>
              <w:t>SAP</w:t>
            </w:r>
            <w:r w:rsidR="00D60D87" w:rsidRPr="00D60D87">
              <w:rPr>
                <w:sz w:val="20"/>
                <w:szCs w:val="20"/>
              </w:rPr>
              <w:t xml:space="preserve"> </w:t>
            </w:r>
            <w:r w:rsidR="00D60D87">
              <w:rPr>
                <w:sz w:val="20"/>
                <w:szCs w:val="20"/>
                <w:lang w:val="en-US"/>
              </w:rPr>
              <w:t>ERP</w:t>
            </w:r>
          </w:p>
        </w:tc>
        <w:tc>
          <w:tcPr>
            <w:tcW w:w="3053" w:type="dxa"/>
            <w:tcMar>
              <w:top w:w="0" w:type="dxa"/>
              <w:left w:w="108" w:type="dxa"/>
              <w:bottom w:w="0" w:type="dxa"/>
              <w:right w:w="108" w:type="dxa"/>
            </w:tcMar>
          </w:tcPr>
          <w:p w14:paraId="10B129EE" w14:textId="43E427C9" w:rsidR="00FC1B16" w:rsidRPr="00FE73D4" w:rsidRDefault="00FC1B16" w:rsidP="004A6F02">
            <w:pPr>
              <w:jc w:val="left"/>
              <w:rPr>
                <w:sz w:val="20"/>
                <w:szCs w:val="20"/>
              </w:rPr>
            </w:pPr>
            <w:r>
              <w:rPr>
                <w:sz w:val="20"/>
                <w:szCs w:val="20"/>
              </w:rPr>
              <w:t xml:space="preserve">Номер </w:t>
            </w:r>
            <w:r w:rsidR="00D60D87">
              <w:rPr>
                <w:sz w:val="20"/>
                <w:szCs w:val="20"/>
              </w:rPr>
              <w:t xml:space="preserve">входящей поставки </w:t>
            </w:r>
            <w:r w:rsidR="00D60D87">
              <w:rPr>
                <w:sz w:val="20"/>
                <w:szCs w:val="20"/>
                <w:lang w:val="en-US"/>
              </w:rPr>
              <w:t>SAP</w:t>
            </w:r>
            <w:r w:rsidR="00D60D87" w:rsidRPr="00D60D87">
              <w:rPr>
                <w:sz w:val="20"/>
                <w:szCs w:val="20"/>
              </w:rPr>
              <w:t xml:space="preserve"> </w:t>
            </w:r>
            <w:r w:rsidR="00D60D87">
              <w:rPr>
                <w:sz w:val="20"/>
                <w:szCs w:val="20"/>
                <w:lang w:val="en-US"/>
              </w:rPr>
              <w:t>ERP</w:t>
            </w:r>
            <w:r>
              <w:rPr>
                <w:sz w:val="20"/>
                <w:szCs w:val="20"/>
              </w:rPr>
              <w:t xml:space="preserve">, на основании которого создается входящая поставка в </w:t>
            </w:r>
            <w:r>
              <w:rPr>
                <w:sz w:val="20"/>
                <w:szCs w:val="20"/>
                <w:lang w:val="en-US"/>
              </w:rPr>
              <w:t>SAP</w:t>
            </w:r>
            <w:r w:rsidRPr="002A45C3">
              <w:rPr>
                <w:sz w:val="20"/>
                <w:szCs w:val="20"/>
              </w:rPr>
              <w:t xml:space="preserve"> </w:t>
            </w:r>
            <w:r>
              <w:rPr>
                <w:sz w:val="20"/>
                <w:szCs w:val="20"/>
                <w:lang w:val="en-US"/>
              </w:rPr>
              <w:t>EWM</w:t>
            </w:r>
            <w:r>
              <w:rPr>
                <w:sz w:val="20"/>
                <w:szCs w:val="20"/>
              </w:rPr>
              <w:t>.</w:t>
            </w:r>
          </w:p>
        </w:tc>
        <w:tc>
          <w:tcPr>
            <w:tcW w:w="4238" w:type="dxa"/>
            <w:tcMar>
              <w:top w:w="0" w:type="dxa"/>
              <w:left w:w="108" w:type="dxa"/>
              <w:bottom w:w="0" w:type="dxa"/>
              <w:right w:w="108" w:type="dxa"/>
            </w:tcMar>
            <w:hideMark/>
          </w:tcPr>
          <w:p w14:paraId="77A254C4" w14:textId="3062794C" w:rsidR="00FC1B16" w:rsidRPr="00FE73D4" w:rsidRDefault="00FC1B16" w:rsidP="004A6F02">
            <w:pPr>
              <w:jc w:val="left"/>
              <w:rPr>
                <w:sz w:val="20"/>
                <w:szCs w:val="20"/>
              </w:rPr>
            </w:pPr>
            <w:r w:rsidRPr="00FE73D4">
              <w:rPr>
                <w:sz w:val="20"/>
                <w:szCs w:val="20"/>
              </w:rPr>
              <w:t>Автоматически</w:t>
            </w:r>
            <w:r>
              <w:rPr>
                <w:sz w:val="20"/>
                <w:szCs w:val="20"/>
              </w:rPr>
              <w:t xml:space="preserve"> (копируется из </w:t>
            </w:r>
            <w:r w:rsidR="00D60D87">
              <w:rPr>
                <w:sz w:val="20"/>
                <w:szCs w:val="20"/>
              </w:rPr>
              <w:t xml:space="preserve">входящей поставки </w:t>
            </w:r>
            <w:r w:rsidR="00D60D87">
              <w:rPr>
                <w:sz w:val="20"/>
                <w:szCs w:val="20"/>
                <w:lang w:val="en-US"/>
              </w:rPr>
              <w:t>SAP</w:t>
            </w:r>
            <w:r w:rsidR="00D60D87" w:rsidRPr="00D60D87">
              <w:rPr>
                <w:sz w:val="20"/>
                <w:szCs w:val="20"/>
              </w:rPr>
              <w:t xml:space="preserve"> </w:t>
            </w:r>
            <w:r w:rsidR="00D60D87">
              <w:rPr>
                <w:sz w:val="20"/>
                <w:szCs w:val="20"/>
                <w:lang w:val="en-US"/>
              </w:rPr>
              <w:t>ERP</w:t>
            </w:r>
            <w:r>
              <w:rPr>
                <w:sz w:val="20"/>
                <w:szCs w:val="20"/>
              </w:rPr>
              <w:t>) либо вручную на основании заказа на поставку</w:t>
            </w:r>
          </w:p>
        </w:tc>
      </w:tr>
      <w:tr w:rsidR="00FC1B16" w:rsidRPr="00FE73D4" w14:paraId="05EE6101" w14:textId="77777777" w:rsidTr="004A6F02">
        <w:tc>
          <w:tcPr>
            <w:tcW w:w="2773" w:type="dxa"/>
            <w:tcMar>
              <w:top w:w="0" w:type="dxa"/>
              <w:left w:w="108" w:type="dxa"/>
              <w:bottom w:w="0" w:type="dxa"/>
              <w:right w:w="108" w:type="dxa"/>
            </w:tcMar>
          </w:tcPr>
          <w:p w14:paraId="362CBD4A" w14:textId="77777777" w:rsidR="00FC1B16" w:rsidRPr="00FE73D4" w:rsidRDefault="00FC1B16" w:rsidP="004A6F02">
            <w:pPr>
              <w:jc w:val="left"/>
              <w:rPr>
                <w:sz w:val="20"/>
                <w:szCs w:val="20"/>
              </w:rPr>
            </w:pPr>
            <w:r>
              <w:rPr>
                <w:sz w:val="20"/>
                <w:szCs w:val="20"/>
              </w:rPr>
              <w:t>Количество по позициям</w:t>
            </w:r>
          </w:p>
        </w:tc>
        <w:tc>
          <w:tcPr>
            <w:tcW w:w="3053" w:type="dxa"/>
            <w:tcMar>
              <w:top w:w="0" w:type="dxa"/>
              <w:left w:w="108" w:type="dxa"/>
              <w:bottom w:w="0" w:type="dxa"/>
              <w:right w:w="108" w:type="dxa"/>
            </w:tcMar>
          </w:tcPr>
          <w:p w14:paraId="6D669A8B" w14:textId="77777777" w:rsidR="00FC1B16" w:rsidRPr="00FE73D4" w:rsidRDefault="00FC1B16" w:rsidP="004A6F02">
            <w:pPr>
              <w:jc w:val="left"/>
              <w:rPr>
                <w:sz w:val="20"/>
                <w:szCs w:val="20"/>
              </w:rPr>
            </w:pPr>
            <w:r>
              <w:rPr>
                <w:sz w:val="20"/>
                <w:szCs w:val="20"/>
              </w:rPr>
              <w:t>Запланированное к приходу количество МТР</w:t>
            </w:r>
          </w:p>
        </w:tc>
        <w:tc>
          <w:tcPr>
            <w:tcW w:w="4238" w:type="dxa"/>
            <w:tcMar>
              <w:top w:w="0" w:type="dxa"/>
              <w:left w:w="108" w:type="dxa"/>
              <w:bottom w:w="0" w:type="dxa"/>
              <w:right w:w="108" w:type="dxa"/>
            </w:tcMar>
            <w:hideMark/>
          </w:tcPr>
          <w:p w14:paraId="1443BE76" w14:textId="77777777" w:rsidR="00FC1B16" w:rsidRPr="00FE73D4" w:rsidRDefault="00FC1B16" w:rsidP="004A6F02">
            <w:pPr>
              <w:jc w:val="left"/>
              <w:rPr>
                <w:sz w:val="20"/>
                <w:szCs w:val="20"/>
              </w:rPr>
            </w:pPr>
            <w:r>
              <w:rPr>
                <w:sz w:val="20"/>
                <w:szCs w:val="20"/>
              </w:rPr>
              <w:t>Вручную в случае, если фактическое количество отличается от запланированного</w:t>
            </w:r>
          </w:p>
        </w:tc>
      </w:tr>
      <w:tr w:rsidR="00FC1B16" w:rsidRPr="00FE73D4" w14:paraId="51607461" w14:textId="77777777" w:rsidTr="004A6F02">
        <w:tc>
          <w:tcPr>
            <w:tcW w:w="2773" w:type="dxa"/>
            <w:tcMar>
              <w:top w:w="0" w:type="dxa"/>
              <w:left w:w="108" w:type="dxa"/>
              <w:bottom w:w="0" w:type="dxa"/>
              <w:right w:w="108" w:type="dxa"/>
            </w:tcMar>
          </w:tcPr>
          <w:p w14:paraId="250C1651" w14:textId="77777777" w:rsidR="00FC1B16" w:rsidRPr="00FE73D4" w:rsidRDefault="00FC1B16" w:rsidP="004A6F02">
            <w:pPr>
              <w:jc w:val="left"/>
              <w:rPr>
                <w:sz w:val="20"/>
                <w:szCs w:val="20"/>
              </w:rPr>
            </w:pPr>
            <w:r>
              <w:rPr>
                <w:sz w:val="20"/>
                <w:szCs w:val="20"/>
              </w:rPr>
              <w:t>Внешний номер накладной</w:t>
            </w:r>
          </w:p>
        </w:tc>
        <w:tc>
          <w:tcPr>
            <w:tcW w:w="3053" w:type="dxa"/>
            <w:tcMar>
              <w:top w:w="0" w:type="dxa"/>
              <w:left w:w="108" w:type="dxa"/>
              <w:bottom w:w="0" w:type="dxa"/>
              <w:right w:w="108" w:type="dxa"/>
            </w:tcMar>
          </w:tcPr>
          <w:p w14:paraId="5BC0E8AE" w14:textId="77777777" w:rsidR="00FC1B16" w:rsidRPr="002A45C3" w:rsidRDefault="00FC1B16" w:rsidP="004A6F02">
            <w:pPr>
              <w:jc w:val="left"/>
              <w:rPr>
                <w:sz w:val="20"/>
                <w:szCs w:val="20"/>
              </w:rPr>
            </w:pPr>
            <w:r>
              <w:rPr>
                <w:sz w:val="20"/>
                <w:szCs w:val="20"/>
              </w:rPr>
              <w:t xml:space="preserve">Внешний номер, присвоенный накладной (например, </w:t>
            </w:r>
            <w:r>
              <w:rPr>
                <w:sz w:val="20"/>
                <w:szCs w:val="20"/>
                <w:lang w:val="en-US"/>
              </w:rPr>
              <w:t>ASN</w:t>
            </w:r>
            <w:r w:rsidRPr="002A45C3">
              <w:rPr>
                <w:sz w:val="20"/>
                <w:szCs w:val="20"/>
              </w:rPr>
              <w:t>)</w:t>
            </w:r>
          </w:p>
        </w:tc>
        <w:tc>
          <w:tcPr>
            <w:tcW w:w="4238" w:type="dxa"/>
            <w:tcMar>
              <w:top w:w="0" w:type="dxa"/>
              <w:left w:w="108" w:type="dxa"/>
              <w:bottom w:w="0" w:type="dxa"/>
              <w:right w:w="108" w:type="dxa"/>
            </w:tcMar>
          </w:tcPr>
          <w:p w14:paraId="12AB5173" w14:textId="77777777" w:rsidR="00FC1B16" w:rsidRPr="00FE73D4" w:rsidRDefault="00FC1B16" w:rsidP="004A6F02">
            <w:pPr>
              <w:jc w:val="left"/>
              <w:rPr>
                <w:sz w:val="20"/>
                <w:szCs w:val="20"/>
              </w:rPr>
            </w:pPr>
            <w:r>
              <w:rPr>
                <w:sz w:val="20"/>
                <w:szCs w:val="20"/>
              </w:rPr>
              <w:t>Может заполняться вручную, если ранее не было заполнено или номер стал известен позже</w:t>
            </w:r>
          </w:p>
        </w:tc>
      </w:tr>
      <w:tr w:rsidR="00FC1B16" w:rsidRPr="00FE73D4" w14:paraId="6C0F8B73" w14:textId="77777777" w:rsidTr="004A6F02">
        <w:tc>
          <w:tcPr>
            <w:tcW w:w="2773" w:type="dxa"/>
            <w:tcMar>
              <w:top w:w="0" w:type="dxa"/>
              <w:left w:w="108" w:type="dxa"/>
              <w:bottom w:w="0" w:type="dxa"/>
              <w:right w:w="108" w:type="dxa"/>
            </w:tcMar>
          </w:tcPr>
          <w:p w14:paraId="7C5D91A4" w14:textId="77777777" w:rsidR="00FC1B16" w:rsidRDefault="00FC1B16" w:rsidP="004A6F02">
            <w:pPr>
              <w:jc w:val="left"/>
              <w:rPr>
                <w:sz w:val="20"/>
                <w:szCs w:val="20"/>
              </w:rPr>
            </w:pPr>
            <w:r>
              <w:rPr>
                <w:sz w:val="20"/>
                <w:szCs w:val="20"/>
              </w:rPr>
              <w:t>Партия</w:t>
            </w:r>
          </w:p>
        </w:tc>
        <w:tc>
          <w:tcPr>
            <w:tcW w:w="3053" w:type="dxa"/>
            <w:tcMar>
              <w:top w:w="0" w:type="dxa"/>
              <w:left w:w="108" w:type="dxa"/>
              <w:bottom w:w="0" w:type="dxa"/>
              <w:right w:w="108" w:type="dxa"/>
            </w:tcMar>
          </w:tcPr>
          <w:p w14:paraId="2CA929B4" w14:textId="77777777" w:rsidR="00FC1B16" w:rsidRPr="00FE73D4" w:rsidRDefault="00FC1B16" w:rsidP="004A6F02">
            <w:pPr>
              <w:jc w:val="left"/>
              <w:rPr>
                <w:sz w:val="20"/>
                <w:szCs w:val="20"/>
              </w:rPr>
            </w:pPr>
            <w:r>
              <w:rPr>
                <w:sz w:val="20"/>
                <w:szCs w:val="20"/>
              </w:rPr>
              <w:t>Запланированная к приходу партия МТР</w:t>
            </w:r>
          </w:p>
        </w:tc>
        <w:tc>
          <w:tcPr>
            <w:tcW w:w="4238" w:type="dxa"/>
            <w:tcMar>
              <w:top w:w="0" w:type="dxa"/>
              <w:left w:w="108" w:type="dxa"/>
              <w:bottom w:w="0" w:type="dxa"/>
              <w:right w:w="108" w:type="dxa"/>
            </w:tcMar>
          </w:tcPr>
          <w:p w14:paraId="70B1B23C" w14:textId="77777777" w:rsidR="00FC1B16" w:rsidRPr="00FE73D4" w:rsidRDefault="00FC1B16" w:rsidP="004A6F02">
            <w:pPr>
              <w:jc w:val="left"/>
              <w:rPr>
                <w:sz w:val="20"/>
                <w:szCs w:val="20"/>
              </w:rPr>
            </w:pPr>
            <w:r>
              <w:rPr>
                <w:sz w:val="20"/>
                <w:szCs w:val="20"/>
              </w:rPr>
              <w:t>Если МТР учитываются по партии и ранее их значения не были известны</w:t>
            </w:r>
          </w:p>
        </w:tc>
      </w:tr>
      <w:tr w:rsidR="00FC1B16" w:rsidRPr="00FE73D4" w14:paraId="3D32F98F" w14:textId="77777777" w:rsidTr="004A6F02">
        <w:tc>
          <w:tcPr>
            <w:tcW w:w="2773" w:type="dxa"/>
            <w:tcMar>
              <w:top w:w="0" w:type="dxa"/>
              <w:left w:w="108" w:type="dxa"/>
              <w:bottom w:w="0" w:type="dxa"/>
              <w:right w:w="108" w:type="dxa"/>
            </w:tcMar>
          </w:tcPr>
          <w:p w14:paraId="2B65AB19" w14:textId="77777777" w:rsidR="00FC1B16" w:rsidRDefault="00FC1B16" w:rsidP="004A6F02">
            <w:pPr>
              <w:jc w:val="left"/>
              <w:rPr>
                <w:sz w:val="20"/>
                <w:szCs w:val="20"/>
              </w:rPr>
            </w:pPr>
            <w:r>
              <w:rPr>
                <w:sz w:val="20"/>
                <w:szCs w:val="20"/>
              </w:rPr>
              <w:t>Дата поставки</w:t>
            </w:r>
          </w:p>
        </w:tc>
        <w:tc>
          <w:tcPr>
            <w:tcW w:w="3053" w:type="dxa"/>
            <w:tcMar>
              <w:top w:w="0" w:type="dxa"/>
              <w:left w:w="108" w:type="dxa"/>
              <w:bottom w:w="0" w:type="dxa"/>
              <w:right w:w="108" w:type="dxa"/>
            </w:tcMar>
          </w:tcPr>
          <w:p w14:paraId="76619C58" w14:textId="77777777" w:rsidR="00FC1B16" w:rsidRPr="00FE73D4" w:rsidRDefault="00FC1B16" w:rsidP="004A6F02">
            <w:pPr>
              <w:jc w:val="left"/>
              <w:rPr>
                <w:sz w:val="20"/>
                <w:szCs w:val="20"/>
              </w:rPr>
            </w:pPr>
            <w:r>
              <w:rPr>
                <w:sz w:val="20"/>
                <w:szCs w:val="20"/>
              </w:rPr>
              <w:t>Планируемая дата поставки МТР на склад-получатель</w:t>
            </w:r>
          </w:p>
        </w:tc>
        <w:tc>
          <w:tcPr>
            <w:tcW w:w="4238" w:type="dxa"/>
            <w:tcMar>
              <w:top w:w="0" w:type="dxa"/>
              <w:left w:w="108" w:type="dxa"/>
              <w:bottom w:w="0" w:type="dxa"/>
              <w:right w:w="108" w:type="dxa"/>
            </w:tcMar>
          </w:tcPr>
          <w:p w14:paraId="19B7DA00" w14:textId="77777777" w:rsidR="00FC1B16" w:rsidRPr="00FE73D4" w:rsidRDefault="00FC1B16" w:rsidP="004A6F02">
            <w:pPr>
              <w:jc w:val="left"/>
              <w:rPr>
                <w:sz w:val="20"/>
                <w:szCs w:val="20"/>
              </w:rPr>
            </w:pPr>
            <w:r>
              <w:rPr>
                <w:sz w:val="20"/>
                <w:szCs w:val="20"/>
              </w:rPr>
              <w:t>Вручную в случае, если отличается от запланированной</w:t>
            </w:r>
          </w:p>
        </w:tc>
      </w:tr>
    </w:tbl>
    <w:p w14:paraId="19DAF09D" w14:textId="77777777" w:rsidR="009A66C8" w:rsidRDefault="009A66C8" w:rsidP="009A66C8">
      <w:pPr>
        <w:pStyle w:val="afc"/>
        <w:ind w:left="1429"/>
      </w:pPr>
    </w:p>
    <w:p w14:paraId="0B549717" w14:textId="281DC9FE" w:rsidR="00DA66ED" w:rsidRPr="008E45A4" w:rsidRDefault="00DA66ED" w:rsidP="00823682">
      <w:pPr>
        <w:pStyle w:val="afc"/>
        <w:numPr>
          <w:ilvl w:val="0"/>
          <w:numId w:val="69"/>
        </w:numPr>
      </w:pPr>
      <w:r>
        <w:t>Транзакция для назначения места разгрузки:</w:t>
      </w:r>
      <w:r w:rsidRPr="008E45A4">
        <w:t xml:space="preserve"> </w:t>
      </w:r>
      <w:r w:rsidRPr="003D4313">
        <w:rPr>
          <w:color w:val="244061" w:themeColor="accent1" w:themeShade="80"/>
        </w:rPr>
        <w:t>/n/</w:t>
      </w:r>
      <w:r w:rsidRPr="003D4313">
        <w:rPr>
          <w:color w:val="244061" w:themeColor="accent1" w:themeShade="80"/>
          <w:lang w:val="en-US"/>
        </w:rPr>
        <w:t>SCWM</w:t>
      </w:r>
      <w:r w:rsidRPr="003D4313">
        <w:rPr>
          <w:color w:val="244061" w:themeColor="accent1" w:themeShade="80"/>
        </w:rPr>
        <w:t>/</w:t>
      </w:r>
      <w:r w:rsidRPr="003D4313">
        <w:rPr>
          <w:color w:val="244061" w:themeColor="accent1" w:themeShade="80"/>
          <w:lang w:val="en-US"/>
        </w:rPr>
        <w:t>IDN</w:t>
      </w:r>
    </w:p>
    <w:p w14:paraId="691C1223" w14:textId="27C77637" w:rsidR="00DA66ED" w:rsidRDefault="00DA66ED" w:rsidP="00823682">
      <w:pPr>
        <w:pStyle w:val="afc"/>
        <w:numPr>
          <w:ilvl w:val="0"/>
          <w:numId w:val="69"/>
        </w:numPr>
      </w:pPr>
      <w:r>
        <w:t xml:space="preserve">Транзакция для обработки входящей поставки: </w:t>
      </w:r>
      <w:r w:rsidRPr="0066069D">
        <w:rPr>
          <w:color w:val="244061" w:themeColor="accent1" w:themeShade="80"/>
        </w:rPr>
        <w:t>/n/</w:t>
      </w:r>
      <w:r w:rsidRPr="0066069D">
        <w:rPr>
          <w:color w:val="244061" w:themeColor="accent1" w:themeShade="80"/>
          <w:lang w:val="en-US"/>
        </w:rPr>
        <w:t>SCWM</w:t>
      </w:r>
      <w:r w:rsidRPr="0066069D">
        <w:rPr>
          <w:color w:val="244061" w:themeColor="accent1" w:themeShade="80"/>
        </w:rPr>
        <w:t>/</w:t>
      </w:r>
      <w:r w:rsidRPr="0066069D">
        <w:rPr>
          <w:color w:val="244061" w:themeColor="accent1" w:themeShade="80"/>
          <w:lang w:val="en-US"/>
        </w:rPr>
        <w:t>PRDI</w:t>
      </w:r>
    </w:p>
    <w:p w14:paraId="74F0AD57" w14:textId="6F31D326" w:rsidR="00DA66ED" w:rsidRPr="00955EC1" w:rsidRDefault="00DA66ED" w:rsidP="00823682">
      <w:pPr>
        <w:pStyle w:val="afc"/>
        <w:numPr>
          <w:ilvl w:val="0"/>
          <w:numId w:val="69"/>
        </w:numPr>
      </w:pPr>
      <w:r>
        <w:t xml:space="preserve">Транзакция для работы с ТСД: </w:t>
      </w:r>
      <w:r w:rsidRPr="0066069D">
        <w:rPr>
          <w:color w:val="244061" w:themeColor="accent1" w:themeShade="80"/>
        </w:rPr>
        <w:t>/n/</w:t>
      </w:r>
      <w:r w:rsidRPr="0066069D">
        <w:rPr>
          <w:color w:val="244061" w:themeColor="accent1" w:themeShade="80"/>
          <w:lang w:val="en-US"/>
        </w:rPr>
        <w:t>SCWM</w:t>
      </w:r>
      <w:r w:rsidRPr="0066069D">
        <w:rPr>
          <w:color w:val="244061" w:themeColor="accent1" w:themeShade="80"/>
        </w:rPr>
        <w:t>/</w:t>
      </w:r>
      <w:r>
        <w:rPr>
          <w:color w:val="244061" w:themeColor="accent1" w:themeShade="80"/>
          <w:lang w:val="en-US"/>
        </w:rPr>
        <w:t>RFUI</w:t>
      </w:r>
    </w:p>
    <w:p w14:paraId="5036E0A2" w14:textId="72EBCB86" w:rsidR="00DA66ED" w:rsidRDefault="00DA66ED" w:rsidP="00DA66ED">
      <w:pPr>
        <w:pStyle w:val="aa"/>
        <w:keepNext/>
        <w:spacing w:after="240" w:afterAutospacing="0" w:line="276" w:lineRule="auto"/>
        <w:jc w:val="right"/>
      </w:pPr>
      <w:r w:rsidRPr="00916FAB">
        <w:rPr>
          <w:rFonts w:cs="Arial"/>
          <w:b/>
          <w:sz w:val="22"/>
        </w:rPr>
        <w:t>Таблица</w:t>
      </w:r>
      <w:r>
        <w:rPr>
          <w:rFonts w:cs="Arial"/>
          <w:b/>
          <w:sz w:val="22"/>
        </w:rPr>
        <w:t xml:space="preserve"> </w:t>
      </w:r>
      <w:r w:rsidR="00781E65">
        <w:rPr>
          <w:rFonts w:cs="Arial"/>
          <w:b/>
          <w:sz w:val="22"/>
          <w:lang w:val="en-US"/>
        </w:rPr>
        <w:t>142</w:t>
      </w:r>
      <w:r w:rsidRPr="00916FAB">
        <w:rPr>
          <w:rFonts w:cs="Arial"/>
          <w:b/>
          <w:sz w:val="22"/>
        </w:rPr>
        <w:t xml:space="preserve">. </w:t>
      </w:r>
      <w:r>
        <w:rPr>
          <w:rFonts w:cs="Arial"/>
          <w:b/>
          <w:sz w:val="22"/>
        </w:rPr>
        <w:t>Приемка при помощи ТСД</w:t>
      </w:r>
    </w:p>
    <w:tbl>
      <w:tblPr>
        <w:tblW w:w="10055"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273"/>
        <w:gridCol w:w="3544"/>
        <w:gridCol w:w="4238"/>
      </w:tblGrid>
      <w:tr w:rsidR="00DA66ED" w:rsidRPr="00FE73D4" w14:paraId="2224FD67" w14:textId="77777777" w:rsidTr="00760F31">
        <w:tc>
          <w:tcPr>
            <w:tcW w:w="2273" w:type="dxa"/>
            <w:shd w:val="clear" w:color="auto" w:fill="FFC000"/>
            <w:tcMar>
              <w:top w:w="0" w:type="dxa"/>
              <w:left w:w="108" w:type="dxa"/>
              <w:bottom w:w="0" w:type="dxa"/>
              <w:right w:w="108" w:type="dxa"/>
            </w:tcMar>
            <w:hideMark/>
          </w:tcPr>
          <w:p w14:paraId="645494C5" w14:textId="7D280ADF" w:rsidR="00DA66ED" w:rsidRPr="00FE73D4" w:rsidRDefault="00DA66ED" w:rsidP="004A6F02">
            <w:pPr>
              <w:jc w:val="center"/>
              <w:rPr>
                <w:b/>
                <w:bCs/>
                <w:sz w:val="20"/>
                <w:szCs w:val="20"/>
              </w:rPr>
            </w:pPr>
            <w:r w:rsidRPr="00FE73D4">
              <w:rPr>
                <w:b/>
                <w:bCs/>
                <w:sz w:val="20"/>
                <w:szCs w:val="20"/>
              </w:rPr>
              <w:t>Поле</w:t>
            </w:r>
            <w:r w:rsidR="003E3081">
              <w:rPr>
                <w:b/>
                <w:bCs/>
                <w:sz w:val="20"/>
                <w:szCs w:val="20"/>
              </w:rPr>
              <w:t xml:space="preserve"> на экране ТСД</w:t>
            </w:r>
          </w:p>
        </w:tc>
        <w:tc>
          <w:tcPr>
            <w:tcW w:w="3544" w:type="dxa"/>
            <w:shd w:val="clear" w:color="auto" w:fill="FFC000"/>
            <w:tcMar>
              <w:top w:w="0" w:type="dxa"/>
              <w:left w:w="108" w:type="dxa"/>
              <w:bottom w:w="0" w:type="dxa"/>
              <w:right w:w="108" w:type="dxa"/>
            </w:tcMar>
            <w:hideMark/>
          </w:tcPr>
          <w:p w14:paraId="1BDC3551" w14:textId="0217CDF1" w:rsidR="00DA66ED" w:rsidRPr="00FE73D4" w:rsidRDefault="00DA66ED" w:rsidP="004A6F02">
            <w:pPr>
              <w:jc w:val="center"/>
              <w:rPr>
                <w:b/>
                <w:bCs/>
                <w:sz w:val="20"/>
                <w:szCs w:val="20"/>
              </w:rPr>
            </w:pPr>
            <w:r w:rsidRPr="00FE73D4">
              <w:rPr>
                <w:b/>
                <w:bCs/>
                <w:sz w:val="20"/>
                <w:szCs w:val="20"/>
              </w:rPr>
              <w:t>Описание</w:t>
            </w:r>
            <w:r w:rsidR="003E3081">
              <w:rPr>
                <w:b/>
                <w:bCs/>
                <w:sz w:val="20"/>
                <w:szCs w:val="20"/>
              </w:rPr>
              <w:t xml:space="preserve"> поля</w:t>
            </w:r>
          </w:p>
        </w:tc>
        <w:tc>
          <w:tcPr>
            <w:tcW w:w="4238" w:type="dxa"/>
            <w:shd w:val="clear" w:color="auto" w:fill="FFC000"/>
            <w:tcMar>
              <w:top w:w="0" w:type="dxa"/>
              <w:left w:w="108" w:type="dxa"/>
              <w:bottom w:w="0" w:type="dxa"/>
              <w:right w:w="108" w:type="dxa"/>
            </w:tcMar>
            <w:hideMark/>
          </w:tcPr>
          <w:p w14:paraId="69F61F8B" w14:textId="77777777" w:rsidR="00DA66ED" w:rsidRPr="00FE73D4" w:rsidRDefault="00DA66ED" w:rsidP="004A6F02">
            <w:pPr>
              <w:jc w:val="center"/>
              <w:rPr>
                <w:b/>
                <w:bCs/>
                <w:sz w:val="20"/>
                <w:szCs w:val="20"/>
              </w:rPr>
            </w:pPr>
            <w:r w:rsidRPr="00FE73D4">
              <w:rPr>
                <w:b/>
                <w:bCs/>
                <w:sz w:val="20"/>
                <w:szCs w:val="20"/>
              </w:rPr>
              <w:t>Принцип заполнения</w:t>
            </w:r>
          </w:p>
        </w:tc>
      </w:tr>
      <w:tr w:rsidR="00DA66ED" w:rsidRPr="00FE73D4" w14:paraId="6E7E70B0" w14:textId="77777777" w:rsidTr="00760F31">
        <w:tc>
          <w:tcPr>
            <w:tcW w:w="2273" w:type="dxa"/>
            <w:tcMar>
              <w:top w:w="0" w:type="dxa"/>
              <w:left w:w="108" w:type="dxa"/>
              <w:bottom w:w="0" w:type="dxa"/>
              <w:right w:w="108" w:type="dxa"/>
            </w:tcMar>
          </w:tcPr>
          <w:p w14:paraId="001A0D19" w14:textId="77777777" w:rsidR="00DA66ED" w:rsidRPr="00FE73D4" w:rsidRDefault="00DA66ED" w:rsidP="004A6F02">
            <w:pPr>
              <w:jc w:val="left"/>
              <w:rPr>
                <w:sz w:val="20"/>
                <w:szCs w:val="20"/>
              </w:rPr>
            </w:pPr>
            <w:r>
              <w:rPr>
                <w:sz w:val="20"/>
                <w:szCs w:val="20"/>
              </w:rPr>
              <w:t xml:space="preserve">Авторизация </w:t>
            </w:r>
          </w:p>
        </w:tc>
        <w:tc>
          <w:tcPr>
            <w:tcW w:w="3544" w:type="dxa"/>
            <w:tcMar>
              <w:top w:w="0" w:type="dxa"/>
              <w:left w:w="108" w:type="dxa"/>
              <w:bottom w:w="0" w:type="dxa"/>
              <w:right w:w="108" w:type="dxa"/>
            </w:tcMar>
          </w:tcPr>
          <w:p w14:paraId="02751FCC" w14:textId="68773304" w:rsidR="00DA66ED" w:rsidRPr="004F5531" w:rsidRDefault="00DA66ED" w:rsidP="004A6F02">
            <w:pPr>
              <w:jc w:val="left"/>
              <w:rPr>
                <w:sz w:val="20"/>
                <w:szCs w:val="20"/>
              </w:rPr>
            </w:pPr>
            <w:r>
              <w:rPr>
                <w:sz w:val="20"/>
                <w:szCs w:val="20"/>
              </w:rPr>
              <w:t xml:space="preserve">Авторизация в </w:t>
            </w:r>
            <w:r>
              <w:rPr>
                <w:sz w:val="20"/>
                <w:szCs w:val="20"/>
                <w:lang w:val="en-US"/>
              </w:rPr>
              <w:t>SAP</w:t>
            </w:r>
            <w:r w:rsidRPr="004F5531">
              <w:rPr>
                <w:sz w:val="20"/>
                <w:szCs w:val="20"/>
              </w:rPr>
              <w:t xml:space="preserve"> </w:t>
            </w:r>
            <w:r>
              <w:rPr>
                <w:sz w:val="20"/>
                <w:szCs w:val="20"/>
                <w:lang w:val="en-US"/>
              </w:rPr>
              <w:t>EWM</w:t>
            </w:r>
          </w:p>
        </w:tc>
        <w:tc>
          <w:tcPr>
            <w:tcW w:w="4238" w:type="dxa"/>
            <w:tcMar>
              <w:top w:w="0" w:type="dxa"/>
              <w:left w:w="108" w:type="dxa"/>
              <w:bottom w:w="0" w:type="dxa"/>
              <w:right w:w="108" w:type="dxa"/>
            </w:tcMar>
          </w:tcPr>
          <w:p w14:paraId="625192ED" w14:textId="48ABC0E3" w:rsidR="00DA66ED" w:rsidRPr="00FE73D4" w:rsidRDefault="00DA66ED" w:rsidP="004A6F02">
            <w:pPr>
              <w:jc w:val="left"/>
              <w:rPr>
                <w:sz w:val="20"/>
                <w:szCs w:val="20"/>
              </w:rPr>
            </w:pPr>
            <w:r>
              <w:rPr>
                <w:sz w:val="20"/>
                <w:szCs w:val="20"/>
              </w:rPr>
              <w:t xml:space="preserve">Ввод логина и пароля </w:t>
            </w:r>
            <w:r w:rsidR="004A0162">
              <w:rPr>
                <w:sz w:val="20"/>
                <w:szCs w:val="20"/>
              </w:rPr>
              <w:t xml:space="preserve">вручную </w:t>
            </w:r>
            <w:r>
              <w:rPr>
                <w:sz w:val="20"/>
                <w:szCs w:val="20"/>
              </w:rPr>
              <w:t>либо сканирование ШК с логином и паролем</w:t>
            </w:r>
          </w:p>
        </w:tc>
      </w:tr>
      <w:tr w:rsidR="00DA66ED" w:rsidRPr="00FE73D4" w14:paraId="684640B6" w14:textId="77777777" w:rsidTr="00760F31">
        <w:tc>
          <w:tcPr>
            <w:tcW w:w="2273" w:type="dxa"/>
            <w:tcMar>
              <w:top w:w="0" w:type="dxa"/>
              <w:left w:w="108" w:type="dxa"/>
              <w:bottom w:w="0" w:type="dxa"/>
              <w:right w:w="108" w:type="dxa"/>
            </w:tcMar>
          </w:tcPr>
          <w:p w14:paraId="03B611B8" w14:textId="77777777" w:rsidR="00DA66ED" w:rsidRPr="00FE73D4" w:rsidRDefault="00DA66ED" w:rsidP="004A6F02">
            <w:pPr>
              <w:jc w:val="left"/>
              <w:rPr>
                <w:sz w:val="20"/>
                <w:szCs w:val="20"/>
              </w:rPr>
            </w:pPr>
            <w:r>
              <w:rPr>
                <w:sz w:val="20"/>
                <w:szCs w:val="20"/>
              </w:rPr>
              <w:t xml:space="preserve">Склад </w:t>
            </w:r>
          </w:p>
        </w:tc>
        <w:tc>
          <w:tcPr>
            <w:tcW w:w="3544" w:type="dxa"/>
            <w:tcMar>
              <w:top w:w="0" w:type="dxa"/>
              <w:left w:w="108" w:type="dxa"/>
              <w:bottom w:w="0" w:type="dxa"/>
              <w:right w:w="108" w:type="dxa"/>
            </w:tcMar>
          </w:tcPr>
          <w:p w14:paraId="7AD26408" w14:textId="77777777" w:rsidR="00DA66ED" w:rsidRPr="00FE73D4" w:rsidRDefault="00DA66ED" w:rsidP="004A6F02">
            <w:pPr>
              <w:jc w:val="left"/>
              <w:rPr>
                <w:sz w:val="20"/>
                <w:szCs w:val="20"/>
              </w:rPr>
            </w:pPr>
            <w:r>
              <w:rPr>
                <w:sz w:val="20"/>
                <w:szCs w:val="20"/>
              </w:rPr>
              <w:t>Выбор склада (при необходимости)</w:t>
            </w:r>
          </w:p>
        </w:tc>
        <w:tc>
          <w:tcPr>
            <w:tcW w:w="4238" w:type="dxa"/>
            <w:tcMar>
              <w:top w:w="0" w:type="dxa"/>
              <w:left w:w="108" w:type="dxa"/>
              <w:bottom w:w="0" w:type="dxa"/>
              <w:right w:w="108" w:type="dxa"/>
            </w:tcMar>
          </w:tcPr>
          <w:p w14:paraId="74547CD7" w14:textId="77777777" w:rsidR="00DA66ED" w:rsidRPr="00FE73D4" w:rsidRDefault="00DA66ED" w:rsidP="004A6F02">
            <w:pPr>
              <w:jc w:val="left"/>
              <w:rPr>
                <w:sz w:val="20"/>
                <w:szCs w:val="20"/>
              </w:rPr>
            </w:pPr>
            <w:r>
              <w:rPr>
                <w:sz w:val="20"/>
                <w:szCs w:val="20"/>
              </w:rPr>
              <w:t>Выбор на ТСД</w:t>
            </w:r>
          </w:p>
        </w:tc>
      </w:tr>
      <w:tr w:rsidR="00DA66ED" w:rsidRPr="00FE73D4" w14:paraId="65B1CAAF" w14:textId="77777777" w:rsidTr="00760F31">
        <w:tc>
          <w:tcPr>
            <w:tcW w:w="2273" w:type="dxa"/>
            <w:tcMar>
              <w:top w:w="0" w:type="dxa"/>
              <w:left w:w="108" w:type="dxa"/>
              <w:bottom w:w="0" w:type="dxa"/>
              <w:right w:w="108" w:type="dxa"/>
            </w:tcMar>
          </w:tcPr>
          <w:p w14:paraId="6A2D62A7" w14:textId="77777777" w:rsidR="00DA66ED" w:rsidRPr="00FE73D4" w:rsidRDefault="00DA66ED" w:rsidP="004A6F02">
            <w:pPr>
              <w:jc w:val="left"/>
              <w:rPr>
                <w:sz w:val="20"/>
                <w:szCs w:val="20"/>
              </w:rPr>
            </w:pPr>
            <w:r>
              <w:rPr>
                <w:sz w:val="20"/>
                <w:szCs w:val="20"/>
              </w:rPr>
              <w:t>Меню ТСД</w:t>
            </w:r>
          </w:p>
        </w:tc>
        <w:tc>
          <w:tcPr>
            <w:tcW w:w="3544" w:type="dxa"/>
            <w:tcMar>
              <w:top w:w="0" w:type="dxa"/>
              <w:left w:w="108" w:type="dxa"/>
              <w:bottom w:w="0" w:type="dxa"/>
              <w:right w:w="108" w:type="dxa"/>
            </w:tcMar>
          </w:tcPr>
          <w:p w14:paraId="6A2E8705" w14:textId="77777777" w:rsidR="00DA66ED" w:rsidRPr="002A45C3" w:rsidRDefault="00DA66ED" w:rsidP="004A6F02">
            <w:pPr>
              <w:jc w:val="left"/>
              <w:rPr>
                <w:sz w:val="20"/>
                <w:szCs w:val="20"/>
              </w:rPr>
            </w:pPr>
            <w:r>
              <w:rPr>
                <w:sz w:val="20"/>
                <w:szCs w:val="20"/>
              </w:rPr>
              <w:t>Выбор вида операции (Приемка)</w:t>
            </w:r>
          </w:p>
        </w:tc>
        <w:tc>
          <w:tcPr>
            <w:tcW w:w="4238" w:type="dxa"/>
            <w:tcMar>
              <w:top w:w="0" w:type="dxa"/>
              <w:left w:w="108" w:type="dxa"/>
              <w:bottom w:w="0" w:type="dxa"/>
              <w:right w:w="108" w:type="dxa"/>
            </w:tcMar>
          </w:tcPr>
          <w:p w14:paraId="15FEA94E" w14:textId="77777777" w:rsidR="00DA66ED" w:rsidRPr="00FE73D4" w:rsidRDefault="00DA66ED" w:rsidP="004A6F02">
            <w:pPr>
              <w:jc w:val="left"/>
              <w:rPr>
                <w:sz w:val="20"/>
                <w:szCs w:val="20"/>
              </w:rPr>
            </w:pPr>
            <w:r>
              <w:rPr>
                <w:sz w:val="20"/>
                <w:szCs w:val="20"/>
              </w:rPr>
              <w:t>Выбор в меню</w:t>
            </w:r>
          </w:p>
        </w:tc>
      </w:tr>
      <w:tr w:rsidR="00DA66ED" w:rsidRPr="00FE73D4" w14:paraId="55FFB87A" w14:textId="77777777" w:rsidTr="00760F31">
        <w:tc>
          <w:tcPr>
            <w:tcW w:w="2273" w:type="dxa"/>
            <w:tcMar>
              <w:top w:w="0" w:type="dxa"/>
              <w:left w:w="108" w:type="dxa"/>
              <w:bottom w:w="0" w:type="dxa"/>
              <w:right w:w="108" w:type="dxa"/>
            </w:tcMar>
          </w:tcPr>
          <w:p w14:paraId="70B98200" w14:textId="77777777" w:rsidR="00DA66ED" w:rsidRDefault="00DA66ED" w:rsidP="004A6F02">
            <w:pPr>
              <w:jc w:val="left"/>
              <w:rPr>
                <w:sz w:val="20"/>
                <w:szCs w:val="20"/>
              </w:rPr>
            </w:pPr>
            <w:r>
              <w:rPr>
                <w:sz w:val="20"/>
                <w:szCs w:val="20"/>
              </w:rPr>
              <w:t>ШК</w:t>
            </w:r>
          </w:p>
        </w:tc>
        <w:tc>
          <w:tcPr>
            <w:tcW w:w="3544" w:type="dxa"/>
            <w:tcMar>
              <w:top w:w="0" w:type="dxa"/>
              <w:left w:w="108" w:type="dxa"/>
              <w:bottom w:w="0" w:type="dxa"/>
              <w:right w:w="108" w:type="dxa"/>
            </w:tcMar>
          </w:tcPr>
          <w:p w14:paraId="17BD1F75" w14:textId="77777777" w:rsidR="00DA66ED" w:rsidRPr="00FE73D4" w:rsidRDefault="00DA66ED" w:rsidP="004A6F02">
            <w:pPr>
              <w:jc w:val="left"/>
              <w:rPr>
                <w:sz w:val="20"/>
                <w:szCs w:val="20"/>
              </w:rPr>
            </w:pPr>
            <w:r>
              <w:rPr>
                <w:sz w:val="20"/>
                <w:szCs w:val="20"/>
              </w:rPr>
              <w:t>Штриховой код МТР</w:t>
            </w:r>
          </w:p>
        </w:tc>
        <w:tc>
          <w:tcPr>
            <w:tcW w:w="4238" w:type="dxa"/>
            <w:tcMar>
              <w:top w:w="0" w:type="dxa"/>
              <w:left w:w="108" w:type="dxa"/>
              <w:bottom w:w="0" w:type="dxa"/>
              <w:right w:w="108" w:type="dxa"/>
            </w:tcMar>
          </w:tcPr>
          <w:p w14:paraId="4D6C7CE2" w14:textId="77777777" w:rsidR="00DA66ED" w:rsidRPr="00FE73D4" w:rsidRDefault="00DA66ED" w:rsidP="004A6F02">
            <w:pPr>
              <w:jc w:val="left"/>
              <w:rPr>
                <w:sz w:val="20"/>
                <w:szCs w:val="20"/>
              </w:rPr>
            </w:pPr>
            <w:r>
              <w:rPr>
                <w:sz w:val="20"/>
                <w:szCs w:val="20"/>
              </w:rPr>
              <w:t>Сканирование ШК</w:t>
            </w:r>
          </w:p>
        </w:tc>
      </w:tr>
      <w:tr w:rsidR="00DA66ED" w:rsidRPr="00FE73D4" w14:paraId="567885FF" w14:textId="77777777" w:rsidTr="00760F31">
        <w:tc>
          <w:tcPr>
            <w:tcW w:w="2273" w:type="dxa"/>
            <w:tcMar>
              <w:top w:w="0" w:type="dxa"/>
              <w:left w:w="108" w:type="dxa"/>
              <w:bottom w:w="0" w:type="dxa"/>
              <w:right w:w="108" w:type="dxa"/>
            </w:tcMar>
          </w:tcPr>
          <w:p w14:paraId="4E54FA02" w14:textId="77777777" w:rsidR="00DA66ED" w:rsidRDefault="00DA66ED" w:rsidP="004A6F02">
            <w:pPr>
              <w:jc w:val="left"/>
              <w:rPr>
                <w:sz w:val="20"/>
                <w:szCs w:val="20"/>
              </w:rPr>
            </w:pPr>
            <w:r>
              <w:rPr>
                <w:sz w:val="20"/>
                <w:szCs w:val="20"/>
              </w:rPr>
              <w:t>Партия</w:t>
            </w:r>
          </w:p>
        </w:tc>
        <w:tc>
          <w:tcPr>
            <w:tcW w:w="3544" w:type="dxa"/>
            <w:tcMar>
              <w:top w:w="0" w:type="dxa"/>
              <w:left w:w="108" w:type="dxa"/>
              <w:bottom w:w="0" w:type="dxa"/>
              <w:right w:w="108" w:type="dxa"/>
            </w:tcMar>
          </w:tcPr>
          <w:p w14:paraId="2D0808D4" w14:textId="77777777" w:rsidR="00DA66ED" w:rsidRPr="00FE73D4" w:rsidRDefault="00DA66ED" w:rsidP="004A6F02">
            <w:pPr>
              <w:jc w:val="left"/>
              <w:rPr>
                <w:sz w:val="20"/>
                <w:szCs w:val="20"/>
              </w:rPr>
            </w:pPr>
            <w:r>
              <w:rPr>
                <w:sz w:val="20"/>
                <w:szCs w:val="20"/>
              </w:rPr>
              <w:t>Ввод номера партии (если применимо)</w:t>
            </w:r>
          </w:p>
        </w:tc>
        <w:tc>
          <w:tcPr>
            <w:tcW w:w="4238" w:type="dxa"/>
            <w:tcMar>
              <w:top w:w="0" w:type="dxa"/>
              <w:left w:w="108" w:type="dxa"/>
              <w:bottom w:w="0" w:type="dxa"/>
              <w:right w:w="108" w:type="dxa"/>
            </w:tcMar>
          </w:tcPr>
          <w:p w14:paraId="28476849" w14:textId="4803E43E" w:rsidR="00DA66ED" w:rsidRPr="00FE73D4" w:rsidRDefault="00DA66ED" w:rsidP="004A6F02">
            <w:pPr>
              <w:jc w:val="left"/>
              <w:rPr>
                <w:sz w:val="20"/>
                <w:szCs w:val="20"/>
              </w:rPr>
            </w:pPr>
            <w:r>
              <w:rPr>
                <w:sz w:val="20"/>
                <w:szCs w:val="20"/>
              </w:rPr>
              <w:t>Вручную либо сканированием (если есть ШК с дан</w:t>
            </w:r>
            <w:r w:rsidR="00F95703">
              <w:rPr>
                <w:sz w:val="20"/>
                <w:szCs w:val="20"/>
              </w:rPr>
              <w:t>н</w:t>
            </w:r>
            <w:r>
              <w:rPr>
                <w:sz w:val="20"/>
                <w:szCs w:val="20"/>
              </w:rPr>
              <w:t>ыми партии)</w:t>
            </w:r>
          </w:p>
        </w:tc>
      </w:tr>
      <w:tr w:rsidR="00DA66ED" w:rsidRPr="00FE73D4" w14:paraId="0F7BFFED" w14:textId="77777777" w:rsidTr="00760F31">
        <w:tc>
          <w:tcPr>
            <w:tcW w:w="2273" w:type="dxa"/>
            <w:tcMar>
              <w:top w:w="0" w:type="dxa"/>
              <w:left w:w="108" w:type="dxa"/>
              <w:bottom w:w="0" w:type="dxa"/>
              <w:right w:w="108" w:type="dxa"/>
            </w:tcMar>
          </w:tcPr>
          <w:p w14:paraId="68B95A6E" w14:textId="7970460E" w:rsidR="00DA66ED" w:rsidRDefault="00DA66ED" w:rsidP="004A6F02">
            <w:pPr>
              <w:jc w:val="left"/>
              <w:rPr>
                <w:sz w:val="20"/>
                <w:szCs w:val="20"/>
              </w:rPr>
            </w:pPr>
            <w:r>
              <w:rPr>
                <w:sz w:val="20"/>
                <w:szCs w:val="20"/>
              </w:rPr>
              <w:t>Пр</w:t>
            </w:r>
            <w:r w:rsidR="003C5FFF">
              <w:rPr>
                <w:sz w:val="20"/>
                <w:szCs w:val="20"/>
              </w:rPr>
              <w:t>.</w:t>
            </w:r>
            <w:r>
              <w:rPr>
                <w:sz w:val="20"/>
                <w:szCs w:val="20"/>
              </w:rPr>
              <w:t>ЕО</w:t>
            </w:r>
          </w:p>
        </w:tc>
        <w:tc>
          <w:tcPr>
            <w:tcW w:w="3544" w:type="dxa"/>
            <w:tcMar>
              <w:top w:w="0" w:type="dxa"/>
              <w:left w:w="108" w:type="dxa"/>
              <w:bottom w:w="0" w:type="dxa"/>
              <w:right w:w="108" w:type="dxa"/>
            </w:tcMar>
          </w:tcPr>
          <w:p w14:paraId="29CF2327" w14:textId="77777777" w:rsidR="00DA66ED" w:rsidRPr="00FE73D4" w:rsidRDefault="00DA66ED" w:rsidP="004A6F02">
            <w:pPr>
              <w:jc w:val="left"/>
              <w:rPr>
                <w:sz w:val="20"/>
                <w:szCs w:val="20"/>
              </w:rPr>
            </w:pPr>
            <w:r>
              <w:rPr>
                <w:sz w:val="20"/>
                <w:szCs w:val="20"/>
              </w:rPr>
              <w:t>Номер принимающей единицы обработки</w:t>
            </w:r>
          </w:p>
        </w:tc>
        <w:tc>
          <w:tcPr>
            <w:tcW w:w="4238" w:type="dxa"/>
            <w:tcMar>
              <w:top w:w="0" w:type="dxa"/>
              <w:left w:w="108" w:type="dxa"/>
              <w:bottom w:w="0" w:type="dxa"/>
              <w:right w:w="108" w:type="dxa"/>
            </w:tcMar>
          </w:tcPr>
          <w:p w14:paraId="0A8445F2" w14:textId="77777777" w:rsidR="00DA66ED" w:rsidRPr="00FE73D4" w:rsidRDefault="00DA66ED" w:rsidP="004A6F02">
            <w:pPr>
              <w:jc w:val="left"/>
              <w:rPr>
                <w:sz w:val="20"/>
                <w:szCs w:val="20"/>
              </w:rPr>
            </w:pPr>
            <w:r>
              <w:rPr>
                <w:sz w:val="20"/>
                <w:szCs w:val="20"/>
              </w:rPr>
              <w:t>Сканирование ШК</w:t>
            </w:r>
          </w:p>
        </w:tc>
      </w:tr>
      <w:tr w:rsidR="00DA66ED" w:rsidRPr="00FE73D4" w14:paraId="5D7853A4" w14:textId="77777777" w:rsidTr="00760F31">
        <w:tc>
          <w:tcPr>
            <w:tcW w:w="2273" w:type="dxa"/>
            <w:tcMar>
              <w:top w:w="0" w:type="dxa"/>
              <w:left w:w="108" w:type="dxa"/>
              <w:bottom w:w="0" w:type="dxa"/>
              <w:right w:w="108" w:type="dxa"/>
            </w:tcMar>
          </w:tcPr>
          <w:p w14:paraId="2315E49E" w14:textId="77777777" w:rsidR="00DA66ED" w:rsidRDefault="00DA66ED" w:rsidP="004A6F02">
            <w:pPr>
              <w:jc w:val="left"/>
              <w:rPr>
                <w:sz w:val="20"/>
                <w:szCs w:val="20"/>
              </w:rPr>
            </w:pPr>
            <w:r>
              <w:rPr>
                <w:sz w:val="20"/>
                <w:szCs w:val="20"/>
              </w:rPr>
              <w:t xml:space="preserve">Количество </w:t>
            </w:r>
          </w:p>
        </w:tc>
        <w:tc>
          <w:tcPr>
            <w:tcW w:w="3544" w:type="dxa"/>
            <w:tcMar>
              <w:top w:w="0" w:type="dxa"/>
              <w:left w:w="108" w:type="dxa"/>
              <w:bottom w:w="0" w:type="dxa"/>
              <w:right w:w="108" w:type="dxa"/>
            </w:tcMar>
          </w:tcPr>
          <w:p w14:paraId="19F039BF" w14:textId="77777777" w:rsidR="00DA66ED" w:rsidRPr="00FE73D4" w:rsidRDefault="00DA66ED" w:rsidP="004A6F02">
            <w:pPr>
              <w:jc w:val="left"/>
              <w:rPr>
                <w:sz w:val="20"/>
                <w:szCs w:val="20"/>
              </w:rPr>
            </w:pPr>
            <w:r>
              <w:rPr>
                <w:sz w:val="20"/>
                <w:szCs w:val="20"/>
              </w:rPr>
              <w:t>Количество принимаемого МТР</w:t>
            </w:r>
          </w:p>
        </w:tc>
        <w:tc>
          <w:tcPr>
            <w:tcW w:w="4238" w:type="dxa"/>
            <w:tcMar>
              <w:top w:w="0" w:type="dxa"/>
              <w:left w:w="108" w:type="dxa"/>
              <w:bottom w:w="0" w:type="dxa"/>
              <w:right w:w="108" w:type="dxa"/>
            </w:tcMar>
          </w:tcPr>
          <w:p w14:paraId="2FE41EA4" w14:textId="77777777" w:rsidR="00DA66ED" w:rsidRPr="00FE73D4" w:rsidRDefault="00DA66ED" w:rsidP="004A6F02">
            <w:pPr>
              <w:jc w:val="left"/>
              <w:rPr>
                <w:sz w:val="20"/>
                <w:szCs w:val="20"/>
              </w:rPr>
            </w:pPr>
            <w:r>
              <w:rPr>
                <w:sz w:val="20"/>
                <w:szCs w:val="20"/>
              </w:rPr>
              <w:t>Вручную (если количество не указано в ШК)</w:t>
            </w:r>
          </w:p>
        </w:tc>
      </w:tr>
    </w:tbl>
    <w:p w14:paraId="6C2DA127" w14:textId="77777777" w:rsidR="00DA66ED" w:rsidRDefault="00DA66ED" w:rsidP="00DA66ED"/>
    <w:p w14:paraId="1B9828D8" w14:textId="77777777" w:rsidR="009E1089" w:rsidRDefault="009E1089" w:rsidP="00823682">
      <w:pPr>
        <w:pStyle w:val="afc"/>
        <w:numPr>
          <w:ilvl w:val="0"/>
          <w:numId w:val="69"/>
        </w:numPr>
      </w:pPr>
      <w:r>
        <w:t xml:space="preserve">Транзакция для ручного создания складских заказов и складских задач на размещение: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ADHU</w:t>
      </w:r>
      <w:r>
        <w:rPr>
          <w:color w:val="244061" w:themeColor="accent1" w:themeShade="80"/>
        </w:rPr>
        <w:t xml:space="preserve"> </w:t>
      </w:r>
      <w:r w:rsidRPr="00164382">
        <w:t xml:space="preserve">(для ЕО) </w:t>
      </w:r>
      <w:r w:rsidRPr="001C2A00">
        <w:t>или</w:t>
      </w:r>
      <w:r>
        <w:rPr>
          <w:color w:val="244061" w:themeColor="accent1" w:themeShade="80"/>
        </w:rPr>
        <w:t xml:space="preserve">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ADPROD</w:t>
      </w:r>
      <w:r>
        <w:rPr>
          <w:color w:val="244061" w:themeColor="accent1" w:themeShade="80"/>
        </w:rPr>
        <w:t xml:space="preserve"> </w:t>
      </w:r>
      <w:r w:rsidRPr="00164382">
        <w:t>(для МТР без ЕО)</w:t>
      </w:r>
    </w:p>
    <w:p w14:paraId="077C77E5" w14:textId="301DF244" w:rsidR="009E1089" w:rsidRDefault="009E1089" w:rsidP="009E1089">
      <w:pPr>
        <w:ind w:firstLine="709"/>
      </w:pPr>
      <w:r>
        <w:lastRenderedPageBreak/>
        <w:t>Документ содержит в том числе данные, указанные в таблице ниже.</w:t>
      </w:r>
    </w:p>
    <w:p w14:paraId="4D103B05" w14:textId="1E96AD7B" w:rsidR="009E1089" w:rsidRDefault="009E1089" w:rsidP="009E1089">
      <w:pPr>
        <w:pStyle w:val="aa"/>
        <w:keepNext/>
        <w:spacing w:after="240" w:afterAutospacing="0" w:line="276" w:lineRule="auto"/>
        <w:jc w:val="right"/>
      </w:pPr>
      <w:r w:rsidRPr="00916FAB">
        <w:rPr>
          <w:rFonts w:cs="Arial"/>
          <w:b/>
          <w:sz w:val="22"/>
        </w:rPr>
        <w:t>Таблица</w:t>
      </w:r>
      <w:r>
        <w:rPr>
          <w:rFonts w:cs="Arial"/>
          <w:b/>
          <w:sz w:val="22"/>
        </w:rPr>
        <w:t xml:space="preserve"> </w:t>
      </w:r>
      <w:r w:rsidR="00781E65" w:rsidRPr="001B7DA3">
        <w:rPr>
          <w:rFonts w:cs="Arial"/>
          <w:b/>
          <w:sz w:val="22"/>
        </w:rPr>
        <w:t>143</w:t>
      </w:r>
      <w:r w:rsidRPr="00916FAB">
        <w:rPr>
          <w:rFonts w:cs="Arial"/>
          <w:b/>
          <w:sz w:val="22"/>
        </w:rPr>
        <w:t xml:space="preserve">. </w:t>
      </w:r>
      <w:r>
        <w:rPr>
          <w:rFonts w:cs="Arial"/>
          <w:b/>
          <w:sz w:val="22"/>
        </w:rPr>
        <w:t>Документ Складская задача на размещение</w:t>
      </w:r>
    </w:p>
    <w:tbl>
      <w:tblPr>
        <w:tblW w:w="10064"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773"/>
        <w:gridCol w:w="3053"/>
        <w:gridCol w:w="4238"/>
      </w:tblGrid>
      <w:tr w:rsidR="003E3081" w:rsidRPr="00FE73D4" w14:paraId="4C220481" w14:textId="77777777" w:rsidTr="004A6F02">
        <w:tc>
          <w:tcPr>
            <w:tcW w:w="2773" w:type="dxa"/>
            <w:shd w:val="clear" w:color="auto" w:fill="FFC000"/>
            <w:tcMar>
              <w:top w:w="0" w:type="dxa"/>
              <w:left w:w="108" w:type="dxa"/>
              <w:bottom w:w="0" w:type="dxa"/>
              <w:right w:w="108" w:type="dxa"/>
            </w:tcMar>
            <w:hideMark/>
          </w:tcPr>
          <w:p w14:paraId="02B51CD1" w14:textId="525040AD" w:rsidR="003E3081" w:rsidRPr="00FE73D4" w:rsidRDefault="003E3081" w:rsidP="003E3081">
            <w:pPr>
              <w:jc w:val="center"/>
              <w:rPr>
                <w:b/>
                <w:bCs/>
                <w:sz w:val="20"/>
                <w:szCs w:val="20"/>
              </w:rPr>
            </w:pPr>
            <w:r w:rsidRPr="00FE73D4">
              <w:rPr>
                <w:b/>
                <w:bCs/>
                <w:sz w:val="20"/>
                <w:szCs w:val="20"/>
              </w:rPr>
              <w:t>Поле</w:t>
            </w:r>
            <w:r>
              <w:rPr>
                <w:b/>
                <w:bCs/>
                <w:sz w:val="20"/>
                <w:szCs w:val="20"/>
              </w:rPr>
              <w:t xml:space="preserve"> документа</w:t>
            </w:r>
          </w:p>
        </w:tc>
        <w:tc>
          <w:tcPr>
            <w:tcW w:w="3053" w:type="dxa"/>
            <w:shd w:val="clear" w:color="auto" w:fill="FFC000"/>
            <w:tcMar>
              <w:top w:w="0" w:type="dxa"/>
              <w:left w:w="108" w:type="dxa"/>
              <w:bottom w:w="0" w:type="dxa"/>
              <w:right w:w="108" w:type="dxa"/>
            </w:tcMar>
            <w:hideMark/>
          </w:tcPr>
          <w:p w14:paraId="791F23E9" w14:textId="5C56036A" w:rsidR="003E3081" w:rsidRPr="00FE73D4" w:rsidRDefault="003E3081" w:rsidP="003E3081">
            <w:pPr>
              <w:jc w:val="center"/>
              <w:rPr>
                <w:b/>
                <w:bCs/>
                <w:sz w:val="20"/>
                <w:szCs w:val="20"/>
              </w:rPr>
            </w:pPr>
            <w:r>
              <w:rPr>
                <w:b/>
                <w:bCs/>
                <w:sz w:val="20"/>
                <w:szCs w:val="20"/>
              </w:rPr>
              <w:t>Содержание поля документа</w:t>
            </w:r>
          </w:p>
        </w:tc>
        <w:tc>
          <w:tcPr>
            <w:tcW w:w="4238" w:type="dxa"/>
            <w:shd w:val="clear" w:color="auto" w:fill="FFC000"/>
            <w:tcMar>
              <w:top w:w="0" w:type="dxa"/>
              <w:left w:w="108" w:type="dxa"/>
              <w:bottom w:w="0" w:type="dxa"/>
              <w:right w:w="108" w:type="dxa"/>
            </w:tcMar>
            <w:hideMark/>
          </w:tcPr>
          <w:p w14:paraId="3AB1A55F" w14:textId="77777777" w:rsidR="003E3081" w:rsidRPr="00FE73D4" w:rsidRDefault="003E3081" w:rsidP="003E3081">
            <w:pPr>
              <w:jc w:val="center"/>
              <w:rPr>
                <w:b/>
                <w:bCs/>
                <w:sz w:val="20"/>
                <w:szCs w:val="20"/>
              </w:rPr>
            </w:pPr>
            <w:r w:rsidRPr="00FE73D4">
              <w:rPr>
                <w:b/>
                <w:bCs/>
                <w:sz w:val="20"/>
                <w:szCs w:val="20"/>
              </w:rPr>
              <w:t>Принцип заполнения</w:t>
            </w:r>
          </w:p>
        </w:tc>
      </w:tr>
      <w:tr w:rsidR="009E1089" w:rsidRPr="00FE73D4" w14:paraId="05718D28" w14:textId="77777777" w:rsidTr="004A6F02">
        <w:tc>
          <w:tcPr>
            <w:tcW w:w="2773" w:type="dxa"/>
            <w:tcMar>
              <w:top w:w="0" w:type="dxa"/>
              <w:left w:w="108" w:type="dxa"/>
              <w:bottom w:w="0" w:type="dxa"/>
              <w:right w:w="108" w:type="dxa"/>
            </w:tcMar>
          </w:tcPr>
          <w:p w14:paraId="50139E48" w14:textId="77777777" w:rsidR="009E1089" w:rsidRPr="00FE73D4" w:rsidRDefault="009E1089" w:rsidP="004A6F02">
            <w:pPr>
              <w:jc w:val="left"/>
              <w:rPr>
                <w:sz w:val="20"/>
                <w:szCs w:val="20"/>
              </w:rPr>
            </w:pPr>
            <w:r>
              <w:rPr>
                <w:sz w:val="20"/>
                <w:szCs w:val="20"/>
              </w:rPr>
              <w:t>Продукт</w:t>
            </w:r>
          </w:p>
        </w:tc>
        <w:tc>
          <w:tcPr>
            <w:tcW w:w="3053" w:type="dxa"/>
            <w:tcMar>
              <w:top w:w="0" w:type="dxa"/>
              <w:left w:w="108" w:type="dxa"/>
              <w:bottom w:w="0" w:type="dxa"/>
              <w:right w:w="108" w:type="dxa"/>
            </w:tcMar>
          </w:tcPr>
          <w:p w14:paraId="1BAC0CB2" w14:textId="77777777" w:rsidR="009E1089" w:rsidRPr="00FE73D4" w:rsidRDefault="009E1089" w:rsidP="004A6F02">
            <w:pPr>
              <w:jc w:val="left"/>
              <w:rPr>
                <w:sz w:val="20"/>
                <w:szCs w:val="20"/>
              </w:rPr>
            </w:pPr>
            <w:r>
              <w:rPr>
                <w:sz w:val="20"/>
                <w:szCs w:val="20"/>
              </w:rPr>
              <w:t>Артикул позиции МТР</w:t>
            </w:r>
          </w:p>
        </w:tc>
        <w:tc>
          <w:tcPr>
            <w:tcW w:w="4238" w:type="dxa"/>
            <w:tcMar>
              <w:top w:w="0" w:type="dxa"/>
              <w:left w:w="108" w:type="dxa"/>
              <w:bottom w:w="0" w:type="dxa"/>
              <w:right w:w="108" w:type="dxa"/>
            </w:tcMar>
          </w:tcPr>
          <w:p w14:paraId="326FC8A7" w14:textId="77777777" w:rsidR="009E1089" w:rsidRPr="00FE73D4" w:rsidRDefault="009E1089" w:rsidP="004A6F02">
            <w:pPr>
              <w:jc w:val="left"/>
              <w:rPr>
                <w:sz w:val="20"/>
                <w:szCs w:val="20"/>
              </w:rPr>
            </w:pPr>
            <w:r>
              <w:rPr>
                <w:sz w:val="20"/>
                <w:szCs w:val="20"/>
              </w:rPr>
              <w:t>Автоматически либо вручную при ручном создании</w:t>
            </w:r>
          </w:p>
        </w:tc>
      </w:tr>
      <w:tr w:rsidR="009E1089" w:rsidRPr="00FE73D4" w14:paraId="5C281794" w14:textId="77777777" w:rsidTr="004A6F02">
        <w:tc>
          <w:tcPr>
            <w:tcW w:w="2773" w:type="dxa"/>
            <w:tcMar>
              <w:top w:w="0" w:type="dxa"/>
              <w:left w:w="108" w:type="dxa"/>
              <w:bottom w:w="0" w:type="dxa"/>
              <w:right w:w="108" w:type="dxa"/>
            </w:tcMar>
          </w:tcPr>
          <w:p w14:paraId="7040ECE1" w14:textId="77777777" w:rsidR="009E1089" w:rsidRPr="00FE73D4" w:rsidRDefault="009E1089" w:rsidP="004A6F02">
            <w:pPr>
              <w:jc w:val="left"/>
              <w:rPr>
                <w:sz w:val="20"/>
                <w:szCs w:val="20"/>
              </w:rPr>
            </w:pPr>
            <w:r>
              <w:rPr>
                <w:sz w:val="20"/>
                <w:szCs w:val="20"/>
              </w:rPr>
              <w:t>Отпускающее складское место</w:t>
            </w:r>
          </w:p>
        </w:tc>
        <w:tc>
          <w:tcPr>
            <w:tcW w:w="3053" w:type="dxa"/>
            <w:tcMar>
              <w:top w:w="0" w:type="dxa"/>
              <w:left w:w="108" w:type="dxa"/>
              <w:bottom w:w="0" w:type="dxa"/>
              <w:right w:w="108" w:type="dxa"/>
            </w:tcMar>
          </w:tcPr>
          <w:p w14:paraId="05CC5A2B" w14:textId="77777777" w:rsidR="009E1089" w:rsidRPr="00FE73D4" w:rsidRDefault="009E1089" w:rsidP="004A6F02">
            <w:pPr>
              <w:jc w:val="left"/>
              <w:rPr>
                <w:sz w:val="20"/>
                <w:szCs w:val="20"/>
              </w:rPr>
            </w:pPr>
            <w:r>
              <w:rPr>
                <w:sz w:val="20"/>
                <w:szCs w:val="20"/>
              </w:rPr>
              <w:t>Складское место (зона/ворота приемки), из которого следует изъять ЕО для размещения</w:t>
            </w:r>
          </w:p>
        </w:tc>
        <w:tc>
          <w:tcPr>
            <w:tcW w:w="4238" w:type="dxa"/>
            <w:tcMar>
              <w:top w:w="0" w:type="dxa"/>
              <w:left w:w="108" w:type="dxa"/>
              <w:bottom w:w="0" w:type="dxa"/>
              <w:right w:w="108" w:type="dxa"/>
            </w:tcMar>
          </w:tcPr>
          <w:p w14:paraId="0BABE2CA" w14:textId="77777777" w:rsidR="009E1089" w:rsidRPr="00FE73D4" w:rsidRDefault="009E1089" w:rsidP="004A6F02">
            <w:pPr>
              <w:jc w:val="left"/>
              <w:rPr>
                <w:sz w:val="20"/>
                <w:szCs w:val="20"/>
              </w:rPr>
            </w:pPr>
            <w:r w:rsidRPr="00C84E2D">
              <w:rPr>
                <w:sz w:val="20"/>
                <w:szCs w:val="20"/>
              </w:rPr>
              <w:t>Автоматически либо вручную при ручном создании</w:t>
            </w:r>
          </w:p>
        </w:tc>
      </w:tr>
      <w:tr w:rsidR="009E1089" w:rsidRPr="00FE73D4" w14:paraId="07B7388F" w14:textId="77777777" w:rsidTr="004A6F02">
        <w:tc>
          <w:tcPr>
            <w:tcW w:w="2773" w:type="dxa"/>
            <w:tcMar>
              <w:top w:w="0" w:type="dxa"/>
              <w:left w:w="108" w:type="dxa"/>
              <w:bottom w:w="0" w:type="dxa"/>
              <w:right w:w="108" w:type="dxa"/>
            </w:tcMar>
          </w:tcPr>
          <w:p w14:paraId="091D6B73" w14:textId="77777777" w:rsidR="009E1089" w:rsidRPr="00FE73D4" w:rsidRDefault="009E1089" w:rsidP="004A6F02">
            <w:pPr>
              <w:jc w:val="left"/>
              <w:rPr>
                <w:sz w:val="20"/>
                <w:szCs w:val="20"/>
              </w:rPr>
            </w:pPr>
            <w:r>
              <w:rPr>
                <w:sz w:val="20"/>
                <w:szCs w:val="20"/>
              </w:rPr>
              <w:t>Отпускающая ЕО</w:t>
            </w:r>
          </w:p>
        </w:tc>
        <w:tc>
          <w:tcPr>
            <w:tcW w:w="3053" w:type="dxa"/>
            <w:tcMar>
              <w:top w:w="0" w:type="dxa"/>
              <w:left w:w="108" w:type="dxa"/>
              <w:bottom w:w="0" w:type="dxa"/>
              <w:right w:w="108" w:type="dxa"/>
            </w:tcMar>
          </w:tcPr>
          <w:p w14:paraId="48AFD6B8" w14:textId="77777777" w:rsidR="009E1089" w:rsidRPr="00FE73D4" w:rsidRDefault="009E1089" w:rsidP="004A6F02">
            <w:pPr>
              <w:jc w:val="left"/>
              <w:rPr>
                <w:sz w:val="20"/>
                <w:szCs w:val="20"/>
              </w:rPr>
            </w:pPr>
            <w:r>
              <w:rPr>
                <w:sz w:val="20"/>
                <w:szCs w:val="20"/>
              </w:rPr>
              <w:t>Номер перемещаемой ЕО</w:t>
            </w:r>
          </w:p>
        </w:tc>
        <w:tc>
          <w:tcPr>
            <w:tcW w:w="4238" w:type="dxa"/>
            <w:tcMar>
              <w:top w:w="0" w:type="dxa"/>
              <w:left w:w="108" w:type="dxa"/>
              <w:bottom w:w="0" w:type="dxa"/>
              <w:right w:w="108" w:type="dxa"/>
            </w:tcMar>
          </w:tcPr>
          <w:p w14:paraId="1CCD36AC" w14:textId="77777777" w:rsidR="009E1089" w:rsidRPr="00FE73D4" w:rsidRDefault="009E1089" w:rsidP="004A6F02">
            <w:pPr>
              <w:jc w:val="left"/>
              <w:rPr>
                <w:sz w:val="20"/>
                <w:szCs w:val="20"/>
              </w:rPr>
            </w:pPr>
            <w:r w:rsidRPr="00C84E2D">
              <w:rPr>
                <w:sz w:val="20"/>
                <w:szCs w:val="20"/>
              </w:rPr>
              <w:t>Автоматически либо вручную при ручном создании</w:t>
            </w:r>
          </w:p>
        </w:tc>
      </w:tr>
      <w:tr w:rsidR="009E1089" w:rsidRPr="00FE73D4" w14:paraId="6480CE0C" w14:textId="77777777" w:rsidTr="004A6F02">
        <w:tc>
          <w:tcPr>
            <w:tcW w:w="2773" w:type="dxa"/>
            <w:tcMar>
              <w:top w:w="0" w:type="dxa"/>
              <w:left w:w="108" w:type="dxa"/>
              <w:bottom w:w="0" w:type="dxa"/>
              <w:right w:w="108" w:type="dxa"/>
            </w:tcMar>
          </w:tcPr>
          <w:p w14:paraId="1B0171C9" w14:textId="77777777" w:rsidR="009E1089" w:rsidRPr="00FE73D4" w:rsidRDefault="009E1089" w:rsidP="004A6F02">
            <w:pPr>
              <w:jc w:val="left"/>
              <w:rPr>
                <w:sz w:val="20"/>
                <w:szCs w:val="20"/>
              </w:rPr>
            </w:pPr>
            <w:r>
              <w:rPr>
                <w:sz w:val="20"/>
                <w:szCs w:val="20"/>
              </w:rPr>
              <w:t>Принимающее складское место</w:t>
            </w:r>
          </w:p>
        </w:tc>
        <w:tc>
          <w:tcPr>
            <w:tcW w:w="3053" w:type="dxa"/>
            <w:tcMar>
              <w:top w:w="0" w:type="dxa"/>
              <w:left w:w="108" w:type="dxa"/>
              <w:bottom w:w="0" w:type="dxa"/>
              <w:right w:w="108" w:type="dxa"/>
            </w:tcMar>
          </w:tcPr>
          <w:p w14:paraId="2176E977" w14:textId="77777777" w:rsidR="009E1089" w:rsidRPr="00FE73D4" w:rsidRDefault="009E1089" w:rsidP="004A6F02">
            <w:pPr>
              <w:jc w:val="left"/>
              <w:rPr>
                <w:sz w:val="20"/>
                <w:szCs w:val="20"/>
              </w:rPr>
            </w:pPr>
            <w:r>
              <w:rPr>
                <w:sz w:val="20"/>
                <w:szCs w:val="20"/>
              </w:rPr>
              <w:t>Целевое складское место, в которое необходимо разместить принятую ЕО</w:t>
            </w:r>
          </w:p>
        </w:tc>
        <w:tc>
          <w:tcPr>
            <w:tcW w:w="4238" w:type="dxa"/>
            <w:tcMar>
              <w:top w:w="0" w:type="dxa"/>
              <w:left w:w="108" w:type="dxa"/>
              <w:bottom w:w="0" w:type="dxa"/>
              <w:right w:w="108" w:type="dxa"/>
            </w:tcMar>
          </w:tcPr>
          <w:p w14:paraId="69E72B9B" w14:textId="77777777" w:rsidR="009E1089" w:rsidRPr="00FE73D4" w:rsidRDefault="009E1089" w:rsidP="004A6F02">
            <w:pPr>
              <w:jc w:val="left"/>
              <w:rPr>
                <w:sz w:val="20"/>
                <w:szCs w:val="20"/>
              </w:rPr>
            </w:pPr>
            <w:r w:rsidRPr="00C84E2D">
              <w:rPr>
                <w:sz w:val="20"/>
                <w:szCs w:val="20"/>
              </w:rPr>
              <w:t>Автоматически либо вручную при ручном создании</w:t>
            </w:r>
          </w:p>
        </w:tc>
      </w:tr>
    </w:tbl>
    <w:p w14:paraId="3C6D7C0D" w14:textId="1B0D996E" w:rsidR="009E1089" w:rsidRDefault="009E1089" w:rsidP="009E1089">
      <w:pPr>
        <w:ind w:firstLine="709"/>
      </w:pPr>
    </w:p>
    <w:p w14:paraId="6EC3C184" w14:textId="77777777" w:rsidR="009E1089" w:rsidRDefault="009E1089" w:rsidP="00823682">
      <w:pPr>
        <w:pStyle w:val="afc"/>
        <w:numPr>
          <w:ilvl w:val="0"/>
          <w:numId w:val="69"/>
        </w:numPr>
      </w:pPr>
      <w:r>
        <w:t xml:space="preserve">Транзакция для назначения оперативной инвентаризации: </w:t>
      </w:r>
      <w:r>
        <w:rPr>
          <w:color w:val="244061" w:themeColor="accent1" w:themeShade="80"/>
          <w:lang w:val="de-DE"/>
        </w:rPr>
        <w:t>/n/</w:t>
      </w:r>
      <w:r w:rsidRPr="00A8327C">
        <w:rPr>
          <w:color w:val="244061" w:themeColor="accent1" w:themeShade="80"/>
          <w:lang w:val="de-DE"/>
        </w:rPr>
        <w:t>SCWM/PI_CREATE</w:t>
      </w:r>
    </w:p>
    <w:p w14:paraId="6DC42940" w14:textId="77777777" w:rsidR="001B7288" w:rsidRDefault="001B7288" w:rsidP="00C82164">
      <w:pPr>
        <w:rPr>
          <w:rFonts w:eastAsia="Calibri"/>
        </w:rPr>
      </w:pPr>
    </w:p>
    <w:p w14:paraId="72604BB6" w14:textId="34A5CD68" w:rsidR="00C82164" w:rsidRDefault="005C1F22" w:rsidP="00DB6B63">
      <w:pPr>
        <w:pStyle w:val="4"/>
      </w:pPr>
      <w:r>
        <w:t>П</w:t>
      </w:r>
      <w:r w:rsidR="00C82164">
        <w:t>о процессу ПП-10.07.04.02-</w:t>
      </w:r>
      <w:r w:rsidR="00C82164">
        <w:rPr>
          <w:lang w:val="en-US"/>
        </w:rPr>
        <w:t>ERP</w:t>
      </w:r>
      <w:r w:rsidR="00C82164">
        <w:t xml:space="preserve"> </w:t>
      </w:r>
      <w:r w:rsidR="0003214C">
        <w:t>П</w:t>
      </w:r>
      <w:r w:rsidR="00C82164">
        <w:t xml:space="preserve">еремещение </w:t>
      </w:r>
      <w:r w:rsidR="005D2B20">
        <w:t>МТР</w:t>
      </w:r>
      <w:r w:rsidR="00C82164">
        <w:t xml:space="preserve"> внутри склада (</w:t>
      </w:r>
      <w:r w:rsidR="00C82164">
        <w:rPr>
          <w:lang w:val="en-US"/>
        </w:rPr>
        <w:t>WMS</w:t>
      </w:r>
      <w:r w:rsidR="00C82164">
        <w:t>)</w:t>
      </w:r>
    </w:p>
    <w:p w14:paraId="103CE718" w14:textId="698ADAE2" w:rsidR="00067E58" w:rsidRDefault="00067E58" w:rsidP="00823682">
      <w:pPr>
        <w:pStyle w:val="afc"/>
        <w:numPr>
          <w:ilvl w:val="0"/>
          <w:numId w:val="69"/>
        </w:numPr>
      </w:pPr>
      <w:r>
        <w:t xml:space="preserve">Транзакция для ручного создания складских заказов и складских задач на перемещение: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ADHU</w:t>
      </w:r>
      <w:r>
        <w:rPr>
          <w:color w:val="244061" w:themeColor="accent1" w:themeShade="80"/>
        </w:rPr>
        <w:t xml:space="preserve"> </w:t>
      </w:r>
      <w:r w:rsidRPr="00164382">
        <w:t xml:space="preserve">(для ЕО) </w:t>
      </w:r>
      <w:r w:rsidRPr="001C2A00">
        <w:t>или</w:t>
      </w:r>
      <w:r>
        <w:rPr>
          <w:color w:val="244061" w:themeColor="accent1" w:themeShade="80"/>
        </w:rPr>
        <w:t xml:space="preserve">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ADPROD</w:t>
      </w:r>
      <w:r>
        <w:rPr>
          <w:color w:val="244061" w:themeColor="accent1" w:themeShade="80"/>
        </w:rPr>
        <w:t xml:space="preserve"> </w:t>
      </w:r>
      <w:r w:rsidRPr="00164382">
        <w:t>(для МТР без ЕО)</w:t>
      </w:r>
    </w:p>
    <w:p w14:paraId="0B7A45CF" w14:textId="189FD055" w:rsidR="00067E58" w:rsidRDefault="00067E58" w:rsidP="00067E58">
      <w:pPr>
        <w:pStyle w:val="aa"/>
        <w:keepNext/>
        <w:spacing w:after="240" w:afterAutospacing="0" w:line="276" w:lineRule="auto"/>
        <w:jc w:val="right"/>
      </w:pPr>
      <w:r w:rsidRPr="00916FAB">
        <w:rPr>
          <w:rFonts w:cs="Arial"/>
          <w:b/>
          <w:sz w:val="22"/>
        </w:rPr>
        <w:t>Таблица</w:t>
      </w:r>
      <w:r>
        <w:rPr>
          <w:rFonts w:cs="Arial"/>
          <w:b/>
          <w:sz w:val="22"/>
        </w:rPr>
        <w:t xml:space="preserve"> </w:t>
      </w:r>
      <w:r w:rsidR="00781E65" w:rsidRPr="001B7DA3">
        <w:rPr>
          <w:rFonts w:cs="Arial"/>
          <w:b/>
          <w:sz w:val="22"/>
        </w:rPr>
        <w:t>144</w:t>
      </w:r>
      <w:r w:rsidRPr="00916FAB">
        <w:rPr>
          <w:rFonts w:cs="Arial"/>
          <w:b/>
          <w:sz w:val="22"/>
        </w:rPr>
        <w:t xml:space="preserve">. </w:t>
      </w:r>
      <w:r>
        <w:rPr>
          <w:rFonts w:cs="Arial"/>
          <w:b/>
          <w:sz w:val="22"/>
        </w:rPr>
        <w:t>Документ Складская задача на перемещение</w:t>
      </w:r>
    </w:p>
    <w:tbl>
      <w:tblPr>
        <w:tblW w:w="10064"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773"/>
        <w:gridCol w:w="3053"/>
        <w:gridCol w:w="4238"/>
      </w:tblGrid>
      <w:tr w:rsidR="003E3081" w:rsidRPr="00FE73D4" w14:paraId="67148978" w14:textId="77777777" w:rsidTr="004A6F02">
        <w:tc>
          <w:tcPr>
            <w:tcW w:w="2773" w:type="dxa"/>
            <w:shd w:val="clear" w:color="auto" w:fill="FFC000"/>
            <w:tcMar>
              <w:top w:w="0" w:type="dxa"/>
              <w:left w:w="108" w:type="dxa"/>
              <w:bottom w:w="0" w:type="dxa"/>
              <w:right w:w="108" w:type="dxa"/>
            </w:tcMar>
            <w:hideMark/>
          </w:tcPr>
          <w:p w14:paraId="6CD4D19D" w14:textId="2E1F5561" w:rsidR="003E3081" w:rsidRPr="00FE73D4" w:rsidRDefault="003E3081" w:rsidP="003E3081">
            <w:pPr>
              <w:jc w:val="center"/>
              <w:rPr>
                <w:b/>
                <w:bCs/>
                <w:sz w:val="20"/>
                <w:szCs w:val="20"/>
              </w:rPr>
            </w:pPr>
            <w:r w:rsidRPr="00FE73D4">
              <w:rPr>
                <w:b/>
                <w:bCs/>
                <w:sz w:val="20"/>
                <w:szCs w:val="20"/>
              </w:rPr>
              <w:t>Поле</w:t>
            </w:r>
            <w:r>
              <w:rPr>
                <w:b/>
                <w:bCs/>
                <w:sz w:val="20"/>
                <w:szCs w:val="20"/>
              </w:rPr>
              <w:t xml:space="preserve"> документа</w:t>
            </w:r>
          </w:p>
        </w:tc>
        <w:tc>
          <w:tcPr>
            <w:tcW w:w="3053" w:type="dxa"/>
            <w:shd w:val="clear" w:color="auto" w:fill="FFC000"/>
            <w:tcMar>
              <w:top w:w="0" w:type="dxa"/>
              <w:left w:w="108" w:type="dxa"/>
              <w:bottom w:w="0" w:type="dxa"/>
              <w:right w:w="108" w:type="dxa"/>
            </w:tcMar>
            <w:hideMark/>
          </w:tcPr>
          <w:p w14:paraId="3B7A75D0" w14:textId="43DC754E" w:rsidR="003E3081" w:rsidRPr="00FE73D4" w:rsidRDefault="003E3081" w:rsidP="003E3081">
            <w:pPr>
              <w:jc w:val="center"/>
              <w:rPr>
                <w:b/>
                <w:bCs/>
                <w:sz w:val="20"/>
                <w:szCs w:val="20"/>
              </w:rPr>
            </w:pPr>
            <w:r>
              <w:rPr>
                <w:b/>
                <w:bCs/>
                <w:sz w:val="20"/>
                <w:szCs w:val="20"/>
              </w:rPr>
              <w:t>Содержание поля документа</w:t>
            </w:r>
          </w:p>
        </w:tc>
        <w:tc>
          <w:tcPr>
            <w:tcW w:w="4238" w:type="dxa"/>
            <w:shd w:val="clear" w:color="auto" w:fill="FFC000"/>
            <w:tcMar>
              <w:top w:w="0" w:type="dxa"/>
              <w:left w:w="108" w:type="dxa"/>
              <w:bottom w:w="0" w:type="dxa"/>
              <w:right w:w="108" w:type="dxa"/>
            </w:tcMar>
            <w:hideMark/>
          </w:tcPr>
          <w:p w14:paraId="6406771D" w14:textId="77777777" w:rsidR="003E3081" w:rsidRPr="00FE73D4" w:rsidRDefault="003E3081" w:rsidP="003E3081">
            <w:pPr>
              <w:jc w:val="center"/>
              <w:rPr>
                <w:b/>
                <w:bCs/>
                <w:sz w:val="20"/>
                <w:szCs w:val="20"/>
              </w:rPr>
            </w:pPr>
            <w:r w:rsidRPr="00FE73D4">
              <w:rPr>
                <w:b/>
                <w:bCs/>
                <w:sz w:val="20"/>
                <w:szCs w:val="20"/>
              </w:rPr>
              <w:t>Принцип заполнения</w:t>
            </w:r>
          </w:p>
        </w:tc>
      </w:tr>
      <w:tr w:rsidR="00067E58" w:rsidRPr="00FE73D4" w14:paraId="119EB573" w14:textId="77777777" w:rsidTr="004A6F02">
        <w:tc>
          <w:tcPr>
            <w:tcW w:w="2773" w:type="dxa"/>
            <w:tcMar>
              <w:top w:w="0" w:type="dxa"/>
              <w:left w:w="108" w:type="dxa"/>
              <w:bottom w:w="0" w:type="dxa"/>
              <w:right w:w="108" w:type="dxa"/>
            </w:tcMar>
          </w:tcPr>
          <w:p w14:paraId="19EABD0D" w14:textId="77777777" w:rsidR="00067E58" w:rsidRPr="00FE73D4" w:rsidRDefault="00067E58" w:rsidP="004A6F02">
            <w:pPr>
              <w:jc w:val="left"/>
              <w:rPr>
                <w:sz w:val="20"/>
                <w:szCs w:val="20"/>
              </w:rPr>
            </w:pPr>
            <w:r>
              <w:rPr>
                <w:sz w:val="20"/>
                <w:szCs w:val="20"/>
              </w:rPr>
              <w:t>Продукт</w:t>
            </w:r>
          </w:p>
        </w:tc>
        <w:tc>
          <w:tcPr>
            <w:tcW w:w="3053" w:type="dxa"/>
            <w:tcMar>
              <w:top w:w="0" w:type="dxa"/>
              <w:left w:w="108" w:type="dxa"/>
              <w:bottom w:w="0" w:type="dxa"/>
              <w:right w:w="108" w:type="dxa"/>
            </w:tcMar>
          </w:tcPr>
          <w:p w14:paraId="5D636A3F" w14:textId="77777777" w:rsidR="00067E58" w:rsidRPr="00FE73D4" w:rsidRDefault="00067E58" w:rsidP="004A6F02">
            <w:pPr>
              <w:jc w:val="left"/>
              <w:rPr>
                <w:sz w:val="20"/>
                <w:szCs w:val="20"/>
              </w:rPr>
            </w:pPr>
            <w:r>
              <w:rPr>
                <w:sz w:val="20"/>
                <w:szCs w:val="20"/>
              </w:rPr>
              <w:t>Артикул позиции МТР</w:t>
            </w:r>
          </w:p>
        </w:tc>
        <w:tc>
          <w:tcPr>
            <w:tcW w:w="4238" w:type="dxa"/>
            <w:tcMar>
              <w:top w:w="0" w:type="dxa"/>
              <w:left w:w="108" w:type="dxa"/>
              <w:bottom w:w="0" w:type="dxa"/>
              <w:right w:w="108" w:type="dxa"/>
            </w:tcMar>
          </w:tcPr>
          <w:p w14:paraId="49EFDA83" w14:textId="77777777" w:rsidR="00067E58" w:rsidRPr="00FE73D4" w:rsidRDefault="00067E58" w:rsidP="004A6F02">
            <w:pPr>
              <w:jc w:val="left"/>
              <w:rPr>
                <w:sz w:val="20"/>
                <w:szCs w:val="20"/>
              </w:rPr>
            </w:pPr>
            <w:r>
              <w:rPr>
                <w:sz w:val="20"/>
                <w:szCs w:val="20"/>
              </w:rPr>
              <w:t>Автоматически либо вручную при ручном создании</w:t>
            </w:r>
          </w:p>
        </w:tc>
      </w:tr>
      <w:tr w:rsidR="00067E58" w:rsidRPr="00FE73D4" w14:paraId="54A12C0F" w14:textId="77777777" w:rsidTr="004A6F02">
        <w:tc>
          <w:tcPr>
            <w:tcW w:w="2773" w:type="dxa"/>
            <w:tcMar>
              <w:top w:w="0" w:type="dxa"/>
              <w:left w:w="108" w:type="dxa"/>
              <w:bottom w:w="0" w:type="dxa"/>
              <w:right w:w="108" w:type="dxa"/>
            </w:tcMar>
          </w:tcPr>
          <w:p w14:paraId="10A3B8CC" w14:textId="77777777" w:rsidR="00067E58" w:rsidRPr="00FE73D4" w:rsidRDefault="00067E58" w:rsidP="004A6F02">
            <w:pPr>
              <w:jc w:val="left"/>
              <w:rPr>
                <w:sz w:val="20"/>
                <w:szCs w:val="20"/>
              </w:rPr>
            </w:pPr>
            <w:r>
              <w:rPr>
                <w:sz w:val="20"/>
                <w:szCs w:val="20"/>
              </w:rPr>
              <w:t>Отпускающее складское место</w:t>
            </w:r>
          </w:p>
        </w:tc>
        <w:tc>
          <w:tcPr>
            <w:tcW w:w="3053" w:type="dxa"/>
            <w:tcMar>
              <w:top w:w="0" w:type="dxa"/>
              <w:left w:w="108" w:type="dxa"/>
              <w:bottom w:w="0" w:type="dxa"/>
              <w:right w:w="108" w:type="dxa"/>
            </w:tcMar>
          </w:tcPr>
          <w:p w14:paraId="73F5308A" w14:textId="77777777" w:rsidR="00067E58" w:rsidRPr="00FE73D4" w:rsidRDefault="00067E58" w:rsidP="004A6F02">
            <w:pPr>
              <w:jc w:val="left"/>
              <w:rPr>
                <w:sz w:val="20"/>
                <w:szCs w:val="20"/>
              </w:rPr>
            </w:pPr>
            <w:r>
              <w:rPr>
                <w:sz w:val="20"/>
                <w:szCs w:val="20"/>
              </w:rPr>
              <w:t>Складское место, из которого следует изъять ЕО/МТР для перемещения</w:t>
            </w:r>
          </w:p>
        </w:tc>
        <w:tc>
          <w:tcPr>
            <w:tcW w:w="4238" w:type="dxa"/>
            <w:tcMar>
              <w:top w:w="0" w:type="dxa"/>
              <w:left w:w="108" w:type="dxa"/>
              <w:bottom w:w="0" w:type="dxa"/>
              <w:right w:w="108" w:type="dxa"/>
            </w:tcMar>
          </w:tcPr>
          <w:p w14:paraId="20541472" w14:textId="77777777" w:rsidR="00067E58" w:rsidRPr="00FE73D4" w:rsidRDefault="00067E58" w:rsidP="004A6F02">
            <w:pPr>
              <w:jc w:val="left"/>
              <w:rPr>
                <w:sz w:val="20"/>
                <w:szCs w:val="20"/>
              </w:rPr>
            </w:pPr>
            <w:r w:rsidRPr="00C84E2D">
              <w:rPr>
                <w:sz w:val="20"/>
                <w:szCs w:val="20"/>
              </w:rPr>
              <w:t>Автоматически либо вручную при ручном создании</w:t>
            </w:r>
          </w:p>
        </w:tc>
      </w:tr>
      <w:tr w:rsidR="00067E58" w:rsidRPr="00FE73D4" w14:paraId="37DD8A57" w14:textId="77777777" w:rsidTr="004A6F02">
        <w:tc>
          <w:tcPr>
            <w:tcW w:w="2773" w:type="dxa"/>
            <w:tcMar>
              <w:top w:w="0" w:type="dxa"/>
              <w:left w:w="108" w:type="dxa"/>
              <w:bottom w:w="0" w:type="dxa"/>
              <w:right w:w="108" w:type="dxa"/>
            </w:tcMar>
          </w:tcPr>
          <w:p w14:paraId="462422B3" w14:textId="77777777" w:rsidR="00067E58" w:rsidRPr="00FE73D4" w:rsidRDefault="00067E58" w:rsidP="004A6F02">
            <w:pPr>
              <w:jc w:val="left"/>
              <w:rPr>
                <w:sz w:val="20"/>
                <w:szCs w:val="20"/>
              </w:rPr>
            </w:pPr>
            <w:r>
              <w:rPr>
                <w:sz w:val="20"/>
                <w:szCs w:val="20"/>
              </w:rPr>
              <w:t>Отпускающая ЕО</w:t>
            </w:r>
          </w:p>
        </w:tc>
        <w:tc>
          <w:tcPr>
            <w:tcW w:w="3053" w:type="dxa"/>
            <w:tcMar>
              <w:top w:w="0" w:type="dxa"/>
              <w:left w:w="108" w:type="dxa"/>
              <w:bottom w:w="0" w:type="dxa"/>
              <w:right w:w="108" w:type="dxa"/>
            </w:tcMar>
          </w:tcPr>
          <w:p w14:paraId="73541267" w14:textId="77777777" w:rsidR="00067E58" w:rsidRPr="00FE73D4" w:rsidRDefault="00067E58" w:rsidP="004A6F02">
            <w:pPr>
              <w:jc w:val="left"/>
              <w:rPr>
                <w:sz w:val="20"/>
                <w:szCs w:val="20"/>
              </w:rPr>
            </w:pPr>
            <w:r>
              <w:rPr>
                <w:sz w:val="20"/>
                <w:szCs w:val="20"/>
              </w:rPr>
              <w:t>Номер отпускающей ЕО</w:t>
            </w:r>
          </w:p>
        </w:tc>
        <w:tc>
          <w:tcPr>
            <w:tcW w:w="4238" w:type="dxa"/>
            <w:tcMar>
              <w:top w:w="0" w:type="dxa"/>
              <w:left w:w="108" w:type="dxa"/>
              <w:bottom w:w="0" w:type="dxa"/>
              <w:right w:w="108" w:type="dxa"/>
            </w:tcMar>
          </w:tcPr>
          <w:p w14:paraId="7B52F067" w14:textId="77777777" w:rsidR="00067E58" w:rsidRPr="00FE73D4" w:rsidRDefault="00067E58" w:rsidP="004A6F02">
            <w:pPr>
              <w:jc w:val="left"/>
              <w:rPr>
                <w:sz w:val="20"/>
                <w:szCs w:val="20"/>
              </w:rPr>
            </w:pPr>
            <w:r w:rsidRPr="00C84E2D">
              <w:rPr>
                <w:sz w:val="20"/>
                <w:szCs w:val="20"/>
              </w:rPr>
              <w:t>Автоматически либо вручную при ручном создании</w:t>
            </w:r>
          </w:p>
        </w:tc>
      </w:tr>
      <w:tr w:rsidR="00067E58" w:rsidRPr="00FE73D4" w14:paraId="3BB9FBEA" w14:textId="77777777" w:rsidTr="004A6F02">
        <w:tc>
          <w:tcPr>
            <w:tcW w:w="2773" w:type="dxa"/>
            <w:tcMar>
              <w:top w:w="0" w:type="dxa"/>
              <w:left w:w="108" w:type="dxa"/>
              <w:bottom w:w="0" w:type="dxa"/>
              <w:right w:w="108" w:type="dxa"/>
            </w:tcMar>
          </w:tcPr>
          <w:p w14:paraId="49110D3D" w14:textId="77777777" w:rsidR="00067E58" w:rsidRPr="00FE73D4" w:rsidRDefault="00067E58" w:rsidP="004A6F02">
            <w:pPr>
              <w:jc w:val="left"/>
              <w:rPr>
                <w:sz w:val="20"/>
                <w:szCs w:val="20"/>
              </w:rPr>
            </w:pPr>
            <w:r>
              <w:rPr>
                <w:sz w:val="20"/>
                <w:szCs w:val="20"/>
              </w:rPr>
              <w:t>Принимающее складское место</w:t>
            </w:r>
          </w:p>
        </w:tc>
        <w:tc>
          <w:tcPr>
            <w:tcW w:w="3053" w:type="dxa"/>
            <w:tcMar>
              <w:top w:w="0" w:type="dxa"/>
              <w:left w:w="108" w:type="dxa"/>
              <w:bottom w:w="0" w:type="dxa"/>
              <w:right w:w="108" w:type="dxa"/>
            </w:tcMar>
          </w:tcPr>
          <w:p w14:paraId="2E35AAA3" w14:textId="77777777" w:rsidR="00067E58" w:rsidRPr="00FE73D4" w:rsidRDefault="00067E58" w:rsidP="004A6F02">
            <w:pPr>
              <w:jc w:val="left"/>
              <w:rPr>
                <w:sz w:val="20"/>
                <w:szCs w:val="20"/>
              </w:rPr>
            </w:pPr>
            <w:r>
              <w:rPr>
                <w:sz w:val="20"/>
                <w:szCs w:val="20"/>
              </w:rPr>
              <w:t>Целевое складское место, в которое необходимо разместить принятую ЕО</w:t>
            </w:r>
          </w:p>
        </w:tc>
        <w:tc>
          <w:tcPr>
            <w:tcW w:w="4238" w:type="dxa"/>
            <w:tcMar>
              <w:top w:w="0" w:type="dxa"/>
              <w:left w:w="108" w:type="dxa"/>
              <w:bottom w:w="0" w:type="dxa"/>
              <w:right w:w="108" w:type="dxa"/>
            </w:tcMar>
          </w:tcPr>
          <w:p w14:paraId="5BE00202" w14:textId="77777777" w:rsidR="00067E58" w:rsidRPr="00FE73D4" w:rsidRDefault="00067E58" w:rsidP="004A6F02">
            <w:pPr>
              <w:jc w:val="left"/>
              <w:rPr>
                <w:sz w:val="20"/>
                <w:szCs w:val="20"/>
              </w:rPr>
            </w:pPr>
            <w:r w:rsidRPr="00C84E2D">
              <w:rPr>
                <w:sz w:val="20"/>
                <w:szCs w:val="20"/>
              </w:rPr>
              <w:t>Автоматически либо вручную при ручном создании</w:t>
            </w:r>
          </w:p>
        </w:tc>
      </w:tr>
      <w:tr w:rsidR="00067E58" w:rsidRPr="00FE73D4" w14:paraId="12620DC3" w14:textId="77777777" w:rsidTr="004A6F02">
        <w:tc>
          <w:tcPr>
            <w:tcW w:w="2773" w:type="dxa"/>
            <w:tcMar>
              <w:top w:w="0" w:type="dxa"/>
              <w:left w:w="108" w:type="dxa"/>
              <w:bottom w:w="0" w:type="dxa"/>
              <w:right w:w="108" w:type="dxa"/>
            </w:tcMar>
          </w:tcPr>
          <w:p w14:paraId="69021D24" w14:textId="77777777" w:rsidR="00067E58" w:rsidRDefault="00067E58" w:rsidP="004A6F02">
            <w:pPr>
              <w:jc w:val="left"/>
              <w:rPr>
                <w:sz w:val="20"/>
                <w:szCs w:val="20"/>
              </w:rPr>
            </w:pPr>
            <w:r>
              <w:rPr>
                <w:sz w:val="20"/>
                <w:szCs w:val="20"/>
              </w:rPr>
              <w:t>Принимающая ЕО</w:t>
            </w:r>
          </w:p>
        </w:tc>
        <w:tc>
          <w:tcPr>
            <w:tcW w:w="3053" w:type="dxa"/>
            <w:tcMar>
              <w:top w:w="0" w:type="dxa"/>
              <w:left w:w="108" w:type="dxa"/>
              <w:bottom w:w="0" w:type="dxa"/>
              <w:right w:w="108" w:type="dxa"/>
            </w:tcMar>
          </w:tcPr>
          <w:p w14:paraId="1124E5D1" w14:textId="77777777" w:rsidR="00067E58" w:rsidRDefault="00067E58" w:rsidP="004A6F02">
            <w:pPr>
              <w:jc w:val="left"/>
              <w:rPr>
                <w:sz w:val="20"/>
                <w:szCs w:val="20"/>
              </w:rPr>
            </w:pPr>
            <w:r>
              <w:rPr>
                <w:sz w:val="20"/>
                <w:szCs w:val="20"/>
              </w:rPr>
              <w:t xml:space="preserve">Номер принимающей ЕО (если в принимающем складском месте есть ЕО) </w:t>
            </w:r>
          </w:p>
        </w:tc>
        <w:tc>
          <w:tcPr>
            <w:tcW w:w="4238" w:type="dxa"/>
            <w:tcMar>
              <w:top w:w="0" w:type="dxa"/>
              <w:left w:w="108" w:type="dxa"/>
              <w:bottom w:w="0" w:type="dxa"/>
              <w:right w:w="108" w:type="dxa"/>
            </w:tcMar>
          </w:tcPr>
          <w:p w14:paraId="4F914071" w14:textId="77777777" w:rsidR="00067E58" w:rsidRPr="00C84E2D" w:rsidRDefault="00067E58" w:rsidP="004A6F02">
            <w:pPr>
              <w:jc w:val="left"/>
              <w:rPr>
                <w:sz w:val="20"/>
                <w:szCs w:val="20"/>
              </w:rPr>
            </w:pPr>
            <w:r w:rsidRPr="00C84E2D">
              <w:rPr>
                <w:sz w:val="20"/>
                <w:szCs w:val="20"/>
              </w:rPr>
              <w:t>Автоматически либо вручную при ручном создании</w:t>
            </w:r>
          </w:p>
        </w:tc>
      </w:tr>
    </w:tbl>
    <w:p w14:paraId="3BFA907D" w14:textId="77777777" w:rsidR="00E608F2" w:rsidRDefault="00E608F2" w:rsidP="00067E58">
      <w:pPr>
        <w:ind w:firstLine="709"/>
      </w:pPr>
    </w:p>
    <w:p w14:paraId="5F2EA21A" w14:textId="77777777" w:rsidR="00E608F2" w:rsidRDefault="00E608F2" w:rsidP="00823682">
      <w:pPr>
        <w:pStyle w:val="afc"/>
        <w:numPr>
          <w:ilvl w:val="0"/>
          <w:numId w:val="69"/>
        </w:numPr>
      </w:pPr>
      <w:r>
        <w:t xml:space="preserve">Транзакция для подтверждения складских задач в ручном режиме оператором склада СП: </w:t>
      </w:r>
      <w:r>
        <w:rPr>
          <w:color w:val="244061" w:themeColor="accent1" w:themeShade="80"/>
          <w:lang w:val="de-DE"/>
        </w:rPr>
        <w:t>/n/</w:t>
      </w:r>
      <w:r w:rsidRPr="00A8327C">
        <w:rPr>
          <w:color w:val="244061" w:themeColor="accent1" w:themeShade="80"/>
          <w:lang w:val="de-DE"/>
        </w:rPr>
        <w:t>SCWM</w:t>
      </w:r>
      <w:r>
        <w:rPr>
          <w:color w:val="244061" w:themeColor="accent1" w:themeShade="80"/>
        </w:rPr>
        <w:t>/</w:t>
      </w:r>
      <w:r>
        <w:rPr>
          <w:color w:val="244061" w:themeColor="accent1" w:themeShade="80"/>
          <w:lang w:val="en-US"/>
        </w:rPr>
        <w:t>TO</w:t>
      </w:r>
      <w:r w:rsidRPr="004E6E66">
        <w:rPr>
          <w:color w:val="244061" w:themeColor="accent1" w:themeShade="80"/>
        </w:rPr>
        <w:t>_</w:t>
      </w:r>
      <w:r>
        <w:rPr>
          <w:color w:val="244061" w:themeColor="accent1" w:themeShade="80"/>
          <w:lang w:val="en-US"/>
        </w:rPr>
        <w:t>CONF</w:t>
      </w:r>
    </w:p>
    <w:p w14:paraId="54F9E00E" w14:textId="057063C5" w:rsidR="00E608F2" w:rsidRPr="003E35F4" w:rsidRDefault="00E608F2" w:rsidP="00823682">
      <w:pPr>
        <w:pStyle w:val="afc"/>
        <w:numPr>
          <w:ilvl w:val="0"/>
          <w:numId w:val="69"/>
        </w:numPr>
      </w:pPr>
      <w:r>
        <w:t xml:space="preserve">Транзакция для ручного создания и проведения документа Проводка переноса: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POST</w:t>
      </w:r>
    </w:p>
    <w:p w14:paraId="43B0428D" w14:textId="1C268239" w:rsidR="003E35F4" w:rsidRDefault="003E35F4" w:rsidP="00823682">
      <w:pPr>
        <w:pStyle w:val="afc"/>
        <w:numPr>
          <w:ilvl w:val="0"/>
          <w:numId w:val="69"/>
        </w:numPr>
      </w:pPr>
      <w:r>
        <w:t xml:space="preserve">Транзакция для ведения Проводки переноса: </w:t>
      </w:r>
      <w:r w:rsidRPr="003E35F4">
        <w:rPr>
          <w:color w:val="1F497D" w:themeColor="text2"/>
        </w:rPr>
        <w:t>/SCWM/IM_PC</w:t>
      </w:r>
    </w:p>
    <w:p w14:paraId="59601614" w14:textId="77777777" w:rsidR="005D2B20" w:rsidRDefault="005D2B20" w:rsidP="005D2B20">
      <w:pPr>
        <w:ind w:firstLine="709"/>
      </w:pPr>
    </w:p>
    <w:p w14:paraId="2BD649D4" w14:textId="6900A8FE" w:rsidR="00E608F2" w:rsidRPr="00E608F2" w:rsidRDefault="00E608F2" w:rsidP="005D2B20">
      <w:pPr>
        <w:ind w:firstLine="709"/>
      </w:pPr>
      <w:r>
        <w:t>Документ проводки переноса содержит следующие доступные к редактированию данные:</w:t>
      </w:r>
    </w:p>
    <w:p w14:paraId="548671A9" w14:textId="69AA2F3E" w:rsidR="00E608F2" w:rsidRPr="00E608F2" w:rsidRDefault="00E608F2" w:rsidP="00E608F2">
      <w:pPr>
        <w:pStyle w:val="aa"/>
        <w:keepNext/>
        <w:spacing w:after="240" w:afterAutospacing="0" w:line="276" w:lineRule="auto"/>
        <w:jc w:val="right"/>
      </w:pPr>
      <w:bookmarkStart w:id="1942" w:name="_Hlk517357052"/>
      <w:r w:rsidRPr="00E608F2">
        <w:rPr>
          <w:rFonts w:cs="Arial"/>
          <w:b/>
          <w:sz w:val="22"/>
        </w:rPr>
        <w:lastRenderedPageBreak/>
        <w:t xml:space="preserve">Таблица </w:t>
      </w:r>
      <w:r w:rsidR="00781E65">
        <w:rPr>
          <w:rFonts w:cs="Arial"/>
          <w:b/>
          <w:sz w:val="22"/>
          <w:lang w:val="en-US"/>
        </w:rPr>
        <w:t>145</w:t>
      </w:r>
      <w:r w:rsidRPr="00E608F2">
        <w:rPr>
          <w:rFonts w:cs="Arial"/>
          <w:b/>
          <w:sz w:val="22"/>
        </w:rPr>
        <w:t>. Документ Проводка переноса</w:t>
      </w:r>
    </w:p>
    <w:tbl>
      <w:tblPr>
        <w:tblW w:w="1006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73"/>
        <w:gridCol w:w="3053"/>
        <w:gridCol w:w="4238"/>
      </w:tblGrid>
      <w:tr w:rsidR="003E3081" w:rsidRPr="00E608F2" w14:paraId="4EA03AC6" w14:textId="77777777" w:rsidTr="006D0C93">
        <w:tc>
          <w:tcPr>
            <w:tcW w:w="2773" w:type="dxa"/>
            <w:shd w:val="clear" w:color="auto" w:fill="FFC000"/>
            <w:tcMar>
              <w:top w:w="0" w:type="dxa"/>
              <w:left w:w="108" w:type="dxa"/>
              <w:bottom w:w="0" w:type="dxa"/>
              <w:right w:w="108" w:type="dxa"/>
            </w:tcMar>
            <w:hideMark/>
          </w:tcPr>
          <w:p w14:paraId="44C34A7E" w14:textId="7EBD4E2D" w:rsidR="003E3081" w:rsidRPr="00E608F2" w:rsidRDefault="003E3081" w:rsidP="003E3081">
            <w:pPr>
              <w:jc w:val="center"/>
              <w:rPr>
                <w:b/>
                <w:bCs/>
                <w:sz w:val="20"/>
                <w:szCs w:val="20"/>
              </w:rPr>
            </w:pPr>
            <w:r w:rsidRPr="00FE73D4">
              <w:rPr>
                <w:b/>
                <w:bCs/>
                <w:sz w:val="20"/>
                <w:szCs w:val="20"/>
              </w:rPr>
              <w:t>Поле</w:t>
            </w:r>
            <w:r>
              <w:rPr>
                <w:b/>
                <w:bCs/>
                <w:sz w:val="20"/>
                <w:szCs w:val="20"/>
              </w:rPr>
              <w:t xml:space="preserve"> документа</w:t>
            </w:r>
          </w:p>
        </w:tc>
        <w:tc>
          <w:tcPr>
            <w:tcW w:w="3053" w:type="dxa"/>
            <w:shd w:val="clear" w:color="auto" w:fill="FFC000"/>
            <w:tcMar>
              <w:top w:w="0" w:type="dxa"/>
              <w:left w:w="108" w:type="dxa"/>
              <w:bottom w:w="0" w:type="dxa"/>
              <w:right w:w="108" w:type="dxa"/>
            </w:tcMar>
            <w:hideMark/>
          </w:tcPr>
          <w:p w14:paraId="130DA568" w14:textId="58835969" w:rsidR="003E3081" w:rsidRPr="00E608F2" w:rsidRDefault="003E3081" w:rsidP="003E3081">
            <w:pPr>
              <w:jc w:val="center"/>
              <w:rPr>
                <w:b/>
                <w:bCs/>
                <w:sz w:val="20"/>
                <w:szCs w:val="20"/>
              </w:rPr>
            </w:pPr>
            <w:r>
              <w:rPr>
                <w:b/>
                <w:bCs/>
                <w:sz w:val="20"/>
                <w:szCs w:val="20"/>
              </w:rPr>
              <w:t>Содержание поля документа</w:t>
            </w:r>
          </w:p>
        </w:tc>
        <w:tc>
          <w:tcPr>
            <w:tcW w:w="4238" w:type="dxa"/>
            <w:shd w:val="clear" w:color="auto" w:fill="FFC000"/>
            <w:tcMar>
              <w:top w:w="0" w:type="dxa"/>
              <w:left w:w="108" w:type="dxa"/>
              <w:bottom w:w="0" w:type="dxa"/>
              <w:right w:w="108" w:type="dxa"/>
            </w:tcMar>
            <w:hideMark/>
          </w:tcPr>
          <w:p w14:paraId="0D8F5443" w14:textId="77777777" w:rsidR="003E3081" w:rsidRPr="00E608F2" w:rsidRDefault="003E3081" w:rsidP="003E3081">
            <w:pPr>
              <w:jc w:val="center"/>
              <w:rPr>
                <w:b/>
                <w:bCs/>
                <w:sz w:val="20"/>
                <w:szCs w:val="20"/>
              </w:rPr>
            </w:pPr>
            <w:r w:rsidRPr="00E608F2">
              <w:rPr>
                <w:b/>
                <w:bCs/>
                <w:sz w:val="20"/>
                <w:szCs w:val="20"/>
              </w:rPr>
              <w:t>Принцип заполнения</w:t>
            </w:r>
          </w:p>
        </w:tc>
      </w:tr>
      <w:tr w:rsidR="00E608F2" w:rsidRPr="00E608F2" w14:paraId="1738EC84" w14:textId="77777777" w:rsidTr="006D0C93">
        <w:tc>
          <w:tcPr>
            <w:tcW w:w="2773" w:type="dxa"/>
            <w:tcMar>
              <w:top w:w="0" w:type="dxa"/>
              <w:left w:w="108" w:type="dxa"/>
              <w:bottom w:w="0" w:type="dxa"/>
              <w:right w:w="108" w:type="dxa"/>
            </w:tcMar>
          </w:tcPr>
          <w:p w14:paraId="73FB8CC0" w14:textId="77777777" w:rsidR="00E608F2" w:rsidRPr="00E608F2" w:rsidRDefault="00E608F2" w:rsidP="004A6F02">
            <w:pPr>
              <w:rPr>
                <w:sz w:val="20"/>
                <w:szCs w:val="20"/>
              </w:rPr>
            </w:pPr>
            <w:r w:rsidRPr="00E608F2">
              <w:rPr>
                <w:sz w:val="20"/>
                <w:szCs w:val="20"/>
              </w:rPr>
              <w:t>Складское место</w:t>
            </w:r>
          </w:p>
        </w:tc>
        <w:tc>
          <w:tcPr>
            <w:tcW w:w="3053" w:type="dxa"/>
            <w:tcMar>
              <w:top w:w="0" w:type="dxa"/>
              <w:left w:w="108" w:type="dxa"/>
              <w:bottom w:w="0" w:type="dxa"/>
              <w:right w:w="108" w:type="dxa"/>
            </w:tcMar>
          </w:tcPr>
          <w:p w14:paraId="1453A541" w14:textId="77777777" w:rsidR="00E608F2" w:rsidRPr="00E608F2" w:rsidRDefault="00E608F2" w:rsidP="004A6F02">
            <w:pPr>
              <w:rPr>
                <w:sz w:val="20"/>
                <w:szCs w:val="20"/>
              </w:rPr>
            </w:pPr>
            <w:r w:rsidRPr="00E608F2">
              <w:rPr>
                <w:sz w:val="20"/>
                <w:szCs w:val="20"/>
              </w:rPr>
              <w:t>Складское место, в котором находится МТР</w:t>
            </w:r>
          </w:p>
        </w:tc>
        <w:tc>
          <w:tcPr>
            <w:tcW w:w="4238" w:type="dxa"/>
            <w:tcMar>
              <w:top w:w="0" w:type="dxa"/>
              <w:left w:w="108" w:type="dxa"/>
              <w:bottom w:w="0" w:type="dxa"/>
              <w:right w:w="108" w:type="dxa"/>
            </w:tcMar>
          </w:tcPr>
          <w:p w14:paraId="67F759B2" w14:textId="77777777" w:rsidR="00E608F2" w:rsidRPr="00E608F2" w:rsidRDefault="00E608F2" w:rsidP="004A6F02">
            <w:pPr>
              <w:rPr>
                <w:sz w:val="20"/>
                <w:szCs w:val="20"/>
              </w:rPr>
            </w:pPr>
            <w:r w:rsidRPr="00E608F2">
              <w:rPr>
                <w:sz w:val="20"/>
                <w:szCs w:val="20"/>
              </w:rPr>
              <w:t>Вручную по фактическому значению</w:t>
            </w:r>
          </w:p>
        </w:tc>
      </w:tr>
      <w:tr w:rsidR="00E608F2" w:rsidRPr="00E608F2" w14:paraId="1F4F62C7" w14:textId="77777777" w:rsidTr="006D0C93">
        <w:tc>
          <w:tcPr>
            <w:tcW w:w="2773" w:type="dxa"/>
            <w:tcMar>
              <w:top w:w="0" w:type="dxa"/>
              <w:left w:w="108" w:type="dxa"/>
              <w:bottom w:w="0" w:type="dxa"/>
              <w:right w:w="108" w:type="dxa"/>
            </w:tcMar>
          </w:tcPr>
          <w:p w14:paraId="7DD6382D" w14:textId="77777777" w:rsidR="00E608F2" w:rsidRPr="00E608F2" w:rsidRDefault="00E608F2" w:rsidP="004A6F02">
            <w:pPr>
              <w:rPr>
                <w:sz w:val="20"/>
                <w:szCs w:val="20"/>
              </w:rPr>
            </w:pPr>
            <w:r w:rsidRPr="00E608F2">
              <w:rPr>
                <w:sz w:val="20"/>
                <w:szCs w:val="20"/>
              </w:rPr>
              <w:t>Единица обработки</w:t>
            </w:r>
          </w:p>
        </w:tc>
        <w:tc>
          <w:tcPr>
            <w:tcW w:w="3053" w:type="dxa"/>
            <w:tcMar>
              <w:top w:w="0" w:type="dxa"/>
              <w:left w:w="108" w:type="dxa"/>
              <w:bottom w:w="0" w:type="dxa"/>
              <w:right w:w="108" w:type="dxa"/>
            </w:tcMar>
          </w:tcPr>
          <w:p w14:paraId="1E360758" w14:textId="77777777" w:rsidR="00E608F2" w:rsidRPr="00E608F2" w:rsidRDefault="00E608F2" w:rsidP="004A6F02">
            <w:pPr>
              <w:rPr>
                <w:sz w:val="20"/>
                <w:szCs w:val="20"/>
              </w:rPr>
            </w:pPr>
            <w:r w:rsidRPr="00E608F2">
              <w:rPr>
                <w:sz w:val="20"/>
                <w:szCs w:val="20"/>
              </w:rPr>
              <w:t>ЕО, на которой числится МТР</w:t>
            </w:r>
          </w:p>
        </w:tc>
        <w:tc>
          <w:tcPr>
            <w:tcW w:w="4238" w:type="dxa"/>
            <w:tcMar>
              <w:top w:w="0" w:type="dxa"/>
              <w:left w:w="108" w:type="dxa"/>
              <w:bottom w:w="0" w:type="dxa"/>
              <w:right w:w="108" w:type="dxa"/>
            </w:tcMar>
          </w:tcPr>
          <w:p w14:paraId="19C46B26" w14:textId="77777777" w:rsidR="00E608F2" w:rsidRPr="00E608F2" w:rsidRDefault="00E608F2" w:rsidP="004A6F02">
            <w:pPr>
              <w:rPr>
                <w:sz w:val="20"/>
                <w:szCs w:val="20"/>
              </w:rPr>
            </w:pPr>
            <w:r w:rsidRPr="00E608F2">
              <w:rPr>
                <w:sz w:val="20"/>
                <w:szCs w:val="20"/>
              </w:rPr>
              <w:t>Вручную по фактическому значению</w:t>
            </w:r>
          </w:p>
        </w:tc>
      </w:tr>
      <w:tr w:rsidR="00E608F2" w:rsidRPr="00E608F2" w14:paraId="0B3A6CAA" w14:textId="77777777" w:rsidTr="006D0C93">
        <w:tc>
          <w:tcPr>
            <w:tcW w:w="2773" w:type="dxa"/>
            <w:tcMar>
              <w:top w:w="0" w:type="dxa"/>
              <w:left w:w="108" w:type="dxa"/>
              <w:bottom w:w="0" w:type="dxa"/>
              <w:right w:w="108" w:type="dxa"/>
            </w:tcMar>
          </w:tcPr>
          <w:p w14:paraId="438D3B31" w14:textId="77777777" w:rsidR="00E608F2" w:rsidRPr="00E608F2" w:rsidRDefault="00E608F2" w:rsidP="004A6F02">
            <w:pPr>
              <w:rPr>
                <w:sz w:val="20"/>
                <w:szCs w:val="20"/>
              </w:rPr>
            </w:pPr>
            <w:r w:rsidRPr="00E608F2">
              <w:rPr>
                <w:sz w:val="20"/>
                <w:szCs w:val="20"/>
              </w:rPr>
              <w:t>Продукт</w:t>
            </w:r>
          </w:p>
        </w:tc>
        <w:tc>
          <w:tcPr>
            <w:tcW w:w="3053" w:type="dxa"/>
            <w:tcMar>
              <w:top w:w="0" w:type="dxa"/>
              <w:left w:w="108" w:type="dxa"/>
              <w:bottom w:w="0" w:type="dxa"/>
              <w:right w:w="108" w:type="dxa"/>
            </w:tcMar>
          </w:tcPr>
          <w:p w14:paraId="1C24AAE8" w14:textId="77777777" w:rsidR="00E608F2" w:rsidRPr="00E608F2" w:rsidRDefault="00E608F2" w:rsidP="004A6F02">
            <w:pPr>
              <w:rPr>
                <w:sz w:val="20"/>
                <w:szCs w:val="20"/>
              </w:rPr>
            </w:pPr>
            <w:r w:rsidRPr="00E608F2">
              <w:rPr>
                <w:sz w:val="20"/>
                <w:szCs w:val="20"/>
              </w:rPr>
              <w:t>Артикул МТР</w:t>
            </w:r>
          </w:p>
        </w:tc>
        <w:tc>
          <w:tcPr>
            <w:tcW w:w="4238" w:type="dxa"/>
            <w:tcMar>
              <w:top w:w="0" w:type="dxa"/>
              <w:left w:w="108" w:type="dxa"/>
              <w:bottom w:w="0" w:type="dxa"/>
              <w:right w:w="108" w:type="dxa"/>
            </w:tcMar>
          </w:tcPr>
          <w:p w14:paraId="45BD5388" w14:textId="77777777" w:rsidR="00E608F2" w:rsidRPr="00E608F2" w:rsidRDefault="00E608F2" w:rsidP="004A6F02">
            <w:pPr>
              <w:rPr>
                <w:sz w:val="20"/>
                <w:szCs w:val="20"/>
              </w:rPr>
            </w:pPr>
            <w:r w:rsidRPr="00E608F2">
              <w:rPr>
                <w:sz w:val="20"/>
                <w:szCs w:val="20"/>
              </w:rPr>
              <w:t>Вручную по фактическому значению</w:t>
            </w:r>
          </w:p>
        </w:tc>
      </w:tr>
      <w:tr w:rsidR="00E608F2" w:rsidRPr="00E608F2" w14:paraId="313ACD6C" w14:textId="77777777" w:rsidTr="006D0C93">
        <w:tc>
          <w:tcPr>
            <w:tcW w:w="2773" w:type="dxa"/>
            <w:tcMar>
              <w:top w:w="0" w:type="dxa"/>
              <w:left w:w="108" w:type="dxa"/>
              <w:bottom w:w="0" w:type="dxa"/>
              <w:right w:w="108" w:type="dxa"/>
            </w:tcMar>
          </w:tcPr>
          <w:p w14:paraId="5B676A95" w14:textId="77777777" w:rsidR="00E608F2" w:rsidRPr="00E608F2" w:rsidRDefault="00E608F2" w:rsidP="004A6F02">
            <w:pPr>
              <w:rPr>
                <w:sz w:val="20"/>
                <w:szCs w:val="20"/>
              </w:rPr>
            </w:pPr>
            <w:r w:rsidRPr="00E608F2">
              <w:rPr>
                <w:sz w:val="20"/>
                <w:szCs w:val="20"/>
              </w:rPr>
              <w:t>Партия</w:t>
            </w:r>
          </w:p>
        </w:tc>
        <w:tc>
          <w:tcPr>
            <w:tcW w:w="3053" w:type="dxa"/>
            <w:tcMar>
              <w:top w:w="0" w:type="dxa"/>
              <w:left w:w="108" w:type="dxa"/>
              <w:bottom w:w="0" w:type="dxa"/>
              <w:right w:w="108" w:type="dxa"/>
            </w:tcMar>
          </w:tcPr>
          <w:p w14:paraId="2970B224" w14:textId="77777777" w:rsidR="00E608F2" w:rsidRPr="00E608F2" w:rsidRDefault="00E608F2" w:rsidP="004A6F02">
            <w:pPr>
              <w:rPr>
                <w:sz w:val="20"/>
                <w:szCs w:val="20"/>
              </w:rPr>
            </w:pPr>
            <w:r w:rsidRPr="00E608F2">
              <w:rPr>
                <w:sz w:val="20"/>
                <w:szCs w:val="20"/>
              </w:rPr>
              <w:t>Партия МТР</w:t>
            </w:r>
          </w:p>
        </w:tc>
        <w:tc>
          <w:tcPr>
            <w:tcW w:w="4238" w:type="dxa"/>
            <w:tcMar>
              <w:top w:w="0" w:type="dxa"/>
              <w:left w:w="108" w:type="dxa"/>
              <w:bottom w:w="0" w:type="dxa"/>
              <w:right w:w="108" w:type="dxa"/>
            </w:tcMar>
          </w:tcPr>
          <w:p w14:paraId="636EEB03" w14:textId="77777777" w:rsidR="00E608F2" w:rsidRPr="00E608F2" w:rsidRDefault="00E608F2" w:rsidP="004A6F02">
            <w:pPr>
              <w:rPr>
                <w:sz w:val="20"/>
                <w:szCs w:val="20"/>
              </w:rPr>
            </w:pPr>
            <w:r w:rsidRPr="00E608F2">
              <w:rPr>
                <w:sz w:val="20"/>
                <w:szCs w:val="20"/>
              </w:rPr>
              <w:t>Вручную по фактическому значению</w:t>
            </w:r>
          </w:p>
        </w:tc>
      </w:tr>
      <w:bookmarkEnd w:id="1942"/>
    </w:tbl>
    <w:p w14:paraId="4D5FCB10" w14:textId="6EFDF2BC" w:rsidR="006737EE" w:rsidRDefault="006737EE" w:rsidP="006737EE"/>
    <w:p w14:paraId="14BEF20F" w14:textId="77777777" w:rsidR="007A47F7" w:rsidRDefault="007A47F7" w:rsidP="006737EE"/>
    <w:p w14:paraId="551AB15F" w14:textId="47C4CD81" w:rsidR="00E608F2" w:rsidRDefault="005C1F22" w:rsidP="00DB6B63">
      <w:pPr>
        <w:pStyle w:val="4"/>
      </w:pPr>
      <w:r>
        <w:t>П</w:t>
      </w:r>
      <w:r w:rsidR="0003214C">
        <w:t>о процессу ПП-10.07.04.03</w:t>
      </w:r>
      <w:r w:rsidR="00276D5F">
        <w:t>-</w:t>
      </w:r>
      <w:r w:rsidR="00276D5F">
        <w:rPr>
          <w:lang w:val="en-US"/>
        </w:rPr>
        <w:t>ERP</w:t>
      </w:r>
      <w:r w:rsidR="0003214C">
        <w:t xml:space="preserve"> В</w:t>
      </w:r>
      <w:r w:rsidR="00E608F2">
        <w:t>ыполнение инвента</w:t>
      </w:r>
      <w:r w:rsidR="00883F24">
        <w:t>р</w:t>
      </w:r>
      <w:r w:rsidR="00E608F2">
        <w:t xml:space="preserve">изации </w:t>
      </w:r>
      <w:r w:rsidR="005D2B20">
        <w:t>МТР</w:t>
      </w:r>
      <w:r w:rsidR="00E608F2">
        <w:t xml:space="preserve"> (</w:t>
      </w:r>
      <w:r w:rsidR="00E608F2">
        <w:rPr>
          <w:lang w:val="en-US"/>
        </w:rPr>
        <w:t>WMS</w:t>
      </w:r>
      <w:r w:rsidR="00E608F2">
        <w:t>)</w:t>
      </w:r>
    </w:p>
    <w:p w14:paraId="446FB4EF" w14:textId="77777777" w:rsidR="00B35A1D" w:rsidRDefault="00B35A1D" w:rsidP="00B35A1D"/>
    <w:p w14:paraId="355AE42E" w14:textId="2623BF54" w:rsidR="00883F24" w:rsidRDefault="00883F24" w:rsidP="00823682">
      <w:pPr>
        <w:pStyle w:val="afc"/>
        <w:numPr>
          <w:ilvl w:val="0"/>
          <w:numId w:val="69"/>
        </w:numPr>
      </w:pPr>
      <w:r>
        <w:t>Транзакция для создания документа инвент</w:t>
      </w:r>
      <w:r w:rsidR="005D2B20">
        <w:t>а</w:t>
      </w:r>
      <w:r>
        <w:t xml:space="preserve">ризации: </w:t>
      </w:r>
      <w:r>
        <w:rPr>
          <w:color w:val="244061" w:themeColor="accent1" w:themeShade="80"/>
          <w:lang w:val="de-DE"/>
        </w:rPr>
        <w:t>/n/</w:t>
      </w:r>
      <w:r w:rsidRPr="00A8327C">
        <w:rPr>
          <w:color w:val="244061" w:themeColor="accent1" w:themeShade="80"/>
          <w:lang w:val="de-DE"/>
        </w:rPr>
        <w:t>SCWM/PI_CREATE</w:t>
      </w:r>
    </w:p>
    <w:p w14:paraId="7AF08AE7" w14:textId="77777777" w:rsidR="00883F24" w:rsidRPr="005366AC" w:rsidRDefault="00883F24" w:rsidP="00883F24">
      <w:pPr>
        <w:ind w:firstLine="708"/>
      </w:pPr>
    </w:p>
    <w:p w14:paraId="790DCA15" w14:textId="77777777" w:rsidR="00883F24" w:rsidRDefault="00883F24" w:rsidP="00883F24">
      <w:pPr>
        <w:ind w:firstLine="709"/>
      </w:pPr>
      <w:r>
        <w:t>Документ содержит данные, указанные в таблице ниже.</w:t>
      </w:r>
    </w:p>
    <w:p w14:paraId="210E85BC" w14:textId="3E1515F1" w:rsidR="00883F24" w:rsidRDefault="00883F24" w:rsidP="00883F24">
      <w:pPr>
        <w:pStyle w:val="aa"/>
        <w:keepNext/>
        <w:spacing w:after="240" w:afterAutospacing="0" w:line="276" w:lineRule="auto"/>
        <w:jc w:val="right"/>
      </w:pPr>
      <w:r w:rsidRPr="00916FAB">
        <w:rPr>
          <w:rFonts w:cs="Arial"/>
          <w:b/>
          <w:sz w:val="22"/>
        </w:rPr>
        <w:t>Таблица</w:t>
      </w:r>
      <w:r>
        <w:rPr>
          <w:rFonts w:cs="Arial"/>
          <w:b/>
          <w:sz w:val="22"/>
        </w:rPr>
        <w:t xml:space="preserve"> </w:t>
      </w:r>
      <w:r w:rsidR="00781E65">
        <w:rPr>
          <w:rFonts w:cs="Arial"/>
          <w:b/>
          <w:sz w:val="22"/>
          <w:lang w:val="en-US"/>
        </w:rPr>
        <w:t>146</w:t>
      </w:r>
      <w:r w:rsidRPr="00916FAB">
        <w:rPr>
          <w:rFonts w:cs="Arial"/>
          <w:b/>
          <w:sz w:val="22"/>
        </w:rPr>
        <w:t xml:space="preserve">. </w:t>
      </w:r>
      <w:r>
        <w:rPr>
          <w:rFonts w:cs="Arial"/>
          <w:b/>
          <w:sz w:val="22"/>
        </w:rPr>
        <w:t>Документ Инвентаризации</w:t>
      </w:r>
    </w:p>
    <w:tbl>
      <w:tblPr>
        <w:tblW w:w="9786"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773"/>
        <w:gridCol w:w="4178"/>
        <w:gridCol w:w="2835"/>
      </w:tblGrid>
      <w:tr w:rsidR="003E3081" w:rsidRPr="00FE73D4" w14:paraId="1CACA88A" w14:textId="77777777" w:rsidTr="007A47F7">
        <w:tc>
          <w:tcPr>
            <w:tcW w:w="2773" w:type="dxa"/>
            <w:shd w:val="clear" w:color="auto" w:fill="FFC000"/>
            <w:tcMar>
              <w:top w:w="0" w:type="dxa"/>
              <w:left w:w="108" w:type="dxa"/>
              <w:bottom w:w="0" w:type="dxa"/>
              <w:right w:w="108" w:type="dxa"/>
            </w:tcMar>
            <w:hideMark/>
          </w:tcPr>
          <w:p w14:paraId="452D4BBF" w14:textId="4670D630" w:rsidR="003E3081" w:rsidRPr="00FE73D4" w:rsidRDefault="003E3081" w:rsidP="003E3081">
            <w:pPr>
              <w:jc w:val="center"/>
              <w:rPr>
                <w:b/>
                <w:bCs/>
                <w:sz w:val="20"/>
                <w:szCs w:val="20"/>
              </w:rPr>
            </w:pPr>
            <w:r w:rsidRPr="00FE73D4">
              <w:rPr>
                <w:b/>
                <w:bCs/>
                <w:sz w:val="20"/>
                <w:szCs w:val="20"/>
              </w:rPr>
              <w:t>Поле</w:t>
            </w:r>
            <w:r>
              <w:rPr>
                <w:b/>
                <w:bCs/>
                <w:sz w:val="20"/>
                <w:szCs w:val="20"/>
              </w:rPr>
              <w:t xml:space="preserve"> документа</w:t>
            </w:r>
          </w:p>
        </w:tc>
        <w:tc>
          <w:tcPr>
            <w:tcW w:w="4178" w:type="dxa"/>
            <w:shd w:val="clear" w:color="auto" w:fill="FFC000"/>
            <w:tcMar>
              <w:top w:w="0" w:type="dxa"/>
              <w:left w:w="108" w:type="dxa"/>
              <w:bottom w:w="0" w:type="dxa"/>
              <w:right w:w="108" w:type="dxa"/>
            </w:tcMar>
            <w:hideMark/>
          </w:tcPr>
          <w:p w14:paraId="75BFBF0B" w14:textId="33F8DF0C" w:rsidR="003E3081" w:rsidRPr="00FE73D4" w:rsidRDefault="003E3081" w:rsidP="003E3081">
            <w:pPr>
              <w:jc w:val="center"/>
              <w:rPr>
                <w:b/>
                <w:bCs/>
                <w:sz w:val="20"/>
                <w:szCs w:val="20"/>
              </w:rPr>
            </w:pPr>
            <w:r>
              <w:rPr>
                <w:b/>
                <w:bCs/>
                <w:sz w:val="20"/>
                <w:szCs w:val="20"/>
              </w:rPr>
              <w:t>Содержание поля документа</w:t>
            </w:r>
          </w:p>
        </w:tc>
        <w:tc>
          <w:tcPr>
            <w:tcW w:w="2835" w:type="dxa"/>
            <w:shd w:val="clear" w:color="auto" w:fill="FFC000"/>
            <w:tcMar>
              <w:top w:w="0" w:type="dxa"/>
              <w:left w:w="108" w:type="dxa"/>
              <w:bottom w:w="0" w:type="dxa"/>
              <w:right w:w="108" w:type="dxa"/>
            </w:tcMar>
            <w:hideMark/>
          </w:tcPr>
          <w:p w14:paraId="5810EEF9" w14:textId="77777777" w:rsidR="003E3081" w:rsidRPr="00FE73D4" w:rsidRDefault="003E3081" w:rsidP="003E3081">
            <w:pPr>
              <w:jc w:val="center"/>
              <w:rPr>
                <w:b/>
                <w:bCs/>
                <w:sz w:val="20"/>
                <w:szCs w:val="20"/>
              </w:rPr>
            </w:pPr>
            <w:r w:rsidRPr="00FE73D4">
              <w:rPr>
                <w:b/>
                <w:bCs/>
                <w:sz w:val="20"/>
                <w:szCs w:val="20"/>
              </w:rPr>
              <w:t>Принцип заполнения</w:t>
            </w:r>
          </w:p>
        </w:tc>
      </w:tr>
      <w:tr w:rsidR="00883F24" w:rsidRPr="00FE73D4" w14:paraId="265E4B56" w14:textId="77777777" w:rsidTr="007A47F7">
        <w:tc>
          <w:tcPr>
            <w:tcW w:w="2773" w:type="dxa"/>
            <w:tcMar>
              <w:top w:w="0" w:type="dxa"/>
              <w:left w:w="108" w:type="dxa"/>
              <w:bottom w:w="0" w:type="dxa"/>
              <w:right w:w="108" w:type="dxa"/>
            </w:tcMar>
          </w:tcPr>
          <w:p w14:paraId="26CA870F" w14:textId="77777777" w:rsidR="00883F24" w:rsidRPr="00FE73D4" w:rsidRDefault="00883F24" w:rsidP="004A6F02">
            <w:pPr>
              <w:jc w:val="left"/>
              <w:rPr>
                <w:sz w:val="20"/>
                <w:szCs w:val="20"/>
              </w:rPr>
            </w:pPr>
            <w:r>
              <w:rPr>
                <w:sz w:val="20"/>
                <w:szCs w:val="20"/>
              </w:rPr>
              <w:t>Область действия</w:t>
            </w:r>
          </w:p>
        </w:tc>
        <w:tc>
          <w:tcPr>
            <w:tcW w:w="4178" w:type="dxa"/>
            <w:tcMar>
              <w:top w:w="0" w:type="dxa"/>
              <w:left w:w="108" w:type="dxa"/>
              <w:bottom w:w="0" w:type="dxa"/>
              <w:right w:w="108" w:type="dxa"/>
            </w:tcMar>
          </w:tcPr>
          <w:p w14:paraId="42AC0485" w14:textId="40BE5E6D" w:rsidR="00883F24" w:rsidRPr="00FE73D4" w:rsidRDefault="003E3081" w:rsidP="004A6F02">
            <w:pPr>
              <w:jc w:val="left"/>
              <w:rPr>
                <w:sz w:val="20"/>
                <w:szCs w:val="20"/>
              </w:rPr>
            </w:pPr>
            <w:r>
              <w:rPr>
                <w:sz w:val="20"/>
                <w:szCs w:val="20"/>
              </w:rPr>
              <w:t>Л</w:t>
            </w:r>
            <w:r w:rsidR="00883F24">
              <w:rPr>
                <w:sz w:val="20"/>
                <w:szCs w:val="20"/>
              </w:rPr>
              <w:t>огическая область, включающая в себ</w:t>
            </w:r>
            <w:r>
              <w:rPr>
                <w:sz w:val="20"/>
                <w:szCs w:val="20"/>
              </w:rPr>
              <w:t>я складские места, участки, которые подлежат инвентаризации</w:t>
            </w:r>
          </w:p>
        </w:tc>
        <w:tc>
          <w:tcPr>
            <w:tcW w:w="2835" w:type="dxa"/>
            <w:tcMar>
              <w:top w:w="0" w:type="dxa"/>
              <w:left w:w="108" w:type="dxa"/>
              <w:bottom w:w="0" w:type="dxa"/>
              <w:right w:w="108" w:type="dxa"/>
            </w:tcMar>
            <w:hideMark/>
          </w:tcPr>
          <w:p w14:paraId="5C363363" w14:textId="77777777" w:rsidR="00883F24" w:rsidRPr="00FE73D4" w:rsidRDefault="00883F24" w:rsidP="004A6F02">
            <w:pPr>
              <w:jc w:val="left"/>
              <w:rPr>
                <w:sz w:val="20"/>
                <w:szCs w:val="20"/>
              </w:rPr>
            </w:pPr>
            <w:r>
              <w:rPr>
                <w:sz w:val="20"/>
                <w:szCs w:val="20"/>
              </w:rPr>
              <w:t>Выбирается вручную</w:t>
            </w:r>
          </w:p>
        </w:tc>
      </w:tr>
      <w:tr w:rsidR="00883F24" w:rsidRPr="00FE73D4" w14:paraId="04327223" w14:textId="77777777" w:rsidTr="007A47F7">
        <w:tc>
          <w:tcPr>
            <w:tcW w:w="2773" w:type="dxa"/>
            <w:tcMar>
              <w:top w:w="0" w:type="dxa"/>
              <w:left w:w="108" w:type="dxa"/>
              <w:bottom w:w="0" w:type="dxa"/>
              <w:right w:w="108" w:type="dxa"/>
            </w:tcMar>
          </w:tcPr>
          <w:p w14:paraId="0A7CEB13" w14:textId="77777777" w:rsidR="00883F24" w:rsidRPr="00FE73D4" w:rsidRDefault="00883F24" w:rsidP="004A6F02">
            <w:pPr>
              <w:jc w:val="left"/>
              <w:rPr>
                <w:sz w:val="20"/>
                <w:szCs w:val="20"/>
              </w:rPr>
            </w:pPr>
            <w:r>
              <w:rPr>
                <w:sz w:val="20"/>
                <w:szCs w:val="20"/>
              </w:rPr>
              <w:t>Расширенный поиск</w:t>
            </w:r>
          </w:p>
        </w:tc>
        <w:tc>
          <w:tcPr>
            <w:tcW w:w="4178" w:type="dxa"/>
            <w:tcMar>
              <w:top w:w="0" w:type="dxa"/>
              <w:left w:w="108" w:type="dxa"/>
              <w:bottom w:w="0" w:type="dxa"/>
              <w:right w:w="108" w:type="dxa"/>
            </w:tcMar>
          </w:tcPr>
          <w:p w14:paraId="755300A8" w14:textId="77777777" w:rsidR="00883F24" w:rsidRPr="00FE73D4" w:rsidRDefault="00883F24" w:rsidP="004A6F02">
            <w:pPr>
              <w:jc w:val="left"/>
              <w:rPr>
                <w:sz w:val="20"/>
                <w:szCs w:val="20"/>
              </w:rPr>
            </w:pPr>
            <w:r>
              <w:rPr>
                <w:sz w:val="20"/>
                <w:szCs w:val="20"/>
              </w:rPr>
              <w:t>Функция, позволяющая выбрать складские места для инвентаризации</w:t>
            </w:r>
          </w:p>
        </w:tc>
        <w:tc>
          <w:tcPr>
            <w:tcW w:w="2835" w:type="dxa"/>
            <w:tcMar>
              <w:top w:w="0" w:type="dxa"/>
              <w:left w:w="108" w:type="dxa"/>
              <w:bottom w:w="0" w:type="dxa"/>
              <w:right w:w="108" w:type="dxa"/>
            </w:tcMar>
            <w:hideMark/>
          </w:tcPr>
          <w:p w14:paraId="0C4D152F" w14:textId="77777777" w:rsidR="00883F24" w:rsidRPr="00FE73D4" w:rsidRDefault="00883F24" w:rsidP="004A6F02">
            <w:pPr>
              <w:jc w:val="left"/>
              <w:rPr>
                <w:sz w:val="20"/>
                <w:szCs w:val="20"/>
              </w:rPr>
            </w:pPr>
            <w:r>
              <w:rPr>
                <w:sz w:val="20"/>
                <w:szCs w:val="20"/>
              </w:rPr>
              <w:t>Выбор из справочника</w:t>
            </w:r>
          </w:p>
        </w:tc>
      </w:tr>
    </w:tbl>
    <w:p w14:paraId="0B784560" w14:textId="77777777" w:rsidR="009A66C8" w:rsidRDefault="009A66C8" w:rsidP="009A66C8">
      <w:pPr>
        <w:pStyle w:val="afc"/>
        <w:ind w:left="1429"/>
      </w:pPr>
    </w:p>
    <w:p w14:paraId="380BDCAA" w14:textId="0D9E42E0" w:rsidR="00883F24" w:rsidRDefault="00883F24" w:rsidP="00823682">
      <w:pPr>
        <w:pStyle w:val="afc"/>
        <w:numPr>
          <w:ilvl w:val="0"/>
          <w:numId w:val="69"/>
        </w:numPr>
      </w:pPr>
      <w:r>
        <w:t xml:space="preserve">Транзакция для </w:t>
      </w:r>
      <w:r>
        <w:rPr>
          <w:noProof/>
        </w:rPr>
        <w:t>проверки полноты проведения инвентаризации и проводки результатов подсчета</w:t>
      </w:r>
      <w:r>
        <w:t xml:space="preserve">: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MON</w:t>
      </w:r>
    </w:p>
    <w:p w14:paraId="7413D5B7" w14:textId="77777777" w:rsidR="00D63EE4" w:rsidRDefault="00D63EE4" w:rsidP="004B255F">
      <w:pPr>
        <w:ind w:firstLine="709"/>
        <w:rPr>
          <w:rFonts w:eastAsia="Calibri"/>
        </w:rPr>
      </w:pPr>
    </w:p>
    <w:p w14:paraId="205E0158" w14:textId="7B1C00A0" w:rsidR="00883F24" w:rsidRPr="00DC391E" w:rsidRDefault="005C1F22" w:rsidP="00DB6B63">
      <w:pPr>
        <w:pStyle w:val="4"/>
      </w:pPr>
      <w:r w:rsidRPr="00DC391E">
        <w:t>П</w:t>
      </w:r>
      <w:r w:rsidR="00883F24" w:rsidRPr="00DC391E">
        <w:t>о процессу ПП-10.07.04.0</w:t>
      </w:r>
      <w:r w:rsidR="0088285E" w:rsidRPr="00DC391E">
        <w:t>4-</w:t>
      </w:r>
      <w:r w:rsidR="0088285E" w:rsidRPr="00DC391E">
        <w:rPr>
          <w:lang w:val="en-US"/>
        </w:rPr>
        <w:t>ERP</w:t>
      </w:r>
      <w:r w:rsidR="0003214C">
        <w:t xml:space="preserve"> К</w:t>
      </w:r>
      <w:r w:rsidR="00276D5F">
        <w:t>омплектация</w:t>
      </w:r>
      <w:r w:rsidR="0088285E" w:rsidRPr="00DC391E">
        <w:t xml:space="preserve"> и выдача </w:t>
      </w:r>
      <w:r w:rsidR="005D2B20">
        <w:t>МТР</w:t>
      </w:r>
      <w:r w:rsidR="0088285E" w:rsidRPr="00DC391E">
        <w:t xml:space="preserve"> со склада</w:t>
      </w:r>
      <w:r w:rsidR="00883F24" w:rsidRPr="00DC391E">
        <w:t xml:space="preserve"> (</w:t>
      </w:r>
      <w:r w:rsidR="00883F24" w:rsidRPr="00DC391E">
        <w:rPr>
          <w:lang w:val="en-US"/>
        </w:rPr>
        <w:t>WMS</w:t>
      </w:r>
      <w:r w:rsidR="00883F24" w:rsidRPr="00DC391E">
        <w:t>)</w:t>
      </w:r>
    </w:p>
    <w:p w14:paraId="721F55E3" w14:textId="77777777" w:rsidR="00F5588F" w:rsidRDefault="00F5588F" w:rsidP="00F5588F">
      <w:pPr>
        <w:pStyle w:val="afc"/>
        <w:ind w:left="1428"/>
      </w:pPr>
    </w:p>
    <w:p w14:paraId="6B38DADB" w14:textId="2CA286EF" w:rsidR="00396016" w:rsidRPr="00A95B87" w:rsidRDefault="00396016" w:rsidP="00823682">
      <w:pPr>
        <w:pStyle w:val="afc"/>
        <w:numPr>
          <w:ilvl w:val="0"/>
          <w:numId w:val="70"/>
        </w:numPr>
      </w:pPr>
      <w:r>
        <w:t xml:space="preserve">Транзакция для управления волнами: </w:t>
      </w:r>
      <w:r w:rsidRPr="003129DD">
        <w:rPr>
          <w:color w:val="244061" w:themeColor="accent1" w:themeShade="80"/>
        </w:rPr>
        <w:t>/n/</w:t>
      </w:r>
      <w:r w:rsidRPr="003129DD">
        <w:rPr>
          <w:color w:val="244061" w:themeColor="accent1" w:themeShade="80"/>
          <w:lang w:val="en-US"/>
        </w:rPr>
        <w:t>SCWM</w:t>
      </w:r>
      <w:r w:rsidRPr="003129DD">
        <w:rPr>
          <w:color w:val="244061" w:themeColor="accent1" w:themeShade="80"/>
        </w:rPr>
        <w:t>/</w:t>
      </w:r>
      <w:r w:rsidRPr="003129DD">
        <w:rPr>
          <w:color w:val="244061" w:themeColor="accent1" w:themeShade="80"/>
          <w:lang w:val="en-US"/>
        </w:rPr>
        <w:t>WAVE</w:t>
      </w:r>
    </w:p>
    <w:p w14:paraId="7F30F1D9" w14:textId="77777777" w:rsidR="00396016" w:rsidRDefault="00396016" w:rsidP="00396016"/>
    <w:p w14:paraId="13BB206C" w14:textId="4726C895" w:rsidR="00396016" w:rsidRPr="00A95B87" w:rsidRDefault="00396016" w:rsidP="00396016">
      <w:pPr>
        <w:jc w:val="right"/>
        <w:rPr>
          <w:b/>
          <w:sz w:val="22"/>
        </w:rPr>
      </w:pPr>
      <w:r w:rsidRPr="00A95B87">
        <w:rPr>
          <w:b/>
          <w:sz w:val="22"/>
        </w:rPr>
        <w:t xml:space="preserve">Таблица </w:t>
      </w:r>
      <w:r w:rsidR="00781E65">
        <w:rPr>
          <w:b/>
          <w:sz w:val="22"/>
          <w:lang w:val="en-US"/>
        </w:rPr>
        <w:t>147</w:t>
      </w:r>
      <w:r w:rsidRPr="00A95B87">
        <w:rPr>
          <w:b/>
          <w:sz w:val="22"/>
        </w:rPr>
        <w:t>. Складской заказ на комплектование</w:t>
      </w:r>
    </w:p>
    <w:p w14:paraId="0CD79C30" w14:textId="77777777" w:rsidR="00396016" w:rsidRPr="00A95B87" w:rsidRDefault="00396016" w:rsidP="00396016">
      <w:pPr>
        <w:jc w:val="right"/>
        <w:rPr>
          <w:b/>
        </w:rPr>
      </w:pPr>
    </w:p>
    <w:tbl>
      <w:tblPr>
        <w:tblW w:w="9710"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982"/>
        <w:gridCol w:w="3736"/>
        <w:gridCol w:w="2992"/>
      </w:tblGrid>
      <w:tr w:rsidR="003E3081" w:rsidRPr="00FE73D4" w14:paraId="3A627BB0" w14:textId="77777777" w:rsidTr="003E3081">
        <w:tc>
          <w:tcPr>
            <w:tcW w:w="2982" w:type="dxa"/>
            <w:shd w:val="clear" w:color="auto" w:fill="FFC000"/>
            <w:tcMar>
              <w:top w:w="0" w:type="dxa"/>
              <w:left w:w="108" w:type="dxa"/>
              <w:bottom w:w="0" w:type="dxa"/>
              <w:right w:w="108" w:type="dxa"/>
            </w:tcMar>
            <w:hideMark/>
          </w:tcPr>
          <w:p w14:paraId="468FA5D1" w14:textId="4757B2A5" w:rsidR="003E3081" w:rsidRPr="00FE73D4" w:rsidRDefault="003E3081" w:rsidP="003E3081">
            <w:pPr>
              <w:rPr>
                <w:b/>
                <w:bCs/>
                <w:sz w:val="20"/>
                <w:szCs w:val="20"/>
              </w:rPr>
            </w:pPr>
            <w:r w:rsidRPr="00FE73D4">
              <w:rPr>
                <w:b/>
                <w:bCs/>
                <w:sz w:val="20"/>
                <w:szCs w:val="20"/>
              </w:rPr>
              <w:t>Поле</w:t>
            </w:r>
            <w:r>
              <w:rPr>
                <w:b/>
                <w:bCs/>
                <w:sz w:val="20"/>
                <w:szCs w:val="20"/>
              </w:rPr>
              <w:t xml:space="preserve"> документа</w:t>
            </w:r>
          </w:p>
        </w:tc>
        <w:tc>
          <w:tcPr>
            <w:tcW w:w="3736" w:type="dxa"/>
            <w:shd w:val="clear" w:color="auto" w:fill="FFC000"/>
            <w:tcMar>
              <w:top w:w="0" w:type="dxa"/>
              <w:left w:w="108" w:type="dxa"/>
              <w:bottom w:w="0" w:type="dxa"/>
              <w:right w:w="108" w:type="dxa"/>
            </w:tcMar>
            <w:hideMark/>
          </w:tcPr>
          <w:p w14:paraId="0FD92E9A" w14:textId="1CA5AACC" w:rsidR="003E3081" w:rsidRPr="00FE73D4" w:rsidRDefault="003E3081" w:rsidP="003E3081">
            <w:pPr>
              <w:rPr>
                <w:b/>
                <w:bCs/>
                <w:sz w:val="20"/>
                <w:szCs w:val="20"/>
              </w:rPr>
            </w:pPr>
            <w:r>
              <w:rPr>
                <w:b/>
                <w:bCs/>
                <w:sz w:val="20"/>
                <w:szCs w:val="20"/>
              </w:rPr>
              <w:t>Содержание поля документа</w:t>
            </w:r>
          </w:p>
        </w:tc>
        <w:tc>
          <w:tcPr>
            <w:tcW w:w="2992" w:type="dxa"/>
            <w:shd w:val="clear" w:color="auto" w:fill="FFC000"/>
            <w:tcMar>
              <w:top w:w="0" w:type="dxa"/>
              <w:left w:w="108" w:type="dxa"/>
              <w:bottom w:w="0" w:type="dxa"/>
              <w:right w:w="108" w:type="dxa"/>
            </w:tcMar>
            <w:hideMark/>
          </w:tcPr>
          <w:p w14:paraId="19DD7E19" w14:textId="77777777" w:rsidR="003E3081" w:rsidRPr="00FE73D4" w:rsidRDefault="003E3081" w:rsidP="003E3081">
            <w:pPr>
              <w:rPr>
                <w:b/>
                <w:bCs/>
                <w:sz w:val="20"/>
                <w:szCs w:val="20"/>
              </w:rPr>
            </w:pPr>
            <w:r w:rsidRPr="00FE73D4">
              <w:rPr>
                <w:b/>
                <w:bCs/>
                <w:sz w:val="20"/>
                <w:szCs w:val="20"/>
              </w:rPr>
              <w:t>Принцип заполнения</w:t>
            </w:r>
          </w:p>
        </w:tc>
      </w:tr>
      <w:tr w:rsidR="003E3081" w:rsidRPr="00FE73D4" w14:paraId="785CDF92" w14:textId="77777777" w:rsidTr="003E3081">
        <w:tc>
          <w:tcPr>
            <w:tcW w:w="2982" w:type="dxa"/>
            <w:tcMar>
              <w:top w:w="0" w:type="dxa"/>
              <w:left w:w="108" w:type="dxa"/>
              <w:bottom w:w="0" w:type="dxa"/>
              <w:right w:w="108" w:type="dxa"/>
            </w:tcMar>
          </w:tcPr>
          <w:p w14:paraId="6F2FE088" w14:textId="77777777" w:rsidR="003E3081" w:rsidRPr="00FE73D4" w:rsidRDefault="003E3081" w:rsidP="004A6F02">
            <w:pPr>
              <w:rPr>
                <w:sz w:val="20"/>
                <w:szCs w:val="20"/>
              </w:rPr>
            </w:pPr>
            <w:r>
              <w:rPr>
                <w:sz w:val="20"/>
                <w:szCs w:val="20"/>
              </w:rPr>
              <w:t>Документ</w:t>
            </w:r>
          </w:p>
        </w:tc>
        <w:tc>
          <w:tcPr>
            <w:tcW w:w="3736" w:type="dxa"/>
            <w:tcMar>
              <w:top w:w="0" w:type="dxa"/>
              <w:left w:w="108" w:type="dxa"/>
              <w:bottom w:w="0" w:type="dxa"/>
              <w:right w:w="108" w:type="dxa"/>
            </w:tcMar>
          </w:tcPr>
          <w:p w14:paraId="1AC5BA31" w14:textId="77777777" w:rsidR="003E3081" w:rsidRPr="00FE73D4" w:rsidRDefault="003E3081" w:rsidP="004A6F02">
            <w:pPr>
              <w:rPr>
                <w:sz w:val="20"/>
                <w:szCs w:val="20"/>
              </w:rPr>
            </w:pPr>
            <w:r>
              <w:rPr>
                <w:sz w:val="20"/>
                <w:szCs w:val="20"/>
              </w:rPr>
              <w:t>Системный номер документа</w:t>
            </w:r>
          </w:p>
        </w:tc>
        <w:tc>
          <w:tcPr>
            <w:tcW w:w="2992" w:type="dxa"/>
            <w:tcMar>
              <w:top w:w="0" w:type="dxa"/>
              <w:left w:w="108" w:type="dxa"/>
              <w:bottom w:w="0" w:type="dxa"/>
              <w:right w:w="108" w:type="dxa"/>
            </w:tcMar>
          </w:tcPr>
          <w:p w14:paraId="2E84BC26" w14:textId="77777777" w:rsidR="003E3081" w:rsidRPr="00FE73D4" w:rsidRDefault="003E3081" w:rsidP="004A6F02">
            <w:pPr>
              <w:rPr>
                <w:sz w:val="20"/>
                <w:szCs w:val="20"/>
              </w:rPr>
            </w:pPr>
            <w:r>
              <w:rPr>
                <w:sz w:val="20"/>
                <w:szCs w:val="20"/>
              </w:rPr>
              <w:t>Автоматически при создании</w:t>
            </w:r>
          </w:p>
        </w:tc>
      </w:tr>
      <w:tr w:rsidR="003E3081" w:rsidRPr="00FE73D4" w14:paraId="6714498C" w14:textId="77777777" w:rsidTr="003E3081">
        <w:tc>
          <w:tcPr>
            <w:tcW w:w="2982" w:type="dxa"/>
            <w:tcMar>
              <w:top w:w="0" w:type="dxa"/>
              <w:left w:w="108" w:type="dxa"/>
              <w:bottom w:w="0" w:type="dxa"/>
              <w:right w:w="108" w:type="dxa"/>
            </w:tcMar>
          </w:tcPr>
          <w:p w14:paraId="1DF9D987" w14:textId="77777777" w:rsidR="003E3081" w:rsidRPr="00FE73D4" w:rsidRDefault="003E3081" w:rsidP="004A6F02">
            <w:pPr>
              <w:rPr>
                <w:sz w:val="20"/>
                <w:szCs w:val="20"/>
              </w:rPr>
            </w:pPr>
            <w:r>
              <w:rPr>
                <w:sz w:val="20"/>
                <w:szCs w:val="20"/>
              </w:rPr>
              <w:t>Назначение типа документа</w:t>
            </w:r>
          </w:p>
        </w:tc>
        <w:tc>
          <w:tcPr>
            <w:tcW w:w="3736" w:type="dxa"/>
            <w:tcMar>
              <w:top w:w="0" w:type="dxa"/>
              <w:left w:w="108" w:type="dxa"/>
              <w:bottom w:w="0" w:type="dxa"/>
              <w:right w:w="108" w:type="dxa"/>
            </w:tcMar>
          </w:tcPr>
          <w:p w14:paraId="151AE2B1" w14:textId="77777777" w:rsidR="003E3081" w:rsidRPr="00FE73D4" w:rsidRDefault="003E3081" w:rsidP="004A6F02">
            <w:pPr>
              <w:rPr>
                <w:sz w:val="20"/>
                <w:szCs w:val="20"/>
              </w:rPr>
            </w:pPr>
            <w:r>
              <w:rPr>
                <w:sz w:val="20"/>
                <w:szCs w:val="20"/>
              </w:rPr>
              <w:t>Тип документа: Заказ на исходящую поставку</w:t>
            </w:r>
          </w:p>
        </w:tc>
        <w:tc>
          <w:tcPr>
            <w:tcW w:w="2992" w:type="dxa"/>
            <w:tcMar>
              <w:top w:w="0" w:type="dxa"/>
              <w:left w:w="108" w:type="dxa"/>
              <w:bottom w:w="0" w:type="dxa"/>
              <w:right w:w="108" w:type="dxa"/>
            </w:tcMar>
          </w:tcPr>
          <w:p w14:paraId="43776130" w14:textId="77777777" w:rsidR="003E3081" w:rsidRPr="00FE73D4" w:rsidRDefault="003E3081" w:rsidP="004A6F02">
            <w:pPr>
              <w:rPr>
                <w:sz w:val="20"/>
                <w:szCs w:val="20"/>
              </w:rPr>
            </w:pPr>
            <w:r>
              <w:rPr>
                <w:sz w:val="20"/>
                <w:szCs w:val="20"/>
              </w:rPr>
              <w:t>Автоматически при создании</w:t>
            </w:r>
          </w:p>
        </w:tc>
      </w:tr>
      <w:tr w:rsidR="003E3081" w:rsidRPr="00FE73D4" w14:paraId="740A5EF6" w14:textId="77777777" w:rsidTr="003E3081">
        <w:tc>
          <w:tcPr>
            <w:tcW w:w="2982" w:type="dxa"/>
            <w:tcMar>
              <w:top w:w="0" w:type="dxa"/>
              <w:left w:w="108" w:type="dxa"/>
              <w:bottom w:w="0" w:type="dxa"/>
              <w:right w:w="108" w:type="dxa"/>
            </w:tcMar>
          </w:tcPr>
          <w:p w14:paraId="10566AC9" w14:textId="77777777" w:rsidR="003E3081" w:rsidRPr="00FE73D4" w:rsidRDefault="003E3081" w:rsidP="004A6F02">
            <w:pPr>
              <w:rPr>
                <w:sz w:val="20"/>
                <w:szCs w:val="20"/>
              </w:rPr>
            </w:pPr>
            <w:r>
              <w:rPr>
                <w:sz w:val="20"/>
                <w:szCs w:val="20"/>
              </w:rPr>
              <w:t>Номер склада</w:t>
            </w:r>
          </w:p>
        </w:tc>
        <w:tc>
          <w:tcPr>
            <w:tcW w:w="3736" w:type="dxa"/>
            <w:tcMar>
              <w:top w:w="0" w:type="dxa"/>
              <w:left w:w="108" w:type="dxa"/>
              <w:bottom w:w="0" w:type="dxa"/>
              <w:right w:w="108" w:type="dxa"/>
            </w:tcMar>
          </w:tcPr>
          <w:p w14:paraId="5E4B5C36" w14:textId="6B76807B" w:rsidR="003E3081" w:rsidRPr="00FE73D4" w:rsidRDefault="003E3081" w:rsidP="004A6F02">
            <w:pPr>
              <w:rPr>
                <w:sz w:val="20"/>
                <w:szCs w:val="20"/>
              </w:rPr>
            </w:pPr>
            <w:r>
              <w:rPr>
                <w:sz w:val="20"/>
                <w:szCs w:val="20"/>
              </w:rPr>
              <w:t xml:space="preserve">Номер </w:t>
            </w:r>
            <w:r w:rsidR="003C5FFF">
              <w:rPr>
                <w:sz w:val="20"/>
                <w:szCs w:val="20"/>
              </w:rPr>
              <w:t>склада, в отношении которого создан</w:t>
            </w:r>
            <w:r>
              <w:rPr>
                <w:sz w:val="20"/>
                <w:szCs w:val="20"/>
              </w:rPr>
              <w:t>а задача</w:t>
            </w:r>
          </w:p>
        </w:tc>
        <w:tc>
          <w:tcPr>
            <w:tcW w:w="2992" w:type="dxa"/>
            <w:tcMar>
              <w:top w:w="0" w:type="dxa"/>
              <w:left w:w="108" w:type="dxa"/>
              <w:bottom w:w="0" w:type="dxa"/>
              <w:right w:w="108" w:type="dxa"/>
            </w:tcMar>
          </w:tcPr>
          <w:p w14:paraId="0C1D707E" w14:textId="77777777" w:rsidR="003E3081" w:rsidRPr="00FE73D4" w:rsidRDefault="003E3081" w:rsidP="004A6F02">
            <w:pPr>
              <w:rPr>
                <w:sz w:val="20"/>
                <w:szCs w:val="20"/>
              </w:rPr>
            </w:pPr>
            <w:r>
              <w:rPr>
                <w:sz w:val="20"/>
                <w:szCs w:val="20"/>
              </w:rPr>
              <w:t>Автоматически при создании</w:t>
            </w:r>
          </w:p>
        </w:tc>
      </w:tr>
      <w:tr w:rsidR="003E3081" w:rsidRPr="00FE73D4" w14:paraId="5FD625E0" w14:textId="77777777" w:rsidTr="003E3081">
        <w:tc>
          <w:tcPr>
            <w:tcW w:w="2982" w:type="dxa"/>
            <w:tcMar>
              <w:top w:w="0" w:type="dxa"/>
              <w:left w:w="108" w:type="dxa"/>
              <w:bottom w:w="0" w:type="dxa"/>
              <w:right w:w="108" w:type="dxa"/>
            </w:tcMar>
          </w:tcPr>
          <w:p w14:paraId="4CEA0A63" w14:textId="77777777" w:rsidR="003E3081" w:rsidRPr="00FE73D4" w:rsidRDefault="003E3081" w:rsidP="004A6F02">
            <w:pPr>
              <w:rPr>
                <w:sz w:val="20"/>
                <w:szCs w:val="20"/>
              </w:rPr>
            </w:pPr>
            <w:r>
              <w:rPr>
                <w:sz w:val="20"/>
                <w:szCs w:val="20"/>
              </w:rPr>
              <w:t xml:space="preserve">Статус </w:t>
            </w:r>
          </w:p>
        </w:tc>
        <w:tc>
          <w:tcPr>
            <w:tcW w:w="3736" w:type="dxa"/>
            <w:tcMar>
              <w:top w:w="0" w:type="dxa"/>
              <w:left w:w="108" w:type="dxa"/>
              <w:bottom w:w="0" w:type="dxa"/>
              <w:right w:w="108" w:type="dxa"/>
            </w:tcMar>
          </w:tcPr>
          <w:p w14:paraId="499D5E18" w14:textId="77777777" w:rsidR="003E3081" w:rsidRPr="00FE73D4" w:rsidRDefault="003E3081" w:rsidP="004A6F02">
            <w:pPr>
              <w:rPr>
                <w:sz w:val="20"/>
                <w:szCs w:val="20"/>
              </w:rPr>
            </w:pPr>
          </w:p>
        </w:tc>
        <w:tc>
          <w:tcPr>
            <w:tcW w:w="2992" w:type="dxa"/>
            <w:tcMar>
              <w:top w:w="0" w:type="dxa"/>
              <w:left w:w="108" w:type="dxa"/>
              <w:bottom w:w="0" w:type="dxa"/>
              <w:right w:w="108" w:type="dxa"/>
            </w:tcMar>
          </w:tcPr>
          <w:p w14:paraId="352F884D" w14:textId="77777777" w:rsidR="003E3081" w:rsidRPr="00FE73D4" w:rsidRDefault="003E3081" w:rsidP="004A6F02">
            <w:pPr>
              <w:rPr>
                <w:sz w:val="20"/>
                <w:szCs w:val="20"/>
              </w:rPr>
            </w:pPr>
            <w:r>
              <w:rPr>
                <w:sz w:val="20"/>
                <w:szCs w:val="20"/>
              </w:rPr>
              <w:t>Автоматически при создании и изменении</w:t>
            </w:r>
          </w:p>
        </w:tc>
      </w:tr>
    </w:tbl>
    <w:p w14:paraId="3577F265" w14:textId="77777777" w:rsidR="00396016" w:rsidRDefault="00396016" w:rsidP="00396016">
      <w:pPr>
        <w:rPr>
          <w:rFonts w:eastAsiaTheme="majorEastAsia"/>
        </w:rPr>
      </w:pPr>
    </w:p>
    <w:p w14:paraId="528266D1" w14:textId="77777777" w:rsidR="00396016" w:rsidRPr="0042085F" w:rsidRDefault="00396016" w:rsidP="00823682">
      <w:pPr>
        <w:pStyle w:val="afc"/>
        <w:numPr>
          <w:ilvl w:val="0"/>
          <w:numId w:val="70"/>
        </w:numPr>
      </w:pPr>
      <w:r>
        <w:t xml:space="preserve">Транзакция для создания </w:t>
      </w:r>
      <w:r w:rsidRPr="00AE353E">
        <w:rPr>
          <w:rFonts w:eastAsiaTheme="majorEastAsia"/>
        </w:rPr>
        <w:t xml:space="preserve">складских заказов на комплектование без волны осуществляется при помощи транзакции </w:t>
      </w:r>
      <w:r w:rsidRPr="00036778">
        <w:rPr>
          <w:color w:val="244061" w:themeColor="accent1" w:themeShade="80"/>
        </w:rPr>
        <w:t>/n/</w:t>
      </w:r>
      <w:r>
        <w:rPr>
          <w:color w:val="244061" w:themeColor="accent1" w:themeShade="80"/>
          <w:lang w:val="en-US"/>
        </w:rPr>
        <w:t>SCWM</w:t>
      </w:r>
      <w:r w:rsidRPr="00036778">
        <w:rPr>
          <w:color w:val="244061" w:themeColor="accent1" w:themeShade="80"/>
        </w:rPr>
        <w:t>/</w:t>
      </w:r>
      <w:r>
        <w:rPr>
          <w:color w:val="244061" w:themeColor="accent1" w:themeShade="80"/>
          <w:lang w:val="en-US"/>
        </w:rPr>
        <w:t>PRDO</w:t>
      </w:r>
    </w:p>
    <w:p w14:paraId="3D57E458" w14:textId="5B9C4696" w:rsidR="0042085F" w:rsidRDefault="0042085F" w:rsidP="0042085F"/>
    <w:p w14:paraId="0C741026" w14:textId="77777777" w:rsidR="0042085F" w:rsidRDefault="0042085F" w:rsidP="0042085F"/>
    <w:p w14:paraId="2785DFB3" w14:textId="77777777" w:rsidR="0042085F" w:rsidRDefault="0042085F" w:rsidP="0042085F"/>
    <w:p w14:paraId="6FAF3677" w14:textId="00EB43CE" w:rsidR="00396016" w:rsidRDefault="00396016" w:rsidP="00396016">
      <w:pPr>
        <w:pStyle w:val="aa"/>
        <w:keepNext/>
        <w:spacing w:after="240" w:afterAutospacing="0" w:line="276" w:lineRule="auto"/>
        <w:jc w:val="right"/>
      </w:pPr>
      <w:r w:rsidRPr="00916FAB">
        <w:rPr>
          <w:rFonts w:cs="Arial"/>
          <w:b/>
          <w:sz w:val="22"/>
        </w:rPr>
        <w:lastRenderedPageBreak/>
        <w:t>Таблица</w:t>
      </w:r>
      <w:r>
        <w:rPr>
          <w:rFonts w:cs="Arial"/>
          <w:b/>
          <w:sz w:val="22"/>
        </w:rPr>
        <w:t xml:space="preserve"> </w:t>
      </w:r>
      <w:r w:rsidR="00781E65" w:rsidRPr="0042085F">
        <w:rPr>
          <w:rFonts w:cs="Arial"/>
          <w:b/>
          <w:sz w:val="22"/>
        </w:rPr>
        <w:t>148</w:t>
      </w:r>
      <w:r w:rsidRPr="00916FAB">
        <w:rPr>
          <w:rFonts w:cs="Arial"/>
          <w:b/>
          <w:sz w:val="22"/>
        </w:rPr>
        <w:t xml:space="preserve">. </w:t>
      </w:r>
      <w:r>
        <w:rPr>
          <w:rFonts w:cs="Arial"/>
          <w:b/>
          <w:sz w:val="22"/>
        </w:rPr>
        <w:t>Складская задача на комплектование</w:t>
      </w:r>
    </w:p>
    <w:tbl>
      <w:tblPr>
        <w:tblW w:w="10064"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773"/>
        <w:gridCol w:w="3053"/>
        <w:gridCol w:w="4238"/>
      </w:tblGrid>
      <w:tr w:rsidR="003E3081" w:rsidRPr="00FE73D4" w14:paraId="02082343" w14:textId="77777777" w:rsidTr="004A6F02">
        <w:tc>
          <w:tcPr>
            <w:tcW w:w="2773" w:type="dxa"/>
            <w:shd w:val="clear" w:color="auto" w:fill="FFC000"/>
            <w:tcMar>
              <w:top w:w="0" w:type="dxa"/>
              <w:left w:w="108" w:type="dxa"/>
              <w:bottom w:w="0" w:type="dxa"/>
              <w:right w:w="108" w:type="dxa"/>
            </w:tcMar>
            <w:hideMark/>
          </w:tcPr>
          <w:p w14:paraId="2FC96B91" w14:textId="31018BBD" w:rsidR="003E3081" w:rsidRPr="00FE73D4" w:rsidRDefault="003E3081" w:rsidP="003E3081">
            <w:pPr>
              <w:jc w:val="center"/>
              <w:rPr>
                <w:b/>
                <w:bCs/>
                <w:sz w:val="20"/>
                <w:szCs w:val="20"/>
              </w:rPr>
            </w:pPr>
            <w:r w:rsidRPr="00FE73D4">
              <w:rPr>
                <w:b/>
                <w:bCs/>
                <w:sz w:val="20"/>
                <w:szCs w:val="20"/>
              </w:rPr>
              <w:t>Поле</w:t>
            </w:r>
            <w:r>
              <w:rPr>
                <w:b/>
                <w:bCs/>
                <w:sz w:val="20"/>
                <w:szCs w:val="20"/>
              </w:rPr>
              <w:t xml:space="preserve"> документа</w:t>
            </w:r>
          </w:p>
        </w:tc>
        <w:tc>
          <w:tcPr>
            <w:tcW w:w="3053" w:type="dxa"/>
            <w:shd w:val="clear" w:color="auto" w:fill="FFC000"/>
            <w:tcMar>
              <w:top w:w="0" w:type="dxa"/>
              <w:left w:w="108" w:type="dxa"/>
              <w:bottom w:w="0" w:type="dxa"/>
              <w:right w:w="108" w:type="dxa"/>
            </w:tcMar>
            <w:hideMark/>
          </w:tcPr>
          <w:p w14:paraId="5D3068B9" w14:textId="6666F6B5" w:rsidR="003E3081" w:rsidRPr="00FE73D4" w:rsidRDefault="003E3081" w:rsidP="003E3081">
            <w:pPr>
              <w:jc w:val="center"/>
              <w:rPr>
                <w:b/>
                <w:bCs/>
                <w:sz w:val="20"/>
                <w:szCs w:val="20"/>
              </w:rPr>
            </w:pPr>
            <w:r>
              <w:rPr>
                <w:b/>
                <w:bCs/>
                <w:sz w:val="20"/>
                <w:szCs w:val="20"/>
              </w:rPr>
              <w:t>Содержание поля документа</w:t>
            </w:r>
          </w:p>
        </w:tc>
        <w:tc>
          <w:tcPr>
            <w:tcW w:w="4238" w:type="dxa"/>
            <w:shd w:val="clear" w:color="auto" w:fill="FFC000"/>
            <w:tcMar>
              <w:top w:w="0" w:type="dxa"/>
              <w:left w:w="108" w:type="dxa"/>
              <w:bottom w:w="0" w:type="dxa"/>
              <w:right w:w="108" w:type="dxa"/>
            </w:tcMar>
            <w:hideMark/>
          </w:tcPr>
          <w:p w14:paraId="252E7340" w14:textId="77777777" w:rsidR="003E3081" w:rsidRPr="00FE73D4" w:rsidRDefault="003E3081" w:rsidP="003E3081">
            <w:pPr>
              <w:jc w:val="center"/>
              <w:rPr>
                <w:b/>
                <w:bCs/>
                <w:sz w:val="20"/>
                <w:szCs w:val="20"/>
              </w:rPr>
            </w:pPr>
            <w:r w:rsidRPr="00FE73D4">
              <w:rPr>
                <w:b/>
                <w:bCs/>
                <w:sz w:val="20"/>
                <w:szCs w:val="20"/>
              </w:rPr>
              <w:t>Принцип заполнения</w:t>
            </w:r>
          </w:p>
        </w:tc>
      </w:tr>
      <w:tr w:rsidR="00396016" w:rsidRPr="00FE73D4" w14:paraId="1EC39636" w14:textId="77777777" w:rsidTr="004A6F02">
        <w:tc>
          <w:tcPr>
            <w:tcW w:w="2773" w:type="dxa"/>
            <w:tcMar>
              <w:top w:w="0" w:type="dxa"/>
              <w:left w:w="108" w:type="dxa"/>
              <w:bottom w:w="0" w:type="dxa"/>
              <w:right w:w="108" w:type="dxa"/>
            </w:tcMar>
          </w:tcPr>
          <w:p w14:paraId="0D3D7FFC" w14:textId="77777777" w:rsidR="00396016" w:rsidRPr="00FE73D4" w:rsidRDefault="00396016" w:rsidP="004A6F02">
            <w:pPr>
              <w:jc w:val="left"/>
              <w:rPr>
                <w:sz w:val="20"/>
                <w:szCs w:val="20"/>
              </w:rPr>
            </w:pPr>
            <w:r>
              <w:rPr>
                <w:sz w:val="20"/>
                <w:szCs w:val="20"/>
              </w:rPr>
              <w:t>Складская задача</w:t>
            </w:r>
          </w:p>
        </w:tc>
        <w:tc>
          <w:tcPr>
            <w:tcW w:w="3053" w:type="dxa"/>
            <w:tcMar>
              <w:top w:w="0" w:type="dxa"/>
              <w:left w:w="108" w:type="dxa"/>
              <w:bottom w:w="0" w:type="dxa"/>
              <w:right w:w="108" w:type="dxa"/>
            </w:tcMar>
          </w:tcPr>
          <w:p w14:paraId="0B639455" w14:textId="77777777" w:rsidR="00396016" w:rsidRPr="00FE73D4" w:rsidRDefault="00396016" w:rsidP="004A6F02">
            <w:pPr>
              <w:jc w:val="left"/>
              <w:rPr>
                <w:sz w:val="20"/>
                <w:szCs w:val="20"/>
              </w:rPr>
            </w:pPr>
            <w:r>
              <w:rPr>
                <w:sz w:val="20"/>
                <w:szCs w:val="20"/>
              </w:rPr>
              <w:t>Системный номер документа</w:t>
            </w:r>
          </w:p>
        </w:tc>
        <w:tc>
          <w:tcPr>
            <w:tcW w:w="4238" w:type="dxa"/>
            <w:tcMar>
              <w:top w:w="0" w:type="dxa"/>
              <w:left w:w="108" w:type="dxa"/>
              <w:bottom w:w="0" w:type="dxa"/>
              <w:right w:w="108" w:type="dxa"/>
            </w:tcMar>
          </w:tcPr>
          <w:p w14:paraId="063E4AAE" w14:textId="77777777" w:rsidR="00396016" w:rsidRPr="00FE73D4" w:rsidRDefault="00396016" w:rsidP="004A6F02">
            <w:pPr>
              <w:jc w:val="left"/>
              <w:rPr>
                <w:sz w:val="20"/>
                <w:szCs w:val="20"/>
              </w:rPr>
            </w:pPr>
            <w:r>
              <w:rPr>
                <w:sz w:val="20"/>
                <w:szCs w:val="20"/>
              </w:rPr>
              <w:t>Автоматически при создании</w:t>
            </w:r>
          </w:p>
        </w:tc>
      </w:tr>
      <w:tr w:rsidR="00396016" w:rsidRPr="00FE73D4" w14:paraId="3003B875" w14:textId="77777777" w:rsidTr="004A6F02">
        <w:tc>
          <w:tcPr>
            <w:tcW w:w="2773" w:type="dxa"/>
            <w:tcMar>
              <w:top w:w="0" w:type="dxa"/>
              <w:left w:w="108" w:type="dxa"/>
              <w:bottom w:w="0" w:type="dxa"/>
              <w:right w:w="108" w:type="dxa"/>
            </w:tcMar>
          </w:tcPr>
          <w:p w14:paraId="50664D81" w14:textId="77777777" w:rsidR="00396016" w:rsidRPr="00FE73D4" w:rsidRDefault="00396016" w:rsidP="004A6F02">
            <w:pPr>
              <w:jc w:val="left"/>
              <w:rPr>
                <w:sz w:val="20"/>
                <w:szCs w:val="20"/>
              </w:rPr>
            </w:pPr>
            <w:r>
              <w:rPr>
                <w:sz w:val="20"/>
                <w:szCs w:val="20"/>
              </w:rPr>
              <w:t xml:space="preserve">Продукт </w:t>
            </w:r>
          </w:p>
        </w:tc>
        <w:tc>
          <w:tcPr>
            <w:tcW w:w="3053" w:type="dxa"/>
            <w:tcMar>
              <w:top w:w="0" w:type="dxa"/>
              <w:left w:w="108" w:type="dxa"/>
              <w:bottom w:w="0" w:type="dxa"/>
              <w:right w:w="108" w:type="dxa"/>
            </w:tcMar>
          </w:tcPr>
          <w:p w14:paraId="7FB82BC8" w14:textId="77777777" w:rsidR="00396016" w:rsidRPr="00FE73D4" w:rsidRDefault="00396016" w:rsidP="004A6F02">
            <w:pPr>
              <w:jc w:val="left"/>
              <w:rPr>
                <w:sz w:val="20"/>
                <w:szCs w:val="20"/>
              </w:rPr>
            </w:pPr>
            <w:r>
              <w:rPr>
                <w:sz w:val="20"/>
                <w:szCs w:val="20"/>
              </w:rPr>
              <w:t>Артикул позиции МТР, которую следует скомплектовать</w:t>
            </w:r>
          </w:p>
        </w:tc>
        <w:tc>
          <w:tcPr>
            <w:tcW w:w="4238" w:type="dxa"/>
            <w:tcMar>
              <w:top w:w="0" w:type="dxa"/>
              <w:left w:w="108" w:type="dxa"/>
              <w:bottom w:w="0" w:type="dxa"/>
              <w:right w:w="108" w:type="dxa"/>
            </w:tcMar>
          </w:tcPr>
          <w:p w14:paraId="57749EFA" w14:textId="77777777" w:rsidR="00396016" w:rsidRPr="00FE73D4" w:rsidRDefault="00396016" w:rsidP="004A6F02">
            <w:pPr>
              <w:jc w:val="left"/>
              <w:rPr>
                <w:sz w:val="20"/>
                <w:szCs w:val="20"/>
              </w:rPr>
            </w:pPr>
            <w:r>
              <w:rPr>
                <w:sz w:val="20"/>
                <w:szCs w:val="20"/>
              </w:rPr>
              <w:t>Автоматически или вручную при создании</w:t>
            </w:r>
          </w:p>
        </w:tc>
      </w:tr>
      <w:tr w:rsidR="00396016" w:rsidRPr="00FE73D4" w14:paraId="728E9E86" w14:textId="77777777" w:rsidTr="004A6F02">
        <w:tc>
          <w:tcPr>
            <w:tcW w:w="2773" w:type="dxa"/>
            <w:tcMar>
              <w:top w:w="0" w:type="dxa"/>
              <w:left w:w="108" w:type="dxa"/>
              <w:bottom w:w="0" w:type="dxa"/>
              <w:right w:w="108" w:type="dxa"/>
            </w:tcMar>
          </w:tcPr>
          <w:p w14:paraId="19C83FF7" w14:textId="77777777" w:rsidR="00396016" w:rsidRPr="00FE73D4" w:rsidRDefault="00396016" w:rsidP="004A6F02">
            <w:pPr>
              <w:jc w:val="left"/>
              <w:rPr>
                <w:sz w:val="20"/>
                <w:szCs w:val="20"/>
              </w:rPr>
            </w:pPr>
            <w:r>
              <w:rPr>
                <w:sz w:val="20"/>
                <w:szCs w:val="20"/>
              </w:rPr>
              <w:t>Краткое описание продукта</w:t>
            </w:r>
          </w:p>
        </w:tc>
        <w:tc>
          <w:tcPr>
            <w:tcW w:w="3053" w:type="dxa"/>
            <w:tcMar>
              <w:top w:w="0" w:type="dxa"/>
              <w:left w:w="108" w:type="dxa"/>
              <w:bottom w:w="0" w:type="dxa"/>
              <w:right w:w="108" w:type="dxa"/>
            </w:tcMar>
          </w:tcPr>
          <w:p w14:paraId="324AA9F1" w14:textId="77777777" w:rsidR="00396016" w:rsidRPr="00FE73D4" w:rsidRDefault="00396016" w:rsidP="004A6F02">
            <w:pPr>
              <w:jc w:val="left"/>
              <w:rPr>
                <w:sz w:val="20"/>
                <w:szCs w:val="20"/>
              </w:rPr>
            </w:pPr>
            <w:r>
              <w:rPr>
                <w:sz w:val="20"/>
                <w:szCs w:val="20"/>
              </w:rPr>
              <w:t>Наименование позиции МТР, которую следует скомплектовать</w:t>
            </w:r>
          </w:p>
        </w:tc>
        <w:tc>
          <w:tcPr>
            <w:tcW w:w="4238" w:type="dxa"/>
            <w:tcMar>
              <w:top w:w="0" w:type="dxa"/>
              <w:left w:w="108" w:type="dxa"/>
              <w:bottom w:w="0" w:type="dxa"/>
              <w:right w:w="108" w:type="dxa"/>
            </w:tcMar>
          </w:tcPr>
          <w:p w14:paraId="756659C4" w14:textId="77777777" w:rsidR="00396016" w:rsidRPr="00FE73D4" w:rsidRDefault="00396016" w:rsidP="004A6F02">
            <w:pPr>
              <w:jc w:val="left"/>
              <w:rPr>
                <w:sz w:val="20"/>
                <w:szCs w:val="20"/>
              </w:rPr>
            </w:pPr>
            <w:r>
              <w:rPr>
                <w:sz w:val="20"/>
                <w:szCs w:val="20"/>
              </w:rPr>
              <w:t>Автоматически при создании</w:t>
            </w:r>
          </w:p>
        </w:tc>
      </w:tr>
      <w:tr w:rsidR="00396016" w:rsidRPr="00FE73D4" w14:paraId="74888219" w14:textId="77777777" w:rsidTr="004A6F02">
        <w:tc>
          <w:tcPr>
            <w:tcW w:w="2773" w:type="dxa"/>
            <w:tcMar>
              <w:top w:w="0" w:type="dxa"/>
              <w:left w:w="108" w:type="dxa"/>
              <w:bottom w:w="0" w:type="dxa"/>
              <w:right w:w="108" w:type="dxa"/>
            </w:tcMar>
          </w:tcPr>
          <w:p w14:paraId="6464714A" w14:textId="77777777" w:rsidR="00396016" w:rsidRPr="00FE73D4" w:rsidRDefault="00396016" w:rsidP="004A6F02">
            <w:pPr>
              <w:jc w:val="left"/>
              <w:rPr>
                <w:sz w:val="20"/>
                <w:szCs w:val="20"/>
              </w:rPr>
            </w:pPr>
            <w:r>
              <w:rPr>
                <w:sz w:val="20"/>
                <w:szCs w:val="20"/>
              </w:rPr>
              <w:t xml:space="preserve">Количество </w:t>
            </w:r>
          </w:p>
        </w:tc>
        <w:tc>
          <w:tcPr>
            <w:tcW w:w="3053" w:type="dxa"/>
            <w:tcMar>
              <w:top w:w="0" w:type="dxa"/>
              <w:left w:w="108" w:type="dxa"/>
              <w:bottom w:w="0" w:type="dxa"/>
              <w:right w:w="108" w:type="dxa"/>
            </w:tcMar>
          </w:tcPr>
          <w:p w14:paraId="7C5B1266" w14:textId="77777777" w:rsidR="00396016" w:rsidRPr="00FE73D4" w:rsidRDefault="00396016" w:rsidP="004A6F02">
            <w:pPr>
              <w:jc w:val="left"/>
              <w:rPr>
                <w:sz w:val="20"/>
                <w:szCs w:val="20"/>
              </w:rPr>
            </w:pPr>
            <w:r>
              <w:rPr>
                <w:sz w:val="20"/>
                <w:szCs w:val="20"/>
              </w:rPr>
              <w:t>Количество МТР, которое следует скомплектовать</w:t>
            </w:r>
          </w:p>
        </w:tc>
        <w:tc>
          <w:tcPr>
            <w:tcW w:w="4238" w:type="dxa"/>
            <w:tcMar>
              <w:top w:w="0" w:type="dxa"/>
              <w:left w:w="108" w:type="dxa"/>
              <w:bottom w:w="0" w:type="dxa"/>
              <w:right w:w="108" w:type="dxa"/>
            </w:tcMar>
          </w:tcPr>
          <w:p w14:paraId="4CDDD02F" w14:textId="77777777" w:rsidR="00396016" w:rsidRPr="00FE73D4" w:rsidRDefault="00396016" w:rsidP="004A6F02">
            <w:pPr>
              <w:jc w:val="left"/>
              <w:rPr>
                <w:sz w:val="20"/>
                <w:szCs w:val="20"/>
              </w:rPr>
            </w:pPr>
            <w:r w:rsidRPr="009719E2">
              <w:rPr>
                <w:sz w:val="20"/>
                <w:szCs w:val="20"/>
              </w:rPr>
              <w:t>Автоматически или вручную при создании</w:t>
            </w:r>
          </w:p>
        </w:tc>
      </w:tr>
      <w:tr w:rsidR="00396016" w:rsidRPr="00FE73D4" w14:paraId="1826CC77" w14:textId="77777777" w:rsidTr="004A6F02">
        <w:tc>
          <w:tcPr>
            <w:tcW w:w="2773" w:type="dxa"/>
            <w:tcMar>
              <w:top w:w="0" w:type="dxa"/>
              <w:left w:w="108" w:type="dxa"/>
              <w:bottom w:w="0" w:type="dxa"/>
              <w:right w:w="108" w:type="dxa"/>
            </w:tcMar>
          </w:tcPr>
          <w:p w14:paraId="33F3EFEB" w14:textId="77777777" w:rsidR="00396016" w:rsidRDefault="00396016" w:rsidP="004A6F02">
            <w:pPr>
              <w:jc w:val="left"/>
              <w:rPr>
                <w:sz w:val="20"/>
                <w:szCs w:val="20"/>
              </w:rPr>
            </w:pPr>
            <w:r>
              <w:rPr>
                <w:sz w:val="20"/>
                <w:szCs w:val="20"/>
              </w:rPr>
              <w:t>Единица измерения</w:t>
            </w:r>
          </w:p>
        </w:tc>
        <w:tc>
          <w:tcPr>
            <w:tcW w:w="3053" w:type="dxa"/>
            <w:tcMar>
              <w:top w:w="0" w:type="dxa"/>
              <w:left w:w="108" w:type="dxa"/>
              <w:bottom w:w="0" w:type="dxa"/>
              <w:right w:w="108" w:type="dxa"/>
            </w:tcMar>
          </w:tcPr>
          <w:p w14:paraId="3047E782" w14:textId="77777777" w:rsidR="00396016" w:rsidRPr="00FE73D4" w:rsidRDefault="00396016" w:rsidP="004A6F02">
            <w:pPr>
              <w:jc w:val="left"/>
              <w:rPr>
                <w:sz w:val="20"/>
                <w:szCs w:val="20"/>
              </w:rPr>
            </w:pPr>
            <w:r>
              <w:rPr>
                <w:sz w:val="20"/>
                <w:szCs w:val="20"/>
              </w:rPr>
              <w:t>Единица измерения комплектуемого МТР</w:t>
            </w:r>
          </w:p>
        </w:tc>
        <w:tc>
          <w:tcPr>
            <w:tcW w:w="4238" w:type="dxa"/>
            <w:tcMar>
              <w:top w:w="0" w:type="dxa"/>
              <w:left w:w="108" w:type="dxa"/>
              <w:bottom w:w="0" w:type="dxa"/>
              <w:right w:w="108" w:type="dxa"/>
            </w:tcMar>
          </w:tcPr>
          <w:p w14:paraId="51893799" w14:textId="77777777" w:rsidR="00396016" w:rsidRDefault="00396016" w:rsidP="004A6F02">
            <w:pPr>
              <w:jc w:val="left"/>
              <w:rPr>
                <w:sz w:val="20"/>
                <w:szCs w:val="20"/>
              </w:rPr>
            </w:pPr>
            <w:r w:rsidRPr="009719E2">
              <w:rPr>
                <w:sz w:val="20"/>
                <w:szCs w:val="20"/>
              </w:rPr>
              <w:t>Автоматически или вручную при создании</w:t>
            </w:r>
          </w:p>
        </w:tc>
      </w:tr>
      <w:tr w:rsidR="00396016" w:rsidRPr="00FE73D4" w14:paraId="0BE33852" w14:textId="77777777" w:rsidTr="004A6F02">
        <w:tc>
          <w:tcPr>
            <w:tcW w:w="2773" w:type="dxa"/>
            <w:tcMar>
              <w:top w:w="0" w:type="dxa"/>
              <w:left w:w="108" w:type="dxa"/>
              <w:bottom w:w="0" w:type="dxa"/>
              <w:right w:w="108" w:type="dxa"/>
            </w:tcMar>
          </w:tcPr>
          <w:p w14:paraId="237EA994" w14:textId="77777777" w:rsidR="00396016" w:rsidRDefault="00396016" w:rsidP="004A6F02">
            <w:pPr>
              <w:jc w:val="left"/>
              <w:rPr>
                <w:sz w:val="20"/>
                <w:szCs w:val="20"/>
              </w:rPr>
            </w:pPr>
            <w:r>
              <w:rPr>
                <w:sz w:val="20"/>
                <w:szCs w:val="20"/>
              </w:rPr>
              <w:t>Название вида запаса</w:t>
            </w:r>
          </w:p>
        </w:tc>
        <w:tc>
          <w:tcPr>
            <w:tcW w:w="3053" w:type="dxa"/>
            <w:tcMar>
              <w:top w:w="0" w:type="dxa"/>
              <w:left w:w="108" w:type="dxa"/>
              <w:bottom w:w="0" w:type="dxa"/>
              <w:right w:w="108" w:type="dxa"/>
            </w:tcMar>
          </w:tcPr>
          <w:p w14:paraId="4D3C5D05" w14:textId="77777777" w:rsidR="00396016" w:rsidRPr="00FE73D4" w:rsidRDefault="00396016" w:rsidP="004A6F02">
            <w:pPr>
              <w:jc w:val="left"/>
              <w:rPr>
                <w:sz w:val="20"/>
                <w:szCs w:val="20"/>
              </w:rPr>
            </w:pPr>
            <w:r>
              <w:rPr>
                <w:sz w:val="20"/>
                <w:szCs w:val="20"/>
              </w:rPr>
              <w:t>Вид запаса комплектуемого МТР</w:t>
            </w:r>
          </w:p>
        </w:tc>
        <w:tc>
          <w:tcPr>
            <w:tcW w:w="4238" w:type="dxa"/>
            <w:tcMar>
              <w:top w:w="0" w:type="dxa"/>
              <w:left w:w="108" w:type="dxa"/>
              <w:bottom w:w="0" w:type="dxa"/>
              <w:right w:w="108" w:type="dxa"/>
            </w:tcMar>
          </w:tcPr>
          <w:p w14:paraId="1FC962E2" w14:textId="77777777" w:rsidR="00396016" w:rsidRDefault="00396016" w:rsidP="004A6F02">
            <w:pPr>
              <w:jc w:val="left"/>
              <w:rPr>
                <w:sz w:val="20"/>
                <w:szCs w:val="20"/>
              </w:rPr>
            </w:pPr>
            <w:r w:rsidRPr="009719E2">
              <w:rPr>
                <w:sz w:val="20"/>
                <w:szCs w:val="20"/>
              </w:rPr>
              <w:t>Автоматически или вручную при создании</w:t>
            </w:r>
          </w:p>
        </w:tc>
      </w:tr>
    </w:tbl>
    <w:p w14:paraId="34E4BEB7" w14:textId="77777777" w:rsidR="00B35A1D" w:rsidRPr="00B35A1D" w:rsidRDefault="00B35A1D" w:rsidP="00B35A1D"/>
    <w:p w14:paraId="511F7D1E" w14:textId="0C7D103D" w:rsidR="00396016" w:rsidRPr="00E22787" w:rsidRDefault="00396016" w:rsidP="00823682">
      <w:pPr>
        <w:pStyle w:val="afc"/>
        <w:numPr>
          <w:ilvl w:val="0"/>
          <w:numId w:val="70"/>
        </w:numPr>
        <w:rPr>
          <w:color w:val="244061" w:themeColor="accent1" w:themeShade="80"/>
        </w:rPr>
      </w:pPr>
      <w:r>
        <w:t xml:space="preserve">Транзакция для работы с ТСД: </w:t>
      </w:r>
      <w:r w:rsidRPr="00677961">
        <w:rPr>
          <w:color w:val="244061" w:themeColor="accent1" w:themeShade="80"/>
        </w:rPr>
        <w:t>/n/</w:t>
      </w:r>
      <w:r w:rsidRPr="00677961">
        <w:rPr>
          <w:color w:val="244061" w:themeColor="accent1" w:themeShade="80"/>
          <w:lang w:val="en-US"/>
        </w:rPr>
        <w:t>SCWM</w:t>
      </w:r>
      <w:r w:rsidRPr="00677961">
        <w:rPr>
          <w:color w:val="244061" w:themeColor="accent1" w:themeShade="80"/>
        </w:rPr>
        <w:t>/</w:t>
      </w:r>
      <w:r w:rsidRPr="00677961">
        <w:rPr>
          <w:color w:val="244061" w:themeColor="accent1" w:themeShade="80"/>
          <w:lang w:val="en-US"/>
        </w:rPr>
        <w:t>RFUI</w:t>
      </w:r>
    </w:p>
    <w:p w14:paraId="33F81F67" w14:textId="77777777" w:rsidR="00043F4C" w:rsidRDefault="00043F4C" w:rsidP="00396016">
      <w:pPr>
        <w:jc w:val="right"/>
        <w:rPr>
          <w:rFonts w:cs="Arial"/>
          <w:b/>
          <w:sz w:val="22"/>
        </w:rPr>
      </w:pPr>
    </w:p>
    <w:p w14:paraId="37D5DDD7" w14:textId="48425CDF" w:rsidR="00396016" w:rsidRPr="00677961" w:rsidRDefault="00396016" w:rsidP="00396016">
      <w:pPr>
        <w:jc w:val="right"/>
        <w:rPr>
          <w:rFonts w:cs="Arial"/>
          <w:b/>
          <w:sz w:val="22"/>
        </w:rPr>
      </w:pPr>
      <w:r w:rsidRPr="00677961">
        <w:rPr>
          <w:rFonts w:cs="Arial"/>
          <w:b/>
          <w:sz w:val="22"/>
        </w:rPr>
        <w:t xml:space="preserve">Таблица </w:t>
      </w:r>
      <w:r w:rsidR="00781E65" w:rsidRPr="007A47F7">
        <w:rPr>
          <w:rFonts w:cs="Arial"/>
          <w:b/>
          <w:sz w:val="22"/>
        </w:rPr>
        <w:t>149</w:t>
      </w:r>
      <w:r w:rsidRPr="00677961">
        <w:rPr>
          <w:rFonts w:cs="Arial"/>
          <w:b/>
          <w:sz w:val="22"/>
        </w:rPr>
        <w:t>. Комплектование при помощи ТСД</w:t>
      </w:r>
    </w:p>
    <w:p w14:paraId="22AC5E52" w14:textId="77777777" w:rsidR="00396016" w:rsidRDefault="00396016" w:rsidP="00396016"/>
    <w:tbl>
      <w:tblPr>
        <w:tblW w:w="10064"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773"/>
        <w:gridCol w:w="3053"/>
        <w:gridCol w:w="4238"/>
      </w:tblGrid>
      <w:tr w:rsidR="00396016" w:rsidRPr="00FE73D4" w14:paraId="7927C7DF" w14:textId="77777777" w:rsidTr="004A6F02">
        <w:tc>
          <w:tcPr>
            <w:tcW w:w="2773" w:type="dxa"/>
            <w:shd w:val="clear" w:color="auto" w:fill="FFC000"/>
            <w:tcMar>
              <w:top w:w="0" w:type="dxa"/>
              <w:left w:w="108" w:type="dxa"/>
              <w:bottom w:w="0" w:type="dxa"/>
              <w:right w:w="108" w:type="dxa"/>
            </w:tcMar>
            <w:hideMark/>
          </w:tcPr>
          <w:p w14:paraId="49AB21C4" w14:textId="1E5D6BC6" w:rsidR="00396016" w:rsidRPr="00A036A9" w:rsidRDefault="00396016" w:rsidP="004A6F02">
            <w:pPr>
              <w:jc w:val="center"/>
              <w:rPr>
                <w:b/>
                <w:bCs/>
                <w:sz w:val="20"/>
                <w:szCs w:val="20"/>
              </w:rPr>
            </w:pPr>
            <w:r w:rsidRPr="00A036A9">
              <w:rPr>
                <w:b/>
                <w:bCs/>
                <w:sz w:val="20"/>
                <w:szCs w:val="20"/>
              </w:rPr>
              <w:t>Поле</w:t>
            </w:r>
            <w:r w:rsidR="003E3081">
              <w:rPr>
                <w:b/>
                <w:bCs/>
                <w:sz w:val="20"/>
                <w:szCs w:val="20"/>
              </w:rPr>
              <w:t xml:space="preserve"> на экране ТСД</w:t>
            </w:r>
          </w:p>
        </w:tc>
        <w:tc>
          <w:tcPr>
            <w:tcW w:w="3053" w:type="dxa"/>
            <w:shd w:val="clear" w:color="auto" w:fill="FFC000"/>
            <w:tcMar>
              <w:top w:w="0" w:type="dxa"/>
              <w:left w:w="108" w:type="dxa"/>
              <w:bottom w:w="0" w:type="dxa"/>
              <w:right w:w="108" w:type="dxa"/>
            </w:tcMar>
            <w:hideMark/>
          </w:tcPr>
          <w:p w14:paraId="453B3BF6" w14:textId="2017954C" w:rsidR="00396016" w:rsidRPr="00A036A9" w:rsidRDefault="00396016" w:rsidP="004A6F02">
            <w:pPr>
              <w:jc w:val="center"/>
              <w:rPr>
                <w:b/>
                <w:bCs/>
                <w:sz w:val="20"/>
                <w:szCs w:val="20"/>
              </w:rPr>
            </w:pPr>
            <w:r w:rsidRPr="00A036A9">
              <w:rPr>
                <w:b/>
                <w:bCs/>
                <w:sz w:val="20"/>
                <w:szCs w:val="20"/>
              </w:rPr>
              <w:t>Описание</w:t>
            </w:r>
            <w:r w:rsidR="003E3081">
              <w:rPr>
                <w:b/>
                <w:bCs/>
                <w:sz w:val="20"/>
                <w:szCs w:val="20"/>
              </w:rPr>
              <w:t xml:space="preserve"> поля</w:t>
            </w:r>
          </w:p>
        </w:tc>
        <w:tc>
          <w:tcPr>
            <w:tcW w:w="4238" w:type="dxa"/>
            <w:shd w:val="clear" w:color="auto" w:fill="FFC000"/>
            <w:tcMar>
              <w:top w:w="0" w:type="dxa"/>
              <w:left w:w="108" w:type="dxa"/>
              <w:bottom w:w="0" w:type="dxa"/>
              <w:right w:w="108" w:type="dxa"/>
            </w:tcMar>
            <w:hideMark/>
          </w:tcPr>
          <w:p w14:paraId="0C782B74" w14:textId="77777777" w:rsidR="00396016" w:rsidRPr="00A036A9" w:rsidRDefault="00396016" w:rsidP="004A6F02">
            <w:pPr>
              <w:jc w:val="center"/>
              <w:rPr>
                <w:b/>
                <w:bCs/>
                <w:sz w:val="20"/>
                <w:szCs w:val="20"/>
              </w:rPr>
            </w:pPr>
            <w:r w:rsidRPr="00A036A9">
              <w:rPr>
                <w:b/>
                <w:bCs/>
                <w:sz w:val="20"/>
                <w:szCs w:val="20"/>
              </w:rPr>
              <w:t>Принцип заполнения</w:t>
            </w:r>
          </w:p>
        </w:tc>
      </w:tr>
      <w:tr w:rsidR="00396016" w:rsidRPr="00FE73D4" w14:paraId="4BE8F56A" w14:textId="77777777" w:rsidTr="004A6F02">
        <w:tc>
          <w:tcPr>
            <w:tcW w:w="2773" w:type="dxa"/>
            <w:tcMar>
              <w:top w:w="0" w:type="dxa"/>
              <w:left w:w="108" w:type="dxa"/>
              <w:bottom w:w="0" w:type="dxa"/>
              <w:right w:w="108" w:type="dxa"/>
            </w:tcMar>
          </w:tcPr>
          <w:p w14:paraId="062BA1D6" w14:textId="77777777" w:rsidR="00396016" w:rsidRPr="00A036A9" w:rsidRDefault="00396016" w:rsidP="004A6F02">
            <w:pPr>
              <w:jc w:val="left"/>
              <w:rPr>
                <w:sz w:val="20"/>
                <w:szCs w:val="20"/>
              </w:rPr>
            </w:pPr>
            <w:r w:rsidRPr="00A036A9">
              <w:rPr>
                <w:sz w:val="20"/>
                <w:szCs w:val="20"/>
              </w:rPr>
              <w:t xml:space="preserve">Авторизация </w:t>
            </w:r>
          </w:p>
        </w:tc>
        <w:tc>
          <w:tcPr>
            <w:tcW w:w="3053" w:type="dxa"/>
            <w:tcMar>
              <w:top w:w="0" w:type="dxa"/>
              <w:left w:w="108" w:type="dxa"/>
              <w:bottom w:w="0" w:type="dxa"/>
              <w:right w:w="108" w:type="dxa"/>
            </w:tcMar>
          </w:tcPr>
          <w:p w14:paraId="52EC50E7" w14:textId="3FED108C" w:rsidR="00396016" w:rsidRPr="00A036A9" w:rsidRDefault="00396016" w:rsidP="004A6F02">
            <w:pPr>
              <w:jc w:val="left"/>
              <w:rPr>
                <w:sz w:val="20"/>
                <w:szCs w:val="20"/>
              </w:rPr>
            </w:pPr>
            <w:r w:rsidRPr="00A036A9">
              <w:rPr>
                <w:sz w:val="20"/>
                <w:szCs w:val="20"/>
              </w:rPr>
              <w:t xml:space="preserve">Авторизация в </w:t>
            </w:r>
            <w:r w:rsidRPr="00A036A9">
              <w:rPr>
                <w:sz w:val="20"/>
                <w:szCs w:val="20"/>
                <w:lang w:val="en-US"/>
              </w:rPr>
              <w:t>SAP</w:t>
            </w:r>
            <w:r w:rsidRPr="00A036A9">
              <w:rPr>
                <w:sz w:val="20"/>
                <w:szCs w:val="20"/>
              </w:rPr>
              <w:t xml:space="preserve"> </w:t>
            </w:r>
            <w:r w:rsidRPr="00A036A9">
              <w:rPr>
                <w:sz w:val="20"/>
                <w:szCs w:val="20"/>
                <w:lang w:val="en-US"/>
              </w:rPr>
              <w:t>EWM</w:t>
            </w:r>
          </w:p>
        </w:tc>
        <w:tc>
          <w:tcPr>
            <w:tcW w:w="4238" w:type="dxa"/>
            <w:tcMar>
              <w:top w:w="0" w:type="dxa"/>
              <w:left w:w="108" w:type="dxa"/>
              <w:bottom w:w="0" w:type="dxa"/>
              <w:right w:w="108" w:type="dxa"/>
            </w:tcMar>
          </w:tcPr>
          <w:p w14:paraId="4EE896AB" w14:textId="77777777" w:rsidR="00396016" w:rsidRPr="00A036A9" w:rsidRDefault="00396016" w:rsidP="004A6F02">
            <w:pPr>
              <w:jc w:val="left"/>
              <w:rPr>
                <w:sz w:val="20"/>
                <w:szCs w:val="20"/>
              </w:rPr>
            </w:pPr>
            <w:r w:rsidRPr="00A036A9">
              <w:rPr>
                <w:sz w:val="20"/>
                <w:szCs w:val="20"/>
              </w:rPr>
              <w:t>Ввод логина и пароля либо сканирование ШК с логином и паролем</w:t>
            </w:r>
          </w:p>
        </w:tc>
      </w:tr>
      <w:tr w:rsidR="00396016" w:rsidRPr="00FE73D4" w14:paraId="7DAE1DFC" w14:textId="77777777" w:rsidTr="004A6F02">
        <w:tc>
          <w:tcPr>
            <w:tcW w:w="2773" w:type="dxa"/>
            <w:tcMar>
              <w:top w:w="0" w:type="dxa"/>
              <w:left w:w="108" w:type="dxa"/>
              <w:bottom w:w="0" w:type="dxa"/>
              <w:right w:w="108" w:type="dxa"/>
            </w:tcMar>
          </w:tcPr>
          <w:p w14:paraId="431BAE70" w14:textId="77777777" w:rsidR="00396016" w:rsidRPr="00A036A9" w:rsidRDefault="00396016" w:rsidP="004A6F02">
            <w:pPr>
              <w:jc w:val="left"/>
              <w:rPr>
                <w:sz w:val="20"/>
                <w:szCs w:val="20"/>
              </w:rPr>
            </w:pPr>
            <w:r w:rsidRPr="00A036A9">
              <w:rPr>
                <w:sz w:val="20"/>
                <w:szCs w:val="20"/>
              </w:rPr>
              <w:t xml:space="preserve">Склад </w:t>
            </w:r>
          </w:p>
        </w:tc>
        <w:tc>
          <w:tcPr>
            <w:tcW w:w="3053" w:type="dxa"/>
            <w:tcMar>
              <w:top w:w="0" w:type="dxa"/>
              <w:left w:w="108" w:type="dxa"/>
              <w:bottom w:w="0" w:type="dxa"/>
              <w:right w:w="108" w:type="dxa"/>
            </w:tcMar>
          </w:tcPr>
          <w:p w14:paraId="17FFCABE" w14:textId="77777777" w:rsidR="00396016" w:rsidRPr="00A036A9" w:rsidRDefault="00396016" w:rsidP="004A6F02">
            <w:pPr>
              <w:jc w:val="left"/>
              <w:rPr>
                <w:sz w:val="20"/>
                <w:szCs w:val="20"/>
              </w:rPr>
            </w:pPr>
            <w:r w:rsidRPr="00A036A9">
              <w:rPr>
                <w:sz w:val="20"/>
                <w:szCs w:val="20"/>
              </w:rPr>
              <w:t>Выбор склада (при необходимости)</w:t>
            </w:r>
          </w:p>
        </w:tc>
        <w:tc>
          <w:tcPr>
            <w:tcW w:w="4238" w:type="dxa"/>
            <w:tcMar>
              <w:top w:w="0" w:type="dxa"/>
              <w:left w:w="108" w:type="dxa"/>
              <w:bottom w:w="0" w:type="dxa"/>
              <w:right w:w="108" w:type="dxa"/>
            </w:tcMar>
          </w:tcPr>
          <w:p w14:paraId="4B119C83" w14:textId="77777777" w:rsidR="00396016" w:rsidRPr="00A036A9" w:rsidRDefault="00396016" w:rsidP="004A6F02">
            <w:pPr>
              <w:jc w:val="left"/>
              <w:rPr>
                <w:sz w:val="20"/>
                <w:szCs w:val="20"/>
              </w:rPr>
            </w:pPr>
            <w:r w:rsidRPr="00A036A9">
              <w:rPr>
                <w:sz w:val="20"/>
                <w:szCs w:val="20"/>
              </w:rPr>
              <w:t>Выбор на ТСД</w:t>
            </w:r>
          </w:p>
        </w:tc>
      </w:tr>
      <w:tr w:rsidR="00396016" w:rsidRPr="00FE73D4" w14:paraId="7EF5C101" w14:textId="77777777" w:rsidTr="004A6F02">
        <w:tc>
          <w:tcPr>
            <w:tcW w:w="2773" w:type="dxa"/>
            <w:tcMar>
              <w:top w:w="0" w:type="dxa"/>
              <w:left w:w="108" w:type="dxa"/>
              <w:bottom w:w="0" w:type="dxa"/>
              <w:right w:w="108" w:type="dxa"/>
            </w:tcMar>
          </w:tcPr>
          <w:p w14:paraId="1BC148EE" w14:textId="77777777" w:rsidR="00396016" w:rsidRPr="00A036A9" w:rsidRDefault="00396016" w:rsidP="004A6F02">
            <w:pPr>
              <w:jc w:val="left"/>
              <w:rPr>
                <w:sz w:val="20"/>
                <w:szCs w:val="20"/>
              </w:rPr>
            </w:pPr>
            <w:r w:rsidRPr="00A036A9">
              <w:rPr>
                <w:sz w:val="20"/>
                <w:szCs w:val="20"/>
              </w:rPr>
              <w:t>Меню ТСД</w:t>
            </w:r>
          </w:p>
        </w:tc>
        <w:tc>
          <w:tcPr>
            <w:tcW w:w="3053" w:type="dxa"/>
            <w:tcMar>
              <w:top w:w="0" w:type="dxa"/>
              <w:left w:w="108" w:type="dxa"/>
              <w:bottom w:w="0" w:type="dxa"/>
              <w:right w:w="108" w:type="dxa"/>
            </w:tcMar>
          </w:tcPr>
          <w:p w14:paraId="61179A04" w14:textId="77777777" w:rsidR="00396016" w:rsidRPr="00A036A9" w:rsidRDefault="00396016" w:rsidP="004A6F02">
            <w:pPr>
              <w:jc w:val="left"/>
              <w:rPr>
                <w:sz w:val="20"/>
                <w:szCs w:val="20"/>
              </w:rPr>
            </w:pPr>
            <w:r w:rsidRPr="00A036A9">
              <w:rPr>
                <w:sz w:val="20"/>
                <w:szCs w:val="20"/>
              </w:rPr>
              <w:t>Выбор вида операции (Комплектование) и складского заказа</w:t>
            </w:r>
          </w:p>
        </w:tc>
        <w:tc>
          <w:tcPr>
            <w:tcW w:w="4238" w:type="dxa"/>
            <w:tcMar>
              <w:top w:w="0" w:type="dxa"/>
              <w:left w:w="108" w:type="dxa"/>
              <w:bottom w:w="0" w:type="dxa"/>
              <w:right w:w="108" w:type="dxa"/>
            </w:tcMar>
          </w:tcPr>
          <w:p w14:paraId="617C7733" w14:textId="77777777" w:rsidR="00396016" w:rsidRPr="00A036A9" w:rsidRDefault="00396016" w:rsidP="004A6F02">
            <w:pPr>
              <w:jc w:val="left"/>
              <w:rPr>
                <w:sz w:val="20"/>
                <w:szCs w:val="20"/>
              </w:rPr>
            </w:pPr>
            <w:r w:rsidRPr="00A036A9">
              <w:rPr>
                <w:sz w:val="20"/>
                <w:szCs w:val="20"/>
              </w:rPr>
              <w:t>Выбор в меню</w:t>
            </w:r>
          </w:p>
        </w:tc>
      </w:tr>
      <w:tr w:rsidR="00396016" w:rsidRPr="00FE73D4" w14:paraId="735B4614" w14:textId="77777777" w:rsidTr="004A6F02">
        <w:tc>
          <w:tcPr>
            <w:tcW w:w="2773" w:type="dxa"/>
            <w:tcMar>
              <w:top w:w="0" w:type="dxa"/>
              <w:left w:w="108" w:type="dxa"/>
              <w:bottom w:w="0" w:type="dxa"/>
              <w:right w:w="108" w:type="dxa"/>
            </w:tcMar>
          </w:tcPr>
          <w:p w14:paraId="34FA4FA1" w14:textId="77777777" w:rsidR="00396016" w:rsidRPr="00A036A9" w:rsidRDefault="00396016" w:rsidP="004A6F02">
            <w:pPr>
              <w:jc w:val="left"/>
              <w:rPr>
                <w:sz w:val="20"/>
                <w:szCs w:val="20"/>
              </w:rPr>
            </w:pPr>
            <w:r>
              <w:rPr>
                <w:sz w:val="20"/>
                <w:szCs w:val="20"/>
              </w:rPr>
              <w:t>ЕО комплектования</w:t>
            </w:r>
          </w:p>
        </w:tc>
        <w:tc>
          <w:tcPr>
            <w:tcW w:w="3053" w:type="dxa"/>
            <w:tcMar>
              <w:top w:w="0" w:type="dxa"/>
              <w:left w:w="108" w:type="dxa"/>
              <w:bottom w:w="0" w:type="dxa"/>
              <w:right w:w="108" w:type="dxa"/>
            </w:tcMar>
          </w:tcPr>
          <w:p w14:paraId="01CDAE88" w14:textId="77777777" w:rsidR="00396016" w:rsidRPr="00A036A9" w:rsidRDefault="00396016" w:rsidP="004A6F02">
            <w:pPr>
              <w:jc w:val="left"/>
              <w:rPr>
                <w:sz w:val="20"/>
                <w:szCs w:val="20"/>
              </w:rPr>
            </w:pPr>
            <w:r>
              <w:rPr>
                <w:sz w:val="20"/>
                <w:szCs w:val="20"/>
              </w:rPr>
              <w:t>ШК ЕО, на (в) которую осуществляется укладка комплектуемого МТР</w:t>
            </w:r>
          </w:p>
        </w:tc>
        <w:tc>
          <w:tcPr>
            <w:tcW w:w="4238" w:type="dxa"/>
            <w:tcMar>
              <w:top w:w="0" w:type="dxa"/>
              <w:left w:w="108" w:type="dxa"/>
              <w:bottom w:w="0" w:type="dxa"/>
              <w:right w:w="108" w:type="dxa"/>
            </w:tcMar>
          </w:tcPr>
          <w:p w14:paraId="4AAD3F1E" w14:textId="77777777" w:rsidR="00396016" w:rsidRPr="00A036A9" w:rsidRDefault="00396016" w:rsidP="004A6F02">
            <w:pPr>
              <w:jc w:val="left"/>
              <w:rPr>
                <w:sz w:val="20"/>
                <w:szCs w:val="20"/>
              </w:rPr>
            </w:pPr>
            <w:r w:rsidRPr="003854AD">
              <w:rPr>
                <w:sz w:val="20"/>
                <w:szCs w:val="20"/>
              </w:rPr>
              <w:t>Сканирование ШК</w:t>
            </w:r>
          </w:p>
        </w:tc>
      </w:tr>
      <w:tr w:rsidR="00396016" w:rsidRPr="00FE73D4" w14:paraId="0677D037" w14:textId="77777777" w:rsidTr="004A6F02">
        <w:tc>
          <w:tcPr>
            <w:tcW w:w="2773" w:type="dxa"/>
            <w:tcMar>
              <w:top w:w="0" w:type="dxa"/>
              <w:left w:w="108" w:type="dxa"/>
              <w:bottom w:w="0" w:type="dxa"/>
              <w:right w:w="108" w:type="dxa"/>
            </w:tcMar>
          </w:tcPr>
          <w:p w14:paraId="0F9C587E" w14:textId="77777777" w:rsidR="00396016" w:rsidRDefault="00396016" w:rsidP="004A6F02">
            <w:pPr>
              <w:jc w:val="left"/>
              <w:rPr>
                <w:sz w:val="20"/>
                <w:szCs w:val="20"/>
              </w:rPr>
            </w:pPr>
            <w:r>
              <w:rPr>
                <w:sz w:val="20"/>
                <w:szCs w:val="20"/>
              </w:rPr>
              <w:t>Отпускающее складское место</w:t>
            </w:r>
          </w:p>
        </w:tc>
        <w:tc>
          <w:tcPr>
            <w:tcW w:w="3053" w:type="dxa"/>
            <w:tcMar>
              <w:top w:w="0" w:type="dxa"/>
              <w:left w:w="108" w:type="dxa"/>
              <w:bottom w:w="0" w:type="dxa"/>
              <w:right w:w="108" w:type="dxa"/>
            </w:tcMar>
          </w:tcPr>
          <w:p w14:paraId="7BFB8A8C" w14:textId="77777777" w:rsidR="00396016" w:rsidRPr="00A036A9" w:rsidRDefault="00396016" w:rsidP="004A6F02">
            <w:pPr>
              <w:jc w:val="left"/>
              <w:rPr>
                <w:sz w:val="20"/>
                <w:szCs w:val="20"/>
              </w:rPr>
            </w:pPr>
            <w:r>
              <w:rPr>
                <w:sz w:val="20"/>
                <w:szCs w:val="20"/>
              </w:rPr>
              <w:t>ШК отпускающего складского места</w:t>
            </w:r>
          </w:p>
        </w:tc>
        <w:tc>
          <w:tcPr>
            <w:tcW w:w="4238" w:type="dxa"/>
            <w:tcMar>
              <w:top w:w="0" w:type="dxa"/>
              <w:left w:w="108" w:type="dxa"/>
              <w:bottom w:w="0" w:type="dxa"/>
              <w:right w:w="108" w:type="dxa"/>
            </w:tcMar>
          </w:tcPr>
          <w:p w14:paraId="7BFF2693" w14:textId="77777777" w:rsidR="00396016" w:rsidRPr="00A036A9" w:rsidRDefault="00396016" w:rsidP="004A6F02">
            <w:pPr>
              <w:jc w:val="left"/>
              <w:rPr>
                <w:sz w:val="20"/>
                <w:szCs w:val="20"/>
              </w:rPr>
            </w:pPr>
            <w:r w:rsidRPr="003854AD">
              <w:rPr>
                <w:sz w:val="20"/>
                <w:szCs w:val="20"/>
              </w:rPr>
              <w:t>Сканирование ШК</w:t>
            </w:r>
          </w:p>
        </w:tc>
      </w:tr>
      <w:tr w:rsidR="00396016" w:rsidRPr="00FE73D4" w14:paraId="4E0ACCE0" w14:textId="77777777" w:rsidTr="004A6F02">
        <w:tc>
          <w:tcPr>
            <w:tcW w:w="2773" w:type="dxa"/>
            <w:tcMar>
              <w:top w:w="0" w:type="dxa"/>
              <w:left w:w="108" w:type="dxa"/>
              <w:bottom w:w="0" w:type="dxa"/>
              <w:right w:w="108" w:type="dxa"/>
            </w:tcMar>
          </w:tcPr>
          <w:p w14:paraId="3D7B765E" w14:textId="77777777" w:rsidR="00396016" w:rsidRDefault="00396016" w:rsidP="004A6F02">
            <w:pPr>
              <w:jc w:val="left"/>
              <w:rPr>
                <w:sz w:val="20"/>
                <w:szCs w:val="20"/>
              </w:rPr>
            </w:pPr>
            <w:r>
              <w:rPr>
                <w:sz w:val="20"/>
                <w:szCs w:val="20"/>
              </w:rPr>
              <w:t>Отпускающая ЕО</w:t>
            </w:r>
          </w:p>
        </w:tc>
        <w:tc>
          <w:tcPr>
            <w:tcW w:w="3053" w:type="dxa"/>
            <w:tcMar>
              <w:top w:w="0" w:type="dxa"/>
              <w:left w:w="108" w:type="dxa"/>
              <w:bottom w:w="0" w:type="dxa"/>
              <w:right w:w="108" w:type="dxa"/>
            </w:tcMar>
          </w:tcPr>
          <w:p w14:paraId="4478CA51" w14:textId="77777777" w:rsidR="00396016" w:rsidRPr="00A036A9" w:rsidRDefault="00396016" w:rsidP="004A6F02">
            <w:pPr>
              <w:jc w:val="left"/>
              <w:rPr>
                <w:sz w:val="20"/>
                <w:szCs w:val="20"/>
              </w:rPr>
            </w:pPr>
            <w:r>
              <w:rPr>
                <w:sz w:val="20"/>
                <w:szCs w:val="20"/>
              </w:rPr>
              <w:t>ШК отпускающей ЕО</w:t>
            </w:r>
          </w:p>
        </w:tc>
        <w:tc>
          <w:tcPr>
            <w:tcW w:w="4238" w:type="dxa"/>
            <w:tcMar>
              <w:top w:w="0" w:type="dxa"/>
              <w:left w:w="108" w:type="dxa"/>
              <w:bottom w:w="0" w:type="dxa"/>
              <w:right w:w="108" w:type="dxa"/>
            </w:tcMar>
          </w:tcPr>
          <w:p w14:paraId="68F65AEB" w14:textId="77777777" w:rsidR="00396016" w:rsidRPr="00A036A9" w:rsidRDefault="00396016" w:rsidP="004A6F02">
            <w:pPr>
              <w:jc w:val="left"/>
              <w:rPr>
                <w:sz w:val="20"/>
                <w:szCs w:val="20"/>
              </w:rPr>
            </w:pPr>
            <w:r w:rsidRPr="003854AD">
              <w:rPr>
                <w:sz w:val="20"/>
                <w:szCs w:val="20"/>
              </w:rPr>
              <w:t>Сканирование ШК</w:t>
            </w:r>
          </w:p>
        </w:tc>
      </w:tr>
      <w:tr w:rsidR="00396016" w:rsidRPr="00FE73D4" w14:paraId="1474EE63" w14:textId="77777777" w:rsidTr="004A6F02">
        <w:tc>
          <w:tcPr>
            <w:tcW w:w="2773" w:type="dxa"/>
            <w:tcMar>
              <w:top w:w="0" w:type="dxa"/>
              <w:left w:w="108" w:type="dxa"/>
              <w:bottom w:w="0" w:type="dxa"/>
              <w:right w:w="108" w:type="dxa"/>
            </w:tcMar>
          </w:tcPr>
          <w:p w14:paraId="0F628F9C" w14:textId="77777777" w:rsidR="00396016" w:rsidRPr="003854AD" w:rsidRDefault="00396016" w:rsidP="004A6F02">
            <w:pPr>
              <w:jc w:val="left"/>
              <w:rPr>
                <w:sz w:val="20"/>
                <w:szCs w:val="20"/>
              </w:rPr>
            </w:pPr>
            <w:r w:rsidRPr="003854AD">
              <w:rPr>
                <w:sz w:val="20"/>
                <w:szCs w:val="20"/>
              </w:rPr>
              <w:t>ШК</w:t>
            </w:r>
          </w:p>
        </w:tc>
        <w:tc>
          <w:tcPr>
            <w:tcW w:w="3053" w:type="dxa"/>
            <w:tcMar>
              <w:top w:w="0" w:type="dxa"/>
              <w:left w:w="108" w:type="dxa"/>
              <w:bottom w:w="0" w:type="dxa"/>
              <w:right w:w="108" w:type="dxa"/>
            </w:tcMar>
          </w:tcPr>
          <w:p w14:paraId="532C0C2B" w14:textId="77777777" w:rsidR="00396016" w:rsidRPr="003854AD" w:rsidRDefault="00396016" w:rsidP="004A6F02">
            <w:pPr>
              <w:jc w:val="left"/>
              <w:rPr>
                <w:sz w:val="20"/>
                <w:szCs w:val="20"/>
              </w:rPr>
            </w:pPr>
            <w:r w:rsidRPr="003854AD">
              <w:rPr>
                <w:sz w:val="20"/>
                <w:szCs w:val="20"/>
              </w:rPr>
              <w:t>Штриховой код МТР</w:t>
            </w:r>
          </w:p>
        </w:tc>
        <w:tc>
          <w:tcPr>
            <w:tcW w:w="4238" w:type="dxa"/>
            <w:tcMar>
              <w:top w:w="0" w:type="dxa"/>
              <w:left w:w="108" w:type="dxa"/>
              <w:bottom w:w="0" w:type="dxa"/>
              <w:right w:w="108" w:type="dxa"/>
            </w:tcMar>
          </w:tcPr>
          <w:p w14:paraId="5BDBA5CF" w14:textId="77777777" w:rsidR="00396016" w:rsidRPr="003854AD" w:rsidRDefault="00396016" w:rsidP="004A6F02">
            <w:pPr>
              <w:jc w:val="left"/>
              <w:rPr>
                <w:sz w:val="20"/>
                <w:szCs w:val="20"/>
              </w:rPr>
            </w:pPr>
            <w:r w:rsidRPr="003854AD">
              <w:rPr>
                <w:sz w:val="20"/>
                <w:szCs w:val="20"/>
              </w:rPr>
              <w:t>Сканирование ШК</w:t>
            </w:r>
          </w:p>
        </w:tc>
      </w:tr>
      <w:tr w:rsidR="00396016" w:rsidRPr="00FE73D4" w14:paraId="461AE54F" w14:textId="77777777" w:rsidTr="004A6F02">
        <w:tc>
          <w:tcPr>
            <w:tcW w:w="2773" w:type="dxa"/>
            <w:tcMar>
              <w:top w:w="0" w:type="dxa"/>
              <w:left w:w="108" w:type="dxa"/>
              <w:bottom w:w="0" w:type="dxa"/>
              <w:right w:w="108" w:type="dxa"/>
            </w:tcMar>
          </w:tcPr>
          <w:p w14:paraId="64EA0CED" w14:textId="77777777" w:rsidR="00396016" w:rsidRPr="003854AD" w:rsidRDefault="00396016" w:rsidP="004A6F02">
            <w:pPr>
              <w:jc w:val="left"/>
              <w:rPr>
                <w:sz w:val="20"/>
                <w:szCs w:val="20"/>
              </w:rPr>
            </w:pPr>
            <w:r w:rsidRPr="003854AD">
              <w:rPr>
                <w:sz w:val="20"/>
                <w:szCs w:val="20"/>
              </w:rPr>
              <w:t xml:space="preserve">Количество </w:t>
            </w:r>
          </w:p>
        </w:tc>
        <w:tc>
          <w:tcPr>
            <w:tcW w:w="3053" w:type="dxa"/>
            <w:tcMar>
              <w:top w:w="0" w:type="dxa"/>
              <w:left w:w="108" w:type="dxa"/>
              <w:bottom w:w="0" w:type="dxa"/>
              <w:right w:w="108" w:type="dxa"/>
            </w:tcMar>
          </w:tcPr>
          <w:p w14:paraId="01FECC73" w14:textId="77777777" w:rsidR="00396016" w:rsidRPr="003854AD" w:rsidRDefault="00396016" w:rsidP="004A6F02">
            <w:pPr>
              <w:jc w:val="left"/>
              <w:rPr>
                <w:sz w:val="20"/>
                <w:szCs w:val="20"/>
              </w:rPr>
            </w:pPr>
            <w:r w:rsidRPr="003854AD">
              <w:rPr>
                <w:sz w:val="20"/>
                <w:szCs w:val="20"/>
              </w:rPr>
              <w:t>Количество принимаемого МТР</w:t>
            </w:r>
          </w:p>
        </w:tc>
        <w:tc>
          <w:tcPr>
            <w:tcW w:w="4238" w:type="dxa"/>
            <w:tcMar>
              <w:top w:w="0" w:type="dxa"/>
              <w:left w:w="108" w:type="dxa"/>
              <w:bottom w:w="0" w:type="dxa"/>
              <w:right w:w="108" w:type="dxa"/>
            </w:tcMar>
          </w:tcPr>
          <w:p w14:paraId="26F5FDEB" w14:textId="77777777" w:rsidR="00396016" w:rsidRPr="003854AD" w:rsidRDefault="00396016" w:rsidP="004A6F02">
            <w:pPr>
              <w:jc w:val="left"/>
              <w:rPr>
                <w:sz w:val="20"/>
                <w:szCs w:val="20"/>
              </w:rPr>
            </w:pPr>
            <w:r w:rsidRPr="003854AD">
              <w:rPr>
                <w:sz w:val="20"/>
                <w:szCs w:val="20"/>
              </w:rPr>
              <w:t>Вручную (если количество не указано в ШК)</w:t>
            </w:r>
          </w:p>
        </w:tc>
      </w:tr>
      <w:tr w:rsidR="00396016" w:rsidRPr="00FE73D4" w14:paraId="63FFC515" w14:textId="77777777" w:rsidTr="004A6F02">
        <w:tc>
          <w:tcPr>
            <w:tcW w:w="2773" w:type="dxa"/>
            <w:tcMar>
              <w:top w:w="0" w:type="dxa"/>
              <w:left w:w="108" w:type="dxa"/>
              <w:bottom w:w="0" w:type="dxa"/>
              <w:right w:w="108" w:type="dxa"/>
            </w:tcMar>
          </w:tcPr>
          <w:p w14:paraId="10DBD661" w14:textId="77777777" w:rsidR="00396016" w:rsidRPr="003854AD" w:rsidRDefault="00396016" w:rsidP="004A6F02">
            <w:pPr>
              <w:jc w:val="left"/>
              <w:rPr>
                <w:sz w:val="20"/>
                <w:szCs w:val="20"/>
              </w:rPr>
            </w:pPr>
            <w:r w:rsidRPr="003854AD">
              <w:rPr>
                <w:sz w:val="20"/>
                <w:szCs w:val="20"/>
              </w:rPr>
              <w:t>Партия</w:t>
            </w:r>
          </w:p>
        </w:tc>
        <w:tc>
          <w:tcPr>
            <w:tcW w:w="3053" w:type="dxa"/>
            <w:tcMar>
              <w:top w:w="0" w:type="dxa"/>
              <w:left w:w="108" w:type="dxa"/>
              <w:bottom w:w="0" w:type="dxa"/>
              <w:right w:w="108" w:type="dxa"/>
            </w:tcMar>
          </w:tcPr>
          <w:p w14:paraId="5CBBF013" w14:textId="77777777" w:rsidR="00396016" w:rsidRPr="003854AD" w:rsidRDefault="00396016" w:rsidP="004A6F02">
            <w:pPr>
              <w:jc w:val="left"/>
              <w:rPr>
                <w:sz w:val="20"/>
                <w:szCs w:val="20"/>
              </w:rPr>
            </w:pPr>
            <w:r w:rsidRPr="003854AD">
              <w:rPr>
                <w:sz w:val="20"/>
                <w:szCs w:val="20"/>
              </w:rPr>
              <w:t>Ввод номера партии (если применимо)</w:t>
            </w:r>
          </w:p>
        </w:tc>
        <w:tc>
          <w:tcPr>
            <w:tcW w:w="4238" w:type="dxa"/>
            <w:tcMar>
              <w:top w:w="0" w:type="dxa"/>
              <w:left w:w="108" w:type="dxa"/>
              <w:bottom w:w="0" w:type="dxa"/>
              <w:right w:w="108" w:type="dxa"/>
            </w:tcMar>
          </w:tcPr>
          <w:p w14:paraId="30F5E285" w14:textId="372EE837" w:rsidR="00396016" w:rsidRPr="003854AD" w:rsidRDefault="00396016" w:rsidP="004A6F02">
            <w:pPr>
              <w:jc w:val="left"/>
              <w:rPr>
                <w:sz w:val="20"/>
                <w:szCs w:val="20"/>
              </w:rPr>
            </w:pPr>
            <w:r w:rsidRPr="003854AD">
              <w:rPr>
                <w:sz w:val="20"/>
                <w:szCs w:val="20"/>
              </w:rPr>
              <w:t>Вручную либо сканированием (если есть ШК с да</w:t>
            </w:r>
            <w:r w:rsidR="00F5588F">
              <w:rPr>
                <w:sz w:val="20"/>
                <w:szCs w:val="20"/>
              </w:rPr>
              <w:t>н</w:t>
            </w:r>
            <w:r w:rsidRPr="003854AD">
              <w:rPr>
                <w:sz w:val="20"/>
                <w:szCs w:val="20"/>
              </w:rPr>
              <w:t>ными партии)</w:t>
            </w:r>
          </w:p>
        </w:tc>
      </w:tr>
      <w:tr w:rsidR="00396016" w:rsidRPr="00FE73D4" w14:paraId="45739E2F" w14:textId="77777777" w:rsidTr="004A6F02">
        <w:tc>
          <w:tcPr>
            <w:tcW w:w="2773" w:type="dxa"/>
            <w:tcMar>
              <w:top w:w="0" w:type="dxa"/>
              <w:left w:w="108" w:type="dxa"/>
              <w:bottom w:w="0" w:type="dxa"/>
              <w:right w:w="108" w:type="dxa"/>
            </w:tcMar>
          </w:tcPr>
          <w:p w14:paraId="66389C61" w14:textId="77777777" w:rsidR="00396016" w:rsidRPr="003854AD" w:rsidRDefault="00396016" w:rsidP="004A6F02">
            <w:pPr>
              <w:jc w:val="left"/>
              <w:rPr>
                <w:sz w:val="20"/>
                <w:szCs w:val="20"/>
              </w:rPr>
            </w:pPr>
            <w:r w:rsidRPr="003854AD">
              <w:rPr>
                <w:sz w:val="20"/>
                <w:szCs w:val="20"/>
              </w:rPr>
              <w:t>Пр ЕО</w:t>
            </w:r>
          </w:p>
        </w:tc>
        <w:tc>
          <w:tcPr>
            <w:tcW w:w="3053" w:type="dxa"/>
            <w:tcMar>
              <w:top w:w="0" w:type="dxa"/>
              <w:left w:w="108" w:type="dxa"/>
              <w:bottom w:w="0" w:type="dxa"/>
              <w:right w:w="108" w:type="dxa"/>
            </w:tcMar>
          </w:tcPr>
          <w:p w14:paraId="24D428B4" w14:textId="77777777" w:rsidR="00396016" w:rsidRPr="003854AD" w:rsidRDefault="00396016" w:rsidP="004A6F02">
            <w:pPr>
              <w:jc w:val="left"/>
              <w:rPr>
                <w:sz w:val="20"/>
                <w:szCs w:val="20"/>
              </w:rPr>
            </w:pPr>
            <w:r w:rsidRPr="003854AD">
              <w:rPr>
                <w:sz w:val="20"/>
                <w:szCs w:val="20"/>
              </w:rPr>
              <w:t>Номер принимающей единицы обработки</w:t>
            </w:r>
          </w:p>
        </w:tc>
        <w:tc>
          <w:tcPr>
            <w:tcW w:w="4238" w:type="dxa"/>
            <w:tcMar>
              <w:top w:w="0" w:type="dxa"/>
              <w:left w:w="108" w:type="dxa"/>
              <w:bottom w:w="0" w:type="dxa"/>
              <w:right w:w="108" w:type="dxa"/>
            </w:tcMar>
          </w:tcPr>
          <w:p w14:paraId="7A2A57B4" w14:textId="77777777" w:rsidR="00396016" w:rsidRPr="003854AD" w:rsidRDefault="00396016" w:rsidP="004A6F02">
            <w:pPr>
              <w:jc w:val="left"/>
              <w:rPr>
                <w:sz w:val="20"/>
                <w:szCs w:val="20"/>
              </w:rPr>
            </w:pPr>
            <w:r w:rsidRPr="003854AD">
              <w:rPr>
                <w:sz w:val="20"/>
                <w:szCs w:val="20"/>
              </w:rPr>
              <w:t>Сканирование ШК</w:t>
            </w:r>
          </w:p>
        </w:tc>
      </w:tr>
      <w:tr w:rsidR="00396016" w:rsidRPr="00FE73D4" w14:paraId="473785F8" w14:textId="77777777" w:rsidTr="004A6F02">
        <w:tc>
          <w:tcPr>
            <w:tcW w:w="2773" w:type="dxa"/>
            <w:tcMar>
              <w:top w:w="0" w:type="dxa"/>
              <w:left w:w="108" w:type="dxa"/>
              <w:bottom w:w="0" w:type="dxa"/>
              <w:right w:w="108" w:type="dxa"/>
            </w:tcMar>
          </w:tcPr>
          <w:p w14:paraId="7F884C69" w14:textId="77777777" w:rsidR="00396016" w:rsidRPr="003854AD" w:rsidRDefault="00396016" w:rsidP="004A6F02">
            <w:pPr>
              <w:jc w:val="left"/>
              <w:rPr>
                <w:sz w:val="20"/>
                <w:szCs w:val="20"/>
              </w:rPr>
            </w:pPr>
            <w:r w:rsidRPr="003854AD">
              <w:rPr>
                <w:sz w:val="20"/>
                <w:szCs w:val="20"/>
              </w:rPr>
              <w:t>Принимающее СМ</w:t>
            </w:r>
          </w:p>
        </w:tc>
        <w:tc>
          <w:tcPr>
            <w:tcW w:w="3053" w:type="dxa"/>
            <w:tcMar>
              <w:top w:w="0" w:type="dxa"/>
              <w:left w:w="108" w:type="dxa"/>
              <w:bottom w:w="0" w:type="dxa"/>
              <w:right w:w="108" w:type="dxa"/>
            </w:tcMar>
          </w:tcPr>
          <w:p w14:paraId="2AE84218" w14:textId="77777777" w:rsidR="00396016" w:rsidRPr="003854AD" w:rsidRDefault="00396016" w:rsidP="004A6F02">
            <w:pPr>
              <w:jc w:val="left"/>
              <w:rPr>
                <w:sz w:val="20"/>
                <w:szCs w:val="20"/>
              </w:rPr>
            </w:pPr>
            <w:r w:rsidRPr="003854AD">
              <w:rPr>
                <w:sz w:val="20"/>
                <w:szCs w:val="20"/>
              </w:rPr>
              <w:t>ШК принимающего складского места</w:t>
            </w:r>
          </w:p>
        </w:tc>
        <w:tc>
          <w:tcPr>
            <w:tcW w:w="4238" w:type="dxa"/>
            <w:tcMar>
              <w:top w:w="0" w:type="dxa"/>
              <w:left w:w="108" w:type="dxa"/>
              <w:bottom w:w="0" w:type="dxa"/>
              <w:right w:w="108" w:type="dxa"/>
            </w:tcMar>
          </w:tcPr>
          <w:p w14:paraId="2B3C6691" w14:textId="77777777" w:rsidR="00396016" w:rsidRPr="003854AD" w:rsidRDefault="00396016" w:rsidP="004A6F02">
            <w:pPr>
              <w:jc w:val="left"/>
              <w:rPr>
                <w:sz w:val="20"/>
                <w:szCs w:val="20"/>
              </w:rPr>
            </w:pPr>
            <w:r w:rsidRPr="003854AD">
              <w:rPr>
                <w:sz w:val="20"/>
                <w:szCs w:val="20"/>
              </w:rPr>
              <w:t>Сканирование ШК</w:t>
            </w:r>
          </w:p>
        </w:tc>
      </w:tr>
    </w:tbl>
    <w:p w14:paraId="381B44E6" w14:textId="77777777" w:rsidR="00396016" w:rsidRPr="006254F5" w:rsidRDefault="00396016" w:rsidP="00396016">
      <w:pPr>
        <w:ind w:firstLine="709"/>
        <w:rPr>
          <w:rFonts w:eastAsiaTheme="majorEastAsia"/>
          <w:lang w:val="en-US"/>
        </w:rPr>
      </w:pPr>
    </w:p>
    <w:p w14:paraId="1941480E" w14:textId="77777777" w:rsidR="00396016" w:rsidRPr="001768D5" w:rsidRDefault="00396016" w:rsidP="00823682">
      <w:pPr>
        <w:pStyle w:val="afc"/>
        <w:numPr>
          <w:ilvl w:val="0"/>
          <w:numId w:val="70"/>
        </w:numPr>
        <w:rPr>
          <w:color w:val="244061" w:themeColor="accent1" w:themeShade="80"/>
        </w:rPr>
      </w:pPr>
      <w:r>
        <w:t xml:space="preserve">Транзакция для обработки ТС: </w:t>
      </w:r>
      <w:r w:rsidRPr="00677961">
        <w:rPr>
          <w:color w:val="244061" w:themeColor="accent1" w:themeShade="80"/>
        </w:rPr>
        <w:t>/n/</w:t>
      </w:r>
      <w:r w:rsidRPr="00677961">
        <w:rPr>
          <w:color w:val="244061" w:themeColor="accent1" w:themeShade="80"/>
          <w:lang w:val="en-US"/>
        </w:rPr>
        <w:t>SCWM</w:t>
      </w:r>
      <w:r w:rsidRPr="00677961">
        <w:rPr>
          <w:color w:val="244061" w:themeColor="accent1" w:themeShade="80"/>
        </w:rPr>
        <w:t>/</w:t>
      </w:r>
      <w:r>
        <w:rPr>
          <w:color w:val="244061" w:themeColor="accent1" w:themeShade="80"/>
          <w:lang w:val="en-US"/>
        </w:rPr>
        <w:t>TU</w:t>
      </w:r>
    </w:p>
    <w:p w14:paraId="787611A1" w14:textId="77777777" w:rsidR="00396016" w:rsidRPr="001768D5" w:rsidRDefault="00396016" w:rsidP="00823682">
      <w:pPr>
        <w:pStyle w:val="afc"/>
        <w:numPr>
          <w:ilvl w:val="0"/>
          <w:numId w:val="70"/>
        </w:numPr>
        <w:rPr>
          <w:color w:val="244061" w:themeColor="accent1" w:themeShade="80"/>
        </w:rPr>
      </w:pPr>
      <w:r>
        <w:t xml:space="preserve">Транзакция для обработки заказа на отгрузку: </w:t>
      </w:r>
      <w:r w:rsidRPr="00036778">
        <w:rPr>
          <w:color w:val="244061" w:themeColor="accent1" w:themeShade="80"/>
        </w:rPr>
        <w:t>/n/</w:t>
      </w:r>
      <w:r>
        <w:rPr>
          <w:color w:val="244061" w:themeColor="accent1" w:themeShade="80"/>
          <w:lang w:val="en-US"/>
        </w:rPr>
        <w:t>SCWM</w:t>
      </w:r>
      <w:r w:rsidRPr="00036778">
        <w:rPr>
          <w:color w:val="244061" w:themeColor="accent1" w:themeShade="80"/>
        </w:rPr>
        <w:t>/</w:t>
      </w:r>
      <w:r>
        <w:rPr>
          <w:color w:val="244061" w:themeColor="accent1" w:themeShade="80"/>
          <w:lang w:val="en-US"/>
        </w:rPr>
        <w:t>PRDO</w:t>
      </w:r>
    </w:p>
    <w:p w14:paraId="648F57CE" w14:textId="57CD8B78" w:rsidR="00396016" w:rsidRDefault="00396016" w:rsidP="00823682">
      <w:pPr>
        <w:pStyle w:val="afc"/>
        <w:numPr>
          <w:ilvl w:val="0"/>
          <w:numId w:val="69"/>
        </w:numPr>
      </w:pPr>
      <w:r>
        <w:t xml:space="preserve">Транзакция для ручного создания складских заказов и складских задач на перемещение в зону погрузки: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ADHU</w:t>
      </w:r>
      <w:r>
        <w:rPr>
          <w:color w:val="244061" w:themeColor="accent1" w:themeShade="80"/>
        </w:rPr>
        <w:t xml:space="preserve"> </w:t>
      </w:r>
      <w:r w:rsidRPr="00164382">
        <w:t xml:space="preserve">(для ЕО) </w:t>
      </w:r>
      <w:r w:rsidRPr="001C2A00">
        <w:t>или</w:t>
      </w:r>
      <w:r>
        <w:rPr>
          <w:color w:val="244061" w:themeColor="accent1" w:themeShade="80"/>
        </w:rPr>
        <w:t xml:space="preserve">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ADPROD</w:t>
      </w:r>
      <w:r>
        <w:rPr>
          <w:color w:val="244061" w:themeColor="accent1" w:themeShade="80"/>
        </w:rPr>
        <w:t xml:space="preserve"> </w:t>
      </w:r>
      <w:r w:rsidRPr="00164382">
        <w:t>(для МТР без ЕО)</w:t>
      </w:r>
    </w:p>
    <w:p w14:paraId="3330627C" w14:textId="77777777" w:rsidR="00396016" w:rsidRPr="009136A1" w:rsidRDefault="00396016" w:rsidP="00396016">
      <w:pPr>
        <w:ind w:firstLine="709"/>
      </w:pPr>
      <w:r>
        <w:t>Документ Отпуск материалов содержит помимо прочего данные, указанные в таблице ниже.</w:t>
      </w:r>
    </w:p>
    <w:p w14:paraId="623EF939" w14:textId="4B47F8E0" w:rsidR="00396016" w:rsidRPr="00197470" w:rsidRDefault="00396016" w:rsidP="00396016">
      <w:pPr>
        <w:pStyle w:val="aa"/>
        <w:keepNext/>
        <w:spacing w:after="240" w:afterAutospacing="0" w:line="276" w:lineRule="auto"/>
        <w:jc w:val="right"/>
      </w:pPr>
      <w:r w:rsidRPr="00916FAB">
        <w:rPr>
          <w:rFonts w:cs="Arial"/>
          <w:b/>
          <w:sz w:val="22"/>
        </w:rPr>
        <w:lastRenderedPageBreak/>
        <w:t>Таблица</w:t>
      </w:r>
      <w:r>
        <w:rPr>
          <w:rFonts w:cs="Arial"/>
          <w:b/>
          <w:sz w:val="22"/>
        </w:rPr>
        <w:t xml:space="preserve"> </w:t>
      </w:r>
      <w:r w:rsidR="00781E65">
        <w:rPr>
          <w:rFonts w:cs="Arial"/>
          <w:b/>
          <w:sz w:val="22"/>
          <w:lang w:val="en-US"/>
        </w:rPr>
        <w:t>150</w:t>
      </w:r>
      <w:r w:rsidR="00197470">
        <w:rPr>
          <w:rFonts w:cs="Arial"/>
          <w:b/>
          <w:sz w:val="22"/>
        </w:rPr>
        <w:t>.</w:t>
      </w:r>
      <w:r w:rsidRPr="00916FAB">
        <w:rPr>
          <w:rFonts w:cs="Arial"/>
          <w:b/>
          <w:sz w:val="22"/>
        </w:rPr>
        <w:t xml:space="preserve"> </w:t>
      </w:r>
      <w:r>
        <w:rPr>
          <w:rFonts w:cs="Arial"/>
          <w:b/>
          <w:sz w:val="22"/>
        </w:rPr>
        <w:t>Документ Отпуск материалов</w:t>
      </w:r>
    </w:p>
    <w:tbl>
      <w:tblPr>
        <w:tblW w:w="10069" w:type="dxa"/>
        <w:tblInd w:w="13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990"/>
        <w:gridCol w:w="2835"/>
        <w:gridCol w:w="5244"/>
      </w:tblGrid>
      <w:tr w:rsidR="003E3081" w:rsidRPr="00FE73D4" w14:paraId="1EEE10E7" w14:textId="77777777" w:rsidTr="004A6F02">
        <w:tc>
          <w:tcPr>
            <w:tcW w:w="1990" w:type="dxa"/>
            <w:shd w:val="clear" w:color="auto" w:fill="FFC000"/>
            <w:tcMar>
              <w:top w:w="0" w:type="dxa"/>
              <w:left w:w="108" w:type="dxa"/>
              <w:bottom w:w="0" w:type="dxa"/>
              <w:right w:w="108" w:type="dxa"/>
            </w:tcMar>
            <w:hideMark/>
          </w:tcPr>
          <w:p w14:paraId="24EBF92B" w14:textId="34C35CE7" w:rsidR="003E3081" w:rsidRPr="00FE73D4" w:rsidRDefault="003E3081" w:rsidP="003E3081">
            <w:pPr>
              <w:jc w:val="center"/>
              <w:rPr>
                <w:b/>
                <w:bCs/>
                <w:sz w:val="20"/>
                <w:szCs w:val="20"/>
              </w:rPr>
            </w:pPr>
            <w:r w:rsidRPr="00FE73D4">
              <w:rPr>
                <w:b/>
                <w:bCs/>
                <w:sz w:val="20"/>
                <w:szCs w:val="20"/>
              </w:rPr>
              <w:t>Поле</w:t>
            </w:r>
            <w:r>
              <w:rPr>
                <w:b/>
                <w:bCs/>
                <w:sz w:val="20"/>
                <w:szCs w:val="20"/>
              </w:rPr>
              <w:t xml:space="preserve"> документа</w:t>
            </w:r>
          </w:p>
        </w:tc>
        <w:tc>
          <w:tcPr>
            <w:tcW w:w="2835" w:type="dxa"/>
            <w:shd w:val="clear" w:color="auto" w:fill="FFC000"/>
            <w:tcMar>
              <w:top w:w="0" w:type="dxa"/>
              <w:left w:w="108" w:type="dxa"/>
              <w:bottom w:w="0" w:type="dxa"/>
              <w:right w:w="108" w:type="dxa"/>
            </w:tcMar>
            <w:hideMark/>
          </w:tcPr>
          <w:p w14:paraId="0BC2AAF6" w14:textId="50E057FD" w:rsidR="003E3081" w:rsidRPr="00FE73D4" w:rsidRDefault="003E3081" w:rsidP="003E3081">
            <w:pPr>
              <w:jc w:val="center"/>
              <w:rPr>
                <w:b/>
                <w:bCs/>
                <w:sz w:val="20"/>
                <w:szCs w:val="20"/>
              </w:rPr>
            </w:pPr>
            <w:r>
              <w:rPr>
                <w:b/>
                <w:bCs/>
                <w:sz w:val="20"/>
                <w:szCs w:val="20"/>
              </w:rPr>
              <w:t>Содержание поля документа</w:t>
            </w:r>
          </w:p>
        </w:tc>
        <w:tc>
          <w:tcPr>
            <w:tcW w:w="5244" w:type="dxa"/>
            <w:shd w:val="clear" w:color="auto" w:fill="FFC000"/>
            <w:tcMar>
              <w:top w:w="0" w:type="dxa"/>
              <w:left w:w="108" w:type="dxa"/>
              <w:bottom w:w="0" w:type="dxa"/>
              <w:right w:w="108" w:type="dxa"/>
            </w:tcMar>
            <w:hideMark/>
          </w:tcPr>
          <w:p w14:paraId="462545A8" w14:textId="77777777" w:rsidR="003E3081" w:rsidRPr="00FE73D4" w:rsidRDefault="003E3081" w:rsidP="003E3081">
            <w:pPr>
              <w:jc w:val="center"/>
              <w:rPr>
                <w:b/>
                <w:bCs/>
                <w:sz w:val="20"/>
                <w:szCs w:val="20"/>
              </w:rPr>
            </w:pPr>
            <w:r w:rsidRPr="00FE73D4">
              <w:rPr>
                <w:b/>
                <w:bCs/>
                <w:sz w:val="20"/>
                <w:szCs w:val="20"/>
              </w:rPr>
              <w:t>Принцип заполнения</w:t>
            </w:r>
          </w:p>
        </w:tc>
      </w:tr>
      <w:tr w:rsidR="00396016" w:rsidRPr="00FE73D4" w14:paraId="17424772" w14:textId="77777777" w:rsidTr="004A6F02">
        <w:tc>
          <w:tcPr>
            <w:tcW w:w="1990" w:type="dxa"/>
            <w:tcMar>
              <w:top w:w="0" w:type="dxa"/>
              <w:left w:w="108" w:type="dxa"/>
              <w:bottom w:w="0" w:type="dxa"/>
              <w:right w:w="108" w:type="dxa"/>
            </w:tcMar>
          </w:tcPr>
          <w:p w14:paraId="2E0B43B6" w14:textId="77777777" w:rsidR="00396016" w:rsidRPr="00FE73D4" w:rsidRDefault="00396016" w:rsidP="004A6F02">
            <w:pPr>
              <w:jc w:val="left"/>
              <w:rPr>
                <w:sz w:val="20"/>
                <w:szCs w:val="20"/>
              </w:rPr>
            </w:pPr>
            <w:r>
              <w:rPr>
                <w:sz w:val="20"/>
                <w:szCs w:val="20"/>
              </w:rPr>
              <w:t xml:space="preserve">Склад </w:t>
            </w:r>
          </w:p>
        </w:tc>
        <w:tc>
          <w:tcPr>
            <w:tcW w:w="2835" w:type="dxa"/>
            <w:tcMar>
              <w:top w:w="0" w:type="dxa"/>
              <w:left w:w="108" w:type="dxa"/>
              <w:bottom w:w="0" w:type="dxa"/>
              <w:right w:w="108" w:type="dxa"/>
            </w:tcMar>
          </w:tcPr>
          <w:p w14:paraId="01317623" w14:textId="77777777" w:rsidR="00396016" w:rsidRPr="00FE73D4" w:rsidRDefault="00396016" w:rsidP="004A6F02">
            <w:pPr>
              <w:jc w:val="left"/>
              <w:rPr>
                <w:sz w:val="20"/>
                <w:szCs w:val="20"/>
              </w:rPr>
            </w:pPr>
            <w:r>
              <w:rPr>
                <w:sz w:val="20"/>
                <w:szCs w:val="20"/>
              </w:rPr>
              <w:t>Номер склада, с которого производится ОМ</w:t>
            </w:r>
          </w:p>
        </w:tc>
        <w:tc>
          <w:tcPr>
            <w:tcW w:w="5244" w:type="dxa"/>
            <w:tcMar>
              <w:top w:w="0" w:type="dxa"/>
              <w:left w:w="108" w:type="dxa"/>
              <w:bottom w:w="0" w:type="dxa"/>
              <w:right w:w="108" w:type="dxa"/>
            </w:tcMar>
          </w:tcPr>
          <w:p w14:paraId="618DC819" w14:textId="77777777" w:rsidR="00396016" w:rsidRPr="00FE73D4" w:rsidRDefault="00396016" w:rsidP="004A6F02">
            <w:pPr>
              <w:jc w:val="left"/>
              <w:rPr>
                <w:sz w:val="20"/>
                <w:szCs w:val="20"/>
              </w:rPr>
            </w:pPr>
            <w:r w:rsidRPr="00745448">
              <w:rPr>
                <w:sz w:val="20"/>
                <w:szCs w:val="20"/>
              </w:rPr>
              <w:t>Автоматически при создании системой или вручную</w:t>
            </w:r>
          </w:p>
        </w:tc>
      </w:tr>
      <w:tr w:rsidR="00396016" w:rsidRPr="00FE73D4" w14:paraId="324F637F" w14:textId="77777777" w:rsidTr="004A6F02">
        <w:tc>
          <w:tcPr>
            <w:tcW w:w="1990" w:type="dxa"/>
            <w:tcMar>
              <w:top w:w="0" w:type="dxa"/>
              <w:left w:w="108" w:type="dxa"/>
              <w:bottom w:w="0" w:type="dxa"/>
              <w:right w:w="108" w:type="dxa"/>
            </w:tcMar>
          </w:tcPr>
          <w:p w14:paraId="64BB8F9E" w14:textId="77777777" w:rsidR="00396016" w:rsidRPr="00FE73D4" w:rsidRDefault="00396016" w:rsidP="004A6F02">
            <w:pPr>
              <w:jc w:val="left"/>
              <w:rPr>
                <w:sz w:val="20"/>
                <w:szCs w:val="20"/>
              </w:rPr>
            </w:pPr>
            <w:r>
              <w:rPr>
                <w:sz w:val="20"/>
                <w:szCs w:val="20"/>
              </w:rPr>
              <w:t>Название</w:t>
            </w:r>
          </w:p>
        </w:tc>
        <w:tc>
          <w:tcPr>
            <w:tcW w:w="2835" w:type="dxa"/>
            <w:tcMar>
              <w:top w:w="0" w:type="dxa"/>
              <w:left w:w="108" w:type="dxa"/>
              <w:bottom w:w="0" w:type="dxa"/>
              <w:right w:w="108" w:type="dxa"/>
            </w:tcMar>
          </w:tcPr>
          <w:p w14:paraId="0A818AE0" w14:textId="77777777" w:rsidR="00396016" w:rsidRPr="00FE73D4" w:rsidRDefault="00396016" w:rsidP="004A6F02">
            <w:pPr>
              <w:jc w:val="left"/>
              <w:rPr>
                <w:sz w:val="20"/>
                <w:szCs w:val="20"/>
              </w:rPr>
            </w:pPr>
            <w:r>
              <w:rPr>
                <w:sz w:val="20"/>
                <w:szCs w:val="20"/>
              </w:rPr>
              <w:t>Проводка отпуска материалов</w:t>
            </w:r>
          </w:p>
        </w:tc>
        <w:tc>
          <w:tcPr>
            <w:tcW w:w="5244" w:type="dxa"/>
            <w:tcMar>
              <w:top w:w="0" w:type="dxa"/>
              <w:left w:w="108" w:type="dxa"/>
              <w:bottom w:w="0" w:type="dxa"/>
              <w:right w:w="108" w:type="dxa"/>
            </w:tcMar>
          </w:tcPr>
          <w:p w14:paraId="26B96B20" w14:textId="77777777" w:rsidR="00396016" w:rsidRPr="00FE73D4" w:rsidRDefault="00396016" w:rsidP="004A6F02">
            <w:pPr>
              <w:jc w:val="left"/>
              <w:rPr>
                <w:sz w:val="20"/>
                <w:szCs w:val="20"/>
              </w:rPr>
            </w:pPr>
            <w:r w:rsidRPr="00745448">
              <w:rPr>
                <w:sz w:val="20"/>
                <w:szCs w:val="20"/>
              </w:rPr>
              <w:t>Автоматически при создании системой или вручную</w:t>
            </w:r>
          </w:p>
        </w:tc>
      </w:tr>
      <w:tr w:rsidR="00396016" w:rsidRPr="00FE73D4" w14:paraId="3F792A7E" w14:textId="77777777" w:rsidTr="004A6F02">
        <w:tc>
          <w:tcPr>
            <w:tcW w:w="1990" w:type="dxa"/>
            <w:tcMar>
              <w:top w:w="0" w:type="dxa"/>
              <w:left w:w="108" w:type="dxa"/>
              <w:bottom w:w="0" w:type="dxa"/>
              <w:right w:w="108" w:type="dxa"/>
            </w:tcMar>
          </w:tcPr>
          <w:p w14:paraId="2AA8D3CF" w14:textId="77777777" w:rsidR="00396016" w:rsidRPr="00FE73D4" w:rsidRDefault="00396016" w:rsidP="004A6F02">
            <w:pPr>
              <w:jc w:val="left"/>
              <w:rPr>
                <w:sz w:val="20"/>
                <w:szCs w:val="20"/>
              </w:rPr>
            </w:pPr>
            <w:r>
              <w:rPr>
                <w:sz w:val="20"/>
                <w:szCs w:val="20"/>
              </w:rPr>
              <w:t xml:space="preserve">Статус </w:t>
            </w:r>
          </w:p>
        </w:tc>
        <w:tc>
          <w:tcPr>
            <w:tcW w:w="2835" w:type="dxa"/>
            <w:tcMar>
              <w:top w:w="0" w:type="dxa"/>
              <w:left w:w="108" w:type="dxa"/>
              <w:bottom w:w="0" w:type="dxa"/>
              <w:right w:w="108" w:type="dxa"/>
            </w:tcMar>
          </w:tcPr>
          <w:p w14:paraId="29D2696B" w14:textId="77777777" w:rsidR="00396016" w:rsidRPr="00FE73D4" w:rsidRDefault="00396016" w:rsidP="004A6F02">
            <w:pPr>
              <w:jc w:val="left"/>
              <w:rPr>
                <w:sz w:val="20"/>
                <w:szCs w:val="20"/>
              </w:rPr>
            </w:pPr>
            <w:r>
              <w:rPr>
                <w:sz w:val="20"/>
                <w:szCs w:val="20"/>
              </w:rPr>
              <w:t>Статус документа</w:t>
            </w:r>
          </w:p>
        </w:tc>
        <w:tc>
          <w:tcPr>
            <w:tcW w:w="5244" w:type="dxa"/>
            <w:tcMar>
              <w:top w:w="0" w:type="dxa"/>
              <w:left w:w="108" w:type="dxa"/>
              <w:bottom w:w="0" w:type="dxa"/>
              <w:right w:w="108" w:type="dxa"/>
            </w:tcMar>
          </w:tcPr>
          <w:p w14:paraId="0822F0B6" w14:textId="77777777" w:rsidR="00396016" w:rsidRPr="00FE73D4" w:rsidRDefault="00396016" w:rsidP="004A6F02">
            <w:pPr>
              <w:jc w:val="left"/>
              <w:rPr>
                <w:sz w:val="20"/>
                <w:szCs w:val="20"/>
              </w:rPr>
            </w:pPr>
            <w:r w:rsidRPr="00745448">
              <w:rPr>
                <w:sz w:val="20"/>
                <w:szCs w:val="20"/>
              </w:rPr>
              <w:t>Автоматически при создании системой или вручную</w:t>
            </w:r>
          </w:p>
        </w:tc>
      </w:tr>
      <w:tr w:rsidR="00396016" w:rsidRPr="00FE73D4" w14:paraId="40858438" w14:textId="77777777" w:rsidTr="004A6F02">
        <w:tc>
          <w:tcPr>
            <w:tcW w:w="1990" w:type="dxa"/>
            <w:tcMar>
              <w:top w:w="0" w:type="dxa"/>
              <w:left w:w="108" w:type="dxa"/>
              <w:bottom w:w="0" w:type="dxa"/>
              <w:right w:w="108" w:type="dxa"/>
            </w:tcMar>
          </w:tcPr>
          <w:p w14:paraId="265FFC57" w14:textId="77777777" w:rsidR="00396016" w:rsidRPr="00FE73D4" w:rsidRDefault="00396016" w:rsidP="004A6F02">
            <w:pPr>
              <w:jc w:val="left"/>
              <w:rPr>
                <w:sz w:val="20"/>
                <w:szCs w:val="20"/>
              </w:rPr>
            </w:pPr>
            <w:r>
              <w:rPr>
                <w:sz w:val="20"/>
                <w:szCs w:val="20"/>
              </w:rPr>
              <w:t>Создал</w:t>
            </w:r>
          </w:p>
        </w:tc>
        <w:tc>
          <w:tcPr>
            <w:tcW w:w="2835" w:type="dxa"/>
            <w:tcMar>
              <w:top w:w="0" w:type="dxa"/>
              <w:left w:w="108" w:type="dxa"/>
              <w:bottom w:w="0" w:type="dxa"/>
              <w:right w:w="108" w:type="dxa"/>
            </w:tcMar>
          </w:tcPr>
          <w:p w14:paraId="4B6063E8" w14:textId="77777777" w:rsidR="00396016" w:rsidRPr="00FE73D4" w:rsidRDefault="00396016" w:rsidP="004A6F02">
            <w:pPr>
              <w:jc w:val="left"/>
              <w:rPr>
                <w:sz w:val="20"/>
                <w:szCs w:val="20"/>
              </w:rPr>
            </w:pPr>
            <w:r>
              <w:rPr>
                <w:sz w:val="20"/>
                <w:szCs w:val="20"/>
              </w:rPr>
              <w:t>Автор документа</w:t>
            </w:r>
          </w:p>
        </w:tc>
        <w:tc>
          <w:tcPr>
            <w:tcW w:w="5244" w:type="dxa"/>
            <w:tcMar>
              <w:top w:w="0" w:type="dxa"/>
              <w:left w:w="108" w:type="dxa"/>
              <w:bottom w:w="0" w:type="dxa"/>
              <w:right w:w="108" w:type="dxa"/>
            </w:tcMar>
          </w:tcPr>
          <w:p w14:paraId="4BE58E00" w14:textId="77777777" w:rsidR="00396016" w:rsidRPr="00FE73D4" w:rsidRDefault="00396016" w:rsidP="004A6F02">
            <w:pPr>
              <w:jc w:val="left"/>
              <w:rPr>
                <w:sz w:val="20"/>
                <w:szCs w:val="20"/>
              </w:rPr>
            </w:pPr>
            <w:r w:rsidRPr="00745448">
              <w:rPr>
                <w:sz w:val="20"/>
                <w:szCs w:val="20"/>
              </w:rPr>
              <w:t>Автоматически при создании системой или вручную</w:t>
            </w:r>
          </w:p>
        </w:tc>
      </w:tr>
      <w:tr w:rsidR="00396016" w:rsidRPr="00FE73D4" w14:paraId="1688F298" w14:textId="77777777" w:rsidTr="004A6F02">
        <w:tc>
          <w:tcPr>
            <w:tcW w:w="1990" w:type="dxa"/>
            <w:tcMar>
              <w:top w:w="0" w:type="dxa"/>
              <w:left w:w="108" w:type="dxa"/>
              <w:bottom w:w="0" w:type="dxa"/>
              <w:right w:w="108" w:type="dxa"/>
            </w:tcMar>
          </w:tcPr>
          <w:p w14:paraId="5D2E3999" w14:textId="77777777" w:rsidR="00396016" w:rsidRPr="00FE73D4" w:rsidRDefault="00396016" w:rsidP="004A6F02">
            <w:pPr>
              <w:jc w:val="left"/>
              <w:rPr>
                <w:sz w:val="20"/>
                <w:szCs w:val="20"/>
              </w:rPr>
            </w:pPr>
            <w:r>
              <w:rPr>
                <w:sz w:val="20"/>
                <w:szCs w:val="20"/>
              </w:rPr>
              <w:t>Дата создания</w:t>
            </w:r>
          </w:p>
        </w:tc>
        <w:tc>
          <w:tcPr>
            <w:tcW w:w="2835" w:type="dxa"/>
            <w:tcMar>
              <w:top w:w="0" w:type="dxa"/>
              <w:left w:w="108" w:type="dxa"/>
              <w:bottom w:w="0" w:type="dxa"/>
              <w:right w:w="108" w:type="dxa"/>
            </w:tcMar>
          </w:tcPr>
          <w:p w14:paraId="516499F1" w14:textId="77777777" w:rsidR="00396016" w:rsidRPr="00FE73D4" w:rsidRDefault="00396016" w:rsidP="004A6F02">
            <w:pPr>
              <w:jc w:val="left"/>
              <w:rPr>
                <w:sz w:val="20"/>
                <w:szCs w:val="20"/>
              </w:rPr>
            </w:pPr>
            <w:r>
              <w:rPr>
                <w:sz w:val="20"/>
                <w:szCs w:val="20"/>
              </w:rPr>
              <w:t>Дата создания документа</w:t>
            </w:r>
          </w:p>
        </w:tc>
        <w:tc>
          <w:tcPr>
            <w:tcW w:w="5244" w:type="dxa"/>
            <w:tcMar>
              <w:top w:w="0" w:type="dxa"/>
              <w:left w:w="108" w:type="dxa"/>
              <w:bottom w:w="0" w:type="dxa"/>
              <w:right w:w="108" w:type="dxa"/>
            </w:tcMar>
          </w:tcPr>
          <w:p w14:paraId="1B7299F4" w14:textId="77777777" w:rsidR="00396016" w:rsidRPr="00FE73D4" w:rsidRDefault="00396016" w:rsidP="004A6F02">
            <w:pPr>
              <w:jc w:val="left"/>
              <w:rPr>
                <w:sz w:val="20"/>
                <w:szCs w:val="20"/>
              </w:rPr>
            </w:pPr>
            <w:r w:rsidRPr="00745448">
              <w:rPr>
                <w:sz w:val="20"/>
                <w:szCs w:val="20"/>
              </w:rPr>
              <w:t>Автоматически при создании системой или вручную</w:t>
            </w:r>
          </w:p>
        </w:tc>
      </w:tr>
      <w:tr w:rsidR="00396016" w:rsidRPr="00FE73D4" w14:paraId="65C6ABA6" w14:textId="77777777" w:rsidTr="004A6F02">
        <w:tc>
          <w:tcPr>
            <w:tcW w:w="1990" w:type="dxa"/>
            <w:tcMar>
              <w:top w:w="0" w:type="dxa"/>
              <w:left w:w="108" w:type="dxa"/>
              <w:bottom w:w="0" w:type="dxa"/>
              <w:right w:w="108" w:type="dxa"/>
            </w:tcMar>
          </w:tcPr>
          <w:p w14:paraId="1ECF799A" w14:textId="77777777" w:rsidR="00396016" w:rsidRPr="00FE73D4" w:rsidRDefault="00396016" w:rsidP="004A6F02">
            <w:pPr>
              <w:jc w:val="left"/>
              <w:rPr>
                <w:sz w:val="20"/>
                <w:szCs w:val="20"/>
              </w:rPr>
            </w:pPr>
            <w:r>
              <w:rPr>
                <w:sz w:val="20"/>
                <w:szCs w:val="20"/>
              </w:rPr>
              <w:t>Время создания</w:t>
            </w:r>
          </w:p>
        </w:tc>
        <w:tc>
          <w:tcPr>
            <w:tcW w:w="2835" w:type="dxa"/>
            <w:tcMar>
              <w:top w:w="0" w:type="dxa"/>
              <w:left w:w="108" w:type="dxa"/>
              <w:bottom w:w="0" w:type="dxa"/>
              <w:right w:w="108" w:type="dxa"/>
            </w:tcMar>
          </w:tcPr>
          <w:p w14:paraId="1878CE42" w14:textId="77777777" w:rsidR="00396016" w:rsidRPr="00FE73D4" w:rsidRDefault="00396016" w:rsidP="004A6F02">
            <w:pPr>
              <w:jc w:val="left"/>
              <w:rPr>
                <w:sz w:val="20"/>
                <w:szCs w:val="20"/>
              </w:rPr>
            </w:pPr>
            <w:r>
              <w:rPr>
                <w:sz w:val="20"/>
                <w:szCs w:val="20"/>
              </w:rPr>
              <w:t>Точное время создания документа</w:t>
            </w:r>
          </w:p>
        </w:tc>
        <w:tc>
          <w:tcPr>
            <w:tcW w:w="5244" w:type="dxa"/>
            <w:tcMar>
              <w:top w:w="0" w:type="dxa"/>
              <w:left w:w="108" w:type="dxa"/>
              <w:bottom w:w="0" w:type="dxa"/>
              <w:right w:w="108" w:type="dxa"/>
            </w:tcMar>
          </w:tcPr>
          <w:p w14:paraId="6D8D6E20" w14:textId="77777777" w:rsidR="00396016" w:rsidRPr="00FE73D4" w:rsidRDefault="00396016" w:rsidP="004A6F02">
            <w:pPr>
              <w:jc w:val="left"/>
              <w:rPr>
                <w:sz w:val="20"/>
                <w:szCs w:val="20"/>
              </w:rPr>
            </w:pPr>
            <w:r w:rsidRPr="00745448">
              <w:rPr>
                <w:sz w:val="20"/>
                <w:szCs w:val="20"/>
              </w:rPr>
              <w:t>Автоматически при создании системой или вручную</w:t>
            </w:r>
          </w:p>
        </w:tc>
      </w:tr>
    </w:tbl>
    <w:p w14:paraId="11B3DA0C" w14:textId="77777777" w:rsidR="00396016" w:rsidRDefault="00396016" w:rsidP="00396016">
      <w:pPr>
        <w:ind w:firstLine="709"/>
        <w:rPr>
          <w:rFonts w:eastAsiaTheme="majorEastAsia"/>
        </w:rPr>
      </w:pPr>
    </w:p>
    <w:p w14:paraId="23F25F83" w14:textId="77777777" w:rsidR="00396016" w:rsidRPr="001768D5" w:rsidRDefault="00396016" w:rsidP="00823682">
      <w:pPr>
        <w:pStyle w:val="afc"/>
        <w:numPr>
          <w:ilvl w:val="0"/>
          <w:numId w:val="70"/>
        </w:numPr>
        <w:rPr>
          <w:color w:val="244061" w:themeColor="accent1" w:themeShade="80"/>
        </w:rPr>
      </w:pPr>
      <w:r>
        <w:t xml:space="preserve">Транзакция для управления сторнированием отпуска материалов: </w:t>
      </w:r>
      <w:r>
        <w:rPr>
          <w:color w:val="244061" w:themeColor="accent1" w:themeShade="80"/>
          <w:lang w:val="de-DE"/>
        </w:rPr>
        <w:t>/n/</w:t>
      </w:r>
      <w:r w:rsidRPr="00A8327C">
        <w:rPr>
          <w:color w:val="244061" w:themeColor="accent1" w:themeShade="80"/>
          <w:lang w:val="de-DE"/>
        </w:rPr>
        <w:t>SCWM/</w:t>
      </w:r>
      <w:r>
        <w:rPr>
          <w:color w:val="244061" w:themeColor="accent1" w:themeShade="80"/>
          <w:lang w:val="en-US"/>
        </w:rPr>
        <w:t>PRDO</w:t>
      </w:r>
    </w:p>
    <w:p w14:paraId="348EBCE6" w14:textId="5E036E33" w:rsidR="00B26E1B" w:rsidRDefault="00B26E1B" w:rsidP="004B255F">
      <w:pPr>
        <w:ind w:firstLine="709"/>
        <w:rPr>
          <w:rFonts w:eastAsiaTheme="majorEastAsia"/>
        </w:rPr>
      </w:pPr>
    </w:p>
    <w:p w14:paraId="3F2D0008" w14:textId="77777777" w:rsidR="007113C5" w:rsidRDefault="007113C5" w:rsidP="004B255F">
      <w:pPr>
        <w:ind w:firstLine="709"/>
        <w:rPr>
          <w:rFonts w:eastAsiaTheme="majorEastAsia"/>
        </w:rPr>
      </w:pPr>
    </w:p>
    <w:p w14:paraId="6ACD7CFB" w14:textId="77777777" w:rsidR="00B61C4B" w:rsidRPr="00BE014D" w:rsidRDefault="00B61C4B" w:rsidP="00BE014D">
      <w:pPr>
        <w:pStyle w:val="22"/>
        <w:keepNext/>
        <w:keepLines/>
        <w:numPr>
          <w:ilvl w:val="1"/>
          <w:numId w:val="8"/>
        </w:numPr>
        <w:spacing w:before="160" w:after="120" w:line="276" w:lineRule="auto"/>
        <w:rPr>
          <w:rFonts w:eastAsiaTheme="majorEastAsia" w:cstheme="majorBidi"/>
          <w:bCs w:val="0"/>
          <w:iCs w:val="0"/>
          <w:szCs w:val="26"/>
        </w:rPr>
      </w:pPr>
      <w:bookmarkStart w:id="1943" w:name="_Toc523232564"/>
      <w:bookmarkStart w:id="1944" w:name="_Toc523401928"/>
      <w:bookmarkStart w:id="1945" w:name="_Toc523413747"/>
      <w:bookmarkStart w:id="1946" w:name="_Toc524079886"/>
      <w:bookmarkStart w:id="1947" w:name="_Toc524083189"/>
      <w:bookmarkStart w:id="1948" w:name="_Toc525914755"/>
      <w:r w:rsidRPr="00BE014D">
        <w:rPr>
          <w:rFonts w:eastAsiaTheme="majorEastAsia" w:cstheme="majorBidi"/>
          <w:bCs w:val="0"/>
          <w:iCs w:val="0"/>
          <w:szCs w:val="26"/>
        </w:rPr>
        <w:t>Отчетность и выходные формы</w:t>
      </w:r>
      <w:bookmarkEnd w:id="1943"/>
      <w:bookmarkEnd w:id="1944"/>
      <w:bookmarkEnd w:id="1945"/>
      <w:bookmarkEnd w:id="1946"/>
      <w:bookmarkEnd w:id="1947"/>
      <w:bookmarkEnd w:id="1948"/>
    </w:p>
    <w:p w14:paraId="42ECE2F2" w14:textId="77777777" w:rsidR="009C526C" w:rsidRDefault="009C526C" w:rsidP="00406804">
      <w:pPr>
        <w:ind w:firstLine="709"/>
      </w:pPr>
    </w:p>
    <w:p w14:paraId="1D3E9EC0" w14:textId="325DFACF" w:rsidR="00406804" w:rsidRDefault="00711190" w:rsidP="00406804">
      <w:pPr>
        <w:ind w:firstLine="709"/>
      </w:pPr>
      <w:r>
        <w:t xml:space="preserve">В </w:t>
      </w:r>
      <w:r>
        <w:rPr>
          <w:lang w:val="en-US"/>
        </w:rPr>
        <w:t>SAP</w:t>
      </w:r>
      <w:r w:rsidRPr="00711190">
        <w:t xml:space="preserve"> </w:t>
      </w:r>
      <w:r>
        <w:rPr>
          <w:lang w:val="en-US"/>
        </w:rPr>
        <w:t>EWM</w:t>
      </w:r>
      <w:r w:rsidRPr="00711190">
        <w:t xml:space="preserve"> </w:t>
      </w:r>
      <w:r>
        <w:t xml:space="preserve">применяется встроенный блок оперативной отчетности, позволяющий осуществлять </w:t>
      </w:r>
      <w:r w:rsidR="00406804">
        <w:t xml:space="preserve">мониторинг запасов МТР, процессов, </w:t>
      </w:r>
      <w:r w:rsidR="004B255F">
        <w:t xml:space="preserve">задач, </w:t>
      </w:r>
      <w:r w:rsidR="00406804">
        <w:t>документов</w:t>
      </w:r>
      <w:r>
        <w:t>:</w:t>
      </w:r>
      <w:r w:rsidR="00406804">
        <w:t xml:space="preserve"> </w:t>
      </w:r>
    </w:p>
    <w:p w14:paraId="065CF230" w14:textId="77777777" w:rsidR="00406804" w:rsidRDefault="00406804" w:rsidP="00274D76">
      <w:pPr>
        <w:pStyle w:val="afc"/>
        <w:numPr>
          <w:ilvl w:val="0"/>
          <w:numId w:val="40"/>
        </w:numPr>
        <w:ind w:left="1560"/>
      </w:pPr>
      <w:r>
        <w:t>завершенные, текущие и запланированные складские задачи в различных ракурсах и разрезах;</w:t>
      </w:r>
    </w:p>
    <w:p w14:paraId="36C3C506" w14:textId="77777777" w:rsidR="00406804" w:rsidRDefault="00406804" w:rsidP="00274D76">
      <w:pPr>
        <w:pStyle w:val="afc"/>
        <w:numPr>
          <w:ilvl w:val="0"/>
          <w:numId w:val="40"/>
        </w:numPr>
        <w:ind w:left="1560"/>
      </w:pPr>
      <w:r>
        <w:t>остатки МТР в различных ракурсах и детализациях;</w:t>
      </w:r>
    </w:p>
    <w:p w14:paraId="0F6A49C1" w14:textId="77777777" w:rsidR="00406804" w:rsidRDefault="00406804" w:rsidP="00274D76">
      <w:pPr>
        <w:pStyle w:val="afc"/>
        <w:numPr>
          <w:ilvl w:val="0"/>
          <w:numId w:val="40"/>
        </w:numPr>
        <w:ind w:left="1560"/>
      </w:pPr>
      <w:r>
        <w:t>ресурсы и их активность;</w:t>
      </w:r>
    </w:p>
    <w:p w14:paraId="7B9C2B08" w14:textId="77777777" w:rsidR="00406804" w:rsidRDefault="00406804" w:rsidP="00274D76">
      <w:pPr>
        <w:pStyle w:val="afc"/>
        <w:numPr>
          <w:ilvl w:val="0"/>
          <w:numId w:val="40"/>
        </w:numPr>
        <w:ind w:left="1560"/>
      </w:pPr>
      <w:r>
        <w:t>входящие, исходящие и инвентаризационные документы и их позиции, статусы и этапы обработки документов.</w:t>
      </w:r>
    </w:p>
    <w:p w14:paraId="312BBB68" w14:textId="77777777" w:rsidR="00406804" w:rsidRDefault="00406804" w:rsidP="00406804">
      <w:pPr>
        <w:ind w:firstLine="709"/>
      </w:pPr>
      <w:r>
        <w:t xml:space="preserve">Складской монитор </w:t>
      </w:r>
      <w:r>
        <w:rPr>
          <w:lang w:val="en-US"/>
        </w:rPr>
        <w:t>EWM</w:t>
      </w:r>
      <w:r>
        <w:t xml:space="preserve"> снабжен функцией быстрого перехода между объектами по гиперссылкам. Он также позволяет выполнять сторнирование задач, объединение складских заказов и другие функции, необходимые для оперативного управления задачами, ресурсами и быстрого получения сводной информации по любым интересующим объектам. </w:t>
      </w:r>
    </w:p>
    <w:p w14:paraId="75C15507" w14:textId="140DBE1B" w:rsidR="00406804" w:rsidRDefault="00406804" w:rsidP="00406804">
      <w:pPr>
        <w:ind w:firstLine="709"/>
      </w:pPr>
      <w:r>
        <w:t xml:space="preserve">Поддерживается возможность редактирования стандартных отчетов (критерии поиска, набор полей и пр.) и добавления пользовательских. Кроме того, системой поддерживается </w:t>
      </w:r>
      <w:r w:rsidR="00217854">
        <w:t xml:space="preserve">широкий </w:t>
      </w:r>
      <w:r>
        <w:t>стандартный набор инструментов для работы с отчетами: сортировки, фильтры, сохранение критериев поиска и выходных представлений для пользователя</w:t>
      </w:r>
      <w:r w:rsidR="00206E4C">
        <w:t>.</w:t>
      </w:r>
    </w:p>
    <w:p w14:paraId="6E48D743" w14:textId="04A160D9" w:rsidR="00711190" w:rsidRDefault="00711190" w:rsidP="00406804">
      <w:pPr>
        <w:ind w:firstLine="709"/>
      </w:pPr>
      <w:r>
        <w:t xml:space="preserve">Что касается процессов, описанных в данном Концептуальном дизайне, отчеты и печатные формы, применяемые при </w:t>
      </w:r>
      <w:r w:rsidR="003B0789">
        <w:t xml:space="preserve">их </w:t>
      </w:r>
      <w:r>
        <w:t xml:space="preserve">реализации, </w:t>
      </w:r>
      <w:r w:rsidR="003B0789">
        <w:t xml:space="preserve">а также запланированные разработки </w:t>
      </w:r>
      <w:r>
        <w:t xml:space="preserve">описаны в таблицах </w:t>
      </w:r>
      <w:r w:rsidR="003B0789">
        <w:t>35 и 36</w:t>
      </w:r>
      <w:r>
        <w:t>.</w:t>
      </w:r>
    </w:p>
    <w:p w14:paraId="58B73612" w14:textId="2283A64D" w:rsidR="00033A6E" w:rsidRDefault="00033A6E" w:rsidP="00406804">
      <w:pPr>
        <w:ind w:firstLine="709"/>
      </w:pPr>
    </w:p>
    <w:p w14:paraId="2BCE4040" w14:textId="77777777" w:rsidR="00033A6E" w:rsidRDefault="00033A6E" w:rsidP="00406804">
      <w:pPr>
        <w:ind w:firstLine="709"/>
      </w:pPr>
    </w:p>
    <w:p w14:paraId="65FEFE56" w14:textId="77777777" w:rsidR="00033A6E" w:rsidRDefault="00033A6E" w:rsidP="00406804">
      <w:pPr>
        <w:ind w:firstLine="709"/>
      </w:pPr>
    </w:p>
    <w:p w14:paraId="1D9DE8BF" w14:textId="77777777" w:rsidR="00033A6E" w:rsidRDefault="00033A6E" w:rsidP="00406804">
      <w:pPr>
        <w:ind w:firstLine="709"/>
      </w:pPr>
    </w:p>
    <w:p w14:paraId="4FF8E75B" w14:textId="3667C31B" w:rsidR="00B9591F" w:rsidRDefault="00B9591F" w:rsidP="00916FAB">
      <w:pPr>
        <w:pStyle w:val="aa"/>
        <w:keepNext/>
        <w:spacing w:after="240" w:afterAutospacing="0" w:line="276" w:lineRule="auto"/>
        <w:jc w:val="right"/>
        <w:rPr>
          <w:rFonts w:cs="Arial"/>
          <w:b/>
          <w:sz w:val="22"/>
        </w:rPr>
      </w:pPr>
      <w:r w:rsidRPr="00916FAB">
        <w:rPr>
          <w:rFonts w:cs="Arial"/>
          <w:b/>
          <w:sz w:val="22"/>
        </w:rPr>
        <w:lastRenderedPageBreak/>
        <w:t xml:space="preserve">Таблица </w:t>
      </w:r>
      <w:r w:rsidR="00781E65" w:rsidRPr="00781E65">
        <w:rPr>
          <w:rFonts w:cs="Arial"/>
          <w:b/>
          <w:sz w:val="22"/>
        </w:rPr>
        <w:t>151</w:t>
      </w:r>
      <w:r w:rsidRPr="00916FAB">
        <w:rPr>
          <w:rFonts w:cs="Arial"/>
          <w:b/>
          <w:sz w:val="22"/>
        </w:rPr>
        <w:t>.</w:t>
      </w:r>
      <w:r w:rsidR="00406804">
        <w:rPr>
          <w:rFonts w:cs="Arial"/>
          <w:b/>
          <w:sz w:val="22"/>
        </w:rPr>
        <w:t xml:space="preserve"> </w:t>
      </w:r>
      <w:r w:rsidRPr="00916FAB">
        <w:rPr>
          <w:rFonts w:cs="Arial"/>
          <w:b/>
          <w:sz w:val="22"/>
        </w:rPr>
        <w:t>Отче</w:t>
      </w:r>
      <w:r w:rsidR="00916FAB">
        <w:rPr>
          <w:rFonts w:cs="Arial"/>
          <w:b/>
          <w:sz w:val="22"/>
        </w:rPr>
        <w:t>т</w:t>
      </w:r>
      <w:r w:rsidRPr="00916FAB">
        <w:rPr>
          <w:rFonts w:cs="Arial"/>
          <w:b/>
          <w:sz w:val="22"/>
        </w:rPr>
        <w:t>ные и выходные формы</w:t>
      </w:r>
    </w:p>
    <w:tbl>
      <w:tblPr>
        <w:tblW w:w="49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2232"/>
        <w:gridCol w:w="1676"/>
        <w:gridCol w:w="1617"/>
        <w:gridCol w:w="3849"/>
      </w:tblGrid>
      <w:tr w:rsidR="00FA572B" w:rsidRPr="00F94454" w14:paraId="4E05FB42" w14:textId="77777777" w:rsidTr="00BD32BB">
        <w:trPr>
          <w:cantSplit/>
          <w:trHeight w:val="397"/>
          <w:tblHeader/>
        </w:trPr>
        <w:tc>
          <w:tcPr>
            <w:tcW w:w="346" w:type="pct"/>
            <w:shd w:val="clear" w:color="auto" w:fill="FFC000"/>
            <w:vAlign w:val="center"/>
          </w:tcPr>
          <w:p w14:paraId="2D140DE4" w14:textId="3C6269BF" w:rsidR="00FA572B" w:rsidRPr="00F94454" w:rsidRDefault="00FA572B" w:rsidP="00FA572B">
            <w:pPr>
              <w:jc w:val="center"/>
              <w:rPr>
                <w:rFonts w:cs="Arial"/>
                <w:b/>
                <w:sz w:val="20"/>
              </w:rPr>
            </w:pPr>
            <w:r w:rsidRPr="000F4678">
              <w:rPr>
                <w:rFonts w:cs="Arial"/>
                <w:b/>
                <w:sz w:val="20"/>
                <w:szCs w:val="20"/>
                <w:lang w:eastAsia="ru-RU"/>
              </w:rPr>
              <w:t>№ п.п</w:t>
            </w:r>
          </w:p>
        </w:tc>
        <w:tc>
          <w:tcPr>
            <w:tcW w:w="1108" w:type="pct"/>
            <w:shd w:val="clear" w:color="auto" w:fill="FFC000"/>
            <w:vAlign w:val="center"/>
          </w:tcPr>
          <w:p w14:paraId="246C581A" w14:textId="6B8C7341" w:rsidR="00FA572B" w:rsidRPr="000F4678" w:rsidRDefault="00AC6F0A" w:rsidP="00AC6F0A">
            <w:pPr>
              <w:jc w:val="center"/>
              <w:rPr>
                <w:rFonts w:cs="Arial"/>
                <w:b/>
                <w:sz w:val="20"/>
                <w:szCs w:val="20"/>
                <w:lang w:eastAsia="ru-RU"/>
              </w:rPr>
            </w:pPr>
            <w:r>
              <w:rPr>
                <w:rFonts w:cs="Arial"/>
                <w:b/>
                <w:sz w:val="20"/>
                <w:szCs w:val="20"/>
                <w:lang w:eastAsia="ru-RU"/>
              </w:rPr>
              <w:t>Название</w:t>
            </w:r>
          </w:p>
        </w:tc>
        <w:tc>
          <w:tcPr>
            <w:tcW w:w="832" w:type="pct"/>
            <w:shd w:val="clear" w:color="auto" w:fill="FFC000"/>
            <w:vAlign w:val="center"/>
          </w:tcPr>
          <w:p w14:paraId="7565A5B0" w14:textId="581B2521" w:rsidR="00FA572B" w:rsidRPr="00F94454" w:rsidRDefault="00FA572B" w:rsidP="00FA572B">
            <w:pPr>
              <w:jc w:val="center"/>
              <w:rPr>
                <w:rFonts w:cs="Arial"/>
                <w:b/>
                <w:sz w:val="20"/>
              </w:rPr>
            </w:pPr>
            <w:r w:rsidRPr="000F4678">
              <w:rPr>
                <w:rFonts w:cs="Arial"/>
                <w:b/>
                <w:sz w:val="20"/>
                <w:szCs w:val="20"/>
                <w:lang w:eastAsia="ru-RU"/>
              </w:rPr>
              <w:t>Тип реализации</w:t>
            </w:r>
          </w:p>
        </w:tc>
        <w:tc>
          <w:tcPr>
            <w:tcW w:w="803" w:type="pct"/>
            <w:shd w:val="clear" w:color="auto" w:fill="FFC000"/>
            <w:vAlign w:val="center"/>
          </w:tcPr>
          <w:p w14:paraId="5792442D" w14:textId="0770398F" w:rsidR="00FA572B" w:rsidRPr="00F94454" w:rsidRDefault="00FA572B" w:rsidP="00FA572B">
            <w:pPr>
              <w:jc w:val="center"/>
              <w:rPr>
                <w:rFonts w:cs="Arial"/>
                <w:b/>
                <w:sz w:val="20"/>
              </w:rPr>
            </w:pPr>
            <w:r w:rsidRPr="000F4678">
              <w:rPr>
                <w:rFonts w:cs="Arial"/>
                <w:b/>
                <w:sz w:val="20"/>
                <w:szCs w:val="20"/>
                <w:lang w:eastAsia="ru-RU"/>
              </w:rPr>
              <w:t>Ссылка на реестр разработок</w:t>
            </w:r>
          </w:p>
        </w:tc>
        <w:tc>
          <w:tcPr>
            <w:tcW w:w="1911" w:type="pct"/>
            <w:shd w:val="clear" w:color="auto" w:fill="FFC000"/>
            <w:vAlign w:val="center"/>
          </w:tcPr>
          <w:p w14:paraId="214E5A47" w14:textId="1C376581" w:rsidR="00FA572B" w:rsidRPr="00F94454" w:rsidRDefault="009C44A0" w:rsidP="00FA572B">
            <w:pPr>
              <w:jc w:val="center"/>
              <w:rPr>
                <w:rFonts w:cs="Arial"/>
                <w:b/>
                <w:sz w:val="20"/>
              </w:rPr>
            </w:pPr>
            <w:r w:rsidRPr="000F4678">
              <w:rPr>
                <w:rFonts w:cs="Arial"/>
                <w:b/>
                <w:sz w:val="20"/>
                <w:szCs w:val="20"/>
                <w:lang w:eastAsia="ru-RU"/>
              </w:rPr>
              <w:t xml:space="preserve">Ссылка на КД </w:t>
            </w:r>
            <w:r w:rsidRPr="000F4678">
              <w:rPr>
                <w:rFonts w:cs="Arial"/>
                <w:b/>
                <w:sz w:val="20"/>
                <w:szCs w:val="20"/>
                <w:lang w:val="en-US" w:eastAsia="ru-RU"/>
              </w:rPr>
              <w:t>BI</w:t>
            </w:r>
            <w:r w:rsidRPr="000F4678">
              <w:rPr>
                <w:rFonts w:cs="Arial"/>
                <w:b/>
                <w:sz w:val="20"/>
                <w:szCs w:val="20"/>
                <w:lang w:eastAsia="ru-RU"/>
              </w:rPr>
              <w:t>-отчетности по направлению</w:t>
            </w:r>
            <w:r w:rsidRPr="00C04415">
              <w:rPr>
                <w:rFonts w:cs="Arial"/>
                <w:b/>
                <w:bCs/>
                <w:sz w:val="20"/>
                <w:szCs w:val="20"/>
                <w:lang w:eastAsia="ru-RU"/>
              </w:rPr>
              <w:t>/Шаблон формуляра</w:t>
            </w:r>
          </w:p>
        </w:tc>
      </w:tr>
      <w:tr w:rsidR="00622667" w:rsidRPr="00F94454" w14:paraId="45DBC072" w14:textId="77777777" w:rsidTr="00BD32BB">
        <w:trPr>
          <w:cantSplit/>
        </w:trPr>
        <w:tc>
          <w:tcPr>
            <w:tcW w:w="346" w:type="pct"/>
          </w:tcPr>
          <w:p w14:paraId="5E9B4F27" w14:textId="221A762A" w:rsidR="00622667" w:rsidRDefault="00622667" w:rsidP="00622667">
            <w:pPr>
              <w:rPr>
                <w:rFonts w:cs="Arial"/>
                <w:sz w:val="20"/>
                <w:szCs w:val="20"/>
                <w:lang w:eastAsia="ru-RU"/>
              </w:rPr>
            </w:pPr>
            <w:r>
              <w:rPr>
                <w:rFonts w:cs="Arial"/>
                <w:sz w:val="20"/>
                <w:szCs w:val="20"/>
                <w:lang w:eastAsia="ru-RU"/>
              </w:rPr>
              <w:t>1</w:t>
            </w:r>
          </w:p>
        </w:tc>
        <w:tc>
          <w:tcPr>
            <w:tcW w:w="1108" w:type="pct"/>
            <w:vAlign w:val="center"/>
          </w:tcPr>
          <w:p w14:paraId="07386CF4" w14:textId="1E2B33B7" w:rsidR="00622667" w:rsidRDefault="00622667" w:rsidP="00622667">
            <w:pPr>
              <w:jc w:val="left"/>
              <w:rPr>
                <w:rFonts w:cs="Arial"/>
                <w:sz w:val="20"/>
                <w:szCs w:val="20"/>
              </w:rPr>
            </w:pPr>
            <w:r w:rsidRPr="00D91B88">
              <w:rPr>
                <w:rFonts w:cs="Arial"/>
                <w:sz w:val="20"/>
                <w:szCs w:val="20"/>
              </w:rPr>
              <w:t>Скл</w:t>
            </w:r>
            <w:r>
              <w:rPr>
                <w:rFonts w:cs="Arial"/>
                <w:sz w:val="20"/>
                <w:szCs w:val="20"/>
              </w:rPr>
              <w:t>адская и транспортная логистика</w:t>
            </w:r>
          </w:p>
        </w:tc>
        <w:tc>
          <w:tcPr>
            <w:tcW w:w="832" w:type="pct"/>
            <w:shd w:val="clear" w:color="auto" w:fill="auto"/>
          </w:tcPr>
          <w:p w14:paraId="1AB881B1" w14:textId="39B4AC4F" w:rsidR="00622667" w:rsidRPr="00181B3E" w:rsidRDefault="00622667" w:rsidP="00622667">
            <w:pPr>
              <w:jc w:val="center"/>
              <w:rPr>
                <w:rFonts w:cs="Arial"/>
                <w:sz w:val="20"/>
                <w:szCs w:val="20"/>
                <w:lang w:val="en-US" w:eastAsia="ru-RU"/>
              </w:rPr>
            </w:pPr>
            <w:r>
              <w:rPr>
                <w:rFonts w:cs="Arial"/>
                <w:sz w:val="20"/>
                <w:szCs w:val="20"/>
                <w:lang w:val="en-US" w:eastAsia="ru-RU"/>
              </w:rPr>
              <w:t>Гибкая матрица</w:t>
            </w:r>
          </w:p>
        </w:tc>
        <w:tc>
          <w:tcPr>
            <w:tcW w:w="803" w:type="pct"/>
            <w:shd w:val="clear" w:color="auto" w:fill="auto"/>
          </w:tcPr>
          <w:p w14:paraId="33542DDB" w14:textId="3C2BE03B" w:rsidR="00622667" w:rsidRDefault="00622667" w:rsidP="00622667">
            <w:pPr>
              <w:jc w:val="center"/>
              <w:rPr>
                <w:rFonts w:cs="Arial"/>
                <w:sz w:val="20"/>
              </w:rPr>
            </w:pPr>
            <w:r w:rsidRPr="00612B3F">
              <w:rPr>
                <w:rFonts w:cs="Arial"/>
                <w:sz w:val="20"/>
                <w:szCs w:val="20"/>
              </w:rPr>
              <w:t>–</w:t>
            </w:r>
          </w:p>
        </w:tc>
        <w:tc>
          <w:tcPr>
            <w:tcW w:w="1911" w:type="pct"/>
            <w:shd w:val="clear" w:color="auto" w:fill="auto"/>
          </w:tcPr>
          <w:p w14:paraId="3F6FFA22" w14:textId="172FE437" w:rsidR="00622667" w:rsidRPr="00181B3E" w:rsidRDefault="00622667" w:rsidP="00622667">
            <w:pPr>
              <w:rPr>
                <w:rFonts w:cs="Arial"/>
                <w:sz w:val="20"/>
              </w:rPr>
            </w:pPr>
            <w:r>
              <w:rPr>
                <w:rFonts w:cs="Arial"/>
                <w:sz w:val="20"/>
                <w:lang w:val="en-US"/>
              </w:rPr>
              <w:t>ERP</w:t>
            </w:r>
            <w:r w:rsidRPr="00181B3E">
              <w:rPr>
                <w:rFonts w:cs="Arial"/>
                <w:sz w:val="20"/>
              </w:rPr>
              <w:t xml:space="preserve">.5.1.19 </w:t>
            </w:r>
            <w:r>
              <w:rPr>
                <w:rFonts w:cs="Arial"/>
                <w:sz w:val="20"/>
              </w:rPr>
              <w:t>КД Отчетность по направлению МТО</w:t>
            </w:r>
          </w:p>
        </w:tc>
      </w:tr>
      <w:tr w:rsidR="00622667" w:rsidRPr="00F94454" w14:paraId="5F6A51C3" w14:textId="77777777" w:rsidTr="00BD32BB">
        <w:trPr>
          <w:cantSplit/>
        </w:trPr>
        <w:tc>
          <w:tcPr>
            <w:tcW w:w="346" w:type="pct"/>
          </w:tcPr>
          <w:p w14:paraId="6D5DC31D" w14:textId="6C33E785" w:rsidR="00622667" w:rsidRDefault="00622667" w:rsidP="00622667">
            <w:pPr>
              <w:rPr>
                <w:rFonts w:cs="Arial"/>
                <w:sz w:val="20"/>
                <w:szCs w:val="20"/>
                <w:lang w:eastAsia="ru-RU"/>
              </w:rPr>
            </w:pPr>
            <w:r>
              <w:rPr>
                <w:rFonts w:cs="Arial"/>
                <w:sz w:val="20"/>
                <w:szCs w:val="20"/>
                <w:lang w:eastAsia="ru-RU"/>
              </w:rPr>
              <w:t>2</w:t>
            </w:r>
          </w:p>
        </w:tc>
        <w:tc>
          <w:tcPr>
            <w:tcW w:w="1108" w:type="pct"/>
            <w:vAlign w:val="center"/>
          </w:tcPr>
          <w:p w14:paraId="41131823" w14:textId="7ADBC16B" w:rsidR="00622667" w:rsidRPr="00E04C55" w:rsidRDefault="00622667" w:rsidP="00622667">
            <w:pPr>
              <w:jc w:val="left"/>
              <w:rPr>
                <w:rFonts w:cs="Arial"/>
                <w:sz w:val="20"/>
                <w:szCs w:val="20"/>
              </w:rPr>
            </w:pPr>
            <w:r w:rsidRPr="00E04C55">
              <w:rPr>
                <w:sz w:val="20"/>
                <w:szCs w:val="20"/>
              </w:rPr>
              <w:t xml:space="preserve">ОСВ по </w:t>
            </w:r>
            <w:r w:rsidRPr="00E04C55">
              <w:rPr>
                <w:rFonts w:cs="Arial"/>
                <w:sz w:val="20"/>
                <w:szCs w:val="20"/>
              </w:rPr>
              <w:t>запасам</w:t>
            </w:r>
            <w:r w:rsidRPr="00E04C55">
              <w:rPr>
                <w:sz w:val="20"/>
                <w:szCs w:val="20"/>
              </w:rPr>
              <w:t xml:space="preserve"> МТР</w:t>
            </w:r>
          </w:p>
        </w:tc>
        <w:tc>
          <w:tcPr>
            <w:tcW w:w="832" w:type="pct"/>
            <w:shd w:val="clear" w:color="auto" w:fill="auto"/>
          </w:tcPr>
          <w:p w14:paraId="1491C013" w14:textId="4E38B156" w:rsidR="00622667" w:rsidRPr="00181B3E" w:rsidRDefault="00622667" w:rsidP="00622667">
            <w:pPr>
              <w:jc w:val="center"/>
              <w:rPr>
                <w:rFonts w:cs="Arial"/>
                <w:sz w:val="20"/>
                <w:szCs w:val="20"/>
                <w:lang w:eastAsia="ru-RU"/>
              </w:rPr>
            </w:pPr>
            <w:r>
              <w:rPr>
                <w:rFonts w:cs="Arial"/>
                <w:sz w:val="20"/>
                <w:szCs w:val="20"/>
                <w:lang w:val="en-US" w:eastAsia="ru-RU"/>
              </w:rPr>
              <w:t xml:space="preserve">Гибкая матрица </w:t>
            </w:r>
          </w:p>
        </w:tc>
        <w:tc>
          <w:tcPr>
            <w:tcW w:w="803" w:type="pct"/>
            <w:shd w:val="clear" w:color="auto" w:fill="auto"/>
          </w:tcPr>
          <w:p w14:paraId="368245B6" w14:textId="6B1D529A" w:rsidR="00622667" w:rsidRDefault="00622667" w:rsidP="00622667">
            <w:pPr>
              <w:jc w:val="center"/>
              <w:rPr>
                <w:rFonts w:cs="Arial"/>
                <w:sz w:val="20"/>
              </w:rPr>
            </w:pPr>
            <w:r w:rsidRPr="00612B3F">
              <w:rPr>
                <w:rFonts w:cs="Arial"/>
                <w:sz w:val="20"/>
                <w:szCs w:val="20"/>
              </w:rPr>
              <w:t>–</w:t>
            </w:r>
          </w:p>
        </w:tc>
        <w:tc>
          <w:tcPr>
            <w:tcW w:w="1911" w:type="pct"/>
            <w:shd w:val="clear" w:color="auto" w:fill="auto"/>
          </w:tcPr>
          <w:p w14:paraId="3EB9226C" w14:textId="157EFB5E" w:rsidR="00622667" w:rsidRDefault="00622667" w:rsidP="00622667">
            <w:pPr>
              <w:rPr>
                <w:rFonts w:cs="Arial"/>
                <w:sz w:val="20"/>
              </w:rPr>
            </w:pPr>
            <w:r>
              <w:rPr>
                <w:rFonts w:cs="Arial"/>
                <w:sz w:val="20"/>
                <w:lang w:val="en-US"/>
              </w:rPr>
              <w:t>ERP</w:t>
            </w:r>
            <w:r w:rsidRPr="00181B3E">
              <w:rPr>
                <w:rFonts w:cs="Arial"/>
                <w:sz w:val="20"/>
              </w:rPr>
              <w:t xml:space="preserve">.5.1.19 </w:t>
            </w:r>
            <w:r>
              <w:rPr>
                <w:rFonts w:cs="Arial"/>
                <w:sz w:val="20"/>
              </w:rPr>
              <w:t>КД Отчетность по направлению МТО</w:t>
            </w:r>
          </w:p>
        </w:tc>
      </w:tr>
      <w:tr w:rsidR="00622667" w:rsidRPr="00F94454" w14:paraId="7744B6AF" w14:textId="77777777" w:rsidTr="00BD32BB">
        <w:trPr>
          <w:cantSplit/>
        </w:trPr>
        <w:tc>
          <w:tcPr>
            <w:tcW w:w="346" w:type="pct"/>
          </w:tcPr>
          <w:p w14:paraId="6F24D92F" w14:textId="48E4FCA7" w:rsidR="00622667" w:rsidRDefault="00622667" w:rsidP="00622667">
            <w:pPr>
              <w:rPr>
                <w:rFonts w:cs="Arial"/>
                <w:sz w:val="20"/>
                <w:szCs w:val="20"/>
                <w:lang w:eastAsia="ru-RU"/>
              </w:rPr>
            </w:pPr>
            <w:r>
              <w:rPr>
                <w:rFonts w:cs="Arial"/>
                <w:sz w:val="20"/>
                <w:szCs w:val="20"/>
                <w:lang w:eastAsia="ru-RU"/>
              </w:rPr>
              <w:t>3</w:t>
            </w:r>
          </w:p>
        </w:tc>
        <w:tc>
          <w:tcPr>
            <w:tcW w:w="1108" w:type="pct"/>
            <w:vAlign w:val="center"/>
          </w:tcPr>
          <w:p w14:paraId="73ACDF00" w14:textId="430A7E2D" w:rsidR="00622667" w:rsidRPr="00E04C55" w:rsidRDefault="00622667" w:rsidP="00622667">
            <w:pPr>
              <w:jc w:val="left"/>
              <w:rPr>
                <w:sz w:val="20"/>
                <w:szCs w:val="20"/>
              </w:rPr>
            </w:pPr>
            <w:r>
              <w:rPr>
                <w:sz w:val="20"/>
                <w:szCs w:val="20"/>
              </w:rPr>
              <w:t>Управление складом</w:t>
            </w:r>
          </w:p>
        </w:tc>
        <w:tc>
          <w:tcPr>
            <w:tcW w:w="832" w:type="pct"/>
            <w:shd w:val="clear" w:color="auto" w:fill="auto"/>
          </w:tcPr>
          <w:p w14:paraId="49F3F7D0" w14:textId="6CE222D9" w:rsidR="00622667" w:rsidRDefault="00622667" w:rsidP="00622667">
            <w:pPr>
              <w:jc w:val="center"/>
              <w:rPr>
                <w:rFonts w:cs="Arial"/>
                <w:sz w:val="20"/>
                <w:szCs w:val="20"/>
                <w:lang w:val="en-US" w:eastAsia="ru-RU"/>
              </w:rPr>
            </w:pPr>
            <w:r>
              <w:rPr>
                <w:rFonts w:cs="Arial"/>
                <w:sz w:val="20"/>
                <w:szCs w:val="20"/>
                <w:lang w:val="en-US" w:eastAsia="ru-RU"/>
              </w:rPr>
              <w:t>Гибкая матрица</w:t>
            </w:r>
          </w:p>
        </w:tc>
        <w:tc>
          <w:tcPr>
            <w:tcW w:w="803" w:type="pct"/>
            <w:shd w:val="clear" w:color="auto" w:fill="auto"/>
          </w:tcPr>
          <w:p w14:paraId="2F76C74C" w14:textId="53C82AAC"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7AC87530" w14:textId="0723F873" w:rsidR="00622667" w:rsidRPr="004B17D0" w:rsidRDefault="00622667" w:rsidP="00622667">
            <w:pPr>
              <w:rPr>
                <w:rFonts w:cs="Arial"/>
                <w:sz w:val="20"/>
              </w:rPr>
            </w:pPr>
            <w:r>
              <w:rPr>
                <w:rFonts w:cs="Arial"/>
                <w:sz w:val="20"/>
                <w:lang w:val="en-US"/>
              </w:rPr>
              <w:t>ERP</w:t>
            </w:r>
            <w:r w:rsidRPr="00181B3E">
              <w:rPr>
                <w:rFonts w:cs="Arial"/>
                <w:sz w:val="20"/>
              </w:rPr>
              <w:t xml:space="preserve">.5.1.19 </w:t>
            </w:r>
            <w:r>
              <w:rPr>
                <w:rFonts w:cs="Arial"/>
                <w:sz w:val="20"/>
              </w:rPr>
              <w:t>КД Отчетность по направлению МТО</w:t>
            </w:r>
          </w:p>
        </w:tc>
      </w:tr>
      <w:tr w:rsidR="00622667" w:rsidRPr="00F94454" w14:paraId="722CF35F" w14:textId="77777777" w:rsidTr="00BD32BB">
        <w:trPr>
          <w:cantSplit/>
        </w:trPr>
        <w:tc>
          <w:tcPr>
            <w:tcW w:w="346" w:type="pct"/>
          </w:tcPr>
          <w:p w14:paraId="4AB6EBDB" w14:textId="14FB5B85" w:rsidR="00622667" w:rsidRDefault="00622667" w:rsidP="00622667">
            <w:pPr>
              <w:rPr>
                <w:rFonts w:cs="Arial"/>
                <w:sz w:val="20"/>
                <w:szCs w:val="20"/>
                <w:lang w:eastAsia="ru-RU"/>
              </w:rPr>
            </w:pPr>
            <w:r>
              <w:rPr>
                <w:rFonts w:cs="Arial"/>
                <w:sz w:val="20"/>
                <w:szCs w:val="20"/>
                <w:lang w:eastAsia="ru-RU"/>
              </w:rPr>
              <w:t>4</w:t>
            </w:r>
          </w:p>
        </w:tc>
        <w:tc>
          <w:tcPr>
            <w:tcW w:w="1108" w:type="pct"/>
            <w:vAlign w:val="center"/>
          </w:tcPr>
          <w:p w14:paraId="66831CC1" w14:textId="39FCD36A" w:rsidR="00622667" w:rsidRPr="00E04C55" w:rsidRDefault="00622667" w:rsidP="00622667">
            <w:pPr>
              <w:jc w:val="left"/>
              <w:rPr>
                <w:sz w:val="20"/>
                <w:szCs w:val="20"/>
              </w:rPr>
            </w:pPr>
            <w:r>
              <w:rPr>
                <w:sz w:val="20"/>
                <w:szCs w:val="20"/>
              </w:rPr>
              <w:t>MB52 – отчет по запасам</w:t>
            </w:r>
          </w:p>
        </w:tc>
        <w:tc>
          <w:tcPr>
            <w:tcW w:w="832" w:type="pct"/>
            <w:shd w:val="clear" w:color="auto" w:fill="auto"/>
          </w:tcPr>
          <w:p w14:paraId="4EF2FD0B" w14:textId="33476107"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5AE25C2C" w14:textId="1C7ED420"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38F6E145" w14:textId="6AC7FB2A" w:rsidR="00622667" w:rsidRDefault="00622667" w:rsidP="00622667">
            <w:pPr>
              <w:rPr>
                <w:rFonts w:cs="Arial"/>
                <w:sz w:val="20"/>
                <w:lang w:val="en-US"/>
              </w:rPr>
            </w:pPr>
            <w:r w:rsidRPr="003038EF">
              <w:rPr>
                <w:rFonts w:cs="Arial"/>
                <w:sz w:val="20"/>
                <w:szCs w:val="20"/>
              </w:rPr>
              <w:t>–</w:t>
            </w:r>
          </w:p>
        </w:tc>
      </w:tr>
      <w:tr w:rsidR="00622667" w:rsidRPr="00F94454" w14:paraId="07B5CB01" w14:textId="77777777" w:rsidTr="00BD32BB">
        <w:trPr>
          <w:cantSplit/>
        </w:trPr>
        <w:tc>
          <w:tcPr>
            <w:tcW w:w="346" w:type="pct"/>
          </w:tcPr>
          <w:p w14:paraId="6C96668B" w14:textId="1EE24D9B" w:rsidR="00622667" w:rsidRDefault="00622667" w:rsidP="00622667">
            <w:pPr>
              <w:rPr>
                <w:rFonts w:cs="Arial"/>
                <w:sz w:val="20"/>
                <w:szCs w:val="20"/>
                <w:lang w:eastAsia="ru-RU"/>
              </w:rPr>
            </w:pPr>
            <w:r>
              <w:rPr>
                <w:rFonts w:cs="Arial"/>
                <w:sz w:val="20"/>
                <w:szCs w:val="20"/>
                <w:lang w:eastAsia="ru-RU"/>
              </w:rPr>
              <w:t>5</w:t>
            </w:r>
          </w:p>
        </w:tc>
        <w:tc>
          <w:tcPr>
            <w:tcW w:w="1108" w:type="pct"/>
            <w:vAlign w:val="center"/>
          </w:tcPr>
          <w:p w14:paraId="60E8DBBA" w14:textId="2A5C4628" w:rsidR="00622667" w:rsidRPr="00E04C55" w:rsidRDefault="00622667" w:rsidP="00622667">
            <w:pPr>
              <w:jc w:val="left"/>
              <w:rPr>
                <w:sz w:val="20"/>
                <w:szCs w:val="20"/>
              </w:rPr>
            </w:pPr>
            <w:r>
              <w:rPr>
                <w:sz w:val="20"/>
                <w:szCs w:val="20"/>
                <w:lang w:val="en-US"/>
              </w:rPr>
              <w:t xml:space="preserve">MB51 – </w:t>
            </w:r>
            <w:r>
              <w:rPr>
                <w:sz w:val="20"/>
                <w:szCs w:val="20"/>
              </w:rPr>
              <w:t>отчет по движениям</w:t>
            </w:r>
          </w:p>
        </w:tc>
        <w:tc>
          <w:tcPr>
            <w:tcW w:w="832" w:type="pct"/>
            <w:shd w:val="clear" w:color="auto" w:fill="auto"/>
          </w:tcPr>
          <w:p w14:paraId="60426AE0" w14:textId="30FC29D3"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6F0AFA53" w14:textId="376CAD79"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13323206" w14:textId="3D05B44A" w:rsidR="00622667" w:rsidRDefault="00622667" w:rsidP="00622667">
            <w:pPr>
              <w:rPr>
                <w:rFonts w:cs="Arial"/>
                <w:sz w:val="20"/>
                <w:lang w:val="en-US"/>
              </w:rPr>
            </w:pPr>
            <w:r w:rsidRPr="003038EF">
              <w:rPr>
                <w:rFonts w:cs="Arial"/>
                <w:sz w:val="20"/>
                <w:szCs w:val="20"/>
              </w:rPr>
              <w:t>–</w:t>
            </w:r>
          </w:p>
        </w:tc>
      </w:tr>
      <w:tr w:rsidR="00622667" w:rsidRPr="00F94454" w14:paraId="45ACB3B9" w14:textId="77777777" w:rsidTr="00BD32BB">
        <w:trPr>
          <w:cantSplit/>
        </w:trPr>
        <w:tc>
          <w:tcPr>
            <w:tcW w:w="346" w:type="pct"/>
          </w:tcPr>
          <w:p w14:paraId="3FC532CA" w14:textId="0C1C8422" w:rsidR="00622667" w:rsidRDefault="00622667" w:rsidP="00622667">
            <w:pPr>
              <w:rPr>
                <w:rFonts w:cs="Arial"/>
                <w:sz w:val="20"/>
                <w:szCs w:val="20"/>
                <w:lang w:eastAsia="ru-RU"/>
              </w:rPr>
            </w:pPr>
            <w:r>
              <w:rPr>
                <w:rFonts w:cs="Arial"/>
                <w:sz w:val="20"/>
                <w:szCs w:val="20"/>
                <w:lang w:eastAsia="ru-RU"/>
              </w:rPr>
              <w:t>6</w:t>
            </w:r>
          </w:p>
        </w:tc>
        <w:tc>
          <w:tcPr>
            <w:tcW w:w="1108" w:type="pct"/>
            <w:vAlign w:val="center"/>
          </w:tcPr>
          <w:p w14:paraId="0B3A44A8" w14:textId="6DCE7633" w:rsidR="00622667" w:rsidRPr="00E04C55" w:rsidRDefault="00622667" w:rsidP="00622667">
            <w:pPr>
              <w:jc w:val="left"/>
              <w:rPr>
                <w:sz w:val="20"/>
                <w:szCs w:val="20"/>
              </w:rPr>
            </w:pPr>
            <w:r>
              <w:rPr>
                <w:sz w:val="20"/>
                <w:szCs w:val="20"/>
                <w:lang w:val="en-US"/>
              </w:rPr>
              <w:t xml:space="preserve">MMBE – </w:t>
            </w:r>
            <w:r>
              <w:rPr>
                <w:sz w:val="20"/>
                <w:szCs w:val="20"/>
              </w:rPr>
              <w:t>отчет по остаткам</w:t>
            </w:r>
          </w:p>
        </w:tc>
        <w:tc>
          <w:tcPr>
            <w:tcW w:w="832" w:type="pct"/>
            <w:shd w:val="clear" w:color="auto" w:fill="auto"/>
          </w:tcPr>
          <w:p w14:paraId="55688944" w14:textId="249973AC"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2666E44D" w14:textId="5E93AC1F"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54511558" w14:textId="34AA80D0" w:rsidR="00622667" w:rsidRDefault="00622667" w:rsidP="00622667">
            <w:pPr>
              <w:rPr>
                <w:rFonts w:cs="Arial"/>
                <w:sz w:val="20"/>
                <w:lang w:val="en-US"/>
              </w:rPr>
            </w:pPr>
            <w:r w:rsidRPr="003038EF">
              <w:rPr>
                <w:rFonts w:cs="Arial"/>
                <w:sz w:val="20"/>
                <w:szCs w:val="20"/>
              </w:rPr>
              <w:t>–</w:t>
            </w:r>
          </w:p>
        </w:tc>
      </w:tr>
      <w:tr w:rsidR="00622667" w:rsidRPr="00F94454" w14:paraId="2CA838D8" w14:textId="77777777" w:rsidTr="00BD32BB">
        <w:trPr>
          <w:cantSplit/>
        </w:trPr>
        <w:tc>
          <w:tcPr>
            <w:tcW w:w="346" w:type="pct"/>
          </w:tcPr>
          <w:p w14:paraId="0D77A97C" w14:textId="3BF1572F" w:rsidR="00622667" w:rsidRDefault="00622667" w:rsidP="00622667">
            <w:pPr>
              <w:rPr>
                <w:rFonts w:cs="Arial"/>
                <w:sz w:val="20"/>
                <w:szCs w:val="20"/>
                <w:lang w:eastAsia="ru-RU"/>
              </w:rPr>
            </w:pPr>
            <w:r>
              <w:rPr>
                <w:rFonts w:cs="Arial"/>
                <w:sz w:val="20"/>
                <w:szCs w:val="20"/>
                <w:lang w:eastAsia="ru-RU"/>
              </w:rPr>
              <w:t>7</w:t>
            </w:r>
          </w:p>
        </w:tc>
        <w:tc>
          <w:tcPr>
            <w:tcW w:w="1108" w:type="pct"/>
            <w:vAlign w:val="center"/>
          </w:tcPr>
          <w:p w14:paraId="42ADB564" w14:textId="4511BC47" w:rsidR="00622667" w:rsidRPr="00E04C55" w:rsidRDefault="00622667" w:rsidP="00622667">
            <w:pPr>
              <w:jc w:val="left"/>
              <w:rPr>
                <w:sz w:val="20"/>
                <w:szCs w:val="20"/>
              </w:rPr>
            </w:pPr>
            <w:r>
              <w:rPr>
                <w:sz w:val="20"/>
                <w:szCs w:val="20"/>
                <w:lang w:val="en-US"/>
              </w:rPr>
              <w:t>MB</w:t>
            </w:r>
            <w:r w:rsidRPr="00594943">
              <w:rPr>
                <w:sz w:val="20"/>
                <w:szCs w:val="20"/>
              </w:rPr>
              <w:t>5</w:t>
            </w:r>
            <w:r>
              <w:rPr>
                <w:sz w:val="20"/>
                <w:szCs w:val="20"/>
                <w:lang w:val="en-US"/>
              </w:rPr>
              <w:t>B</w:t>
            </w:r>
            <w:r w:rsidRPr="00594943">
              <w:rPr>
                <w:sz w:val="20"/>
                <w:szCs w:val="20"/>
              </w:rPr>
              <w:t xml:space="preserve"> – </w:t>
            </w:r>
            <w:r>
              <w:rPr>
                <w:sz w:val="20"/>
                <w:szCs w:val="20"/>
              </w:rPr>
              <w:t>обороты по запасу</w:t>
            </w:r>
          </w:p>
        </w:tc>
        <w:tc>
          <w:tcPr>
            <w:tcW w:w="832" w:type="pct"/>
            <w:shd w:val="clear" w:color="auto" w:fill="auto"/>
          </w:tcPr>
          <w:p w14:paraId="1D1491C6" w14:textId="5470CD9B"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3929279B" w14:textId="2633BA9C"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7AE13481" w14:textId="0C0BCE2D" w:rsidR="00622667" w:rsidRDefault="00622667" w:rsidP="00622667">
            <w:pPr>
              <w:rPr>
                <w:rFonts w:cs="Arial"/>
                <w:sz w:val="20"/>
                <w:lang w:val="en-US"/>
              </w:rPr>
            </w:pPr>
            <w:r w:rsidRPr="003038EF">
              <w:rPr>
                <w:rFonts w:cs="Arial"/>
                <w:sz w:val="20"/>
                <w:szCs w:val="20"/>
              </w:rPr>
              <w:t>–</w:t>
            </w:r>
          </w:p>
        </w:tc>
      </w:tr>
      <w:tr w:rsidR="00622667" w:rsidRPr="00F94454" w14:paraId="0B51FBB3" w14:textId="77777777" w:rsidTr="00BD32BB">
        <w:trPr>
          <w:cantSplit/>
        </w:trPr>
        <w:tc>
          <w:tcPr>
            <w:tcW w:w="346" w:type="pct"/>
          </w:tcPr>
          <w:p w14:paraId="77352A84" w14:textId="2C13BB79" w:rsidR="00622667" w:rsidRDefault="00622667" w:rsidP="00622667">
            <w:pPr>
              <w:rPr>
                <w:rFonts w:cs="Arial"/>
                <w:sz w:val="20"/>
                <w:szCs w:val="20"/>
                <w:lang w:eastAsia="ru-RU"/>
              </w:rPr>
            </w:pPr>
            <w:r>
              <w:rPr>
                <w:rFonts w:cs="Arial"/>
                <w:sz w:val="20"/>
                <w:szCs w:val="20"/>
                <w:lang w:eastAsia="ru-RU"/>
              </w:rPr>
              <w:t>8</w:t>
            </w:r>
          </w:p>
        </w:tc>
        <w:tc>
          <w:tcPr>
            <w:tcW w:w="1108" w:type="pct"/>
            <w:vAlign w:val="center"/>
          </w:tcPr>
          <w:p w14:paraId="4DACF3E7" w14:textId="4FAB52F2" w:rsidR="00622667" w:rsidRPr="00E04C55" w:rsidRDefault="00622667" w:rsidP="00622667">
            <w:pPr>
              <w:jc w:val="left"/>
              <w:rPr>
                <w:sz w:val="20"/>
                <w:szCs w:val="20"/>
              </w:rPr>
            </w:pPr>
            <w:r>
              <w:rPr>
                <w:sz w:val="20"/>
                <w:szCs w:val="20"/>
                <w:lang w:val="en-US"/>
              </w:rPr>
              <w:t>MB</w:t>
            </w:r>
            <w:r w:rsidRPr="00594943">
              <w:rPr>
                <w:sz w:val="20"/>
                <w:szCs w:val="20"/>
              </w:rPr>
              <w:t>5</w:t>
            </w:r>
            <w:r>
              <w:rPr>
                <w:sz w:val="20"/>
                <w:szCs w:val="20"/>
                <w:lang w:val="en-US"/>
              </w:rPr>
              <w:t>T</w:t>
            </w:r>
            <w:r w:rsidRPr="00594943">
              <w:rPr>
                <w:sz w:val="20"/>
                <w:szCs w:val="20"/>
              </w:rPr>
              <w:t xml:space="preserve"> – </w:t>
            </w:r>
            <w:r>
              <w:rPr>
                <w:sz w:val="20"/>
                <w:szCs w:val="20"/>
              </w:rPr>
              <w:t>запасы в пути</w:t>
            </w:r>
          </w:p>
        </w:tc>
        <w:tc>
          <w:tcPr>
            <w:tcW w:w="832" w:type="pct"/>
            <w:shd w:val="clear" w:color="auto" w:fill="auto"/>
          </w:tcPr>
          <w:p w14:paraId="7F15C6FF" w14:textId="7A99DEC2"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01801BED" w14:textId="498A5527"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2ABC0D2B" w14:textId="1206DB32" w:rsidR="00622667" w:rsidRDefault="00622667" w:rsidP="00622667">
            <w:pPr>
              <w:rPr>
                <w:rFonts w:cs="Arial"/>
                <w:sz w:val="20"/>
                <w:lang w:val="en-US"/>
              </w:rPr>
            </w:pPr>
            <w:r w:rsidRPr="003038EF">
              <w:rPr>
                <w:rFonts w:cs="Arial"/>
                <w:sz w:val="20"/>
                <w:szCs w:val="20"/>
              </w:rPr>
              <w:t>–</w:t>
            </w:r>
          </w:p>
        </w:tc>
      </w:tr>
      <w:tr w:rsidR="00622667" w:rsidRPr="00F94454" w14:paraId="2AF55B9B" w14:textId="77777777" w:rsidTr="00BD32BB">
        <w:trPr>
          <w:cantSplit/>
        </w:trPr>
        <w:tc>
          <w:tcPr>
            <w:tcW w:w="346" w:type="pct"/>
          </w:tcPr>
          <w:p w14:paraId="6331AF2B" w14:textId="0D15A27A" w:rsidR="00622667" w:rsidRDefault="00622667" w:rsidP="00622667">
            <w:pPr>
              <w:rPr>
                <w:rFonts w:cs="Arial"/>
                <w:sz w:val="20"/>
                <w:szCs w:val="20"/>
                <w:lang w:eastAsia="ru-RU"/>
              </w:rPr>
            </w:pPr>
            <w:r>
              <w:rPr>
                <w:rFonts w:cs="Arial"/>
                <w:sz w:val="20"/>
                <w:szCs w:val="20"/>
                <w:lang w:eastAsia="ru-RU"/>
              </w:rPr>
              <w:t>9</w:t>
            </w:r>
          </w:p>
        </w:tc>
        <w:tc>
          <w:tcPr>
            <w:tcW w:w="1108" w:type="pct"/>
            <w:vAlign w:val="center"/>
          </w:tcPr>
          <w:p w14:paraId="041A0278" w14:textId="7C90B1DA" w:rsidR="00622667" w:rsidRPr="00E04C55" w:rsidRDefault="00622667" w:rsidP="00622667">
            <w:pPr>
              <w:jc w:val="left"/>
              <w:rPr>
                <w:sz w:val="20"/>
                <w:szCs w:val="20"/>
              </w:rPr>
            </w:pPr>
            <w:r>
              <w:rPr>
                <w:sz w:val="20"/>
                <w:szCs w:val="20"/>
                <w:lang w:val="en-US"/>
              </w:rPr>
              <w:t xml:space="preserve">MBLB – </w:t>
            </w:r>
            <w:r>
              <w:rPr>
                <w:sz w:val="20"/>
                <w:szCs w:val="20"/>
              </w:rPr>
              <w:t>давальческие запасы</w:t>
            </w:r>
          </w:p>
        </w:tc>
        <w:tc>
          <w:tcPr>
            <w:tcW w:w="832" w:type="pct"/>
            <w:shd w:val="clear" w:color="auto" w:fill="auto"/>
          </w:tcPr>
          <w:p w14:paraId="74DD585C" w14:textId="5603E9A3"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6A93A60C" w14:textId="034AC6C1"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3D561877" w14:textId="70A53600" w:rsidR="00622667" w:rsidRDefault="00622667" w:rsidP="00622667">
            <w:pPr>
              <w:rPr>
                <w:rFonts w:cs="Arial"/>
                <w:sz w:val="20"/>
                <w:lang w:val="en-US"/>
              </w:rPr>
            </w:pPr>
            <w:r w:rsidRPr="003038EF">
              <w:rPr>
                <w:rFonts w:cs="Arial"/>
                <w:sz w:val="20"/>
                <w:szCs w:val="20"/>
              </w:rPr>
              <w:t>–</w:t>
            </w:r>
          </w:p>
        </w:tc>
      </w:tr>
      <w:tr w:rsidR="00622667" w:rsidRPr="00F94454" w14:paraId="167BE160" w14:textId="77777777" w:rsidTr="00BD32BB">
        <w:trPr>
          <w:cantSplit/>
        </w:trPr>
        <w:tc>
          <w:tcPr>
            <w:tcW w:w="346" w:type="pct"/>
          </w:tcPr>
          <w:p w14:paraId="21C82300" w14:textId="5E7CB128" w:rsidR="00622667" w:rsidRDefault="00622667" w:rsidP="00622667">
            <w:pPr>
              <w:rPr>
                <w:rFonts w:cs="Arial"/>
                <w:sz w:val="20"/>
                <w:szCs w:val="20"/>
                <w:lang w:eastAsia="ru-RU"/>
              </w:rPr>
            </w:pPr>
            <w:r>
              <w:rPr>
                <w:rFonts w:cs="Arial"/>
                <w:sz w:val="20"/>
                <w:szCs w:val="20"/>
                <w:lang w:eastAsia="ru-RU"/>
              </w:rPr>
              <w:t>10</w:t>
            </w:r>
          </w:p>
        </w:tc>
        <w:tc>
          <w:tcPr>
            <w:tcW w:w="1108" w:type="pct"/>
            <w:vAlign w:val="center"/>
          </w:tcPr>
          <w:p w14:paraId="15F37ABD" w14:textId="7535E193" w:rsidR="00622667" w:rsidRPr="00E04C55" w:rsidRDefault="00622667" w:rsidP="00622667">
            <w:pPr>
              <w:jc w:val="left"/>
              <w:rPr>
                <w:sz w:val="20"/>
                <w:szCs w:val="20"/>
              </w:rPr>
            </w:pPr>
            <w:r>
              <w:rPr>
                <w:sz w:val="20"/>
                <w:szCs w:val="20"/>
                <w:lang w:val="en-US"/>
              </w:rPr>
              <w:t xml:space="preserve">MI22 – </w:t>
            </w:r>
            <w:r>
              <w:rPr>
                <w:sz w:val="20"/>
                <w:szCs w:val="20"/>
              </w:rPr>
              <w:t>документы инвентаризации</w:t>
            </w:r>
          </w:p>
        </w:tc>
        <w:tc>
          <w:tcPr>
            <w:tcW w:w="832" w:type="pct"/>
            <w:shd w:val="clear" w:color="auto" w:fill="auto"/>
          </w:tcPr>
          <w:p w14:paraId="38B85FEE" w14:textId="2F1BC86D"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1444FAF1" w14:textId="280AEAB3"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355B9BFC" w14:textId="0F558284" w:rsidR="00622667" w:rsidRDefault="00622667" w:rsidP="00622667">
            <w:pPr>
              <w:rPr>
                <w:rFonts w:cs="Arial"/>
                <w:sz w:val="20"/>
                <w:lang w:val="en-US"/>
              </w:rPr>
            </w:pPr>
            <w:r w:rsidRPr="003038EF">
              <w:rPr>
                <w:rFonts w:cs="Arial"/>
                <w:sz w:val="20"/>
                <w:szCs w:val="20"/>
              </w:rPr>
              <w:t>–</w:t>
            </w:r>
          </w:p>
        </w:tc>
      </w:tr>
      <w:tr w:rsidR="00622667" w:rsidRPr="00F94454" w14:paraId="02C8A11A" w14:textId="77777777" w:rsidTr="00BD32BB">
        <w:trPr>
          <w:cantSplit/>
        </w:trPr>
        <w:tc>
          <w:tcPr>
            <w:tcW w:w="346" w:type="pct"/>
          </w:tcPr>
          <w:p w14:paraId="2981D6A6" w14:textId="2AD6D927" w:rsidR="00622667" w:rsidRDefault="00622667" w:rsidP="00622667">
            <w:pPr>
              <w:rPr>
                <w:rFonts w:cs="Arial"/>
                <w:sz w:val="20"/>
                <w:szCs w:val="20"/>
                <w:lang w:eastAsia="ru-RU"/>
              </w:rPr>
            </w:pPr>
            <w:r>
              <w:rPr>
                <w:rFonts w:cs="Arial"/>
                <w:sz w:val="20"/>
                <w:szCs w:val="20"/>
                <w:lang w:eastAsia="ru-RU"/>
              </w:rPr>
              <w:t>11</w:t>
            </w:r>
          </w:p>
        </w:tc>
        <w:tc>
          <w:tcPr>
            <w:tcW w:w="1108" w:type="pct"/>
            <w:vAlign w:val="center"/>
          </w:tcPr>
          <w:p w14:paraId="75146FAD" w14:textId="47D2F8C0" w:rsidR="00622667" w:rsidRPr="00E04C55" w:rsidRDefault="00622667" w:rsidP="00622667">
            <w:pPr>
              <w:jc w:val="left"/>
              <w:rPr>
                <w:sz w:val="20"/>
                <w:szCs w:val="20"/>
              </w:rPr>
            </w:pPr>
            <w:r>
              <w:rPr>
                <w:sz w:val="20"/>
                <w:szCs w:val="20"/>
                <w:lang w:val="en-US"/>
              </w:rPr>
              <w:t xml:space="preserve">MM60 – </w:t>
            </w:r>
            <w:r>
              <w:rPr>
                <w:sz w:val="20"/>
                <w:szCs w:val="20"/>
              </w:rPr>
              <w:t>список материалов</w:t>
            </w:r>
          </w:p>
        </w:tc>
        <w:tc>
          <w:tcPr>
            <w:tcW w:w="832" w:type="pct"/>
            <w:shd w:val="clear" w:color="auto" w:fill="auto"/>
          </w:tcPr>
          <w:p w14:paraId="2C0D23BB" w14:textId="039DB678"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0F20755C" w14:textId="6E70EEFA"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6B42F547" w14:textId="6AE6945E" w:rsidR="00622667" w:rsidRDefault="00622667" w:rsidP="00622667">
            <w:pPr>
              <w:rPr>
                <w:rFonts w:cs="Arial"/>
                <w:sz w:val="20"/>
                <w:lang w:val="en-US"/>
              </w:rPr>
            </w:pPr>
            <w:r w:rsidRPr="003038EF">
              <w:rPr>
                <w:rFonts w:cs="Arial"/>
                <w:sz w:val="20"/>
                <w:szCs w:val="20"/>
              </w:rPr>
              <w:t>–</w:t>
            </w:r>
          </w:p>
        </w:tc>
      </w:tr>
      <w:tr w:rsidR="00622667" w:rsidRPr="00F94454" w14:paraId="155111A7" w14:textId="77777777" w:rsidTr="00BD32BB">
        <w:trPr>
          <w:cantSplit/>
        </w:trPr>
        <w:tc>
          <w:tcPr>
            <w:tcW w:w="346" w:type="pct"/>
          </w:tcPr>
          <w:p w14:paraId="20A8BE46" w14:textId="6AD7911A" w:rsidR="00622667" w:rsidRDefault="00622667" w:rsidP="00622667">
            <w:pPr>
              <w:rPr>
                <w:rFonts w:cs="Arial"/>
                <w:sz w:val="20"/>
                <w:szCs w:val="20"/>
                <w:lang w:eastAsia="ru-RU"/>
              </w:rPr>
            </w:pPr>
            <w:r>
              <w:rPr>
                <w:rFonts w:cs="Arial"/>
                <w:sz w:val="20"/>
                <w:szCs w:val="20"/>
                <w:lang w:eastAsia="ru-RU"/>
              </w:rPr>
              <w:t>12</w:t>
            </w:r>
          </w:p>
        </w:tc>
        <w:tc>
          <w:tcPr>
            <w:tcW w:w="1108" w:type="pct"/>
            <w:vAlign w:val="center"/>
          </w:tcPr>
          <w:p w14:paraId="04984DC3" w14:textId="3BC15FC8" w:rsidR="00622667" w:rsidRPr="00E04C55" w:rsidRDefault="00622667" w:rsidP="00622667">
            <w:pPr>
              <w:jc w:val="left"/>
              <w:rPr>
                <w:sz w:val="20"/>
                <w:szCs w:val="20"/>
              </w:rPr>
            </w:pPr>
            <w:r>
              <w:rPr>
                <w:sz w:val="20"/>
                <w:szCs w:val="20"/>
                <w:lang w:val="en-US"/>
              </w:rPr>
              <w:t>MB</w:t>
            </w:r>
            <w:r w:rsidRPr="00594943">
              <w:rPr>
                <w:sz w:val="20"/>
                <w:szCs w:val="20"/>
              </w:rPr>
              <w:t xml:space="preserve">90 – </w:t>
            </w:r>
            <w:r>
              <w:rPr>
                <w:sz w:val="20"/>
                <w:szCs w:val="20"/>
              </w:rPr>
              <w:t>печатные формы к документу материала</w:t>
            </w:r>
          </w:p>
        </w:tc>
        <w:tc>
          <w:tcPr>
            <w:tcW w:w="832" w:type="pct"/>
            <w:shd w:val="clear" w:color="auto" w:fill="auto"/>
          </w:tcPr>
          <w:p w14:paraId="61EBEC82" w14:textId="04844278"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32DD19AF" w14:textId="21261FAC"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672F1BF9" w14:textId="1D9B534E" w:rsidR="00622667" w:rsidRDefault="00622667" w:rsidP="00622667">
            <w:pPr>
              <w:rPr>
                <w:rFonts w:cs="Arial"/>
                <w:sz w:val="20"/>
                <w:lang w:val="en-US"/>
              </w:rPr>
            </w:pPr>
            <w:r w:rsidRPr="003038EF">
              <w:rPr>
                <w:rFonts w:cs="Arial"/>
                <w:sz w:val="20"/>
                <w:szCs w:val="20"/>
              </w:rPr>
              <w:t>–</w:t>
            </w:r>
          </w:p>
        </w:tc>
      </w:tr>
      <w:tr w:rsidR="00622667" w:rsidRPr="00F94454" w14:paraId="611D12F0" w14:textId="77777777" w:rsidTr="00BD32BB">
        <w:trPr>
          <w:cantSplit/>
        </w:trPr>
        <w:tc>
          <w:tcPr>
            <w:tcW w:w="346" w:type="pct"/>
          </w:tcPr>
          <w:p w14:paraId="621EE040" w14:textId="7689C018" w:rsidR="00622667" w:rsidRDefault="00622667" w:rsidP="00622667">
            <w:pPr>
              <w:rPr>
                <w:rFonts w:cs="Arial"/>
                <w:sz w:val="20"/>
                <w:szCs w:val="20"/>
                <w:lang w:eastAsia="ru-RU"/>
              </w:rPr>
            </w:pPr>
            <w:r>
              <w:rPr>
                <w:rFonts w:cs="Arial"/>
                <w:sz w:val="20"/>
                <w:szCs w:val="20"/>
                <w:lang w:eastAsia="ru-RU"/>
              </w:rPr>
              <w:t>13</w:t>
            </w:r>
          </w:p>
        </w:tc>
        <w:tc>
          <w:tcPr>
            <w:tcW w:w="1108" w:type="pct"/>
            <w:vAlign w:val="center"/>
          </w:tcPr>
          <w:p w14:paraId="558DD403" w14:textId="75838B93" w:rsidR="00622667" w:rsidRPr="00E04C55" w:rsidRDefault="00622667" w:rsidP="00622667">
            <w:pPr>
              <w:jc w:val="left"/>
              <w:rPr>
                <w:sz w:val="20"/>
                <w:szCs w:val="20"/>
              </w:rPr>
            </w:pPr>
            <w:r w:rsidRPr="00594943">
              <w:rPr>
                <w:sz w:val="20"/>
                <w:szCs w:val="20"/>
              </w:rPr>
              <w:t>/</w:t>
            </w:r>
            <w:r>
              <w:rPr>
                <w:sz w:val="20"/>
                <w:szCs w:val="20"/>
                <w:lang w:val="en-US"/>
              </w:rPr>
              <w:t>SCWM</w:t>
            </w:r>
            <w:r w:rsidRPr="00594943">
              <w:rPr>
                <w:sz w:val="20"/>
                <w:szCs w:val="20"/>
              </w:rPr>
              <w:t>/</w:t>
            </w:r>
            <w:r>
              <w:rPr>
                <w:sz w:val="20"/>
                <w:szCs w:val="20"/>
                <w:lang w:val="en-US"/>
              </w:rPr>
              <w:t>MON</w:t>
            </w:r>
            <w:r w:rsidRPr="00594943">
              <w:rPr>
                <w:sz w:val="20"/>
                <w:szCs w:val="20"/>
              </w:rPr>
              <w:t xml:space="preserve"> – </w:t>
            </w:r>
            <w:r>
              <w:rPr>
                <w:sz w:val="20"/>
                <w:szCs w:val="20"/>
              </w:rPr>
              <w:t xml:space="preserve">монитор склада </w:t>
            </w:r>
            <w:r>
              <w:rPr>
                <w:sz w:val="20"/>
                <w:szCs w:val="20"/>
                <w:lang w:val="en-US"/>
              </w:rPr>
              <w:t>EWM</w:t>
            </w:r>
          </w:p>
        </w:tc>
        <w:tc>
          <w:tcPr>
            <w:tcW w:w="832" w:type="pct"/>
            <w:shd w:val="clear" w:color="auto" w:fill="auto"/>
          </w:tcPr>
          <w:p w14:paraId="3D0B4BFC" w14:textId="528E84CE" w:rsidR="00622667" w:rsidRDefault="00622667" w:rsidP="00622667">
            <w:pPr>
              <w:jc w:val="center"/>
              <w:rPr>
                <w:rFonts w:cs="Arial"/>
                <w:sz w:val="20"/>
                <w:szCs w:val="20"/>
                <w:lang w:val="en-US" w:eastAsia="ru-RU"/>
              </w:rPr>
            </w:pPr>
            <w:r>
              <w:rPr>
                <w:rFonts w:cs="Arial"/>
                <w:sz w:val="20"/>
                <w:szCs w:val="20"/>
                <w:lang w:eastAsia="ru-RU"/>
              </w:rPr>
              <w:t>Отчет</w:t>
            </w:r>
          </w:p>
        </w:tc>
        <w:tc>
          <w:tcPr>
            <w:tcW w:w="803" w:type="pct"/>
            <w:shd w:val="clear" w:color="auto" w:fill="auto"/>
          </w:tcPr>
          <w:p w14:paraId="756ED4AA" w14:textId="7D5A1F5C" w:rsidR="00622667" w:rsidRDefault="00622667" w:rsidP="00622667">
            <w:pPr>
              <w:jc w:val="center"/>
              <w:rPr>
                <w:rFonts w:cs="Arial"/>
                <w:sz w:val="20"/>
              </w:rPr>
            </w:pPr>
            <w:r w:rsidRPr="009D56EC">
              <w:rPr>
                <w:rFonts w:cs="Arial"/>
                <w:sz w:val="20"/>
                <w:szCs w:val="20"/>
              </w:rPr>
              <w:t>–</w:t>
            </w:r>
          </w:p>
        </w:tc>
        <w:tc>
          <w:tcPr>
            <w:tcW w:w="1911" w:type="pct"/>
            <w:shd w:val="clear" w:color="auto" w:fill="auto"/>
          </w:tcPr>
          <w:p w14:paraId="37E180F5" w14:textId="52E356E7" w:rsidR="00622667" w:rsidRDefault="00622667" w:rsidP="00622667">
            <w:pPr>
              <w:rPr>
                <w:rFonts w:cs="Arial"/>
                <w:sz w:val="20"/>
                <w:lang w:val="en-US"/>
              </w:rPr>
            </w:pPr>
            <w:r w:rsidRPr="003038EF">
              <w:rPr>
                <w:rFonts w:cs="Arial"/>
                <w:sz w:val="20"/>
                <w:szCs w:val="20"/>
              </w:rPr>
              <w:t>–</w:t>
            </w:r>
          </w:p>
        </w:tc>
      </w:tr>
      <w:tr w:rsidR="004B17D0" w:rsidRPr="00F94454" w14:paraId="477E7113" w14:textId="77777777" w:rsidTr="00BD32BB">
        <w:trPr>
          <w:cantSplit/>
        </w:trPr>
        <w:tc>
          <w:tcPr>
            <w:tcW w:w="346" w:type="pct"/>
          </w:tcPr>
          <w:p w14:paraId="4745944C" w14:textId="196FB769" w:rsidR="004B17D0" w:rsidRDefault="004B17D0" w:rsidP="004B17D0">
            <w:pPr>
              <w:rPr>
                <w:rFonts w:cs="Arial"/>
                <w:sz w:val="20"/>
                <w:szCs w:val="20"/>
                <w:lang w:eastAsia="ru-RU"/>
              </w:rPr>
            </w:pPr>
            <w:r>
              <w:rPr>
                <w:rFonts w:cs="Arial"/>
                <w:sz w:val="20"/>
                <w:szCs w:val="20"/>
                <w:lang w:eastAsia="ru-RU"/>
              </w:rPr>
              <w:lastRenderedPageBreak/>
              <w:t>1</w:t>
            </w:r>
            <w:r w:rsidR="0066073E">
              <w:rPr>
                <w:rFonts w:cs="Arial"/>
                <w:sz w:val="20"/>
                <w:szCs w:val="20"/>
                <w:lang w:eastAsia="ru-RU"/>
              </w:rPr>
              <w:t>4</w:t>
            </w:r>
          </w:p>
        </w:tc>
        <w:tc>
          <w:tcPr>
            <w:tcW w:w="1108" w:type="pct"/>
          </w:tcPr>
          <w:p w14:paraId="644C4501" w14:textId="77777777" w:rsidR="00475390" w:rsidRDefault="004B17D0" w:rsidP="004B17D0">
            <w:pPr>
              <w:jc w:val="left"/>
              <w:rPr>
                <w:rFonts w:cs="Arial"/>
                <w:sz w:val="20"/>
                <w:szCs w:val="20"/>
              </w:rPr>
            </w:pPr>
            <w:r w:rsidRPr="00E04C55">
              <w:rPr>
                <w:rFonts w:cs="Arial"/>
                <w:sz w:val="20"/>
                <w:szCs w:val="20"/>
              </w:rPr>
              <w:t>Модификация формуляров ИНВ-3, ИНВ-5 и ИНВ-19</w:t>
            </w:r>
          </w:p>
          <w:p w14:paraId="64B3DA22" w14:textId="40CEA005" w:rsidR="00475390" w:rsidRPr="00475390" w:rsidRDefault="00475390" w:rsidP="00475390">
            <w:pPr>
              <w:jc w:val="left"/>
              <w:rPr>
                <w:rFonts w:cs="Arial"/>
                <w:sz w:val="20"/>
                <w:szCs w:val="20"/>
                <w:lang w:eastAsia="ru-RU"/>
              </w:rPr>
            </w:pPr>
            <w:r w:rsidRPr="00475390">
              <w:rPr>
                <w:rFonts w:cs="Arial"/>
                <w:sz w:val="20"/>
                <w:szCs w:val="20"/>
                <w:lang w:eastAsia="ru-RU"/>
              </w:rPr>
              <w:t>Приложение 2. Форма 2-03. Инвентаризационная опись оборудования, отпущенного (поступившего) п</w:t>
            </w:r>
            <w:r w:rsidR="007D29B0">
              <w:rPr>
                <w:rFonts w:cs="Arial"/>
                <w:sz w:val="20"/>
                <w:szCs w:val="20"/>
                <w:lang w:eastAsia="ru-RU"/>
              </w:rPr>
              <w:t>осле даты начала инвентаризации</w:t>
            </w:r>
          </w:p>
          <w:p w14:paraId="62C43619" w14:textId="2E323BC9" w:rsidR="00475390" w:rsidRPr="00475390" w:rsidRDefault="00475390" w:rsidP="00475390">
            <w:pPr>
              <w:jc w:val="left"/>
              <w:rPr>
                <w:rFonts w:cs="Arial"/>
                <w:sz w:val="20"/>
                <w:szCs w:val="20"/>
                <w:lang w:eastAsia="ru-RU"/>
              </w:rPr>
            </w:pPr>
            <w:r w:rsidRPr="00475390">
              <w:rPr>
                <w:rFonts w:cs="Arial"/>
                <w:sz w:val="20"/>
                <w:szCs w:val="20"/>
                <w:lang w:eastAsia="ru-RU"/>
              </w:rPr>
              <w:t>Приложение 2. Форма 2-04-3. Перечень оборудования</w:t>
            </w:r>
            <w:r w:rsidR="007D29B0">
              <w:rPr>
                <w:rFonts w:cs="Arial"/>
                <w:sz w:val="20"/>
                <w:szCs w:val="20"/>
                <w:lang w:eastAsia="ru-RU"/>
              </w:rPr>
              <w:t xml:space="preserve"> без движения более одного года</w:t>
            </w:r>
          </w:p>
          <w:p w14:paraId="1C5C3E91" w14:textId="4ECD94FB" w:rsidR="00475390" w:rsidRPr="00475390" w:rsidRDefault="00475390" w:rsidP="00475390">
            <w:pPr>
              <w:jc w:val="left"/>
              <w:rPr>
                <w:rFonts w:cs="Arial"/>
                <w:sz w:val="20"/>
                <w:szCs w:val="20"/>
                <w:lang w:eastAsia="ru-RU"/>
              </w:rPr>
            </w:pPr>
            <w:r w:rsidRPr="00475390">
              <w:rPr>
                <w:rFonts w:cs="Arial"/>
                <w:sz w:val="20"/>
                <w:szCs w:val="20"/>
                <w:lang w:eastAsia="ru-RU"/>
              </w:rPr>
              <w:t xml:space="preserve">Приложение 4. Форма 4-03. Инвентаризационная опись ТМЦ отпущенных (поступивших) после даты начала </w:t>
            </w:r>
            <w:r w:rsidR="007D29B0">
              <w:rPr>
                <w:rFonts w:cs="Arial"/>
                <w:sz w:val="20"/>
                <w:szCs w:val="20"/>
                <w:lang w:eastAsia="ru-RU"/>
              </w:rPr>
              <w:t>инвентаризации</w:t>
            </w:r>
          </w:p>
          <w:p w14:paraId="5356FCE0" w14:textId="3FD92DC3" w:rsidR="004B17D0" w:rsidRPr="00E04C55" w:rsidRDefault="00475390" w:rsidP="007D29B0">
            <w:pPr>
              <w:jc w:val="left"/>
              <w:rPr>
                <w:rFonts w:cs="Arial"/>
                <w:sz w:val="20"/>
                <w:szCs w:val="20"/>
                <w:lang w:eastAsia="ru-RU"/>
              </w:rPr>
            </w:pPr>
            <w:r w:rsidRPr="00475390">
              <w:rPr>
                <w:rFonts w:cs="Arial"/>
                <w:sz w:val="20"/>
                <w:szCs w:val="20"/>
                <w:lang w:eastAsia="ru-RU"/>
              </w:rPr>
              <w:t>Приложение 4. Форма 4-04. Акт сверки (ТМЦ)</w:t>
            </w:r>
          </w:p>
        </w:tc>
        <w:tc>
          <w:tcPr>
            <w:tcW w:w="832" w:type="pct"/>
            <w:shd w:val="clear" w:color="auto" w:fill="auto"/>
          </w:tcPr>
          <w:p w14:paraId="4B301256" w14:textId="121897DB" w:rsidR="004B17D0" w:rsidRDefault="004B17D0" w:rsidP="004B17D0">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0E3C5BD7" w14:textId="35B244CF" w:rsidR="004B17D0" w:rsidRDefault="004B17D0" w:rsidP="004B17D0">
            <w:pPr>
              <w:jc w:val="center"/>
              <w:rPr>
                <w:rFonts w:cs="Arial"/>
                <w:sz w:val="20"/>
              </w:rPr>
            </w:pPr>
            <w:r>
              <w:rPr>
                <w:rFonts w:cs="Arial"/>
                <w:sz w:val="20"/>
              </w:rPr>
              <w:t>ММ</w:t>
            </w:r>
            <w:r w:rsidR="0066073E">
              <w:rPr>
                <w:rFonts w:cs="Arial"/>
                <w:sz w:val="20"/>
              </w:rPr>
              <w:t>74</w:t>
            </w:r>
          </w:p>
        </w:tc>
        <w:tc>
          <w:tcPr>
            <w:tcW w:w="1911" w:type="pct"/>
            <w:shd w:val="clear" w:color="auto" w:fill="auto"/>
          </w:tcPr>
          <w:p w14:paraId="45D96001" w14:textId="77777777" w:rsidR="004B17D0" w:rsidRPr="00BF5435" w:rsidRDefault="00D61D7D" w:rsidP="004B17D0">
            <w:pPr>
              <w:spacing w:line="276" w:lineRule="auto"/>
              <w:jc w:val="left"/>
              <w:rPr>
                <w:rFonts w:cs="Arial"/>
                <w:sz w:val="20"/>
              </w:rPr>
            </w:pPr>
            <w:hyperlink r:id="rId36" w:history="1">
              <w:r w:rsidR="004B17D0">
                <w:rPr>
                  <w:rStyle w:val="ab"/>
                  <w:rFonts w:cs="Arial"/>
                  <w:sz w:val="20"/>
                </w:rPr>
                <w:t>http://portal.polyus.com/ERP/ERPDocuments/07_Концептуальный дизайн/06_Реестр формуляров/МТО/МТО_ИНВ-3_Инвентаризационная_опись_v1.0_20180808.xls</w:t>
              </w:r>
            </w:hyperlink>
          </w:p>
          <w:p w14:paraId="61B313A7" w14:textId="77777777" w:rsidR="004B17D0" w:rsidRDefault="004B17D0" w:rsidP="004B17D0">
            <w:pPr>
              <w:spacing w:line="276" w:lineRule="auto"/>
              <w:jc w:val="left"/>
              <w:rPr>
                <w:rFonts w:cs="Arial"/>
                <w:sz w:val="20"/>
              </w:rPr>
            </w:pPr>
          </w:p>
          <w:p w14:paraId="3093E753" w14:textId="351E2D0D" w:rsidR="004B17D0" w:rsidRDefault="00D61D7D" w:rsidP="004B17D0">
            <w:pPr>
              <w:spacing w:line="276" w:lineRule="auto"/>
              <w:jc w:val="left"/>
              <w:rPr>
                <w:rFonts w:cs="Arial"/>
                <w:sz w:val="20"/>
              </w:rPr>
            </w:pPr>
            <w:hyperlink r:id="rId37" w:history="1">
              <w:r w:rsidR="004B17D0" w:rsidRPr="00A633F4">
                <w:rPr>
                  <w:rStyle w:val="ab"/>
                  <w:rFonts w:cs="Arial"/>
                  <w:sz w:val="20"/>
                </w:rPr>
                <w:t>http://portal.polyus.com/ERP/ERPDocuments/07_Концептуальный дизайн/06_Реестр формуляров/МТО/МТО_ИНВ-5_Инвентаризационная_опись_ТМЦ_на_ОХ_v1.0_20180810.xls</w:t>
              </w:r>
            </w:hyperlink>
          </w:p>
          <w:p w14:paraId="285DC679" w14:textId="77777777" w:rsidR="004B17D0" w:rsidRDefault="004B17D0" w:rsidP="004B17D0">
            <w:pPr>
              <w:jc w:val="left"/>
            </w:pPr>
          </w:p>
          <w:p w14:paraId="3363C548" w14:textId="77777777" w:rsidR="007D29B0" w:rsidRPr="00BF5435" w:rsidRDefault="00D61D7D" w:rsidP="007D29B0">
            <w:pPr>
              <w:spacing w:line="276" w:lineRule="auto"/>
              <w:jc w:val="left"/>
              <w:rPr>
                <w:rFonts w:cs="Arial"/>
                <w:sz w:val="20"/>
              </w:rPr>
            </w:pPr>
            <w:hyperlink r:id="rId38" w:history="1">
              <w:r w:rsidR="004B17D0">
                <w:rPr>
                  <w:rStyle w:val="ab"/>
                  <w:rFonts w:cs="Arial"/>
                  <w:sz w:val="20"/>
                </w:rPr>
                <w:t>http://portal.polyus.com/ERP/ERPDocuments/07_Концептуальный дизайн/06_Реестр формуляров/МТО/МТО_ИНВ-19_Сличительная_ведомость_v1.0_20180808.xls</w:t>
              </w:r>
            </w:hyperlink>
          </w:p>
          <w:p w14:paraId="159437D8" w14:textId="77777777" w:rsidR="007D29B0" w:rsidRDefault="007D29B0" w:rsidP="007D29B0">
            <w:pPr>
              <w:spacing w:line="276" w:lineRule="auto"/>
              <w:jc w:val="left"/>
              <w:rPr>
                <w:rFonts w:cs="Arial"/>
                <w:sz w:val="20"/>
              </w:rPr>
            </w:pPr>
          </w:p>
          <w:p w14:paraId="11255A59" w14:textId="2EF1B46F" w:rsidR="00E96681" w:rsidRPr="00BF5435" w:rsidRDefault="00D61D7D" w:rsidP="00E96681">
            <w:pPr>
              <w:spacing w:line="276" w:lineRule="auto"/>
              <w:jc w:val="left"/>
              <w:rPr>
                <w:rFonts w:cs="Arial"/>
                <w:sz w:val="20"/>
              </w:rPr>
            </w:pPr>
            <w:hyperlink r:id="rId39" w:history="1">
              <w:r w:rsidR="00E96681" w:rsidRPr="00E96681">
                <w:rPr>
                  <w:rStyle w:val="ab"/>
                  <w:rFonts w:cs="Arial"/>
                  <w:sz w:val="20"/>
                </w:rPr>
                <w:t>http://portal.polyus.com/ERP/ERPDocuments/07_Концептуальный дизайн/06_Реестр формуляров/МТО/МТО_2-03_Оборудование_отпущенное_после_даты_начала_инвентаризации_v1.0_20180808.xls</w:t>
              </w:r>
            </w:hyperlink>
          </w:p>
          <w:p w14:paraId="6107B3CA" w14:textId="77777777" w:rsidR="00E96681" w:rsidRDefault="00E96681" w:rsidP="00E96681">
            <w:pPr>
              <w:spacing w:line="276" w:lineRule="auto"/>
              <w:jc w:val="left"/>
              <w:rPr>
                <w:rFonts w:cs="Arial"/>
                <w:sz w:val="20"/>
              </w:rPr>
            </w:pPr>
          </w:p>
          <w:p w14:paraId="3032DD5D" w14:textId="0288B143" w:rsidR="00E96681" w:rsidRPr="00BF5435" w:rsidRDefault="00D61D7D" w:rsidP="00E96681">
            <w:pPr>
              <w:spacing w:line="276" w:lineRule="auto"/>
              <w:jc w:val="left"/>
              <w:rPr>
                <w:rFonts w:cs="Arial"/>
                <w:sz w:val="20"/>
              </w:rPr>
            </w:pPr>
            <w:hyperlink r:id="rId40" w:history="1">
              <w:r w:rsidR="00E96681" w:rsidRPr="00E96681">
                <w:rPr>
                  <w:rStyle w:val="ab"/>
                  <w:rFonts w:cs="Arial"/>
                  <w:sz w:val="20"/>
                </w:rPr>
                <w:t>http://portal.polyus.com/ERP/ERPDocuments/07_Концептуальный дизайн/06_Реестр формуляров/МТО/МТО_2-04-3_Перечень_оборудования_без_движения_более_одного_года_v1.0_20180808.xls</w:t>
              </w:r>
            </w:hyperlink>
          </w:p>
          <w:p w14:paraId="2A62F601" w14:textId="77777777" w:rsidR="00E96681" w:rsidRDefault="00E96681" w:rsidP="00E96681">
            <w:pPr>
              <w:spacing w:line="276" w:lineRule="auto"/>
              <w:jc w:val="left"/>
              <w:rPr>
                <w:rFonts w:cs="Arial"/>
                <w:sz w:val="20"/>
              </w:rPr>
            </w:pPr>
          </w:p>
          <w:p w14:paraId="7656B4FC" w14:textId="77777777" w:rsidR="00B95A38" w:rsidRPr="00BF5435" w:rsidRDefault="00D61D7D" w:rsidP="00B95A38">
            <w:pPr>
              <w:spacing w:line="276" w:lineRule="auto"/>
              <w:jc w:val="left"/>
              <w:rPr>
                <w:rFonts w:cs="Arial"/>
                <w:sz w:val="20"/>
              </w:rPr>
            </w:pPr>
            <w:hyperlink r:id="rId41" w:history="1">
              <w:r w:rsidR="00B95A38" w:rsidRPr="00B95A38">
                <w:rPr>
                  <w:rStyle w:val="ab"/>
                  <w:rFonts w:cs="Arial"/>
                  <w:sz w:val="20"/>
                </w:rPr>
                <w:t>http://portal.polyus.com/ERP/ERPDocuments/07_Концептуальный дизайн/06_Реестр формуляров/МТО/МТО_4-03_ТМЦ_отпущенные_после_даты_начала_инвентаризации_v1.0_20180808.XLS</w:t>
              </w:r>
            </w:hyperlink>
          </w:p>
          <w:p w14:paraId="776A0E92" w14:textId="77777777" w:rsidR="00B95A38" w:rsidRDefault="00B95A38" w:rsidP="00B95A38">
            <w:pPr>
              <w:spacing w:line="276" w:lineRule="auto"/>
              <w:jc w:val="left"/>
              <w:rPr>
                <w:rFonts w:cs="Arial"/>
                <w:sz w:val="20"/>
              </w:rPr>
            </w:pPr>
          </w:p>
          <w:p w14:paraId="3C9BFE7A" w14:textId="5A2A946C" w:rsidR="007D29B0" w:rsidRPr="007D29B0" w:rsidRDefault="00D61D7D" w:rsidP="004B17D0">
            <w:pPr>
              <w:jc w:val="left"/>
              <w:rPr>
                <w:rFonts w:cs="Arial"/>
                <w:color w:val="0000FF"/>
                <w:sz w:val="20"/>
                <w:u w:val="single"/>
              </w:rPr>
            </w:pPr>
            <w:hyperlink r:id="rId42" w:history="1">
              <w:r w:rsidR="00B95A38" w:rsidRPr="00B95A38">
                <w:rPr>
                  <w:rStyle w:val="ab"/>
                  <w:rFonts w:cs="Arial"/>
                  <w:sz w:val="20"/>
                </w:rPr>
                <w:t>http://portal.polyus.com/ERP/ERPDocuments/07_Концептуальный дизайн/06_Реестр формуляров/МТО/МТО_4-04_Акт_сверки_ТМЦ_v1.0_20180808.XLS</w:t>
              </w:r>
            </w:hyperlink>
          </w:p>
        </w:tc>
      </w:tr>
      <w:tr w:rsidR="00622667" w:rsidRPr="00F94454" w14:paraId="3D78E908" w14:textId="77777777" w:rsidTr="00BD32BB">
        <w:trPr>
          <w:cantSplit/>
        </w:trPr>
        <w:tc>
          <w:tcPr>
            <w:tcW w:w="346" w:type="pct"/>
          </w:tcPr>
          <w:p w14:paraId="5BBED6A1" w14:textId="2926630A" w:rsidR="00622667" w:rsidRDefault="00622667" w:rsidP="00622667">
            <w:pPr>
              <w:rPr>
                <w:rFonts w:cs="Arial"/>
                <w:sz w:val="20"/>
                <w:szCs w:val="20"/>
                <w:lang w:eastAsia="ru-RU"/>
              </w:rPr>
            </w:pPr>
            <w:r>
              <w:rPr>
                <w:rFonts w:cs="Arial"/>
                <w:sz w:val="20"/>
                <w:szCs w:val="20"/>
                <w:lang w:eastAsia="ru-RU"/>
              </w:rPr>
              <w:lastRenderedPageBreak/>
              <w:t>15</w:t>
            </w:r>
          </w:p>
        </w:tc>
        <w:tc>
          <w:tcPr>
            <w:tcW w:w="1108" w:type="pct"/>
          </w:tcPr>
          <w:p w14:paraId="433CC19E" w14:textId="40063E46" w:rsidR="00622667" w:rsidRDefault="00622667" w:rsidP="00622667">
            <w:pPr>
              <w:jc w:val="left"/>
              <w:rPr>
                <w:rFonts w:cs="Arial"/>
                <w:sz w:val="20"/>
                <w:szCs w:val="20"/>
                <w:lang w:eastAsia="ru-RU"/>
              </w:rPr>
            </w:pPr>
            <w:r>
              <w:rPr>
                <w:rFonts w:cs="Arial"/>
                <w:sz w:val="20"/>
                <w:szCs w:val="20"/>
              </w:rPr>
              <w:t>Формуляр М-4</w:t>
            </w:r>
          </w:p>
        </w:tc>
        <w:tc>
          <w:tcPr>
            <w:tcW w:w="832" w:type="pct"/>
            <w:shd w:val="clear" w:color="auto" w:fill="auto"/>
          </w:tcPr>
          <w:p w14:paraId="0CDCB028" w14:textId="4A8FEC67"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095E9546" w14:textId="57ECD95B" w:rsidR="00622667" w:rsidRDefault="00622667" w:rsidP="00622667">
            <w:pPr>
              <w:jc w:val="center"/>
              <w:rPr>
                <w:rFonts w:cs="Arial"/>
                <w:sz w:val="20"/>
              </w:rPr>
            </w:pPr>
            <w:r w:rsidRPr="00A53E8D">
              <w:rPr>
                <w:rFonts w:cs="Arial"/>
                <w:sz w:val="20"/>
                <w:szCs w:val="20"/>
              </w:rPr>
              <w:t>–</w:t>
            </w:r>
          </w:p>
        </w:tc>
        <w:tc>
          <w:tcPr>
            <w:tcW w:w="1911" w:type="pct"/>
            <w:shd w:val="clear" w:color="auto" w:fill="auto"/>
          </w:tcPr>
          <w:p w14:paraId="0C914E63" w14:textId="0A2FC6F8" w:rsidR="00622667" w:rsidRDefault="00D61D7D" w:rsidP="00622667">
            <w:pPr>
              <w:jc w:val="left"/>
              <w:rPr>
                <w:rFonts w:cs="Arial"/>
                <w:sz w:val="20"/>
                <w:szCs w:val="20"/>
                <w:lang w:eastAsia="ru-RU"/>
              </w:rPr>
            </w:pPr>
            <w:hyperlink r:id="rId43" w:history="1">
              <w:r w:rsidR="00622667">
                <w:rPr>
                  <w:rStyle w:val="ab"/>
                  <w:rFonts w:cs="Arial"/>
                  <w:sz w:val="20"/>
                </w:rPr>
                <w:t>http://portal.polyus.com/ERP/ERPDocuments/07_Концептуальный дизайн/06_Реестр формуляров/МТО/МТО_М-4_Приходный_ордер_v1.0_20180808.xls</w:t>
              </w:r>
            </w:hyperlink>
          </w:p>
        </w:tc>
      </w:tr>
      <w:tr w:rsidR="00622667" w:rsidRPr="00F94454" w14:paraId="0E41BE0E" w14:textId="77777777" w:rsidTr="00BD32BB">
        <w:trPr>
          <w:cantSplit/>
        </w:trPr>
        <w:tc>
          <w:tcPr>
            <w:tcW w:w="346" w:type="pct"/>
          </w:tcPr>
          <w:p w14:paraId="6290B32B" w14:textId="0FF4AF9A" w:rsidR="00622667" w:rsidRDefault="00622667" w:rsidP="00622667">
            <w:pPr>
              <w:rPr>
                <w:rFonts w:cs="Arial"/>
                <w:sz w:val="20"/>
                <w:szCs w:val="20"/>
                <w:lang w:eastAsia="ru-RU"/>
              </w:rPr>
            </w:pPr>
            <w:r>
              <w:rPr>
                <w:rFonts w:cs="Arial"/>
                <w:sz w:val="20"/>
                <w:szCs w:val="20"/>
                <w:lang w:eastAsia="ru-RU"/>
              </w:rPr>
              <w:t>16</w:t>
            </w:r>
          </w:p>
        </w:tc>
        <w:tc>
          <w:tcPr>
            <w:tcW w:w="1108" w:type="pct"/>
          </w:tcPr>
          <w:p w14:paraId="64365B99" w14:textId="5FD8A791" w:rsidR="00622667" w:rsidRDefault="00622667" w:rsidP="00622667">
            <w:pPr>
              <w:jc w:val="left"/>
              <w:rPr>
                <w:rFonts w:cs="Arial"/>
                <w:sz w:val="20"/>
                <w:szCs w:val="20"/>
                <w:lang w:eastAsia="ru-RU"/>
              </w:rPr>
            </w:pPr>
            <w:r>
              <w:rPr>
                <w:rFonts w:cs="Arial"/>
                <w:sz w:val="20"/>
                <w:szCs w:val="20"/>
              </w:rPr>
              <w:t>Формуляр М-7</w:t>
            </w:r>
          </w:p>
        </w:tc>
        <w:tc>
          <w:tcPr>
            <w:tcW w:w="832" w:type="pct"/>
            <w:shd w:val="clear" w:color="auto" w:fill="auto"/>
          </w:tcPr>
          <w:p w14:paraId="1464FAC4" w14:textId="15A144FD"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00F4E030" w14:textId="2FF4241F" w:rsidR="00622667" w:rsidRDefault="00622667" w:rsidP="00622667">
            <w:pPr>
              <w:jc w:val="center"/>
              <w:rPr>
                <w:rFonts w:cs="Arial"/>
                <w:sz w:val="20"/>
              </w:rPr>
            </w:pPr>
            <w:r w:rsidRPr="00A53E8D">
              <w:rPr>
                <w:rFonts w:cs="Arial"/>
                <w:sz w:val="20"/>
                <w:szCs w:val="20"/>
              </w:rPr>
              <w:t>–</w:t>
            </w:r>
          </w:p>
        </w:tc>
        <w:tc>
          <w:tcPr>
            <w:tcW w:w="1911" w:type="pct"/>
            <w:shd w:val="clear" w:color="auto" w:fill="auto"/>
          </w:tcPr>
          <w:p w14:paraId="4D4940A4" w14:textId="46E41188" w:rsidR="00622667" w:rsidRDefault="00D61D7D" w:rsidP="00622667">
            <w:pPr>
              <w:jc w:val="left"/>
              <w:rPr>
                <w:rFonts w:cs="Arial"/>
                <w:sz w:val="20"/>
                <w:szCs w:val="20"/>
                <w:lang w:eastAsia="ru-RU"/>
              </w:rPr>
            </w:pPr>
            <w:hyperlink r:id="rId44" w:history="1">
              <w:r w:rsidR="00622667">
                <w:rPr>
                  <w:rStyle w:val="ab"/>
                  <w:rFonts w:cs="Arial"/>
                  <w:sz w:val="20"/>
                </w:rPr>
                <w:t>http://portal.polyus.com/ERP/ERPDocuments/07_Концептуальный дизайн/06_Реестр формуляров/МТО/МТО_М-7_Акт_о_приемке_материалов_v1.0_20180808.xls</w:t>
              </w:r>
            </w:hyperlink>
          </w:p>
        </w:tc>
      </w:tr>
      <w:tr w:rsidR="00622667" w:rsidRPr="00F94454" w14:paraId="003B5B31" w14:textId="77777777" w:rsidTr="00BD32BB">
        <w:trPr>
          <w:cantSplit/>
        </w:trPr>
        <w:tc>
          <w:tcPr>
            <w:tcW w:w="346" w:type="pct"/>
          </w:tcPr>
          <w:p w14:paraId="4AD786AB" w14:textId="06E7D107" w:rsidR="00622667" w:rsidRDefault="00622667" w:rsidP="00622667">
            <w:pPr>
              <w:rPr>
                <w:rFonts w:cs="Arial"/>
                <w:sz w:val="20"/>
                <w:szCs w:val="20"/>
                <w:lang w:eastAsia="ru-RU"/>
              </w:rPr>
            </w:pPr>
            <w:r>
              <w:rPr>
                <w:rFonts w:cs="Arial"/>
                <w:sz w:val="20"/>
                <w:szCs w:val="20"/>
                <w:lang w:eastAsia="ru-RU"/>
              </w:rPr>
              <w:t>17</w:t>
            </w:r>
          </w:p>
        </w:tc>
        <w:tc>
          <w:tcPr>
            <w:tcW w:w="1108" w:type="pct"/>
          </w:tcPr>
          <w:p w14:paraId="495638BE" w14:textId="1FE4AF67" w:rsidR="00622667" w:rsidRDefault="00622667" w:rsidP="00622667">
            <w:pPr>
              <w:jc w:val="left"/>
              <w:rPr>
                <w:rFonts w:cs="Arial"/>
                <w:sz w:val="20"/>
                <w:szCs w:val="20"/>
                <w:lang w:eastAsia="ru-RU"/>
              </w:rPr>
            </w:pPr>
            <w:r>
              <w:rPr>
                <w:rFonts w:cs="Arial"/>
                <w:sz w:val="20"/>
                <w:szCs w:val="20"/>
              </w:rPr>
              <w:t>Формуляр МХ-1</w:t>
            </w:r>
          </w:p>
        </w:tc>
        <w:tc>
          <w:tcPr>
            <w:tcW w:w="832" w:type="pct"/>
            <w:shd w:val="clear" w:color="auto" w:fill="auto"/>
          </w:tcPr>
          <w:p w14:paraId="0BCBBD13" w14:textId="2329C661"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22213288" w14:textId="0E655455" w:rsidR="00622667" w:rsidRDefault="00622667" w:rsidP="00622667">
            <w:pPr>
              <w:jc w:val="center"/>
              <w:rPr>
                <w:rFonts w:cs="Arial"/>
                <w:sz w:val="20"/>
              </w:rPr>
            </w:pPr>
            <w:r w:rsidRPr="00DE1B22">
              <w:rPr>
                <w:rFonts w:cs="Arial"/>
                <w:sz w:val="20"/>
                <w:szCs w:val="20"/>
              </w:rPr>
              <w:t>–</w:t>
            </w:r>
          </w:p>
        </w:tc>
        <w:tc>
          <w:tcPr>
            <w:tcW w:w="1911" w:type="pct"/>
            <w:shd w:val="clear" w:color="auto" w:fill="auto"/>
          </w:tcPr>
          <w:p w14:paraId="6E9C60D2" w14:textId="303C6E9F" w:rsidR="00622667" w:rsidRDefault="00D61D7D" w:rsidP="00622667">
            <w:pPr>
              <w:jc w:val="left"/>
              <w:rPr>
                <w:rFonts w:cs="Arial"/>
                <w:sz w:val="20"/>
                <w:szCs w:val="20"/>
                <w:lang w:eastAsia="ru-RU"/>
              </w:rPr>
            </w:pPr>
            <w:hyperlink r:id="rId45" w:history="1">
              <w:r w:rsidR="00622667">
                <w:rPr>
                  <w:rStyle w:val="ab"/>
                  <w:rFonts w:cs="Arial"/>
                  <w:sz w:val="20"/>
                </w:rPr>
                <w:t>http://portal.polyus.com/ERP/ERPDocuments/07_Концептуальный дизайн/06_Реестр формуляров/МТО/МТО_МХ-1_Акт_о_приеме-передаче_ТМЦ_на_хранение)_v1.0_20180808.xls</w:t>
              </w:r>
            </w:hyperlink>
          </w:p>
        </w:tc>
      </w:tr>
      <w:tr w:rsidR="00622667" w:rsidRPr="00F94454" w14:paraId="666EFDF5" w14:textId="77777777" w:rsidTr="00BD32BB">
        <w:trPr>
          <w:cantSplit/>
        </w:trPr>
        <w:tc>
          <w:tcPr>
            <w:tcW w:w="346" w:type="pct"/>
          </w:tcPr>
          <w:p w14:paraId="002626DE" w14:textId="78F674D5" w:rsidR="00622667" w:rsidRDefault="00622667" w:rsidP="00622667">
            <w:pPr>
              <w:rPr>
                <w:rFonts w:cs="Arial"/>
                <w:sz w:val="20"/>
                <w:szCs w:val="20"/>
                <w:lang w:eastAsia="ru-RU"/>
              </w:rPr>
            </w:pPr>
            <w:r>
              <w:rPr>
                <w:rFonts w:cs="Arial"/>
                <w:sz w:val="20"/>
                <w:szCs w:val="20"/>
                <w:lang w:eastAsia="ru-RU"/>
              </w:rPr>
              <w:t>18</w:t>
            </w:r>
          </w:p>
        </w:tc>
        <w:tc>
          <w:tcPr>
            <w:tcW w:w="1108" w:type="pct"/>
          </w:tcPr>
          <w:p w14:paraId="52ADD1BD" w14:textId="76EA06D5" w:rsidR="00622667" w:rsidRDefault="00622667" w:rsidP="00622667">
            <w:pPr>
              <w:jc w:val="left"/>
              <w:rPr>
                <w:rFonts w:cs="Arial"/>
                <w:sz w:val="20"/>
                <w:szCs w:val="20"/>
                <w:lang w:eastAsia="ru-RU"/>
              </w:rPr>
            </w:pPr>
            <w:r>
              <w:rPr>
                <w:rFonts w:cs="Arial"/>
                <w:sz w:val="20"/>
                <w:szCs w:val="20"/>
              </w:rPr>
              <w:t>Формуляр МХ-3</w:t>
            </w:r>
          </w:p>
        </w:tc>
        <w:tc>
          <w:tcPr>
            <w:tcW w:w="832" w:type="pct"/>
            <w:shd w:val="clear" w:color="auto" w:fill="auto"/>
          </w:tcPr>
          <w:p w14:paraId="7154259F" w14:textId="0B15056E"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44344783" w14:textId="0309930B" w:rsidR="00622667" w:rsidRDefault="00622667" w:rsidP="00622667">
            <w:pPr>
              <w:jc w:val="center"/>
              <w:rPr>
                <w:rFonts w:cs="Arial"/>
                <w:sz w:val="20"/>
              </w:rPr>
            </w:pPr>
            <w:r w:rsidRPr="00DE1B22">
              <w:rPr>
                <w:rFonts w:cs="Arial"/>
                <w:sz w:val="20"/>
                <w:szCs w:val="20"/>
              </w:rPr>
              <w:t>–</w:t>
            </w:r>
          </w:p>
        </w:tc>
        <w:tc>
          <w:tcPr>
            <w:tcW w:w="1911" w:type="pct"/>
            <w:shd w:val="clear" w:color="auto" w:fill="auto"/>
          </w:tcPr>
          <w:p w14:paraId="24A84515" w14:textId="3C7C1F04" w:rsidR="00622667" w:rsidRDefault="00D61D7D" w:rsidP="00622667">
            <w:pPr>
              <w:jc w:val="left"/>
              <w:rPr>
                <w:rFonts w:cs="Arial"/>
                <w:sz w:val="20"/>
                <w:szCs w:val="20"/>
                <w:lang w:eastAsia="ru-RU"/>
              </w:rPr>
            </w:pPr>
            <w:hyperlink r:id="rId46" w:history="1">
              <w:r w:rsidR="00622667">
                <w:rPr>
                  <w:rStyle w:val="ab"/>
                  <w:rFonts w:cs="Arial"/>
                  <w:sz w:val="20"/>
                </w:rPr>
                <w:t>http://portal.polyus.com/ERP/ERPDocuments/07_Концептуальный дизайн/06_Реестр формуляров/МТО/МТО_МХ-3_Акт_о_возврате_ТМЦ_сданных_на_хранение_v1.0_20180808.xls</w:t>
              </w:r>
            </w:hyperlink>
          </w:p>
        </w:tc>
      </w:tr>
      <w:tr w:rsidR="00622667" w:rsidRPr="00F94454" w14:paraId="45A627B4" w14:textId="77777777" w:rsidTr="00BD32BB">
        <w:trPr>
          <w:cantSplit/>
        </w:trPr>
        <w:tc>
          <w:tcPr>
            <w:tcW w:w="346" w:type="pct"/>
          </w:tcPr>
          <w:p w14:paraId="4B119D35" w14:textId="1C14748E" w:rsidR="00622667" w:rsidRDefault="00622667" w:rsidP="00622667">
            <w:pPr>
              <w:rPr>
                <w:rFonts w:cs="Arial"/>
                <w:sz w:val="20"/>
                <w:szCs w:val="20"/>
                <w:lang w:eastAsia="ru-RU"/>
              </w:rPr>
            </w:pPr>
            <w:r>
              <w:rPr>
                <w:rFonts w:cs="Arial"/>
                <w:sz w:val="20"/>
                <w:szCs w:val="20"/>
                <w:lang w:eastAsia="ru-RU"/>
              </w:rPr>
              <w:t>19</w:t>
            </w:r>
          </w:p>
        </w:tc>
        <w:tc>
          <w:tcPr>
            <w:tcW w:w="1108" w:type="pct"/>
          </w:tcPr>
          <w:p w14:paraId="7DC8E818" w14:textId="2E8F767D" w:rsidR="00622667" w:rsidRDefault="00622667" w:rsidP="00622667">
            <w:pPr>
              <w:jc w:val="left"/>
              <w:rPr>
                <w:rFonts w:cs="Arial"/>
                <w:sz w:val="20"/>
                <w:szCs w:val="20"/>
                <w:lang w:eastAsia="ru-RU"/>
              </w:rPr>
            </w:pPr>
            <w:r>
              <w:rPr>
                <w:rFonts w:cs="Arial"/>
                <w:sz w:val="20"/>
                <w:szCs w:val="20"/>
              </w:rPr>
              <w:t>Формуляр М-11</w:t>
            </w:r>
          </w:p>
        </w:tc>
        <w:tc>
          <w:tcPr>
            <w:tcW w:w="832" w:type="pct"/>
            <w:shd w:val="clear" w:color="auto" w:fill="auto"/>
          </w:tcPr>
          <w:p w14:paraId="1F7CEBDD" w14:textId="50C170DA"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16713C9A" w14:textId="3317E24D" w:rsidR="00622667" w:rsidRDefault="00622667" w:rsidP="00622667">
            <w:pPr>
              <w:jc w:val="center"/>
              <w:rPr>
                <w:rFonts w:cs="Arial"/>
                <w:sz w:val="20"/>
              </w:rPr>
            </w:pPr>
            <w:r w:rsidRPr="00DE1B22">
              <w:rPr>
                <w:rFonts w:cs="Arial"/>
                <w:sz w:val="20"/>
                <w:szCs w:val="20"/>
              </w:rPr>
              <w:t>–</w:t>
            </w:r>
          </w:p>
        </w:tc>
        <w:tc>
          <w:tcPr>
            <w:tcW w:w="1911" w:type="pct"/>
            <w:shd w:val="clear" w:color="auto" w:fill="auto"/>
          </w:tcPr>
          <w:p w14:paraId="112EA615" w14:textId="057A49BD" w:rsidR="00622667" w:rsidRDefault="00D61D7D" w:rsidP="00622667">
            <w:pPr>
              <w:jc w:val="left"/>
              <w:rPr>
                <w:rFonts w:cs="Arial"/>
                <w:sz w:val="20"/>
                <w:szCs w:val="20"/>
                <w:lang w:eastAsia="ru-RU"/>
              </w:rPr>
            </w:pPr>
            <w:hyperlink r:id="rId47" w:history="1">
              <w:r w:rsidR="00622667">
                <w:rPr>
                  <w:rStyle w:val="ab"/>
                  <w:rFonts w:cs="Arial"/>
                  <w:sz w:val="20"/>
                </w:rPr>
                <w:t>http://portal.polyus.com/ERP/ERPDocuments/07_Концептуальный дизайн/06_Реестр формуляров/МТО/МТО_М-11_Перемещение_ТМЦ_v1.0_20180808.xls</w:t>
              </w:r>
            </w:hyperlink>
          </w:p>
        </w:tc>
      </w:tr>
      <w:tr w:rsidR="00622667" w:rsidRPr="00F94454" w14:paraId="267FCB1F" w14:textId="77777777" w:rsidTr="00BD32BB">
        <w:trPr>
          <w:cantSplit/>
        </w:trPr>
        <w:tc>
          <w:tcPr>
            <w:tcW w:w="346" w:type="pct"/>
          </w:tcPr>
          <w:p w14:paraId="124E0773" w14:textId="52193FA6" w:rsidR="00622667" w:rsidRDefault="00622667" w:rsidP="00622667">
            <w:pPr>
              <w:rPr>
                <w:rFonts w:cs="Arial"/>
                <w:sz w:val="20"/>
                <w:szCs w:val="20"/>
                <w:lang w:eastAsia="ru-RU"/>
              </w:rPr>
            </w:pPr>
            <w:r>
              <w:rPr>
                <w:rFonts w:cs="Arial"/>
                <w:sz w:val="20"/>
                <w:szCs w:val="20"/>
                <w:lang w:eastAsia="ru-RU"/>
              </w:rPr>
              <w:t>20</w:t>
            </w:r>
          </w:p>
        </w:tc>
        <w:tc>
          <w:tcPr>
            <w:tcW w:w="1108" w:type="pct"/>
          </w:tcPr>
          <w:p w14:paraId="56807F33" w14:textId="1AA61C52" w:rsidR="00622667" w:rsidRDefault="00622667" w:rsidP="00622667">
            <w:pPr>
              <w:jc w:val="left"/>
              <w:rPr>
                <w:rFonts w:cs="Arial"/>
                <w:sz w:val="20"/>
                <w:szCs w:val="20"/>
                <w:lang w:eastAsia="ru-RU"/>
              </w:rPr>
            </w:pPr>
            <w:r>
              <w:rPr>
                <w:rFonts w:cs="Arial"/>
                <w:sz w:val="20"/>
                <w:szCs w:val="20"/>
              </w:rPr>
              <w:t>Формуляр М-15</w:t>
            </w:r>
          </w:p>
        </w:tc>
        <w:tc>
          <w:tcPr>
            <w:tcW w:w="832" w:type="pct"/>
            <w:shd w:val="clear" w:color="auto" w:fill="auto"/>
          </w:tcPr>
          <w:p w14:paraId="1A9C98C1" w14:textId="71994549"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049CD3B2" w14:textId="7070F96E" w:rsidR="00622667" w:rsidRDefault="00622667" w:rsidP="00622667">
            <w:pPr>
              <w:jc w:val="center"/>
              <w:rPr>
                <w:rFonts w:cs="Arial"/>
                <w:sz w:val="20"/>
              </w:rPr>
            </w:pPr>
            <w:r w:rsidRPr="00DE1B22">
              <w:rPr>
                <w:rFonts w:cs="Arial"/>
                <w:sz w:val="20"/>
                <w:szCs w:val="20"/>
              </w:rPr>
              <w:t>–</w:t>
            </w:r>
          </w:p>
        </w:tc>
        <w:tc>
          <w:tcPr>
            <w:tcW w:w="1911" w:type="pct"/>
            <w:shd w:val="clear" w:color="auto" w:fill="auto"/>
          </w:tcPr>
          <w:p w14:paraId="0F721441" w14:textId="5327DA5F" w:rsidR="00622667" w:rsidRDefault="00D61D7D" w:rsidP="00622667">
            <w:pPr>
              <w:jc w:val="left"/>
              <w:rPr>
                <w:rFonts w:cs="Arial"/>
                <w:sz w:val="20"/>
                <w:szCs w:val="20"/>
                <w:lang w:eastAsia="ru-RU"/>
              </w:rPr>
            </w:pPr>
            <w:hyperlink r:id="rId48" w:history="1">
              <w:r w:rsidR="00622667">
                <w:rPr>
                  <w:rStyle w:val="ab"/>
                  <w:rFonts w:cs="Arial"/>
                  <w:sz w:val="20"/>
                </w:rPr>
                <w:t>http://portal.polyus.com/ERP/ERPDocuments/07_Концептуальный дизайн/06_Реестр формуляров/МТО/МТО_М-15_Накладная_на_отпуск_на_сторону_v1.0_20180808.xls</w:t>
              </w:r>
            </w:hyperlink>
          </w:p>
        </w:tc>
      </w:tr>
      <w:tr w:rsidR="004B17D0" w:rsidRPr="00F94454" w14:paraId="47E3384F" w14:textId="77777777" w:rsidTr="00BD32BB">
        <w:trPr>
          <w:cantSplit/>
        </w:trPr>
        <w:tc>
          <w:tcPr>
            <w:tcW w:w="346" w:type="pct"/>
          </w:tcPr>
          <w:p w14:paraId="7438F4C5" w14:textId="2C7BDD52" w:rsidR="004B17D0" w:rsidRDefault="004B17D0" w:rsidP="004B17D0">
            <w:pPr>
              <w:rPr>
                <w:rFonts w:cs="Arial"/>
                <w:sz w:val="20"/>
                <w:szCs w:val="20"/>
                <w:lang w:eastAsia="ru-RU"/>
              </w:rPr>
            </w:pPr>
            <w:r>
              <w:rPr>
                <w:rFonts w:cs="Arial"/>
                <w:sz w:val="20"/>
                <w:szCs w:val="20"/>
                <w:lang w:eastAsia="ru-RU"/>
              </w:rPr>
              <w:t>2</w:t>
            </w:r>
            <w:r w:rsidR="0066073E">
              <w:rPr>
                <w:rFonts w:cs="Arial"/>
                <w:sz w:val="20"/>
                <w:szCs w:val="20"/>
                <w:lang w:eastAsia="ru-RU"/>
              </w:rPr>
              <w:t>1</w:t>
            </w:r>
          </w:p>
        </w:tc>
        <w:tc>
          <w:tcPr>
            <w:tcW w:w="1108" w:type="pct"/>
          </w:tcPr>
          <w:p w14:paraId="48132293" w14:textId="5773FF37" w:rsidR="004B17D0" w:rsidRDefault="004B17D0" w:rsidP="004B17D0">
            <w:pPr>
              <w:jc w:val="left"/>
              <w:rPr>
                <w:rFonts w:cs="Arial"/>
                <w:sz w:val="20"/>
                <w:szCs w:val="20"/>
                <w:lang w:eastAsia="ru-RU"/>
              </w:rPr>
            </w:pPr>
            <w:r>
              <w:rPr>
                <w:rFonts w:cs="Arial"/>
                <w:sz w:val="20"/>
                <w:szCs w:val="20"/>
              </w:rPr>
              <w:t>Формуляр МБ-7</w:t>
            </w:r>
          </w:p>
        </w:tc>
        <w:tc>
          <w:tcPr>
            <w:tcW w:w="832" w:type="pct"/>
            <w:shd w:val="clear" w:color="auto" w:fill="auto"/>
          </w:tcPr>
          <w:p w14:paraId="212248BB" w14:textId="1812D7F8" w:rsidR="004B17D0" w:rsidRDefault="004B17D0" w:rsidP="004B17D0">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3B4CF3EB" w14:textId="18A87D2D" w:rsidR="004B17D0" w:rsidRDefault="004B17D0" w:rsidP="004B17D0">
            <w:pPr>
              <w:jc w:val="center"/>
              <w:rPr>
                <w:rFonts w:cs="Arial"/>
                <w:sz w:val="20"/>
              </w:rPr>
            </w:pPr>
            <w:r>
              <w:rPr>
                <w:rFonts w:cs="Arial"/>
                <w:sz w:val="20"/>
              </w:rPr>
              <w:t>ММ</w:t>
            </w:r>
            <w:r w:rsidRPr="00265E02">
              <w:rPr>
                <w:rFonts w:cs="Arial"/>
                <w:sz w:val="20"/>
              </w:rPr>
              <w:t>12</w:t>
            </w:r>
          </w:p>
        </w:tc>
        <w:tc>
          <w:tcPr>
            <w:tcW w:w="1911" w:type="pct"/>
            <w:shd w:val="clear" w:color="auto" w:fill="auto"/>
          </w:tcPr>
          <w:p w14:paraId="12364AE0" w14:textId="1E232D3A" w:rsidR="004B17D0" w:rsidRDefault="00D61D7D" w:rsidP="004B17D0">
            <w:pPr>
              <w:jc w:val="left"/>
              <w:rPr>
                <w:rFonts w:cs="Arial"/>
                <w:sz w:val="20"/>
                <w:szCs w:val="20"/>
                <w:lang w:eastAsia="ru-RU"/>
              </w:rPr>
            </w:pPr>
            <w:hyperlink r:id="rId49" w:history="1">
              <w:r w:rsidR="004B17D0">
                <w:rPr>
                  <w:rStyle w:val="ab"/>
                  <w:rFonts w:cs="Arial"/>
                  <w:sz w:val="20"/>
                </w:rPr>
                <w:t>http://portal.polyus.com/ERP/ERPDocuments/07_Концептуальный дизайн/06_Реестр формуляров/МТО/МТО_МБ-7_Ведомость_учета_выдачи_спецодежды_v1.0_20180808.xls</w:t>
              </w:r>
            </w:hyperlink>
          </w:p>
        </w:tc>
      </w:tr>
      <w:tr w:rsidR="004B17D0" w:rsidRPr="00F94454" w14:paraId="345637BF" w14:textId="77777777" w:rsidTr="00BD32BB">
        <w:trPr>
          <w:cantSplit/>
        </w:trPr>
        <w:tc>
          <w:tcPr>
            <w:tcW w:w="346" w:type="pct"/>
          </w:tcPr>
          <w:p w14:paraId="72F40CBB" w14:textId="6F10831C" w:rsidR="004B17D0" w:rsidRDefault="004B17D0" w:rsidP="004B17D0">
            <w:pPr>
              <w:rPr>
                <w:rFonts w:cs="Arial"/>
                <w:sz w:val="20"/>
                <w:szCs w:val="20"/>
                <w:lang w:eastAsia="ru-RU"/>
              </w:rPr>
            </w:pPr>
            <w:r>
              <w:rPr>
                <w:rFonts w:cs="Arial"/>
                <w:sz w:val="20"/>
                <w:szCs w:val="20"/>
                <w:lang w:eastAsia="ru-RU"/>
              </w:rPr>
              <w:t>2</w:t>
            </w:r>
            <w:r w:rsidR="0066073E">
              <w:rPr>
                <w:rFonts w:cs="Arial"/>
                <w:sz w:val="20"/>
                <w:szCs w:val="20"/>
                <w:lang w:eastAsia="ru-RU"/>
              </w:rPr>
              <w:t>2</w:t>
            </w:r>
          </w:p>
        </w:tc>
        <w:tc>
          <w:tcPr>
            <w:tcW w:w="1108" w:type="pct"/>
          </w:tcPr>
          <w:p w14:paraId="17996091" w14:textId="567094AE" w:rsidR="004B17D0" w:rsidRDefault="004B17D0" w:rsidP="004B17D0">
            <w:pPr>
              <w:jc w:val="left"/>
              <w:rPr>
                <w:rFonts w:cs="Arial"/>
                <w:sz w:val="20"/>
                <w:szCs w:val="20"/>
                <w:lang w:eastAsia="ru-RU"/>
              </w:rPr>
            </w:pPr>
            <w:r>
              <w:rPr>
                <w:rFonts w:cs="Arial"/>
                <w:sz w:val="20"/>
                <w:szCs w:val="20"/>
              </w:rPr>
              <w:t>Формуляр «Акт на списание расходных СИЗ»</w:t>
            </w:r>
          </w:p>
        </w:tc>
        <w:tc>
          <w:tcPr>
            <w:tcW w:w="832" w:type="pct"/>
            <w:shd w:val="clear" w:color="auto" w:fill="auto"/>
          </w:tcPr>
          <w:p w14:paraId="721A4D40" w14:textId="3804CC06" w:rsidR="004B17D0" w:rsidRDefault="004B17D0" w:rsidP="004B17D0">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76128164" w14:textId="59C908FA" w:rsidR="004B17D0" w:rsidRDefault="004B17D0" w:rsidP="004B17D0">
            <w:pPr>
              <w:jc w:val="center"/>
              <w:rPr>
                <w:rFonts w:cs="Arial"/>
                <w:sz w:val="20"/>
              </w:rPr>
            </w:pPr>
            <w:r>
              <w:rPr>
                <w:rFonts w:cs="Arial"/>
                <w:sz w:val="20"/>
              </w:rPr>
              <w:t>ММ</w:t>
            </w:r>
            <w:r w:rsidRPr="00265E02">
              <w:rPr>
                <w:rFonts w:cs="Arial"/>
                <w:sz w:val="20"/>
              </w:rPr>
              <w:t>12</w:t>
            </w:r>
          </w:p>
        </w:tc>
        <w:tc>
          <w:tcPr>
            <w:tcW w:w="1911" w:type="pct"/>
            <w:shd w:val="clear" w:color="auto" w:fill="auto"/>
          </w:tcPr>
          <w:p w14:paraId="3EFABDF5" w14:textId="34F211B8" w:rsidR="004B17D0" w:rsidRDefault="00D61D7D" w:rsidP="004B17D0">
            <w:pPr>
              <w:jc w:val="left"/>
              <w:rPr>
                <w:rFonts w:cs="Arial"/>
                <w:sz w:val="20"/>
                <w:szCs w:val="20"/>
                <w:lang w:eastAsia="ru-RU"/>
              </w:rPr>
            </w:pPr>
            <w:hyperlink r:id="rId50" w:history="1">
              <w:r w:rsidR="004B17D0">
                <w:rPr>
                  <w:rStyle w:val="ab"/>
                  <w:rFonts w:cs="Arial"/>
                  <w:sz w:val="20"/>
                </w:rPr>
                <w:t>http://portal.polyus.com/ERP/ERPDocuments/07_Концептуальный дизайн/06_Реестр формуляров/МТО/МТО_Акт на списание расходных СИЗ_v1.0_20180808.xls</w:t>
              </w:r>
            </w:hyperlink>
          </w:p>
        </w:tc>
      </w:tr>
      <w:tr w:rsidR="00622667" w:rsidRPr="00F94454" w14:paraId="0E312A05" w14:textId="77777777" w:rsidTr="00BD32BB">
        <w:trPr>
          <w:cantSplit/>
        </w:trPr>
        <w:tc>
          <w:tcPr>
            <w:tcW w:w="346" w:type="pct"/>
          </w:tcPr>
          <w:p w14:paraId="6AA568C2" w14:textId="1BF361F9" w:rsidR="00622667" w:rsidRDefault="00622667" w:rsidP="00622667">
            <w:pPr>
              <w:rPr>
                <w:rFonts w:cs="Arial"/>
                <w:sz w:val="20"/>
                <w:szCs w:val="20"/>
                <w:lang w:eastAsia="ru-RU"/>
              </w:rPr>
            </w:pPr>
            <w:r>
              <w:rPr>
                <w:rFonts w:cs="Arial"/>
                <w:sz w:val="20"/>
                <w:szCs w:val="20"/>
                <w:lang w:eastAsia="ru-RU"/>
              </w:rPr>
              <w:t>23</w:t>
            </w:r>
          </w:p>
        </w:tc>
        <w:tc>
          <w:tcPr>
            <w:tcW w:w="1108" w:type="pct"/>
          </w:tcPr>
          <w:p w14:paraId="66B0DA87" w14:textId="71B3F226" w:rsidR="00622667" w:rsidRDefault="00622667" w:rsidP="00622667">
            <w:pPr>
              <w:jc w:val="left"/>
              <w:rPr>
                <w:rFonts w:cs="Arial"/>
                <w:sz w:val="20"/>
                <w:szCs w:val="20"/>
                <w:lang w:eastAsia="ru-RU"/>
              </w:rPr>
            </w:pPr>
            <w:r>
              <w:rPr>
                <w:rFonts w:cs="Arial"/>
                <w:sz w:val="20"/>
                <w:szCs w:val="20"/>
              </w:rPr>
              <w:t>Формуляр ТОРГ-13</w:t>
            </w:r>
          </w:p>
        </w:tc>
        <w:tc>
          <w:tcPr>
            <w:tcW w:w="832" w:type="pct"/>
            <w:shd w:val="clear" w:color="auto" w:fill="auto"/>
          </w:tcPr>
          <w:p w14:paraId="29BC5725" w14:textId="1F5D805C"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3967E1B6" w14:textId="586B13A9" w:rsidR="00622667" w:rsidRDefault="00622667" w:rsidP="00622667">
            <w:pPr>
              <w:jc w:val="center"/>
              <w:rPr>
                <w:rFonts w:cs="Arial"/>
                <w:sz w:val="20"/>
              </w:rPr>
            </w:pPr>
            <w:r w:rsidRPr="00971F2A">
              <w:rPr>
                <w:rFonts w:cs="Arial"/>
                <w:sz w:val="20"/>
                <w:szCs w:val="20"/>
              </w:rPr>
              <w:t>–</w:t>
            </w:r>
          </w:p>
        </w:tc>
        <w:tc>
          <w:tcPr>
            <w:tcW w:w="1911" w:type="pct"/>
            <w:shd w:val="clear" w:color="auto" w:fill="auto"/>
          </w:tcPr>
          <w:p w14:paraId="614AD097" w14:textId="0E86A289" w:rsidR="00622667" w:rsidRDefault="00D61D7D" w:rsidP="00622667">
            <w:pPr>
              <w:jc w:val="left"/>
              <w:rPr>
                <w:rFonts w:cs="Arial"/>
                <w:sz w:val="20"/>
                <w:szCs w:val="20"/>
                <w:lang w:eastAsia="ru-RU"/>
              </w:rPr>
            </w:pPr>
            <w:hyperlink r:id="rId51" w:history="1">
              <w:r w:rsidR="00622667">
                <w:rPr>
                  <w:rStyle w:val="ab"/>
                  <w:rFonts w:cs="Arial"/>
                  <w:sz w:val="20"/>
                </w:rPr>
                <w:t>http://portal.polyus.com/ERP/ERPDocuments/07_Концептуальный дизайн/06_Реестр формуляров/МТО/МТО_ТОРГ-13_Накладная_на_внутреннее_перемещение_товара_v1.0_20180808.xls</w:t>
              </w:r>
            </w:hyperlink>
          </w:p>
        </w:tc>
      </w:tr>
      <w:tr w:rsidR="00622667" w:rsidRPr="00F94454" w14:paraId="45AC5410" w14:textId="77777777" w:rsidTr="00BD32BB">
        <w:trPr>
          <w:cantSplit/>
        </w:trPr>
        <w:tc>
          <w:tcPr>
            <w:tcW w:w="346" w:type="pct"/>
          </w:tcPr>
          <w:p w14:paraId="0F25AA48" w14:textId="6C72D51A" w:rsidR="00622667" w:rsidRDefault="00622667" w:rsidP="00622667">
            <w:pPr>
              <w:rPr>
                <w:rFonts w:cs="Arial"/>
                <w:sz w:val="20"/>
                <w:szCs w:val="20"/>
                <w:lang w:eastAsia="ru-RU"/>
              </w:rPr>
            </w:pPr>
            <w:r>
              <w:rPr>
                <w:rFonts w:cs="Arial"/>
                <w:sz w:val="20"/>
                <w:szCs w:val="20"/>
                <w:lang w:eastAsia="ru-RU"/>
              </w:rPr>
              <w:lastRenderedPageBreak/>
              <w:t>24</w:t>
            </w:r>
          </w:p>
        </w:tc>
        <w:tc>
          <w:tcPr>
            <w:tcW w:w="1108" w:type="pct"/>
          </w:tcPr>
          <w:p w14:paraId="330242EE" w14:textId="0F87AB94" w:rsidR="00622667" w:rsidRDefault="00622667" w:rsidP="00622667">
            <w:pPr>
              <w:jc w:val="left"/>
              <w:rPr>
                <w:rFonts w:cs="Arial"/>
                <w:sz w:val="20"/>
                <w:szCs w:val="20"/>
                <w:lang w:eastAsia="ru-RU"/>
              </w:rPr>
            </w:pPr>
            <w:r>
              <w:rPr>
                <w:rFonts w:cs="Arial"/>
                <w:sz w:val="20"/>
                <w:szCs w:val="20"/>
              </w:rPr>
              <w:t>Формуляр ТОРГ-15</w:t>
            </w:r>
          </w:p>
        </w:tc>
        <w:tc>
          <w:tcPr>
            <w:tcW w:w="832" w:type="pct"/>
            <w:shd w:val="clear" w:color="auto" w:fill="auto"/>
          </w:tcPr>
          <w:p w14:paraId="78CE75D4" w14:textId="62CE191E"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238B5043" w14:textId="48FD307E" w:rsidR="00622667" w:rsidRDefault="00622667" w:rsidP="00622667">
            <w:pPr>
              <w:jc w:val="center"/>
              <w:rPr>
                <w:rFonts w:cs="Arial"/>
                <w:sz w:val="20"/>
              </w:rPr>
            </w:pPr>
            <w:r w:rsidRPr="00971F2A">
              <w:rPr>
                <w:rFonts w:cs="Arial"/>
                <w:sz w:val="20"/>
                <w:szCs w:val="20"/>
              </w:rPr>
              <w:t>–</w:t>
            </w:r>
          </w:p>
        </w:tc>
        <w:tc>
          <w:tcPr>
            <w:tcW w:w="1911" w:type="pct"/>
            <w:shd w:val="clear" w:color="auto" w:fill="auto"/>
          </w:tcPr>
          <w:p w14:paraId="3292D2C3" w14:textId="6753D740" w:rsidR="00622667" w:rsidRDefault="00D61D7D" w:rsidP="00622667">
            <w:pPr>
              <w:jc w:val="left"/>
              <w:rPr>
                <w:rFonts w:cs="Arial"/>
                <w:sz w:val="20"/>
                <w:szCs w:val="20"/>
                <w:lang w:eastAsia="ru-RU"/>
              </w:rPr>
            </w:pPr>
            <w:hyperlink r:id="rId52" w:history="1">
              <w:r w:rsidR="00622667">
                <w:rPr>
                  <w:rStyle w:val="ab"/>
                  <w:rFonts w:cs="Arial"/>
                  <w:sz w:val="20"/>
                </w:rPr>
                <w:t>http://portal.polyus.com/ERP/ERPDocuments/07_Концептуальный дизайн/06_Реестр формуляров/МТО/МТО_ТОРГ-15_Акт_о_порче_ломе_бое_ТМЦ_v1.0_20180808.xls</w:t>
              </w:r>
            </w:hyperlink>
          </w:p>
        </w:tc>
      </w:tr>
      <w:tr w:rsidR="00622667" w:rsidRPr="00F94454" w14:paraId="5812F5A8" w14:textId="77777777" w:rsidTr="00BD32BB">
        <w:trPr>
          <w:cantSplit/>
        </w:trPr>
        <w:tc>
          <w:tcPr>
            <w:tcW w:w="346" w:type="pct"/>
          </w:tcPr>
          <w:p w14:paraId="0FA783A0" w14:textId="46922F70" w:rsidR="00622667" w:rsidRDefault="00622667" w:rsidP="00622667">
            <w:pPr>
              <w:rPr>
                <w:rFonts w:cs="Arial"/>
                <w:sz w:val="20"/>
                <w:szCs w:val="20"/>
                <w:lang w:eastAsia="ru-RU"/>
              </w:rPr>
            </w:pPr>
            <w:r>
              <w:rPr>
                <w:rFonts w:cs="Arial"/>
                <w:sz w:val="20"/>
                <w:szCs w:val="20"/>
                <w:lang w:eastAsia="ru-RU"/>
              </w:rPr>
              <w:t>25</w:t>
            </w:r>
          </w:p>
        </w:tc>
        <w:tc>
          <w:tcPr>
            <w:tcW w:w="1108" w:type="pct"/>
          </w:tcPr>
          <w:p w14:paraId="28714E31" w14:textId="3BF2C1D2" w:rsidR="00622667" w:rsidRDefault="00622667" w:rsidP="00622667">
            <w:pPr>
              <w:jc w:val="left"/>
              <w:rPr>
                <w:rFonts w:cs="Arial"/>
                <w:sz w:val="20"/>
                <w:szCs w:val="20"/>
                <w:lang w:eastAsia="ru-RU"/>
              </w:rPr>
            </w:pPr>
            <w:r>
              <w:rPr>
                <w:rFonts w:cs="Arial"/>
                <w:sz w:val="20"/>
                <w:szCs w:val="20"/>
              </w:rPr>
              <w:t>Формуляр ТОРГ-16</w:t>
            </w:r>
          </w:p>
        </w:tc>
        <w:tc>
          <w:tcPr>
            <w:tcW w:w="832" w:type="pct"/>
            <w:shd w:val="clear" w:color="auto" w:fill="auto"/>
          </w:tcPr>
          <w:p w14:paraId="1DD18911" w14:textId="6B027B57" w:rsidR="00622667" w:rsidRDefault="00622667" w:rsidP="00622667">
            <w:pPr>
              <w:jc w:val="center"/>
              <w:rPr>
                <w:rFonts w:cs="Arial"/>
                <w:sz w:val="20"/>
                <w:szCs w:val="20"/>
                <w:lang w:val="en-US" w:eastAsia="ru-RU"/>
              </w:rPr>
            </w:pPr>
            <w:r>
              <w:rPr>
                <w:rFonts w:cs="Arial"/>
                <w:sz w:val="20"/>
                <w:szCs w:val="20"/>
              </w:rPr>
              <w:t>Печатная форма</w:t>
            </w:r>
          </w:p>
        </w:tc>
        <w:tc>
          <w:tcPr>
            <w:tcW w:w="803" w:type="pct"/>
            <w:shd w:val="clear" w:color="auto" w:fill="auto"/>
          </w:tcPr>
          <w:p w14:paraId="0A840DCC" w14:textId="39A1B570" w:rsidR="00622667" w:rsidRDefault="00622667" w:rsidP="00622667">
            <w:pPr>
              <w:jc w:val="center"/>
              <w:rPr>
                <w:rFonts w:cs="Arial"/>
                <w:sz w:val="20"/>
              </w:rPr>
            </w:pPr>
            <w:r w:rsidRPr="00971F2A">
              <w:rPr>
                <w:rFonts w:cs="Arial"/>
                <w:sz w:val="20"/>
                <w:szCs w:val="20"/>
              </w:rPr>
              <w:t>–</w:t>
            </w:r>
          </w:p>
        </w:tc>
        <w:tc>
          <w:tcPr>
            <w:tcW w:w="1911" w:type="pct"/>
            <w:shd w:val="clear" w:color="auto" w:fill="auto"/>
          </w:tcPr>
          <w:p w14:paraId="0711FC91" w14:textId="6C3D9709" w:rsidR="00622667" w:rsidRDefault="00D61D7D" w:rsidP="00622667">
            <w:pPr>
              <w:jc w:val="left"/>
              <w:rPr>
                <w:rFonts w:cs="Arial"/>
                <w:sz w:val="20"/>
                <w:szCs w:val="20"/>
                <w:lang w:eastAsia="ru-RU"/>
              </w:rPr>
            </w:pPr>
            <w:hyperlink r:id="rId53" w:history="1">
              <w:r w:rsidR="00622667">
                <w:rPr>
                  <w:rStyle w:val="ab"/>
                  <w:rFonts w:cs="Arial"/>
                  <w:sz w:val="20"/>
                </w:rPr>
                <w:t>http://portal.polyus.com/ERP/ERPDocuments/07_Концептуальный дизайн/06_Реестр формуляров/МТО/МТО_ТОРГ-16_Акт_о_списании_товаров_v1.0_20180808.xlsx</w:t>
              </w:r>
            </w:hyperlink>
          </w:p>
        </w:tc>
      </w:tr>
      <w:tr w:rsidR="004B17D0" w:rsidRPr="00F94454" w14:paraId="354A9A22" w14:textId="77777777" w:rsidTr="00BD32BB">
        <w:trPr>
          <w:cantSplit/>
        </w:trPr>
        <w:tc>
          <w:tcPr>
            <w:tcW w:w="346" w:type="pct"/>
          </w:tcPr>
          <w:p w14:paraId="2F4FC46C" w14:textId="43C9526D" w:rsidR="004B17D0" w:rsidRDefault="004B17D0" w:rsidP="004B17D0">
            <w:pPr>
              <w:rPr>
                <w:rFonts w:cs="Arial"/>
                <w:sz w:val="20"/>
                <w:szCs w:val="20"/>
                <w:lang w:eastAsia="ru-RU"/>
              </w:rPr>
            </w:pPr>
            <w:r>
              <w:rPr>
                <w:rFonts w:cs="Arial"/>
                <w:sz w:val="20"/>
                <w:szCs w:val="20"/>
                <w:lang w:eastAsia="ru-RU"/>
              </w:rPr>
              <w:t>2</w:t>
            </w:r>
            <w:r w:rsidR="0066073E">
              <w:rPr>
                <w:rFonts w:cs="Arial"/>
                <w:sz w:val="20"/>
                <w:szCs w:val="20"/>
                <w:lang w:eastAsia="ru-RU"/>
              </w:rPr>
              <w:t>6</w:t>
            </w:r>
          </w:p>
        </w:tc>
        <w:tc>
          <w:tcPr>
            <w:tcW w:w="1108" w:type="pct"/>
          </w:tcPr>
          <w:p w14:paraId="222F2519" w14:textId="70EF73C5" w:rsidR="004B17D0" w:rsidRDefault="004B17D0" w:rsidP="004B17D0">
            <w:pPr>
              <w:jc w:val="left"/>
              <w:rPr>
                <w:rFonts w:cs="Arial"/>
                <w:sz w:val="20"/>
                <w:szCs w:val="20"/>
              </w:rPr>
            </w:pPr>
            <w:r>
              <w:rPr>
                <w:rFonts w:cs="Arial"/>
                <w:sz w:val="20"/>
                <w:szCs w:val="20"/>
              </w:rPr>
              <w:t>Формуляр ВН-3-НП</w:t>
            </w:r>
          </w:p>
        </w:tc>
        <w:tc>
          <w:tcPr>
            <w:tcW w:w="832" w:type="pct"/>
            <w:shd w:val="clear" w:color="auto" w:fill="auto"/>
          </w:tcPr>
          <w:p w14:paraId="05AEFCF6" w14:textId="2D3952D7" w:rsidR="004B17D0" w:rsidRDefault="004B17D0" w:rsidP="004B17D0">
            <w:pPr>
              <w:jc w:val="center"/>
              <w:rPr>
                <w:rFonts w:cs="Arial"/>
                <w:sz w:val="20"/>
                <w:szCs w:val="20"/>
              </w:rPr>
            </w:pPr>
            <w:r>
              <w:rPr>
                <w:rFonts w:cs="Arial"/>
                <w:sz w:val="20"/>
                <w:szCs w:val="20"/>
              </w:rPr>
              <w:t>Печатная форма</w:t>
            </w:r>
          </w:p>
        </w:tc>
        <w:tc>
          <w:tcPr>
            <w:tcW w:w="803" w:type="pct"/>
            <w:shd w:val="clear" w:color="auto" w:fill="auto"/>
          </w:tcPr>
          <w:p w14:paraId="252B2AC8" w14:textId="0B2BC8C4" w:rsidR="004B17D0" w:rsidRPr="00EB3055" w:rsidRDefault="004B17D0" w:rsidP="004B17D0">
            <w:pPr>
              <w:jc w:val="center"/>
              <w:rPr>
                <w:rFonts w:cs="Arial"/>
                <w:sz w:val="20"/>
              </w:rPr>
            </w:pPr>
            <w:r>
              <w:rPr>
                <w:rFonts w:cs="Arial"/>
                <w:sz w:val="20"/>
              </w:rPr>
              <w:t>ММ12</w:t>
            </w:r>
          </w:p>
        </w:tc>
        <w:tc>
          <w:tcPr>
            <w:tcW w:w="1911" w:type="pct"/>
            <w:shd w:val="clear" w:color="auto" w:fill="auto"/>
          </w:tcPr>
          <w:p w14:paraId="04150417" w14:textId="29C1C5B2" w:rsidR="004B17D0" w:rsidRDefault="00D61D7D" w:rsidP="004B17D0">
            <w:pPr>
              <w:jc w:val="left"/>
            </w:pPr>
            <w:hyperlink r:id="rId54" w:history="1">
              <w:r w:rsidR="004B17D0" w:rsidRPr="00594943">
                <w:rPr>
                  <w:rStyle w:val="ab"/>
                  <w:rFonts w:cs="Arial"/>
                  <w:sz w:val="20"/>
                </w:rPr>
                <w:t>http://portal.polyus.com/ERP/ERPDocuments/07_Концептуальный дизайн/06_Реестр формуляров/МТО/МТО_ВН-3-НП_Требование-накладная на перемещение нефтепродуктов_v1.0_20180817.xlsx</w:t>
              </w:r>
            </w:hyperlink>
          </w:p>
        </w:tc>
      </w:tr>
      <w:tr w:rsidR="005D04EF" w:rsidRPr="00F94454" w14:paraId="25C15A80" w14:textId="77777777" w:rsidTr="00BD32BB">
        <w:trPr>
          <w:cantSplit/>
        </w:trPr>
        <w:tc>
          <w:tcPr>
            <w:tcW w:w="346" w:type="pct"/>
          </w:tcPr>
          <w:p w14:paraId="2C5CF72F" w14:textId="4B7D27BE" w:rsidR="005D04EF" w:rsidRDefault="005D04EF" w:rsidP="004B17D0">
            <w:pPr>
              <w:rPr>
                <w:rFonts w:cs="Arial"/>
                <w:sz w:val="20"/>
                <w:szCs w:val="20"/>
                <w:lang w:eastAsia="ru-RU"/>
              </w:rPr>
            </w:pPr>
            <w:r>
              <w:rPr>
                <w:rFonts w:cs="Arial"/>
                <w:sz w:val="20"/>
                <w:szCs w:val="20"/>
                <w:lang w:eastAsia="ru-RU"/>
              </w:rPr>
              <w:t>27</w:t>
            </w:r>
          </w:p>
        </w:tc>
        <w:tc>
          <w:tcPr>
            <w:tcW w:w="1108" w:type="pct"/>
          </w:tcPr>
          <w:p w14:paraId="05838099" w14:textId="050B586A" w:rsidR="005D04EF" w:rsidRDefault="005D04EF" w:rsidP="004B17D0">
            <w:pPr>
              <w:jc w:val="left"/>
              <w:rPr>
                <w:rFonts w:cs="Arial"/>
                <w:sz w:val="20"/>
                <w:szCs w:val="20"/>
              </w:rPr>
            </w:pPr>
            <w:r>
              <w:rPr>
                <w:rFonts w:cs="Arial"/>
                <w:sz w:val="20"/>
                <w:szCs w:val="20"/>
              </w:rPr>
              <w:t>Формуляр МХ-20</w:t>
            </w:r>
          </w:p>
        </w:tc>
        <w:tc>
          <w:tcPr>
            <w:tcW w:w="832" w:type="pct"/>
            <w:shd w:val="clear" w:color="auto" w:fill="auto"/>
          </w:tcPr>
          <w:p w14:paraId="20E91BBD" w14:textId="63C906E8" w:rsidR="005D04EF" w:rsidRDefault="005D04EF" w:rsidP="004B17D0">
            <w:pPr>
              <w:jc w:val="center"/>
              <w:rPr>
                <w:rFonts w:cs="Arial"/>
                <w:sz w:val="20"/>
                <w:szCs w:val="20"/>
              </w:rPr>
            </w:pPr>
            <w:r>
              <w:rPr>
                <w:rFonts w:cs="Arial"/>
                <w:sz w:val="20"/>
                <w:szCs w:val="20"/>
              </w:rPr>
              <w:t>Печатная форма</w:t>
            </w:r>
          </w:p>
        </w:tc>
        <w:tc>
          <w:tcPr>
            <w:tcW w:w="803" w:type="pct"/>
            <w:shd w:val="clear" w:color="auto" w:fill="auto"/>
          </w:tcPr>
          <w:p w14:paraId="29D9F74E" w14:textId="237DEBB5" w:rsidR="005D04EF" w:rsidRPr="005D04EF" w:rsidRDefault="005D04EF" w:rsidP="004B17D0">
            <w:pPr>
              <w:jc w:val="center"/>
              <w:rPr>
                <w:rFonts w:cs="Arial"/>
                <w:sz w:val="20"/>
                <w:lang w:val="en-US"/>
              </w:rPr>
            </w:pPr>
            <w:r>
              <w:rPr>
                <w:rFonts w:cs="Arial"/>
                <w:sz w:val="20"/>
                <w:lang w:val="en-US"/>
              </w:rPr>
              <w:t>MM91</w:t>
            </w:r>
          </w:p>
        </w:tc>
        <w:tc>
          <w:tcPr>
            <w:tcW w:w="1911" w:type="pct"/>
            <w:shd w:val="clear" w:color="auto" w:fill="auto"/>
          </w:tcPr>
          <w:p w14:paraId="29F1366A" w14:textId="5AAEC166" w:rsidR="005D04EF" w:rsidRDefault="00D61D7D" w:rsidP="004B17D0">
            <w:pPr>
              <w:jc w:val="left"/>
            </w:pPr>
            <w:hyperlink r:id="rId55" w:history="1">
              <w:r w:rsidR="005D04EF" w:rsidRPr="005D04EF">
                <w:rPr>
                  <w:rStyle w:val="ab"/>
                  <w:rFonts w:cs="Arial"/>
                  <w:sz w:val="20"/>
                </w:rPr>
                <w:t>http://portal.polyus.com/ERP/ERPDocuments/07_Концептуальный дизайн/06_Реестр формуляров/МТО/МТО_МХ-20_Отчет_о_движении_ТМЦ_в_местах_хранения_v1.0_20180808.xls</w:t>
              </w:r>
            </w:hyperlink>
          </w:p>
        </w:tc>
      </w:tr>
      <w:tr w:rsidR="002C3181" w:rsidRPr="00F94454" w14:paraId="32E3A89E" w14:textId="77777777" w:rsidTr="00BD32BB">
        <w:trPr>
          <w:cantSplit/>
          <w:ins w:id="1949" w:author="Tukhbatov Ruslan" w:date="2020-04-20T16:40:00Z"/>
        </w:trPr>
        <w:tc>
          <w:tcPr>
            <w:tcW w:w="346" w:type="pct"/>
          </w:tcPr>
          <w:p w14:paraId="0A877323" w14:textId="60AD981E" w:rsidR="002C3181" w:rsidRDefault="002C3181" w:rsidP="004B17D0">
            <w:pPr>
              <w:rPr>
                <w:ins w:id="1950" w:author="Tukhbatov Ruslan" w:date="2020-04-20T16:40:00Z"/>
                <w:rFonts w:cs="Arial"/>
                <w:sz w:val="20"/>
                <w:szCs w:val="20"/>
                <w:lang w:eastAsia="ru-RU"/>
              </w:rPr>
            </w:pPr>
            <w:ins w:id="1951" w:author="Tukhbatov Ruslan" w:date="2020-04-20T16:40:00Z">
              <w:r>
                <w:rPr>
                  <w:rFonts w:cs="Arial"/>
                  <w:sz w:val="20"/>
                  <w:szCs w:val="20"/>
                  <w:lang w:eastAsia="ru-RU"/>
                </w:rPr>
                <w:t>28</w:t>
              </w:r>
            </w:ins>
          </w:p>
        </w:tc>
        <w:tc>
          <w:tcPr>
            <w:tcW w:w="1108" w:type="pct"/>
          </w:tcPr>
          <w:p w14:paraId="0958BBD1" w14:textId="7CB15ADB" w:rsidR="002C3181" w:rsidRDefault="002C3181" w:rsidP="004B17D0">
            <w:pPr>
              <w:jc w:val="left"/>
              <w:rPr>
                <w:ins w:id="1952" w:author="Tukhbatov Ruslan" w:date="2020-04-20T16:40:00Z"/>
                <w:rFonts w:cs="Arial"/>
                <w:sz w:val="20"/>
                <w:szCs w:val="20"/>
              </w:rPr>
            </w:pPr>
            <w:ins w:id="1953" w:author="Tukhbatov Ruslan" w:date="2020-04-20T16:40:00Z">
              <w:r>
                <w:rPr>
                  <w:rFonts w:cs="Arial"/>
                  <w:sz w:val="20"/>
                  <w:szCs w:val="20"/>
                </w:rPr>
                <w:t>Этикетка ЕО</w:t>
              </w:r>
            </w:ins>
          </w:p>
        </w:tc>
        <w:tc>
          <w:tcPr>
            <w:tcW w:w="832" w:type="pct"/>
            <w:shd w:val="clear" w:color="auto" w:fill="auto"/>
          </w:tcPr>
          <w:p w14:paraId="2C29F9F3" w14:textId="740F6D83" w:rsidR="002C3181" w:rsidRDefault="002C3181" w:rsidP="004B17D0">
            <w:pPr>
              <w:jc w:val="center"/>
              <w:rPr>
                <w:ins w:id="1954" w:author="Tukhbatov Ruslan" w:date="2020-04-20T16:40:00Z"/>
                <w:rFonts w:cs="Arial"/>
                <w:sz w:val="20"/>
                <w:szCs w:val="20"/>
              </w:rPr>
            </w:pPr>
            <w:ins w:id="1955" w:author="Tukhbatov Ruslan" w:date="2020-04-20T16:40:00Z">
              <w:r>
                <w:rPr>
                  <w:rFonts w:cs="Arial"/>
                  <w:sz w:val="20"/>
                  <w:szCs w:val="20"/>
                </w:rPr>
                <w:t>Печатная форма</w:t>
              </w:r>
            </w:ins>
          </w:p>
        </w:tc>
        <w:tc>
          <w:tcPr>
            <w:tcW w:w="803" w:type="pct"/>
            <w:shd w:val="clear" w:color="auto" w:fill="auto"/>
          </w:tcPr>
          <w:p w14:paraId="61669B85" w14:textId="5EEFDEF3" w:rsidR="002C3181" w:rsidRPr="002C3181" w:rsidRDefault="002C3181" w:rsidP="004B17D0">
            <w:pPr>
              <w:jc w:val="center"/>
              <w:rPr>
                <w:ins w:id="1956" w:author="Tukhbatov Ruslan" w:date="2020-04-20T16:40:00Z"/>
                <w:rFonts w:cs="Arial"/>
                <w:sz w:val="20"/>
                <w:rPrChange w:id="1957" w:author="Tukhbatov Ruslan" w:date="2020-04-20T16:40:00Z">
                  <w:rPr>
                    <w:ins w:id="1958" w:author="Tukhbatov Ruslan" w:date="2020-04-20T16:40:00Z"/>
                    <w:rFonts w:cs="Arial"/>
                    <w:sz w:val="20"/>
                    <w:lang w:val="en-US"/>
                  </w:rPr>
                </w:rPrChange>
              </w:rPr>
            </w:pPr>
            <w:ins w:id="1959" w:author="Tukhbatov Ruslan" w:date="2020-04-20T16:40:00Z">
              <w:r>
                <w:rPr>
                  <w:rFonts w:cs="Arial"/>
                  <w:sz w:val="20"/>
                  <w:lang w:val="en-US"/>
                </w:rPr>
                <w:t>MM119</w:t>
              </w:r>
            </w:ins>
          </w:p>
        </w:tc>
        <w:tc>
          <w:tcPr>
            <w:tcW w:w="1911" w:type="pct"/>
            <w:shd w:val="clear" w:color="auto" w:fill="auto"/>
          </w:tcPr>
          <w:p w14:paraId="386918A8" w14:textId="16F233C7" w:rsidR="002C3181" w:rsidRPr="008273DE" w:rsidRDefault="00546011" w:rsidP="00546011">
            <w:pPr>
              <w:jc w:val="left"/>
              <w:rPr>
                <w:ins w:id="1960" w:author="Tukhbatov Ruslan" w:date="2020-04-20T16:40:00Z"/>
                <w:rStyle w:val="ab"/>
                <w:rFonts w:cs="Arial"/>
                <w:sz w:val="20"/>
              </w:rPr>
            </w:pPr>
            <w:ins w:id="1961" w:author="Tukhbatov Ruslan" w:date="2020-04-20T16:40:00Z">
              <w:r>
                <w:rPr>
                  <w:rStyle w:val="ab"/>
                  <w:rFonts w:cs="Arial"/>
                  <w:sz w:val="20"/>
                </w:rPr>
                <w:fldChar w:fldCharType="begin"/>
              </w:r>
              <w:r>
                <w:rPr>
                  <w:rStyle w:val="ab"/>
                  <w:rFonts w:cs="Arial"/>
                  <w:sz w:val="20"/>
                </w:rPr>
                <w:instrText xml:space="preserve"> HYPERLINK "https://corp.polyus.com/ERP/ERPDocuments/07_Концептуальный%20дизайн/06_Реестр%20формуляров/МТО/МТО_МХ-20_Отчет_о_движении_ТМЦ_в_местах_хранения_v1.0_20180808.xls" </w:instrText>
              </w:r>
              <w:r>
                <w:rPr>
                  <w:rStyle w:val="ab"/>
                  <w:rFonts w:cs="Arial"/>
                  <w:sz w:val="20"/>
                </w:rPr>
                <w:fldChar w:fldCharType="separate"/>
              </w:r>
              <w:r w:rsidRPr="005D04EF">
                <w:rPr>
                  <w:rStyle w:val="ab"/>
                  <w:rFonts w:cs="Arial"/>
                  <w:sz w:val="20"/>
                </w:rPr>
                <w:t>http://portal.polyus.com/ERP/ERPDocuments/07_Концептуальный дизайн/06_Реестр формуляров/МТО/</w:t>
              </w:r>
              <w:r>
                <w:rPr>
                  <w:rStyle w:val="ab"/>
                  <w:rFonts w:cs="Arial"/>
                  <w:sz w:val="20"/>
                </w:rPr>
                <w:t>МТО</w:t>
              </w:r>
              <w:r>
                <w:rPr>
                  <w:rStyle w:val="ab"/>
                  <w:rFonts w:cs="Arial"/>
                  <w:sz w:val="20"/>
                </w:rPr>
                <w:fldChar w:fldCharType="end"/>
              </w:r>
              <w:r>
                <w:rPr>
                  <w:rStyle w:val="ab"/>
                  <w:rFonts w:cs="Arial"/>
                  <w:sz w:val="20"/>
                </w:rPr>
                <w:t xml:space="preserve"> Этикетка ЕО</w:t>
              </w:r>
            </w:ins>
            <w:ins w:id="1962" w:author="Tukhbatov Ruslan" w:date="2020-04-20T16:48:00Z">
              <w:r w:rsidR="008273DE" w:rsidRPr="008273DE">
                <w:rPr>
                  <w:rStyle w:val="ab"/>
                  <w:rFonts w:cs="Arial"/>
                  <w:sz w:val="20"/>
                  <w:rPrChange w:id="1963" w:author="Tukhbatov Ruslan" w:date="2020-04-20T16:48:00Z">
                    <w:rPr>
                      <w:rStyle w:val="ab"/>
                      <w:rFonts w:cs="Arial"/>
                      <w:sz w:val="20"/>
                      <w:lang w:val="en-US"/>
                    </w:rPr>
                  </w:rPrChange>
                </w:rPr>
                <w:t>.</w:t>
              </w:r>
              <w:r w:rsidR="008273DE">
                <w:rPr>
                  <w:rStyle w:val="ab"/>
                  <w:rFonts w:cs="Arial"/>
                  <w:sz w:val="20"/>
                  <w:lang w:val="en-US"/>
                </w:rPr>
                <w:t>pdf</w:t>
              </w:r>
            </w:ins>
          </w:p>
        </w:tc>
      </w:tr>
      <w:tr w:rsidR="00A1257B" w:rsidRPr="00504991" w:rsidDel="002C3181" w14:paraId="0B75ECB6" w14:textId="1837B1FD" w:rsidTr="00BD32BB">
        <w:trPr>
          <w:cantSplit/>
          <w:del w:id="1964" w:author="Tukhbatov Ruslan" w:date="2020-04-20T16:38:00Z"/>
        </w:trPr>
        <w:tc>
          <w:tcPr>
            <w:tcW w:w="346" w:type="pct"/>
          </w:tcPr>
          <w:p w14:paraId="03C6C407" w14:textId="17701E1F" w:rsidR="00A1257B" w:rsidDel="002C3181" w:rsidRDefault="00A1257B" w:rsidP="004B17D0">
            <w:pPr>
              <w:rPr>
                <w:del w:id="1965" w:author="Tukhbatov Ruslan" w:date="2020-04-20T16:38:00Z"/>
                <w:rFonts w:cs="Arial"/>
                <w:sz w:val="20"/>
                <w:szCs w:val="20"/>
                <w:lang w:eastAsia="ru-RU"/>
              </w:rPr>
            </w:pPr>
            <w:del w:id="1966" w:author="Tukhbatov Ruslan" w:date="2020-04-20T16:38:00Z">
              <w:r w:rsidDel="002C3181">
                <w:rPr>
                  <w:rFonts w:cs="Arial"/>
                  <w:sz w:val="20"/>
                  <w:szCs w:val="20"/>
                  <w:lang w:eastAsia="ru-RU"/>
                </w:rPr>
                <w:delText>28</w:delText>
              </w:r>
            </w:del>
          </w:p>
        </w:tc>
        <w:tc>
          <w:tcPr>
            <w:tcW w:w="1108" w:type="pct"/>
          </w:tcPr>
          <w:p w14:paraId="7B5B0313" w14:textId="5A86B1E0" w:rsidR="00A1257B" w:rsidRPr="00A1257B" w:rsidDel="002C3181" w:rsidRDefault="00A1257B" w:rsidP="004B17D0">
            <w:pPr>
              <w:jc w:val="left"/>
              <w:rPr>
                <w:del w:id="1967" w:author="Tukhbatov Ruslan" w:date="2020-04-20T16:38:00Z"/>
                <w:rFonts w:ascii="Calibri" w:hAnsi="Calibri" w:cs="Calibri"/>
                <w:color w:val="auto"/>
                <w:sz w:val="22"/>
              </w:rPr>
            </w:pPr>
            <w:del w:id="1968" w:author="Tukhbatov Ruslan" w:date="2020-04-20T16:38:00Z">
              <w:r w:rsidRPr="00A1257B" w:rsidDel="002C3181">
                <w:rPr>
                  <w:rFonts w:cs="Arial"/>
                  <w:color w:val="000000"/>
                  <w:sz w:val="20"/>
                  <w:szCs w:val="20"/>
                </w:rPr>
                <w:delText>Акт сверки по давальческим материалам с подрядчиком (счет 10.07</w:delText>
              </w:r>
              <w:r w:rsidDel="002C3181">
                <w:rPr>
                  <w:rFonts w:ascii="Calibri" w:hAnsi="Calibri" w:cs="Calibri"/>
                  <w:color w:val="auto"/>
                  <w:sz w:val="22"/>
                </w:rPr>
                <w:delText>)</w:delText>
              </w:r>
            </w:del>
          </w:p>
        </w:tc>
        <w:tc>
          <w:tcPr>
            <w:tcW w:w="832" w:type="pct"/>
            <w:shd w:val="clear" w:color="auto" w:fill="auto"/>
          </w:tcPr>
          <w:p w14:paraId="6D91FB7E" w14:textId="7C62C699" w:rsidR="00A1257B" w:rsidDel="002C3181" w:rsidRDefault="00A1257B" w:rsidP="004B17D0">
            <w:pPr>
              <w:jc w:val="center"/>
              <w:rPr>
                <w:del w:id="1969" w:author="Tukhbatov Ruslan" w:date="2020-04-20T16:38:00Z"/>
                <w:rFonts w:cs="Arial"/>
                <w:sz w:val="20"/>
                <w:szCs w:val="20"/>
              </w:rPr>
            </w:pPr>
            <w:del w:id="1970" w:author="Tukhbatov Ruslan" w:date="2020-04-20T16:38:00Z">
              <w:r w:rsidDel="002C3181">
                <w:rPr>
                  <w:rFonts w:cs="Arial"/>
                  <w:sz w:val="20"/>
                  <w:szCs w:val="20"/>
                </w:rPr>
                <w:delText>Печатная форма</w:delText>
              </w:r>
            </w:del>
          </w:p>
        </w:tc>
        <w:tc>
          <w:tcPr>
            <w:tcW w:w="803" w:type="pct"/>
            <w:shd w:val="clear" w:color="auto" w:fill="auto"/>
          </w:tcPr>
          <w:p w14:paraId="1469F9E7" w14:textId="1A303638" w:rsidR="00A1257B" w:rsidRPr="008273DE" w:rsidDel="002C3181" w:rsidRDefault="00BD32BB" w:rsidP="004B17D0">
            <w:pPr>
              <w:jc w:val="center"/>
              <w:rPr>
                <w:del w:id="1971" w:author="Tukhbatov Ruslan" w:date="2020-04-20T16:38:00Z"/>
                <w:rFonts w:cs="Arial"/>
                <w:sz w:val="20"/>
                <w:rPrChange w:id="1972" w:author="Tukhbatov Ruslan" w:date="2020-04-20T16:41:00Z">
                  <w:rPr>
                    <w:del w:id="1973" w:author="Tukhbatov Ruslan" w:date="2020-04-20T16:38:00Z"/>
                    <w:rFonts w:cs="Arial"/>
                    <w:sz w:val="20"/>
                    <w:lang w:val="en-US"/>
                  </w:rPr>
                </w:rPrChange>
              </w:rPr>
            </w:pPr>
            <w:del w:id="1974" w:author="Tukhbatov Ruslan" w:date="2020-04-20T16:38:00Z">
              <w:r w:rsidDel="002C3181">
                <w:rPr>
                  <w:rFonts w:cs="Arial"/>
                  <w:sz w:val="20"/>
                  <w:lang w:val="en-US"/>
                </w:rPr>
                <w:delText>MM</w:delText>
              </w:r>
              <w:r w:rsidRPr="008273DE" w:rsidDel="002C3181">
                <w:rPr>
                  <w:rFonts w:cs="Arial"/>
                  <w:sz w:val="20"/>
                  <w:rPrChange w:id="1975" w:author="Tukhbatov Ruslan" w:date="2020-04-20T16:41:00Z">
                    <w:rPr>
                      <w:rFonts w:cs="Arial"/>
                      <w:sz w:val="20"/>
                      <w:lang w:val="en-US"/>
                    </w:rPr>
                  </w:rPrChange>
                </w:rPr>
                <w:delText>97</w:delText>
              </w:r>
            </w:del>
          </w:p>
        </w:tc>
        <w:tc>
          <w:tcPr>
            <w:tcW w:w="1911" w:type="pct"/>
            <w:shd w:val="clear" w:color="auto" w:fill="auto"/>
          </w:tcPr>
          <w:p w14:paraId="40A4C066" w14:textId="506044AE" w:rsidR="00A1257B" w:rsidRPr="00504991" w:rsidDel="002C3181" w:rsidRDefault="009C2683" w:rsidP="004B17D0">
            <w:pPr>
              <w:jc w:val="left"/>
              <w:rPr>
                <w:del w:id="1976" w:author="Tukhbatov Ruslan" w:date="2020-04-20T16:38:00Z"/>
                <w:rStyle w:val="ab"/>
                <w:rFonts w:cs="Arial"/>
                <w:sz w:val="20"/>
              </w:rPr>
            </w:pPr>
            <w:del w:id="1977" w:author="Tukhbatov Ruslan" w:date="2020-04-20T16:38:00Z">
              <w:r w:rsidDel="002C3181">
                <w:rPr>
                  <w:rStyle w:val="ab"/>
                  <w:rFonts w:cs="Arial"/>
                  <w:sz w:val="20"/>
                </w:rPr>
                <w:fldChar w:fldCharType="begin"/>
              </w:r>
              <w:r w:rsidDel="002C3181">
                <w:rPr>
                  <w:rStyle w:val="ab"/>
                  <w:rFonts w:cs="Arial"/>
                  <w:sz w:val="20"/>
                </w:rPr>
                <w:delInstrText xml:space="preserve"> HYPERLINK "https://corp.polyus.com/ERP/ERPDocuments/07_Концептуальный%20дизайн/06_Реестр%20формуляров/МТО/МТО_Акт_сверки_по_давальческим_материалам_v1.0_20180817.xlsx" </w:delInstrText>
              </w:r>
              <w:r w:rsidDel="002C3181">
                <w:rPr>
                  <w:rStyle w:val="ab"/>
                  <w:rFonts w:cs="Arial"/>
                  <w:sz w:val="20"/>
                </w:rPr>
                <w:fldChar w:fldCharType="separate"/>
              </w:r>
              <w:r w:rsidR="00504991" w:rsidRPr="00504991" w:rsidDel="002C3181">
                <w:rPr>
                  <w:rStyle w:val="ab"/>
                  <w:rFonts w:cs="Arial"/>
                  <w:sz w:val="20"/>
                </w:rPr>
                <w:delText>http://portal.polyus.com/ERP/ERPDocuments/07_Концептуальный дизайн/06_Реестр формуляров/МТО/МТО_Акт_сверки_по_давальческим_материалам_v1.0_20180817.xlsx</w:delText>
              </w:r>
              <w:r w:rsidDel="002C3181">
                <w:rPr>
                  <w:rStyle w:val="ab"/>
                  <w:rFonts w:cs="Arial"/>
                  <w:sz w:val="20"/>
                </w:rPr>
                <w:fldChar w:fldCharType="end"/>
              </w:r>
            </w:del>
          </w:p>
        </w:tc>
      </w:tr>
      <w:tr w:rsidR="00A1257B" w:rsidRPr="00F94454" w:rsidDel="002C3181" w14:paraId="23241BE4" w14:textId="6D537ABF" w:rsidTr="00BD32BB">
        <w:trPr>
          <w:cantSplit/>
          <w:del w:id="1978" w:author="Tukhbatov Ruslan" w:date="2020-04-20T16:38:00Z"/>
        </w:trPr>
        <w:tc>
          <w:tcPr>
            <w:tcW w:w="346" w:type="pct"/>
          </w:tcPr>
          <w:p w14:paraId="203949A6" w14:textId="38EA7C9D" w:rsidR="00A1257B" w:rsidDel="002C3181" w:rsidRDefault="00BD32BB" w:rsidP="004B17D0">
            <w:pPr>
              <w:rPr>
                <w:del w:id="1979" w:author="Tukhbatov Ruslan" w:date="2020-04-20T16:38:00Z"/>
                <w:rFonts w:cs="Arial"/>
                <w:sz w:val="20"/>
                <w:szCs w:val="20"/>
                <w:lang w:eastAsia="ru-RU"/>
              </w:rPr>
            </w:pPr>
            <w:del w:id="1980" w:author="Tukhbatov Ruslan" w:date="2020-04-20T16:38:00Z">
              <w:r w:rsidRPr="008273DE" w:rsidDel="002C3181">
                <w:rPr>
                  <w:rFonts w:cs="Arial"/>
                  <w:sz w:val="20"/>
                  <w:szCs w:val="20"/>
                  <w:lang w:eastAsia="ru-RU"/>
                  <w:rPrChange w:id="1981" w:author="Tukhbatov Ruslan" w:date="2020-04-20T16:41:00Z">
                    <w:rPr>
                      <w:rFonts w:cs="Arial"/>
                      <w:sz w:val="20"/>
                      <w:szCs w:val="20"/>
                      <w:lang w:val="en-US" w:eastAsia="ru-RU"/>
                    </w:rPr>
                  </w:rPrChange>
                </w:rPr>
                <w:delText>29</w:delText>
              </w:r>
            </w:del>
          </w:p>
        </w:tc>
        <w:tc>
          <w:tcPr>
            <w:tcW w:w="1108" w:type="pct"/>
          </w:tcPr>
          <w:p w14:paraId="50CB3600" w14:textId="6F1F969E" w:rsidR="00A1257B" w:rsidRPr="00A1257B" w:rsidDel="002C3181" w:rsidRDefault="00A1257B" w:rsidP="004B17D0">
            <w:pPr>
              <w:jc w:val="left"/>
              <w:rPr>
                <w:del w:id="1982" w:author="Tukhbatov Ruslan" w:date="2020-04-20T16:38:00Z"/>
                <w:rFonts w:ascii="Calibri" w:hAnsi="Calibri" w:cs="Calibri"/>
                <w:color w:val="auto"/>
                <w:sz w:val="22"/>
              </w:rPr>
            </w:pPr>
            <w:del w:id="1983" w:author="Tukhbatov Ruslan" w:date="2020-04-20T16:38:00Z">
              <w:r w:rsidRPr="00A1257B" w:rsidDel="002C3181">
                <w:rPr>
                  <w:rFonts w:cs="Arial"/>
                  <w:color w:val="000000"/>
                  <w:sz w:val="20"/>
                  <w:szCs w:val="20"/>
                </w:rPr>
                <w:delText>Акт сверки по переданному по</w:delText>
              </w:r>
              <w:r w:rsidDel="002C3181">
                <w:rPr>
                  <w:rFonts w:cs="Arial"/>
                  <w:color w:val="000000"/>
                  <w:sz w:val="20"/>
                  <w:szCs w:val="20"/>
                </w:rPr>
                <w:delText>д</w:delText>
              </w:r>
              <w:r w:rsidRPr="00A1257B" w:rsidDel="002C3181">
                <w:rPr>
                  <w:rFonts w:cs="Arial"/>
                  <w:color w:val="000000"/>
                  <w:sz w:val="20"/>
                  <w:szCs w:val="20"/>
                </w:rPr>
                <w:delText>рядчику в монтаж оборудованию</w:delText>
              </w:r>
            </w:del>
          </w:p>
        </w:tc>
        <w:tc>
          <w:tcPr>
            <w:tcW w:w="832" w:type="pct"/>
            <w:shd w:val="clear" w:color="auto" w:fill="auto"/>
          </w:tcPr>
          <w:p w14:paraId="1EE38FE5" w14:textId="29E22921" w:rsidR="00A1257B" w:rsidDel="002C3181" w:rsidRDefault="00A1257B" w:rsidP="004B17D0">
            <w:pPr>
              <w:jc w:val="center"/>
              <w:rPr>
                <w:del w:id="1984" w:author="Tukhbatov Ruslan" w:date="2020-04-20T16:38:00Z"/>
                <w:rFonts w:cs="Arial"/>
                <w:sz w:val="20"/>
                <w:szCs w:val="20"/>
              </w:rPr>
            </w:pPr>
            <w:del w:id="1985" w:author="Tukhbatov Ruslan" w:date="2020-04-20T16:38:00Z">
              <w:r w:rsidDel="002C3181">
                <w:rPr>
                  <w:rFonts w:cs="Arial"/>
                  <w:sz w:val="20"/>
                  <w:szCs w:val="20"/>
                </w:rPr>
                <w:delText>Печатная форма</w:delText>
              </w:r>
            </w:del>
          </w:p>
        </w:tc>
        <w:tc>
          <w:tcPr>
            <w:tcW w:w="803" w:type="pct"/>
            <w:shd w:val="clear" w:color="auto" w:fill="auto"/>
          </w:tcPr>
          <w:p w14:paraId="1B13FB44" w14:textId="05719424" w:rsidR="00A1257B" w:rsidRPr="008273DE" w:rsidDel="002C3181" w:rsidRDefault="00A1257B" w:rsidP="004B17D0">
            <w:pPr>
              <w:jc w:val="center"/>
              <w:rPr>
                <w:del w:id="1986" w:author="Tukhbatov Ruslan" w:date="2020-04-20T16:38:00Z"/>
                <w:rFonts w:cs="Arial"/>
                <w:sz w:val="20"/>
                <w:rPrChange w:id="1987" w:author="Tukhbatov Ruslan" w:date="2020-04-20T16:41:00Z">
                  <w:rPr>
                    <w:del w:id="1988" w:author="Tukhbatov Ruslan" w:date="2020-04-20T16:38:00Z"/>
                    <w:rFonts w:cs="Arial"/>
                    <w:sz w:val="20"/>
                    <w:lang w:val="en-US"/>
                  </w:rPr>
                </w:rPrChange>
              </w:rPr>
            </w:pPr>
            <w:del w:id="1989" w:author="Tukhbatov Ruslan" w:date="2020-04-20T16:38:00Z">
              <w:r w:rsidDel="002C3181">
                <w:rPr>
                  <w:rFonts w:cs="Arial"/>
                  <w:sz w:val="20"/>
                  <w:lang w:val="en-US"/>
                </w:rPr>
                <w:delText>MM</w:delText>
              </w:r>
              <w:r w:rsidRPr="008273DE" w:rsidDel="002C3181">
                <w:rPr>
                  <w:rFonts w:cs="Arial"/>
                  <w:sz w:val="20"/>
                  <w:rPrChange w:id="1990" w:author="Tukhbatov Ruslan" w:date="2020-04-20T16:41:00Z">
                    <w:rPr>
                      <w:rFonts w:cs="Arial"/>
                      <w:sz w:val="20"/>
                      <w:lang w:val="en-US"/>
                    </w:rPr>
                  </w:rPrChange>
                </w:rPr>
                <w:delText>94</w:delText>
              </w:r>
            </w:del>
          </w:p>
        </w:tc>
        <w:tc>
          <w:tcPr>
            <w:tcW w:w="1911" w:type="pct"/>
            <w:shd w:val="clear" w:color="auto" w:fill="auto"/>
          </w:tcPr>
          <w:p w14:paraId="689B2695" w14:textId="59F37EC7" w:rsidR="00A1257B" w:rsidRPr="00504991" w:rsidDel="002C3181" w:rsidRDefault="009C2683" w:rsidP="004B17D0">
            <w:pPr>
              <w:jc w:val="left"/>
              <w:rPr>
                <w:del w:id="1991" w:author="Tukhbatov Ruslan" w:date="2020-04-20T16:38:00Z"/>
                <w:rStyle w:val="ab"/>
                <w:rFonts w:cs="Arial"/>
                <w:sz w:val="20"/>
              </w:rPr>
            </w:pPr>
            <w:del w:id="1992" w:author="Tukhbatov Ruslan" w:date="2020-04-20T16:38:00Z">
              <w:r w:rsidDel="002C3181">
                <w:rPr>
                  <w:rStyle w:val="ab"/>
                  <w:rFonts w:cs="Arial"/>
                  <w:sz w:val="20"/>
                </w:rPr>
                <w:fldChar w:fldCharType="begin"/>
              </w:r>
              <w:r w:rsidDel="002C3181">
                <w:rPr>
                  <w:rStyle w:val="ab"/>
                  <w:rFonts w:cs="Arial"/>
                  <w:sz w:val="20"/>
                </w:rPr>
                <w:delInstrText xml:space="preserve"> HYPERLINK "https://corp.polyus.com/ERP/ERPDocuments/07_Концептуальный%20дизайн/06_Реестр%20формуляров/МТО/МТО_Акт_сверки_переданного_в_монтаж_оборудования_v1.0_20180817.xlsx" </w:delInstrText>
              </w:r>
              <w:r w:rsidDel="002C3181">
                <w:rPr>
                  <w:rStyle w:val="ab"/>
                  <w:rFonts w:cs="Arial"/>
                  <w:sz w:val="20"/>
                </w:rPr>
                <w:fldChar w:fldCharType="separate"/>
              </w:r>
              <w:r w:rsidR="00504991" w:rsidRPr="00504991" w:rsidDel="002C3181">
                <w:rPr>
                  <w:rStyle w:val="ab"/>
                  <w:rFonts w:cs="Arial"/>
                  <w:sz w:val="20"/>
                </w:rPr>
                <w:delText>http://portal.polyus.com/ERP/ERPDocuments/07_Концептуальный дизайн/06_Реестр формуляров/МТО/МТО_Акт_сверки_переданного_в_монтаж_оборудования_v1.0_20180817.xlsx</w:delText>
              </w:r>
              <w:r w:rsidDel="002C3181">
                <w:rPr>
                  <w:rStyle w:val="ab"/>
                  <w:rFonts w:cs="Arial"/>
                  <w:sz w:val="20"/>
                </w:rPr>
                <w:fldChar w:fldCharType="end"/>
              </w:r>
            </w:del>
          </w:p>
        </w:tc>
      </w:tr>
    </w:tbl>
    <w:p w14:paraId="5401D7B5" w14:textId="77777777" w:rsidR="00033A6E" w:rsidRDefault="00033A6E" w:rsidP="0033481B">
      <w:pPr>
        <w:rPr>
          <w:rFonts w:eastAsiaTheme="majorEastAsia"/>
        </w:rPr>
      </w:pPr>
    </w:p>
    <w:p w14:paraId="5F7A7766" w14:textId="77777777" w:rsidR="00033A6E" w:rsidRDefault="00033A6E" w:rsidP="0033481B">
      <w:pPr>
        <w:rPr>
          <w:rFonts w:eastAsiaTheme="majorEastAsia"/>
        </w:rPr>
      </w:pPr>
    </w:p>
    <w:p w14:paraId="32445023" w14:textId="77777777" w:rsidR="00033A6E" w:rsidRDefault="00033A6E" w:rsidP="0033481B">
      <w:pPr>
        <w:rPr>
          <w:rFonts w:eastAsiaTheme="majorEastAsia"/>
        </w:rPr>
      </w:pPr>
    </w:p>
    <w:p w14:paraId="777F9641" w14:textId="77777777" w:rsidR="00033A6E" w:rsidRDefault="00033A6E" w:rsidP="0033481B">
      <w:pPr>
        <w:rPr>
          <w:rFonts w:eastAsiaTheme="majorEastAsia"/>
        </w:rPr>
      </w:pPr>
    </w:p>
    <w:p w14:paraId="3635D45A" w14:textId="77777777" w:rsidR="00033A6E" w:rsidRDefault="00033A6E" w:rsidP="0033481B">
      <w:pPr>
        <w:rPr>
          <w:rFonts w:eastAsiaTheme="majorEastAsia"/>
        </w:rPr>
      </w:pPr>
    </w:p>
    <w:p w14:paraId="71164F51" w14:textId="77777777" w:rsidR="00033A6E" w:rsidRDefault="00033A6E" w:rsidP="0033481B">
      <w:pPr>
        <w:rPr>
          <w:rFonts w:eastAsiaTheme="majorEastAsia"/>
        </w:rPr>
      </w:pPr>
    </w:p>
    <w:p w14:paraId="526AA3C7" w14:textId="77777777" w:rsidR="00033A6E" w:rsidRDefault="00033A6E" w:rsidP="0033481B">
      <w:pPr>
        <w:rPr>
          <w:rFonts w:eastAsiaTheme="majorEastAsia"/>
        </w:rPr>
      </w:pPr>
    </w:p>
    <w:p w14:paraId="14994B8C" w14:textId="77777777" w:rsidR="00033A6E" w:rsidRDefault="00033A6E" w:rsidP="0033481B">
      <w:pPr>
        <w:rPr>
          <w:rFonts w:eastAsiaTheme="majorEastAsia"/>
        </w:rPr>
      </w:pPr>
    </w:p>
    <w:p w14:paraId="506CE62C" w14:textId="3BDF5992" w:rsidR="00FB3F4C" w:rsidRPr="005166C9" w:rsidRDefault="009A2B20" w:rsidP="005166C9">
      <w:pPr>
        <w:pStyle w:val="22"/>
        <w:keepNext/>
        <w:keepLines/>
        <w:numPr>
          <w:ilvl w:val="1"/>
          <w:numId w:val="8"/>
        </w:numPr>
        <w:spacing w:before="160" w:after="120" w:line="276" w:lineRule="auto"/>
        <w:rPr>
          <w:rFonts w:eastAsiaTheme="majorEastAsia" w:cstheme="majorBidi"/>
          <w:bCs w:val="0"/>
          <w:iCs w:val="0"/>
          <w:szCs w:val="26"/>
        </w:rPr>
      </w:pPr>
      <w:bookmarkStart w:id="1993" w:name="_Toc523232565"/>
      <w:bookmarkStart w:id="1994" w:name="_Toc523401929"/>
      <w:bookmarkStart w:id="1995" w:name="_Toc523413748"/>
      <w:bookmarkStart w:id="1996" w:name="_Toc524079887"/>
      <w:bookmarkStart w:id="1997" w:name="_Toc524083190"/>
      <w:bookmarkStart w:id="1998" w:name="_Toc525914756"/>
      <w:r>
        <w:rPr>
          <w:rFonts w:eastAsiaTheme="majorEastAsia" w:cstheme="majorBidi"/>
          <w:bCs w:val="0"/>
          <w:iCs w:val="0"/>
          <w:szCs w:val="26"/>
        </w:rPr>
        <w:lastRenderedPageBreak/>
        <w:t xml:space="preserve">Перечень доработок, </w:t>
      </w:r>
      <w:r w:rsidR="00F212EA">
        <w:rPr>
          <w:rFonts w:eastAsiaTheme="majorEastAsia" w:cstheme="majorBidi"/>
          <w:bCs w:val="0"/>
          <w:iCs w:val="0"/>
          <w:szCs w:val="26"/>
        </w:rPr>
        <w:t>р</w:t>
      </w:r>
      <w:r w:rsidR="00695202" w:rsidRPr="008C7F95">
        <w:rPr>
          <w:rFonts w:eastAsiaTheme="majorEastAsia" w:cstheme="majorBidi"/>
          <w:bCs w:val="0"/>
          <w:iCs w:val="0"/>
          <w:szCs w:val="26"/>
        </w:rPr>
        <w:t>азработ</w:t>
      </w:r>
      <w:r>
        <w:rPr>
          <w:rFonts w:eastAsiaTheme="majorEastAsia" w:cstheme="majorBidi"/>
          <w:bCs w:val="0"/>
          <w:iCs w:val="0"/>
          <w:szCs w:val="26"/>
        </w:rPr>
        <w:t>о</w:t>
      </w:r>
      <w:r w:rsidR="00695202" w:rsidRPr="008C7F95">
        <w:rPr>
          <w:rFonts w:eastAsiaTheme="majorEastAsia" w:cstheme="majorBidi"/>
          <w:bCs w:val="0"/>
          <w:iCs w:val="0"/>
          <w:szCs w:val="26"/>
        </w:rPr>
        <w:t>к</w:t>
      </w:r>
      <w:r w:rsidR="00C609BD">
        <w:rPr>
          <w:rFonts w:eastAsiaTheme="majorEastAsia" w:cstheme="majorBidi"/>
          <w:bCs w:val="0"/>
          <w:iCs w:val="0"/>
          <w:szCs w:val="26"/>
        </w:rPr>
        <w:t xml:space="preserve"> и интеграция (интерфейсы)</w:t>
      </w:r>
      <w:bookmarkEnd w:id="1993"/>
      <w:bookmarkEnd w:id="1994"/>
      <w:bookmarkEnd w:id="1995"/>
      <w:bookmarkEnd w:id="1996"/>
      <w:bookmarkEnd w:id="1997"/>
      <w:bookmarkEnd w:id="1998"/>
    </w:p>
    <w:p w14:paraId="7CC70152" w14:textId="2CAB6F04" w:rsidR="002F400F" w:rsidRPr="00467379" w:rsidRDefault="002F400F" w:rsidP="00916FAB">
      <w:pPr>
        <w:pStyle w:val="aa"/>
        <w:keepNext/>
        <w:spacing w:after="240" w:afterAutospacing="0" w:line="276" w:lineRule="auto"/>
        <w:jc w:val="right"/>
        <w:rPr>
          <w:rFonts w:cs="Arial"/>
          <w:b/>
          <w:sz w:val="22"/>
          <w:szCs w:val="22"/>
        </w:rPr>
      </w:pPr>
      <w:r w:rsidRPr="00467379">
        <w:rPr>
          <w:rFonts w:cs="Arial"/>
          <w:b/>
          <w:sz w:val="22"/>
          <w:szCs w:val="22"/>
        </w:rPr>
        <w:t xml:space="preserve">Таблица </w:t>
      </w:r>
      <w:r w:rsidR="00781E65">
        <w:rPr>
          <w:rFonts w:cs="Arial"/>
          <w:b/>
          <w:sz w:val="22"/>
          <w:szCs w:val="22"/>
          <w:lang w:val="en-US"/>
        </w:rPr>
        <w:t>152</w:t>
      </w:r>
      <w:r w:rsidRPr="00467379">
        <w:rPr>
          <w:rFonts w:cs="Arial"/>
          <w:b/>
          <w:sz w:val="22"/>
          <w:szCs w:val="22"/>
        </w:rPr>
        <w:t>. Разработки</w:t>
      </w:r>
    </w:p>
    <w:tbl>
      <w:tblPr>
        <w:tblW w:w="4933"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697"/>
        <w:gridCol w:w="4118"/>
        <w:gridCol w:w="2293"/>
        <w:gridCol w:w="1503"/>
        <w:gridCol w:w="1448"/>
      </w:tblGrid>
      <w:tr w:rsidR="001135C1" w:rsidRPr="006F5656" w14:paraId="1AB5FC9E" w14:textId="77777777" w:rsidTr="00BD21B0">
        <w:trPr>
          <w:cantSplit/>
          <w:trHeight w:val="397"/>
          <w:tblHeader/>
        </w:trPr>
        <w:tc>
          <w:tcPr>
            <w:tcW w:w="346" w:type="pct"/>
            <w:shd w:val="clear" w:color="auto" w:fill="FFC000"/>
            <w:vAlign w:val="center"/>
          </w:tcPr>
          <w:p w14:paraId="20CC27EE" w14:textId="6E332021" w:rsidR="001135C1" w:rsidRPr="006F5656" w:rsidRDefault="001135C1" w:rsidP="001135C1">
            <w:pPr>
              <w:jc w:val="center"/>
              <w:rPr>
                <w:rFonts w:cs="Arial"/>
                <w:b/>
                <w:sz w:val="20"/>
                <w:szCs w:val="20"/>
              </w:rPr>
            </w:pPr>
            <w:r w:rsidRPr="008C7F95">
              <w:rPr>
                <w:rFonts w:cs="Arial"/>
                <w:b/>
                <w:sz w:val="20"/>
                <w:szCs w:val="20"/>
                <w:lang w:eastAsia="ru-RU"/>
              </w:rPr>
              <w:t>№ п.п</w:t>
            </w:r>
          </w:p>
        </w:tc>
        <w:tc>
          <w:tcPr>
            <w:tcW w:w="2047" w:type="pct"/>
            <w:shd w:val="clear" w:color="auto" w:fill="FFC000"/>
            <w:vAlign w:val="center"/>
          </w:tcPr>
          <w:p w14:paraId="344FA21B" w14:textId="7E82B5CA" w:rsidR="001135C1" w:rsidRPr="008C7F95" w:rsidRDefault="00AC6F0A" w:rsidP="00AC6F0A">
            <w:pPr>
              <w:jc w:val="center"/>
              <w:rPr>
                <w:rFonts w:cs="Arial"/>
                <w:b/>
                <w:sz w:val="20"/>
                <w:szCs w:val="20"/>
                <w:lang w:eastAsia="ru-RU"/>
              </w:rPr>
            </w:pPr>
            <w:r>
              <w:rPr>
                <w:rFonts w:cs="Arial"/>
                <w:b/>
                <w:sz w:val="20"/>
                <w:szCs w:val="20"/>
                <w:lang w:eastAsia="ru-RU"/>
              </w:rPr>
              <w:t>Название</w:t>
            </w:r>
          </w:p>
        </w:tc>
        <w:tc>
          <w:tcPr>
            <w:tcW w:w="1140" w:type="pct"/>
            <w:shd w:val="clear" w:color="auto" w:fill="FFC000"/>
            <w:vAlign w:val="center"/>
          </w:tcPr>
          <w:p w14:paraId="57542C35" w14:textId="52A8E46A" w:rsidR="001135C1" w:rsidRPr="006F5656" w:rsidRDefault="001135C1" w:rsidP="001135C1">
            <w:pPr>
              <w:jc w:val="center"/>
              <w:rPr>
                <w:rFonts w:cs="Arial"/>
                <w:b/>
                <w:sz w:val="20"/>
                <w:szCs w:val="20"/>
              </w:rPr>
            </w:pPr>
            <w:r w:rsidRPr="008C7F95">
              <w:rPr>
                <w:rFonts w:cs="Arial"/>
                <w:b/>
                <w:sz w:val="20"/>
                <w:szCs w:val="20"/>
                <w:lang w:eastAsia="ru-RU"/>
              </w:rPr>
              <w:t>Тип реализации</w:t>
            </w:r>
          </w:p>
        </w:tc>
        <w:tc>
          <w:tcPr>
            <w:tcW w:w="747" w:type="pct"/>
            <w:shd w:val="clear" w:color="auto" w:fill="FFC000"/>
            <w:vAlign w:val="center"/>
          </w:tcPr>
          <w:p w14:paraId="1EE3A8C7" w14:textId="3F37F453" w:rsidR="001135C1" w:rsidRPr="006F5656" w:rsidRDefault="001135C1" w:rsidP="001135C1">
            <w:pPr>
              <w:jc w:val="center"/>
              <w:rPr>
                <w:rFonts w:cs="Arial"/>
                <w:b/>
                <w:sz w:val="20"/>
                <w:szCs w:val="20"/>
              </w:rPr>
            </w:pPr>
            <w:r w:rsidRPr="008C7F95">
              <w:rPr>
                <w:rFonts w:cs="Arial"/>
                <w:b/>
                <w:sz w:val="20"/>
                <w:szCs w:val="20"/>
                <w:lang w:eastAsia="ru-RU"/>
              </w:rPr>
              <w:t>Ссылка на реестр разработок</w:t>
            </w:r>
          </w:p>
        </w:tc>
        <w:tc>
          <w:tcPr>
            <w:tcW w:w="720" w:type="pct"/>
            <w:shd w:val="clear" w:color="auto" w:fill="FFC000"/>
            <w:vAlign w:val="center"/>
          </w:tcPr>
          <w:p w14:paraId="532495C0" w14:textId="60A4E6DF" w:rsidR="001135C1" w:rsidRPr="006F5656" w:rsidRDefault="001135C1" w:rsidP="001135C1">
            <w:pPr>
              <w:jc w:val="center"/>
              <w:rPr>
                <w:rFonts w:cs="Arial"/>
                <w:b/>
                <w:sz w:val="20"/>
                <w:szCs w:val="20"/>
              </w:rPr>
            </w:pPr>
            <w:r w:rsidRPr="008C7F95">
              <w:rPr>
                <w:rFonts w:cs="Arial"/>
                <w:b/>
                <w:sz w:val="20"/>
                <w:szCs w:val="20"/>
                <w:lang w:eastAsia="ru-RU"/>
              </w:rPr>
              <w:t xml:space="preserve">Ссылка на КД </w:t>
            </w:r>
            <w:r w:rsidRPr="008C7F95">
              <w:rPr>
                <w:rFonts w:cs="Arial"/>
                <w:b/>
                <w:sz w:val="20"/>
                <w:szCs w:val="20"/>
                <w:lang w:val="en-US" w:eastAsia="ru-RU"/>
              </w:rPr>
              <w:t>BI</w:t>
            </w:r>
            <w:r w:rsidRPr="008C7F95">
              <w:rPr>
                <w:rFonts w:cs="Arial"/>
                <w:b/>
                <w:sz w:val="20"/>
                <w:szCs w:val="20"/>
                <w:lang w:eastAsia="ru-RU"/>
              </w:rPr>
              <w:t>-отчетности по направлению</w:t>
            </w:r>
          </w:p>
        </w:tc>
      </w:tr>
      <w:tr w:rsidR="00334F4A" w:rsidRPr="006F5656" w14:paraId="176767E2" w14:textId="77777777" w:rsidTr="006F666A">
        <w:trPr>
          <w:cantSplit/>
        </w:trPr>
        <w:tc>
          <w:tcPr>
            <w:tcW w:w="346" w:type="pct"/>
            <w:shd w:val="clear" w:color="auto" w:fill="auto"/>
          </w:tcPr>
          <w:p w14:paraId="02E953F7" w14:textId="7CA9154C" w:rsidR="00334F4A" w:rsidRPr="00622667" w:rsidRDefault="00334F4A" w:rsidP="00622667">
            <w:pPr>
              <w:pStyle w:val="afc"/>
              <w:numPr>
                <w:ilvl w:val="0"/>
                <w:numId w:val="151"/>
              </w:numPr>
              <w:jc w:val="left"/>
              <w:rPr>
                <w:rFonts w:cs="Arial"/>
                <w:sz w:val="20"/>
                <w:szCs w:val="20"/>
                <w:lang w:eastAsia="ru-RU"/>
              </w:rPr>
            </w:pPr>
          </w:p>
        </w:tc>
        <w:tc>
          <w:tcPr>
            <w:tcW w:w="2047" w:type="pct"/>
            <w:vAlign w:val="center"/>
          </w:tcPr>
          <w:p w14:paraId="0E55BB90" w14:textId="77777777" w:rsidR="00334F4A" w:rsidRDefault="00334F4A" w:rsidP="00334F4A">
            <w:pPr>
              <w:jc w:val="center"/>
              <w:rPr>
                <w:rFonts w:cs="Arial"/>
                <w:sz w:val="20"/>
                <w:szCs w:val="20"/>
              </w:rPr>
            </w:pPr>
            <w:r>
              <w:rPr>
                <w:rFonts w:cs="Arial"/>
                <w:sz w:val="20"/>
                <w:szCs w:val="20"/>
              </w:rPr>
              <w:t>Рабочее место для планирования перемещений с центрального склада на цеховой склад в соответствии с запланированной потребностью.</w:t>
            </w:r>
          </w:p>
          <w:p w14:paraId="68211C1B" w14:textId="77777777" w:rsidR="00C16796" w:rsidRDefault="00823DB6" w:rsidP="00C16796">
            <w:pPr>
              <w:jc w:val="center"/>
              <w:rPr>
                <w:rFonts w:cs="Arial"/>
                <w:sz w:val="20"/>
                <w:szCs w:val="20"/>
              </w:rPr>
            </w:pPr>
            <w:r>
              <w:rPr>
                <w:rFonts w:cs="Arial"/>
                <w:sz w:val="20"/>
                <w:szCs w:val="20"/>
              </w:rPr>
              <w:t>П</w:t>
            </w:r>
            <w:r w:rsidRPr="00823DB6">
              <w:rPr>
                <w:rFonts w:cs="Arial"/>
                <w:sz w:val="20"/>
                <w:szCs w:val="20"/>
              </w:rPr>
              <w:t>роверка на соответствие указанной даты поставки нормативному сроку перемещения</w:t>
            </w:r>
            <w:r>
              <w:rPr>
                <w:rFonts w:cs="Arial"/>
                <w:sz w:val="20"/>
                <w:szCs w:val="20"/>
              </w:rPr>
              <w:t>.</w:t>
            </w:r>
          </w:p>
          <w:p w14:paraId="4C46CA33" w14:textId="5337CFAF" w:rsidR="00C16796" w:rsidRDefault="00C16796" w:rsidP="00C16796">
            <w:pPr>
              <w:jc w:val="center"/>
              <w:rPr>
                <w:rFonts w:cs="Arial"/>
                <w:sz w:val="20"/>
                <w:szCs w:val="20"/>
              </w:rPr>
            </w:pPr>
            <w:r>
              <w:rPr>
                <w:rFonts w:cs="Arial"/>
                <w:sz w:val="20"/>
                <w:szCs w:val="20"/>
              </w:rPr>
              <w:t>Возможность формирования заказов на перемещение по потребности ТОРО в автоматическом режиме через запуск фонового задания.</w:t>
            </w:r>
          </w:p>
        </w:tc>
        <w:tc>
          <w:tcPr>
            <w:tcW w:w="1140" w:type="pct"/>
          </w:tcPr>
          <w:p w14:paraId="52C7EB75" w14:textId="529A6B86" w:rsidR="00334F4A" w:rsidRDefault="00334F4A" w:rsidP="00334F4A">
            <w:pPr>
              <w:jc w:val="center"/>
              <w:rPr>
                <w:rFonts w:cs="Arial"/>
                <w:sz w:val="20"/>
                <w:szCs w:val="20"/>
              </w:rPr>
            </w:pPr>
            <w:r>
              <w:rPr>
                <w:rFonts w:cs="Arial"/>
                <w:sz w:val="20"/>
                <w:szCs w:val="20"/>
                <w:lang w:val="en-US"/>
              </w:rPr>
              <w:t>ABAP-</w:t>
            </w:r>
            <w:r>
              <w:rPr>
                <w:rFonts w:cs="Arial"/>
                <w:sz w:val="20"/>
                <w:szCs w:val="20"/>
              </w:rPr>
              <w:t>разработка</w:t>
            </w:r>
          </w:p>
        </w:tc>
        <w:tc>
          <w:tcPr>
            <w:tcW w:w="747" w:type="pct"/>
            <w:shd w:val="clear" w:color="auto" w:fill="auto"/>
          </w:tcPr>
          <w:p w14:paraId="5AA0CBAF" w14:textId="6D2DF527" w:rsidR="00334F4A" w:rsidRDefault="00EA6519" w:rsidP="00334F4A">
            <w:pPr>
              <w:jc w:val="center"/>
              <w:rPr>
                <w:rFonts w:cs="Arial"/>
                <w:sz w:val="20"/>
                <w:szCs w:val="20"/>
              </w:rPr>
            </w:pPr>
            <w:r>
              <w:rPr>
                <w:rFonts w:cs="Arial"/>
                <w:sz w:val="20"/>
                <w:szCs w:val="20"/>
              </w:rPr>
              <w:t>ММ45</w:t>
            </w:r>
          </w:p>
        </w:tc>
        <w:tc>
          <w:tcPr>
            <w:tcW w:w="720" w:type="pct"/>
            <w:shd w:val="clear" w:color="auto" w:fill="auto"/>
          </w:tcPr>
          <w:p w14:paraId="65B2CCCB" w14:textId="62E13E37" w:rsidR="00334F4A" w:rsidRPr="006F5656" w:rsidRDefault="00622667" w:rsidP="00334F4A">
            <w:pPr>
              <w:jc w:val="center"/>
              <w:rPr>
                <w:rFonts w:cs="Arial"/>
                <w:sz w:val="20"/>
                <w:szCs w:val="20"/>
              </w:rPr>
            </w:pPr>
            <w:r>
              <w:rPr>
                <w:rFonts w:cs="Arial"/>
                <w:sz w:val="20"/>
                <w:szCs w:val="20"/>
              </w:rPr>
              <w:t>–</w:t>
            </w:r>
          </w:p>
        </w:tc>
      </w:tr>
      <w:tr w:rsidR="00622667" w:rsidRPr="006F5656" w14:paraId="4EA0084E" w14:textId="77777777" w:rsidTr="006F666A">
        <w:trPr>
          <w:cantSplit/>
        </w:trPr>
        <w:tc>
          <w:tcPr>
            <w:tcW w:w="346" w:type="pct"/>
            <w:shd w:val="clear" w:color="auto" w:fill="auto"/>
          </w:tcPr>
          <w:p w14:paraId="60B43CB2" w14:textId="3D164DD0" w:rsidR="00622667" w:rsidRDefault="00622667" w:rsidP="00622667">
            <w:pPr>
              <w:pStyle w:val="afc"/>
              <w:numPr>
                <w:ilvl w:val="0"/>
                <w:numId w:val="151"/>
              </w:numPr>
              <w:jc w:val="left"/>
              <w:rPr>
                <w:rFonts w:cs="Arial"/>
                <w:sz w:val="20"/>
                <w:szCs w:val="20"/>
                <w:lang w:eastAsia="ru-RU"/>
              </w:rPr>
            </w:pPr>
          </w:p>
        </w:tc>
        <w:tc>
          <w:tcPr>
            <w:tcW w:w="2047" w:type="pct"/>
          </w:tcPr>
          <w:p w14:paraId="7D896515" w14:textId="091BDF81" w:rsidR="00622667" w:rsidRDefault="00622667" w:rsidP="00622667">
            <w:pPr>
              <w:jc w:val="center"/>
              <w:rPr>
                <w:rFonts w:cs="Arial"/>
                <w:sz w:val="20"/>
                <w:szCs w:val="20"/>
              </w:rPr>
            </w:pPr>
            <w:r>
              <w:rPr>
                <w:rFonts w:cs="Arial"/>
                <w:sz w:val="20"/>
                <w:szCs w:val="20"/>
              </w:rPr>
              <w:t>Автоматическое формирование исходящих поставок с учетом грузоподъемности ТС</w:t>
            </w:r>
          </w:p>
        </w:tc>
        <w:tc>
          <w:tcPr>
            <w:tcW w:w="1140" w:type="pct"/>
          </w:tcPr>
          <w:p w14:paraId="1AF7D077" w14:textId="0D5A19F4" w:rsidR="00622667" w:rsidRDefault="00622667" w:rsidP="00622667">
            <w:pPr>
              <w:jc w:val="center"/>
              <w:rPr>
                <w:rFonts w:cs="Arial"/>
                <w:sz w:val="20"/>
                <w:szCs w:val="20"/>
              </w:rPr>
            </w:pPr>
            <w:r>
              <w:rPr>
                <w:rFonts w:cs="Arial"/>
                <w:sz w:val="20"/>
                <w:szCs w:val="20"/>
                <w:lang w:val="en-US"/>
              </w:rPr>
              <w:t>ABAP-</w:t>
            </w:r>
            <w:r>
              <w:rPr>
                <w:rFonts w:cs="Arial"/>
                <w:sz w:val="20"/>
                <w:szCs w:val="20"/>
              </w:rPr>
              <w:t>разработка</w:t>
            </w:r>
          </w:p>
        </w:tc>
        <w:tc>
          <w:tcPr>
            <w:tcW w:w="747" w:type="pct"/>
            <w:shd w:val="clear" w:color="auto" w:fill="auto"/>
          </w:tcPr>
          <w:p w14:paraId="30052632" w14:textId="4959E576" w:rsidR="00622667" w:rsidRDefault="00622667" w:rsidP="00622667">
            <w:pPr>
              <w:jc w:val="center"/>
              <w:rPr>
                <w:rFonts w:cs="Arial"/>
                <w:sz w:val="20"/>
                <w:szCs w:val="20"/>
              </w:rPr>
            </w:pPr>
            <w:r>
              <w:rPr>
                <w:rFonts w:cs="Arial"/>
                <w:sz w:val="20"/>
                <w:szCs w:val="20"/>
              </w:rPr>
              <w:t>ММ46</w:t>
            </w:r>
          </w:p>
        </w:tc>
        <w:tc>
          <w:tcPr>
            <w:tcW w:w="720" w:type="pct"/>
            <w:shd w:val="clear" w:color="auto" w:fill="auto"/>
          </w:tcPr>
          <w:p w14:paraId="50971225" w14:textId="4BE220EF" w:rsidR="00622667" w:rsidRPr="006F5656" w:rsidRDefault="00622667" w:rsidP="00622667">
            <w:pPr>
              <w:jc w:val="center"/>
              <w:rPr>
                <w:rFonts w:cs="Arial"/>
                <w:sz w:val="20"/>
                <w:szCs w:val="20"/>
              </w:rPr>
            </w:pPr>
            <w:r w:rsidRPr="004C7B62">
              <w:rPr>
                <w:rFonts w:cs="Arial"/>
                <w:sz w:val="20"/>
                <w:szCs w:val="20"/>
              </w:rPr>
              <w:t>–</w:t>
            </w:r>
          </w:p>
        </w:tc>
      </w:tr>
      <w:tr w:rsidR="00622667" w:rsidRPr="006F5656" w14:paraId="4F085391" w14:textId="77777777" w:rsidTr="006F666A">
        <w:trPr>
          <w:cantSplit/>
        </w:trPr>
        <w:tc>
          <w:tcPr>
            <w:tcW w:w="346" w:type="pct"/>
            <w:shd w:val="clear" w:color="auto" w:fill="auto"/>
          </w:tcPr>
          <w:p w14:paraId="692024E0" w14:textId="5C51DEED" w:rsidR="00622667" w:rsidRPr="006F5656" w:rsidRDefault="00622667" w:rsidP="00622667">
            <w:pPr>
              <w:pStyle w:val="afc"/>
              <w:numPr>
                <w:ilvl w:val="0"/>
                <w:numId w:val="151"/>
              </w:numPr>
              <w:jc w:val="left"/>
              <w:rPr>
                <w:rFonts w:cs="Arial"/>
                <w:sz w:val="20"/>
                <w:szCs w:val="20"/>
                <w:lang w:eastAsia="ru-RU"/>
              </w:rPr>
            </w:pPr>
          </w:p>
        </w:tc>
        <w:tc>
          <w:tcPr>
            <w:tcW w:w="2047" w:type="pct"/>
          </w:tcPr>
          <w:p w14:paraId="11338A15" w14:textId="007537C7" w:rsidR="00622667" w:rsidRDefault="00622667" w:rsidP="00622667">
            <w:pPr>
              <w:jc w:val="center"/>
              <w:rPr>
                <w:rFonts w:cs="Arial"/>
                <w:sz w:val="20"/>
                <w:szCs w:val="20"/>
              </w:rPr>
            </w:pPr>
            <w:r>
              <w:rPr>
                <w:rFonts w:cs="Arial"/>
                <w:sz w:val="20"/>
                <w:szCs w:val="20"/>
              </w:rPr>
              <w:t xml:space="preserve">Доработка транзакции </w:t>
            </w:r>
            <w:r>
              <w:rPr>
                <w:rFonts w:cs="Arial"/>
                <w:sz w:val="20"/>
                <w:szCs w:val="20"/>
                <w:lang w:val="en-US"/>
              </w:rPr>
              <w:t>VL</w:t>
            </w:r>
            <w:r w:rsidRPr="005274FC">
              <w:rPr>
                <w:rFonts w:cs="Arial"/>
                <w:sz w:val="20"/>
                <w:szCs w:val="20"/>
              </w:rPr>
              <w:t>02</w:t>
            </w:r>
            <w:r>
              <w:rPr>
                <w:rFonts w:cs="Arial"/>
                <w:sz w:val="20"/>
                <w:szCs w:val="20"/>
                <w:lang w:val="en-US"/>
              </w:rPr>
              <w:t>N</w:t>
            </w:r>
            <w:r w:rsidRPr="005274FC">
              <w:rPr>
                <w:rFonts w:cs="Arial"/>
                <w:sz w:val="20"/>
                <w:szCs w:val="20"/>
              </w:rPr>
              <w:t xml:space="preserve"> </w:t>
            </w:r>
            <w:r>
              <w:rPr>
                <w:rFonts w:cs="Arial"/>
                <w:sz w:val="20"/>
                <w:szCs w:val="20"/>
              </w:rPr>
              <w:t>для указания табельного номера сотрудника и создания карточки ОС</w:t>
            </w:r>
          </w:p>
        </w:tc>
        <w:tc>
          <w:tcPr>
            <w:tcW w:w="1140" w:type="pct"/>
          </w:tcPr>
          <w:p w14:paraId="0144FFE7" w14:textId="5CD68A58" w:rsidR="00622667" w:rsidRDefault="00622667" w:rsidP="00622667">
            <w:pPr>
              <w:jc w:val="center"/>
              <w:rPr>
                <w:rFonts w:cs="Arial"/>
                <w:sz w:val="20"/>
                <w:szCs w:val="20"/>
              </w:rPr>
            </w:pPr>
            <w:r>
              <w:rPr>
                <w:rFonts w:cs="Arial"/>
                <w:sz w:val="20"/>
                <w:szCs w:val="20"/>
              </w:rPr>
              <w:t>Функциональность</w:t>
            </w:r>
          </w:p>
        </w:tc>
        <w:tc>
          <w:tcPr>
            <w:tcW w:w="747" w:type="pct"/>
            <w:shd w:val="clear" w:color="auto" w:fill="auto"/>
          </w:tcPr>
          <w:p w14:paraId="4F1A0434" w14:textId="2D863912" w:rsidR="00622667" w:rsidRDefault="00622667" w:rsidP="00622667">
            <w:pPr>
              <w:jc w:val="center"/>
              <w:rPr>
                <w:rFonts w:cs="Arial"/>
                <w:sz w:val="20"/>
                <w:szCs w:val="20"/>
              </w:rPr>
            </w:pPr>
            <w:r w:rsidRPr="0036386A">
              <w:rPr>
                <w:rFonts w:cs="Arial"/>
                <w:sz w:val="20"/>
              </w:rPr>
              <w:t>ММ32</w:t>
            </w:r>
          </w:p>
        </w:tc>
        <w:tc>
          <w:tcPr>
            <w:tcW w:w="720" w:type="pct"/>
            <w:shd w:val="clear" w:color="auto" w:fill="auto"/>
          </w:tcPr>
          <w:p w14:paraId="34201D14" w14:textId="480AAB13" w:rsidR="00622667" w:rsidRPr="006F5656" w:rsidRDefault="00622667" w:rsidP="00622667">
            <w:pPr>
              <w:jc w:val="center"/>
              <w:rPr>
                <w:rFonts w:cs="Arial"/>
                <w:sz w:val="20"/>
                <w:szCs w:val="20"/>
              </w:rPr>
            </w:pPr>
            <w:r w:rsidRPr="004C7B62">
              <w:rPr>
                <w:rFonts w:cs="Arial"/>
                <w:sz w:val="20"/>
                <w:szCs w:val="20"/>
              </w:rPr>
              <w:t>–</w:t>
            </w:r>
          </w:p>
        </w:tc>
      </w:tr>
      <w:tr w:rsidR="00622667" w:rsidRPr="006F5656" w14:paraId="1DB532B5" w14:textId="77777777" w:rsidTr="006F666A">
        <w:trPr>
          <w:cantSplit/>
        </w:trPr>
        <w:tc>
          <w:tcPr>
            <w:tcW w:w="346" w:type="pct"/>
            <w:shd w:val="clear" w:color="auto" w:fill="auto"/>
          </w:tcPr>
          <w:p w14:paraId="69A7EEEA" w14:textId="2BF74479" w:rsidR="00622667" w:rsidRPr="006F5656" w:rsidRDefault="00622667" w:rsidP="00622667">
            <w:pPr>
              <w:pStyle w:val="afc"/>
              <w:numPr>
                <w:ilvl w:val="0"/>
                <w:numId w:val="151"/>
              </w:numPr>
              <w:jc w:val="left"/>
              <w:rPr>
                <w:rFonts w:cs="Arial"/>
                <w:sz w:val="20"/>
                <w:szCs w:val="20"/>
                <w:lang w:eastAsia="ru-RU"/>
              </w:rPr>
            </w:pPr>
          </w:p>
        </w:tc>
        <w:tc>
          <w:tcPr>
            <w:tcW w:w="2047" w:type="pct"/>
          </w:tcPr>
          <w:p w14:paraId="6A858389" w14:textId="649FBBAA" w:rsidR="00622667" w:rsidRDefault="00622667" w:rsidP="00622667">
            <w:pPr>
              <w:jc w:val="center"/>
              <w:rPr>
                <w:rFonts w:cs="Arial"/>
                <w:sz w:val="20"/>
                <w:szCs w:val="20"/>
              </w:rPr>
            </w:pPr>
            <w:r w:rsidRPr="00BD21B0">
              <w:rPr>
                <w:rFonts w:cs="Arial"/>
                <w:sz w:val="20"/>
                <w:szCs w:val="20"/>
              </w:rPr>
              <w:t>Автоматическое заполнение данных подсчета инвентаризации на основа</w:t>
            </w:r>
            <w:r>
              <w:rPr>
                <w:rFonts w:cs="Arial"/>
                <w:sz w:val="20"/>
                <w:szCs w:val="20"/>
              </w:rPr>
              <w:t>нии данных бухгалтерского учета</w:t>
            </w:r>
          </w:p>
        </w:tc>
        <w:tc>
          <w:tcPr>
            <w:tcW w:w="1140" w:type="pct"/>
          </w:tcPr>
          <w:p w14:paraId="1F141AA1" w14:textId="23664289" w:rsidR="00622667" w:rsidRDefault="00622667" w:rsidP="00622667">
            <w:pPr>
              <w:jc w:val="center"/>
              <w:rPr>
                <w:rFonts w:cs="Arial"/>
                <w:sz w:val="20"/>
                <w:szCs w:val="20"/>
              </w:rPr>
            </w:pPr>
            <w:r>
              <w:rPr>
                <w:rFonts w:cs="Arial"/>
                <w:sz w:val="20"/>
                <w:szCs w:val="20"/>
              </w:rPr>
              <w:t>Функциональность</w:t>
            </w:r>
          </w:p>
        </w:tc>
        <w:tc>
          <w:tcPr>
            <w:tcW w:w="747" w:type="pct"/>
            <w:shd w:val="clear" w:color="auto" w:fill="auto"/>
          </w:tcPr>
          <w:p w14:paraId="614E4FA1" w14:textId="25134402" w:rsidR="00622667" w:rsidRDefault="00622667" w:rsidP="00622667">
            <w:pPr>
              <w:jc w:val="center"/>
              <w:rPr>
                <w:rFonts w:cs="Arial"/>
                <w:sz w:val="20"/>
                <w:szCs w:val="20"/>
              </w:rPr>
            </w:pPr>
            <w:r>
              <w:rPr>
                <w:rFonts w:cs="Arial"/>
                <w:sz w:val="20"/>
              </w:rPr>
              <w:t>ММ21</w:t>
            </w:r>
          </w:p>
        </w:tc>
        <w:tc>
          <w:tcPr>
            <w:tcW w:w="720" w:type="pct"/>
            <w:shd w:val="clear" w:color="auto" w:fill="auto"/>
          </w:tcPr>
          <w:p w14:paraId="1451B5B9" w14:textId="1E5131FC" w:rsidR="00622667" w:rsidRPr="006F5656" w:rsidRDefault="00622667" w:rsidP="00622667">
            <w:pPr>
              <w:jc w:val="center"/>
              <w:rPr>
                <w:rFonts w:cs="Arial"/>
                <w:sz w:val="20"/>
                <w:szCs w:val="20"/>
              </w:rPr>
            </w:pPr>
            <w:r w:rsidRPr="004C7B62">
              <w:rPr>
                <w:rFonts w:cs="Arial"/>
                <w:sz w:val="20"/>
                <w:szCs w:val="20"/>
              </w:rPr>
              <w:t>–</w:t>
            </w:r>
          </w:p>
        </w:tc>
      </w:tr>
      <w:tr w:rsidR="00622667" w:rsidRPr="006F5656" w14:paraId="0D240CEB" w14:textId="77777777" w:rsidTr="006F666A">
        <w:trPr>
          <w:cantSplit/>
        </w:trPr>
        <w:tc>
          <w:tcPr>
            <w:tcW w:w="346" w:type="pct"/>
            <w:shd w:val="clear" w:color="auto" w:fill="auto"/>
          </w:tcPr>
          <w:p w14:paraId="12536A2E" w14:textId="6CD0B8DF" w:rsidR="00622667" w:rsidRPr="006F5656" w:rsidRDefault="00622667" w:rsidP="00622667">
            <w:pPr>
              <w:pStyle w:val="afc"/>
              <w:numPr>
                <w:ilvl w:val="0"/>
                <w:numId w:val="151"/>
              </w:numPr>
              <w:jc w:val="left"/>
              <w:rPr>
                <w:rFonts w:cs="Arial"/>
                <w:sz w:val="20"/>
                <w:szCs w:val="20"/>
                <w:lang w:eastAsia="ru-RU"/>
              </w:rPr>
            </w:pPr>
          </w:p>
        </w:tc>
        <w:tc>
          <w:tcPr>
            <w:tcW w:w="2047" w:type="pct"/>
          </w:tcPr>
          <w:p w14:paraId="251D28CD" w14:textId="68ED920C" w:rsidR="00622667" w:rsidRDefault="00622667" w:rsidP="00622667">
            <w:pPr>
              <w:jc w:val="center"/>
              <w:rPr>
                <w:rFonts w:cs="Arial"/>
                <w:sz w:val="20"/>
                <w:szCs w:val="20"/>
              </w:rPr>
            </w:pPr>
            <w:r>
              <w:rPr>
                <w:rFonts w:cs="Arial"/>
                <w:sz w:val="20"/>
                <w:szCs w:val="20"/>
              </w:rPr>
              <w:t>Проверка необходимости списания в управлении проектами</w:t>
            </w:r>
          </w:p>
        </w:tc>
        <w:tc>
          <w:tcPr>
            <w:tcW w:w="1140" w:type="pct"/>
          </w:tcPr>
          <w:p w14:paraId="6AB2FBE3" w14:textId="71CD35EC" w:rsidR="00622667" w:rsidRDefault="00622667" w:rsidP="00622667">
            <w:pPr>
              <w:jc w:val="center"/>
              <w:rPr>
                <w:rFonts w:cs="Arial"/>
                <w:sz w:val="20"/>
                <w:szCs w:val="20"/>
              </w:rPr>
            </w:pPr>
            <w:r>
              <w:rPr>
                <w:rFonts w:cs="Arial"/>
                <w:sz w:val="20"/>
                <w:szCs w:val="20"/>
              </w:rPr>
              <w:t>Функциональность</w:t>
            </w:r>
          </w:p>
        </w:tc>
        <w:tc>
          <w:tcPr>
            <w:tcW w:w="747" w:type="pct"/>
            <w:shd w:val="clear" w:color="auto" w:fill="auto"/>
          </w:tcPr>
          <w:p w14:paraId="6F76353D" w14:textId="2E137E3D" w:rsidR="00622667" w:rsidRDefault="00622667" w:rsidP="00622667">
            <w:pPr>
              <w:jc w:val="center"/>
              <w:rPr>
                <w:rFonts w:cs="Arial"/>
                <w:sz w:val="20"/>
                <w:szCs w:val="20"/>
              </w:rPr>
            </w:pPr>
            <w:r>
              <w:rPr>
                <w:rFonts w:cs="Arial"/>
                <w:sz w:val="20"/>
                <w:lang w:val="en-US"/>
              </w:rPr>
              <w:t>MM</w:t>
            </w:r>
            <w:r w:rsidRPr="00466D4F">
              <w:rPr>
                <w:rFonts w:cs="Arial"/>
                <w:sz w:val="20"/>
              </w:rPr>
              <w:t>33</w:t>
            </w:r>
          </w:p>
        </w:tc>
        <w:tc>
          <w:tcPr>
            <w:tcW w:w="720" w:type="pct"/>
            <w:shd w:val="clear" w:color="auto" w:fill="auto"/>
          </w:tcPr>
          <w:p w14:paraId="24E55614" w14:textId="2B1557A9" w:rsidR="00622667" w:rsidRPr="006F5656" w:rsidRDefault="00622667" w:rsidP="00622667">
            <w:pPr>
              <w:jc w:val="center"/>
              <w:rPr>
                <w:rFonts w:cs="Arial"/>
                <w:sz w:val="20"/>
                <w:szCs w:val="20"/>
              </w:rPr>
            </w:pPr>
            <w:r w:rsidRPr="004C7B62">
              <w:rPr>
                <w:rFonts w:cs="Arial"/>
                <w:sz w:val="20"/>
                <w:szCs w:val="20"/>
              </w:rPr>
              <w:t>–</w:t>
            </w:r>
          </w:p>
        </w:tc>
      </w:tr>
      <w:tr w:rsidR="00622667" w:rsidRPr="006F5656" w14:paraId="1533C219" w14:textId="77777777" w:rsidTr="00532309">
        <w:trPr>
          <w:cantSplit/>
        </w:trPr>
        <w:tc>
          <w:tcPr>
            <w:tcW w:w="346" w:type="pct"/>
            <w:shd w:val="clear" w:color="auto" w:fill="auto"/>
          </w:tcPr>
          <w:p w14:paraId="52A8FAF6" w14:textId="28965A5D" w:rsidR="00622667" w:rsidRPr="006F5656" w:rsidRDefault="00622667" w:rsidP="00622667">
            <w:pPr>
              <w:pStyle w:val="afc"/>
              <w:numPr>
                <w:ilvl w:val="0"/>
                <w:numId w:val="151"/>
              </w:numPr>
              <w:jc w:val="left"/>
              <w:rPr>
                <w:rFonts w:cs="Arial"/>
                <w:sz w:val="20"/>
                <w:szCs w:val="20"/>
                <w:lang w:eastAsia="ru-RU"/>
              </w:rPr>
            </w:pPr>
          </w:p>
        </w:tc>
        <w:tc>
          <w:tcPr>
            <w:tcW w:w="2047" w:type="pct"/>
            <w:vAlign w:val="center"/>
          </w:tcPr>
          <w:p w14:paraId="2C759FD7" w14:textId="088A4F45" w:rsidR="00622667" w:rsidRPr="006F5656" w:rsidRDefault="00622667" w:rsidP="00622667">
            <w:pPr>
              <w:jc w:val="center"/>
              <w:rPr>
                <w:rFonts w:cs="Arial"/>
                <w:sz w:val="20"/>
                <w:szCs w:val="20"/>
              </w:rPr>
            </w:pPr>
            <w:r>
              <w:rPr>
                <w:rFonts w:cs="Arial"/>
                <w:sz w:val="20"/>
                <w:szCs w:val="20"/>
              </w:rPr>
              <w:t>Печатная форма листа входящей поставки</w:t>
            </w:r>
          </w:p>
        </w:tc>
        <w:tc>
          <w:tcPr>
            <w:tcW w:w="1140" w:type="pct"/>
          </w:tcPr>
          <w:p w14:paraId="10B77C61" w14:textId="39175941" w:rsidR="00622667" w:rsidRPr="006F5656" w:rsidRDefault="00622667" w:rsidP="00622667">
            <w:pPr>
              <w:jc w:val="center"/>
              <w:rPr>
                <w:rFonts w:cs="Arial"/>
                <w:sz w:val="20"/>
                <w:szCs w:val="20"/>
              </w:rPr>
            </w:pPr>
            <w:r>
              <w:rPr>
                <w:rFonts w:cs="Arial"/>
                <w:sz w:val="20"/>
                <w:szCs w:val="20"/>
              </w:rPr>
              <w:t>Форма</w:t>
            </w:r>
          </w:p>
        </w:tc>
        <w:tc>
          <w:tcPr>
            <w:tcW w:w="747" w:type="pct"/>
            <w:shd w:val="clear" w:color="auto" w:fill="auto"/>
          </w:tcPr>
          <w:p w14:paraId="77749577" w14:textId="7DF9906A" w:rsidR="00622667" w:rsidRPr="006F5656" w:rsidRDefault="00622667" w:rsidP="00622667">
            <w:pPr>
              <w:jc w:val="center"/>
              <w:rPr>
                <w:rFonts w:cs="Arial"/>
                <w:sz w:val="20"/>
                <w:szCs w:val="20"/>
              </w:rPr>
            </w:pPr>
            <w:r>
              <w:rPr>
                <w:rFonts w:cs="Arial"/>
                <w:sz w:val="20"/>
                <w:szCs w:val="20"/>
              </w:rPr>
              <w:t>ММ24</w:t>
            </w:r>
          </w:p>
        </w:tc>
        <w:tc>
          <w:tcPr>
            <w:tcW w:w="720" w:type="pct"/>
            <w:shd w:val="clear" w:color="auto" w:fill="auto"/>
          </w:tcPr>
          <w:p w14:paraId="37B086BC" w14:textId="775F92F9" w:rsidR="00622667" w:rsidRPr="006F5656" w:rsidRDefault="00622667" w:rsidP="00622667">
            <w:pPr>
              <w:jc w:val="center"/>
              <w:rPr>
                <w:rFonts w:cs="Arial"/>
                <w:sz w:val="20"/>
                <w:szCs w:val="20"/>
              </w:rPr>
            </w:pPr>
            <w:r w:rsidRPr="004C7B62">
              <w:rPr>
                <w:rFonts w:cs="Arial"/>
                <w:sz w:val="20"/>
                <w:szCs w:val="20"/>
              </w:rPr>
              <w:t>–</w:t>
            </w:r>
          </w:p>
        </w:tc>
      </w:tr>
      <w:tr w:rsidR="00622667" w:rsidRPr="006F5656" w14:paraId="326D7924" w14:textId="77777777" w:rsidTr="006F666A">
        <w:trPr>
          <w:cantSplit/>
        </w:trPr>
        <w:tc>
          <w:tcPr>
            <w:tcW w:w="346" w:type="pct"/>
            <w:shd w:val="clear" w:color="auto" w:fill="auto"/>
          </w:tcPr>
          <w:p w14:paraId="7DA9FAF1" w14:textId="41F53784" w:rsidR="00622667" w:rsidRPr="006F5656" w:rsidRDefault="00622667" w:rsidP="00622667">
            <w:pPr>
              <w:pStyle w:val="afc"/>
              <w:numPr>
                <w:ilvl w:val="0"/>
                <w:numId w:val="151"/>
              </w:numPr>
              <w:jc w:val="left"/>
              <w:rPr>
                <w:rFonts w:cs="Arial"/>
                <w:sz w:val="20"/>
                <w:szCs w:val="20"/>
                <w:lang w:eastAsia="ru-RU"/>
              </w:rPr>
            </w:pPr>
          </w:p>
        </w:tc>
        <w:tc>
          <w:tcPr>
            <w:tcW w:w="2047" w:type="pct"/>
          </w:tcPr>
          <w:p w14:paraId="0AEA188E" w14:textId="33101C36" w:rsidR="00622667" w:rsidRPr="006F5656" w:rsidRDefault="00622667" w:rsidP="00622667">
            <w:pPr>
              <w:jc w:val="center"/>
              <w:rPr>
                <w:rFonts w:cs="Arial"/>
                <w:sz w:val="20"/>
                <w:szCs w:val="20"/>
              </w:rPr>
            </w:pPr>
            <w:r>
              <w:rPr>
                <w:rFonts w:cs="Arial"/>
                <w:sz w:val="20"/>
                <w:szCs w:val="20"/>
              </w:rPr>
              <w:t>Уведомление об истечении срока годности МТР</w:t>
            </w:r>
          </w:p>
        </w:tc>
        <w:tc>
          <w:tcPr>
            <w:tcW w:w="1140" w:type="pct"/>
          </w:tcPr>
          <w:p w14:paraId="185AF41F" w14:textId="133AE78E" w:rsidR="00622667" w:rsidRPr="006F5656" w:rsidRDefault="00622667" w:rsidP="00622667">
            <w:pPr>
              <w:jc w:val="center"/>
              <w:rPr>
                <w:rFonts w:cs="Arial"/>
                <w:sz w:val="20"/>
                <w:szCs w:val="20"/>
              </w:rPr>
            </w:pPr>
            <w:r>
              <w:rPr>
                <w:rFonts w:cs="Arial"/>
                <w:sz w:val="20"/>
                <w:szCs w:val="20"/>
              </w:rPr>
              <w:t xml:space="preserve">Расширение </w:t>
            </w:r>
          </w:p>
        </w:tc>
        <w:tc>
          <w:tcPr>
            <w:tcW w:w="747" w:type="pct"/>
            <w:shd w:val="clear" w:color="auto" w:fill="auto"/>
          </w:tcPr>
          <w:p w14:paraId="0F0BC26C" w14:textId="314DFC64" w:rsidR="00622667" w:rsidRPr="006F5656" w:rsidRDefault="00622667" w:rsidP="00622667">
            <w:pPr>
              <w:jc w:val="center"/>
              <w:rPr>
                <w:rFonts w:cs="Arial"/>
                <w:sz w:val="20"/>
                <w:szCs w:val="20"/>
              </w:rPr>
            </w:pPr>
            <w:r>
              <w:rPr>
                <w:rFonts w:cs="Arial"/>
                <w:sz w:val="20"/>
                <w:szCs w:val="20"/>
              </w:rPr>
              <w:t>ММ25</w:t>
            </w:r>
          </w:p>
        </w:tc>
        <w:tc>
          <w:tcPr>
            <w:tcW w:w="720" w:type="pct"/>
            <w:shd w:val="clear" w:color="auto" w:fill="auto"/>
          </w:tcPr>
          <w:p w14:paraId="7D0CE2C9" w14:textId="3BB24B08" w:rsidR="00622667" w:rsidRPr="006F5656" w:rsidRDefault="00622667" w:rsidP="00622667">
            <w:pPr>
              <w:jc w:val="center"/>
              <w:rPr>
                <w:rFonts w:cs="Arial"/>
                <w:sz w:val="20"/>
                <w:szCs w:val="20"/>
              </w:rPr>
            </w:pPr>
            <w:r w:rsidRPr="004C7B62">
              <w:rPr>
                <w:rFonts w:cs="Arial"/>
                <w:sz w:val="20"/>
                <w:szCs w:val="20"/>
              </w:rPr>
              <w:t>–</w:t>
            </w:r>
          </w:p>
        </w:tc>
      </w:tr>
      <w:tr w:rsidR="00622667" w:rsidRPr="006F5656" w14:paraId="69472469" w14:textId="77777777" w:rsidTr="006F666A">
        <w:trPr>
          <w:cantSplit/>
        </w:trPr>
        <w:tc>
          <w:tcPr>
            <w:tcW w:w="346" w:type="pct"/>
            <w:shd w:val="clear" w:color="auto" w:fill="auto"/>
          </w:tcPr>
          <w:p w14:paraId="2672A148" w14:textId="52BD1A99" w:rsidR="00622667" w:rsidRPr="00622667" w:rsidRDefault="00622667" w:rsidP="00622667">
            <w:pPr>
              <w:pStyle w:val="afc"/>
              <w:numPr>
                <w:ilvl w:val="0"/>
                <w:numId w:val="151"/>
              </w:numPr>
              <w:jc w:val="left"/>
              <w:rPr>
                <w:rFonts w:cs="Arial"/>
                <w:sz w:val="20"/>
                <w:szCs w:val="20"/>
                <w:lang w:eastAsia="ru-RU"/>
              </w:rPr>
            </w:pPr>
          </w:p>
        </w:tc>
        <w:tc>
          <w:tcPr>
            <w:tcW w:w="2047" w:type="pct"/>
          </w:tcPr>
          <w:p w14:paraId="16A2141C" w14:textId="21FF9053" w:rsidR="00622667" w:rsidRPr="006F5656" w:rsidRDefault="00622667" w:rsidP="00622667">
            <w:pPr>
              <w:jc w:val="center"/>
              <w:rPr>
                <w:rFonts w:cs="Arial"/>
                <w:sz w:val="20"/>
                <w:szCs w:val="20"/>
              </w:rPr>
            </w:pPr>
            <w:del w:id="1999" w:author="Tukhbatov Ruslan" w:date="2020-04-20T16:39:00Z">
              <w:r w:rsidDel="002C3181">
                <w:rPr>
                  <w:rFonts w:cs="Arial"/>
                  <w:sz w:val="20"/>
                  <w:szCs w:val="20"/>
                </w:rPr>
                <w:delText>Запрет массовой обработки ЕО при проведении отпуска материалов</w:delText>
              </w:r>
            </w:del>
            <w:ins w:id="2000" w:author="Tukhbatov Ruslan" w:date="2020-04-20T16:39:00Z">
              <w:r w:rsidR="002C3181">
                <w:rPr>
                  <w:rFonts w:cs="Arial"/>
                  <w:sz w:val="20"/>
                  <w:szCs w:val="20"/>
                </w:rPr>
                <w:t>Расширение экранов ТСД</w:t>
              </w:r>
            </w:ins>
          </w:p>
        </w:tc>
        <w:tc>
          <w:tcPr>
            <w:tcW w:w="1140" w:type="pct"/>
          </w:tcPr>
          <w:p w14:paraId="62EA3E8D" w14:textId="75BE6AA6" w:rsidR="00622667" w:rsidRPr="006F5656" w:rsidRDefault="00622667" w:rsidP="00622667">
            <w:pPr>
              <w:jc w:val="center"/>
              <w:rPr>
                <w:rFonts w:cs="Arial"/>
                <w:sz w:val="20"/>
                <w:szCs w:val="20"/>
              </w:rPr>
            </w:pPr>
            <w:r>
              <w:rPr>
                <w:rFonts w:cs="Arial"/>
                <w:sz w:val="20"/>
                <w:szCs w:val="20"/>
              </w:rPr>
              <w:t>Расширение</w:t>
            </w:r>
          </w:p>
        </w:tc>
        <w:tc>
          <w:tcPr>
            <w:tcW w:w="747" w:type="pct"/>
            <w:shd w:val="clear" w:color="auto" w:fill="auto"/>
          </w:tcPr>
          <w:p w14:paraId="4F6E92E5" w14:textId="6C1DF164" w:rsidR="00622667" w:rsidRPr="006F5656" w:rsidRDefault="00622667" w:rsidP="00622667">
            <w:pPr>
              <w:jc w:val="center"/>
              <w:rPr>
                <w:rFonts w:cs="Arial"/>
                <w:sz w:val="20"/>
                <w:szCs w:val="20"/>
              </w:rPr>
            </w:pPr>
            <w:r>
              <w:rPr>
                <w:rFonts w:cs="Arial"/>
                <w:sz w:val="20"/>
                <w:szCs w:val="20"/>
              </w:rPr>
              <w:t>ММ</w:t>
            </w:r>
            <w:ins w:id="2001" w:author="Tukhbatov Ruslan" w:date="2020-04-20T16:39:00Z">
              <w:r w:rsidR="002C3181">
                <w:rPr>
                  <w:rFonts w:cs="Arial"/>
                  <w:sz w:val="20"/>
                  <w:szCs w:val="20"/>
                </w:rPr>
                <w:t>120</w:t>
              </w:r>
            </w:ins>
            <w:del w:id="2002" w:author="Tukhbatov Ruslan" w:date="2020-04-20T16:39:00Z">
              <w:r w:rsidDel="002C3181">
                <w:rPr>
                  <w:rFonts w:cs="Arial"/>
                  <w:sz w:val="20"/>
                  <w:szCs w:val="20"/>
                </w:rPr>
                <w:delText>26</w:delText>
              </w:r>
            </w:del>
          </w:p>
        </w:tc>
        <w:tc>
          <w:tcPr>
            <w:tcW w:w="720" w:type="pct"/>
            <w:shd w:val="clear" w:color="auto" w:fill="auto"/>
          </w:tcPr>
          <w:p w14:paraId="600635B4" w14:textId="047334CC" w:rsidR="00622667" w:rsidRPr="006F5656" w:rsidRDefault="00622667" w:rsidP="00622667">
            <w:pPr>
              <w:jc w:val="center"/>
              <w:rPr>
                <w:rFonts w:cs="Arial"/>
                <w:sz w:val="20"/>
                <w:szCs w:val="20"/>
              </w:rPr>
            </w:pPr>
            <w:r w:rsidRPr="004C7B62">
              <w:rPr>
                <w:rFonts w:cs="Arial"/>
                <w:sz w:val="20"/>
                <w:szCs w:val="20"/>
              </w:rPr>
              <w:t>–</w:t>
            </w:r>
          </w:p>
        </w:tc>
      </w:tr>
      <w:tr w:rsidR="00622667" w:rsidRPr="006F5656" w14:paraId="0AC29339" w14:textId="77777777" w:rsidTr="006F666A">
        <w:trPr>
          <w:cantSplit/>
        </w:trPr>
        <w:tc>
          <w:tcPr>
            <w:tcW w:w="346" w:type="pct"/>
            <w:shd w:val="clear" w:color="auto" w:fill="auto"/>
          </w:tcPr>
          <w:p w14:paraId="145D1386" w14:textId="48050A91" w:rsidR="00622667" w:rsidRPr="00622667" w:rsidRDefault="00622667" w:rsidP="00622667">
            <w:pPr>
              <w:pStyle w:val="afc"/>
              <w:numPr>
                <w:ilvl w:val="0"/>
                <w:numId w:val="151"/>
              </w:numPr>
              <w:jc w:val="left"/>
              <w:rPr>
                <w:rFonts w:cs="Arial"/>
                <w:sz w:val="20"/>
                <w:szCs w:val="20"/>
                <w:lang w:eastAsia="ru-RU"/>
              </w:rPr>
            </w:pPr>
          </w:p>
        </w:tc>
        <w:tc>
          <w:tcPr>
            <w:tcW w:w="2047" w:type="pct"/>
          </w:tcPr>
          <w:p w14:paraId="51C2B260" w14:textId="22E6C4B7" w:rsidR="00622667" w:rsidRPr="006F5656" w:rsidRDefault="00622667" w:rsidP="00622667">
            <w:pPr>
              <w:jc w:val="center"/>
              <w:rPr>
                <w:rFonts w:cs="Arial"/>
                <w:sz w:val="20"/>
                <w:szCs w:val="20"/>
              </w:rPr>
            </w:pPr>
            <w:r>
              <w:rPr>
                <w:rFonts w:cs="Arial"/>
                <w:sz w:val="20"/>
                <w:szCs w:val="20"/>
              </w:rPr>
              <w:t>Подтверждение (сканированием) транспортной единицы после отгрузки каждой единицы обработки при помощи ТСД</w:t>
            </w:r>
          </w:p>
        </w:tc>
        <w:tc>
          <w:tcPr>
            <w:tcW w:w="1140" w:type="pct"/>
          </w:tcPr>
          <w:p w14:paraId="3541FDA5" w14:textId="250E5A31" w:rsidR="00622667" w:rsidRPr="006F5656" w:rsidRDefault="00622667" w:rsidP="00622667">
            <w:pPr>
              <w:jc w:val="center"/>
              <w:rPr>
                <w:rFonts w:cs="Arial"/>
                <w:sz w:val="20"/>
                <w:szCs w:val="20"/>
              </w:rPr>
            </w:pPr>
            <w:r>
              <w:rPr>
                <w:rFonts w:cs="Arial"/>
                <w:sz w:val="20"/>
                <w:szCs w:val="20"/>
              </w:rPr>
              <w:t>Расширение</w:t>
            </w:r>
          </w:p>
        </w:tc>
        <w:tc>
          <w:tcPr>
            <w:tcW w:w="747" w:type="pct"/>
            <w:shd w:val="clear" w:color="auto" w:fill="auto"/>
          </w:tcPr>
          <w:p w14:paraId="3FAC6494" w14:textId="51E74867" w:rsidR="00622667" w:rsidRPr="006F5656" w:rsidRDefault="00622667" w:rsidP="00622667">
            <w:pPr>
              <w:jc w:val="center"/>
              <w:rPr>
                <w:rFonts w:cs="Arial"/>
                <w:sz w:val="20"/>
                <w:szCs w:val="20"/>
              </w:rPr>
            </w:pPr>
            <w:r>
              <w:rPr>
                <w:rFonts w:cs="Arial"/>
                <w:sz w:val="20"/>
                <w:szCs w:val="20"/>
              </w:rPr>
              <w:t>ММ27</w:t>
            </w:r>
          </w:p>
        </w:tc>
        <w:tc>
          <w:tcPr>
            <w:tcW w:w="720" w:type="pct"/>
            <w:shd w:val="clear" w:color="auto" w:fill="auto"/>
          </w:tcPr>
          <w:p w14:paraId="539B6019" w14:textId="3D28244A" w:rsidR="00622667" w:rsidRPr="006F5656" w:rsidRDefault="00622667" w:rsidP="00622667">
            <w:pPr>
              <w:jc w:val="center"/>
              <w:rPr>
                <w:rFonts w:cs="Arial"/>
                <w:sz w:val="20"/>
                <w:szCs w:val="20"/>
              </w:rPr>
            </w:pPr>
            <w:r w:rsidRPr="004C7B62">
              <w:rPr>
                <w:rFonts w:cs="Arial"/>
                <w:sz w:val="20"/>
                <w:szCs w:val="20"/>
              </w:rPr>
              <w:t>–</w:t>
            </w:r>
          </w:p>
        </w:tc>
      </w:tr>
      <w:tr w:rsidR="00622667" w:rsidRPr="006F5656" w14:paraId="5F200D95" w14:textId="77777777" w:rsidTr="006F666A">
        <w:trPr>
          <w:cantSplit/>
        </w:trPr>
        <w:tc>
          <w:tcPr>
            <w:tcW w:w="346" w:type="pct"/>
            <w:shd w:val="clear" w:color="auto" w:fill="auto"/>
          </w:tcPr>
          <w:p w14:paraId="6596BA03" w14:textId="77EF94B0" w:rsidR="00622667" w:rsidRPr="00622667" w:rsidRDefault="00622667" w:rsidP="00622667">
            <w:pPr>
              <w:pStyle w:val="afc"/>
              <w:numPr>
                <w:ilvl w:val="0"/>
                <w:numId w:val="151"/>
              </w:numPr>
              <w:jc w:val="left"/>
              <w:rPr>
                <w:rFonts w:cs="Arial"/>
                <w:sz w:val="20"/>
                <w:szCs w:val="20"/>
                <w:lang w:eastAsia="ru-RU"/>
              </w:rPr>
            </w:pPr>
          </w:p>
        </w:tc>
        <w:tc>
          <w:tcPr>
            <w:tcW w:w="2047" w:type="pct"/>
          </w:tcPr>
          <w:p w14:paraId="626AE9CB" w14:textId="269CB921" w:rsidR="00622667" w:rsidRPr="006F5656" w:rsidRDefault="00622667" w:rsidP="00622667">
            <w:pPr>
              <w:jc w:val="center"/>
              <w:rPr>
                <w:rFonts w:cs="Arial"/>
                <w:sz w:val="20"/>
                <w:szCs w:val="20"/>
              </w:rPr>
            </w:pPr>
            <w:r>
              <w:rPr>
                <w:rFonts w:cs="Arial"/>
                <w:sz w:val="20"/>
                <w:szCs w:val="20"/>
              </w:rPr>
              <w:t>Добавление в Монитор склада в части исходящей поставки поля со временем распечатывания товаросопроводительных документов</w:t>
            </w:r>
          </w:p>
        </w:tc>
        <w:tc>
          <w:tcPr>
            <w:tcW w:w="1140" w:type="pct"/>
          </w:tcPr>
          <w:p w14:paraId="3A97EF62" w14:textId="5369F562" w:rsidR="00622667" w:rsidRPr="006F5656" w:rsidRDefault="00622667" w:rsidP="00622667">
            <w:pPr>
              <w:jc w:val="center"/>
              <w:rPr>
                <w:rFonts w:cs="Arial"/>
                <w:sz w:val="20"/>
                <w:szCs w:val="20"/>
              </w:rPr>
            </w:pPr>
            <w:r>
              <w:rPr>
                <w:rFonts w:cs="Arial"/>
                <w:sz w:val="20"/>
                <w:szCs w:val="20"/>
              </w:rPr>
              <w:t>Интерфейс</w:t>
            </w:r>
          </w:p>
        </w:tc>
        <w:tc>
          <w:tcPr>
            <w:tcW w:w="747" w:type="pct"/>
            <w:shd w:val="clear" w:color="auto" w:fill="auto"/>
          </w:tcPr>
          <w:p w14:paraId="71C745E2" w14:textId="71AF0779" w:rsidR="00622667" w:rsidRPr="006F5656" w:rsidRDefault="00622667" w:rsidP="00622667">
            <w:pPr>
              <w:jc w:val="center"/>
              <w:rPr>
                <w:rFonts w:cs="Arial"/>
                <w:sz w:val="20"/>
                <w:szCs w:val="20"/>
              </w:rPr>
            </w:pPr>
            <w:r>
              <w:rPr>
                <w:rFonts w:cs="Arial"/>
                <w:sz w:val="20"/>
                <w:szCs w:val="20"/>
              </w:rPr>
              <w:t>ММ28</w:t>
            </w:r>
          </w:p>
        </w:tc>
        <w:tc>
          <w:tcPr>
            <w:tcW w:w="720" w:type="pct"/>
            <w:shd w:val="clear" w:color="auto" w:fill="auto"/>
          </w:tcPr>
          <w:p w14:paraId="04D0F3A7" w14:textId="1BC88DAB" w:rsidR="00622667" w:rsidRPr="006F5656" w:rsidRDefault="00622667" w:rsidP="00622667">
            <w:pPr>
              <w:jc w:val="center"/>
              <w:rPr>
                <w:rFonts w:cs="Arial"/>
                <w:sz w:val="20"/>
                <w:szCs w:val="20"/>
              </w:rPr>
            </w:pPr>
            <w:r w:rsidRPr="004C7B62">
              <w:rPr>
                <w:rFonts w:cs="Arial"/>
                <w:sz w:val="20"/>
                <w:szCs w:val="20"/>
              </w:rPr>
              <w:t>–</w:t>
            </w:r>
          </w:p>
        </w:tc>
      </w:tr>
      <w:tr w:rsidR="00622667" w:rsidRPr="006F5656" w:rsidDel="002C3181" w14:paraId="5DDB1EB3" w14:textId="3B469CA5" w:rsidTr="006F666A">
        <w:trPr>
          <w:cantSplit/>
          <w:del w:id="2003" w:author="Tukhbatov Ruslan" w:date="2020-04-20T16:40:00Z"/>
        </w:trPr>
        <w:tc>
          <w:tcPr>
            <w:tcW w:w="346" w:type="pct"/>
            <w:shd w:val="clear" w:color="auto" w:fill="auto"/>
          </w:tcPr>
          <w:p w14:paraId="6BB5E4A5" w14:textId="1AD483D4" w:rsidR="00622667" w:rsidRPr="00622667" w:rsidDel="002C3181" w:rsidRDefault="008273DE" w:rsidP="00622667">
            <w:pPr>
              <w:pStyle w:val="afc"/>
              <w:numPr>
                <w:ilvl w:val="0"/>
                <w:numId w:val="151"/>
              </w:numPr>
              <w:jc w:val="left"/>
              <w:rPr>
                <w:del w:id="2004" w:author="Tukhbatov Ruslan" w:date="2020-04-20T16:40:00Z"/>
                <w:rFonts w:cs="Arial"/>
                <w:sz w:val="20"/>
                <w:szCs w:val="20"/>
                <w:lang w:eastAsia="ru-RU"/>
              </w:rPr>
            </w:pPr>
            <w:ins w:id="2005" w:author="Tukhbatov Ruslan" w:date="2020-04-20T16:49:00Z">
              <w:r>
                <w:rPr>
                  <w:rFonts w:cs="Arial"/>
                  <w:sz w:val="20"/>
                  <w:szCs w:val="20"/>
                  <w:lang w:val="en-US" w:eastAsia="ru-RU"/>
                </w:rPr>
                <w:t xml:space="preserve"> 11. </w:t>
              </w:r>
            </w:ins>
          </w:p>
        </w:tc>
        <w:tc>
          <w:tcPr>
            <w:tcW w:w="2047" w:type="pct"/>
          </w:tcPr>
          <w:p w14:paraId="3C116DC6" w14:textId="041A73A9" w:rsidR="00622667" w:rsidRPr="008273DE" w:rsidDel="002C3181" w:rsidRDefault="00622667" w:rsidP="00622667">
            <w:pPr>
              <w:jc w:val="center"/>
              <w:rPr>
                <w:del w:id="2006" w:author="Tukhbatov Ruslan" w:date="2020-04-20T16:40:00Z"/>
                <w:rFonts w:cs="Arial"/>
                <w:sz w:val="20"/>
                <w:szCs w:val="20"/>
              </w:rPr>
            </w:pPr>
            <w:del w:id="2007" w:author="Tukhbatov Ruslan" w:date="2020-04-20T16:40:00Z">
              <w:r w:rsidDel="002C3181">
                <w:rPr>
                  <w:rFonts w:cs="Arial"/>
                  <w:sz w:val="20"/>
                  <w:szCs w:val="20"/>
                </w:rPr>
                <w:delText>Применение волн комплектования только для сборных грузов, отгружаемых в одном транспортном средстве. При отгрузке одной позиции в одном ТС волну не применять</w:delText>
              </w:r>
            </w:del>
            <w:ins w:id="2008" w:author="Tukhbatov Ruslan" w:date="2020-04-20T16:49:00Z">
              <w:r w:rsidR="008273DE" w:rsidRPr="008273DE">
                <w:rPr>
                  <w:rFonts w:cs="Arial"/>
                  <w:sz w:val="20"/>
                  <w:szCs w:val="20"/>
                  <w:rPrChange w:id="2009" w:author="Tukhbatov Ruslan" w:date="2020-04-20T16:51:00Z">
                    <w:rPr>
                      <w:rFonts w:cs="Arial"/>
                      <w:sz w:val="20"/>
                      <w:szCs w:val="20"/>
                      <w:lang w:val="en-US"/>
                    </w:rPr>
                  </w:rPrChange>
                </w:rPr>
                <w:t xml:space="preserve"> </w:t>
              </w:r>
              <w:r w:rsidR="008273DE">
                <w:rPr>
                  <w:rFonts w:cs="Arial"/>
                  <w:sz w:val="20"/>
                  <w:szCs w:val="20"/>
                </w:rPr>
                <w:t xml:space="preserve">Копирование ЕО между </w:t>
              </w:r>
            </w:ins>
            <w:ins w:id="2010" w:author="Tukhbatov Ruslan" w:date="2020-04-20T16:51:00Z">
              <w:r w:rsidR="008273DE">
                <w:rPr>
                  <w:rFonts w:cs="Arial"/>
                  <w:sz w:val="20"/>
                  <w:szCs w:val="20"/>
                </w:rPr>
                <w:t xml:space="preserve">документами </w:t>
              </w:r>
              <w:r w:rsidR="008273DE">
                <w:rPr>
                  <w:rFonts w:cs="Arial"/>
                  <w:sz w:val="20"/>
                  <w:szCs w:val="20"/>
                  <w:lang w:val="en-US"/>
                </w:rPr>
                <w:t>EWM</w:t>
              </w:r>
            </w:ins>
          </w:p>
        </w:tc>
        <w:tc>
          <w:tcPr>
            <w:tcW w:w="1140" w:type="pct"/>
          </w:tcPr>
          <w:p w14:paraId="03AD2B10" w14:textId="7E53A4A7" w:rsidR="00622667" w:rsidRPr="006F5656" w:rsidDel="002C3181" w:rsidRDefault="00622667" w:rsidP="00622667">
            <w:pPr>
              <w:jc w:val="center"/>
              <w:rPr>
                <w:del w:id="2011" w:author="Tukhbatov Ruslan" w:date="2020-04-20T16:40:00Z"/>
                <w:rFonts w:cs="Arial"/>
                <w:sz w:val="20"/>
                <w:szCs w:val="20"/>
              </w:rPr>
            </w:pPr>
            <w:del w:id="2012" w:author="Tukhbatov Ruslan" w:date="2020-04-20T16:40:00Z">
              <w:r w:rsidDel="002C3181">
                <w:rPr>
                  <w:rFonts w:cs="Arial"/>
                  <w:sz w:val="20"/>
                  <w:szCs w:val="20"/>
                </w:rPr>
                <w:delText>Расширение</w:delText>
              </w:r>
            </w:del>
          </w:p>
        </w:tc>
        <w:tc>
          <w:tcPr>
            <w:tcW w:w="747" w:type="pct"/>
            <w:shd w:val="clear" w:color="auto" w:fill="auto"/>
          </w:tcPr>
          <w:p w14:paraId="2559A808" w14:textId="40F7D76B" w:rsidR="00622667" w:rsidRPr="008273DE" w:rsidDel="002C3181" w:rsidRDefault="00622667" w:rsidP="00622667">
            <w:pPr>
              <w:jc w:val="center"/>
              <w:rPr>
                <w:del w:id="2013" w:author="Tukhbatov Ruslan" w:date="2020-04-20T16:40:00Z"/>
                <w:rFonts w:cs="Arial"/>
                <w:sz w:val="20"/>
                <w:szCs w:val="20"/>
                <w:lang w:val="en-US"/>
                <w:rPrChange w:id="2014" w:author="Tukhbatov Ruslan" w:date="2020-04-20T16:51:00Z">
                  <w:rPr>
                    <w:del w:id="2015" w:author="Tukhbatov Ruslan" w:date="2020-04-20T16:40:00Z"/>
                    <w:rFonts w:cs="Arial"/>
                    <w:sz w:val="20"/>
                    <w:szCs w:val="20"/>
                  </w:rPr>
                </w:rPrChange>
              </w:rPr>
            </w:pPr>
            <w:del w:id="2016" w:author="Tukhbatov Ruslan" w:date="2020-04-20T16:40:00Z">
              <w:r w:rsidDel="002C3181">
                <w:rPr>
                  <w:rFonts w:cs="Arial"/>
                  <w:sz w:val="20"/>
                  <w:szCs w:val="20"/>
                </w:rPr>
                <w:delText>ММ29</w:delText>
              </w:r>
            </w:del>
            <w:ins w:id="2017" w:author="Tukhbatov Ruslan" w:date="2020-04-20T16:51:00Z">
              <w:r w:rsidR="008273DE" w:rsidRPr="00DE094C">
                <w:rPr>
                  <w:rFonts w:cs="Arial"/>
                  <w:sz w:val="20"/>
                  <w:szCs w:val="20"/>
                  <w:rPrChange w:id="2018" w:author="Герич Алексей Анатольевич" w:date="2020-04-22T09:56:00Z">
                    <w:rPr>
                      <w:rFonts w:cs="Arial"/>
                      <w:sz w:val="20"/>
                      <w:szCs w:val="20"/>
                      <w:lang w:val="en-US"/>
                    </w:rPr>
                  </w:rPrChange>
                </w:rPr>
                <w:t xml:space="preserve"> </w:t>
              </w:r>
              <w:r w:rsidR="008273DE">
                <w:rPr>
                  <w:rFonts w:cs="Arial"/>
                  <w:sz w:val="20"/>
                  <w:szCs w:val="20"/>
                  <w:lang w:val="en-US"/>
                </w:rPr>
                <w:t>MM118</w:t>
              </w:r>
            </w:ins>
          </w:p>
        </w:tc>
        <w:tc>
          <w:tcPr>
            <w:tcW w:w="720" w:type="pct"/>
            <w:shd w:val="clear" w:color="auto" w:fill="auto"/>
          </w:tcPr>
          <w:p w14:paraId="7B8FFC9D" w14:textId="0580DA62" w:rsidR="00622667" w:rsidRPr="006F5656" w:rsidDel="002C3181" w:rsidRDefault="00622667" w:rsidP="00622667">
            <w:pPr>
              <w:jc w:val="center"/>
              <w:rPr>
                <w:del w:id="2019" w:author="Tukhbatov Ruslan" w:date="2020-04-20T16:40:00Z"/>
                <w:rFonts w:cs="Arial"/>
                <w:sz w:val="20"/>
                <w:szCs w:val="20"/>
              </w:rPr>
            </w:pPr>
            <w:del w:id="2020" w:author="Tukhbatov Ruslan" w:date="2020-04-20T16:40:00Z">
              <w:r w:rsidRPr="004C7B62" w:rsidDel="002C3181">
                <w:rPr>
                  <w:rFonts w:cs="Arial"/>
                  <w:sz w:val="20"/>
                  <w:szCs w:val="20"/>
                </w:rPr>
                <w:delText>–</w:delText>
              </w:r>
            </w:del>
          </w:p>
        </w:tc>
      </w:tr>
      <w:tr w:rsidR="00622667" w:rsidRPr="006F5656" w14:paraId="512EF073" w14:textId="77777777" w:rsidTr="006F666A">
        <w:trPr>
          <w:cantSplit/>
        </w:trPr>
        <w:tc>
          <w:tcPr>
            <w:tcW w:w="346" w:type="pct"/>
            <w:shd w:val="clear" w:color="auto" w:fill="auto"/>
          </w:tcPr>
          <w:p w14:paraId="7B71CC52" w14:textId="19D434F0" w:rsidR="00622667" w:rsidRPr="008273DE" w:rsidRDefault="008273DE">
            <w:pPr>
              <w:ind w:left="57"/>
              <w:jc w:val="left"/>
              <w:rPr>
                <w:rFonts w:cs="Arial"/>
                <w:sz w:val="20"/>
                <w:szCs w:val="20"/>
                <w:lang w:val="en-US" w:eastAsia="ru-RU"/>
                <w:rPrChange w:id="2021" w:author="Tukhbatov Ruslan" w:date="2020-04-20T16:49:00Z">
                  <w:rPr>
                    <w:lang w:eastAsia="ru-RU"/>
                  </w:rPr>
                </w:rPrChange>
              </w:rPr>
              <w:pPrChange w:id="2022" w:author="Tukhbatov Ruslan" w:date="2020-04-20T16:49:00Z">
                <w:pPr>
                  <w:pStyle w:val="afc"/>
                  <w:numPr>
                    <w:numId w:val="151"/>
                  </w:numPr>
                  <w:ind w:left="57"/>
                  <w:jc w:val="left"/>
                </w:pPr>
              </w:pPrChange>
            </w:pPr>
            <w:ins w:id="2023" w:author="Tukhbatov Ruslan" w:date="2020-04-20T16:49:00Z">
              <w:r>
                <w:rPr>
                  <w:rFonts w:cs="Arial"/>
                  <w:sz w:val="20"/>
                  <w:szCs w:val="20"/>
                  <w:lang w:val="en-US" w:eastAsia="ru-RU"/>
                </w:rPr>
                <w:t>112.</w:t>
              </w:r>
            </w:ins>
          </w:p>
        </w:tc>
        <w:tc>
          <w:tcPr>
            <w:tcW w:w="2047" w:type="pct"/>
          </w:tcPr>
          <w:p w14:paraId="57B84CE4" w14:textId="5259C925" w:rsidR="00622667" w:rsidRDefault="00622667" w:rsidP="00622667">
            <w:pPr>
              <w:jc w:val="center"/>
              <w:rPr>
                <w:rFonts w:cs="Arial"/>
                <w:sz w:val="20"/>
                <w:szCs w:val="20"/>
              </w:rPr>
            </w:pPr>
            <w:r w:rsidRPr="008034B3">
              <w:rPr>
                <w:rFonts w:cs="Arial"/>
                <w:sz w:val="20"/>
                <w:szCs w:val="20"/>
              </w:rPr>
              <w:t>Отчет по</w:t>
            </w:r>
            <w:r>
              <w:rPr>
                <w:rFonts w:cs="Arial"/>
                <w:sz w:val="20"/>
                <w:szCs w:val="20"/>
              </w:rPr>
              <w:t xml:space="preserve"> МТР на ответственном хранении</w:t>
            </w:r>
          </w:p>
        </w:tc>
        <w:tc>
          <w:tcPr>
            <w:tcW w:w="1140" w:type="pct"/>
          </w:tcPr>
          <w:p w14:paraId="546A9E45" w14:textId="6223DF99" w:rsidR="00622667" w:rsidRDefault="00622667" w:rsidP="00622667">
            <w:pPr>
              <w:jc w:val="center"/>
              <w:rPr>
                <w:rFonts w:cs="Arial"/>
                <w:sz w:val="20"/>
                <w:szCs w:val="20"/>
              </w:rPr>
            </w:pPr>
            <w:r>
              <w:rPr>
                <w:rFonts w:cs="Arial"/>
                <w:sz w:val="20"/>
                <w:szCs w:val="20"/>
              </w:rPr>
              <w:t>Отчет</w:t>
            </w:r>
          </w:p>
        </w:tc>
        <w:tc>
          <w:tcPr>
            <w:tcW w:w="747" w:type="pct"/>
            <w:shd w:val="clear" w:color="auto" w:fill="auto"/>
          </w:tcPr>
          <w:p w14:paraId="194695EF" w14:textId="341FF774" w:rsidR="00622667" w:rsidRDefault="00622667" w:rsidP="00622667">
            <w:pPr>
              <w:jc w:val="center"/>
              <w:rPr>
                <w:rFonts w:cs="Arial"/>
                <w:sz w:val="20"/>
                <w:szCs w:val="20"/>
              </w:rPr>
            </w:pPr>
            <w:r>
              <w:rPr>
                <w:rFonts w:cs="Arial"/>
                <w:sz w:val="20"/>
                <w:szCs w:val="20"/>
              </w:rPr>
              <w:t>ММ31</w:t>
            </w:r>
          </w:p>
        </w:tc>
        <w:tc>
          <w:tcPr>
            <w:tcW w:w="720" w:type="pct"/>
            <w:shd w:val="clear" w:color="auto" w:fill="auto"/>
          </w:tcPr>
          <w:p w14:paraId="43F2B5A2" w14:textId="4C259A3D" w:rsidR="00622667" w:rsidRDefault="00622667" w:rsidP="00622667">
            <w:pPr>
              <w:jc w:val="center"/>
              <w:rPr>
                <w:rFonts w:cs="Arial"/>
                <w:sz w:val="20"/>
                <w:szCs w:val="20"/>
              </w:rPr>
            </w:pPr>
            <w:r w:rsidRPr="004C7B62">
              <w:rPr>
                <w:rFonts w:cs="Arial"/>
                <w:sz w:val="20"/>
                <w:szCs w:val="20"/>
              </w:rPr>
              <w:t>–</w:t>
            </w:r>
          </w:p>
        </w:tc>
      </w:tr>
      <w:tr w:rsidR="00622667" w:rsidRPr="006F5656" w14:paraId="2E4783C9" w14:textId="77777777" w:rsidTr="006F666A">
        <w:trPr>
          <w:cantSplit/>
        </w:trPr>
        <w:tc>
          <w:tcPr>
            <w:tcW w:w="346" w:type="pct"/>
            <w:shd w:val="clear" w:color="auto" w:fill="auto"/>
          </w:tcPr>
          <w:p w14:paraId="2481A044" w14:textId="6FA5F143" w:rsidR="00622667" w:rsidRPr="00622667" w:rsidRDefault="00622667" w:rsidP="00622667">
            <w:pPr>
              <w:pStyle w:val="afc"/>
              <w:numPr>
                <w:ilvl w:val="0"/>
                <w:numId w:val="151"/>
              </w:numPr>
              <w:jc w:val="left"/>
              <w:rPr>
                <w:rFonts w:cs="Arial"/>
                <w:sz w:val="20"/>
                <w:szCs w:val="20"/>
                <w:lang w:eastAsia="ru-RU"/>
              </w:rPr>
            </w:pPr>
          </w:p>
        </w:tc>
        <w:tc>
          <w:tcPr>
            <w:tcW w:w="2047" w:type="pct"/>
          </w:tcPr>
          <w:p w14:paraId="34CA3769" w14:textId="77777777" w:rsidR="00622667" w:rsidRPr="004F40B1" w:rsidRDefault="00622667" w:rsidP="00622667">
            <w:pPr>
              <w:jc w:val="center"/>
              <w:rPr>
                <w:rFonts w:cs="Arial"/>
                <w:sz w:val="20"/>
                <w:szCs w:val="20"/>
              </w:rPr>
            </w:pPr>
            <w:r w:rsidRPr="004F40B1">
              <w:rPr>
                <w:rFonts w:cs="Arial"/>
                <w:sz w:val="20"/>
                <w:szCs w:val="20"/>
              </w:rPr>
              <w:t>Выходные документы. Разработка или адаптация выходных печатных форм.</w:t>
            </w:r>
          </w:p>
          <w:p w14:paraId="65BE7E30" w14:textId="77777777" w:rsidR="00622667" w:rsidRDefault="00622667" w:rsidP="00622667">
            <w:pPr>
              <w:jc w:val="center"/>
              <w:rPr>
                <w:rFonts w:cs="Arial"/>
                <w:sz w:val="20"/>
                <w:szCs w:val="20"/>
              </w:rPr>
            </w:pPr>
            <w:r w:rsidRPr="004F40B1">
              <w:rPr>
                <w:rFonts w:cs="Arial"/>
                <w:sz w:val="20"/>
                <w:szCs w:val="20"/>
              </w:rPr>
              <w:t xml:space="preserve">На момент разработки </w:t>
            </w:r>
            <w:r>
              <w:rPr>
                <w:rFonts w:cs="Arial"/>
                <w:sz w:val="20"/>
                <w:szCs w:val="20"/>
              </w:rPr>
              <w:t xml:space="preserve">данного </w:t>
            </w:r>
            <w:r w:rsidRPr="004F40B1">
              <w:rPr>
                <w:rFonts w:cs="Arial"/>
                <w:sz w:val="20"/>
                <w:szCs w:val="20"/>
              </w:rPr>
              <w:t>КД выявлено:</w:t>
            </w:r>
            <w:r w:rsidRPr="00BD21B0">
              <w:rPr>
                <w:rFonts w:cs="Arial"/>
                <w:sz w:val="20"/>
                <w:szCs w:val="20"/>
              </w:rPr>
              <w:t xml:space="preserve"> </w:t>
            </w:r>
            <w:r w:rsidRPr="004F40B1">
              <w:rPr>
                <w:rFonts w:cs="Arial"/>
                <w:sz w:val="20"/>
                <w:szCs w:val="20"/>
              </w:rPr>
              <w:t>МБ-7, Акт на списание расходных СИЗ</w:t>
            </w:r>
            <w:r w:rsidR="00AC5023" w:rsidRPr="00AC5023">
              <w:rPr>
                <w:rFonts w:cs="Arial"/>
                <w:sz w:val="20"/>
                <w:szCs w:val="20"/>
              </w:rPr>
              <w:t xml:space="preserve">, </w:t>
            </w:r>
            <w:r w:rsidR="00AC5023">
              <w:rPr>
                <w:rFonts w:cs="Arial"/>
                <w:sz w:val="20"/>
                <w:szCs w:val="20"/>
              </w:rPr>
              <w:t>формуляр ВН-3-НП</w:t>
            </w:r>
            <w:r w:rsidR="005E126D">
              <w:rPr>
                <w:rFonts w:cs="Arial"/>
                <w:sz w:val="20"/>
                <w:szCs w:val="20"/>
              </w:rPr>
              <w:t>. Добавление штриховых кодов в печатные формы.</w:t>
            </w:r>
          </w:p>
          <w:p w14:paraId="1BEE0B99" w14:textId="00AF055C" w:rsidR="001C5769" w:rsidRPr="008034B3" w:rsidRDefault="001C5769" w:rsidP="00622667">
            <w:pPr>
              <w:jc w:val="center"/>
              <w:rPr>
                <w:rFonts w:cs="Arial"/>
                <w:sz w:val="20"/>
                <w:szCs w:val="20"/>
              </w:rPr>
            </w:pPr>
            <w:r>
              <w:rPr>
                <w:rFonts w:cs="Arial"/>
                <w:sz w:val="20"/>
                <w:szCs w:val="20"/>
              </w:rPr>
              <w:t xml:space="preserve">Кроме того, в случае необходимости в рамках данной разработки должна быть выполнена адаптация стандартных печатных форм М-4, М-7, М-11, М-15, </w:t>
            </w:r>
            <w:r>
              <w:rPr>
                <w:rFonts w:cs="Arial"/>
                <w:sz w:val="20"/>
                <w:szCs w:val="20"/>
              </w:rPr>
              <w:tab/>
              <w:t>МХ-1, МХ-3.</w:t>
            </w:r>
          </w:p>
        </w:tc>
        <w:tc>
          <w:tcPr>
            <w:tcW w:w="1140" w:type="pct"/>
          </w:tcPr>
          <w:p w14:paraId="163FBD95" w14:textId="2F1A3F15" w:rsidR="00622667" w:rsidRPr="004F40B1" w:rsidRDefault="00622667" w:rsidP="00622667">
            <w:pPr>
              <w:jc w:val="center"/>
              <w:rPr>
                <w:rFonts w:cs="Arial"/>
                <w:sz w:val="20"/>
                <w:szCs w:val="20"/>
              </w:rPr>
            </w:pPr>
            <w:r>
              <w:rPr>
                <w:rFonts w:cs="Arial"/>
                <w:sz w:val="20"/>
                <w:szCs w:val="20"/>
              </w:rPr>
              <w:t>Форма</w:t>
            </w:r>
          </w:p>
        </w:tc>
        <w:tc>
          <w:tcPr>
            <w:tcW w:w="747" w:type="pct"/>
            <w:shd w:val="clear" w:color="auto" w:fill="auto"/>
          </w:tcPr>
          <w:p w14:paraId="2658BE2B" w14:textId="0BC31894" w:rsidR="00622667" w:rsidRDefault="00622667" w:rsidP="00622667">
            <w:pPr>
              <w:jc w:val="center"/>
              <w:rPr>
                <w:rFonts w:cs="Arial"/>
                <w:sz w:val="20"/>
                <w:szCs w:val="20"/>
              </w:rPr>
            </w:pPr>
            <w:r>
              <w:rPr>
                <w:rFonts w:cs="Arial"/>
                <w:sz w:val="20"/>
                <w:szCs w:val="20"/>
              </w:rPr>
              <w:t>ММ12</w:t>
            </w:r>
          </w:p>
        </w:tc>
        <w:tc>
          <w:tcPr>
            <w:tcW w:w="720" w:type="pct"/>
            <w:shd w:val="clear" w:color="auto" w:fill="auto"/>
          </w:tcPr>
          <w:p w14:paraId="35844493" w14:textId="784AFBAC" w:rsidR="00622667" w:rsidRDefault="00622667" w:rsidP="00622667">
            <w:pPr>
              <w:jc w:val="center"/>
              <w:rPr>
                <w:rFonts w:cs="Arial"/>
                <w:sz w:val="20"/>
                <w:szCs w:val="20"/>
              </w:rPr>
            </w:pPr>
            <w:r w:rsidRPr="004C7B62">
              <w:rPr>
                <w:rFonts w:cs="Arial"/>
                <w:sz w:val="20"/>
                <w:szCs w:val="20"/>
              </w:rPr>
              <w:t>–</w:t>
            </w:r>
          </w:p>
        </w:tc>
      </w:tr>
      <w:tr w:rsidR="00622667" w:rsidRPr="006F5656" w14:paraId="39F15C29" w14:textId="77777777" w:rsidTr="006F666A">
        <w:trPr>
          <w:cantSplit/>
        </w:trPr>
        <w:tc>
          <w:tcPr>
            <w:tcW w:w="346" w:type="pct"/>
            <w:shd w:val="clear" w:color="auto" w:fill="auto"/>
          </w:tcPr>
          <w:p w14:paraId="71129CE4" w14:textId="5CF32E7B" w:rsidR="00622667" w:rsidRPr="00622667" w:rsidRDefault="00622667" w:rsidP="00622667">
            <w:pPr>
              <w:pStyle w:val="afc"/>
              <w:numPr>
                <w:ilvl w:val="0"/>
                <w:numId w:val="151"/>
              </w:numPr>
              <w:jc w:val="left"/>
              <w:rPr>
                <w:rFonts w:cs="Arial"/>
                <w:sz w:val="20"/>
                <w:szCs w:val="20"/>
                <w:lang w:eastAsia="ru-RU"/>
              </w:rPr>
            </w:pPr>
          </w:p>
        </w:tc>
        <w:tc>
          <w:tcPr>
            <w:tcW w:w="2047" w:type="pct"/>
          </w:tcPr>
          <w:p w14:paraId="7219CFAF" w14:textId="02176D2D" w:rsidR="00622667" w:rsidRPr="004F40B1" w:rsidRDefault="00622667" w:rsidP="00622667">
            <w:pPr>
              <w:jc w:val="center"/>
              <w:rPr>
                <w:rFonts w:cs="Arial"/>
                <w:sz w:val="20"/>
                <w:szCs w:val="20"/>
              </w:rPr>
            </w:pPr>
            <w:r>
              <w:rPr>
                <w:rFonts w:cs="Arial"/>
                <w:sz w:val="20"/>
                <w:szCs w:val="20"/>
              </w:rPr>
              <w:t>Автоматическая передача и</w:t>
            </w:r>
            <w:r w:rsidRPr="00907097">
              <w:rPr>
                <w:rFonts w:cs="Arial"/>
                <w:sz w:val="20"/>
                <w:szCs w:val="20"/>
              </w:rPr>
              <w:t>ндикатор</w:t>
            </w:r>
            <w:r>
              <w:rPr>
                <w:rFonts w:cs="Arial"/>
                <w:sz w:val="20"/>
                <w:szCs w:val="20"/>
              </w:rPr>
              <w:t>а</w:t>
            </w:r>
            <w:r w:rsidRPr="00907097">
              <w:rPr>
                <w:rFonts w:cs="Arial"/>
                <w:sz w:val="20"/>
                <w:szCs w:val="20"/>
              </w:rPr>
              <w:t xml:space="preserve"> гос</w:t>
            </w:r>
            <w:r>
              <w:rPr>
                <w:rFonts w:cs="Arial"/>
                <w:sz w:val="20"/>
                <w:szCs w:val="20"/>
              </w:rPr>
              <w:t>.</w:t>
            </w:r>
            <w:r w:rsidRPr="00907097">
              <w:rPr>
                <w:rFonts w:cs="Arial"/>
                <w:sz w:val="20"/>
                <w:szCs w:val="20"/>
              </w:rPr>
              <w:t>финансирования из заголовка заказа на поставку в признак партии при проводке поступления к данному заказу на поставку</w:t>
            </w:r>
          </w:p>
        </w:tc>
        <w:tc>
          <w:tcPr>
            <w:tcW w:w="1140" w:type="pct"/>
          </w:tcPr>
          <w:p w14:paraId="63416C53" w14:textId="6C0313AD" w:rsidR="00622667" w:rsidRPr="00101FC9" w:rsidRDefault="00622667" w:rsidP="00622667">
            <w:pPr>
              <w:jc w:val="center"/>
              <w:rPr>
                <w:rFonts w:cs="Arial"/>
                <w:sz w:val="20"/>
                <w:szCs w:val="20"/>
              </w:rPr>
            </w:pPr>
            <w:r>
              <w:rPr>
                <w:rFonts w:cs="Arial"/>
                <w:sz w:val="20"/>
                <w:szCs w:val="20"/>
              </w:rPr>
              <w:t>Расширение</w:t>
            </w:r>
          </w:p>
        </w:tc>
        <w:tc>
          <w:tcPr>
            <w:tcW w:w="747" w:type="pct"/>
            <w:shd w:val="clear" w:color="auto" w:fill="auto"/>
          </w:tcPr>
          <w:p w14:paraId="5FE5A0D0" w14:textId="049D2A4C" w:rsidR="00622667" w:rsidRPr="005E67E0" w:rsidRDefault="00622667" w:rsidP="00622667">
            <w:pPr>
              <w:jc w:val="center"/>
              <w:rPr>
                <w:rFonts w:cs="Arial"/>
                <w:sz w:val="20"/>
                <w:szCs w:val="20"/>
                <w:lang w:val="en-US"/>
              </w:rPr>
            </w:pPr>
            <w:r>
              <w:rPr>
                <w:rFonts w:cs="Arial"/>
                <w:sz w:val="20"/>
                <w:szCs w:val="20"/>
                <w:lang w:val="en-US"/>
              </w:rPr>
              <w:t>MM63</w:t>
            </w:r>
          </w:p>
        </w:tc>
        <w:tc>
          <w:tcPr>
            <w:tcW w:w="720" w:type="pct"/>
            <w:shd w:val="clear" w:color="auto" w:fill="auto"/>
          </w:tcPr>
          <w:p w14:paraId="075744A7" w14:textId="3946673C" w:rsidR="00622667" w:rsidRDefault="00622667" w:rsidP="00622667">
            <w:pPr>
              <w:jc w:val="center"/>
              <w:rPr>
                <w:rFonts w:cs="Arial"/>
                <w:sz w:val="20"/>
                <w:szCs w:val="20"/>
              </w:rPr>
            </w:pPr>
            <w:r w:rsidRPr="004C7B62">
              <w:rPr>
                <w:rFonts w:cs="Arial"/>
                <w:sz w:val="20"/>
                <w:szCs w:val="20"/>
              </w:rPr>
              <w:t>–</w:t>
            </w:r>
          </w:p>
        </w:tc>
      </w:tr>
      <w:tr w:rsidR="00622667" w:rsidRPr="006F5656" w14:paraId="7A1FD094" w14:textId="77777777" w:rsidTr="006F666A">
        <w:trPr>
          <w:cantSplit/>
        </w:trPr>
        <w:tc>
          <w:tcPr>
            <w:tcW w:w="346" w:type="pct"/>
            <w:shd w:val="clear" w:color="auto" w:fill="auto"/>
          </w:tcPr>
          <w:p w14:paraId="1B130C97" w14:textId="26B2ED4D" w:rsidR="00622667" w:rsidRPr="00622667" w:rsidRDefault="00622667" w:rsidP="00622667">
            <w:pPr>
              <w:pStyle w:val="afc"/>
              <w:numPr>
                <w:ilvl w:val="0"/>
                <w:numId w:val="151"/>
              </w:numPr>
              <w:jc w:val="left"/>
              <w:rPr>
                <w:rFonts w:cs="Arial"/>
                <w:sz w:val="20"/>
                <w:szCs w:val="20"/>
                <w:lang w:eastAsia="ru-RU"/>
              </w:rPr>
            </w:pPr>
          </w:p>
        </w:tc>
        <w:tc>
          <w:tcPr>
            <w:tcW w:w="2047" w:type="pct"/>
          </w:tcPr>
          <w:p w14:paraId="1B4B7808" w14:textId="77777777" w:rsidR="00622667" w:rsidRPr="00BD21B0" w:rsidRDefault="00622667" w:rsidP="00622667">
            <w:pPr>
              <w:jc w:val="center"/>
              <w:rPr>
                <w:rFonts w:cs="Arial"/>
                <w:sz w:val="20"/>
                <w:szCs w:val="20"/>
              </w:rPr>
            </w:pPr>
            <w:r w:rsidRPr="00BD21B0">
              <w:rPr>
                <w:rFonts w:cs="Arial"/>
                <w:sz w:val="20"/>
                <w:szCs w:val="20"/>
              </w:rPr>
              <w:t>Доработка стандартных формуляров:</w:t>
            </w:r>
          </w:p>
          <w:p w14:paraId="44D6B20E" w14:textId="69F79C9E" w:rsidR="00622667" w:rsidRDefault="00622667" w:rsidP="00622667">
            <w:pPr>
              <w:jc w:val="center"/>
              <w:rPr>
                <w:rFonts w:cs="Arial"/>
                <w:sz w:val="20"/>
                <w:szCs w:val="20"/>
              </w:rPr>
            </w:pPr>
            <w:r w:rsidRPr="00BD21B0">
              <w:rPr>
                <w:rFonts w:cs="Arial"/>
                <w:sz w:val="20"/>
                <w:szCs w:val="20"/>
              </w:rPr>
              <w:t>Пакет формуляров по инвентаризации (ИНВ-3, ИНВ-5, ИНВ-19).</w:t>
            </w:r>
          </w:p>
        </w:tc>
        <w:tc>
          <w:tcPr>
            <w:tcW w:w="1140" w:type="pct"/>
          </w:tcPr>
          <w:p w14:paraId="7B799B93" w14:textId="1E241D0E" w:rsidR="00622667" w:rsidRPr="00BD21B0" w:rsidRDefault="00622667" w:rsidP="00622667">
            <w:pPr>
              <w:jc w:val="center"/>
              <w:rPr>
                <w:rFonts w:cs="Arial"/>
                <w:sz w:val="20"/>
                <w:szCs w:val="20"/>
              </w:rPr>
            </w:pPr>
            <w:r>
              <w:rPr>
                <w:rFonts w:cs="Arial"/>
                <w:sz w:val="20"/>
                <w:szCs w:val="20"/>
              </w:rPr>
              <w:t>Форма</w:t>
            </w:r>
          </w:p>
        </w:tc>
        <w:tc>
          <w:tcPr>
            <w:tcW w:w="747" w:type="pct"/>
            <w:shd w:val="clear" w:color="auto" w:fill="auto"/>
          </w:tcPr>
          <w:p w14:paraId="0352441A" w14:textId="024D63C5" w:rsidR="00622667" w:rsidRDefault="00622667" w:rsidP="00622667">
            <w:pPr>
              <w:jc w:val="center"/>
              <w:rPr>
                <w:rFonts w:cs="Arial"/>
                <w:sz w:val="20"/>
                <w:szCs w:val="20"/>
                <w:lang w:val="en-US"/>
              </w:rPr>
            </w:pPr>
            <w:r>
              <w:rPr>
                <w:rFonts w:cs="Arial"/>
                <w:sz w:val="20"/>
                <w:szCs w:val="20"/>
                <w:lang w:val="en-US"/>
              </w:rPr>
              <w:t>MM74</w:t>
            </w:r>
          </w:p>
        </w:tc>
        <w:tc>
          <w:tcPr>
            <w:tcW w:w="720" w:type="pct"/>
            <w:shd w:val="clear" w:color="auto" w:fill="auto"/>
          </w:tcPr>
          <w:p w14:paraId="060B49EE" w14:textId="470F0801" w:rsidR="00622667" w:rsidRDefault="00622667" w:rsidP="00622667">
            <w:pPr>
              <w:jc w:val="center"/>
              <w:rPr>
                <w:rFonts w:cs="Arial"/>
                <w:sz w:val="20"/>
                <w:szCs w:val="20"/>
              </w:rPr>
            </w:pPr>
            <w:r w:rsidRPr="004C7B62">
              <w:rPr>
                <w:rFonts w:cs="Arial"/>
                <w:sz w:val="20"/>
                <w:szCs w:val="20"/>
              </w:rPr>
              <w:t>–</w:t>
            </w:r>
          </w:p>
        </w:tc>
      </w:tr>
      <w:tr w:rsidR="00622667" w:rsidRPr="006F5656" w14:paraId="1DAF3AC1" w14:textId="77777777" w:rsidTr="00BD21B0">
        <w:trPr>
          <w:cantSplit/>
        </w:trPr>
        <w:tc>
          <w:tcPr>
            <w:tcW w:w="346" w:type="pct"/>
            <w:shd w:val="clear" w:color="auto" w:fill="auto"/>
          </w:tcPr>
          <w:p w14:paraId="49BE49F4" w14:textId="00DA056E" w:rsidR="00622667" w:rsidRPr="00DB6DCC" w:rsidRDefault="00622667" w:rsidP="00622667">
            <w:pPr>
              <w:pStyle w:val="afc"/>
              <w:numPr>
                <w:ilvl w:val="0"/>
                <w:numId w:val="151"/>
              </w:numPr>
              <w:jc w:val="left"/>
              <w:rPr>
                <w:rFonts w:cs="Arial"/>
                <w:sz w:val="20"/>
                <w:szCs w:val="20"/>
                <w:lang w:eastAsia="ru-RU"/>
              </w:rPr>
            </w:pPr>
          </w:p>
        </w:tc>
        <w:tc>
          <w:tcPr>
            <w:tcW w:w="2047" w:type="pct"/>
          </w:tcPr>
          <w:p w14:paraId="2427ED29" w14:textId="4E60F52A" w:rsidR="00622667" w:rsidRPr="00DB6DCC" w:rsidRDefault="00622667" w:rsidP="00622667">
            <w:pPr>
              <w:jc w:val="center"/>
              <w:rPr>
                <w:rFonts w:cs="Arial"/>
                <w:sz w:val="20"/>
                <w:szCs w:val="20"/>
              </w:rPr>
            </w:pPr>
            <w:r>
              <w:rPr>
                <w:rFonts w:eastAsiaTheme="minorHAnsi" w:cs="Arial"/>
                <w:color w:val="000000"/>
                <w:sz w:val="20"/>
                <w:szCs w:val="20"/>
              </w:rPr>
              <w:t>При ведении закупки по опросным листам либо техническим заданиям при проводке поступления к заказу на поставку в признак партии автоматически передается номер потребности, под которую выполнена закупка. Так как по заявке можно отследить, по какому компоненту сетевого графика была выполнена эта заявка</w:t>
            </w:r>
          </w:p>
        </w:tc>
        <w:tc>
          <w:tcPr>
            <w:tcW w:w="1140" w:type="pct"/>
          </w:tcPr>
          <w:p w14:paraId="2AC1F75E" w14:textId="35DCF837" w:rsidR="00622667" w:rsidRPr="00DB6DCC" w:rsidRDefault="00622667" w:rsidP="00622667">
            <w:pPr>
              <w:jc w:val="center"/>
              <w:rPr>
                <w:rFonts w:cs="Arial"/>
                <w:sz w:val="20"/>
                <w:szCs w:val="20"/>
              </w:rPr>
            </w:pPr>
            <w:r>
              <w:rPr>
                <w:rFonts w:cs="Arial"/>
                <w:sz w:val="20"/>
                <w:szCs w:val="20"/>
              </w:rPr>
              <w:t>Расширение</w:t>
            </w:r>
          </w:p>
        </w:tc>
        <w:tc>
          <w:tcPr>
            <w:tcW w:w="747" w:type="pct"/>
            <w:shd w:val="clear" w:color="auto" w:fill="auto"/>
          </w:tcPr>
          <w:p w14:paraId="6E3B90D6" w14:textId="08B3DE84" w:rsidR="00622667" w:rsidRPr="005A51B3" w:rsidRDefault="00622667" w:rsidP="00622667">
            <w:pPr>
              <w:jc w:val="center"/>
              <w:rPr>
                <w:rFonts w:cs="Arial"/>
                <w:sz w:val="20"/>
                <w:szCs w:val="20"/>
              </w:rPr>
            </w:pPr>
            <w:r w:rsidRPr="0098308C">
              <w:rPr>
                <w:rFonts w:cs="Arial"/>
                <w:color w:val="auto"/>
                <w:sz w:val="20"/>
                <w:szCs w:val="20"/>
                <w:lang w:val="en-US"/>
              </w:rPr>
              <w:t>MM</w:t>
            </w:r>
            <w:r w:rsidRPr="00DE6CB4">
              <w:rPr>
                <w:rFonts w:cs="Arial"/>
                <w:color w:val="auto"/>
                <w:sz w:val="20"/>
                <w:szCs w:val="20"/>
                <w:lang w:val="en-US"/>
              </w:rPr>
              <w:t>80</w:t>
            </w:r>
          </w:p>
        </w:tc>
        <w:tc>
          <w:tcPr>
            <w:tcW w:w="720" w:type="pct"/>
            <w:shd w:val="clear" w:color="auto" w:fill="auto"/>
          </w:tcPr>
          <w:p w14:paraId="7E304AB7" w14:textId="5538D897" w:rsidR="00622667" w:rsidRPr="00DB6DCC" w:rsidRDefault="00622667" w:rsidP="00622667">
            <w:pPr>
              <w:jc w:val="center"/>
              <w:rPr>
                <w:rFonts w:cs="Arial"/>
                <w:sz w:val="20"/>
                <w:szCs w:val="20"/>
              </w:rPr>
            </w:pPr>
            <w:r w:rsidRPr="004C7B62">
              <w:rPr>
                <w:rFonts w:cs="Arial"/>
                <w:sz w:val="20"/>
                <w:szCs w:val="20"/>
              </w:rPr>
              <w:t>–</w:t>
            </w:r>
          </w:p>
        </w:tc>
      </w:tr>
      <w:tr w:rsidR="00622667" w:rsidRPr="006F5656" w14:paraId="5CF7FC57" w14:textId="77777777" w:rsidTr="00BD21B0">
        <w:trPr>
          <w:cantSplit/>
        </w:trPr>
        <w:tc>
          <w:tcPr>
            <w:tcW w:w="346" w:type="pct"/>
            <w:shd w:val="clear" w:color="auto" w:fill="auto"/>
          </w:tcPr>
          <w:p w14:paraId="231D52A1" w14:textId="7A6D7BF1" w:rsidR="00622667" w:rsidRPr="0066073E" w:rsidRDefault="00622667" w:rsidP="00622667">
            <w:pPr>
              <w:pStyle w:val="afc"/>
              <w:numPr>
                <w:ilvl w:val="0"/>
                <w:numId w:val="151"/>
              </w:numPr>
              <w:jc w:val="left"/>
              <w:rPr>
                <w:rFonts w:cs="Arial"/>
                <w:sz w:val="20"/>
                <w:szCs w:val="20"/>
                <w:lang w:eastAsia="ru-RU"/>
              </w:rPr>
            </w:pPr>
          </w:p>
        </w:tc>
        <w:tc>
          <w:tcPr>
            <w:tcW w:w="2047" w:type="pct"/>
          </w:tcPr>
          <w:p w14:paraId="36F7AA8E" w14:textId="3604AFB0" w:rsidR="00622667" w:rsidRPr="00B93D11" w:rsidRDefault="00622667" w:rsidP="00622667">
            <w:pPr>
              <w:jc w:val="center"/>
              <w:rPr>
                <w:rFonts w:cs="Arial"/>
                <w:color w:val="FF0000"/>
                <w:sz w:val="20"/>
                <w:szCs w:val="20"/>
              </w:rPr>
            </w:pPr>
            <w:r w:rsidRPr="0098308C">
              <w:rPr>
                <w:rFonts w:eastAsiaTheme="minorHAnsi" w:cs="Arial"/>
                <w:color w:val="auto"/>
                <w:sz w:val="20"/>
                <w:szCs w:val="20"/>
              </w:rPr>
              <w:t>При поступлении МТР принимаемая партия должна автоматически получать статус партии ограниченного использования для определенных видов оценки</w:t>
            </w:r>
          </w:p>
        </w:tc>
        <w:tc>
          <w:tcPr>
            <w:tcW w:w="1140" w:type="pct"/>
          </w:tcPr>
          <w:p w14:paraId="5656C8AD" w14:textId="3BE5F2C6" w:rsidR="00622667" w:rsidRPr="00B93D11" w:rsidRDefault="00622667" w:rsidP="00622667">
            <w:pPr>
              <w:jc w:val="center"/>
              <w:rPr>
                <w:rFonts w:cs="Arial"/>
                <w:color w:val="FF0000"/>
                <w:sz w:val="20"/>
                <w:szCs w:val="20"/>
              </w:rPr>
            </w:pPr>
            <w:r w:rsidRPr="0098308C">
              <w:rPr>
                <w:rFonts w:cs="Arial"/>
                <w:color w:val="auto"/>
                <w:sz w:val="20"/>
                <w:szCs w:val="20"/>
              </w:rPr>
              <w:t>Расширение</w:t>
            </w:r>
          </w:p>
        </w:tc>
        <w:tc>
          <w:tcPr>
            <w:tcW w:w="747" w:type="pct"/>
            <w:shd w:val="clear" w:color="auto" w:fill="auto"/>
          </w:tcPr>
          <w:p w14:paraId="5A5D6C70" w14:textId="22BDA82C" w:rsidR="00622667" w:rsidRPr="00B93D11" w:rsidRDefault="00622667" w:rsidP="00622667">
            <w:pPr>
              <w:jc w:val="center"/>
              <w:rPr>
                <w:rFonts w:cs="Arial"/>
                <w:sz w:val="20"/>
                <w:szCs w:val="20"/>
              </w:rPr>
            </w:pPr>
            <w:r w:rsidRPr="00343F1E">
              <w:rPr>
                <w:rFonts w:cs="Arial"/>
                <w:color w:val="auto"/>
                <w:sz w:val="20"/>
                <w:szCs w:val="20"/>
                <w:lang w:val="en-US"/>
              </w:rPr>
              <w:t>MM</w:t>
            </w:r>
            <w:r w:rsidRPr="0098308C">
              <w:rPr>
                <w:rFonts w:cs="Arial"/>
                <w:color w:val="auto"/>
                <w:sz w:val="20"/>
                <w:szCs w:val="20"/>
                <w:lang w:val="en-US"/>
              </w:rPr>
              <w:t>81</w:t>
            </w:r>
          </w:p>
        </w:tc>
        <w:tc>
          <w:tcPr>
            <w:tcW w:w="720" w:type="pct"/>
            <w:shd w:val="clear" w:color="auto" w:fill="auto"/>
          </w:tcPr>
          <w:p w14:paraId="4D15EB7D" w14:textId="77BBCB27" w:rsidR="00622667" w:rsidRPr="00DB6DCC" w:rsidRDefault="00622667" w:rsidP="00622667">
            <w:pPr>
              <w:jc w:val="center"/>
              <w:rPr>
                <w:rFonts w:cs="Arial"/>
                <w:sz w:val="20"/>
                <w:szCs w:val="20"/>
              </w:rPr>
            </w:pPr>
            <w:r w:rsidRPr="004C7B62">
              <w:rPr>
                <w:rFonts w:cs="Arial"/>
                <w:sz w:val="20"/>
                <w:szCs w:val="20"/>
              </w:rPr>
              <w:t>–</w:t>
            </w:r>
          </w:p>
        </w:tc>
      </w:tr>
      <w:tr w:rsidR="00622667" w:rsidRPr="006F5656" w14:paraId="66E688E0" w14:textId="77777777" w:rsidTr="00BD21B0">
        <w:trPr>
          <w:cantSplit/>
        </w:trPr>
        <w:tc>
          <w:tcPr>
            <w:tcW w:w="346" w:type="pct"/>
            <w:shd w:val="clear" w:color="auto" w:fill="auto"/>
          </w:tcPr>
          <w:p w14:paraId="2A7ACEE4" w14:textId="47D5FF9B" w:rsidR="00622667" w:rsidRPr="0066073E" w:rsidRDefault="00622667" w:rsidP="00622667">
            <w:pPr>
              <w:pStyle w:val="afc"/>
              <w:numPr>
                <w:ilvl w:val="0"/>
                <w:numId w:val="151"/>
              </w:numPr>
              <w:jc w:val="left"/>
              <w:rPr>
                <w:rFonts w:cs="Arial"/>
                <w:sz w:val="20"/>
                <w:szCs w:val="20"/>
                <w:lang w:eastAsia="ru-RU"/>
              </w:rPr>
            </w:pPr>
          </w:p>
        </w:tc>
        <w:tc>
          <w:tcPr>
            <w:tcW w:w="2047" w:type="pct"/>
          </w:tcPr>
          <w:p w14:paraId="7D8C96D7" w14:textId="1ED32D3C" w:rsidR="00532309" w:rsidRDefault="00622667" w:rsidP="00532309">
            <w:pPr>
              <w:jc w:val="center"/>
              <w:rPr>
                <w:rFonts w:eastAsiaTheme="minorHAnsi" w:cs="Arial"/>
                <w:color w:val="auto"/>
                <w:sz w:val="20"/>
                <w:szCs w:val="20"/>
              </w:rPr>
            </w:pPr>
            <w:r>
              <w:rPr>
                <w:rFonts w:eastAsiaTheme="minorHAnsi" w:cs="Arial"/>
                <w:color w:val="auto"/>
                <w:sz w:val="20"/>
                <w:szCs w:val="20"/>
              </w:rPr>
              <w:t>При создании заказа на перемещение должн</w:t>
            </w:r>
            <w:r w:rsidR="00532309">
              <w:rPr>
                <w:rFonts w:eastAsiaTheme="minorHAnsi" w:cs="Arial"/>
                <w:color w:val="auto"/>
                <w:sz w:val="20"/>
                <w:szCs w:val="20"/>
              </w:rPr>
              <w:t>ы</w:t>
            </w:r>
            <w:r>
              <w:rPr>
                <w:rFonts w:eastAsiaTheme="minorHAnsi" w:cs="Arial"/>
                <w:color w:val="auto"/>
                <w:sz w:val="20"/>
                <w:szCs w:val="20"/>
              </w:rPr>
              <w:t xml:space="preserve"> проводиться проверк</w:t>
            </w:r>
            <w:r w:rsidR="00532309">
              <w:rPr>
                <w:rFonts w:eastAsiaTheme="minorHAnsi" w:cs="Arial"/>
                <w:color w:val="auto"/>
                <w:sz w:val="20"/>
                <w:szCs w:val="20"/>
              </w:rPr>
              <w:t>и на возможность создания заказа без потребности:</w:t>
            </w:r>
          </w:p>
          <w:p w14:paraId="09B9DFD7" w14:textId="31939950" w:rsidR="00532309" w:rsidRDefault="00532309" w:rsidP="00532309">
            <w:pPr>
              <w:jc w:val="center"/>
              <w:rPr>
                <w:rFonts w:eastAsiaTheme="minorHAnsi" w:cs="Arial"/>
                <w:color w:val="auto"/>
                <w:sz w:val="20"/>
                <w:szCs w:val="20"/>
              </w:rPr>
            </w:pPr>
            <w:r>
              <w:rPr>
                <w:rFonts w:eastAsiaTheme="minorHAnsi" w:cs="Arial"/>
                <w:color w:val="auto"/>
                <w:sz w:val="20"/>
                <w:szCs w:val="20"/>
              </w:rPr>
              <w:t xml:space="preserve">- по виду оценки, что выполняется перемещение </w:t>
            </w:r>
            <w:r w:rsidRPr="00532309">
              <w:rPr>
                <w:rFonts w:eastAsiaTheme="minorHAnsi" w:cs="Arial"/>
                <w:color w:val="auto"/>
                <w:sz w:val="20"/>
                <w:szCs w:val="20"/>
              </w:rPr>
              <w:t>подменного фонда</w:t>
            </w:r>
            <w:r>
              <w:rPr>
                <w:rFonts w:eastAsiaTheme="minorHAnsi" w:cs="Arial"/>
                <w:color w:val="auto"/>
                <w:sz w:val="20"/>
                <w:szCs w:val="20"/>
              </w:rPr>
              <w:t>;</w:t>
            </w:r>
          </w:p>
          <w:p w14:paraId="187DBBD3" w14:textId="2F92A0B1" w:rsidR="00532309" w:rsidRDefault="00532309" w:rsidP="00532309">
            <w:pPr>
              <w:jc w:val="center"/>
              <w:rPr>
                <w:rFonts w:eastAsiaTheme="minorHAnsi" w:cs="Arial"/>
                <w:color w:val="auto"/>
                <w:sz w:val="20"/>
                <w:szCs w:val="20"/>
              </w:rPr>
            </w:pPr>
            <w:r>
              <w:rPr>
                <w:rFonts w:eastAsiaTheme="minorHAnsi" w:cs="Arial"/>
                <w:color w:val="auto"/>
                <w:sz w:val="20"/>
                <w:szCs w:val="20"/>
              </w:rPr>
              <w:t>- по складу отправителю/получателю, что склад-отправитель и склад-получатель является цеховым (перемещение между цеховыми складами);</w:t>
            </w:r>
          </w:p>
          <w:p w14:paraId="445FD9C5" w14:textId="411241AA" w:rsidR="00622667" w:rsidRPr="00B93D11" w:rsidRDefault="00532309" w:rsidP="00532309">
            <w:pPr>
              <w:jc w:val="center"/>
              <w:rPr>
                <w:rFonts w:eastAsiaTheme="minorHAnsi" w:cs="Arial"/>
                <w:color w:val="FF0000"/>
                <w:sz w:val="20"/>
                <w:szCs w:val="20"/>
              </w:rPr>
            </w:pPr>
            <w:r>
              <w:rPr>
                <w:rFonts w:eastAsiaTheme="minorHAnsi" w:cs="Arial"/>
                <w:color w:val="auto"/>
                <w:sz w:val="20"/>
                <w:szCs w:val="20"/>
              </w:rPr>
              <w:t>- по складу отправителю/получателю, что склад-отправитель цеховой, а получатель склад МТО (возврат на центральный склад).</w:t>
            </w:r>
          </w:p>
        </w:tc>
        <w:tc>
          <w:tcPr>
            <w:tcW w:w="1140" w:type="pct"/>
          </w:tcPr>
          <w:p w14:paraId="2C322559" w14:textId="250FE20B" w:rsidR="00622667" w:rsidRPr="00B93D11" w:rsidRDefault="00622667" w:rsidP="00622667">
            <w:pPr>
              <w:jc w:val="center"/>
              <w:rPr>
                <w:rFonts w:cs="Arial"/>
                <w:color w:val="FF0000"/>
                <w:sz w:val="20"/>
                <w:szCs w:val="20"/>
              </w:rPr>
            </w:pPr>
            <w:r>
              <w:rPr>
                <w:rFonts w:cs="Arial"/>
                <w:color w:val="auto"/>
                <w:sz w:val="20"/>
                <w:szCs w:val="20"/>
              </w:rPr>
              <w:t>Расширение</w:t>
            </w:r>
          </w:p>
        </w:tc>
        <w:tc>
          <w:tcPr>
            <w:tcW w:w="747" w:type="pct"/>
            <w:shd w:val="clear" w:color="auto" w:fill="auto"/>
          </w:tcPr>
          <w:p w14:paraId="1ACF8573" w14:textId="020BB890" w:rsidR="00622667" w:rsidRPr="00B93D11" w:rsidRDefault="00622667" w:rsidP="00622667">
            <w:pPr>
              <w:jc w:val="center"/>
              <w:rPr>
                <w:rFonts w:cs="Arial"/>
                <w:sz w:val="20"/>
                <w:szCs w:val="20"/>
              </w:rPr>
            </w:pPr>
            <w:r>
              <w:rPr>
                <w:rFonts w:cs="Arial"/>
                <w:color w:val="auto"/>
                <w:sz w:val="20"/>
                <w:szCs w:val="20"/>
                <w:lang w:val="en-US"/>
              </w:rPr>
              <w:t>MM82</w:t>
            </w:r>
          </w:p>
        </w:tc>
        <w:tc>
          <w:tcPr>
            <w:tcW w:w="720" w:type="pct"/>
            <w:shd w:val="clear" w:color="auto" w:fill="auto"/>
          </w:tcPr>
          <w:p w14:paraId="263F5682" w14:textId="64F93793" w:rsidR="00622667" w:rsidRPr="00DB6DCC" w:rsidRDefault="00622667" w:rsidP="00622667">
            <w:pPr>
              <w:jc w:val="center"/>
              <w:rPr>
                <w:rFonts w:cs="Arial"/>
                <w:sz w:val="20"/>
                <w:szCs w:val="20"/>
              </w:rPr>
            </w:pPr>
            <w:r w:rsidRPr="004C7B62">
              <w:rPr>
                <w:rFonts w:cs="Arial"/>
                <w:sz w:val="20"/>
                <w:szCs w:val="20"/>
              </w:rPr>
              <w:t>–</w:t>
            </w:r>
          </w:p>
        </w:tc>
      </w:tr>
      <w:tr w:rsidR="00622667" w:rsidRPr="006F5656" w14:paraId="0D245A46" w14:textId="77777777" w:rsidTr="00BD21B0">
        <w:trPr>
          <w:cantSplit/>
        </w:trPr>
        <w:tc>
          <w:tcPr>
            <w:tcW w:w="346" w:type="pct"/>
            <w:shd w:val="clear" w:color="auto" w:fill="auto"/>
          </w:tcPr>
          <w:p w14:paraId="092A3BED" w14:textId="2A9B586F" w:rsidR="00622667" w:rsidRPr="0066073E" w:rsidRDefault="00622667" w:rsidP="00622667">
            <w:pPr>
              <w:pStyle w:val="afc"/>
              <w:numPr>
                <w:ilvl w:val="0"/>
                <w:numId w:val="151"/>
              </w:numPr>
              <w:jc w:val="left"/>
              <w:rPr>
                <w:rFonts w:cs="Arial"/>
                <w:sz w:val="20"/>
                <w:szCs w:val="20"/>
                <w:lang w:eastAsia="ru-RU"/>
              </w:rPr>
            </w:pPr>
          </w:p>
        </w:tc>
        <w:tc>
          <w:tcPr>
            <w:tcW w:w="2047" w:type="pct"/>
          </w:tcPr>
          <w:p w14:paraId="34C82D0B" w14:textId="77777777" w:rsidR="00622667" w:rsidRDefault="00622667" w:rsidP="00622667">
            <w:pPr>
              <w:jc w:val="center"/>
              <w:rPr>
                <w:rFonts w:cs="Arial"/>
                <w:sz w:val="20"/>
                <w:szCs w:val="20"/>
              </w:rPr>
            </w:pPr>
            <w:r w:rsidRPr="004A57E0">
              <w:rPr>
                <w:rFonts w:cs="Arial"/>
                <w:sz w:val="20"/>
                <w:szCs w:val="20"/>
              </w:rPr>
              <w:t>Уч</w:t>
            </w:r>
            <w:r>
              <w:rPr>
                <w:rFonts w:cs="Arial"/>
                <w:sz w:val="20"/>
                <w:szCs w:val="20"/>
              </w:rPr>
              <w:t>ё</w:t>
            </w:r>
            <w:r w:rsidRPr="004A57E0">
              <w:rPr>
                <w:rFonts w:cs="Arial"/>
                <w:sz w:val="20"/>
                <w:szCs w:val="20"/>
              </w:rPr>
              <w:t>т допуска сверхпоставки и недопоставки при перемещении</w:t>
            </w:r>
            <w:r>
              <w:rPr>
                <w:rFonts w:cs="Arial"/>
                <w:sz w:val="20"/>
                <w:szCs w:val="20"/>
              </w:rPr>
              <w:t>:</w:t>
            </w:r>
          </w:p>
          <w:p w14:paraId="7E74C101" w14:textId="77777777" w:rsidR="00622667" w:rsidRDefault="00622667" w:rsidP="00622667">
            <w:pPr>
              <w:jc w:val="center"/>
              <w:rPr>
                <w:rFonts w:cs="Arial"/>
                <w:sz w:val="20"/>
                <w:szCs w:val="20"/>
              </w:rPr>
            </w:pPr>
            <w:r>
              <w:rPr>
                <w:rFonts w:cs="Arial"/>
                <w:sz w:val="20"/>
                <w:szCs w:val="20"/>
              </w:rPr>
              <w:t>- Заполнение допусков при создании заказа на перемещение и заказа на списание;</w:t>
            </w:r>
          </w:p>
          <w:p w14:paraId="3449B88F" w14:textId="601D448A" w:rsidR="00622667" w:rsidRPr="0098308C" w:rsidRDefault="00622667" w:rsidP="00622667">
            <w:pPr>
              <w:jc w:val="center"/>
              <w:rPr>
                <w:rFonts w:eastAsiaTheme="minorHAnsi" w:cs="Arial"/>
                <w:color w:val="auto"/>
                <w:sz w:val="20"/>
                <w:szCs w:val="20"/>
              </w:rPr>
            </w:pPr>
            <w:r>
              <w:rPr>
                <w:rFonts w:cs="Arial"/>
                <w:sz w:val="20"/>
                <w:szCs w:val="20"/>
              </w:rPr>
              <w:t>- Проверка на</w:t>
            </w:r>
            <w:r w:rsidRPr="004A57E0">
              <w:rPr>
                <w:rFonts w:cs="Arial"/>
                <w:sz w:val="20"/>
                <w:szCs w:val="20"/>
              </w:rPr>
              <w:t xml:space="preserve"> превышение открытого объема заказа на перемещение</w:t>
            </w:r>
            <w:r>
              <w:rPr>
                <w:rFonts w:cs="Arial"/>
                <w:sz w:val="20"/>
                <w:szCs w:val="20"/>
              </w:rPr>
              <w:t xml:space="preserve"> и заказа на списание при создании исходящей поставки.</w:t>
            </w:r>
          </w:p>
        </w:tc>
        <w:tc>
          <w:tcPr>
            <w:tcW w:w="1140" w:type="pct"/>
          </w:tcPr>
          <w:p w14:paraId="0B3A080A" w14:textId="3F73074D" w:rsidR="00622667" w:rsidRPr="0098308C" w:rsidRDefault="00622667" w:rsidP="00622667">
            <w:pPr>
              <w:jc w:val="center"/>
              <w:rPr>
                <w:rFonts w:cs="Arial"/>
                <w:color w:val="auto"/>
                <w:sz w:val="20"/>
                <w:szCs w:val="20"/>
              </w:rPr>
            </w:pPr>
            <w:r w:rsidRPr="00DB6DCC">
              <w:rPr>
                <w:rFonts w:cs="Arial"/>
                <w:sz w:val="20"/>
                <w:szCs w:val="20"/>
              </w:rPr>
              <w:t>Расширение</w:t>
            </w:r>
          </w:p>
        </w:tc>
        <w:tc>
          <w:tcPr>
            <w:tcW w:w="747" w:type="pct"/>
            <w:shd w:val="clear" w:color="auto" w:fill="auto"/>
          </w:tcPr>
          <w:p w14:paraId="4C53230D" w14:textId="06788CCB" w:rsidR="00622667" w:rsidRPr="00BB44B5" w:rsidRDefault="00622667" w:rsidP="00E1383F">
            <w:pPr>
              <w:jc w:val="center"/>
              <w:rPr>
                <w:rFonts w:cs="Arial"/>
                <w:color w:val="auto"/>
                <w:sz w:val="20"/>
                <w:szCs w:val="20"/>
                <w:lang w:val="en-US"/>
              </w:rPr>
            </w:pPr>
            <w:r w:rsidRPr="00DB6DCC">
              <w:rPr>
                <w:rFonts w:cs="Arial"/>
                <w:sz w:val="20"/>
                <w:szCs w:val="20"/>
                <w:lang w:val="en-US"/>
              </w:rPr>
              <w:t>MM</w:t>
            </w:r>
            <w:r>
              <w:rPr>
                <w:rFonts w:cs="Arial"/>
                <w:sz w:val="20"/>
                <w:szCs w:val="20"/>
              </w:rPr>
              <w:t>8</w:t>
            </w:r>
            <w:r w:rsidR="00E1383F">
              <w:rPr>
                <w:rFonts w:cs="Arial"/>
                <w:sz w:val="20"/>
                <w:szCs w:val="20"/>
              </w:rPr>
              <w:t>4</w:t>
            </w:r>
          </w:p>
        </w:tc>
        <w:tc>
          <w:tcPr>
            <w:tcW w:w="720" w:type="pct"/>
            <w:shd w:val="clear" w:color="auto" w:fill="auto"/>
          </w:tcPr>
          <w:p w14:paraId="2C748523" w14:textId="2CB32B31" w:rsidR="00622667" w:rsidRDefault="00622667" w:rsidP="00622667">
            <w:pPr>
              <w:jc w:val="center"/>
              <w:rPr>
                <w:rFonts w:cs="Arial"/>
                <w:sz w:val="20"/>
                <w:szCs w:val="20"/>
              </w:rPr>
            </w:pPr>
            <w:r w:rsidRPr="004C7B62">
              <w:rPr>
                <w:rFonts w:cs="Arial"/>
                <w:sz w:val="20"/>
                <w:szCs w:val="20"/>
              </w:rPr>
              <w:t>–</w:t>
            </w:r>
          </w:p>
        </w:tc>
      </w:tr>
      <w:tr w:rsidR="0003206F" w:rsidRPr="006F5656" w14:paraId="0B0D4F13" w14:textId="77777777" w:rsidTr="00BD21B0">
        <w:trPr>
          <w:cantSplit/>
          <w:ins w:id="2024" w:author="SintsovaMA" w:date="2021-04-09T13:12:00Z"/>
        </w:trPr>
        <w:tc>
          <w:tcPr>
            <w:tcW w:w="346" w:type="pct"/>
            <w:shd w:val="clear" w:color="auto" w:fill="auto"/>
          </w:tcPr>
          <w:p w14:paraId="0FC2432E" w14:textId="36758F6A" w:rsidR="0003206F" w:rsidRDefault="0003206F" w:rsidP="0003206F">
            <w:pPr>
              <w:pStyle w:val="afc"/>
              <w:numPr>
                <w:ilvl w:val="0"/>
                <w:numId w:val="151"/>
              </w:numPr>
              <w:jc w:val="left"/>
              <w:rPr>
                <w:ins w:id="2025" w:author="SintsovaMA" w:date="2021-04-09T13:12:00Z"/>
                <w:rFonts w:cs="Arial"/>
                <w:sz w:val="20"/>
                <w:szCs w:val="20"/>
                <w:lang w:eastAsia="ru-RU"/>
              </w:rPr>
            </w:pPr>
          </w:p>
        </w:tc>
        <w:tc>
          <w:tcPr>
            <w:tcW w:w="2047" w:type="pct"/>
          </w:tcPr>
          <w:p w14:paraId="2A97F961" w14:textId="41AA39BF" w:rsidR="0003206F" w:rsidRPr="00597CF9" w:rsidRDefault="0003206F" w:rsidP="0003206F">
            <w:pPr>
              <w:jc w:val="center"/>
              <w:rPr>
                <w:ins w:id="2026" w:author="SintsovaMA" w:date="2021-04-09T13:12:00Z"/>
                <w:rFonts w:cs="Arial"/>
                <w:sz w:val="20"/>
                <w:szCs w:val="20"/>
                <w:lang w:eastAsia="ru-RU"/>
              </w:rPr>
            </w:pPr>
            <w:ins w:id="2027" w:author="SintsovaMA" w:date="2021-04-09T13:12:00Z">
              <w:r w:rsidRPr="00597CF9">
                <w:rPr>
                  <w:rFonts w:cs="Arial"/>
                  <w:sz w:val="20"/>
                  <w:szCs w:val="20"/>
                  <w:lang w:eastAsia="ru-RU"/>
                </w:rPr>
                <w:t>Акт сверки по переданному подрядчику в монтаж оборудованию</w:t>
              </w:r>
            </w:ins>
          </w:p>
        </w:tc>
        <w:tc>
          <w:tcPr>
            <w:tcW w:w="1140" w:type="pct"/>
          </w:tcPr>
          <w:p w14:paraId="2346C486" w14:textId="3A76392A" w:rsidR="0003206F" w:rsidRPr="00597CF9" w:rsidRDefault="0003206F" w:rsidP="0003206F">
            <w:pPr>
              <w:jc w:val="center"/>
              <w:rPr>
                <w:ins w:id="2028" w:author="SintsovaMA" w:date="2021-04-09T13:12:00Z"/>
                <w:rFonts w:cs="Arial"/>
                <w:sz w:val="20"/>
                <w:szCs w:val="20"/>
                <w:lang w:eastAsia="ru-RU"/>
              </w:rPr>
            </w:pPr>
            <w:ins w:id="2029" w:author="SintsovaMA" w:date="2021-04-09T13:12:00Z">
              <w:r w:rsidRPr="00597CF9">
                <w:rPr>
                  <w:rFonts w:cs="Arial"/>
                  <w:sz w:val="20"/>
                  <w:szCs w:val="20"/>
                  <w:lang w:eastAsia="ru-RU"/>
                </w:rPr>
                <w:t>Печатная форма</w:t>
              </w:r>
            </w:ins>
          </w:p>
        </w:tc>
        <w:tc>
          <w:tcPr>
            <w:tcW w:w="747" w:type="pct"/>
            <w:shd w:val="clear" w:color="auto" w:fill="auto"/>
          </w:tcPr>
          <w:p w14:paraId="6CEE0AB0" w14:textId="647BE5DC" w:rsidR="0003206F" w:rsidRDefault="0003206F" w:rsidP="0003206F">
            <w:pPr>
              <w:jc w:val="center"/>
              <w:rPr>
                <w:ins w:id="2030" w:author="SintsovaMA" w:date="2021-04-09T13:12:00Z"/>
                <w:rFonts w:cs="Arial"/>
                <w:sz w:val="20"/>
                <w:szCs w:val="20"/>
                <w:lang w:eastAsia="ru-RU"/>
              </w:rPr>
            </w:pPr>
            <w:ins w:id="2031" w:author="SintsovaMA" w:date="2021-04-09T13:12:00Z">
              <w:r w:rsidRPr="00597CF9">
                <w:rPr>
                  <w:rFonts w:cs="Arial"/>
                  <w:sz w:val="20"/>
                  <w:szCs w:val="20"/>
                  <w:lang w:eastAsia="ru-RU"/>
                </w:rPr>
                <w:t>MM94</w:t>
              </w:r>
            </w:ins>
          </w:p>
        </w:tc>
        <w:tc>
          <w:tcPr>
            <w:tcW w:w="720" w:type="pct"/>
            <w:shd w:val="clear" w:color="auto" w:fill="auto"/>
          </w:tcPr>
          <w:p w14:paraId="031D031E" w14:textId="3D6DEBCB" w:rsidR="0003206F" w:rsidRDefault="0003206F" w:rsidP="0003206F">
            <w:pPr>
              <w:jc w:val="center"/>
              <w:rPr>
                <w:ins w:id="2032" w:author="SintsovaMA" w:date="2021-04-09T13:12:00Z"/>
                <w:rFonts w:cs="Arial"/>
                <w:sz w:val="20"/>
                <w:szCs w:val="20"/>
              </w:rPr>
            </w:pPr>
            <w:ins w:id="2033" w:author="SintsovaMA" w:date="2021-04-09T13:12:00Z">
              <w:r>
                <w:rPr>
                  <w:rFonts w:cs="Arial"/>
                  <w:sz w:val="20"/>
                  <w:szCs w:val="20"/>
                </w:rPr>
                <w:t>-</w:t>
              </w:r>
            </w:ins>
          </w:p>
        </w:tc>
      </w:tr>
      <w:tr w:rsidR="0003206F" w:rsidRPr="006F5656" w14:paraId="3B1CE860" w14:textId="77777777" w:rsidTr="00BD21B0">
        <w:trPr>
          <w:cantSplit/>
          <w:ins w:id="2034" w:author="SintsovaMA" w:date="2021-04-09T13:10:00Z"/>
        </w:trPr>
        <w:tc>
          <w:tcPr>
            <w:tcW w:w="346" w:type="pct"/>
            <w:shd w:val="clear" w:color="auto" w:fill="auto"/>
          </w:tcPr>
          <w:p w14:paraId="7017FEA3" w14:textId="2F4EE4F9" w:rsidR="0003206F" w:rsidRPr="0066073E" w:rsidRDefault="0003206F" w:rsidP="0003206F">
            <w:pPr>
              <w:pStyle w:val="afc"/>
              <w:numPr>
                <w:ilvl w:val="0"/>
                <w:numId w:val="151"/>
              </w:numPr>
              <w:jc w:val="left"/>
              <w:rPr>
                <w:ins w:id="2035" w:author="SintsovaMA" w:date="2021-04-09T13:10:00Z"/>
                <w:rFonts w:cs="Arial"/>
                <w:sz w:val="20"/>
                <w:szCs w:val="20"/>
                <w:lang w:eastAsia="ru-RU"/>
              </w:rPr>
            </w:pPr>
          </w:p>
        </w:tc>
        <w:tc>
          <w:tcPr>
            <w:tcW w:w="2047" w:type="pct"/>
          </w:tcPr>
          <w:p w14:paraId="6390B60A" w14:textId="2809AB73" w:rsidR="0003206F" w:rsidRPr="004A57E0" w:rsidRDefault="0003206F" w:rsidP="0003206F">
            <w:pPr>
              <w:jc w:val="center"/>
              <w:rPr>
                <w:ins w:id="2036" w:author="SintsovaMA" w:date="2021-04-09T13:10:00Z"/>
                <w:rFonts w:cs="Arial"/>
                <w:sz w:val="20"/>
                <w:szCs w:val="20"/>
              </w:rPr>
            </w:pPr>
            <w:ins w:id="2037" w:author="SintsovaMA" w:date="2021-04-09T13:11:00Z">
              <w:r w:rsidRPr="00597CF9">
                <w:rPr>
                  <w:rFonts w:cs="Arial"/>
                  <w:sz w:val="20"/>
                  <w:szCs w:val="20"/>
                  <w:lang w:eastAsia="ru-RU"/>
                </w:rPr>
                <w:t>Акт сверки по давальческим материалам с подрядчиком (счет 10.07)</w:t>
              </w:r>
            </w:ins>
          </w:p>
        </w:tc>
        <w:tc>
          <w:tcPr>
            <w:tcW w:w="1140" w:type="pct"/>
          </w:tcPr>
          <w:p w14:paraId="41A47D2B" w14:textId="1A3E95DB" w:rsidR="0003206F" w:rsidRPr="00DB6DCC" w:rsidRDefault="0003206F" w:rsidP="0003206F">
            <w:pPr>
              <w:jc w:val="center"/>
              <w:rPr>
                <w:ins w:id="2038" w:author="SintsovaMA" w:date="2021-04-09T13:10:00Z"/>
                <w:rFonts w:cs="Arial"/>
                <w:sz w:val="20"/>
                <w:szCs w:val="20"/>
              </w:rPr>
            </w:pPr>
            <w:ins w:id="2039" w:author="SintsovaMA" w:date="2021-04-09T13:11:00Z">
              <w:r w:rsidRPr="00597CF9">
                <w:rPr>
                  <w:rFonts w:cs="Arial"/>
                  <w:sz w:val="20"/>
                  <w:szCs w:val="20"/>
                  <w:lang w:eastAsia="ru-RU"/>
                </w:rPr>
                <w:t>Печатная форма</w:t>
              </w:r>
            </w:ins>
          </w:p>
        </w:tc>
        <w:tc>
          <w:tcPr>
            <w:tcW w:w="747" w:type="pct"/>
            <w:shd w:val="clear" w:color="auto" w:fill="auto"/>
          </w:tcPr>
          <w:p w14:paraId="5E62A4CC" w14:textId="6E07A6DB" w:rsidR="0003206F" w:rsidRPr="00DB6DCC" w:rsidRDefault="0003206F" w:rsidP="0003206F">
            <w:pPr>
              <w:jc w:val="center"/>
              <w:rPr>
                <w:ins w:id="2040" w:author="SintsovaMA" w:date="2021-04-09T13:10:00Z"/>
                <w:rFonts w:cs="Arial"/>
                <w:sz w:val="20"/>
                <w:szCs w:val="20"/>
                <w:lang w:val="en-US"/>
              </w:rPr>
            </w:pPr>
            <w:ins w:id="2041" w:author="SintsovaMA" w:date="2021-04-09T13:11:00Z">
              <w:r>
                <w:rPr>
                  <w:rFonts w:cs="Arial"/>
                  <w:sz w:val="20"/>
                  <w:szCs w:val="20"/>
                  <w:lang w:eastAsia="ru-RU"/>
                </w:rPr>
                <w:t>MM9</w:t>
              </w:r>
              <w:r>
                <w:rPr>
                  <w:rFonts w:cs="Arial"/>
                  <w:sz w:val="20"/>
                  <w:szCs w:val="20"/>
                  <w:lang w:val="en-US" w:eastAsia="ru-RU"/>
                </w:rPr>
                <w:t>7</w:t>
              </w:r>
            </w:ins>
          </w:p>
        </w:tc>
        <w:tc>
          <w:tcPr>
            <w:tcW w:w="720" w:type="pct"/>
            <w:shd w:val="clear" w:color="auto" w:fill="auto"/>
          </w:tcPr>
          <w:p w14:paraId="09591F92" w14:textId="314FB7BF" w:rsidR="0003206F" w:rsidRPr="004C7B62" w:rsidRDefault="0003206F" w:rsidP="0003206F">
            <w:pPr>
              <w:jc w:val="center"/>
              <w:rPr>
                <w:ins w:id="2042" w:author="SintsovaMA" w:date="2021-04-09T13:10:00Z"/>
                <w:rFonts w:cs="Arial"/>
                <w:sz w:val="20"/>
                <w:szCs w:val="20"/>
              </w:rPr>
            </w:pPr>
            <w:ins w:id="2043" w:author="SintsovaMA" w:date="2021-04-09T13:11:00Z">
              <w:r>
                <w:rPr>
                  <w:rFonts w:cs="Arial"/>
                  <w:sz w:val="20"/>
                  <w:szCs w:val="20"/>
                </w:rPr>
                <w:t>-</w:t>
              </w:r>
            </w:ins>
          </w:p>
        </w:tc>
      </w:tr>
      <w:tr w:rsidR="000B7C03" w:rsidRPr="006F5656" w14:paraId="758874C0" w14:textId="77777777" w:rsidTr="00BD21B0">
        <w:trPr>
          <w:cantSplit/>
        </w:trPr>
        <w:tc>
          <w:tcPr>
            <w:tcW w:w="346" w:type="pct"/>
            <w:shd w:val="clear" w:color="auto" w:fill="auto"/>
          </w:tcPr>
          <w:p w14:paraId="3702A633" w14:textId="2C270202" w:rsidR="000B7C03" w:rsidRPr="0066073E" w:rsidRDefault="000B7C03" w:rsidP="00622667">
            <w:pPr>
              <w:pStyle w:val="afc"/>
              <w:numPr>
                <w:ilvl w:val="0"/>
                <w:numId w:val="151"/>
              </w:numPr>
              <w:jc w:val="left"/>
              <w:rPr>
                <w:rFonts w:cs="Arial"/>
                <w:sz w:val="20"/>
                <w:szCs w:val="20"/>
                <w:lang w:eastAsia="ru-RU"/>
              </w:rPr>
            </w:pPr>
          </w:p>
        </w:tc>
        <w:tc>
          <w:tcPr>
            <w:tcW w:w="2047" w:type="pct"/>
          </w:tcPr>
          <w:p w14:paraId="7BAED6DA" w14:textId="30F0FE73" w:rsidR="000B7C03" w:rsidRPr="004A57E0" w:rsidRDefault="00BF4186" w:rsidP="00622667">
            <w:pPr>
              <w:jc w:val="center"/>
              <w:rPr>
                <w:rFonts w:cs="Arial"/>
                <w:sz w:val="20"/>
                <w:szCs w:val="20"/>
              </w:rPr>
            </w:pPr>
            <w:r>
              <w:rPr>
                <w:rFonts w:cs="Arial"/>
                <w:sz w:val="20"/>
                <w:szCs w:val="20"/>
              </w:rPr>
              <w:t>Автоматическое оприходование излишка ГСМ на склад «Ж/д цистерна»</w:t>
            </w:r>
            <w:r w:rsidR="001776EB">
              <w:rPr>
                <w:rFonts w:cs="Arial"/>
                <w:sz w:val="20"/>
                <w:szCs w:val="20"/>
              </w:rPr>
              <w:t xml:space="preserve"> при перемещении на склад «Резервуар»</w:t>
            </w:r>
            <w:r w:rsidR="000534B3">
              <w:rPr>
                <w:rFonts w:cs="Arial"/>
                <w:sz w:val="20"/>
                <w:szCs w:val="20"/>
              </w:rPr>
              <w:t>, перенос партии ГСМ по железнодорожной накладной в запас ограниченного использования</w:t>
            </w:r>
            <w:r w:rsidR="00554333">
              <w:rPr>
                <w:rFonts w:cs="Arial"/>
                <w:sz w:val="20"/>
                <w:szCs w:val="20"/>
              </w:rPr>
              <w:t xml:space="preserve"> при перемещении со склада «Ж/д цистерна» на склад «Резервуар»</w:t>
            </w:r>
            <w:ins w:id="2044" w:author="Олег Владимирович" w:date="2021-03-12T10:54:00Z">
              <w:r w:rsidR="00E50860">
                <w:rPr>
                  <w:rFonts w:cs="Arial"/>
                  <w:sz w:val="20"/>
                  <w:szCs w:val="20"/>
                </w:rPr>
                <w:t xml:space="preserve"> (интеграция с Контур ГСМ)</w:t>
              </w:r>
            </w:ins>
          </w:p>
        </w:tc>
        <w:tc>
          <w:tcPr>
            <w:tcW w:w="1140" w:type="pct"/>
          </w:tcPr>
          <w:p w14:paraId="7D7571B6" w14:textId="7FC465E1" w:rsidR="000B7C03" w:rsidRPr="000B7C03" w:rsidRDefault="000B7C03" w:rsidP="00622667">
            <w:pPr>
              <w:jc w:val="center"/>
              <w:rPr>
                <w:rFonts w:cs="Arial"/>
                <w:sz w:val="20"/>
                <w:szCs w:val="20"/>
              </w:rPr>
            </w:pPr>
            <w:r>
              <w:rPr>
                <w:rFonts w:cs="Arial"/>
                <w:sz w:val="20"/>
                <w:szCs w:val="20"/>
              </w:rPr>
              <w:t>Расширение</w:t>
            </w:r>
          </w:p>
        </w:tc>
        <w:tc>
          <w:tcPr>
            <w:tcW w:w="747" w:type="pct"/>
            <w:shd w:val="clear" w:color="auto" w:fill="auto"/>
          </w:tcPr>
          <w:p w14:paraId="1D985186" w14:textId="285314C0" w:rsidR="000B7C03" w:rsidRPr="000B7C03" w:rsidRDefault="000B7C03" w:rsidP="00E1383F">
            <w:pPr>
              <w:jc w:val="center"/>
              <w:rPr>
                <w:rFonts w:cs="Arial"/>
                <w:sz w:val="20"/>
                <w:szCs w:val="20"/>
                <w:lang w:val="en-US"/>
              </w:rPr>
            </w:pPr>
            <w:r>
              <w:rPr>
                <w:rFonts w:cs="Arial"/>
                <w:sz w:val="20"/>
                <w:szCs w:val="20"/>
                <w:lang w:val="en-US"/>
              </w:rPr>
              <w:t>MM96</w:t>
            </w:r>
          </w:p>
        </w:tc>
        <w:tc>
          <w:tcPr>
            <w:tcW w:w="720" w:type="pct"/>
            <w:shd w:val="clear" w:color="auto" w:fill="auto"/>
          </w:tcPr>
          <w:p w14:paraId="777C45A3" w14:textId="1ECBD403" w:rsidR="000B7C03" w:rsidRPr="004C7B62" w:rsidRDefault="000534B3" w:rsidP="00622667">
            <w:pPr>
              <w:jc w:val="center"/>
              <w:rPr>
                <w:rFonts w:cs="Arial"/>
                <w:sz w:val="20"/>
                <w:szCs w:val="20"/>
              </w:rPr>
            </w:pPr>
            <w:r>
              <w:rPr>
                <w:rFonts w:cs="Arial"/>
                <w:sz w:val="20"/>
                <w:szCs w:val="20"/>
              </w:rPr>
              <w:t>-</w:t>
            </w:r>
          </w:p>
        </w:tc>
      </w:tr>
      <w:tr w:rsidR="0099401E" w:rsidRPr="006F5656" w14:paraId="2EA9FAD6" w14:textId="77777777" w:rsidTr="00BD21B0">
        <w:trPr>
          <w:cantSplit/>
          <w:ins w:id="2045" w:author="Тухбатов Руслан Наильевич (Подрядчик. ООО БерингПойнт)" w:date="2020-06-15T10:05:00Z"/>
        </w:trPr>
        <w:tc>
          <w:tcPr>
            <w:tcW w:w="346" w:type="pct"/>
            <w:shd w:val="clear" w:color="auto" w:fill="auto"/>
          </w:tcPr>
          <w:p w14:paraId="6DECA92E" w14:textId="77777777" w:rsidR="0099401E" w:rsidRPr="0066073E" w:rsidRDefault="0099401E" w:rsidP="00622667">
            <w:pPr>
              <w:pStyle w:val="afc"/>
              <w:numPr>
                <w:ilvl w:val="0"/>
                <w:numId w:val="151"/>
              </w:numPr>
              <w:jc w:val="left"/>
              <w:rPr>
                <w:ins w:id="2046" w:author="Тухбатов Руслан Наильевич (Подрядчик. ООО БерингПойнт)" w:date="2020-06-15T10:05:00Z"/>
                <w:rFonts w:cs="Arial"/>
                <w:sz w:val="20"/>
                <w:szCs w:val="20"/>
                <w:lang w:eastAsia="ru-RU"/>
              </w:rPr>
            </w:pPr>
          </w:p>
        </w:tc>
        <w:tc>
          <w:tcPr>
            <w:tcW w:w="2047" w:type="pct"/>
          </w:tcPr>
          <w:p w14:paraId="2B233888" w14:textId="606B3AAF" w:rsidR="0099401E" w:rsidRDefault="0099401E" w:rsidP="00622667">
            <w:pPr>
              <w:jc w:val="center"/>
              <w:rPr>
                <w:ins w:id="2047" w:author="Тухбатов Руслан Наильевич (Подрядчик. ООО БерингПойнт)" w:date="2020-06-15T10:05:00Z"/>
                <w:rFonts w:cs="Arial"/>
                <w:sz w:val="20"/>
                <w:szCs w:val="20"/>
              </w:rPr>
            </w:pPr>
            <w:ins w:id="2048" w:author="Тухбатов Руслан Наильевич (Подрядчик. ООО БерингПойнт)" w:date="2020-06-15T10:06:00Z">
              <w:r w:rsidRPr="0099401E">
                <w:rPr>
                  <w:rFonts w:cs="Arial"/>
                  <w:sz w:val="20"/>
                  <w:szCs w:val="20"/>
                </w:rPr>
                <w:t>Подмена даты проводки при передаче поставки EWM-ERP</w:t>
              </w:r>
            </w:ins>
          </w:p>
        </w:tc>
        <w:tc>
          <w:tcPr>
            <w:tcW w:w="1140" w:type="pct"/>
          </w:tcPr>
          <w:p w14:paraId="013C85C3" w14:textId="0CB72E09" w:rsidR="0099401E" w:rsidRDefault="0099401E" w:rsidP="00622667">
            <w:pPr>
              <w:jc w:val="center"/>
              <w:rPr>
                <w:ins w:id="2049" w:author="Тухбатов Руслан Наильевич (Подрядчик. ООО БерингПойнт)" w:date="2020-06-15T10:05:00Z"/>
                <w:rFonts w:cs="Arial"/>
                <w:sz w:val="20"/>
                <w:szCs w:val="20"/>
              </w:rPr>
            </w:pPr>
            <w:ins w:id="2050" w:author="Тухбатов Руслан Наильевич (Подрядчик. ООО БерингПойнт)" w:date="2020-06-15T10:06:00Z">
              <w:r>
                <w:rPr>
                  <w:rFonts w:cs="Arial"/>
                  <w:sz w:val="20"/>
                  <w:szCs w:val="20"/>
                </w:rPr>
                <w:t>Техническая</w:t>
              </w:r>
            </w:ins>
          </w:p>
        </w:tc>
        <w:tc>
          <w:tcPr>
            <w:tcW w:w="747" w:type="pct"/>
            <w:shd w:val="clear" w:color="auto" w:fill="auto"/>
          </w:tcPr>
          <w:p w14:paraId="09E440D7" w14:textId="6A6DB64E" w:rsidR="0099401E" w:rsidRPr="0099401E" w:rsidRDefault="0099401E" w:rsidP="00E1383F">
            <w:pPr>
              <w:jc w:val="center"/>
              <w:rPr>
                <w:ins w:id="2051" w:author="Тухбатов Руслан Наильевич (Подрядчик. ООО БерингПойнт)" w:date="2020-06-15T10:05:00Z"/>
                <w:rFonts w:cs="Arial"/>
                <w:sz w:val="20"/>
                <w:szCs w:val="20"/>
                <w:lang w:val="en-US"/>
              </w:rPr>
            </w:pPr>
            <w:ins w:id="2052" w:author="Тухбатов Руслан Наильевич (Подрядчик. ООО БерингПойнт)" w:date="2020-06-15T10:06:00Z">
              <w:r>
                <w:rPr>
                  <w:rFonts w:cs="Arial"/>
                  <w:sz w:val="20"/>
                  <w:szCs w:val="20"/>
                  <w:lang w:val="en-US"/>
                </w:rPr>
                <w:t>MM100</w:t>
              </w:r>
            </w:ins>
          </w:p>
        </w:tc>
        <w:tc>
          <w:tcPr>
            <w:tcW w:w="720" w:type="pct"/>
            <w:shd w:val="clear" w:color="auto" w:fill="auto"/>
          </w:tcPr>
          <w:p w14:paraId="14983806" w14:textId="77777777" w:rsidR="0099401E" w:rsidRDefault="0099401E" w:rsidP="00622667">
            <w:pPr>
              <w:jc w:val="center"/>
              <w:rPr>
                <w:ins w:id="2053" w:author="Тухбатов Руслан Наильевич (Подрядчик. ООО БерингПойнт)" w:date="2020-06-15T10:05:00Z"/>
                <w:rFonts w:cs="Arial"/>
                <w:sz w:val="20"/>
                <w:szCs w:val="20"/>
              </w:rPr>
            </w:pPr>
          </w:p>
        </w:tc>
      </w:tr>
      <w:tr w:rsidR="0099401E" w:rsidRPr="006F5656" w14:paraId="59F96B6B" w14:textId="77777777" w:rsidTr="00BD21B0">
        <w:trPr>
          <w:cantSplit/>
          <w:ins w:id="2054" w:author="Тухбатов Руслан Наильевич (Подрядчик. ООО БерингПойнт)" w:date="2020-06-15T10:05:00Z"/>
        </w:trPr>
        <w:tc>
          <w:tcPr>
            <w:tcW w:w="346" w:type="pct"/>
            <w:shd w:val="clear" w:color="auto" w:fill="auto"/>
          </w:tcPr>
          <w:p w14:paraId="5ED3EC78" w14:textId="77777777" w:rsidR="0099401E" w:rsidRPr="0066073E" w:rsidRDefault="0099401E" w:rsidP="00622667">
            <w:pPr>
              <w:pStyle w:val="afc"/>
              <w:numPr>
                <w:ilvl w:val="0"/>
                <w:numId w:val="151"/>
              </w:numPr>
              <w:jc w:val="left"/>
              <w:rPr>
                <w:ins w:id="2055" w:author="Тухбатов Руслан Наильевич (Подрядчик. ООО БерингПойнт)" w:date="2020-06-15T10:05:00Z"/>
                <w:rFonts w:cs="Arial"/>
                <w:sz w:val="20"/>
                <w:szCs w:val="20"/>
                <w:lang w:eastAsia="ru-RU"/>
              </w:rPr>
            </w:pPr>
          </w:p>
        </w:tc>
        <w:tc>
          <w:tcPr>
            <w:tcW w:w="2047" w:type="pct"/>
          </w:tcPr>
          <w:p w14:paraId="0323AB96" w14:textId="15434A38" w:rsidR="0099401E" w:rsidRDefault="0099401E" w:rsidP="00622667">
            <w:pPr>
              <w:jc w:val="center"/>
              <w:rPr>
                <w:ins w:id="2056" w:author="Тухбатов Руслан Наильевич (Подрядчик. ООО БерингПойнт)" w:date="2020-06-15T10:05:00Z"/>
                <w:rFonts w:cs="Arial"/>
                <w:sz w:val="20"/>
                <w:szCs w:val="20"/>
              </w:rPr>
            </w:pPr>
            <w:ins w:id="2057" w:author="Тухбатов Руслан Наильевич (Подрядчик. ООО БерингПойнт)" w:date="2020-06-15T10:06:00Z">
              <w:r w:rsidRPr="0099401E">
                <w:rPr>
                  <w:rFonts w:cs="Arial"/>
                  <w:sz w:val="20"/>
                  <w:szCs w:val="20"/>
                </w:rPr>
                <w:t>Миграция признаков партий</w:t>
              </w:r>
            </w:ins>
          </w:p>
        </w:tc>
        <w:tc>
          <w:tcPr>
            <w:tcW w:w="1140" w:type="pct"/>
          </w:tcPr>
          <w:p w14:paraId="0A7A53DD" w14:textId="51830535" w:rsidR="0099401E" w:rsidRPr="0099401E" w:rsidRDefault="0099401E" w:rsidP="00622667">
            <w:pPr>
              <w:jc w:val="center"/>
              <w:rPr>
                <w:ins w:id="2058" w:author="Тухбатов Руслан Наильевич (Подрядчик. ООО БерингПойнт)" w:date="2020-06-15T10:05:00Z"/>
                <w:rFonts w:cs="Arial"/>
                <w:sz w:val="20"/>
                <w:szCs w:val="20"/>
              </w:rPr>
            </w:pPr>
            <w:ins w:id="2059" w:author="Тухбатов Руслан Наильевич (Подрядчик. ООО БерингПойнт)" w:date="2020-06-15T10:06:00Z">
              <w:r>
                <w:rPr>
                  <w:rFonts w:cs="Arial"/>
                  <w:sz w:val="20"/>
                  <w:szCs w:val="20"/>
                </w:rPr>
                <w:t>Расширение</w:t>
              </w:r>
            </w:ins>
          </w:p>
        </w:tc>
        <w:tc>
          <w:tcPr>
            <w:tcW w:w="747" w:type="pct"/>
            <w:shd w:val="clear" w:color="auto" w:fill="auto"/>
          </w:tcPr>
          <w:p w14:paraId="11F00BE0" w14:textId="2A6BAB4E" w:rsidR="0099401E" w:rsidRPr="004356C7" w:rsidRDefault="0099401E" w:rsidP="00E1383F">
            <w:pPr>
              <w:jc w:val="center"/>
              <w:rPr>
                <w:ins w:id="2060" w:author="Тухбатов Руслан Наильевич (Подрядчик. ООО БерингПойнт)" w:date="2020-06-15T10:05:00Z"/>
                <w:rFonts w:cs="Arial"/>
                <w:sz w:val="20"/>
                <w:szCs w:val="20"/>
                <w:rPrChange w:id="2061" w:author="Олег Владимирович" w:date="2021-03-09T14:29:00Z">
                  <w:rPr>
                    <w:ins w:id="2062" w:author="Тухбатов Руслан Наильевич (Подрядчик. ООО БерингПойнт)" w:date="2020-06-15T10:05:00Z"/>
                    <w:rFonts w:cs="Arial"/>
                    <w:sz w:val="20"/>
                    <w:szCs w:val="20"/>
                    <w:lang w:val="en-US"/>
                  </w:rPr>
                </w:rPrChange>
              </w:rPr>
            </w:pPr>
            <w:ins w:id="2063" w:author="Тухбатов Руслан Наильевич (Подрядчик. ООО БерингПойнт)" w:date="2020-06-15T10:06:00Z">
              <w:r>
                <w:rPr>
                  <w:rFonts w:cs="Arial"/>
                  <w:sz w:val="20"/>
                  <w:szCs w:val="20"/>
                  <w:lang w:val="en-US"/>
                </w:rPr>
                <w:t>MM102</w:t>
              </w:r>
            </w:ins>
          </w:p>
        </w:tc>
        <w:tc>
          <w:tcPr>
            <w:tcW w:w="720" w:type="pct"/>
            <w:shd w:val="clear" w:color="auto" w:fill="auto"/>
          </w:tcPr>
          <w:p w14:paraId="41043887" w14:textId="77777777" w:rsidR="0099401E" w:rsidRDefault="0099401E" w:rsidP="00622667">
            <w:pPr>
              <w:jc w:val="center"/>
              <w:rPr>
                <w:ins w:id="2064" w:author="Тухбатов Руслан Наильевич (Подрядчик. ООО БерингПойнт)" w:date="2020-06-15T10:05:00Z"/>
                <w:rFonts w:cs="Arial"/>
                <w:sz w:val="20"/>
                <w:szCs w:val="20"/>
              </w:rPr>
            </w:pPr>
          </w:p>
        </w:tc>
      </w:tr>
      <w:tr w:rsidR="00583532" w:rsidRPr="006F5656" w14:paraId="7830A577" w14:textId="77777777" w:rsidTr="00BD21B0">
        <w:trPr>
          <w:cantSplit/>
          <w:ins w:id="2065" w:author="Tukhbatov Ruslan" w:date="2020-04-21T04:37:00Z"/>
        </w:trPr>
        <w:tc>
          <w:tcPr>
            <w:tcW w:w="346" w:type="pct"/>
            <w:shd w:val="clear" w:color="auto" w:fill="auto"/>
          </w:tcPr>
          <w:p w14:paraId="7EE57B4F" w14:textId="77777777" w:rsidR="00583532" w:rsidRPr="0066073E" w:rsidRDefault="00583532" w:rsidP="00622667">
            <w:pPr>
              <w:pStyle w:val="afc"/>
              <w:numPr>
                <w:ilvl w:val="0"/>
                <w:numId w:val="151"/>
              </w:numPr>
              <w:jc w:val="left"/>
              <w:rPr>
                <w:ins w:id="2066" w:author="Tukhbatov Ruslan" w:date="2020-04-21T04:37:00Z"/>
                <w:rFonts w:cs="Arial"/>
                <w:sz w:val="20"/>
                <w:szCs w:val="20"/>
                <w:lang w:eastAsia="ru-RU"/>
              </w:rPr>
            </w:pPr>
          </w:p>
        </w:tc>
        <w:tc>
          <w:tcPr>
            <w:tcW w:w="2047" w:type="pct"/>
          </w:tcPr>
          <w:p w14:paraId="44B88933" w14:textId="4C4ABC70" w:rsidR="00583532" w:rsidRPr="00583532" w:rsidRDefault="00583532" w:rsidP="00622667">
            <w:pPr>
              <w:jc w:val="center"/>
              <w:rPr>
                <w:ins w:id="2067" w:author="Tukhbatov Ruslan" w:date="2020-04-21T04:37:00Z"/>
                <w:rFonts w:cs="Arial"/>
                <w:sz w:val="20"/>
                <w:szCs w:val="20"/>
              </w:rPr>
            </w:pPr>
            <w:ins w:id="2068" w:author="Tukhbatov Ruslan" w:date="2020-04-21T04:38:00Z">
              <w:r>
                <w:rPr>
                  <w:rFonts w:cs="Arial"/>
                  <w:sz w:val="20"/>
                  <w:szCs w:val="20"/>
                </w:rPr>
                <w:t>Форма ОС-15 «Акт о приема-передачи оборудования в монтаж»</w:t>
              </w:r>
            </w:ins>
          </w:p>
        </w:tc>
        <w:tc>
          <w:tcPr>
            <w:tcW w:w="1140" w:type="pct"/>
          </w:tcPr>
          <w:p w14:paraId="76743AF9" w14:textId="48A44D80" w:rsidR="00583532" w:rsidRDefault="00583532" w:rsidP="00622667">
            <w:pPr>
              <w:jc w:val="center"/>
              <w:rPr>
                <w:ins w:id="2069" w:author="Tukhbatov Ruslan" w:date="2020-04-21T04:37:00Z"/>
                <w:rFonts w:cs="Arial"/>
                <w:sz w:val="20"/>
                <w:szCs w:val="20"/>
              </w:rPr>
            </w:pPr>
            <w:ins w:id="2070" w:author="Tukhbatov Ruslan" w:date="2020-04-21T04:38:00Z">
              <w:r>
                <w:rPr>
                  <w:rFonts w:cs="Arial"/>
                  <w:sz w:val="20"/>
                  <w:szCs w:val="20"/>
                </w:rPr>
                <w:t>Форма</w:t>
              </w:r>
            </w:ins>
          </w:p>
        </w:tc>
        <w:tc>
          <w:tcPr>
            <w:tcW w:w="747" w:type="pct"/>
            <w:shd w:val="clear" w:color="auto" w:fill="auto"/>
          </w:tcPr>
          <w:p w14:paraId="64074D4E" w14:textId="6C0AAF99" w:rsidR="00583532" w:rsidRPr="00583532" w:rsidRDefault="00583532" w:rsidP="00E1383F">
            <w:pPr>
              <w:jc w:val="center"/>
              <w:rPr>
                <w:ins w:id="2071" w:author="Tukhbatov Ruslan" w:date="2020-04-21T04:37:00Z"/>
                <w:rFonts w:cs="Arial"/>
                <w:sz w:val="20"/>
                <w:szCs w:val="20"/>
                <w:lang w:val="en-US"/>
              </w:rPr>
            </w:pPr>
            <w:ins w:id="2072" w:author="Tukhbatov Ruslan" w:date="2020-04-21T04:38:00Z">
              <w:r>
                <w:rPr>
                  <w:rFonts w:cs="Arial"/>
                  <w:sz w:val="20"/>
                  <w:szCs w:val="20"/>
                  <w:lang w:val="en-US"/>
                </w:rPr>
                <w:t>MM201</w:t>
              </w:r>
            </w:ins>
          </w:p>
        </w:tc>
        <w:tc>
          <w:tcPr>
            <w:tcW w:w="720" w:type="pct"/>
            <w:shd w:val="clear" w:color="auto" w:fill="auto"/>
          </w:tcPr>
          <w:p w14:paraId="072D8414" w14:textId="77777777" w:rsidR="00583532" w:rsidRDefault="00583532" w:rsidP="00622667">
            <w:pPr>
              <w:jc w:val="center"/>
              <w:rPr>
                <w:ins w:id="2073" w:author="Tukhbatov Ruslan" w:date="2020-04-21T04:37:00Z"/>
                <w:rFonts w:cs="Arial"/>
                <w:sz w:val="20"/>
                <w:szCs w:val="20"/>
              </w:rPr>
            </w:pPr>
          </w:p>
        </w:tc>
      </w:tr>
      <w:tr w:rsidR="00302591" w:rsidRPr="006F5656" w14:paraId="2C781EE7" w14:textId="77777777" w:rsidTr="00BD21B0">
        <w:trPr>
          <w:cantSplit/>
          <w:ins w:id="2074" w:author="Tukhbatov Ruslan" w:date="2020-04-21T04:37:00Z"/>
        </w:trPr>
        <w:tc>
          <w:tcPr>
            <w:tcW w:w="346" w:type="pct"/>
            <w:shd w:val="clear" w:color="auto" w:fill="auto"/>
          </w:tcPr>
          <w:p w14:paraId="3468BB77" w14:textId="77777777" w:rsidR="00302591" w:rsidRPr="0066073E" w:rsidRDefault="00302591" w:rsidP="00622667">
            <w:pPr>
              <w:pStyle w:val="afc"/>
              <w:numPr>
                <w:ilvl w:val="0"/>
                <w:numId w:val="151"/>
              </w:numPr>
              <w:jc w:val="left"/>
              <w:rPr>
                <w:ins w:id="2075" w:author="Tukhbatov Ruslan" w:date="2020-04-21T04:37:00Z"/>
                <w:rFonts w:cs="Arial"/>
                <w:sz w:val="20"/>
                <w:szCs w:val="20"/>
                <w:lang w:eastAsia="ru-RU"/>
              </w:rPr>
            </w:pPr>
          </w:p>
        </w:tc>
        <w:tc>
          <w:tcPr>
            <w:tcW w:w="2047" w:type="pct"/>
          </w:tcPr>
          <w:p w14:paraId="30EC9DD9" w14:textId="10C5AF4B" w:rsidR="00302591" w:rsidRPr="00302591" w:rsidRDefault="00302591">
            <w:pPr>
              <w:jc w:val="left"/>
              <w:rPr>
                <w:ins w:id="2076" w:author="Tukhbatov Ruslan" w:date="2020-04-21T04:37:00Z"/>
                <w:rFonts w:cs="Arial"/>
                <w:sz w:val="20"/>
                <w:szCs w:val="20"/>
              </w:rPr>
              <w:pPrChange w:id="2077" w:author="Tukhbatov Ruslan" w:date="2020-04-21T04:37:00Z">
                <w:pPr>
                  <w:jc w:val="center"/>
                </w:pPr>
              </w:pPrChange>
            </w:pPr>
            <w:ins w:id="2078" w:author="Tukhbatov Ruslan" w:date="2020-04-21T04:37:00Z">
              <w:r>
                <w:rPr>
                  <w:rFonts w:cs="Arial"/>
                  <w:sz w:val="20"/>
                  <w:szCs w:val="20"/>
                </w:rPr>
                <w:t>Этикетка ЕО</w:t>
              </w:r>
            </w:ins>
          </w:p>
        </w:tc>
        <w:tc>
          <w:tcPr>
            <w:tcW w:w="1140" w:type="pct"/>
          </w:tcPr>
          <w:p w14:paraId="00704A9A" w14:textId="63FA1F6A" w:rsidR="00302591" w:rsidRDefault="00302591" w:rsidP="00622667">
            <w:pPr>
              <w:jc w:val="center"/>
              <w:rPr>
                <w:ins w:id="2079" w:author="Tukhbatov Ruslan" w:date="2020-04-21T04:37:00Z"/>
                <w:rFonts w:cs="Arial"/>
                <w:sz w:val="20"/>
                <w:szCs w:val="20"/>
              </w:rPr>
            </w:pPr>
            <w:ins w:id="2080" w:author="Tukhbatov Ruslan" w:date="2020-04-21T04:37:00Z">
              <w:r>
                <w:rPr>
                  <w:rFonts w:cs="Arial"/>
                  <w:sz w:val="20"/>
                  <w:szCs w:val="20"/>
                </w:rPr>
                <w:t>Форма</w:t>
              </w:r>
            </w:ins>
          </w:p>
        </w:tc>
        <w:tc>
          <w:tcPr>
            <w:tcW w:w="747" w:type="pct"/>
            <w:shd w:val="clear" w:color="auto" w:fill="auto"/>
          </w:tcPr>
          <w:p w14:paraId="6EEAB555" w14:textId="0CEA56B6" w:rsidR="00302591" w:rsidRPr="00302591" w:rsidRDefault="00302591" w:rsidP="00E1383F">
            <w:pPr>
              <w:jc w:val="center"/>
              <w:rPr>
                <w:ins w:id="2081" w:author="Tukhbatov Ruslan" w:date="2020-04-21T04:37:00Z"/>
                <w:rFonts w:cs="Arial"/>
                <w:sz w:val="20"/>
                <w:szCs w:val="20"/>
                <w:lang w:val="en-US"/>
              </w:rPr>
            </w:pPr>
            <w:ins w:id="2082" w:author="Tukhbatov Ruslan" w:date="2020-04-21T04:37:00Z">
              <w:r>
                <w:rPr>
                  <w:rFonts w:cs="Arial"/>
                  <w:sz w:val="20"/>
                  <w:szCs w:val="20"/>
                  <w:lang w:val="en-US"/>
                </w:rPr>
                <w:t>MM119</w:t>
              </w:r>
            </w:ins>
          </w:p>
        </w:tc>
        <w:tc>
          <w:tcPr>
            <w:tcW w:w="720" w:type="pct"/>
            <w:shd w:val="clear" w:color="auto" w:fill="auto"/>
          </w:tcPr>
          <w:p w14:paraId="3D3B7158" w14:textId="77777777" w:rsidR="00302591" w:rsidRDefault="00302591" w:rsidP="00622667">
            <w:pPr>
              <w:jc w:val="center"/>
              <w:rPr>
                <w:ins w:id="2083" w:author="Tukhbatov Ruslan" w:date="2020-04-21T04:37:00Z"/>
                <w:rFonts w:cs="Arial"/>
                <w:sz w:val="20"/>
                <w:szCs w:val="20"/>
              </w:rPr>
            </w:pPr>
          </w:p>
        </w:tc>
      </w:tr>
      <w:tr w:rsidR="00756D01" w:rsidRPr="006F5656" w14:paraId="12E304DA" w14:textId="77777777" w:rsidTr="00BD21B0">
        <w:trPr>
          <w:cantSplit/>
          <w:ins w:id="2084" w:author="Tukhbatov Ruslan" w:date="2020-04-20T17:00:00Z"/>
        </w:trPr>
        <w:tc>
          <w:tcPr>
            <w:tcW w:w="346" w:type="pct"/>
            <w:shd w:val="clear" w:color="auto" w:fill="auto"/>
          </w:tcPr>
          <w:p w14:paraId="133CEBF3" w14:textId="77777777" w:rsidR="00756D01" w:rsidRPr="0066073E" w:rsidRDefault="00756D01" w:rsidP="00622667">
            <w:pPr>
              <w:pStyle w:val="afc"/>
              <w:numPr>
                <w:ilvl w:val="0"/>
                <w:numId w:val="151"/>
              </w:numPr>
              <w:jc w:val="left"/>
              <w:rPr>
                <w:ins w:id="2085" w:author="Tukhbatov Ruslan" w:date="2020-04-20T17:00:00Z"/>
                <w:rFonts w:cs="Arial"/>
                <w:sz w:val="20"/>
                <w:szCs w:val="20"/>
                <w:lang w:eastAsia="ru-RU"/>
              </w:rPr>
            </w:pPr>
          </w:p>
        </w:tc>
        <w:tc>
          <w:tcPr>
            <w:tcW w:w="2047" w:type="pct"/>
          </w:tcPr>
          <w:p w14:paraId="23348B4B" w14:textId="68551D29" w:rsidR="00756D01" w:rsidRDefault="00756D01">
            <w:pPr>
              <w:rPr>
                <w:ins w:id="2086" w:author="Tukhbatov Ruslan" w:date="2020-04-20T17:00:00Z"/>
                <w:rFonts w:cs="Arial"/>
                <w:sz w:val="20"/>
                <w:szCs w:val="20"/>
              </w:rPr>
              <w:pPrChange w:id="2087" w:author="Tukhbatov Ruslan" w:date="2020-04-20T17:00:00Z">
                <w:pPr>
                  <w:jc w:val="center"/>
                </w:pPr>
              </w:pPrChange>
            </w:pPr>
            <w:ins w:id="2088" w:author="Tukhbatov Ruslan" w:date="2020-04-20T17:00:00Z">
              <w:r w:rsidRPr="00756D01">
                <w:rPr>
                  <w:rFonts w:cs="Arial"/>
                  <w:sz w:val="20"/>
                  <w:szCs w:val="20"/>
                </w:rPr>
                <w:t>Заправочная ведомость</w:t>
              </w:r>
            </w:ins>
          </w:p>
        </w:tc>
        <w:tc>
          <w:tcPr>
            <w:tcW w:w="1140" w:type="pct"/>
          </w:tcPr>
          <w:p w14:paraId="31D070B2" w14:textId="68BA2569" w:rsidR="00756D01" w:rsidRDefault="00756D01" w:rsidP="00622667">
            <w:pPr>
              <w:jc w:val="center"/>
              <w:rPr>
                <w:ins w:id="2089" w:author="Tukhbatov Ruslan" w:date="2020-04-20T17:00:00Z"/>
                <w:rFonts w:cs="Arial"/>
                <w:sz w:val="20"/>
                <w:szCs w:val="20"/>
              </w:rPr>
            </w:pPr>
            <w:ins w:id="2090" w:author="Tukhbatov Ruslan" w:date="2020-04-20T17:00:00Z">
              <w:r>
                <w:rPr>
                  <w:rFonts w:cs="Arial"/>
                  <w:sz w:val="20"/>
                  <w:szCs w:val="20"/>
                </w:rPr>
                <w:t>Отчет</w:t>
              </w:r>
            </w:ins>
          </w:p>
        </w:tc>
        <w:tc>
          <w:tcPr>
            <w:tcW w:w="747" w:type="pct"/>
            <w:shd w:val="clear" w:color="auto" w:fill="auto"/>
          </w:tcPr>
          <w:p w14:paraId="24803C33" w14:textId="4C3176DF" w:rsidR="00756D01" w:rsidRPr="00756D01" w:rsidRDefault="00756D01" w:rsidP="00E1383F">
            <w:pPr>
              <w:jc w:val="center"/>
              <w:rPr>
                <w:ins w:id="2091" w:author="Tukhbatov Ruslan" w:date="2020-04-20T17:00:00Z"/>
                <w:rFonts w:cs="Arial"/>
                <w:sz w:val="20"/>
                <w:szCs w:val="20"/>
                <w:lang w:val="en-US"/>
              </w:rPr>
            </w:pPr>
            <w:ins w:id="2092" w:author="Tukhbatov Ruslan" w:date="2020-04-20T17:00:00Z">
              <w:r>
                <w:rPr>
                  <w:rFonts w:cs="Arial"/>
                  <w:sz w:val="20"/>
                  <w:szCs w:val="20"/>
                  <w:lang w:val="en-US"/>
                </w:rPr>
                <w:t>MM121</w:t>
              </w:r>
            </w:ins>
          </w:p>
        </w:tc>
        <w:tc>
          <w:tcPr>
            <w:tcW w:w="720" w:type="pct"/>
            <w:shd w:val="clear" w:color="auto" w:fill="auto"/>
          </w:tcPr>
          <w:p w14:paraId="66923AB4" w14:textId="77777777" w:rsidR="00756D01" w:rsidRDefault="00756D01" w:rsidP="00622667">
            <w:pPr>
              <w:jc w:val="center"/>
              <w:rPr>
                <w:ins w:id="2093" w:author="Tukhbatov Ruslan" w:date="2020-04-20T17:00:00Z"/>
                <w:rFonts w:cs="Arial"/>
                <w:sz w:val="20"/>
                <w:szCs w:val="20"/>
              </w:rPr>
            </w:pPr>
          </w:p>
        </w:tc>
      </w:tr>
      <w:tr w:rsidR="00756D01" w:rsidRPr="006F5656" w14:paraId="5E171C30" w14:textId="77777777" w:rsidTr="00BD21B0">
        <w:trPr>
          <w:cantSplit/>
          <w:ins w:id="2094" w:author="Tukhbatov Ruslan" w:date="2020-04-20T17:00:00Z"/>
        </w:trPr>
        <w:tc>
          <w:tcPr>
            <w:tcW w:w="346" w:type="pct"/>
            <w:shd w:val="clear" w:color="auto" w:fill="auto"/>
          </w:tcPr>
          <w:p w14:paraId="2A3DE388" w14:textId="77777777" w:rsidR="00756D01" w:rsidRPr="0066073E" w:rsidRDefault="00756D01" w:rsidP="00622667">
            <w:pPr>
              <w:pStyle w:val="afc"/>
              <w:numPr>
                <w:ilvl w:val="0"/>
                <w:numId w:val="151"/>
              </w:numPr>
              <w:jc w:val="left"/>
              <w:rPr>
                <w:ins w:id="2095" w:author="Tukhbatov Ruslan" w:date="2020-04-20T17:00:00Z"/>
                <w:rFonts w:cs="Arial"/>
                <w:sz w:val="20"/>
                <w:szCs w:val="20"/>
                <w:lang w:eastAsia="ru-RU"/>
              </w:rPr>
            </w:pPr>
          </w:p>
        </w:tc>
        <w:tc>
          <w:tcPr>
            <w:tcW w:w="2047" w:type="pct"/>
          </w:tcPr>
          <w:p w14:paraId="234EA50F" w14:textId="53F36336" w:rsidR="00756D01" w:rsidRDefault="00756D01">
            <w:pPr>
              <w:rPr>
                <w:ins w:id="2096" w:author="Tukhbatov Ruslan" w:date="2020-04-20T17:00:00Z"/>
                <w:rFonts w:cs="Arial"/>
                <w:sz w:val="20"/>
                <w:szCs w:val="20"/>
              </w:rPr>
              <w:pPrChange w:id="2097" w:author="Tukhbatov Ruslan" w:date="2020-04-20T17:01:00Z">
                <w:pPr>
                  <w:jc w:val="center"/>
                </w:pPr>
              </w:pPrChange>
            </w:pPr>
            <w:ins w:id="2098" w:author="Tukhbatov Ruslan" w:date="2020-04-20T17:01:00Z">
              <w:r w:rsidRPr="00756D01">
                <w:rPr>
                  <w:rFonts w:cs="Arial"/>
                  <w:sz w:val="20"/>
                  <w:szCs w:val="20"/>
                </w:rPr>
                <w:t>ГСМ:Отражение заправки в  MIGO</w:t>
              </w:r>
            </w:ins>
          </w:p>
        </w:tc>
        <w:tc>
          <w:tcPr>
            <w:tcW w:w="1140" w:type="pct"/>
          </w:tcPr>
          <w:p w14:paraId="1B1F0353" w14:textId="18E613B4" w:rsidR="00756D01" w:rsidRDefault="00756D01" w:rsidP="00622667">
            <w:pPr>
              <w:jc w:val="center"/>
              <w:rPr>
                <w:ins w:id="2099" w:author="Tukhbatov Ruslan" w:date="2020-04-20T17:00:00Z"/>
                <w:rFonts w:cs="Arial"/>
                <w:sz w:val="20"/>
                <w:szCs w:val="20"/>
              </w:rPr>
            </w:pPr>
            <w:ins w:id="2100" w:author="Tukhbatov Ruslan" w:date="2020-04-20T17:01:00Z">
              <w:r>
                <w:rPr>
                  <w:rFonts w:cs="Arial"/>
                  <w:sz w:val="20"/>
                  <w:szCs w:val="20"/>
                </w:rPr>
                <w:t>Расширение</w:t>
              </w:r>
            </w:ins>
          </w:p>
        </w:tc>
        <w:tc>
          <w:tcPr>
            <w:tcW w:w="747" w:type="pct"/>
            <w:shd w:val="clear" w:color="auto" w:fill="auto"/>
          </w:tcPr>
          <w:p w14:paraId="0FCF3696" w14:textId="74078EA2" w:rsidR="00756D01" w:rsidRPr="00756D01" w:rsidRDefault="00756D01" w:rsidP="00E1383F">
            <w:pPr>
              <w:jc w:val="center"/>
              <w:rPr>
                <w:ins w:id="2101" w:author="Tukhbatov Ruslan" w:date="2020-04-20T17:00:00Z"/>
                <w:rFonts w:cs="Arial"/>
                <w:sz w:val="20"/>
                <w:szCs w:val="20"/>
                <w:lang w:val="en-US"/>
              </w:rPr>
            </w:pPr>
            <w:ins w:id="2102" w:author="Tukhbatov Ruslan" w:date="2020-04-20T17:01:00Z">
              <w:r>
                <w:rPr>
                  <w:rFonts w:cs="Arial"/>
                  <w:sz w:val="20"/>
                  <w:szCs w:val="20"/>
                  <w:lang w:val="en-US"/>
                </w:rPr>
                <w:t>MM122</w:t>
              </w:r>
            </w:ins>
          </w:p>
        </w:tc>
        <w:tc>
          <w:tcPr>
            <w:tcW w:w="720" w:type="pct"/>
            <w:shd w:val="clear" w:color="auto" w:fill="auto"/>
          </w:tcPr>
          <w:p w14:paraId="1B6DCB25" w14:textId="77777777" w:rsidR="00756D01" w:rsidRDefault="00756D01" w:rsidP="00622667">
            <w:pPr>
              <w:jc w:val="center"/>
              <w:rPr>
                <w:ins w:id="2103" w:author="Tukhbatov Ruslan" w:date="2020-04-20T17:00:00Z"/>
                <w:rFonts w:cs="Arial"/>
                <w:sz w:val="20"/>
                <w:szCs w:val="20"/>
              </w:rPr>
            </w:pPr>
          </w:p>
        </w:tc>
      </w:tr>
      <w:tr w:rsidR="00756D01" w:rsidRPr="006F5656" w14:paraId="00E92306" w14:textId="77777777" w:rsidTr="00BD21B0">
        <w:trPr>
          <w:cantSplit/>
          <w:ins w:id="2104" w:author="Tukhbatov Ruslan" w:date="2020-04-20T17:00:00Z"/>
        </w:trPr>
        <w:tc>
          <w:tcPr>
            <w:tcW w:w="346" w:type="pct"/>
            <w:shd w:val="clear" w:color="auto" w:fill="auto"/>
          </w:tcPr>
          <w:p w14:paraId="26F7CEA3" w14:textId="77777777" w:rsidR="00756D01" w:rsidRPr="0066073E" w:rsidRDefault="00756D01" w:rsidP="00622667">
            <w:pPr>
              <w:pStyle w:val="afc"/>
              <w:numPr>
                <w:ilvl w:val="0"/>
                <w:numId w:val="151"/>
              </w:numPr>
              <w:jc w:val="left"/>
              <w:rPr>
                <w:ins w:id="2105" w:author="Tukhbatov Ruslan" w:date="2020-04-20T17:00:00Z"/>
                <w:rFonts w:cs="Arial"/>
                <w:sz w:val="20"/>
                <w:szCs w:val="20"/>
                <w:lang w:eastAsia="ru-RU"/>
              </w:rPr>
            </w:pPr>
          </w:p>
        </w:tc>
        <w:tc>
          <w:tcPr>
            <w:tcW w:w="2047" w:type="pct"/>
          </w:tcPr>
          <w:p w14:paraId="0BBF1CD5" w14:textId="5EBD7366" w:rsidR="00756D01" w:rsidRDefault="006531ED">
            <w:pPr>
              <w:rPr>
                <w:ins w:id="2106" w:author="Tukhbatov Ruslan" w:date="2020-04-20T17:00:00Z"/>
                <w:rFonts w:cs="Arial"/>
                <w:sz w:val="20"/>
                <w:szCs w:val="20"/>
              </w:rPr>
              <w:pPrChange w:id="2107" w:author="Tukhbatov Ruslan" w:date="2020-04-20T17:01:00Z">
                <w:pPr>
                  <w:jc w:val="center"/>
                </w:pPr>
              </w:pPrChange>
            </w:pPr>
            <w:ins w:id="2108" w:author="Tukhbatov Ruslan" w:date="2020-04-20T17:01:00Z">
              <w:r w:rsidRPr="006531ED">
                <w:rPr>
                  <w:rFonts w:cs="Arial"/>
                  <w:sz w:val="20"/>
                  <w:szCs w:val="20"/>
                </w:rPr>
                <w:t>ГСМ: Создание выходного документа для передачи MX-3 в 1С УПП КБЕ при помощи XML через  АСУ ЭДО</w:t>
              </w:r>
            </w:ins>
          </w:p>
        </w:tc>
        <w:tc>
          <w:tcPr>
            <w:tcW w:w="1140" w:type="pct"/>
          </w:tcPr>
          <w:p w14:paraId="3DC1D425" w14:textId="4DB00A8D" w:rsidR="00756D01" w:rsidRDefault="006531ED" w:rsidP="00622667">
            <w:pPr>
              <w:jc w:val="center"/>
              <w:rPr>
                <w:ins w:id="2109" w:author="Tukhbatov Ruslan" w:date="2020-04-20T17:00:00Z"/>
                <w:rFonts w:cs="Arial"/>
                <w:sz w:val="20"/>
                <w:szCs w:val="20"/>
              </w:rPr>
            </w:pPr>
            <w:ins w:id="2110" w:author="Tukhbatov Ruslan" w:date="2020-04-20T17:01:00Z">
              <w:r>
                <w:rPr>
                  <w:rFonts w:cs="Arial"/>
                  <w:sz w:val="20"/>
                  <w:szCs w:val="20"/>
                </w:rPr>
                <w:t>Форма</w:t>
              </w:r>
            </w:ins>
          </w:p>
        </w:tc>
        <w:tc>
          <w:tcPr>
            <w:tcW w:w="747" w:type="pct"/>
            <w:shd w:val="clear" w:color="auto" w:fill="auto"/>
          </w:tcPr>
          <w:p w14:paraId="4FF47532" w14:textId="01473800" w:rsidR="00756D01" w:rsidRPr="006531ED" w:rsidRDefault="006531ED" w:rsidP="00E1383F">
            <w:pPr>
              <w:jc w:val="center"/>
              <w:rPr>
                <w:ins w:id="2111" w:author="Tukhbatov Ruslan" w:date="2020-04-20T17:00:00Z"/>
                <w:rFonts w:cs="Arial"/>
                <w:sz w:val="20"/>
                <w:szCs w:val="20"/>
                <w:lang w:val="en-US"/>
              </w:rPr>
            </w:pPr>
            <w:ins w:id="2112" w:author="Tukhbatov Ruslan" w:date="2020-04-20T17:01:00Z">
              <w:r>
                <w:rPr>
                  <w:rFonts w:cs="Arial"/>
                  <w:sz w:val="20"/>
                  <w:szCs w:val="20"/>
                  <w:lang w:val="en-US"/>
                </w:rPr>
                <w:t>MM124</w:t>
              </w:r>
            </w:ins>
          </w:p>
        </w:tc>
        <w:tc>
          <w:tcPr>
            <w:tcW w:w="720" w:type="pct"/>
            <w:shd w:val="clear" w:color="auto" w:fill="auto"/>
          </w:tcPr>
          <w:p w14:paraId="7040CC43" w14:textId="77777777" w:rsidR="00756D01" w:rsidRDefault="00756D01" w:rsidP="00622667">
            <w:pPr>
              <w:jc w:val="center"/>
              <w:rPr>
                <w:ins w:id="2113" w:author="Tukhbatov Ruslan" w:date="2020-04-20T17:00:00Z"/>
                <w:rFonts w:cs="Arial"/>
                <w:sz w:val="20"/>
                <w:szCs w:val="20"/>
              </w:rPr>
            </w:pPr>
          </w:p>
        </w:tc>
      </w:tr>
      <w:tr w:rsidR="00756D01" w:rsidRPr="006F5656" w14:paraId="54B5C0A1" w14:textId="77777777" w:rsidTr="00BD21B0">
        <w:trPr>
          <w:cantSplit/>
          <w:ins w:id="2114" w:author="Tukhbatov Ruslan" w:date="2020-04-20T17:00:00Z"/>
        </w:trPr>
        <w:tc>
          <w:tcPr>
            <w:tcW w:w="346" w:type="pct"/>
            <w:shd w:val="clear" w:color="auto" w:fill="auto"/>
          </w:tcPr>
          <w:p w14:paraId="0AF15A40" w14:textId="77777777" w:rsidR="00756D01" w:rsidRPr="0066073E" w:rsidRDefault="00756D01" w:rsidP="00622667">
            <w:pPr>
              <w:pStyle w:val="afc"/>
              <w:numPr>
                <w:ilvl w:val="0"/>
                <w:numId w:val="151"/>
              </w:numPr>
              <w:jc w:val="left"/>
              <w:rPr>
                <w:ins w:id="2115" w:author="Tukhbatov Ruslan" w:date="2020-04-20T17:00:00Z"/>
                <w:rFonts w:cs="Arial"/>
                <w:sz w:val="20"/>
                <w:szCs w:val="20"/>
                <w:lang w:eastAsia="ru-RU"/>
              </w:rPr>
            </w:pPr>
          </w:p>
        </w:tc>
        <w:tc>
          <w:tcPr>
            <w:tcW w:w="2047" w:type="pct"/>
          </w:tcPr>
          <w:p w14:paraId="681FFE26" w14:textId="56914D80" w:rsidR="00756D01" w:rsidRDefault="004D530B">
            <w:pPr>
              <w:jc w:val="left"/>
              <w:rPr>
                <w:ins w:id="2116" w:author="Tukhbatov Ruslan" w:date="2020-04-20T17:00:00Z"/>
                <w:rFonts w:cs="Arial"/>
                <w:sz w:val="20"/>
                <w:szCs w:val="20"/>
              </w:rPr>
              <w:pPrChange w:id="2117" w:author="Tukhbatov Ruslan" w:date="2020-04-20T17:01:00Z">
                <w:pPr>
                  <w:jc w:val="center"/>
                </w:pPr>
              </w:pPrChange>
            </w:pPr>
            <w:ins w:id="2118" w:author="Tukhbatov Ruslan" w:date="2020-04-20T17:01:00Z">
              <w:r w:rsidRPr="004D530B">
                <w:rPr>
                  <w:rFonts w:cs="Arial"/>
                  <w:sz w:val="20"/>
                  <w:szCs w:val="20"/>
                </w:rPr>
                <w:t>Подбор партии ГСМ в заказах на перемещение</w:t>
              </w:r>
            </w:ins>
          </w:p>
        </w:tc>
        <w:tc>
          <w:tcPr>
            <w:tcW w:w="1140" w:type="pct"/>
          </w:tcPr>
          <w:p w14:paraId="2E65E64A" w14:textId="4B8CEB3B" w:rsidR="00756D01" w:rsidRPr="004D530B" w:rsidRDefault="004D530B" w:rsidP="00622667">
            <w:pPr>
              <w:jc w:val="center"/>
              <w:rPr>
                <w:ins w:id="2119" w:author="Tukhbatov Ruslan" w:date="2020-04-20T17:00:00Z"/>
                <w:rFonts w:cs="Arial"/>
                <w:sz w:val="20"/>
                <w:szCs w:val="20"/>
              </w:rPr>
            </w:pPr>
            <w:ins w:id="2120" w:author="Tukhbatov Ruslan" w:date="2020-04-20T17:02:00Z">
              <w:r>
                <w:rPr>
                  <w:rFonts w:cs="Arial"/>
                  <w:sz w:val="20"/>
                  <w:szCs w:val="20"/>
                </w:rPr>
                <w:t>Расширение</w:t>
              </w:r>
            </w:ins>
          </w:p>
        </w:tc>
        <w:tc>
          <w:tcPr>
            <w:tcW w:w="747" w:type="pct"/>
            <w:shd w:val="clear" w:color="auto" w:fill="auto"/>
          </w:tcPr>
          <w:p w14:paraId="16406506" w14:textId="105ED28E" w:rsidR="00756D01" w:rsidRPr="004D530B" w:rsidRDefault="004D530B" w:rsidP="00E1383F">
            <w:pPr>
              <w:jc w:val="center"/>
              <w:rPr>
                <w:ins w:id="2121" w:author="Tukhbatov Ruslan" w:date="2020-04-20T17:00:00Z"/>
                <w:rFonts w:cs="Arial"/>
                <w:sz w:val="20"/>
                <w:szCs w:val="20"/>
                <w:lang w:val="en-US"/>
              </w:rPr>
            </w:pPr>
            <w:ins w:id="2122" w:author="Tukhbatov Ruslan" w:date="2020-04-20T17:02:00Z">
              <w:r>
                <w:rPr>
                  <w:rFonts w:cs="Arial"/>
                  <w:sz w:val="20"/>
                  <w:szCs w:val="20"/>
                  <w:lang w:val="en-US"/>
                </w:rPr>
                <w:t>MM126</w:t>
              </w:r>
            </w:ins>
          </w:p>
        </w:tc>
        <w:tc>
          <w:tcPr>
            <w:tcW w:w="720" w:type="pct"/>
            <w:shd w:val="clear" w:color="auto" w:fill="auto"/>
          </w:tcPr>
          <w:p w14:paraId="3F705D3D" w14:textId="77777777" w:rsidR="00756D01" w:rsidRDefault="00756D01" w:rsidP="00622667">
            <w:pPr>
              <w:jc w:val="center"/>
              <w:rPr>
                <w:ins w:id="2123" w:author="Tukhbatov Ruslan" w:date="2020-04-20T17:00:00Z"/>
                <w:rFonts w:cs="Arial"/>
                <w:sz w:val="20"/>
                <w:szCs w:val="20"/>
              </w:rPr>
            </w:pPr>
          </w:p>
        </w:tc>
      </w:tr>
      <w:tr w:rsidR="00703990" w:rsidRPr="006F5656" w14:paraId="4F57BBDE" w14:textId="77777777" w:rsidTr="00BD21B0">
        <w:trPr>
          <w:cantSplit/>
          <w:ins w:id="2124" w:author="kraschenkoov" w:date="2021-03-09T15:43:00Z"/>
        </w:trPr>
        <w:tc>
          <w:tcPr>
            <w:tcW w:w="346" w:type="pct"/>
            <w:shd w:val="clear" w:color="auto" w:fill="auto"/>
          </w:tcPr>
          <w:p w14:paraId="6C1EFDC2" w14:textId="77777777" w:rsidR="00703990" w:rsidRPr="0066073E" w:rsidRDefault="00703990" w:rsidP="00703990">
            <w:pPr>
              <w:pStyle w:val="afc"/>
              <w:numPr>
                <w:ilvl w:val="0"/>
                <w:numId w:val="151"/>
              </w:numPr>
              <w:jc w:val="left"/>
              <w:rPr>
                <w:ins w:id="2125" w:author="kraschenkoov" w:date="2021-03-09T15:43:00Z"/>
                <w:rFonts w:cs="Arial"/>
                <w:sz w:val="20"/>
                <w:szCs w:val="20"/>
                <w:lang w:eastAsia="ru-RU"/>
              </w:rPr>
            </w:pPr>
          </w:p>
        </w:tc>
        <w:tc>
          <w:tcPr>
            <w:tcW w:w="2047" w:type="pct"/>
          </w:tcPr>
          <w:p w14:paraId="7BF9FF7F" w14:textId="4F9A65C6" w:rsidR="00703990" w:rsidRPr="004D530B" w:rsidRDefault="00703990" w:rsidP="00703990">
            <w:pPr>
              <w:jc w:val="left"/>
              <w:rPr>
                <w:ins w:id="2126" w:author="kraschenkoov" w:date="2021-03-09T15:43:00Z"/>
                <w:rFonts w:cs="Arial"/>
                <w:sz w:val="20"/>
                <w:szCs w:val="20"/>
              </w:rPr>
            </w:pPr>
            <w:ins w:id="2127" w:author="kraschenkoov" w:date="2021-03-09T15:43:00Z">
              <w:r>
                <w:rPr>
                  <w:rFonts w:eastAsiaTheme="minorHAnsi" w:cs="Arial"/>
                  <w:color w:val="000000"/>
                  <w:sz w:val="20"/>
                  <w:szCs w:val="20"/>
                </w:rPr>
                <w:t>Интерфейс для передачи заявок на приемку на ОХ из АСБНУ</w:t>
              </w:r>
            </w:ins>
          </w:p>
        </w:tc>
        <w:tc>
          <w:tcPr>
            <w:tcW w:w="1140" w:type="pct"/>
          </w:tcPr>
          <w:p w14:paraId="40CBAD70" w14:textId="0275B30F" w:rsidR="00703990" w:rsidRPr="00703990" w:rsidRDefault="00703990" w:rsidP="00703990">
            <w:pPr>
              <w:jc w:val="center"/>
              <w:rPr>
                <w:ins w:id="2128" w:author="kraschenkoov" w:date="2021-03-09T15:43:00Z"/>
                <w:rFonts w:cs="Arial"/>
                <w:sz w:val="20"/>
                <w:szCs w:val="20"/>
              </w:rPr>
            </w:pPr>
            <w:ins w:id="2129" w:author="kraschenkoov" w:date="2021-03-09T15:44:00Z">
              <w:r>
                <w:rPr>
                  <w:rFonts w:cs="Arial"/>
                  <w:sz w:val="20"/>
                  <w:szCs w:val="20"/>
                </w:rPr>
                <w:t>Интерфейс</w:t>
              </w:r>
            </w:ins>
          </w:p>
        </w:tc>
        <w:tc>
          <w:tcPr>
            <w:tcW w:w="747" w:type="pct"/>
            <w:shd w:val="clear" w:color="auto" w:fill="auto"/>
          </w:tcPr>
          <w:p w14:paraId="60C976BB" w14:textId="4DA9359A" w:rsidR="00703990" w:rsidRDefault="00703990" w:rsidP="00703990">
            <w:pPr>
              <w:jc w:val="center"/>
              <w:rPr>
                <w:ins w:id="2130" w:author="kraschenkoov" w:date="2021-03-09T15:43:00Z"/>
                <w:rFonts w:cs="Arial"/>
                <w:sz w:val="20"/>
                <w:szCs w:val="20"/>
                <w:lang w:val="en-US"/>
              </w:rPr>
            </w:pPr>
            <w:ins w:id="2131" w:author="kraschenkoov" w:date="2021-03-09T15:43:00Z">
              <w:r>
                <w:rPr>
                  <w:rFonts w:eastAsiaTheme="minorHAnsi" w:cs="Arial"/>
                  <w:color w:val="000000"/>
                  <w:sz w:val="20"/>
                  <w:szCs w:val="20"/>
                </w:rPr>
                <w:t>MM112-01</w:t>
              </w:r>
            </w:ins>
          </w:p>
        </w:tc>
        <w:tc>
          <w:tcPr>
            <w:tcW w:w="720" w:type="pct"/>
            <w:shd w:val="clear" w:color="auto" w:fill="auto"/>
          </w:tcPr>
          <w:p w14:paraId="2BDCC3FE" w14:textId="77777777" w:rsidR="00703990" w:rsidRDefault="00703990" w:rsidP="00703990">
            <w:pPr>
              <w:jc w:val="center"/>
              <w:rPr>
                <w:ins w:id="2132" w:author="kraschenkoov" w:date="2021-03-09T15:43:00Z"/>
                <w:rFonts w:cs="Arial"/>
                <w:sz w:val="20"/>
                <w:szCs w:val="20"/>
              </w:rPr>
            </w:pPr>
          </w:p>
        </w:tc>
      </w:tr>
      <w:tr w:rsidR="00703990" w:rsidRPr="006F5656" w14:paraId="22D2D540" w14:textId="77777777" w:rsidTr="00BD21B0">
        <w:trPr>
          <w:cantSplit/>
          <w:ins w:id="2133" w:author="kraschenkoov" w:date="2021-03-09T15:43:00Z"/>
        </w:trPr>
        <w:tc>
          <w:tcPr>
            <w:tcW w:w="346" w:type="pct"/>
            <w:shd w:val="clear" w:color="auto" w:fill="auto"/>
          </w:tcPr>
          <w:p w14:paraId="4472A807" w14:textId="77777777" w:rsidR="00703990" w:rsidRPr="0066073E" w:rsidRDefault="00703990" w:rsidP="00703990">
            <w:pPr>
              <w:pStyle w:val="afc"/>
              <w:numPr>
                <w:ilvl w:val="0"/>
                <w:numId w:val="151"/>
              </w:numPr>
              <w:jc w:val="left"/>
              <w:rPr>
                <w:ins w:id="2134" w:author="kraschenkoov" w:date="2021-03-09T15:43:00Z"/>
                <w:rFonts w:cs="Arial"/>
                <w:sz w:val="20"/>
                <w:szCs w:val="20"/>
                <w:lang w:eastAsia="ru-RU"/>
              </w:rPr>
            </w:pPr>
          </w:p>
        </w:tc>
        <w:tc>
          <w:tcPr>
            <w:tcW w:w="2047" w:type="pct"/>
          </w:tcPr>
          <w:p w14:paraId="7DA4F160" w14:textId="713F3D49" w:rsidR="00703990" w:rsidRPr="004D530B" w:rsidRDefault="00703990" w:rsidP="00703990">
            <w:pPr>
              <w:jc w:val="left"/>
              <w:rPr>
                <w:ins w:id="2135" w:author="kraschenkoov" w:date="2021-03-09T15:43:00Z"/>
                <w:rFonts w:cs="Arial"/>
                <w:sz w:val="20"/>
                <w:szCs w:val="20"/>
              </w:rPr>
            </w:pPr>
            <w:ins w:id="2136" w:author="kraschenkoov" w:date="2021-03-09T15:43:00Z">
              <w:r>
                <w:rPr>
                  <w:rFonts w:eastAsiaTheme="minorHAnsi" w:cs="Arial"/>
                  <w:color w:val="000000"/>
                  <w:sz w:val="20"/>
                  <w:szCs w:val="20"/>
                </w:rPr>
                <w:t>Интерфейс для передачи факта приемки на ОХ в АСБНУ</w:t>
              </w:r>
            </w:ins>
          </w:p>
        </w:tc>
        <w:tc>
          <w:tcPr>
            <w:tcW w:w="1140" w:type="pct"/>
          </w:tcPr>
          <w:p w14:paraId="3BCCF21A" w14:textId="179395FD" w:rsidR="00703990" w:rsidRDefault="00703990" w:rsidP="00703990">
            <w:pPr>
              <w:jc w:val="center"/>
              <w:rPr>
                <w:ins w:id="2137" w:author="kraschenkoov" w:date="2021-03-09T15:43:00Z"/>
                <w:rFonts w:cs="Arial"/>
                <w:sz w:val="20"/>
                <w:szCs w:val="20"/>
              </w:rPr>
            </w:pPr>
            <w:ins w:id="2138" w:author="kraschenkoov" w:date="2021-03-09T15:44:00Z">
              <w:r>
                <w:rPr>
                  <w:rFonts w:cs="Arial"/>
                  <w:sz w:val="20"/>
                  <w:szCs w:val="20"/>
                </w:rPr>
                <w:t>Интерфейс</w:t>
              </w:r>
            </w:ins>
          </w:p>
        </w:tc>
        <w:tc>
          <w:tcPr>
            <w:tcW w:w="747" w:type="pct"/>
            <w:shd w:val="clear" w:color="auto" w:fill="auto"/>
          </w:tcPr>
          <w:p w14:paraId="40709D99" w14:textId="6F7A4543" w:rsidR="00703990" w:rsidRDefault="00703990" w:rsidP="00703990">
            <w:pPr>
              <w:jc w:val="center"/>
              <w:rPr>
                <w:ins w:id="2139" w:author="kraschenkoov" w:date="2021-03-09T15:43:00Z"/>
                <w:rFonts w:cs="Arial"/>
                <w:sz w:val="20"/>
                <w:szCs w:val="20"/>
                <w:lang w:val="en-US"/>
              </w:rPr>
            </w:pPr>
            <w:ins w:id="2140" w:author="kraschenkoov" w:date="2021-03-09T15:43:00Z">
              <w:r>
                <w:rPr>
                  <w:rFonts w:eastAsiaTheme="minorHAnsi" w:cs="Arial"/>
                  <w:color w:val="000000"/>
                  <w:sz w:val="20"/>
                  <w:szCs w:val="20"/>
                </w:rPr>
                <w:t>MM112-02</w:t>
              </w:r>
            </w:ins>
          </w:p>
        </w:tc>
        <w:tc>
          <w:tcPr>
            <w:tcW w:w="720" w:type="pct"/>
            <w:shd w:val="clear" w:color="auto" w:fill="auto"/>
          </w:tcPr>
          <w:p w14:paraId="3B5ABB5E" w14:textId="77777777" w:rsidR="00703990" w:rsidRDefault="00703990" w:rsidP="00703990">
            <w:pPr>
              <w:jc w:val="center"/>
              <w:rPr>
                <w:ins w:id="2141" w:author="kraschenkoov" w:date="2021-03-09T15:43:00Z"/>
                <w:rFonts w:cs="Arial"/>
                <w:sz w:val="20"/>
                <w:szCs w:val="20"/>
              </w:rPr>
            </w:pPr>
          </w:p>
        </w:tc>
      </w:tr>
      <w:tr w:rsidR="00703990" w:rsidRPr="006F5656" w14:paraId="7EECD8FB" w14:textId="77777777" w:rsidTr="00BD21B0">
        <w:trPr>
          <w:cantSplit/>
          <w:ins w:id="2142" w:author="kraschenkoov" w:date="2021-03-09T15:43:00Z"/>
        </w:trPr>
        <w:tc>
          <w:tcPr>
            <w:tcW w:w="346" w:type="pct"/>
            <w:shd w:val="clear" w:color="auto" w:fill="auto"/>
          </w:tcPr>
          <w:p w14:paraId="0898D4DC" w14:textId="77777777" w:rsidR="00703990" w:rsidRPr="0066073E" w:rsidRDefault="00703990" w:rsidP="00703990">
            <w:pPr>
              <w:pStyle w:val="afc"/>
              <w:numPr>
                <w:ilvl w:val="0"/>
                <w:numId w:val="151"/>
              </w:numPr>
              <w:jc w:val="left"/>
              <w:rPr>
                <w:ins w:id="2143" w:author="kraschenkoov" w:date="2021-03-09T15:43:00Z"/>
                <w:rFonts w:cs="Arial"/>
                <w:sz w:val="20"/>
                <w:szCs w:val="20"/>
                <w:lang w:eastAsia="ru-RU"/>
              </w:rPr>
            </w:pPr>
          </w:p>
        </w:tc>
        <w:tc>
          <w:tcPr>
            <w:tcW w:w="2047" w:type="pct"/>
          </w:tcPr>
          <w:p w14:paraId="6A2ABED5" w14:textId="221F09FD" w:rsidR="00703990" w:rsidRPr="004D530B" w:rsidRDefault="00703990" w:rsidP="00703990">
            <w:pPr>
              <w:jc w:val="left"/>
              <w:rPr>
                <w:ins w:id="2144" w:author="kraschenkoov" w:date="2021-03-09T15:43:00Z"/>
                <w:rFonts w:cs="Arial"/>
                <w:sz w:val="20"/>
                <w:szCs w:val="20"/>
              </w:rPr>
            </w:pPr>
            <w:ins w:id="2145" w:author="kraschenkoov" w:date="2021-03-09T15:43:00Z">
              <w:r>
                <w:rPr>
                  <w:rFonts w:eastAsiaTheme="minorHAnsi" w:cs="Arial"/>
                  <w:color w:val="000000"/>
                  <w:sz w:val="20"/>
                  <w:szCs w:val="20"/>
                </w:rPr>
                <w:t>Интерфейс для передачи заявок на приемку на ОХ из АСБНУ</w:t>
              </w:r>
            </w:ins>
          </w:p>
        </w:tc>
        <w:tc>
          <w:tcPr>
            <w:tcW w:w="1140" w:type="pct"/>
          </w:tcPr>
          <w:p w14:paraId="04E7D317" w14:textId="10114BF3" w:rsidR="00703990" w:rsidRDefault="00703990" w:rsidP="00703990">
            <w:pPr>
              <w:jc w:val="center"/>
              <w:rPr>
                <w:ins w:id="2146" w:author="kraschenkoov" w:date="2021-03-09T15:43:00Z"/>
                <w:rFonts w:cs="Arial"/>
                <w:sz w:val="20"/>
                <w:szCs w:val="20"/>
              </w:rPr>
            </w:pPr>
            <w:ins w:id="2147" w:author="kraschenkoov" w:date="2021-03-09T15:44:00Z">
              <w:r>
                <w:rPr>
                  <w:rFonts w:cs="Arial"/>
                  <w:sz w:val="20"/>
                  <w:szCs w:val="20"/>
                </w:rPr>
                <w:t>Интерфейс</w:t>
              </w:r>
            </w:ins>
          </w:p>
        </w:tc>
        <w:tc>
          <w:tcPr>
            <w:tcW w:w="747" w:type="pct"/>
            <w:shd w:val="clear" w:color="auto" w:fill="auto"/>
          </w:tcPr>
          <w:p w14:paraId="4C99C770" w14:textId="40BFFFE5" w:rsidR="00703990" w:rsidRDefault="00703990" w:rsidP="00703990">
            <w:pPr>
              <w:jc w:val="center"/>
              <w:rPr>
                <w:ins w:id="2148" w:author="kraschenkoov" w:date="2021-03-09T15:43:00Z"/>
                <w:rFonts w:cs="Arial"/>
                <w:sz w:val="20"/>
                <w:szCs w:val="20"/>
                <w:lang w:val="en-US"/>
              </w:rPr>
            </w:pPr>
            <w:ins w:id="2149" w:author="kraschenkoov" w:date="2021-03-09T15:43:00Z">
              <w:r>
                <w:rPr>
                  <w:rFonts w:eastAsiaTheme="minorHAnsi" w:cs="Arial"/>
                  <w:color w:val="000000"/>
                  <w:sz w:val="20"/>
                  <w:szCs w:val="20"/>
                </w:rPr>
                <w:t>MM225-01</w:t>
              </w:r>
            </w:ins>
          </w:p>
        </w:tc>
        <w:tc>
          <w:tcPr>
            <w:tcW w:w="720" w:type="pct"/>
            <w:shd w:val="clear" w:color="auto" w:fill="auto"/>
          </w:tcPr>
          <w:p w14:paraId="4284E25D" w14:textId="77777777" w:rsidR="00703990" w:rsidRDefault="00703990" w:rsidP="00703990">
            <w:pPr>
              <w:jc w:val="center"/>
              <w:rPr>
                <w:ins w:id="2150" w:author="kraschenkoov" w:date="2021-03-09T15:43:00Z"/>
                <w:rFonts w:cs="Arial"/>
                <w:sz w:val="20"/>
                <w:szCs w:val="20"/>
              </w:rPr>
            </w:pPr>
          </w:p>
        </w:tc>
      </w:tr>
      <w:tr w:rsidR="00703990" w:rsidRPr="006F5656" w14:paraId="3CAD7EF2" w14:textId="77777777" w:rsidTr="00BD21B0">
        <w:trPr>
          <w:cantSplit/>
          <w:ins w:id="2151" w:author="kraschenkoov" w:date="2021-03-09T15:43:00Z"/>
        </w:trPr>
        <w:tc>
          <w:tcPr>
            <w:tcW w:w="346" w:type="pct"/>
            <w:shd w:val="clear" w:color="auto" w:fill="auto"/>
          </w:tcPr>
          <w:p w14:paraId="2EFC163B" w14:textId="77777777" w:rsidR="00703990" w:rsidRPr="0066073E" w:rsidRDefault="00703990" w:rsidP="00703990">
            <w:pPr>
              <w:pStyle w:val="afc"/>
              <w:numPr>
                <w:ilvl w:val="0"/>
                <w:numId w:val="151"/>
              </w:numPr>
              <w:jc w:val="left"/>
              <w:rPr>
                <w:ins w:id="2152" w:author="kraschenkoov" w:date="2021-03-09T15:43:00Z"/>
                <w:rFonts w:cs="Arial"/>
                <w:sz w:val="20"/>
                <w:szCs w:val="20"/>
                <w:lang w:eastAsia="ru-RU"/>
              </w:rPr>
            </w:pPr>
          </w:p>
        </w:tc>
        <w:tc>
          <w:tcPr>
            <w:tcW w:w="2047" w:type="pct"/>
          </w:tcPr>
          <w:p w14:paraId="17EDB053" w14:textId="1BCEFB1D" w:rsidR="00703990" w:rsidRPr="004D530B" w:rsidRDefault="00703990" w:rsidP="00703990">
            <w:pPr>
              <w:jc w:val="left"/>
              <w:rPr>
                <w:ins w:id="2153" w:author="kraschenkoov" w:date="2021-03-09T15:43:00Z"/>
                <w:rFonts w:cs="Arial"/>
                <w:sz w:val="20"/>
                <w:szCs w:val="20"/>
              </w:rPr>
            </w:pPr>
            <w:ins w:id="2154" w:author="kraschenkoov" w:date="2021-03-09T15:43:00Z">
              <w:r>
                <w:rPr>
                  <w:rFonts w:eastAsiaTheme="minorHAnsi" w:cs="Arial"/>
                  <w:color w:val="000000"/>
                  <w:sz w:val="20"/>
                  <w:szCs w:val="20"/>
                </w:rPr>
                <w:t>Интерфейс для передачи факта отгрузки на ОХ в АСБНУ</w:t>
              </w:r>
            </w:ins>
          </w:p>
        </w:tc>
        <w:tc>
          <w:tcPr>
            <w:tcW w:w="1140" w:type="pct"/>
          </w:tcPr>
          <w:p w14:paraId="14922EAE" w14:textId="4A7A165B" w:rsidR="00703990" w:rsidRDefault="00703990" w:rsidP="00703990">
            <w:pPr>
              <w:jc w:val="center"/>
              <w:rPr>
                <w:ins w:id="2155" w:author="kraschenkoov" w:date="2021-03-09T15:43:00Z"/>
                <w:rFonts w:cs="Arial"/>
                <w:sz w:val="20"/>
                <w:szCs w:val="20"/>
              </w:rPr>
            </w:pPr>
            <w:ins w:id="2156" w:author="kraschenkoov" w:date="2021-03-09T15:44:00Z">
              <w:r>
                <w:rPr>
                  <w:rFonts w:cs="Arial"/>
                  <w:sz w:val="20"/>
                  <w:szCs w:val="20"/>
                </w:rPr>
                <w:t>Интерфейс</w:t>
              </w:r>
            </w:ins>
          </w:p>
        </w:tc>
        <w:tc>
          <w:tcPr>
            <w:tcW w:w="747" w:type="pct"/>
            <w:shd w:val="clear" w:color="auto" w:fill="auto"/>
          </w:tcPr>
          <w:p w14:paraId="47158A79" w14:textId="20C8C50B" w:rsidR="00703990" w:rsidRDefault="00703990" w:rsidP="00703990">
            <w:pPr>
              <w:jc w:val="center"/>
              <w:rPr>
                <w:ins w:id="2157" w:author="kraschenkoov" w:date="2021-03-09T15:43:00Z"/>
                <w:rFonts w:cs="Arial"/>
                <w:sz w:val="20"/>
                <w:szCs w:val="20"/>
                <w:lang w:val="en-US"/>
              </w:rPr>
            </w:pPr>
            <w:ins w:id="2158" w:author="kraschenkoov" w:date="2021-03-09T15:43:00Z">
              <w:r>
                <w:rPr>
                  <w:rFonts w:eastAsiaTheme="minorHAnsi" w:cs="Arial"/>
                  <w:color w:val="000000"/>
                  <w:sz w:val="20"/>
                  <w:szCs w:val="20"/>
                </w:rPr>
                <w:t>MM225-02</w:t>
              </w:r>
            </w:ins>
          </w:p>
        </w:tc>
        <w:tc>
          <w:tcPr>
            <w:tcW w:w="720" w:type="pct"/>
            <w:shd w:val="clear" w:color="auto" w:fill="auto"/>
          </w:tcPr>
          <w:p w14:paraId="206E25D1" w14:textId="77777777" w:rsidR="00703990" w:rsidRDefault="00703990" w:rsidP="00703990">
            <w:pPr>
              <w:jc w:val="center"/>
              <w:rPr>
                <w:ins w:id="2159" w:author="kraschenkoov" w:date="2021-03-09T15:43:00Z"/>
                <w:rFonts w:cs="Arial"/>
                <w:sz w:val="20"/>
                <w:szCs w:val="20"/>
              </w:rPr>
            </w:pPr>
          </w:p>
        </w:tc>
      </w:tr>
      <w:tr w:rsidR="00703990" w:rsidRPr="006F5656" w14:paraId="2A18471F" w14:textId="77777777" w:rsidTr="00BD21B0">
        <w:trPr>
          <w:cantSplit/>
          <w:ins w:id="2160" w:author="kraschenkoov" w:date="2021-03-09T15:43:00Z"/>
        </w:trPr>
        <w:tc>
          <w:tcPr>
            <w:tcW w:w="346" w:type="pct"/>
            <w:shd w:val="clear" w:color="auto" w:fill="auto"/>
          </w:tcPr>
          <w:p w14:paraId="09460822" w14:textId="77777777" w:rsidR="00703990" w:rsidRPr="0066073E" w:rsidRDefault="00703990" w:rsidP="00703990">
            <w:pPr>
              <w:pStyle w:val="afc"/>
              <w:numPr>
                <w:ilvl w:val="0"/>
                <w:numId w:val="151"/>
              </w:numPr>
              <w:jc w:val="left"/>
              <w:rPr>
                <w:ins w:id="2161" w:author="kraschenkoov" w:date="2021-03-09T15:43:00Z"/>
                <w:rFonts w:cs="Arial"/>
                <w:sz w:val="20"/>
                <w:szCs w:val="20"/>
                <w:lang w:eastAsia="ru-RU"/>
              </w:rPr>
            </w:pPr>
          </w:p>
        </w:tc>
        <w:tc>
          <w:tcPr>
            <w:tcW w:w="2047" w:type="pct"/>
          </w:tcPr>
          <w:p w14:paraId="5EB2C55C" w14:textId="6E8456F5" w:rsidR="00703990" w:rsidRPr="004D530B" w:rsidRDefault="00703990" w:rsidP="00703990">
            <w:pPr>
              <w:jc w:val="left"/>
              <w:rPr>
                <w:ins w:id="2162" w:author="kraschenkoov" w:date="2021-03-09T15:43:00Z"/>
                <w:rFonts w:cs="Arial"/>
                <w:sz w:val="20"/>
                <w:szCs w:val="20"/>
              </w:rPr>
            </w:pPr>
            <w:ins w:id="2163" w:author="kraschenkoov" w:date="2021-03-09T15:43:00Z">
              <w:r>
                <w:rPr>
                  <w:rFonts w:eastAsiaTheme="minorHAnsi" w:cs="Arial"/>
                  <w:color w:val="000000"/>
                  <w:sz w:val="20"/>
                  <w:szCs w:val="20"/>
                </w:rPr>
                <w:t>Интерфейс для передачи данных по перемещениям материалов на ОХ в АСБНУ</w:t>
              </w:r>
            </w:ins>
          </w:p>
        </w:tc>
        <w:tc>
          <w:tcPr>
            <w:tcW w:w="1140" w:type="pct"/>
          </w:tcPr>
          <w:p w14:paraId="0B4A3F6E" w14:textId="53393C68" w:rsidR="00703990" w:rsidRDefault="00703990" w:rsidP="00703990">
            <w:pPr>
              <w:jc w:val="center"/>
              <w:rPr>
                <w:ins w:id="2164" w:author="kraschenkoov" w:date="2021-03-09T15:43:00Z"/>
                <w:rFonts w:cs="Arial"/>
                <w:sz w:val="20"/>
                <w:szCs w:val="20"/>
              </w:rPr>
            </w:pPr>
            <w:ins w:id="2165" w:author="kraschenkoov" w:date="2021-03-09T15:44:00Z">
              <w:r>
                <w:rPr>
                  <w:rFonts w:cs="Arial"/>
                  <w:sz w:val="20"/>
                  <w:szCs w:val="20"/>
                </w:rPr>
                <w:t>Интерфейс</w:t>
              </w:r>
            </w:ins>
          </w:p>
        </w:tc>
        <w:tc>
          <w:tcPr>
            <w:tcW w:w="747" w:type="pct"/>
            <w:shd w:val="clear" w:color="auto" w:fill="auto"/>
          </w:tcPr>
          <w:p w14:paraId="3A700CBE" w14:textId="513BEA19" w:rsidR="00703990" w:rsidRDefault="00703990" w:rsidP="00703990">
            <w:pPr>
              <w:jc w:val="center"/>
              <w:rPr>
                <w:ins w:id="2166" w:author="kraschenkoov" w:date="2021-03-09T15:43:00Z"/>
                <w:rFonts w:cs="Arial"/>
                <w:sz w:val="20"/>
                <w:szCs w:val="20"/>
                <w:lang w:val="en-US"/>
              </w:rPr>
            </w:pPr>
            <w:ins w:id="2167" w:author="kraschenkoov" w:date="2021-03-09T15:43:00Z">
              <w:r>
                <w:rPr>
                  <w:rFonts w:eastAsiaTheme="minorHAnsi" w:cs="Arial"/>
                  <w:color w:val="000000"/>
                  <w:sz w:val="20"/>
                  <w:szCs w:val="20"/>
                </w:rPr>
                <w:t>MM226</w:t>
              </w:r>
            </w:ins>
          </w:p>
        </w:tc>
        <w:tc>
          <w:tcPr>
            <w:tcW w:w="720" w:type="pct"/>
            <w:shd w:val="clear" w:color="auto" w:fill="auto"/>
          </w:tcPr>
          <w:p w14:paraId="77A5AE2F" w14:textId="77777777" w:rsidR="00703990" w:rsidRDefault="00703990" w:rsidP="00703990">
            <w:pPr>
              <w:jc w:val="center"/>
              <w:rPr>
                <w:ins w:id="2168" w:author="kraschenkoov" w:date="2021-03-09T15:43:00Z"/>
                <w:rFonts w:cs="Arial"/>
                <w:sz w:val="20"/>
                <w:szCs w:val="20"/>
              </w:rPr>
            </w:pPr>
          </w:p>
        </w:tc>
      </w:tr>
      <w:tr w:rsidR="00703990" w:rsidRPr="006F5656" w14:paraId="50C27B1A" w14:textId="77777777" w:rsidTr="00BD21B0">
        <w:trPr>
          <w:cantSplit/>
          <w:ins w:id="2169" w:author="kraschenkoov" w:date="2021-03-09T15:43:00Z"/>
        </w:trPr>
        <w:tc>
          <w:tcPr>
            <w:tcW w:w="346" w:type="pct"/>
            <w:shd w:val="clear" w:color="auto" w:fill="auto"/>
          </w:tcPr>
          <w:p w14:paraId="7C9B7837" w14:textId="77777777" w:rsidR="00703990" w:rsidRPr="0066073E" w:rsidRDefault="00703990" w:rsidP="00703990">
            <w:pPr>
              <w:pStyle w:val="afc"/>
              <w:numPr>
                <w:ilvl w:val="0"/>
                <w:numId w:val="151"/>
              </w:numPr>
              <w:jc w:val="left"/>
              <w:rPr>
                <w:ins w:id="2170" w:author="kraschenkoov" w:date="2021-03-09T15:43:00Z"/>
                <w:rFonts w:cs="Arial"/>
                <w:sz w:val="20"/>
                <w:szCs w:val="20"/>
                <w:lang w:eastAsia="ru-RU"/>
              </w:rPr>
            </w:pPr>
          </w:p>
        </w:tc>
        <w:tc>
          <w:tcPr>
            <w:tcW w:w="2047" w:type="pct"/>
          </w:tcPr>
          <w:p w14:paraId="735FC851" w14:textId="6608E385" w:rsidR="00703990" w:rsidRPr="004D530B" w:rsidRDefault="00703990" w:rsidP="00703990">
            <w:pPr>
              <w:jc w:val="left"/>
              <w:rPr>
                <w:ins w:id="2171" w:author="kraschenkoov" w:date="2021-03-09T15:43:00Z"/>
                <w:rFonts w:cs="Arial"/>
                <w:sz w:val="20"/>
                <w:szCs w:val="20"/>
              </w:rPr>
            </w:pPr>
            <w:ins w:id="2172" w:author="kraschenkoov" w:date="2021-03-09T15:43:00Z">
              <w:r>
                <w:rPr>
                  <w:rFonts w:eastAsiaTheme="minorHAnsi" w:cs="Arial"/>
                  <w:color w:val="000000"/>
                  <w:sz w:val="20"/>
                  <w:szCs w:val="20"/>
                </w:rPr>
                <w:t>Интерфейс для передачи сторно документов материала в АСБНУ</w:t>
              </w:r>
            </w:ins>
          </w:p>
        </w:tc>
        <w:tc>
          <w:tcPr>
            <w:tcW w:w="1140" w:type="pct"/>
          </w:tcPr>
          <w:p w14:paraId="3C94D2D2" w14:textId="3E02FC33" w:rsidR="00703990" w:rsidRDefault="00703990" w:rsidP="00703990">
            <w:pPr>
              <w:jc w:val="center"/>
              <w:rPr>
                <w:ins w:id="2173" w:author="kraschenkoov" w:date="2021-03-09T15:43:00Z"/>
                <w:rFonts w:cs="Arial"/>
                <w:sz w:val="20"/>
                <w:szCs w:val="20"/>
              </w:rPr>
            </w:pPr>
            <w:ins w:id="2174" w:author="kraschenkoov" w:date="2021-03-09T15:44:00Z">
              <w:r>
                <w:rPr>
                  <w:rFonts w:cs="Arial"/>
                  <w:sz w:val="20"/>
                  <w:szCs w:val="20"/>
                </w:rPr>
                <w:t>Интерфейс</w:t>
              </w:r>
            </w:ins>
          </w:p>
        </w:tc>
        <w:tc>
          <w:tcPr>
            <w:tcW w:w="747" w:type="pct"/>
            <w:shd w:val="clear" w:color="auto" w:fill="auto"/>
          </w:tcPr>
          <w:p w14:paraId="3468A4D2" w14:textId="02909648" w:rsidR="00703990" w:rsidRDefault="00703990" w:rsidP="00703990">
            <w:pPr>
              <w:jc w:val="center"/>
              <w:rPr>
                <w:ins w:id="2175" w:author="kraschenkoov" w:date="2021-03-09T15:43:00Z"/>
                <w:rFonts w:cs="Arial"/>
                <w:sz w:val="20"/>
                <w:szCs w:val="20"/>
                <w:lang w:val="en-US"/>
              </w:rPr>
            </w:pPr>
            <w:ins w:id="2176" w:author="kraschenkoov" w:date="2021-03-09T15:43:00Z">
              <w:r>
                <w:rPr>
                  <w:rFonts w:eastAsiaTheme="minorHAnsi" w:cs="Arial"/>
                  <w:color w:val="000000"/>
                  <w:sz w:val="20"/>
                  <w:szCs w:val="20"/>
                </w:rPr>
                <w:t>MM227</w:t>
              </w:r>
            </w:ins>
          </w:p>
        </w:tc>
        <w:tc>
          <w:tcPr>
            <w:tcW w:w="720" w:type="pct"/>
            <w:shd w:val="clear" w:color="auto" w:fill="auto"/>
          </w:tcPr>
          <w:p w14:paraId="2D87E0A9" w14:textId="77777777" w:rsidR="00703990" w:rsidRDefault="00703990" w:rsidP="00703990">
            <w:pPr>
              <w:jc w:val="center"/>
              <w:rPr>
                <w:ins w:id="2177" w:author="kraschenkoov" w:date="2021-03-09T15:43:00Z"/>
                <w:rFonts w:cs="Arial"/>
                <w:sz w:val="20"/>
                <w:szCs w:val="20"/>
              </w:rPr>
            </w:pPr>
          </w:p>
        </w:tc>
      </w:tr>
      <w:tr w:rsidR="00703990" w:rsidRPr="006F5656" w14:paraId="06B31E54" w14:textId="77777777" w:rsidTr="00BD21B0">
        <w:trPr>
          <w:cantSplit/>
          <w:ins w:id="2178" w:author="kraschenkoov" w:date="2021-03-09T15:43:00Z"/>
        </w:trPr>
        <w:tc>
          <w:tcPr>
            <w:tcW w:w="346" w:type="pct"/>
            <w:shd w:val="clear" w:color="auto" w:fill="auto"/>
          </w:tcPr>
          <w:p w14:paraId="5B3FD6C8" w14:textId="77777777" w:rsidR="00703990" w:rsidRPr="0066073E" w:rsidRDefault="00703990" w:rsidP="00703990">
            <w:pPr>
              <w:pStyle w:val="afc"/>
              <w:numPr>
                <w:ilvl w:val="0"/>
                <w:numId w:val="151"/>
              </w:numPr>
              <w:jc w:val="left"/>
              <w:rPr>
                <w:ins w:id="2179" w:author="kraschenkoov" w:date="2021-03-09T15:43:00Z"/>
                <w:rFonts w:cs="Arial"/>
                <w:sz w:val="20"/>
                <w:szCs w:val="20"/>
                <w:lang w:eastAsia="ru-RU"/>
              </w:rPr>
            </w:pPr>
          </w:p>
        </w:tc>
        <w:tc>
          <w:tcPr>
            <w:tcW w:w="2047" w:type="pct"/>
          </w:tcPr>
          <w:p w14:paraId="3B1F8FAC" w14:textId="7E0D6285" w:rsidR="00703990" w:rsidRPr="004D530B" w:rsidRDefault="00703990" w:rsidP="00703990">
            <w:pPr>
              <w:jc w:val="left"/>
              <w:rPr>
                <w:ins w:id="2180" w:author="kraschenkoov" w:date="2021-03-09T15:43:00Z"/>
                <w:rFonts w:cs="Arial"/>
                <w:sz w:val="20"/>
                <w:szCs w:val="20"/>
              </w:rPr>
            </w:pPr>
            <w:ins w:id="2181" w:author="kraschenkoov" w:date="2021-03-09T15:43:00Z">
              <w:r>
                <w:rPr>
                  <w:rFonts w:eastAsiaTheme="minorHAnsi" w:cs="Arial"/>
                  <w:color w:val="000000"/>
                  <w:sz w:val="20"/>
                  <w:szCs w:val="20"/>
                </w:rPr>
                <w:t xml:space="preserve">Интерфейсы для получения статусов обработки сообщений из АСБНУ </w:t>
              </w:r>
            </w:ins>
          </w:p>
        </w:tc>
        <w:tc>
          <w:tcPr>
            <w:tcW w:w="1140" w:type="pct"/>
          </w:tcPr>
          <w:p w14:paraId="44D78B3B" w14:textId="56616D12" w:rsidR="00703990" w:rsidRDefault="00703990" w:rsidP="00703990">
            <w:pPr>
              <w:jc w:val="center"/>
              <w:rPr>
                <w:ins w:id="2182" w:author="kraschenkoov" w:date="2021-03-09T15:43:00Z"/>
                <w:rFonts w:cs="Arial"/>
                <w:sz w:val="20"/>
                <w:szCs w:val="20"/>
              </w:rPr>
            </w:pPr>
            <w:ins w:id="2183" w:author="kraschenkoov" w:date="2021-03-09T15:44:00Z">
              <w:r>
                <w:rPr>
                  <w:rFonts w:cs="Arial"/>
                  <w:sz w:val="20"/>
                  <w:szCs w:val="20"/>
                </w:rPr>
                <w:t>Интерфейс</w:t>
              </w:r>
            </w:ins>
          </w:p>
        </w:tc>
        <w:tc>
          <w:tcPr>
            <w:tcW w:w="747" w:type="pct"/>
            <w:shd w:val="clear" w:color="auto" w:fill="auto"/>
          </w:tcPr>
          <w:p w14:paraId="1C0536CB" w14:textId="7FE1E96C" w:rsidR="00703990" w:rsidRDefault="00703990" w:rsidP="00703990">
            <w:pPr>
              <w:jc w:val="center"/>
              <w:rPr>
                <w:ins w:id="2184" w:author="kraschenkoov" w:date="2021-03-09T15:43:00Z"/>
                <w:rFonts w:cs="Arial"/>
                <w:sz w:val="20"/>
                <w:szCs w:val="20"/>
                <w:lang w:val="en-US"/>
              </w:rPr>
            </w:pPr>
            <w:ins w:id="2185" w:author="kraschenkoov" w:date="2021-03-09T15:43:00Z">
              <w:r>
                <w:rPr>
                  <w:rFonts w:eastAsiaTheme="minorHAnsi" w:cs="Arial"/>
                  <w:color w:val="000000"/>
                  <w:sz w:val="20"/>
                  <w:szCs w:val="20"/>
                </w:rPr>
                <w:t>MM228</w:t>
              </w:r>
            </w:ins>
          </w:p>
        </w:tc>
        <w:tc>
          <w:tcPr>
            <w:tcW w:w="720" w:type="pct"/>
            <w:shd w:val="clear" w:color="auto" w:fill="auto"/>
          </w:tcPr>
          <w:p w14:paraId="0F13D3DA" w14:textId="77777777" w:rsidR="00703990" w:rsidRDefault="00703990" w:rsidP="00703990">
            <w:pPr>
              <w:jc w:val="center"/>
              <w:rPr>
                <w:ins w:id="2186" w:author="kraschenkoov" w:date="2021-03-09T15:43:00Z"/>
                <w:rFonts w:cs="Arial"/>
                <w:sz w:val="20"/>
                <w:szCs w:val="20"/>
              </w:rPr>
            </w:pPr>
          </w:p>
        </w:tc>
      </w:tr>
      <w:tr w:rsidR="00971112" w:rsidRPr="006F5656" w14:paraId="4198870C" w14:textId="77777777" w:rsidTr="00BD21B0">
        <w:trPr>
          <w:cantSplit/>
          <w:ins w:id="2187" w:author="FokinaES" w:date="2021-04-19T12:33:00Z"/>
        </w:trPr>
        <w:tc>
          <w:tcPr>
            <w:tcW w:w="346" w:type="pct"/>
            <w:shd w:val="clear" w:color="auto" w:fill="auto"/>
          </w:tcPr>
          <w:p w14:paraId="35C6598C" w14:textId="77777777" w:rsidR="00971112" w:rsidRPr="0066073E" w:rsidRDefault="00971112" w:rsidP="00703990">
            <w:pPr>
              <w:pStyle w:val="afc"/>
              <w:numPr>
                <w:ilvl w:val="0"/>
                <w:numId w:val="151"/>
              </w:numPr>
              <w:jc w:val="left"/>
              <w:rPr>
                <w:ins w:id="2188" w:author="FokinaES" w:date="2021-04-19T12:33:00Z"/>
                <w:rFonts w:cs="Arial"/>
                <w:sz w:val="20"/>
                <w:szCs w:val="20"/>
                <w:lang w:eastAsia="ru-RU"/>
              </w:rPr>
            </w:pPr>
          </w:p>
        </w:tc>
        <w:tc>
          <w:tcPr>
            <w:tcW w:w="2047" w:type="pct"/>
          </w:tcPr>
          <w:p w14:paraId="1566202F" w14:textId="684B7DA7" w:rsidR="00971112" w:rsidRDefault="00971112">
            <w:pPr>
              <w:jc w:val="left"/>
              <w:rPr>
                <w:ins w:id="2189" w:author="FokinaES" w:date="2021-04-19T12:33:00Z"/>
                <w:rFonts w:eastAsiaTheme="minorHAnsi" w:cs="Arial"/>
                <w:color w:val="000000"/>
                <w:sz w:val="20"/>
                <w:szCs w:val="20"/>
              </w:rPr>
            </w:pPr>
            <w:ins w:id="2190" w:author="FokinaES" w:date="2021-04-19T12:33:00Z">
              <w:r>
                <w:rPr>
                  <w:rFonts w:eastAsiaTheme="minorHAnsi" w:cs="Arial"/>
                  <w:color w:val="000000"/>
                  <w:sz w:val="20"/>
                  <w:szCs w:val="20"/>
                </w:rPr>
                <w:t xml:space="preserve">Массовое создание заказов на списание, </w:t>
              </w:r>
            </w:ins>
            <w:ins w:id="2191" w:author="FokinaES" w:date="2021-04-19T12:34:00Z">
              <w:r w:rsidRPr="00971112">
                <w:rPr>
                  <w:rFonts w:eastAsiaTheme="minorHAnsi" w:cs="Arial"/>
                  <w:color w:val="000000"/>
                  <w:sz w:val="20"/>
                  <w:szCs w:val="20"/>
                </w:rPr>
                <w:t>управл</w:t>
              </w:r>
              <w:r>
                <w:rPr>
                  <w:rFonts w:eastAsiaTheme="minorHAnsi" w:cs="Arial"/>
                  <w:color w:val="000000"/>
                  <w:sz w:val="20"/>
                  <w:szCs w:val="20"/>
                </w:rPr>
                <w:t>ение</w:t>
              </w:r>
              <w:r w:rsidRPr="00971112">
                <w:rPr>
                  <w:rFonts w:eastAsiaTheme="minorHAnsi" w:cs="Arial"/>
                  <w:color w:val="000000"/>
                  <w:sz w:val="20"/>
                  <w:szCs w:val="20"/>
                </w:rPr>
                <w:t xml:space="preserve"> всей цепочкой документов Заявка на списание -&gt; Заказ на списание -&gt; Исх. поставка -&gt; Документ ОМ</w:t>
              </w:r>
            </w:ins>
          </w:p>
        </w:tc>
        <w:tc>
          <w:tcPr>
            <w:tcW w:w="1140" w:type="pct"/>
          </w:tcPr>
          <w:p w14:paraId="09ED7A21" w14:textId="1CFFD70B" w:rsidR="00971112" w:rsidRDefault="00971112" w:rsidP="00703990">
            <w:pPr>
              <w:jc w:val="center"/>
              <w:rPr>
                <w:ins w:id="2192" w:author="FokinaES" w:date="2021-04-19T12:33:00Z"/>
                <w:rFonts w:cs="Arial"/>
                <w:sz w:val="20"/>
                <w:szCs w:val="20"/>
              </w:rPr>
            </w:pPr>
            <w:ins w:id="2193" w:author="FokinaES" w:date="2021-04-19T12:35:00Z">
              <w:r>
                <w:rPr>
                  <w:rFonts w:cs="Arial"/>
                  <w:sz w:val="20"/>
                  <w:szCs w:val="20"/>
                  <w:lang w:val="en-US"/>
                </w:rPr>
                <w:t>ABAP-</w:t>
              </w:r>
              <w:r>
                <w:rPr>
                  <w:rFonts w:cs="Arial"/>
                  <w:sz w:val="20"/>
                  <w:szCs w:val="20"/>
                </w:rPr>
                <w:t>разработка</w:t>
              </w:r>
            </w:ins>
          </w:p>
        </w:tc>
        <w:tc>
          <w:tcPr>
            <w:tcW w:w="747" w:type="pct"/>
            <w:shd w:val="clear" w:color="auto" w:fill="auto"/>
          </w:tcPr>
          <w:p w14:paraId="7672E94D" w14:textId="54524E77" w:rsidR="00971112" w:rsidRPr="00971112" w:rsidRDefault="00971112" w:rsidP="00703990">
            <w:pPr>
              <w:jc w:val="center"/>
              <w:rPr>
                <w:ins w:id="2194" w:author="FokinaES" w:date="2021-04-19T12:33:00Z"/>
                <w:rFonts w:eastAsiaTheme="minorHAnsi" w:cs="Arial"/>
                <w:color w:val="000000"/>
                <w:sz w:val="20"/>
                <w:szCs w:val="20"/>
                <w:lang w:val="en-US"/>
                <w:rPrChange w:id="2195" w:author="FokinaES" w:date="2021-04-19T12:35:00Z">
                  <w:rPr>
                    <w:ins w:id="2196" w:author="FokinaES" w:date="2021-04-19T12:33:00Z"/>
                    <w:rFonts w:eastAsiaTheme="minorHAnsi" w:cs="Arial"/>
                    <w:color w:val="000000"/>
                    <w:sz w:val="20"/>
                    <w:szCs w:val="20"/>
                  </w:rPr>
                </w:rPrChange>
              </w:rPr>
            </w:pPr>
            <w:ins w:id="2197" w:author="FokinaES" w:date="2021-04-19T12:35:00Z">
              <w:r>
                <w:rPr>
                  <w:rFonts w:eastAsiaTheme="minorHAnsi" w:cs="Arial"/>
                  <w:color w:val="000000"/>
                  <w:sz w:val="20"/>
                  <w:szCs w:val="20"/>
                  <w:lang w:val="en-US"/>
                </w:rPr>
                <w:t>MM211</w:t>
              </w:r>
            </w:ins>
          </w:p>
        </w:tc>
        <w:tc>
          <w:tcPr>
            <w:tcW w:w="720" w:type="pct"/>
            <w:shd w:val="clear" w:color="auto" w:fill="auto"/>
          </w:tcPr>
          <w:p w14:paraId="316D1A59" w14:textId="77777777" w:rsidR="00971112" w:rsidRDefault="00971112" w:rsidP="00703990">
            <w:pPr>
              <w:jc w:val="center"/>
              <w:rPr>
                <w:ins w:id="2198" w:author="FokinaES" w:date="2021-04-19T12:33:00Z"/>
                <w:rFonts w:cs="Arial"/>
                <w:sz w:val="20"/>
                <w:szCs w:val="20"/>
              </w:rPr>
            </w:pPr>
          </w:p>
        </w:tc>
      </w:tr>
    </w:tbl>
    <w:p w14:paraId="2304CC18" w14:textId="77777777" w:rsidR="00D176B9" w:rsidRDefault="00D176B9" w:rsidP="00374840">
      <w:pPr>
        <w:rPr>
          <w:rFonts w:eastAsiaTheme="majorEastAsia"/>
        </w:rPr>
      </w:pPr>
      <w:bookmarkStart w:id="2199" w:name="_Toc431903102"/>
      <w:bookmarkStart w:id="2200" w:name="_Toc469481048"/>
    </w:p>
    <w:p w14:paraId="620492B2" w14:textId="77777777" w:rsidR="00D176B9" w:rsidRDefault="00D176B9" w:rsidP="00374840">
      <w:pPr>
        <w:rPr>
          <w:rFonts w:eastAsiaTheme="majorEastAsia"/>
        </w:rPr>
      </w:pPr>
    </w:p>
    <w:p w14:paraId="650C14AB" w14:textId="0C4B9EC2" w:rsidR="0054502F" w:rsidRDefault="0054502F" w:rsidP="0054502F">
      <w:pPr>
        <w:pStyle w:val="22"/>
        <w:keepNext/>
        <w:keepLines/>
        <w:numPr>
          <w:ilvl w:val="1"/>
          <w:numId w:val="8"/>
        </w:numPr>
        <w:spacing w:before="160" w:after="120" w:line="276" w:lineRule="auto"/>
        <w:rPr>
          <w:rFonts w:eastAsiaTheme="majorEastAsia" w:cstheme="majorBidi"/>
          <w:bCs w:val="0"/>
          <w:iCs w:val="0"/>
          <w:szCs w:val="26"/>
        </w:rPr>
      </w:pPr>
      <w:bookmarkStart w:id="2201" w:name="_Toc523232566"/>
      <w:bookmarkStart w:id="2202" w:name="_Toc523401930"/>
      <w:bookmarkStart w:id="2203" w:name="_Toc523413749"/>
      <w:bookmarkStart w:id="2204" w:name="_Toc524079888"/>
      <w:bookmarkStart w:id="2205" w:name="_Toc524083191"/>
      <w:bookmarkStart w:id="2206" w:name="_Toc525914757"/>
      <w:r w:rsidRPr="008C7F95">
        <w:rPr>
          <w:rFonts w:eastAsiaTheme="majorEastAsia" w:cstheme="majorBidi"/>
          <w:bCs w:val="0"/>
          <w:iCs w:val="0"/>
          <w:szCs w:val="26"/>
        </w:rPr>
        <w:t>Особенности технической реализации</w:t>
      </w:r>
      <w:bookmarkEnd w:id="2201"/>
      <w:bookmarkEnd w:id="2202"/>
      <w:bookmarkEnd w:id="2203"/>
      <w:bookmarkEnd w:id="2204"/>
      <w:bookmarkEnd w:id="2205"/>
      <w:bookmarkEnd w:id="2206"/>
    </w:p>
    <w:p w14:paraId="068FFCC1" w14:textId="5CE03015" w:rsidR="00DB6B63" w:rsidRDefault="00DB6B63" w:rsidP="00DB6B63">
      <w:pPr>
        <w:rPr>
          <w:rFonts w:eastAsiaTheme="majorEastAsia"/>
        </w:rPr>
      </w:pPr>
    </w:p>
    <w:p w14:paraId="37F3E12E" w14:textId="488DE535" w:rsidR="00DB6B63" w:rsidRPr="0085578C" w:rsidRDefault="00DB6B63" w:rsidP="00DB6B63">
      <w:pPr>
        <w:pStyle w:val="3"/>
      </w:pPr>
      <w:bookmarkStart w:id="2207" w:name="_Toc523232567"/>
      <w:bookmarkStart w:id="2208" w:name="_Toc523401931"/>
      <w:bookmarkStart w:id="2209" w:name="_Toc523413750"/>
      <w:bookmarkStart w:id="2210" w:name="_Toc524079889"/>
      <w:bookmarkStart w:id="2211" w:name="_Toc524083192"/>
      <w:bookmarkStart w:id="2212" w:name="_Toc525914758"/>
      <w:r>
        <w:t>Планирование работы складской логистики</w:t>
      </w:r>
      <w:r w:rsidR="00170B39">
        <w:t xml:space="preserve"> (ПП-10.07.02)</w:t>
      </w:r>
      <w:bookmarkEnd w:id="2207"/>
      <w:bookmarkEnd w:id="2208"/>
      <w:bookmarkEnd w:id="2209"/>
      <w:bookmarkEnd w:id="2210"/>
      <w:bookmarkEnd w:id="2211"/>
      <w:bookmarkEnd w:id="2212"/>
    </w:p>
    <w:p w14:paraId="1FA189C5" w14:textId="3195665B" w:rsidR="00DB6B63" w:rsidRDefault="00DB6B63" w:rsidP="00DB6B63">
      <w:pPr>
        <w:rPr>
          <w:rFonts w:eastAsiaTheme="majorEastAsia"/>
        </w:rPr>
      </w:pPr>
    </w:p>
    <w:p w14:paraId="66F50923" w14:textId="77777777" w:rsidR="00B47927" w:rsidRPr="00B47927" w:rsidRDefault="00B47927" w:rsidP="00B47927">
      <w:pPr>
        <w:ind w:firstLine="709"/>
        <w:rPr>
          <w:b/>
        </w:rPr>
      </w:pPr>
      <w:r w:rsidRPr="00B47927">
        <w:rPr>
          <w:b/>
        </w:rPr>
        <w:t>Объемный план грузоперевозок</w:t>
      </w:r>
    </w:p>
    <w:p w14:paraId="616C802B" w14:textId="77777777" w:rsidR="00B47927" w:rsidRDefault="00B47927" w:rsidP="00B47927">
      <w:pPr>
        <w:ind w:firstLine="709"/>
      </w:pPr>
      <w:r>
        <w:t xml:space="preserve">Объемный план грузоперевозок является ключевым отчетом для планирования складской логистики. Для формирования данного плана предусматривается гибкая </w:t>
      </w:r>
      <w:r>
        <w:rPr>
          <w:lang w:val="en-US"/>
        </w:rPr>
        <w:t>BI</w:t>
      </w:r>
      <w:r w:rsidRPr="006D4545">
        <w:t xml:space="preserve"> </w:t>
      </w:r>
      <w:r>
        <w:t>матрица «Складская и транспортная логистика». Данная матрица формируется на основании Заявок на закупку, Заявок на перемещение, Заказов на поставку, Заказов на перемещение, Входящих поставок, Исходящих поставок.</w:t>
      </w:r>
    </w:p>
    <w:p w14:paraId="1A7DE683" w14:textId="0BB18690" w:rsidR="00B47927" w:rsidRDefault="00B47927" w:rsidP="00B47927">
      <w:pPr>
        <w:ind w:firstLine="709"/>
      </w:pPr>
      <w:r>
        <w:t>Ключевой аналитикой объемного плана грузоперевозок является Группа транспортировки. Т.к. данная аналитика не заполняется в Заявках на закупку и Заявках на перемещение, то данный признак должен подтягиваться при формировании отчета.</w:t>
      </w:r>
    </w:p>
    <w:p w14:paraId="0CBBC024" w14:textId="77777777" w:rsidR="00C44F55" w:rsidRPr="006D4545" w:rsidRDefault="00C44F55" w:rsidP="00B47927">
      <w:pPr>
        <w:ind w:firstLine="709"/>
      </w:pPr>
    </w:p>
    <w:p w14:paraId="6B00F0DA" w14:textId="77777777" w:rsidR="00B47927" w:rsidRPr="00B47927" w:rsidRDefault="00B47927" w:rsidP="00B47927">
      <w:pPr>
        <w:ind w:firstLine="709"/>
        <w:rPr>
          <w:b/>
        </w:rPr>
      </w:pPr>
      <w:r w:rsidRPr="00B47927">
        <w:rPr>
          <w:b/>
        </w:rPr>
        <w:t>Заказы на перемещение</w:t>
      </w:r>
    </w:p>
    <w:p w14:paraId="1E24BD0E" w14:textId="087515A6" w:rsidR="00B47927" w:rsidRDefault="00B47927" w:rsidP="00B47927">
      <w:pPr>
        <w:ind w:firstLine="709"/>
      </w:pPr>
      <w:r>
        <w:t xml:space="preserve">Формируются типовые заказы на перемещение </w:t>
      </w:r>
      <w:r w:rsidR="00403E88">
        <w:t>вида</w:t>
      </w:r>
      <w:r>
        <w:t xml:space="preserve"> </w:t>
      </w:r>
      <w:r>
        <w:rPr>
          <w:lang w:val="en-US"/>
        </w:rPr>
        <w:t>UB</w:t>
      </w:r>
      <w:r>
        <w:t>.</w:t>
      </w:r>
    </w:p>
    <w:p w14:paraId="1C6FE826" w14:textId="77777777" w:rsidR="00B47927" w:rsidRPr="00C923FA" w:rsidRDefault="00B47927" w:rsidP="00B47927">
      <w:pPr>
        <w:ind w:firstLine="709"/>
      </w:pPr>
    </w:p>
    <w:p w14:paraId="02757E42" w14:textId="77777777" w:rsidR="00B47927" w:rsidRPr="00B47927" w:rsidRDefault="00B47927" w:rsidP="00B47927">
      <w:pPr>
        <w:ind w:firstLine="709"/>
        <w:rPr>
          <w:b/>
        </w:rPr>
      </w:pPr>
      <w:r w:rsidRPr="00B47927">
        <w:rPr>
          <w:b/>
        </w:rPr>
        <w:t>Исходящие поставки</w:t>
      </w:r>
    </w:p>
    <w:p w14:paraId="707957FB" w14:textId="77777777" w:rsidR="00B47927" w:rsidRPr="00E71BDA" w:rsidRDefault="00B47927" w:rsidP="00B47927">
      <w:pPr>
        <w:ind w:firstLine="709"/>
      </w:pPr>
      <w:r>
        <w:t xml:space="preserve">Для формирования исходящих поставок предполагается выполнить разработку, позволяющую формировать Исходящие поставки с учетом грузоподъемности ТС. Данная доработка должна быть выполнена на базе типовой транзакции </w:t>
      </w:r>
      <w:r>
        <w:rPr>
          <w:lang w:val="en-US"/>
        </w:rPr>
        <w:t>VL</w:t>
      </w:r>
      <w:r w:rsidRPr="00E45242">
        <w:t>10</w:t>
      </w:r>
      <w:r>
        <w:rPr>
          <w:lang w:val="en-US"/>
        </w:rPr>
        <w:t>D</w:t>
      </w:r>
      <w:r w:rsidRPr="00E45242">
        <w:t xml:space="preserve">. </w:t>
      </w:r>
      <w:r>
        <w:t>В дополнительном окне должна быть указана грузоподъемность. После запуска транзакции с позиции заказа на поставку должно быть создано соответствующее количество Исходящих поставок.</w:t>
      </w:r>
    </w:p>
    <w:p w14:paraId="53A69665" w14:textId="77777777" w:rsidR="002B70FB" w:rsidRDefault="002B70FB" w:rsidP="00DB6B63">
      <w:pPr>
        <w:rPr>
          <w:rFonts w:eastAsiaTheme="majorEastAsia"/>
        </w:rPr>
      </w:pPr>
    </w:p>
    <w:p w14:paraId="4A62C285" w14:textId="77777777" w:rsidR="007113C5" w:rsidRDefault="007113C5" w:rsidP="00DB6B63">
      <w:pPr>
        <w:rPr>
          <w:rFonts w:eastAsiaTheme="majorEastAsia"/>
        </w:rPr>
      </w:pPr>
    </w:p>
    <w:p w14:paraId="593F0A84" w14:textId="1D80BF9E" w:rsidR="004B49E5" w:rsidRDefault="004B49E5" w:rsidP="00DB6B63">
      <w:pPr>
        <w:rPr>
          <w:rFonts w:eastAsiaTheme="majorEastAsia"/>
        </w:rPr>
      </w:pPr>
    </w:p>
    <w:p w14:paraId="0000105F" w14:textId="77777777" w:rsidR="004B49E5" w:rsidRDefault="004B49E5" w:rsidP="00DB6B63">
      <w:pPr>
        <w:rPr>
          <w:rFonts w:eastAsiaTheme="majorEastAsia"/>
        </w:rPr>
      </w:pPr>
    </w:p>
    <w:p w14:paraId="5B47BE49" w14:textId="77777777" w:rsidR="004B49E5" w:rsidRDefault="004B49E5" w:rsidP="00DB6B63">
      <w:pPr>
        <w:rPr>
          <w:rFonts w:eastAsiaTheme="majorEastAsia"/>
        </w:rPr>
      </w:pPr>
    </w:p>
    <w:p w14:paraId="5A9296AF" w14:textId="77777777" w:rsidR="004B49E5" w:rsidRDefault="004B49E5" w:rsidP="00DB6B63">
      <w:pPr>
        <w:rPr>
          <w:rFonts w:eastAsiaTheme="majorEastAsia"/>
        </w:rPr>
      </w:pPr>
    </w:p>
    <w:p w14:paraId="0B7A0E98" w14:textId="77777777" w:rsidR="004B49E5" w:rsidRDefault="004B49E5" w:rsidP="00DB6B63">
      <w:pPr>
        <w:rPr>
          <w:rFonts w:eastAsiaTheme="majorEastAsia"/>
        </w:rPr>
      </w:pPr>
    </w:p>
    <w:p w14:paraId="6D7AC5F7" w14:textId="77777777" w:rsidR="004B49E5" w:rsidRDefault="004B49E5" w:rsidP="00DB6B63">
      <w:pPr>
        <w:rPr>
          <w:rFonts w:eastAsiaTheme="majorEastAsia"/>
        </w:rPr>
      </w:pPr>
    </w:p>
    <w:p w14:paraId="64A2D46E" w14:textId="77777777" w:rsidR="004B49E5" w:rsidRDefault="004B49E5" w:rsidP="00DB6B63">
      <w:pPr>
        <w:rPr>
          <w:rFonts w:eastAsiaTheme="majorEastAsia"/>
        </w:rPr>
      </w:pPr>
    </w:p>
    <w:p w14:paraId="15A9FEE1" w14:textId="77777777" w:rsidR="004B49E5" w:rsidRDefault="004B49E5" w:rsidP="00DB6B63">
      <w:pPr>
        <w:rPr>
          <w:rFonts w:eastAsiaTheme="majorEastAsia"/>
        </w:rPr>
      </w:pPr>
    </w:p>
    <w:p w14:paraId="5C0EEE39" w14:textId="77777777" w:rsidR="004B49E5" w:rsidRDefault="004B49E5" w:rsidP="00DB6B63">
      <w:pPr>
        <w:rPr>
          <w:rFonts w:eastAsiaTheme="majorEastAsia"/>
        </w:rPr>
      </w:pPr>
    </w:p>
    <w:p w14:paraId="727327A8" w14:textId="77777777" w:rsidR="004B49E5" w:rsidRDefault="004B49E5" w:rsidP="00DB6B63">
      <w:pPr>
        <w:rPr>
          <w:rFonts w:eastAsiaTheme="majorEastAsia"/>
        </w:rPr>
      </w:pPr>
    </w:p>
    <w:p w14:paraId="2C3F8A95" w14:textId="77777777" w:rsidR="004B49E5" w:rsidRDefault="004B49E5" w:rsidP="00DB6B63">
      <w:pPr>
        <w:rPr>
          <w:rFonts w:eastAsiaTheme="majorEastAsia"/>
        </w:rPr>
      </w:pPr>
    </w:p>
    <w:p w14:paraId="7745D496" w14:textId="77777777" w:rsidR="004B49E5" w:rsidRDefault="004B49E5" w:rsidP="00DB6B63">
      <w:pPr>
        <w:rPr>
          <w:rFonts w:eastAsiaTheme="majorEastAsia"/>
        </w:rPr>
      </w:pPr>
    </w:p>
    <w:p w14:paraId="6F3B0C95" w14:textId="77777777" w:rsidR="004B49E5" w:rsidRDefault="004B49E5" w:rsidP="00DB6B63">
      <w:pPr>
        <w:rPr>
          <w:rFonts w:eastAsiaTheme="majorEastAsia"/>
        </w:rPr>
      </w:pPr>
    </w:p>
    <w:p w14:paraId="265BD222" w14:textId="1C81D329" w:rsidR="00B01704" w:rsidRDefault="00B01704" w:rsidP="00B01704">
      <w:pPr>
        <w:pStyle w:val="3"/>
      </w:pPr>
      <w:bookmarkStart w:id="2213" w:name="_Toc523232568"/>
      <w:bookmarkStart w:id="2214" w:name="_Toc523401932"/>
      <w:bookmarkStart w:id="2215" w:name="_Toc523413751"/>
      <w:bookmarkStart w:id="2216" w:name="_Toc524079890"/>
      <w:bookmarkStart w:id="2217" w:name="_Toc524083193"/>
      <w:bookmarkStart w:id="2218" w:name="_Toc525914759"/>
      <w:r>
        <w:t>Выполнение складских операций</w:t>
      </w:r>
      <w:r w:rsidR="00170B39">
        <w:t xml:space="preserve"> (ПП-10.07.03)</w:t>
      </w:r>
      <w:bookmarkEnd w:id="2213"/>
      <w:bookmarkEnd w:id="2214"/>
      <w:bookmarkEnd w:id="2215"/>
      <w:bookmarkEnd w:id="2216"/>
      <w:bookmarkEnd w:id="2217"/>
      <w:bookmarkEnd w:id="2218"/>
    </w:p>
    <w:p w14:paraId="041A88C3" w14:textId="77777777" w:rsidR="0076551E" w:rsidRDefault="0076551E" w:rsidP="0076551E">
      <w:pPr>
        <w:pStyle w:val="4"/>
        <w:spacing w:line="276" w:lineRule="auto"/>
      </w:pPr>
      <w:r w:rsidRPr="005A3D41">
        <w:t>Виды движени</w:t>
      </w:r>
      <w:r>
        <w:t>й</w:t>
      </w:r>
    </w:p>
    <w:p w14:paraId="6C072FDF" w14:textId="1600068F" w:rsidR="00F620E5" w:rsidRPr="00467379" w:rsidRDefault="00F620E5" w:rsidP="00F620E5">
      <w:pPr>
        <w:pStyle w:val="aa"/>
        <w:keepNext/>
        <w:spacing w:after="240" w:afterAutospacing="0" w:line="276" w:lineRule="auto"/>
        <w:jc w:val="right"/>
        <w:rPr>
          <w:rFonts w:cs="Arial"/>
          <w:b/>
          <w:sz w:val="22"/>
          <w:szCs w:val="22"/>
        </w:rPr>
      </w:pPr>
      <w:r w:rsidRPr="00467379">
        <w:rPr>
          <w:rFonts w:cs="Arial"/>
          <w:b/>
          <w:sz w:val="22"/>
          <w:szCs w:val="22"/>
        </w:rPr>
        <w:t xml:space="preserve">Таблица </w:t>
      </w:r>
      <w:r w:rsidR="00781E65">
        <w:rPr>
          <w:rFonts w:cs="Arial"/>
          <w:b/>
          <w:sz w:val="22"/>
          <w:szCs w:val="22"/>
          <w:lang w:val="en-US"/>
        </w:rPr>
        <w:t>153</w:t>
      </w:r>
      <w:r w:rsidRPr="00467379">
        <w:rPr>
          <w:rFonts w:cs="Arial"/>
          <w:b/>
          <w:sz w:val="22"/>
          <w:szCs w:val="22"/>
        </w:rPr>
        <w:t xml:space="preserve">. </w:t>
      </w:r>
      <w:r w:rsidR="00B14F8E">
        <w:rPr>
          <w:rFonts w:cs="Arial"/>
          <w:b/>
          <w:sz w:val="22"/>
          <w:szCs w:val="22"/>
        </w:rPr>
        <w:t>Используемые виды движений</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8"/>
        <w:gridCol w:w="1482"/>
        <w:gridCol w:w="7621"/>
      </w:tblGrid>
      <w:tr w:rsidR="0076551E" w:rsidRPr="00391727" w14:paraId="751E0D5D" w14:textId="77777777" w:rsidTr="00B61F2E">
        <w:trPr>
          <w:tblHeader/>
        </w:trPr>
        <w:tc>
          <w:tcPr>
            <w:tcW w:w="1098" w:type="dxa"/>
            <w:shd w:val="clear" w:color="auto" w:fill="FFC000"/>
          </w:tcPr>
          <w:p w14:paraId="7947FCB7" w14:textId="77777777" w:rsidR="0076551E" w:rsidRPr="00391727" w:rsidRDefault="0076551E" w:rsidP="008F191E">
            <w:pPr>
              <w:pStyle w:val="1KD-Normal"/>
              <w:spacing w:line="276" w:lineRule="auto"/>
              <w:rPr>
                <w:rFonts w:cs="Arial"/>
                <w:b/>
                <w:sz w:val="20"/>
                <w:szCs w:val="20"/>
              </w:rPr>
            </w:pPr>
            <w:r w:rsidRPr="00391727">
              <w:rPr>
                <w:rFonts w:cs="Arial"/>
                <w:b/>
                <w:sz w:val="20"/>
                <w:szCs w:val="20"/>
              </w:rPr>
              <w:t>Вид движения</w:t>
            </w:r>
          </w:p>
        </w:tc>
        <w:tc>
          <w:tcPr>
            <w:tcW w:w="1482" w:type="dxa"/>
            <w:shd w:val="clear" w:color="auto" w:fill="FFC000"/>
          </w:tcPr>
          <w:p w14:paraId="59B6F888" w14:textId="77777777" w:rsidR="0076551E" w:rsidRPr="00C2311E" w:rsidRDefault="0076551E" w:rsidP="008F191E">
            <w:pPr>
              <w:pStyle w:val="1KD-Normal"/>
              <w:spacing w:line="276" w:lineRule="auto"/>
              <w:rPr>
                <w:rFonts w:cs="Arial"/>
                <w:b/>
                <w:sz w:val="20"/>
                <w:szCs w:val="20"/>
              </w:rPr>
            </w:pPr>
            <w:r w:rsidRPr="00C2311E">
              <w:rPr>
                <w:rFonts w:cs="Arial"/>
                <w:b/>
                <w:sz w:val="20"/>
                <w:szCs w:val="20"/>
              </w:rPr>
              <w:t>Сторно</w:t>
            </w:r>
          </w:p>
        </w:tc>
        <w:tc>
          <w:tcPr>
            <w:tcW w:w="7621" w:type="dxa"/>
            <w:shd w:val="clear" w:color="auto" w:fill="FFC000"/>
          </w:tcPr>
          <w:p w14:paraId="5B696394" w14:textId="77777777" w:rsidR="0076551E" w:rsidRPr="00C2311E" w:rsidRDefault="0076551E" w:rsidP="008F191E">
            <w:pPr>
              <w:pStyle w:val="1KD-Normal"/>
              <w:spacing w:line="276" w:lineRule="auto"/>
              <w:rPr>
                <w:rFonts w:cs="Arial"/>
                <w:b/>
                <w:sz w:val="20"/>
                <w:szCs w:val="20"/>
              </w:rPr>
            </w:pPr>
            <w:r w:rsidRPr="00C2311E">
              <w:rPr>
                <w:rFonts w:cs="Arial"/>
                <w:b/>
                <w:sz w:val="20"/>
                <w:szCs w:val="20"/>
              </w:rPr>
              <w:t>Описание</w:t>
            </w:r>
          </w:p>
        </w:tc>
      </w:tr>
      <w:tr w:rsidR="0076551E" w:rsidRPr="00391727" w14:paraId="002DADD4" w14:textId="77777777" w:rsidTr="00B61F2E">
        <w:tc>
          <w:tcPr>
            <w:tcW w:w="1098" w:type="dxa"/>
            <w:shd w:val="clear" w:color="auto" w:fill="FFFFFF" w:themeFill="background1"/>
          </w:tcPr>
          <w:p w14:paraId="1CF39881" w14:textId="77777777" w:rsidR="0076551E" w:rsidRPr="00391727" w:rsidRDefault="0076551E" w:rsidP="008F191E">
            <w:pPr>
              <w:spacing w:line="276" w:lineRule="auto"/>
              <w:rPr>
                <w:rFonts w:cs="Arial"/>
                <w:bCs/>
                <w:sz w:val="20"/>
                <w:szCs w:val="20"/>
              </w:rPr>
            </w:pPr>
            <w:r w:rsidRPr="00391727">
              <w:rPr>
                <w:rFonts w:cs="Arial"/>
                <w:bCs/>
                <w:sz w:val="20"/>
                <w:szCs w:val="20"/>
              </w:rPr>
              <w:t>101</w:t>
            </w:r>
          </w:p>
        </w:tc>
        <w:tc>
          <w:tcPr>
            <w:tcW w:w="1482" w:type="dxa"/>
            <w:shd w:val="clear" w:color="auto" w:fill="FFFFFF" w:themeFill="background1"/>
          </w:tcPr>
          <w:p w14:paraId="482E601C" w14:textId="77777777" w:rsidR="0076551E" w:rsidRPr="00391727" w:rsidRDefault="0076551E" w:rsidP="008F191E">
            <w:pPr>
              <w:spacing w:line="276" w:lineRule="auto"/>
              <w:rPr>
                <w:rFonts w:cs="Arial"/>
                <w:bCs/>
                <w:sz w:val="20"/>
                <w:szCs w:val="20"/>
              </w:rPr>
            </w:pPr>
            <w:r w:rsidRPr="00391727">
              <w:rPr>
                <w:rFonts w:cs="Arial"/>
                <w:bCs/>
                <w:sz w:val="20"/>
                <w:szCs w:val="20"/>
              </w:rPr>
              <w:t>102</w:t>
            </w:r>
          </w:p>
        </w:tc>
        <w:tc>
          <w:tcPr>
            <w:tcW w:w="7621" w:type="dxa"/>
            <w:shd w:val="clear" w:color="auto" w:fill="FFFFFF" w:themeFill="background1"/>
          </w:tcPr>
          <w:p w14:paraId="3629E472" w14:textId="77777777" w:rsidR="0076551E" w:rsidRPr="00391727" w:rsidRDefault="0076551E" w:rsidP="008F191E">
            <w:pPr>
              <w:spacing w:line="276" w:lineRule="auto"/>
              <w:rPr>
                <w:rFonts w:cs="Arial"/>
                <w:bCs/>
                <w:sz w:val="20"/>
                <w:szCs w:val="20"/>
              </w:rPr>
            </w:pPr>
            <w:r w:rsidRPr="00391727">
              <w:rPr>
                <w:rFonts w:cs="Arial"/>
                <w:bCs/>
                <w:sz w:val="20"/>
                <w:szCs w:val="20"/>
              </w:rPr>
              <w:t>Поступление МТР по заказу на поставку, по заказу на перемещение.</w:t>
            </w:r>
          </w:p>
        </w:tc>
      </w:tr>
      <w:tr w:rsidR="0076551E" w:rsidRPr="00391727" w14:paraId="6A5A0946" w14:textId="77777777" w:rsidTr="00B61F2E">
        <w:tc>
          <w:tcPr>
            <w:tcW w:w="1098" w:type="dxa"/>
            <w:shd w:val="clear" w:color="auto" w:fill="FFFFFF" w:themeFill="background1"/>
          </w:tcPr>
          <w:p w14:paraId="73724B45" w14:textId="77777777" w:rsidR="0076551E" w:rsidRPr="00391727" w:rsidRDefault="0076551E" w:rsidP="008F191E">
            <w:pPr>
              <w:spacing w:line="276" w:lineRule="auto"/>
              <w:rPr>
                <w:rFonts w:cs="Arial"/>
                <w:bCs/>
                <w:sz w:val="20"/>
                <w:szCs w:val="20"/>
              </w:rPr>
            </w:pPr>
            <w:r w:rsidRPr="00391727">
              <w:rPr>
                <w:rFonts w:cs="Arial"/>
                <w:bCs/>
                <w:sz w:val="20"/>
                <w:szCs w:val="20"/>
              </w:rPr>
              <w:t>107</w:t>
            </w:r>
          </w:p>
        </w:tc>
        <w:tc>
          <w:tcPr>
            <w:tcW w:w="1482" w:type="dxa"/>
            <w:shd w:val="clear" w:color="auto" w:fill="FFFFFF" w:themeFill="background1"/>
          </w:tcPr>
          <w:p w14:paraId="02BE8B2F" w14:textId="77777777" w:rsidR="0076551E" w:rsidRPr="00391727" w:rsidRDefault="0076551E" w:rsidP="008F191E">
            <w:pPr>
              <w:spacing w:line="276" w:lineRule="auto"/>
              <w:rPr>
                <w:rFonts w:cs="Arial"/>
                <w:sz w:val="20"/>
                <w:szCs w:val="20"/>
              </w:rPr>
            </w:pPr>
            <w:r w:rsidRPr="00391727">
              <w:rPr>
                <w:rFonts w:cs="Arial"/>
                <w:sz w:val="20"/>
                <w:szCs w:val="20"/>
              </w:rPr>
              <w:t>108</w:t>
            </w:r>
          </w:p>
        </w:tc>
        <w:tc>
          <w:tcPr>
            <w:tcW w:w="7621" w:type="dxa"/>
            <w:shd w:val="clear" w:color="auto" w:fill="FFFFFF" w:themeFill="background1"/>
          </w:tcPr>
          <w:p w14:paraId="62EE4856" w14:textId="77777777" w:rsidR="0076551E" w:rsidRPr="00391727" w:rsidRDefault="0076551E" w:rsidP="008F191E">
            <w:pPr>
              <w:spacing w:line="276" w:lineRule="auto"/>
              <w:rPr>
                <w:rFonts w:cs="Arial"/>
                <w:sz w:val="20"/>
                <w:szCs w:val="20"/>
              </w:rPr>
            </w:pPr>
            <w:r w:rsidRPr="00391727">
              <w:rPr>
                <w:rFonts w:cs="Arial"/>
                <w:sz w:val="20"/>
                <w:szCs w:val="20"/>
              </w:rPr>
              <w:t>Регистрация ППС на дальнем базисе</w:t>
            </w:r>
          </w:p>
        </w:tc>
      </w:tr>
      <w:tr w:rsidR="0076551E" w:rsidRPr="00391727" w14:paraId="39FE4D51" w14:textId="77777777" w:rsidTr="00B61F2E">
        <w:tc>
          <w:tcPr>
            <w:tcW w:w="1098" w:type="dxa"/>
            <w:shd w:val="clear" w:color="auto" w:fill="FFFFFF" w:themeFill="background1"/>
          </w:tcPr>
          <w:p w14:paraId="1B22A0D8" w14:textId="77777777" w:rsidR="0076551E" w:rsidRPr="00391727" w:rsidRDefault="0076551E" w:rsidP="008F191E">
            <w:pPr>
              <w:spacing w:line="276" w:lineRule="auto"/>
              <w:rPr>
                <w:rFonts w:cs="Arial"/>
                <w:bCs/>
                <w:sz w:val="20"/>
                <w:szCs w:val="20"/>
              </w:rPr>
            </w:pPr>
            <w:r w:rsidRPr="00391727">
              <w:rPr>
                <w:rFonts w:cs="Arial"/>
                <w:bCs/>
                <w:sz w:val="20"/>
                <w:szCs w:val="20"/>
              </w:rPr>
              <w:t>109</w:t>
            </w:r>
          </w:p>
        </w:tc>
        <w:tc>
          <w:tcPr>
            <w:tcW w:w="1482" w:type="dxa"/>
            <w:shd w:val="clear" w:color="auto" w:fill="FFFFFF" w:themeFill="background1"/>
          </w:tcPr>
          <w:p w14:paraId="1A812CDA" w14:textId="77777777" w:rsidR="0076551E" w:rsidRPr="00391727" w:rsidRDefault="0076551E" w:rsidP="008F191E">
            <w:pPr>
              <w:spacing w:line="276" w:lineRule="auto"/>
              <w:rPr>
                <w:rFonts w:cs="Arial"/>
                <w:sz w:val="20"/>
                <w:szCs w:val="20"/>
              </w:rPr>
            </w:pPr>
            <w:r w:rsidRPr="00391727">
              <w:rPr>
                <w:rFonts w:cs="Arial"/>
                <w:sz w:val="20"/>
                <w:szCs w:val="20"/>
              </w:rPr>
              <w:t>110</w:t>
            </w:r>
          </w:p>
        </w:tc>
        <w:tc>
          <w:tcPr>
            <w:tcW w:w="7621" w:type="dxa"/>
            <w:shd w:val="clear" w:color="auto" w:fill="FFFFFF" w:themeFill="background1"/>
          </w:tcPr>
          <w:p w14:paraId="68A26B61" w14:textId="77777777" w:rsidR="0076551E" w:rsidRPr="00391727" w:rsidRDefault="0076551E" w:rsidP="008F191E">
            <w:pPr>
              <w:spacing w:line="276" w:lineRule="auto"/>
              <w:rPr>
                <w:rFonts w:cs="Arial"/>
                <w:sz w:val="20"/>
                <w:szCs w:val="20"/>
              </w:rPr>
            </w:pPr>
            <w:r w:rsidRPr="00391727">
              <w:rPr>
                <w:rFonts w:cs="Arial"/>
                <w:sz w:val="20"/>
                <w:szCs w:val="20"/>
              </w:rPr>
              <w:t>Поступление МТР на склад, если была регистрация ППС на дальнем базисе</w:t>
            </w:r>
          </w:p>
        </w:tc>
      </w:tr>
      <w:tr w:rsidR="0076551E" w:rsidRPr="00391727" w14:paraId="543F5E3F" w14:textId="77777777" w:rsidTr="00B61F2E">
        <w:tc>
          <w:tcPr>
            <w:tcW w:w="1098" w:type="dxa"/>
            <w:shd w:val="clear" w:color="auto" w:fill="FFFFFF" w:themeFill="background1"/>
          </w:tcPr>
          <w:p w14:paraId="6BE8F789" w14:textId="77777777" w:rsidR="0076551E" w:rsidRPr="00391727" w:rsidRDefault="0076551E" w:rsidP="008F191E">
            <w:pPr>
              <w:spacing w:line="276" w:lineRule="auto"/>
              <w:rPr>
                <w:rFonts w:cs="Arial"/>
                <w:bCs/>
                <w:sz w:val="20"/>
                <w:szCs w:val="20"/>
              </w:rPr>
            </w:pPr>
            <w:r w:rsidRPr="00391727">
              <w:rPr>
                <w:rFonts w:cs="Arial"/>
                <w:bCs/>
                <w:sz w:val="20"/>
                <w:szCs w:val="20"/>
              </w:rPr>
              <w:t>201</w:t>
            </w:r>
          </w:p>
        </w:tc>
        <w:tc>
          <w:tcPr>
            <w:tcW w:w="1482" w:type="dxa"/>
            <w:shd w:val="clear" w:color="auto" w:fill="FFFFFF" w:themeFill="background1"/>
          </w:tcPr>
          <w:p w14:paraId="636D3E2D" w14:textId="77777777" w:rsidR="0076551E" w:rsidRPr="00391727" w:rsidRDefault="0076551E" w:rsidP="008F191E">
            <w:pPr>
              <w:spacing w:line="276" w:lineRule="auto"/>
              <w:rPr>
                <w:rFonts w:cs="Arial"/>
                <w:sz w:val="20"/>
                <w:szCs w:val="20"/>
              </w:rPr>
            </w:pPr>
            <w:r w:rsidRPr="00391727">
              <w:rPr>
                <w:rFonts w:cs="Arial"/>
                <w:sz w:val="20"/>
                <w:szCs w:val="20"/>
              </w:rPr>
              <w:t>202</w:t>
            </w:r>
          </w:p>
        </w:tc>
        <w:tc>
          <w:tcPr>
            <w:tcW w:w="7621" w:type="dxa"/>
            <w:shd w:val="clear" w:color="auto" w:fill="FFFFFF" w:themeFill="background1"/>
          </w:tcPr>
          <w:p w14:paraId="70F7247A" w14:textId="77777777" w:rsidR="0076551E" w:rsidRPr="00391727" w:rsidRDefault="0076551E" w:rsidP="008F191E">
            <w:pPr>
              <w:spacing w:line="276" w:lineRule="auto"/>
              <w:rPr>
                <w:rFonts w:cs="Arial"/>
                <w:sz w:val="20"/>
                <w:szCs w:val="20"/>
              </w:rPr>
            </w:pPr>
            <w:r w:rsidRPr="00391727">
              <w:rPr>
                <w:rFonts w:cs="Arial"/>
                <w:sz w:val="20"/>
                <w:szCs w:val="20"/>
              </w:rPr>
              <w:t>Списание МТР на МВЗ</w:t>
            </w:r>
          </w:p>
        </w:tc>
      </w:tr>
      <w:tr w:rsidR="0076551E" w:rsidRPr="00391727" w14:paraId="6914BBFD" w14:textId="77777777" w:rsidTr="00B61F2E">
        <w:tc>
          <w:tcPr>
            <w:tcW w:w="1098" w:type="dxa"/>
            <w:shd w:val="clear" w:color="auto" w:fill="FFFFFF" w:themeFill="background1"/>
          </w:tcPr>
          <w:p w14:paraId="1E0F6F87" w14:textId="77777777" w:rsidR="0076551E" w:rsidRPr="00391727" w:rsidRDefault="0076551E" w:rsidP="008F191E">
            <w:pPr>
              <w:spacing w:line="276" w:lineRule="auto"/>
              <w:rPr>
                <w:rFonts w:cs="Arial"/>
                <w:bCs/>
                <w:sz w:val="20"/>
                <w:szCs w:val="20"/>
              </w:rPr>
            </w:pPr>
            <w:r w:rsidRPr="00391727">
              <w:rPr>
                <w:rFonts w:cs="Arial"/>
                <w:bCs/>
                <w:sz w:val="20"/>
                <w:szCs w:val="20"/>
              </w:rPr>
              <w:t>261</w:t>
            </w:r>
          </w:p>
        </w:tc>
        <w:tc>
          <w:tcPr>
            <w:tcW w:w="1482" w:type="dxa"/>
            <w:shd w:val="clear" w:color="auto" w:fill="FFFFFF" w:themeFill="background1"/>
          </w:tcPr>
          <w:p w14:paraId="51366350" w14:textId="77777777" w:rsidR="0076551E" w:rsidRPr="00391727" w:rsidRDefault="0076551E" w:rsidP="008F191E">
            <w:pPr>
              <w:spacing w:line="276" w:lineRule="auto"/>
              <w:rPr>
                <w:rFonts w:cs="Arial"/>
                <w:sz w:val="20"/>
                <w:szCs w:val="20"/>
              </w:rPr>
            </w:pPr>
            <w:r w:rsidRPr="00391727">
              <w:rPr>
                <w:rFonts w:cs="Arial"/>
                <w:sz w:val="20"/>
                <w:szCs w:val="20"/>
              </w:rPr>
              <w:t>262</w:t>
            </w:r>
          </w:p>
        </w:tc>
        <w:tc>
          <w:tcPr>
            <w:tcW w:w="7621" w:type="dxa"/>
            <w:shd w:val="clear" w:color="auto" w:fill="FFFFFF" w:themeFill="background1"/>
          </w:tcPr>
          <w:p w14:paraId="2E8CC2AA" w14:textId="77777777" w:rsidR="0076551E" w:rsidRPr="00391727" w:rsidRDefault="0076551E" w:rsidP="008F191E">
            <w:pPr>
              <w:spacing w:line="276" w:lineRule="auto"/>
              <w:rPr>
                <w:rFonts w:cs="Arial"/>
                <w:sz w:val="20"/>
                <w:szCs w:val="20"/>
              </w:rPr>
            </w:pPr>
            <w:r w:rsidRPr="00391727">
              <w:rPr>
                <w:rFonts w:cs="Arial"/>
                <w:sz w:val="20"/>
                <w:szCs w:val="20"/>
              </w:rPr>
              <w:t>Списание МВЗ на Заказ</w:t>
            </w:r>
          </w:p>
        </w:tc>
      </w:tr>
      <w:tr w:rsidR="0076551E" w:rsidRPr="00391727" w14:paraId="0B0303E6" w14:textId="77777777" w:rsidTr="00B61F2E">
        <w:tc>
          <w:tcPr>
            <w:tcW w:w="1098" w:type="dxa"/>
            <w:shd w:val="clear" w:color="auto" w:fill="FFFFFF" w:themeFill="background1"/>
          </w:tcPr>
          <w:p w14:paraId="5B7CB6A5" w14:textId="6506DADF" w:rsidR="0076551E" w:rsidRPr="00391727" w:rsidRDefault="0076551E" w:rsidP="008F191E">
            <w:pPr>
              <w:spacing w:line="276" w:lineRule="auto"/>
              <w:rPr>
                <w:rFonts w:cs="Arial"/>
                <w:bCs/>
                <w:sz w:val="20"/>
                <w:szCs w:val="20"/>
              </w:rPr>
            </w:pPr>
            <w:r w:rsidRPr="00391727">
              <w:rPr>
                <w:rFonts w:cs="Arial"/>
                <w:bCs/>
                <w:sz w:val="20"/>
                <w:szCs w:val="20"/>
              </w:rPr>
              <w:t>501</w:t>
            </w:r>
          </w:p>
        </w:tc>
        <w:tc>
          <w:tcPr>
            <w:tcW w:w="1482" w:type="dxa"/>
            <w:shd w:val="clear" w:color="auto" w:fill="FFFFFF" w:themeFill="background1"/>
          </w:tcPr>
          <w:p w14:paraId="5A77BAB2" w14:textId="785C2616" w:rsidR="0076551E" w:rsidRPr="00391727" w:rsidRDefault="0066073E" w:rsidP="008F191E">
            <w:pPr>
              <w:spacing w:line="276" w:lineRule="auto"/>
              <w:rPr>
                <w:rFonts w:cs="Arial"/>
                <w:sz w:val="20"/>
                <w:szCs w:val="20"/>
              </w:rPr>
            </w:pPr>
            <w:r>
              <w:rPr>
                <w:rFonts w:cs="Arial"/>
                <w:sz w:val="20"/>
                <w:szCs w:val="20"/>
              </w:rPr>
              <w:t>502</w:t>
            </w:r>
          </w:p>
        </w:tc>
        <w:tc>
          <w:tcPr>
            <w:tcW w:w="7621" w:type="dxa"/>
            <w:shd w:val="clear" w:color="auto" w:fill="FFFFFF" w:themeFill="background1"/>
          </w:tcPr>
          <w:p w14:paraId="3E4227F0" w14:textId="77777777" w:rsidR="0076551E" w:rsidRPr="00391727" w:rsidRDefault="0076551E" w:rsidP="008F191E">
            <w:pPr>
              <w:spacing w:line="276" w:lineRule="auto"/>
              <w:rPr>
                <w:rFonts w:cs="Arial"/>
                <w:sz w:val="20"/>
                <w:szCs w:val="20"/>
              </w:rPr>
            </w:pPr>
            <w:r w:rsidRPr="00391727">
              <w:rPr>
                <w:rFonts w:cs="Arial"/>
                <w:sz w:val="20"/>
                <w:szCs w:val="20"/>
              </w:rPr>
              <w:t>Приемка / Выдача МТР на ОХ</w:t>
            </w:r>
          </w:p>
        </w:tc>
      </w:tr>
      <w:tr w:rsidR="009D36C5" w:rsidRPr="00391727" w14:paraId="539DA0CA" w14:textId="77777777" w:rsidTr="00B61F2E">
        <w:tc>
          <w:tcPr>
            <w:tcW w:w="1098" w:type="dxa"/>
            <w:shd w:val="clear" w:color="auto" w:fill="FFFFFF" w:themeFill="background1"/>
          </w:tcPr>
          <w:p w14:paraId="1A9FAA46" w14:textId="42937134" w:rsidR="009D36C5" w:rsidRPr="00391727" w:rsidRDefault="009D36C5" w:rsidP="009D36C5">
            <w:pPr>
              <w:spacing w:line="276" w:lineRule="auto"/>
              <w:rPr>
                <w:rFonts w:cs="Arial"/>
                <w:bCs/>
                <w:sz w:val="20"/>
                <w:szCs w:val="20"/>
              </w:rPr>
            </w:pPr>
            <w:del w:id="2219" w:author="Tukhbatov Ruslan" w:date="2020-04-21T04:27:00Z">
              <w:r w:rsidDel="00DE29D5">
                <w:rPr>
                  <w:rFonts w:cs="Arial"/>
                  <w:bCs/>
                  <w:sz w:val="20"/>
                  <w:szCs w:val="20"/>
                  <w:lang w:val="en-US"/>
                </w:rPr>
                <w:delText>Z</w:delText>
              </w:r>
              <w:r w:rsidRPr="00DE094C" w:rsidDel="00DE29D5">
                <w:rPr>
                  <w:rFonts w:cs="Arial"/>
                  <w:bCs/>
                  <w:sz w:val="20"/>
                  <w:szCs w:val="20"/>
                  <w:rPrChange w:id="2220" w:author="Герич Алексей Анатольевич" w:date="2020-04-22T09:56:00Z">
                    <w:rPr>
                      <w:rFonts w:cs="Arial"/>
                      <w:bCs/>
                      <w:sz w:val="20"/>
                      <w:szCs w:val="20"/>
                      <w:lang w:val="en-US"/>
                    </w:rPr>
                  </w:rPrChange>
                </w:rPr>
                <w:delText>51</w:delText>
              </w:r>
            </w:del>
          </w:p>
        </w:tc>
        <w:tc>
          <w:tcPr>
            <w:tcW w:w="1482" w:type="dxa"/>
            <w:shd w:val="clear" w:color="auto" w:fill="FFFFFF" w:themeFill="background1"/>
          </w:tcPr>
          <w:p w14:paraId="7A540FE6" w14:textId="33F113DA" w:rsidR="009D36C5" w:rsidRPr="00391727" w:rsidRDefault="009D36C5" w:rsidP="009D36C5">
            <w:pPr>
              <w:spacing w:line="276" w:lineRule="auto"/>
              <w:rPr>
                <w:rFonts w:cs="Arial"/>
                <w:sz w:val="20"/>
                <w:szCs w:val="20"/>
              </w:rPr>
            </w:pPr>
            <w:del w:id="2221" w:author="Tukhbatov Ruslan" w:date="2020-04-21T04:27:00Z">
              <w:r w:rsidRPr="00DE094C" w:rsidDel="00DE29D5">
                <w:rPr>
                  <w:rFonts w:cs="Arial"/>
                  <w:sz w:val="20"/>
                  <w:szCs w:val="20"/>
                  <w:rPrChange w:id="2222" w:author="Герич Алексей Анатольевич" w:date="2020-04-22T09:56:00Z">
                    <w:rPr>
                      <w:rFonts w:cs="Arial"/>
                      <w:sz w:val="20"/>
                      <w:szCs w:val="20"/>
                      <w:lang w:val="en-US"/>
                    </w:rPr>
                  </w:rPrChange>
                </w:rPr>
                <w:delText>502</w:delText>
              </w:r>
            </w:del>
          </w:p>
        </w:tc>
        <w:tc>
          <w:tcPr>
            <w:tcW w:w="7621" w:type="dxa"/>
            <w:shd w:val="clear" w:color="auto" w:fill="FFFFFF" w:themeFill="background1"/>
          </w:tcPr>
          <w:p w14:paraId="05F2EDE8" w14:textId="414CA209" w:rsidR="009D36C5" w:rsidRPr="00391727" w:rsidRDefault="009D36C5" w:rsidP="009D36C5">
            <w:pPr>
              <w:spacing w:line="276" w:lineRule="auto"/>
              <w:rPr>
                <w:rFonts w:cs="Arial"/>
                <w:sz w:val="20"/>
                <w:szCs w:val="20"/>
              </w:rPr>
            </w:pPr>
            <w:del w:id="2223" w:author="Tukhbatov Ruslan" w:date="2020-04-21T04:27:00Z">
              <w:r w:rsidRPr="00391727" w:rsidDel="00DE29D5">
                <w:rPr>
                  <w:rFonts w:cs="Arial"/>
                  <w:sz w:val="20"/>
                  <w:szCs w:val="20"/>
                </w:rPr>
                <w:delText>Приемка МТР на ОХ</w:delText>
              </w:r>
              <w:r w:rsidRPr="00DC564E" w:rsidDel="00DE29D5">
                <w:rPr>
                  <w:rFonts w:cs="Arial"/>
                  <w:sz w:val="20"/>
                  <w:szCs w:val="20"/>
                </w:rPr>
                <w:delText xml:space="preserve"> </w:delText>
              </w:r>
              <w:r w:rsidDel="00DE29D5">
                <w:rPr>
                  <w:rFonts w:cs="Arial"/>
                  <w:sz w:val="20"/>
                  <w:szCs w:val="20"/>
                </w:rPr>
                <w:delText>с расхождениями по форме М-7</w:delText>
              </w:r>
            </w:del>
          </w:p>
        </w:tc>
      </w:tr>
      <w:tr w:rsidR="00F666E5" w:rsidRPr="00391727" w14:paraId="704DA949" w14:textId="77777777" w:rsidTr="00B61F2E">
        <w:tc>
          <w:tcPr>
            <w:tcW w:w="1098" w:type="dxa"/>
            <w:shd w:val="clear" w:color="auto" w:fill="FFFFFF" w:themeFill="background1"/>
          </w:tcPr>
          <w:p w14:paraId="4E3376C0" w14:textId="2A71FDC5" w:rsidR="00F666E5" w:rsidRPr="00DE094C" w:rsidRDefault="00F666E5" w:rsidP="009D36C5">
            <w:pPr>
              <w:spacing w:line="276" w:lineRule="auto"/>
              <w:rPr>
                <w:rFonts w:cs="Arial"/>
                <w:bCs/>
                <w:sz w:val="20"/>
                <w:szCs w:val="20"/>
                <w:rPrChange w:id="2224" w:author="Герич Алексей Анатольевич" w:date="2020-04-22T09:56:00Z">
                  <w:rPr>
                    <w:rFonts w:cs="Arial"/>
                    <w:bCs/>
                    <w:sz w:val="20"/>
                    <w:szCs w:val="20"/>
                    <w:lang w:val="en-US"/>
                  </w:rPr>
                </w:rPrChange>
              </w:rPr>
            </w:pPr>
            <w:del w:id="2225" w:author="Tukhbatov Ruslan" w:date="2020-04-21T04:27:00Z">
              <w:r w:rsidDel="00DE29D5">
                <w:rPr>
                  <w:rFonts w:cs="Arial"/>
                  <w:bCs/>
                  <w:sz w:val="20"/>
                  <w:szCs w:val="20"/>
                  <w:lang w:val="en-US"/>
                </w:rPr>
                <w:delText>Z</w:delText>
              </w:r>
              <w:r w:rsidRPr="00DE094C" w:rsidDel="00DE29D5">
                <w:rPr>
                  <w:rFonts w:cs="Arial"/>
                  <w:bCs/>
                  <w:sz w:val="20"/>
                  <w:szCs w:val="20"/>
                  <w:rPrChange w:id="2226" w:author="Герич Алексей Анатольевич" w:date="2020-04-22T09:56:00Z">
                    <w:rPr>
                      <w:rFonts w:cs="Arial"/>
                      <w:bCs/>
                      <w:sz w:val="20"/>
                      <w:szCs w:val="20"/>
                      <w:lang w:val="en-US"/>
                    </w:rPr>
                  </w:rPrChange>
                </w:rPr>
                <w:delText>53</w:delText>
              </w:r>
            </w:del>
          </w:p>
        </w:tc>
        <w:tc>
          <w:tcPr>
            <w:tcW w:w="1482" w:type="dxa"/>
            <w:shd w:val="clear" w:color="auto" w:fill="FFFFFF" w:themeFill="background1"/>
          </w:tcPr>
          <w:p w14:paraId="275F72BA" w14:textId="73088F65" w:rsidR="00F666E5" w:rsidRPr="00DE094C" w:rsidRDefault="00F666E5" w:rsidP="009D36C5">
            <w:pPr>
              <w:spacing w:line="276" w:lineRule="auto"/>
              <w:rPr>
                <w:rFonts w:cs="Arial"/>
                <w:sz w:val="20"/>
                <w:szCs w:val="20"/>
                <w:rPrChange w:id="2227" w:author="Герич Алексей Анатольевич" w:date="2020-04-22T09:56:00Z">
                  <w:rPr>
                    <w:rFonts w:cs="Arial"/>
                    <w:sz w:val="20"/>
                    <w:szCs w:val="20"/>
                    <w:lang w:val="en-US"/>
                  </w:rPr>
                </w:rPrChange>
              </w:rPr>
            </w:pPr>
            <w:del w:id="2228" w:author="Tukhbatov Ruslan" w:date="2020-04-21T04:27:00Z">
              <w:r w:rsidDel="00DE29D5">
                <w:rPr>
                  <w:rFonts w:cs="Arial"/>
                  <w:sz w:val="20"/>
                  <w:szCs w:val="20"/>
                  <w:lang w:val="en-US"/>
                </w:rPr>
                <w:delText>Z</w:delText>
              </w:r>
              <w:r w:rsidRPr="00DE094C" w:rsidDel="00DE29D5">
                <w:rPr>
                  <w:rFonts w:cs="Arial"/>
                  <w:sz w:val="20"/>
                  <w:szCs w:val="20"/>
                  <w:rPrChange w:id="2229" w:author="Герич Алексей Анатольевич" w:date="2020-04-22T09:56:00Z">
                    <w:rPr>
                      <w:rFonts w:cs="Arial"/>
                      <w:sz w:val="20"/>
                      <w:szCs w:val="20"/>
                      <w:lang w:val="en-US"/>
                    </w:rPr>
                  </w:rPrChange>
                </w:rPr>
                <w:delText>54</w:delText>
              </w:r>
            </w:del>
          </w:p>
        </w:tc>
        <w:tc>
          <w:tcPr>
            <w:tcW w:w="7621" w:type="dxa"/>
            <w:shd w:val="clear" w:color="auto" w:fill="FFFFFF" w:themeFill="background1"/>
          </w:tcPr>
          <w:p w14:paraId="13C10E48" w14:textId="2D6ABE05" w:rsidR="00F666E5" w:rsidRPr="00391727" w:rsidRDefault="00F666E5" w:rsidP="009D36C5">
            <w:pPr>
              <w:spacing w:line="276" w:lineRule="auto"/>
              <w:rPr>
                <w:rFonts w:cs="Arial"/>
                <w:sz w:val="20"/>
                <w:szCs w:val="20"/>
              </w:rPr>
            </w:pPr>
            <w:del w:id="2230" w:author="Tukhbatov Ruslan" w:date="2020-04-21T04:27:00Z">
              <w:r w:rsidDel="00DE29D5">
                <w:rPr>
                  <w:rFonts w:cs="Arial"/>
                  <w:sz w:val="20"/>
                  <w:szCs w:val="20"/>
                </w:rPr>
                <w:delText>Приемка МТР при безвозмездном поступлении</w:delText>
              </w:r>
            </w:del>
          </w:p>
        </w:tc>
      </w:tr>
      <w:tr w:rsidR="009D36C5" w:rsidRPr="00391727" w14:paraId="35833728" w14:textId="77777777" w:rsidTr="00B61F2E">
        <w:tc>
          <w:tcPr>
            <w:tcW w:w="1098" w:type="dxa"/>
            <w:shd w:val="clear" w:color="auto" w:fill="FFFFFF" w:themeFill="background1"/>
          </w:tcPr>
          <w:p w14:paraId="0DB93CA4" w14:textId="5B8B19AC" w:rsidR="009D36C5" w:rsidRPr="00391727" w:rsidRDefault="009D36C5" w:rsidP="009D36C5">
            <w:pPr>
              <w:spacing w:line="276" w:lineRule="auto"/>
              <w:rPr>
                <w:rFonts w:cs="Arial"/>
                <w:bCs/>
                <w:sz w:val="20"/>
                <w:szCs w:val="20"/>
              </w:rPr>
            </w:pPr>
            <w:del w:id="2231" w:author="Tukhbatov Ruslan" w:date="2020-04-21T04:27:00Z">
              <w:r w:rsidRPr="00391727" w:rsidDel="00DE29D5">
                <w:rPr>
                  <w:rFonts w:cs="Arial"/>
                  <w:bCs/>
                  <w:sz w:val="20"/>
                  <w:szCs w:val="20"/>
                </w:rPr>
                <w:delText>Z47</w:delText>
              </w:r>
            </w:del>
          </w:p>
        </w:tc>
        <w:tc>
          <w:tcPr>
            <w:tcW w:w="1482" w:type="dxa"/>
            <w:shd w:val="clear" w:color="auto" w:fill="FFFFFF" w:themeFill="background1"/>
          </w:tcPr>
          <w:p w14:paraId="165807E4" w14:textId="7DDE7DC0" w:rsidR="009D36C5" w:rsidRPr="00391727" w:rsidRDefault="009D36C5" w:rsidP="009D36C5">
            <w:pPr>
              <w:spacing w:line="276" w:lineRule="auto"/>
              <w:rPr>
                <w:rFonts w:cs="Arial"/>
                <w:sz w:val="20"/>
                <w:szCs w:val="20"/>
              </w:rPr>
            </w:pPr>
            <w:del w:id="2232" w:author="Tukhbatov Ruslan" w:date="2020-04-21T04:27:00Z">
              <w:r w:rsidRPr="00391727" w:rsidDel="00DE29D5">
                <w:rPr>
                  <w:rFonts w:cs="Arial"/>
                  <w:sz w:val="20"/>
                  <w:szCs w:val="20"/>
                </w:rPr>
                <w:delText>Z48</w:delText>
              </w:r>
            </w:del>
          </w:p>
        </w:tc>
        <w:tc>
          <w:tcPr>
            <w:tcW w:w="7621" w:type="dxa"/>
            <w:shd w:val="clear" w:color="auto" w:fill="FFFFFF" w:themeFill="background1"/>
          </w:tcPr>
          <w:p w14:paraId="4A338507" w14:textId="72212D94" w:rsidR="009D36C5" w:rsidRPr="00391727" w:rsidRDefault="009D36C5" w:rsidP="009D36C5">
            <w:pPr>
              <w:spacing w:line="276" w:lineRule="auto"/>
              <w:rPr>
                <w:rFonts w:cs="Arial"/>
                <w:sz w:val="20"/>
                <w:szCs w:val="20"/>
              </w:rPr>
            </w:pPr>
            <w:del w:id="2233" w:author="Tukhbatov Ruslan" w:date="2020-04-21T04:27:00Z">
              <w:r w:rsidRPr="00391727" w:rsidDel="00DE29D5">
                <w:rPr>
                  <w:rFonts w:cs="Arial"/>
                  <w:sz w:val="20"/>
                  <w:szCs w:val="20"/>
                </w:rPr>
                <w:delText>Списание МТР по Заказу на списание</w:delText>
              </w:r>
            </w:del>
          </w:p>
        </w:tc>
      </w:tr>
      <w:tr w:rsidR="009D36C5" w:rsidRPr="00391727" w14:paraId="551A6D99"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05E7DCAA" w14:textId="77777777" w:rsidR="009D36C5" w:rsidRPr="00E95AEB" w:rsidRDefault="009D36C5" w:rsidP="009D36C5">
            <w:pPr>
              <w:spacing w:line="276" w:lineRule="auto"/>
              <w:rPr>
                <w:rFonts w:cs="Arial"/>
                <w:bCs/>
                <w:sz w:val="20"/>
                <w:szCs w:val="20"/>
              </w:rPr>
            </w:pPr>
            <w:r w:rsidRPr="00E95AEB">
              <w:rPr>
                <w:rFonts w:cs="Arial"/>
                <w:bCs/>
                <w:sz w:val="20"/>
                <w:szCs w:val="20"/>
              </w:rPr>
              <w:t>281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2B092526" w14:textId="77777777" w:rsidR="009D36C5" w:rsidRPr="00E95AEB" w:rsidRDefault="009D36C5" w:rsidP="009D36C5">
            <w:pPr>
              <w:spacing w:line="276" w:lineRule="auto"/>
              <w:rPr>
                <w:rFonts w:cs="Arial"/>
                <w:sz w:val="20"/>
                <w:szCs w:val="20"/>
              </w:rPr>
            </w:pPr>
            <w:r w:rsidRPr="00E95AEB">
              <w:rPr>
                <w:rFonts w:cs="Arial"/>
                <w:sz w:val="20"/>
                <w:szCs w:val="20"/>
              </w:rPr>
              <w:t>282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18E2EFE9" w14:textId="77777777" w:rsidR="009D36C5" w:rsidRPr="00E95AEB" w:rsidRDefault="009D36C5" w:rsidP="009D36C5">
            <w:pPr>
              <w:spacing w:line="276" w:lineRule="auto"/>
              <w:rPr>
                <w:rFonts w:cs="Arial"/>
                <w:sz w:val="20"/>
                <w:szCs w:val="20"/>
              </w:rPr>
            </w:pPr>
            <w:r w:rsidRPr="00E95AEB">
              <w:rPr>
                <w:rFonts w:cs="Arial"/>
                <w:sz w:val="20"/>
                <w:szCs w:val="20"/>
              </w:rPr>
              <w:t>Расход для сетевого графика</w:t>
            </w:r>
          </w:p>
        </w:tc>
      </w:tr>
      <w:tr w:rsidR="009D36C5" w:rsidRPr="00391727" w14:paraId="224C577B"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1EB6A02" w14:textId="77777777" w:rsidR="009D36C5" w:rsidRPr="00E95AEB" w:rsidRDefault="009D36C5" w:rsidP="009D36C5">
            <w:pPr>
              <w:spacing w:line="276" w:lineRule="auto"/>
              <w:rPr>
                <w:rFonts w:cs="Arial"/>
                <w:bCs/>
                <w:sz w:val="20"/>
                <w:szCs w:val="20"/>
              </w:rPr>
            </w:pPr>
            <w:r w:rsidRPr="00E95AEB">
              <w:rPr>
                <w:rFonts w:cs="Arial"/>
                <w:bCs/>
                <w:sz w:val="20"/>
                <w:szCs w:val="20"/>
              </w:rPr>
              <w:t>291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F4ED05A" w14:textId="77777777" w:rsidR="009D36C5" w:rsidRPr="00E95AEB" w:rsidRDefault="009D36C5" w:rsidP="009D36C5">
            <w:pPr>
              <w:spacing w:line="276" w:lineRule="auto"/>
              <w:rPr>
                <w:rFonts w:cs="Arial"/>
                <w:sz w:val="20"/>
                <w:szCs w:val="20"/>
              </w:rPr>
            </w:pPr>
            <w:r w:rsidRPr="00E95AEB">
              <w:rPr>
                <w:rFonts w:cs="Arial"/>
                <w:sz w:val="20"/>
                <w:szCs w:val="20"/>
              </w:rPr>
              <w:t>292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D9BEFD3" w14:textId="77777777" w:rsidR="009D36C5" w:rsidRPr="00E95AEB" w:rsidRDefault="009D36C5" w:rsidP="009D36C5">
            <w:pPr>
              <w:spacing w:line="276" w:lineRule="auto"/>
              <w:rPr>
                <w:rFonts w:cs="Arial"/>
                <w:sz w:val="20"/>
                <w:szCs w:val="20"/>
              </w:rPr>
            </w:pPr>
            <w:r w:rsidRPr="00E95AEB">
              <w:rPr>
                <w:rFonts w:cs="Arial"/>
                <w:sz w:val="20"/>
                <w:szCs w:val="20"/>
              </w:rPr>
              <w:t>Расход для всех контировок</w:t>
            </w:r>
          </w:p>
        </w:tc>
      </w:tr>
      <w:tr w:rsidR="009D36C5" w:rsidRPr="00391727" w14:paraId="76443D9A"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5C4DDC0" w14:textId="77777777" w:rsidR="009D36C5" w:rsidRPr="007E31BE" w:rsidRDefault="009D36C5" w:rsidP="009D36C5">
            <w:pPr>
              <w:spacing w:line="276" w:lineRule="auto"/>
              <w:rPr>
                <w:rFonts w:cs="Arial"/>
                <w:bCs/>
                <w:sz w:val="20"/>
                <w:szCs w:val="20"/>
              </w:rPr>
            </w:pPr>
            <w:r w:rsidRPr="007E31BE">
              <w:rPr>
                <w:rFonts w:cs="Arial"/>
                <w:bCs/>
                <w:sz w:val="20"/>
                <w:szCs w:val="20"/>
              </w:rPr>
              <w:t>301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C7C074F" w14:textId="77777777" w:rsidR="009D36C5" w:rsidRPr="007E31BE" w:rsidRDefault="009D36C5" w:rsidP="009D36C5">
            <w:pPr>
              <w:spacing w:line="276" w:lineRule="auto"/>
              <w:rPr>
                <w:rFonts w:cs="Arial"/>
                <w:sz w:val="20"/>
                <w:szCs w:val="20"/>
              </w:rPr>
            </w:pPr>
            <w:r w:rsidRPr="007E31BE">
              <w:rPr>
                <w:rFonts w:cs="Arial"/>
                <w:sz w:val="20"/>
                <w:szCs w:val="20"/>
              </w:rPr>
              <w:t>302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D314581" w14:textId="77777777" w:rsidR="009D36C5" w:rsidRPr="007E31BE" w:rsidRDefault="009D36C5" w:rsidP="009D36C5">
            <w:pPr>
              <w:spacing w:line="276" w:lineRule="auto"/>
              <w:rPr>
                <w:rFonts w:cs="Arial"/>
                <w:sz w:val="20"/>
                <w:szCs w:val="20"/>
              </w:rPr>
            </w:pPr>
            <w:r w:rsidRPr="007E31BE">
              <w:rPr>
                <w:rFonts w:cs="Arial"/>
                <w:sz w:val="20"/>
                <w:szCs w:val="20"/>
              </w:rPr>
              <w:t>Перемещение запаса между заводами (СИ)</w:t>
            </w:r>
          </w:p>
        </w:tc>
      </w:tr>
      <w:tr w:rsidR="009D36C5" w:rsidRPr="00391727" w14:paraId="77230219"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2FC31AF" w14:textId="77777777" w:rsidR="009D36C5" w:rsidRPr="007E31BE" w:rsidRDefault="009D36C5" w:rsidP="009D36C5">
            <w:pPr>
              <w:spacing w:line="276" w:lineRule="auto"/>
              <w:rPr>
                <w:rFonts w:cs="Arial"/>
                <w:bCs/>
                <w:sz w:val="20"/>
                <w:szCs w:val="20"/>
              </w:rPr>
            </w:pPr>
            <w:r w:rsidRPr="007E31BE">
              <w:rPr>
                <w:rFonts w:cs="Arial"/>
                <w:bCs/>
                <w:sz w:val="20"/>
                <w:szCs w:val="20"/>
              </w:rPr>
              <w:t>309</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100AE06B" w14:textId="77777777" w:rsidR="009D36C5" w:rsidRPr="007E31BE" w:rsidRDefault="009D36C5" w:rsidP="009D36C5">
            <w:pPr>
              <w:spacing w:line="276" w:lineRule="auto"/>
              <w:rPr>
                <w:rFonts w:cs="Arial"/>
                <w:sz w:val="20"/>
                <w:szCs w:val="20"/>
              </w:rPr>
            </w:pPr>
            <w:r w:rsidRPr="007E31BE">
              <w:rPr>
                <w:rFonts w:cs="Arial"/>
                <w:sz w:val="20"/>
                <w:szCs w:val="20"/>
              </w:rPr>
              <w:t>310</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0C50142F" w14:textId="77777777" w:rsidR="009D36C5" w:rsidRPr="007E31BE" w:rsidRDefault="009D36C5" w:rsidP="009D36C5">
            <w:pPr>
              <w:spacing w:line="276" w:lineRule="auto"/>
              <w:rPr>
                <w:rFonts w:cs="Arial"/>
                <w:sz w:val="20"/>
                <w:szCs w:val="20"/>
              </w:rPr>
            </w:pPr>
            <w:r w:rsidRPr="007E31BE">
              <w:rPr>
                <w:rFonts w:cs="Arial"/>
                <w:sz w:val="20"/>
                <w:szCs w:val="20"/>
              </w:rPr>
              <w:t>Перенос запаса Материал/Вид оценки - Материал/Вид оценки</w:t>
            </w:r>
          </w:p>
        </w:tc>
      </w:tr>
      <w:tr w:rsidR="009D36C5" w:rsidRPr="00391727" w14:paraId="224B1299"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15146DAC" w14:textId="77777777" w:rsidR="009D36C5" w:rsidRPr="007E31BE" w:rsidRDefault="009D36C5" w:rsidP="009D36C5">
            <w:pPr>
              <w:spacing w:line="276" w:lineRule="auto"/>
              <w:rPr>
                <w:rFonts w:cs="Arial"/>
                <w:bCs/>
                <w:sz w:val="20"/>
                <w:szCs w:val="20"/>
              </w:rPr>
            </w:pPr>
            <w:r w:rsidRPr="007E31BE">
              <w:rPr>
                <w:rFonts w:cs="Arial"/>
                <w:bCs/>
                <w:sz w:val="20"/>
                <w:szCs w:val="20"/>
              </w:rPr>
              <w:t>311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BC02B3D" w14:textId="77777777" w:rsidR="009D36C5" w:rsidRPr="007E31BE" w:rsidRDefault="009D36C5" w:rsidP="009D36C5">
            <w:pPr>
              <w:spacing w:line="276" w:lineRule="auto"/>
              <w:rPr>
                <w:rFonts w:cs="Arial"/>
                <w:sz w:val="20"/>
                <w:szCs w:val="20"/>
              </w:rPr>
            </w:pPr>
            <w:r w:rsidRPr="007E31BE">
              <w:rPr>
                <w:rFonts w:cs="Arial"/>
                <w:sz w:val="20"/>
                <w:szCs w:val="20"/>
              </w:rPr>
              <w:t>312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26478F24" w14:textId="77777777" w:rsidR="009D36C5" w:rsidRPr="007E31BE" w:rsidRDefault="009D36C5" w:rsidP="009D36C5">
            <w:pPr>
              <w:spacing w:line="276" w:lineRule="auto"/>
              <w:rPr>
                <w:rFonts w:cs="Arial"/>
                <w:sz w:val="20"/>
                <w:szCs w:val="20"/>
              </w:rPr>
            </w:pPr>
            <w:r w:rsidRPr="007E31BE">
              <w:rPr>
                <w:rFonts w:cs="Arial"/>
                <w:sz w:val="20"/>
                <w:szCs w:val="20"/>
              </w:rPr>
              <w:t>Перемещение между складами</w:t>
            </w:r>
          </w:p>
        </w:tc>
      </w:tr>
      <w:tr w:rsidR="009D36C5" w:rsidRPr="00391727" w14:paraId="490DF450"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5154C1A" w14:textId="77777777" w:rsidR="009D36C5" w:rsidRPr="007E31BE" w:rsidRDefault="009D36C5" w:rsidP="009D36C5">
            <w:pPr>
              <w:spacing w:line="276" w:lineRule="auto"/>
              <w:rPr>
                <w:rFonts w:cs="Arial"/>
                <w:bCs/>
                <w:sz w:val="20"/>
                <w:szCs w:val="20"/>
              </w:rPr>
            </w:pPr>
            <w:r w:rsidRPr="007E31BE">
              <w:rPr>
                <w:rFonts w:cs="Arial"/>
                <w:bCs/>
                <w:sz w:val="20"/>
                <w:szCs w:val="20"/>
              </w:rPr>
              <w:t>321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0D155717" w14:textId="77777777" w:rsidR="009D36C5" w:rsidRPr="007E31BE" w:rsidRDefault="009D36C5" w:rsidP="009D36C5">
            <w:pPr>
              <w:spacing w:line="276" w:lineRule="auto"/>
              <w:rPr>
                <w:rFonts w:cs="Arial"/>
                <w:sz w:val="20"/>
                <w:szCs w:val="20"/>
              </w:rPr>
            </w:pPr>
            <w:r w:rsidRPr="007E31BE">
              <w:rPr>
                <w:rFonts w:cs="Arial"/>
                <w:sz w:val="20"/>
                <w:szCs w:val="20"/>
              </w:rPr>
              <w:t>322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06BAD870" w14:textId="77777777" w:rsidR="009D36C5" w:rsidRPr="007E31BE" w:rsidRDefault="009D36C5" w:rsidP="009D36C5">
            <w:pPr>
              <w:spacing w:line="276" w:lineRule="auto"/>
              <w:rPr>
                <w:rFonts w:cs="Arial"/>
                <w:sz w:val="20"/>
                <w:szCs w:val="20"/>
              </w:rPr>
            </w:pPr>
            <w:r w:rsidRPr="007E31BE">
              <w:rPr>
                <w:rFonts w:cs="Arial"/>
                <w:sz w:val="20"/>
                <w:szCs w:val="20"/>
              </w:rPr>
              <w:t>Перенос из запаса на контроле качества в свободно-используемый запас</w:t>
            </w:r>
          </w:p>
        </w:tc>
      </w:tr>
      <w:tr w:rsidR="009D36C5" w:rsidRPr="00391727" w14:paraId="797739B9"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76280AC" w14:textId="77777777" w:rsidR="009D36C5" w:rsidRPr="007E31BE" w:rsidRDefault="009D36C5" w:rsidP="009D36C5">
            <w:pPr>
              <w:spacing w:line="276" w:lineRule="auto"/>
              <w:rPr>
                <w:rFonts w:cs="Arial"/>
                <w:bCs/>
                <w:sz w:val="20"/>
                <w:szCs w:val="20"/>
              </w:rPr>
            </w:pPr>
            <w:r w:rsidRPr="007E31BE">
              <w:rPr>
                <w:rFonts w:cs="Arial"/>
                <w:bCs/>
                <w:sz w:val="20"/>
                <w:szCs w:val="20"/>
              </w:rPr>
              <w:t>322</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58EF17A1" w14:textId="77777777" w:rsidR="009D36C5" w:rsidRPr="007E31BE" w:rsidRDefault="009D36C5" w:rsidP="009D36C5">
            <w:pPr>
              <w:spacing w:line="276" w:lineRule="auto"/>
              <w:rPr>
                <w:rFonts w:cs="Arial"/>
                <w:sz w:val="20"/>
                <w:szCs w:val="20"/>
              </w:rPr>
            </w:pPr>
            <w:r w:rsidRPr="007E31BE">
              <w:rPr>
                <w:rFonts w:cs="Arial"/>
                <w:sz w:val="20"/>
                <w:szCs w:val="20"/>
              </w:rPr>
              <w:t>321</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676A70D3" w14:textId="77777777" w:rsidR="009D36C5" w:rsidRPr="007E31BE" w:rsidRDefault="009D36C5" w:rsidP="009D36C5">
            <w:pPr>
              <w:spacing w:line="276" w:lineRule="auto"/>
              <w:rPr>
                <w:rFonts w:cs="Arial"/>
                <w:sz w:val="20"/>
                <w:szCs w:val="20"/>
              </w:rPr>
            </w:pPr>
            <w:r w:rsidRPr="007E31BE">
              <w:rPr>
                <w:rFonts w:cs="Arial"/>
                <w:sz w:val="20"/>
                <w:szCs w:val="20"/>
              </w:rPr>
              <w:t>Перенос из свободно-используемого запаса в запас на контроле качества</w:t>
            </w:r>
          </w:p>
        </w:tc>
      </w:tr>
      <w:tr w:rsidR="009D36C5" w:rsidRPr="00391727" w14:paraId="4F2B6E61"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DEE5DB3" w14:textId="77777777" w:rsidR="009D36C5" w:rsidRPr="007E31BE" w:rsidRDefault="009D36C5" w:rsidP="009D36C5">
            <w:pPr>
              <w:spacing w:line="276" w:lineRule="auto"/>
              <w:rPr>
                <w:rFonts w:cs="Arial"/>
                <w:bCs/>
                <w:sz w:val="20"/>
                <w:szCs w:val="20"/>
              </w:rPr>
            </w:pPr>
            <w:r w:rsidRPr="007E31BE">
              <w:rPr>
                <w:rFonts w:cs="Arial"/>
                <w:bCs/>
                <w:sz w:val="20"/>
                <w:szCs w:val="20"/>
              </w:rPr>
              <w:t>323</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C8D80A7" w14:textId="77777777" w:rsidR="009D36C5" w:rsidRPr="007E31BE" w:rsidRDefault="009D36C5" w:rsidP="009D36C5">
            <w:pPr>
              <w:spacing w:line="276" w:lineRule="auto"/>
              <w:rPr>
                <w:rFonts w:cs="Arial"/>
                <w:sz w:val="20"/>
                <w:szCs w:val="20"/>
              </w:rPr>
            </w:pPr>
            <w:r w:rsidRPr="007E31BE">
              <w:rPr>
                <w:rFonts w:cs="Arial"/>
                <w:sz w:val="20"/>
                <w:szCs w:val="20"/>
              </w:rPr>
              <w:t>324</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0B8D84C7" w14:textId="1766BAAB" w:rsidR="009D36C5" w:rsidRPr="007E31BE" w:rsidRDefault="009D36C5" w:rsidP="009D36C5">
            <w:pPr>
              <w:spacing w:line="276" w:lineRule="auto"/>
              <w:rPr>
                <w:rFonts w:cs="Arial"/>
                <w:sz w:val="20"/>
                <w:szCs w:val="20"/>
              </w:rPr>
            </w:pPr>
            <w:r>
              <w:rPr>
                <w:rFonts w:cs="Arial"/>
                <w:sz w:val="20"/>
                <w:szCs w:val="20"/>
              </w:rPr>
              <w:t>Перем</w:t>
            </w:r>
            <w:r w:rsidRPr="007E31BE">
              <w:rPr>
                <w:rFonts w:cs="Arial"/>
                <w:sz w:val="20"/>
                <w:szCs w:val="20"/>
              </w:rPr>
              <w:t>ещение между складами запаса на контроле качества</w:t>
            </w:r>
          </w:p>
        </w:tc>
      </w:tr>
      <w:tr w:rsidR="009D36C5" w:rsidRPr="00391727" w14:paraId="64711B71"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50365FE5" w14:textId="77777777" w:rsidR="009D36C5" w:rsidRPr="007E31BE" w:rsidRDefault="009D36C5" w:rsidP="009D36C5">
            <w:pPr>
              <w:spacing w:line="276" w:lineRule="auto"/>
              <w:rPr>
                <w:rFonts w:cs="Arial"/>
                <w:bCs/>
                <w:sz w:val="20"/>
                <w:szCs w:val="20"/>
              </w:rPr>
            </w:pPr>
            <w:r w:rsidRPr="007E31BE">
              <w:rPr>
                <w:rFonts w:cs="Arial"/>
                <w:bCs/>
                <w:sz w:val="20"/>
                <w:szCs w:val="20"/>
              </w:rPr>
              <w:t>331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5109BA2B" w14:textId="77777777" w:rsidR="009D36C5" w:rsidRPr="007E31BE" w:rsidRDefault="009D36C5" w:rsidP="009D36C5">
            <w:pPr>
              <w:spacing w:line="276" w:lineRule="auto"/>
              <w:rPr>
                <w:rFonts w:cs="Arial"/>
                <w:sz w:val="20"/>
                <w:szCs w:val="20"/>
              </w:rPr>
            </w:pPr>
            <w:r w:rsidRPr="007E31BE">
              <w:rPr>
                <w:rFonts w:cs="Arial"/>
                <w:sz w:val="20"/>
                <w:szCs w:val="20"/>
              </w:rPr>
              <w:t>332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D37E5A0" w14:textId="77777777" w:rsidR="009D36C5" w:rsidRPr="007E31BE" w:rsidRDefault="009D36C5" w:rsidP="009D36C5">
            <w:pPr>
              <w:spacing w:line="276" w:lineRule="auto"/>
              <w:rPr>
                <w:rFonts w:cs="Arial"/>
                <w:sz w:val="20"/>
                <w:szCs w:val="20"/>
              </w:rPr>
            </w:pPr>
            <w:r w:rsidRPr="007E31BE">
              <w:rPr>
                <w:rFonts w:cs="Arial"/>
                <w:sz w:val="20"/>
                <w:szCs w:val="20"/>
              </w:rPr>
              <w:t>Отпуск для выборочной пробы из запаса на контроле качества</w:t>
            </w:r>
          </w:p>
        </w:tc>
      </w:tr>
      <w:tr w:rsidR="009D36C5" w:rsidRPr="00391727" w14:paraId="23C17041"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236A2AD" w14:textId="77777777" w:rsidR="009D36C5" w:rsidRPr="007E31BE" w:rsidRDefault="009D36C5" w:rsidP="009D36C5">
            <w:pPr>
              <w:spacing w:line="276" w:lineRule="auto"/>
              <w:rPr>
                <w:rFonts w:cs="Arial"/>
                <w:bCs/>
                <w:sz w:val="20"/>
                <w:szCs w:val="20"/>
              </w:rPr>
            </w:pPr>
            <w:r w:rsidRPr="007E31BE">
              <w:rPr>
                <w:rFonts w:cs="Arial"/>
                <w:bCs/>
                <w:sz w:val="20"/>
                <w:szCs w:val="20"/>
              </w:rPr>
              <w:t>333</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50BC4E0" w14:textId="77777777" w:rsidR="009D36C5" w:rsidRPr="007E31BE" w:rsidRDefault="009D36C5" w:rsidP="009D36C5">
            <w:pPr>
              <w:spacing w:line="276" w:lineRule="auto"/>
              <w:rPr>
                <w:rFonts w:cs="Arial"/>
                <w:sz w:val="20"/>
                <w:szCs w:val="20"/>
              </w:rPr>
            </w:pPr>
            <w:r w:rsidRPr="007E31BE">
              <w:rPr>
                <w:rFonts w:cs="Arial"/>
                <w:sz w:val="20"/>
                <w:szCs w:val="20"/>
              </w:rPr>
              <w:t>334</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0F8CB326" w14:textId="77777777" w:rsidR="009D36C5" w:rsidRPr="007E31BE" w:rsidRDefault="009D36C5" w:rsidP="009D36C5">
            <w:pPr>
              <w:spacing w:line="276" w:lineRule="auto"/>
              <w:rPr>
                <w:rFonts w:cs="Arial"/>
                <w:sz w:val="20"/>
                <w:szCs w:val="20"/>
              </w:rPr>
            </w:pPr>
            <w:r w:rsidRPr="007E31BE">
              <w:rPr>
                <w:rFonts w:cs="Arial"/>
                <w:sz w:val="20"/>
                <w:szCs w:val="20"/>
              </w:rPr>
              <w:t>Отпуск для выборочной пробы из свободно-используемого запаса</w:t>
            </w:r>
          </w:p>
        </w:tc>
      </w:tr>
      <w:tr w:rsidR="009D36C5" w:rsidRPr="00391727" w14:paraId="701B4409"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4EFC30F9" w14:textId="77777777" w:rsidR="009D36C5" w:rsidRPr="007E31BE" w:rsidRDefault="009D36C5" w:rsidP="009D36C5">
            <w:pPr>
              <w:spacing w:line="276" w:lineRule="auto"/>
              <w:rPr>
                <w:rFonts w:cs="Arial"/>
                <w:bCs/>
                <w:sz w:val="20"/>
                <w:szCs w:val="20"/>
              </w:rPr>
            </w:pPr>
            <w:r w:rsidRPr="007E31BE">
              <w:rPr>
                <w:rFonts w:cs="Arial"/>
                <w:bCs/>
                <w:sz w:val="20"/>
                <w:szCs w:val="20"/>
              </w:rPr>
              <w:t>335</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3BEFA59C" w14:textId="77777777" w:rsidR="009D36C5" w:rsidRPr="007E31BE" w:rsidRDefault="009D36C5" w:rsidP="009D36C5">
            <w:pPr>
              <w:spacing w:line="276" w:lineRule="auto"/>
              <w:rPr>
                <w:rFonts w:cs="Arial"/>
                <w:sz w:val="20"/>
                <w:szCs w:val="20"/>
              </w:rPr>
            </w:pPr>
            <w:r w:rsidRPr="007E31BE">
              <w:rPr>
                <w:rFonts w:cs="Arial"/>
                <w:sz w:val="20"/>
                <w:szCs w:val="20"/>
              </w:rPr>
              <w:t>336</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3B133C0" w14:textId="77777777" w:rsidR="009D36C5" w:rsidRPr="007E31BE" w:rsidRDefault="009D36C5" w:rsidP="009D36C5">
            <w:pPr>
              <w:spacing w:line="276" w:lineRule="auto"/>
              <w:rPr>
                <w:rFonts w:cs="Arial"/>
                <w:sz w:val="20"/>
                <w:szCs w:val="20"/>
              </w:rPr>
            </w:pPr>
            <w:r w:rsidRPr="007E31BE">
              <w:rPr>
                <w:rFonts w:cs="Arial"/>
                <w:sz w:val="20"/>
                <w:szCs w:val="20"/>
              </w:rPr>
              <w:t>Отпуск для выборочной пробы из блокированного запаса</w:t>
            </w:r>
          </w:p>
        </w:tc>
      </w:tr>
      <w:tr w:rsidR="009D36C5" w:rsidRPr="00391727" w14:paraId="74969B07"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10DEDB3" w14:textId="77777777" w:rsidR="009D36C5" w:rsidRPr="007E31BE" w:rsidRDefault="009D36C5" w:rsidP="009D36C5">
            <w:pPr>
              <w:spacing w:line="276" w:lineRule="auto"/>
              <w:rPr>
                <w:rFonts w:cs="Arial"/>
                <w:bCs/>
                <w:sz w:val="20"/>
                <w:szCs w:val="20"/>
              </w:rPr>
            </w:pPr>
            <w:r w:rsidRPr="007E31BE">
              <w:rPr>
                <w:rFonts w:cs="Arial"/>
                <w:bCs/>
                <w:sz w:val="20"/>
                <w:szCs w:val="20"/>
              </w:rPr>
              <w:t>341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E64E389" w14:textId="77777777" w:rsidR="009D36C5" w:rsidRPr="007E31BE" w:rsidRDefault="009D36C5" w:rsidP="009D36C5">
            <w:pPr>
              <w:spacing w:line="276" w:lineRule="auto"/>
              <w:rPr>
                <w:rFonts w:cs="Arial"/>
                <w:sz w:val="20"/>
                <w:szCs w:val="20"/>
              </w:rPr>
            </w:pPr>
            <w:r w:rsidRPr="007E31BE">
              <w:rPr>
                <w:rFonts w:cs="Arial"/>
                <w:sz w:val="20"/>
                <w:szCs w:val="20"/>
              </w:rPr>
              <w:t>342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2F79F41C" w14:textId="77777777" w:rsidR="009D36C5" w:rsidRPr="007E31BE" w:rsidRDefault="009D36C5" w:rsidP="009D36C5">
            <w:pPr>
              <w:spacing w:line="276" w:lineRule="auto"/>
              <w:rPr>
                <w:rFonts w:cs="Arial"/>
                <w:sz w:val="20"/>
                <w:szCs w:val="20"/>
              </w:rPr>
            </w:pPr>
            <w:r w:rsidRPr="007E31BE">
              <w:rPr>
                <w:rFonts w:cs="Arial"/>
                <w:sz w:val="20"/>
                <w:szCs w:val="20"/>
              </w:rPr>
              <w:t>Перенос из свободно-используемого запаса в запас ограниченного использования</w:t>
            </w:r>
          </w:p>
        </w:tc>
      </w:tr>
      <w:tr w:rsidR="009D36C5" w:rsidRPr="00391727" w14:paraId="56AC7A9C"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50C658F9" w14:textId="77777777" w:rsidR="009D36C5" w:rsidRPr="007E31BE" w:rsidRDefault="009D36C5" w:rsidP="009D36C5">
            <w:pPr>
              <w:spacing w:line="276" w:lineRule="auto"/>
              <w:rPr>
                <w:rFonts w:cs="Arial"/>
                <w:bCs/>
                <w:sz w:val="20"/>
                <w:szCs w:val="20"/>
              </w:rPr>
            </w:pPr>
            <w:r w:rsidRPr="007E31BE">
              <w:rPr>
                <w:rFonts w:cs="Arial"/>
                <w:bCs/>
                <w:sz w:val="20"/>
                <w:szCs w:val="20"/>
              </w:rPr>
              <w:t>342</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45024FE" w14:textId="77777777" w:rsidR="009D36C5" w:rsidRPr="007E31BE" w:rsidRDefault="009D36C5" w:rsidP="009D36C5">
            <w:pPr>
              <w:spacing w:line="276" w:lineRule="auto"/>
              <w:rPr>
                <w:rFonts w:cs="Arial"/>
                <w:sz w:val="20"/>
                <w:szCs w:val="20"/>
              </w:rPr>
            </w:pPr>
            <w:r w:rsidRPr="007E31BE">
              <w:rPr>
                <w:rFonts w:cs="Arial"/>
                <w:sz w:val="20"/>
                <w:szCs w:val="20"/>
              </w:rPr>
              <w:t>341</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1A80A9F" w14:textId="77777777" w:rsidR="009D36C5" w:rsidRPr="007E31BE" w:rsidRDefault="009D36C5" w:rsidP="009D36C5">
            <w:pPr>
              <w:spacing w:line="276" w:lineRule="auto"/>
              <w:rPr>
                <w:rFonts w:cs="Arial"/>
                <w:sz w:val="20"/>
                <w:szCs w:val="20"/>
              </w:rPr>
            </w:pPr>
            <w:r w:rsidRPr="007E31BE">
              <w:rPr>
                <w:rFonts w:cs="Arial"/>
                <w:sz w:val="20"/>
                <w:szCs w:val="20"/>
              </w:rPr>
              <w:t>Перенос из запаса ограниченного использования в свободно-используемый запас</w:t>
            </w:r>
          </w:p>
        </w:tc>
      </w:tr>
      <w:tr w:rsidR="009D36C5" w:rsidRPr="00391727" w14:paraId="4737776E"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1E88E76" w14:textId="77777777" w:rsidR="009D36C5" w:rsidRPr="007E31BE" w:rsidRDefault="009D36C5" w:rsidP="009D36C5">
            <w:pPr>
              <w:spacing w:line="276" w:lineRule="auto"/>
              <w:rPr>
                <w:rFonts w:cs="Arial"/>
                <w:bCs/>
                <w:sz w:val="20"/>
                <w:szCs w:val="20"/>
              </w:rPr>
            </w:pPr>
            <w:r w:rsidRPr="007E31BE">
              <w:rPr>
                <w:rFonts w:cs="Arial"/>
                <w:bCs/>
                <w:sz w:val="20"/>
                <w:szCs w:val="20"/>
              </w:rPr>
              <w:t>343</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1AE0BE6" w14:textId="77777777" w:rsidR="009D36C5" w:rsidRPr="007E31BE" w:rsidRDefault="009D36C5" w:rsidP="009D36C5">
            <w:pPr>
              <w:spacing w:line="276" w:lineRule="auto"/>
              <w:rPr>
                <w:rFonts w:cs="Arial"/>
                <w:sz w:val="20"/>
                <w:szCs w:val="20"/>
              </w:rPr>
            </w:pPr>
            <w:r w:rsidRPr="007E31BE">
              <w:rPr>
                <w:rFonts w:cs="Arial"/>
                <w:sz w:val="20"/>
                <w:szCs w:val="20"/>
              </w:rPr>
              <w:t>344</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D0B57E3" w14:textId="77777777" w:rsidR="009D36C5" w:rsidRPr="007E31BE" w:rsidRDefault="009D36C5" w:rsidP="009D36C5">
            <w:pPr>
              <w:spacing w:line="276" w:lineRule="auto"/>
              <w:rPr>
                <w:rFonts w:cs="Arial"/>
                <w:sz w:val="20"/>
                <w:szCs w:val="20"/>
              </w:rPr>
            </w:pPr>
            <w:r w:rsidRPr="007E31BE">
              <w:rPr>
                <w:rFonts w:cs="Arial"/>
                <w:sz w:val="20"/>
                <w:szCs w:val="20"/>
              </w:rPr>
              <w:t>Перенос из блокированного запаса в свободно-используемый запас</w:t>
            </w:r>
          </w:p>
        </w:tc>
      </w:tr>
      <w:tr w:rsidR="009D36C5" w:rsidRPr="00391727" w14:paraId="1177B13B"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5ED9A3E" w14:textId="77777777" w:rsidR="009D36C5" w:rsidRPr="007E31BE" w:rsidRDefault="009D36C5" w:rsidP="009D36C5">
            <w:pPr>
              <w:spacing w:line="276" w:lineRule="auto"/>
              <w:rPr>
                <w:rFonts w:cs="Arial"/>
                <w:bCs/>
                <w:sz w:val="20"/>
                <w:szCs w:val="20"/>
              </w:rPr>
            </w:pPr>
            <w:r w:rsidRPr="007E31BE">
              <w:rPr>
                <w:rFonts w:cs="Arial"/>
                <w:bCs/>
                <w:sz w:val="20"/>
                <w:szCs w:val="20"/>
              </w:rPr>
              <w:t>344</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774309D9" w14:textId="77777777" w:rsidR="009D36C5" w:rsidRPr="007E31BE" w:rsidRDefault="009D36C5" w:rsidP="009D36C5">
            <w:pPr>
              <w:spacing w:line="276" w:lineRule="auto"/>
              <w:rPr>
                <w:rFonts w:cs="Arial"/>
                <w:sz w:val="20"/>
                <w:szCs w:val="20"/>
              </w:rPr>
            </w:pPr>
            <w:r w:rsidRPr="007E31BE">
              <w:rPr>
                <w:rFonts w:cs="Arial"/>
                <w:sz w:val="20"/>
                <w:szCs w:val="20"/>
              </w:rPr>
              <w:t>343</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61DDB50D" w14:textId="77777777" w:rsidR="009D36C5" w:rsidRPr="007E31BE" w:rsidRDefault="009D36C5" w:rsidP="009D36C5">
            <w:pPr>
              <w:spacing w:line="276" w:lineRule="auto"/>
              <w:rPr>
                <w:rFonts w:cs="Arial"/>
                <w:sz w:val="20"/>
                <w:szCs w:val="20"/>
              </w:rPr>
            </w:pPr>
            <w:r w:rsidRPr="007E31BE">
              <w:rPr>
                <w:rFonts w:cs="Arial"/>
                <w:sz w:val="20"/>
                <w:szCs w:val="20"/>
              </w:rPr>
              <w:t>Перенос из свободно-используемого запаса в блокированный запас</w:t>
            </w:r>
          </w:p>
        </w:tc>
      </w:tr>
      <w:tr w:rsidR="009D36C5" w:rsidRPr="00391727" w14:paraId="49F444E7"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7D6E16D" w14:textId="77777777" w:rsidR="009D36C5" w:rsidRPr="007E31BE" w:rsidRDefault="009D36C5" w:rsidP="009D36C5">
            <w:pPr>
              <w:spacing w:line="276" w:lineRule="auto"/>
              <w:rPr>
                <w:rFonts w:cs="Arial"/>
                <w:bCs/>
                <w:sz w:val="20"/>
                <w:szCs w:val="20"/>
              </w:rPr>
            </w:pPr>
            <w:r w:rsidRPr="007E31BE">
              <w:rPr>
                <w:rFonts w:cs="Arial"/>
                <w:bCs/>
                <w:sz w:val="20"/>
                <w:szCs w:val="20"/>
              </w:rPr>
              <w:t>349</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992E6E4" w14:textId="77777777" w:rsidR="009D36C5" w:rsidRPr="007E31BE" w:rsidRDefault="009D36C5" w:rsidP="009D36C5">
            <w:pPr>
              <w:spacing w:line="276" w:lineRule="auto"/>
              <w:rPr>
                <w:rFonts w:cs="Arial"/>
                <w:sz w:val="20"/>
                <w:szCs w:val="20"/>
              </w:rPr>
            </w:pPr>
            <w:r w:rsidRPr="007E31BE">
              <w:rPr>
                <w:rFonts w:cs="Arial"/>
                <w:sz w:val="20"/>
                <w:szCs w:val="20"/>
              </w:rPr>
              <w:t>350</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23B09FEE" w14:textId="77777777" w:rsidR="009D36C5" w:rsidRPr="007E31BE" w:rsidRDefault="009D36C5" w:rsidP="009D36C5">
            <w:pPr>
              <w:spacing w:line="276" w:lineRule="auto"/>
              <w:rPr>
                <w:rFonts w:cs="Arial"/>
                <w:sz w:val="20"/>
                <w:szCs w:val="20"/>
              </w:rPr>
            </w:pPr>
            <w:r w:rsidRPr="007E31BE">
              <w:rPr>
                <w:rFonts w:cs="Arial"/>
                <w:sz w:val="20"/>
                <w:szCs w:val="20"/>
              </w:rPr>
              <w:t>Перенос из блокированного запаса в запас на контроле качества</w:t>
            </w:r>
          </w:p>
        </w:tc>
      </w:tr>
      <w:tr w:rsidR="009D36C5" w:rsidRPr="00391727" w14:paraId="3D7793C1"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B042AC9" w14:textId="77777777" w:rsidR="009D36C5" w:rsidRPr="007E31BE" w:rsidRDefault="009D36C5" w:rsidP="009D36C5">
            <w:pPr>
              <w:spacing w:line="276" w:lineRule="auto"/>
              <w:rPr>
                <w:rFonts w:cs="Arial"/>
                <w:bCs/>
                <w:sz w:val="20"/>
                <w:szCs w:val="20"/>
              </w:rPr>
            </w:pPr>
            <w:r w:rsidRPr="007E31BE">
              <w:rPr>
                <w:rFonts w:cs="Arial"/>
                <w:bCs/>
                <w:sz w:val="20"/>
                <w:szCs w:val="20"/>
              </w:rPr>
              <w:t>350</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29EA24D5" w14:textId="77777777" w:rsidR="009D36C5" w:rsidRPr="007E31BE" w:rsidRDefault="009D36C5" w:rsidP="009D36C5">
            <w:pPr>
              <w:spacing w:line="276" w:lineRule="auto"/>
              <w:rPr>
                <w:rFonts w:cs="Arial"/>
                <w:sz w:val="20"/>
                <w:szCs w:val="20"/>
              </w:rPr>
            </w:pPr>
            <w:r w:rsidRPr="007E31BE">
              <w:rPr>
                <w:rFonts w:cs="Arial"/>
                <w:sz w:val="20"/>
                <w:szCs w:val="20"/>
              </w:rPr>
              <w:t>349</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1693C19E" w14:textId="77777777" w:rsidR="009D36C5" w:rsidRPr="007E31BE" w:rsidRDefault="009D36C5" w:rsidP="009D36C5">
            <w:pPr>
              <w:spacing w:line="276" w:lineRule="auto"/>
              <w:rPr>
                <w:rFonts w:cs="Arial"/>
                <w:sz w:val="20"/>
                <w:szCs w:val="20"/>
              </w:rPr>
            </w:pPr>
            <w:r w:rsidRPr="007E31BE">
              <w:rPr>
                <w:rFonts w:cs="Arial"/>
                <w:sz w:val="20"/>
                <w:szCs w:val="20"/>
              </w:rPr>
              <w:t>Перенос из запаса на контроле качества в блокируемый запас</w:t>
            </w:r>
          </w:p>
        </w:tc>
      </w:tr>
      <w:tr w:rsidR="009D36C5" w:rsidRPr="00391727" w14:paraId="1DFCDA52"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2F6C2649" w14:textId="77777777" w:rsidR="009D36C5" w:rsidRPr="007E31BE" w:rsidRDefault="009D36C5" w:rsidP="009D36C5">
            <w:pPr>
              <w:spacing w:line="276" w:lineRule="auto"/>
              <w:rPr>
                <w:rFonts w:cs="Arial"/>
                <w:bCs/>
                <w:sz w:val="20"/>
                <w:szCs w:val="20"/>
              </w:rPr>
            </w:pPr>
            <w:r w:rsidRPr="007E31BE">
              <w:rPr>
                <w:rFonts w:cs="Arial"/>
                <w:bCs/>
                <w:sz w:val="20"/>
                <w:szCs w:val="20"/>
              </w:rPr>
              <w:t>411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30589D2" w14:textId="77777777" w:rsidR="009D36C5" w:rsidRPr="007E31BE" w:rsidRDefault="009D36C5" w:rsidP="009D36C5">
            <w:pPr>
              <w:spacing w:line="276" w:lineRule="auto"/>
              <w:rPr>
                <w:rFonts w:cs="Arial"/>
                <w:sz w:val="20"/>
                <w:szCs w:val="20"/>
              </w:rPr>
            </w:pPr>
            <w:r w:rsidRPr="007E31BE">
              <w:rPr>
                <w:rFonts w:cs="Arial"/>
                <w:sz w:val="20"/>
                <w:szCs w:val="20"/>
              </w:rPr>
              <w:t>412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66852C2E" w14:textId="111BDA61" w:rsidR="009D36C5" w:rsidRPr="007E31BE" w:rsidRDefault="009D36C5" w:rsidP="009D36C5">
            <w:pPr>
              <w:spacing w:line="276" w:lineRule="auto"/>
              <w:rPr>
                <w:rFonts w:cs="Arial"/>
                <w:sz w:val="20"/>
                <w:szCs w:val="20"/>
              </w:rPr>
            </w:pPr>
            <w:r w:rsidRPr="007E31BE">
              <w:rPr>
                <w:rFonts w:cs="Arial"/>
                <w:sz w:val="20"/>
                <w:szCs w:val="20"/>
              </w:rPr>
              <w:t xml:space="preserve">Перенос из особого запаса </w:t>
            </w:r>
            <w:r w:rsidR="00562453">
              <w:rPr>
                <w:rFonts w:cs="Arial"/>
                <w:sz w:val="20"/>
                <w:szCs w:val="20"/>
              </w:rPr>
              <w:t xml:space="preserve">проекта </w:t>
            </w:r>
            <w:r w:rsidRPr="007E31BE">
              <w:rPr>
                <w:rFonts w:cs="Arial"/>
                <w:sz w:val="20"/>
                <w:szCs w:val="20"/>
              </w:rPr>
              <w:t>в собственный запас</w:t>
            </w:r>
          </w:p>
        </w:tc>
      </w:tr>
      <w:tr w:rsidR="009D36C5" w:rsidRPr="00391727" w14:paraId="153C0B45"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08504E10" w14:textId="77777777" w:rsidR="009D36C5" w:rsidRPr="007E31BE" w:rsidRDefault="009D36C5" w:rsidP="009D36C5">
            <w:pPr>
              <w:spacing w:line="276" w:lineRule="auto"/>
              <w:rPr>
                <w:rFonts w:cs="Arial"/>
                <w:bCs/>
                <w:sz w:val="20"/>
                <w:szCs w:val="20"/>
              </w:rPr>
            </w:pPr>
            <w:r w:rsidRPr="007E31BE">
              <w:rPr>
                <w:rFonts w:cs="Arial"/>
                <w:bCs/>
                <w:sz w:val="20"/>
                <w:szCs w:val="20"/>
              </w:rPr>
              <w:t>415</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0BCF803A" w14:textId="77777777" w:rsidR="009D36C5" w:rsidRPr="007E31BE" w:rsidRDefault="009D36C5" w:rsidP="009D36C5">
            <w:pPr>
              <w:spacing w:line="276" w:lineRule="auto"/>
              <w:rPr>
                <w:rFonts w:cs="Arial"/>
                <w:sz w:val="20"/>
                <w:szCs w:val="20"/>
              </w:rPr>
            </w:pPr>
            <w:r w:rsidRPr="007E31BE">
              <w:rPr>
                <w:rFonts w:cs="Arial"/>
                <w:sz w:val="20"/>
                <w:szCs w:val="20"/>
              </w:rPr>
              <w:t>416</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276DE54" w14:textId="0A5E3501" w:rsidR="009D36C5" w:rsidRPr="007E31BE" w:rsidRDefault="009D36C5" w:rsidP="009D36C5">
            <w:pPr>
              <w:spacing w:line="276" w:lineRule="auto"/>
              <w:rPr>
                <w:rFonts w:cs="Arial"/>
                <w:sz w:val="20"/>
                <w:szCs w:val="20"/>
              </w:rPr>
            </w:pPr>
            <w:r w:rsidRPr="007E31BE">
              <w:rPr>
                <w:rFonts w:cs="Arial"/>
                <w:sz w:val="20"/>
                <w:szCs w:val="20"/>
              </w:rPr>
              <w:t>Перенос запаса в запас под проект</w:t>
            </w:r>
            <w:r w:rsidR="00562453">
              <w:rPr>
                <w:rFonts w:cs="Arial"/>
                <w:sz w:val="20"/>
                <w:szCs w:val="20"/>
              </w:rPr>
              <w:t xml:space="preserve"> (в том числе из запаса другого проекта)</w:t>
            </w:r>
          </w:p>
        </w:tc>
      </w:tr>
      <w:tr w:rsidR="009D36C5" w:rsidRPr="00391727" w14:paraId="4F44A961"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B8905DF" w14:textId="77777777" w:rsidR="009D36C5" w:rsidRPr="007E31BE" w:rsidRDefault="009D36C5" w:rsidP="009D36C5">
            <w:pPr>
              <w:spacing w:line="276" w:lineRule="auto"/>
              <w:rPr>
                <w:rFonts w:cs="Arial"/>
                <w:bCs/>
                <w:sz w:val="20"/>
                <w:szCs w:val="20"/>
              </w:rPr>
            </w:pPr>
            <w:r w:rsidRPr="007E31BE">
              <w:rPr>
                <w:rFonts w:cs="Arial"/>
                <w:bCs/>
                <w:sz w:val="20"/>
                <w:szCs w:val="20"/>
              </w:rPr>
              <w:t>531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12B31182" w14:textId="77777777" w:rsidR="009D36C5" w:rsidRPr="007E31BE" w:rsidRDefault="009D36C5" w:rsidP="009D36C5">
            <w:pPr>
              <w:spacing w:line="276" w:lineRule="auto"/>
              <w:rPr>
                <w:rFonts w:cs="Arial"/>
                <w:sz w:val="20"/>
                <w:szCs w:val="20"/>
              </w:rPr>
            </w:pPr>
            <w:r w:rsidRPr="007E31BE">
              <w:rPr>
                <w:rFonts w:cs="Arial"/>
                <w:sz w:val="20"/>
                <w:szCs w:val="20"/>
              </w:rPr>
              <w:t>532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AB3655D" w14:textId="77777777" w:rsidR="009D36C5" w:rsidRPr="007E31BE" w:rsidRDefault="009D36C5" w:rsidP="009D36C5">
            <w:pPr>
              <w:spacing w:line="276" w:lineRule="auto"/>
              <w:rPr>
                <w:rFonts w:cs="Arial"/>
                <w:sz w:val="20"/>
                <w:szCs w:val="20"/>
              </w:rPr>
            </w:pPr>
            <w:r w:rsidRPr="007E31BE">
              <w:rPr>
                <w:rFonts w:cs="Arial"/>
                <w:sz w:val="20"/>
                <w:szCs w:val="20"/>
              </w:rPr>
              <w:t>Поступление побочной продукции на склад к заказу</w:t>
            </w:r>
          </w:p>
        </w:tc>
      </w:tr>
      <w:tr w:rsidR="009D36C5" w:rsidRPr="00391727" w14:paraId="33EC11C8"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1822CD2D" w14:textId="77777777" w:rsidR="009D36C5" w:rsidRPr="007E31BE" w:rsidRDefault="009D36C5" w:rsidP="009D36C5">
            <w:pPr>
              <w:spacing w:line="276" w:lineRule="auto"/>
              <w:rPr>
                <w:rFonts w:cs="Arial"/>
                <w:bCs/>
                <w:sz w:val="20"/>
                <w:szCs w:val="20"/>
              </w:rPr>
            </w:pPr>
            <w:r w:rsidRPr="007E31BE">
              <w:rPr>
                <w:rFonts w:cs="Arial"/>
                <w:bCs/>
                <w:sz w:val="20"/>
                <w:szCs w:val="20"/>
              </w:rPr>
              <w:t>541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0A25F026" w14:textId="77777777" w:rsidR="009D36C5" w:rsidRPr="007E31BE" w:rsidRDefault="009D36C5" w:rsidP="009D36C5">
            <w:pPr>
              <w:spacing w:line="276" w:lineRule="auto"/>
              <w:rPr>
                <w:rFonts w:cs="Arial"/>
                <w:sz w:val="20"/>
                <w:szCs w:val="20"/>
              </w:rPr>
            </w:pPr>
            <w:r w:rsidRPr="007E31BE">
              <w:rPr>
                <w:rFonts w:cs="Arial"/>
                <w:sz w:val="20"/>
                <w:szCs w:val="20"/>
              </w:rPr>
              <w:t>542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6C7A8924" w14:textId="77777777" w:rsidR="009D36C5" w:rsidRPr="007E31BE" w:rsidRDefault="009D36C5" w:rsidP="009D36C5">
            <w:pPr>
              <w:spacing w:line="276" w:lineRule="auto"/>
              <w:rPr>
                <w:rFonts w:cs="Arial"/>
                <w:sz w:val="20"/>
                <w:szCs w:val="20"/>
              </w:rPr>
            </w:pPr>
            <w:r w:rsidRPr="007E31BE">
              <w:rPr>
                <w:rFonts w:cs="Arial"/>
                <w:sz w:val="20"/>
                <w:szCs w:val="20"/>
              </w:rPr>
              <w:t>Передача давальческого материала подрядчику</w:t>
            </w:r>
          </w:p>
        </w:tc>
      </w:tr>
      <w:tr w:rsidR="009D36C5" w:rsidRPr="00391727" w14:paraId="3EB2C8D0"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0272E81F" w14:textId="77777777" w:rsidR="009D36C5" w:rsidRPr="007E31BE" w:rsidRDefault="009D36C5" w:rsidP="009D36C5">
            <w:pPr>
              <w:spacing w:line="276" w:lineRule="auto"/>
              <w:rPr>
                <w:rFonts w:cs="Arial"/>
                <w:bCs/>
                <w:sz w:val="20"/>
                <w:szCs w:val="20"/>
              </w:rPr>
            </w:pPr>
            <w:r w:rsidRPr="007E31BE">
              <w:rPr>
                <w:rFonts w:cs="Arial"/>
                <w:bCs/>
                <w:sz w:val="20"/>
                <w:szCs w:val="20"/>
              </w:rPr>
              <w:t>542</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0D3FA529" w14:textId="77777777" w:rsidR="009D36C5" w:rsidRPr="007E31BE" w:rsidRDefault="009D36C5" w:rsidP="009D36C5">
            <w:pPr>
              <w:spacing w:line="276" w:lineRule="auto"/>
              <w:rPr>
                <w:rFonts w:cs="Arial"/>
                <w:sz w:val="20"/>
                <w:szCs w:val="20"/>
              </w:rPr>
            </w:pPr>
            <w:r w:rsidRPr="007E31BE">
              <w:rPr>
                <w:rFonts w:cs="Arial"/>
                <w:sz w:val="20"/>
                <w:szCs w:val="20"/>
              </w:rPr>
              <w:t>541</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5DAFDCB4" w14:textId="77777777" w:rsidR="009D36C5" w:rsidRPr="007E31BE" w:rsidRDefault="009D36C5" w:rsidP="009D36C5">
            <w:pPr>
              <w:spacing w:line="276" w:lineRule="auto"/>
              <w:rPr>
                <w:rFonts w:cs="Arial"/>
                <w:sz w:val="20"/>
                <w:szCs w:val="20"/>
              </w:rPr>
            </w:pPr>
            <w:r w:rsidRPr="007E31BE">
              <w:rPr>
                <w:rFonts w:cs="Arial"/>
                <w:sz w:val="20"/>
                <w:szCs w:val="20"/>
              </w:rPr>
              <w:t>Возврат давальческого материала от подрядчика</w:t>
            </w:r>
          </w:p>
        </w:tc>
      </w:tr>
      <w:tr w:rsidR="009D36C5" w:rsidRPr="00391727" w14:paraId="4671010C"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BCE9F8A" w14:textId="77777777" w:rsidR="009D36C5" w:rsidRPr="007E31BE" w:rsidRDefault="009D36C5" w:rsidP="009D36C5">
            <w:pPr>
              <w:spacing w:line="276" w:lineRule="auto"/>
              <w:rPr>
                <w:rFonts w:cs="Arial"/>
                <w:bCs/>
                <w:sz w:val="20"/>
                <w:szCs w:val="20"/>
              </w:rPr>
            </w:pPr>
            <w:r w:rsidRPr="007E31BE">
              <w:rPr>
                <w:rFonts w:cs="Arial"/>
                <w:bCs/>
                <w:sz w:val="20"/>
                <w:szCs w:val="20"/>
              </w:rPr>
              <w:t>543</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70CB5203" w14:textId="77777777" w:rsidR="009D36C5" w:rsidRPr="007E31BE" w:rsidRDefault="009D36C5" w:rsidP="009D36C5">
            <w:pPr>
              <w:spacing w:line="276" w:lineRule="auto"/>
              <w:rPr>
                <w:rFonts w:cs="Arial"/>
                <w:sz w:val="20"/>
                <w:szCs w:val="20"/>
              </w:rPr>
            </w:pPr>
            <w:r w:rsidRPr="007E31BE">
              <w:rPr>
                <w:rFonts w:cs="Arial"/>
                <w:sz w:val="20"/>
                <w:szCs w:val="20"/>
              </w:rPr>
              <w:t>544</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316380C" w14:textId="77777777" w:rsidR="009D36C5" w:rsidRPr="007E31BE" w:rsidRDefault="009D36C5" w:rsidP="009D36C5">
            <w:pPr>
              <w:spacing w:line="276" w:lineRule="auto"/>
              <w:rPr>
                <w:rFonts w:cs="Arial"/>
                <w:sz w:val="20"/>
                <w:szCs w:val="20"/>
              </w:rPr>
            </w:pPr>
            <w:r w:rsidRPr="007E31BE">
              <w:rPr>
                <w:rFonts w:cs="Arial"/>
                <w:sz w:val="20"/>
                <w:szCs w:val="20"/>
              </w:rPr>
              <w:t>Списание давальческого материала, переданных подрядчику</w:t>
            </w:r>
          </w:p>
        </w:tc>
      </w:tr>
      <w:tr w:rsidR="009D36C5" w:rsidRPr="00391727" w14:paraId="3C9D333A"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841F748" w14:textId="77777777" w:rsidR="009D36C5" w:rsidRPr="007E31BE" w:rsidRDefault="009D36C5" w:rsidP="009D36C5">
            <w:pPr>
              <w:spacing w:line="276" w:lineRule="auto"/>
              <w:rPr>
                <w:rFonts w:cs="Arial"/>
                <w:bCs/>
                <w:sz w:val="20"/>
                <w:szCs w:val="20"/>
              </w:rPr>
            </w:pPr>
            <w:r w:rsidRPr="007E31BE">
              <w:rPr>
                <w:rFonts w:cs="Arial"/>
                <w:bCs/>
                <w:sz w:val="20"/>
                <w:szCs w:val="20"/>
              </w:rPr>
              <w:t>544</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15B881C4" w14:textId="77777777" w:rsidR="009D36C5" w:rsidRPr="007E31BE" w:rsidRDefault="009D36C5" w:rsidP="009D36C5">
            <w:pPr>
              <w:spacing w:line="276" w:lineRule="auto"/>
              <w:rPr>
                <w:rFonts w:cs="Arial"/>
                <w:sz w:val="20"/>
                <w:szCs w:val="20"/>
              </w:rPr>
            </w:pPr>
            <w:r w:rsidRPr="007E31BE">
              <w:rPr>
                <w:rFonts w:cs="Arial"/>
                <w:sz w:val="20"/>
                <w:szCs w:val="20"/>
              </w:rPr>
              <w:t>543</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6256F260" w14:textId="77777777" w:rsidR="009D36C5" w:rsidRPr="007E31BE" w:rsidRDefault="009D36C5" w:rsidP="009D36C5">
            <w:pPr>
              <w:spacing w:line="276" w:lineRule="auto"/>
              <w:rPr>
                <w:rFonts w:cs="Arial"/>
                <w:sz w:val="20"/>
                <w:szCs w:val="20"/>
              </w:rPr>
            </w:pPr>
            <w:r w:rsidRPr="007E31BE">
              <w:rPr>
                <w:rFonts w:cs="Arial"/>
                <w:sz w:val="20"/>
                <w:szCs w:val="20"/>
              </w:rPr>
              <w:t>Расход из запаса давальческого материала поставщика - сторно</w:t>
            </w:r>
          </w:p>
        </w:tc>
      </w:tr>
      <w:tr w:rsidR="009D36C5" w:rsidRPr="00391727" w14:paraId="048109BA"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5C3168D" w14:textId="77777777" w:rsidR="009D36C5" w:rsidRPr="007E31BE" w:rsidRDefault="009D36C5" w:rsidP="009D36C5">
            <w:pPr>
              <w:spacing w:line="276" w:lineRule="auto"/>
              <w:rPr>
                <w:rFonts w:cs="Arial"/>
                <w:bCs/>
                <w:sz w:val="20"/>
                <w:szCs w:val="20"/>
              </w:rPr>
            </w:pPr>
            <w:r w:rsidRPr="007E31BE">
              <w:rPr>
                <w:rFonts w:cs="Arial"/>
                <w:bCs/>
                <w:sz w:val="20"/>
                <w:szCs w:val="20"/>
              </w:rPr>
              <w:t>561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5845214C" w14:textId="77777777" w:rsidR="009D36C5" w:rsidRPr="007E31BE" w:rsidRDefault="009D36C5" w:rsidP="009D36C5">
            <w:pPr>
              <w:spacing w:line="276" w:lineRule="auto"/>
              <w:rPr>
                <w:rFonts w:cs="Arial"/>
                <w:sz w:val="20"/>
                <w:szCs w:val="20"/>
              </w:rPr>
            </w:pPr>
            <w:r w:rsidRPr="007E31BE">
              <w:rPr>
                <w:rFonts w:cs="Arial"/>
                <w:sz w:val="20"/>
                <w:szCs w:val="20"/>
              </w:rPr>
              <w:t>562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6F1B4709" w14:textId="77777777" w:rsidR="009D36C5" w:rsidRPr="007E31BE" w:rsidRDefault="009D36C5" w:rsidP="009D36C5">
            <w:pPr>
              <w:spacing w:line="276" w:lineRule="auto"/>
              <w:rPr>
                <w:rFonts w:cs="Arial"/>
                <w:sz w:val="20"/>
                <w:szCs w:val="20"/>
              </w:rPr>
            </w:pPr>
            <w:r w:rsidRPr="007E31BE">
              <w:rPr>
                <w:rFonts w:cs="Arial"/>
                <w:sz w:val="20"/>
                <w:szCs w:val="20"/>
              </w:rPr>
              <w:t>Поступление начальных запасов (свободно-используемый)</w:t>
            </w:r>
          </w:p>
        </w:tc>
      </w:tr>
      <w:tr w:rsidR="009D36C5" w:rsidRPr="00391727" w14:paraId="2F5C0E29"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55ED5F2" w14:textId="77777777" w:rsidR="009D36C5" w:rsidRPr="007E31BE" w:rsidRDefault="009D36C5" w:rsidP="009D36C5">
            <w:pPr>
              <w:spacing w:line="276" w:lineRule="auto"/>
              <w:rPr>
                <w:rFonts w:cs="Arial"/>
                <w:bCs/>
                <w:sz w:val="20"/>
                <w:szCs w:val="20"/>
              </w:rPr>
            </w:pPr>
            <w:r w:rsidRPr="007E31BE">
              <w:rPr>
                <w:rFonts w:cs="Arial"/>
                <w:bCs/>
                <w:sz w:val="20"/>
                <w:szCs w:val="20"/>
              </w:rPr>
              <w:t>563</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024299A8" w14:textId="77777777" w:rsidR="009D36C5" w:rsidRPr="007E31BE" w:rsidRDefault="009D36C5" w:rsidP="009D36C5">
            <w:pPr>
              <w:spacing w:line="276" w:lineRule="auto"/>
              <w:rPr>
                <w:rFonts w:cs="Arial"/>
                <w:sz w:val="20"/>
                <w:szCs w:val="20"/>
              </w:rPr>
            </w:pPr>
            <w:r w:rsidRPr="007E31BE">
              <w:rPr>
                <w:rFonts w:cs="Arial"/>
                <w:sz w:val="20"/>
                <w:szCs w:val="20"/>
              </w:rPr>
              <w:t>564</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500D755B" w14:textId="77777777" w:rsidR="009D36C5" w:rsidRPr="007E31BE" w:rsidRDefault="009D36C5" w:rsidP="009D36C5">
            <w:pPr>
              <w:spacing w:line="276" w:lineRule="auto"/>
              <w:rPr>
                <w:rFonts w:cs="Arial"/>
                <w:sz w:val="20"/>
                <w:szCs w:val="20"/>
              </w:rPr>
            </w:pPr>
            <w:r w:rsidRPr="007E31BE">
              <w:rPr>
                <w:rFonts w:cs="Arial"/>
                <w:sz w:val="20"/>
                <w:szCs w:val="20"/>
              </w:rPr>
              <w:t>Поступление начальных запасов (на контроле качества)</w:t>
            </w:r>
          </w:p>
        </w:tc>
      </w:tr>
      <w:tr w:rsidR="009D36C5" w:rsidRPr="00391727" w14:paraId="2033BEAA"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9980D2A" w14:textId="77777777" w:rsidR="009D36C5" w:rsidRPr="007E31BE" w:rsidRDefault="009D36C5" w:rsidP="009D36C5">
            <w:pPr>
              <w:spacing w:line="276" w:lineRule="auto"/>
              <w:rPr>
                <w:rFonts w:cs="Arial"/>
                <w:bCs/>
                <w:sz w:val="20"/>
                <w:szCs w:val="20"/>
              </w:rPr>
            </w:pPr>
            <w:r w:rsidRPr="007E31BE">
              <w:rPr>
                <w:rFonts w:cs="Arial"/>
                <w:bCs/>
                <w:sz w:val="20"/>
                <w:szCs w:val="20"/>
              </w:rPr>
              <w:t>565</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593DEF08" w14:textId="77777777" w:rsidR="009D36C5" w:rsidRPr="007E31BE" w:rsidRDefault="009D36C5" w:rsidP="009D36C5">
            <w:pPr>
              <w:spacing w:line="276" w:lineRule="auto"/>
              <w:rPr>
                <w:rFonts w:cs="Arial"/>
                <w:sz w:val="20"/>
                <w:szCs w:val="20"/>
              </w:rPr>
            </w:pPr>
            <w:r w:rsidRPr="007E31BE">
              <w:rPr>
                <w:rFonts w:cs="Arial"/>
                <w:sz w:val="20"/>
                <w:szCs w:val="20"/>
              </w:rPr>
              <w:t>565</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807D99A" w14:textId="77777777" w:rsidR="009D36C5" w:rsidRPr="007E31BE" w:rsidRDefault="009D36C5" w:rsidP="009D36C5">
            <w:pPr>
              <w:spacing w:line="276" w:lineRule="auto"/>
              <w:rPr>
                <w:rFonts w:cs="Arial"/>
                <w:sz w:val="20"/>
                <w:szCs w:val="20"/>
              </w:rPr>
            </w:pPr>
            <w:r w:rsidRPr="007E31BE">
              <w:rPr>
                <w:rFonts w:cs="Arial"/>
                <w:sz w:val="20"/>
                <w:szCs w:val="20"/>
              </w:rPr>
              <w:t>Поступление начальных запасов (блокированный)</w:t>
            </w:r>
          </w:p>
        </w:tc>
      </w:tr>
      <w:tr w:rsidR="009D36C5" w:rsidRPr="00391727" w14:paraId="670CAE3D"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C2651CD" w14:textId="77777777" w:rsidR="009D36C5" w:rsidRPr="007E31BE" w:rsidRDefault="009D36C5" w:rsidP="009D36C5">
            <w:pPr>
              <w:spacing w:line="276" w:lineRule="auto"/>
              <w:rPr>
                <w:rFonts w:cs="Arial"/>
                <w:bCs/>
                <w:sz w:val="20"/>
                <w:szCs w:val="20"/>
              </w:rPr>
            </w:pPr>
            <w:r w:rsidRPr="007E31BE">
              <w:rPr>
                <w:rFonts w:cs="Arial"/>
                <w:bCs/>
                <w:sz w:val="20"/>
                <w:szCs w:val="20"/>
              </w:rPr>
              <w:t>601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51D21B4" w14:textId="77777777" w:rsidR="009D36C5" w:rsidRPr="007E31BE" w:rsidRDefault="009D36C5" w:rsidP="009D36C5">
            <w:pPr>
              <w:spacing w:line="276" w:lineRule="auto"/>
              <w:rPr>
                <w:rFonts w:cs="Arial"/>
                <w:sz w:val="20"/>
                <w:szCs w:val="20"/>
              </w:rPr>
            </w:pPr>
            <w:r w:rsidRPr="007E31BE">
              <w:rPr>
                <w:rFonts w:cs="Arial"/>
                <w:sz w:val="20"/>
                <w:szCs w:val="20"/>
              </w:rPr>
              <w:t>602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29A2D686" w14:textId="77777777" w:rsidR="009D36C5" w:rsidRPr="007E31BE" w:rsidRDefault="009D36C5" w:rsidP="009D36C5">
            <w:pPr>
              <w:spacing w:line="276" w:lineRule="auto"/>
              <w:rPr>
                <w:rFonts w:cs="Arial"/>
                <w:sz w:val="20"/>
                <w:szCs w:val="20"/>
              </w:rPr>
            </w:pPr>
            <w:r w:rsidRPr="007E31BE">
              <w:rPr>
                <w:rFonts w:cs="Arial"/>
                <w:sz w:val="20"/>
                <w:szCs w:val="20"/>
              </w:rPr>
              <w:t>Отпуск материала к исходящей поставке / из запаса в пути</w:t>
            </w:r>
          </w:p>
        </w:tc>
      </w:tr>
      <w:tr w:rsidR="009D36C5" w:rsidRPr="00391727" w14:paraId="3EAA03C4"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C855903" w14:textId="77777777" w:rsidR="009D36C5" w:rsidRPr="007E31BE" w:rsidRDefault="009D36C5" w:rsidP="009D36C5">
            <w:pPr>
              <w:spacing w:line="276" w:lineRule="auto"/>
              <w:rPr>
                <w:rFonts w:cs="Arial"/>
                <w:bCs/>
                <w:sz w:val="20"/>
                <w:szCs w:val="20"/>
              </w:rPr>
            </w:pPr>
            <w:r w:rsidRPr="007E31BE">
              <w:rPr>
                <w:rFonts w:cs="Arial"/>
                <w:bCs/>
                <w:sz w:val="20"/>
                <w:szCs w:val="20"/>
              </w:rPr>
              <w:t>641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52B4B5C9" w14:textId="77777777" w:rsidR="009D36C5" w:rsidRPr="007E31BE" w:rsidRDefault="009D36C5" w:rsidP="009D36C5">
            <w:pPr>
              <w:spacing w:line="276" w:lineRule="auto"/>
              <w:rPr>
                <w:rFonts w:cs="Arial"/>
                <w:sz w:val="20"/>
                <w:szCs w:val="20"/>
              </w:rPr>
            </w:pPr>
            <w:r w:rsidRPr="007E31BE">
              <w:rPr>
                <w:rFonts w:cs="Arial"/>
                <w:sz w:val="20"/>
                <w:szCs w:val="20"/>
              </w:rPr>
              <w:t>642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9AEB6DC" w14:textId="77777777" w:rsidR="009D36C5" w:rsidRPr="007E31BE" w:rsidRDefault="009D36C5" w:rsidP="009D36C5">
            <w:pPr>
              <w:spacing w:line="276" w:lineRule="auto"/>
              <w:rPr>
                <w:rFonts w:cs="Arial"/>
                <w:sz w:val="20"/>
                <w:szCs w:val="20"/>
              </w:rPr>
            </w:pPr>
            <w:r w:rsidRPr="007E31BE">
              <w:rPr>
                <w:rFonts w:cs="Arial"/>
                <w:sz w:val="20"/>
                <w:szCs w:val="20"/>
              </w:rPr>
              <w:t>Отпуск материала к заказу на перемещение (двухшаговое перемещение)</w:t>
            </w:r>
          </w:p>
        </w:tc>
      </w:tr>
      <w:tr w:rsidR="009D36C5" w:rsidRPr="00391727" w14:paraId="3AC1C1D3"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1B5F5B22" w14:textId="77777777" w:rsidR="009D36C5" w:rsidRPr="007E31BE" w:rsidRDefault="009D36C5" w:rsidP="009D36C5">
            <w:pPr>
              <w:spacing w:line="276" w:lineRule="auto"/>
              <w:rPr>
                <w:rFonts w:cs="Arial"/>
                <w:bCs/>
                <w:sz w:val="20"/>
                <w:szCs w:val="20"/>
              </w:rPr>
            </w:pPr>
            <w:r w:rsidRPr="007E31BE">
              <w:rPr>
                <w:rFonts w:cs="Arial"/>
                <w:bCs/>
                <w:sz w:val="20"/>
                <w:szCs w:val="20"/>
              </w:rPr>
              <w:t>647</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3437F487" w14:textId="77777777" w:rsidR="009D36C5" w:rsidRPr="007E31BE" w:rsidRDefault="009D36C5" w:rsidP="009D36C5">
            <w:pPr>
              <w:spacing w:line="276" w:lineRule="auto"/>
              <w:rPr>
                <w:rFonts w:cs="Arial"/>
                <w:sz w:val="20"/>
                <w:szCs w:val="20"/>
              </w:rPr>
            </w:pPr>
            <w:r w:rsidRPr="007E31BE">
              <w:rPr>
                <w:rFonts w:cs="Arial"/>
                <w:sz w:val="20"/>
                <w:szCs w:val="20"/>
              </w:rPr>
              <w:t>648</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61ACBC54" w14:textId="77777777" w:rsidR="009D36C5" w:rsidRPr="007E31BE" w:rsidRDefault="009D36C5" w:rsidP="009D36C5">
            <w:pPr>
              <w:spacing w:line="276" w:lineRule="auto"/>
              <w:rPr>
                <w:rFonts w:cs="Arial"/>
                <w:sz w:val="20"/>
                <w:szCs w:val="20"/>
              </w:rPr>
            </w:pPr>
            <w:r w:rsidRPr="007E31BE">
              <w:rPr>
                <w:rFonts w:cs="Arial"/>
                <w:sz w:val="20"/>
                <w:szCs w:val="20"/>
              </w:rPr>
              <w:t>Отпуск материала к заказу на перемещение (одношаговое перемещение)</w:t>
            </w:r>
          </w:p>
        </w:tc>
      </w:tr>
      <w:tr w:rsidR="009D36C5" w:rsidRPr="00391727" w14:paraId="30051BEE"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635974A" w14:textId="77777777" w:rsidR="009D36C5" w:rsidRPr="007E31BE" w:rsidRDefault="009D36C5" w:rsidP="009D36C5">
            <w:pPr>
              <w:spacing w:line="276" w:lineRule="auto"/>
              <w:rPr>
                <w:rFonts w:cs="Arial"/>
                <w:bCs/>
                <w:sz w:val="20"/>
                <w:szCs w:val="20"/>
              </w:rPr>
            </w:pPr>
            <w:r w:rsidRPr="007E31BE">
              <w:rPr>
                <w:rFonts w:cs="Arial"/>
                <w:bCs/>
                <w:sz w:val="20"/>
                <w:szCs w:val="20"/>
              </w:rPr>
              <w:t>671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0F9D157" w14:textId="77777777" w:rsidR="009D36C5" w:rsidRPr="007E31BE" w:rsidRDefault="009D36C5" w:rsidP="009D36C5">
            <w:pPr>
              <w:spacing w:line="276" w:lineRule="auto"/>
              <w:rPr>
                <w:rFonts w:cs="Arial"/>
                <w:sz w:val="20"/>
                <w:szCs w:val="20"/>
              </w:rPr>
            </w:pPr>
            <w:r w:rsidRPr="007E31BE">
              <w:rPr>
                <w:rFonts w:cs="Arial"/>
                <w:sz w:val="20"/>
                <w:szCs w:val="20"/>
              </w:rPr>
              <w:t>672</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AE0E02E" w14:textId="77777777" w:rsidR="009D36C5" w:rsidRPr="007E31BE" w:rsidRDefault="009D36C5" w:rsidP="009D36C5">
            <w:pPr>
              <w:spacing w:line="276" w:lineRule="auto"/>
              <w:rPr>
                <w:rFonts w:cs="Arial"/>
                <w:sz w:val="20"/>
                <w:szCs w:val="20"/>
              </w:rPr>
            </w:pPr>
            <w:r w:rsidRPr="007E31BE">
              <w:rPr>
                <w:rFonts w:cs="Arial"/>
                <w:sz w:val="20"/>
                <w:szCs w:val="20"/>
              </w:rPr>
              <w:t>Возврат материала из запаса в пути к заказу на перемещению</w:t>
            </w:r>
          </w:p>
        </w:tc>
      </w:tr>
      <w:tr w:rsidR="009D36C5" w:rsidRPr="00391727" w14:paraId="4BEF88E5"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4F0D3D6C" w14:textId="77777777" w:rsidR="009D36C5" w:rsidRPr="007E31BE" w:rsidRDefault="009D36C5" w:rsidP="009D36C5">
            <w:pPr>
              <w:spacing w:line="276" w:lineRule="auto"/>
              <w:rPr>
                <w:rFonts w:cs="Arial"/>
                <w:bCs/>
                <w:sz w:val="20"/>
                <w:szCs w:val="20"/>
              </w:rPr>
            </w:pPr>
            <w:r w:rsidRPr="007E31BE">
              <w:rPr>
                <w:rFonts w:cs="Arial"/>
                <w:bCs/>
                <w:sz w:val="20"/>
                <w:szCs w:val="20"/>
              </w:rPr>
              <w:t>687</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9FA2868" w14:textId="77777777" w:rsidR="009D36C5" w:rsidRPr="007E31BE" w:rsidRDefault="009D36C5" w:rsidP="009D36C5">
            <w:pPr>
              <w:spacing w:line="276" w:lineRule="auto"/>
              <w:rPr>
                <w:rFonts w:cs="Arial"/>
                <w:sz w:val="20"/>
                <w:szCs w:val="20"/>
              </w:rPr>
            </w:pPr>
            <w:r w:rsidRPr="007E31BE">
              <w:rPr>
                <w:rFonts w:cs="Arial"/>
                <w:sz w:val="20"/>
                <w:szCs w:val="20"/>
              </w:rPr>
              <w:t>688</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1CED0542" w14:textId="77777777" w:rsidR="009D36C5" w:rsidRPr="007E31BE" w:rsidRDefault="009D36C5" w:rsidP="009D36C5">
            <w:pPr>
              <w:spacing w:line="276" w:lineRule="auto"/>
              <w:rPr>
                <w:rFonts w:cs="Arial"/>
                <w:sz w:val="20"/>
                <w:szCs w:val="20"/>
              </w:rPr>
            </w:pPr>
            <w:r w:rsidRPr="007E31BE">
              <w:rPr>
                <w:rFonts w:cs="Arial"/>
                <w:sz w:val="20"/>
                <w:szCs w:val="20"/>
              </w:rPr>
              <w:t>Перенос в запас в пути к клиенту</w:t>
            </w:r>
          </w:p>
        </w:tc>
      </w:tr>
      <w:tr w:rsidR="009D36C5" w:rsidRPr="00391727" w14:paraId="505B8840"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F63A3D1" w14:textId="77777777" w:rsidR="009D36C5" w:rsidRPr="007E31BE" w:rsidRDefault="009D36C5" w:rsidP="009D36C5">
            <w:pPr>
              <w:spacing w:line="276" w:lineRule="auto"/>
              <w:rPr>
                <w:rFonts w:cs="Arial"/>
                <w:bCs/>
                <w:sz w:val="20"/>
                <w:szCs w:val="20"/>
              </w:rPr>
            </w:pPr>
            <w:r w:rsidRPr="007E31BE">
              <w:rPr>
                <w:rFonts w:cs="Arial"/>
                <w:bCs/>
                <w:sz w:val="20"/>
                <w:szCs w:val="20"/>
              </w:rPr>
              <w:t>701</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C904E9B" w14:textId="77777777" w:rsidR="009D36C5" w:rsidRPr="007E31BE" w:rsidRDefault="009D36C5" w:rsidP="009D36C5">
            <w:pPr>
              <w:spacing w:line="276" w:lineRule="auto"/>
              <w:rPr>
                <w:rFonts w:cs="Arial"/>
                <w:sz w:val="20"/>
                <w:szCs w:val="20"/>
              </w:rPr>
            </w:pPr>
            <w:r w:rsidRPr="007E31BE">
              <w:rPr>
                <w:rFonts w:cs="Arial"/>
                <w:sz w:val="20"/>
                <w:szCs w:val="20"/>
              </w:rPr>
              <w:t>-</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7248DA9" w14:textId="77777777" w:rsidR="009D36C5" w:rsidRPr="007E31BE" w:rsidRDefault="009D36C5" w:rsidP="009D36C5">
            <w:pPr>
              <w:spacing w:line="276" w:lineRule="auto"/>
              <w:rPr>
                <w:rFonts w:cs="Arial"/>
                <w:sz w:val="20"/>
                <w:szCs w:val="20"/>
              </w:rPr>
            </w:pPr>
            <w:r w:rsidRPr="007E31BE">
              <w:rPr>
                <w:rFonts w:cs="Arial"/>
                <w:sz w:val="20"/>
                <w:szCs w:val="20"/>
              </w:rPr>
              <w:t>Поступление инвентаризационных разниц в свободно используемый запас</w:t>
            </w:r>
          </w:p>
        </w:tc>
      </w:tr>
      <w:tr w:rsidR="009D36C5" w:rsidRPr="00391727" w14:paraId="4B1F2B7C" w14:textId="77777777" w:rsidTr="00B61F2E">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286E2D4" w14:textId="77777777" w:rsidR="009D36C5" w:rsidRPr="007E31BE" w:rsidRDefault="009D36C5" w:rsidP="009D36C5">
            <w:pPr>
              <w:spacing w:line="276" w:lineRule="auto"/>
              <w:rPr>
                <w:rFonts w:cs="Arial"/>
                <w:bCs/>
                <w:sz w:val="20"/>
                <w:szCs w:val="20"/>
              </w:rPr>
            </w:pPr>
            <w:r w:rsidRPr="007E31BE">
              <w:rPr>
                <w:rFonts w:cs="Arial"/>
                <w:bCs/>
                <w:sz w:val="20"/>
                <w:szCs w:val="20"/>
              </w:rPr>
              <w:t>702</w:t>
            </w:r>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BB8C836" w14:textId="77777777" w:rsidR="009D36C5" w:rsidRPr="007E31BE" w:rsidRDefault="009D36C5" w:rsidP="009D36C5">
            <w:pPr>
              <w:spacing w:line="276" w:lineRule="auto"/>
              <w:rPr>
                <w:rFonts w:cs="Arial"/>
                <w:sz w:val="20"/>
                <w:szCs w:val="20"/>
              </w:rPr>
            </w:pPr>
            <w:r w:rsidRPr="007E31BE">
              <w:rPr>
                <w:rFonts w:cs="Arial"/>
                <w:sz w:val="20"/>
                <w:szCs w:val="20"/>
              </w:rPr>
              <w:t>-</w:t>
            </w:r>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2AE5C0B8" w14:textId="77777777" w:rsidR="009D36C5" w:rsidRPr="007E31BE" w:rsidRDefault="009D36C5" w:rsidP="009D36C5">
            <w:pPr>
              <w:spacing w:line="276" w:lineRule="auto"/>
              <w:rPr>
                <w:rFonts w:cs="Arial"/>
                <w:sz w:val="20"/>
                <w:szCs w:val="20"/>
              </w:rPr>
            </w:pPr>
            <w:r w:rsidRPr="007E31BE">
              <w:rPr>
                <w:rFonts w:cs="Arial"/>
                <w:sz w:val="20"/>
                <w:szCs w:val="20"/>
              </w:rPr>
              <w:t>Выбытие инвентаризационных разниц из свободно используемого запаса</w:t>
            </w:r>
          </w:p>
        </w:tc>
      </w:tr>
      <w:tr w:rsidR="009867AC" w:rsidRPr="00391727" w14:paraId="3CB63208" w14:textId="77777777" w:rsidTr="00B61F2E">
        <w:trPr>
          <w:ins w:id="2234" w:author="Олег Владимирович" w:date="2021-03-12T10:46: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1B066EB" w14:textId="43133CAD" w:rsidR="009867AC" w:rsidRPr="009867AC" w:rsidRDefault="009867AC" w:rsidP="009D36C5">
            <w:pPr>
              <w:spacing w:line="276" w:lineRule="auto"/>
              <w:rPr>
                <w:ins w:id="2235" w:author="Олег Владимирович" w:date="2021-03-12T10:46:00Z"/>
                <w:rFonts w:cs="Arial"/>
                <w:bCs/>
                <w:sz w:val="20"/>
                <w:szCs w:val="20"/>
                <w:lang w:val="en-US"/>
                <w:rPrChange w:id="2236" w:author="Олег Владимирович" w:date="2021-03-12T10:46:00Z">
                  <w:rPr>
                    <w:ins w:id="2237" w:author="Олег Владимирович" w:date="2021-03-12T10:46:00Z"/>
                    <w:rFonts w:cs="Arial"/>
                    <w:bCs/>
                    <w:sz w:val="20"/>
                    <w:szCs w:val="20"/>
                  </w:rPr>
                </w:rPrChange>
              </w:rPr>
            </w:pPr>
            <w:ins w:id="2238" w:author="Олег Владимирович" w:date="2021-03-12T10:46:00Z">
              <w:r>
                <w:rPr>
                  <w:rFonts w:cs="Arial"/>
                  <w:bCs/>
                  <w:sz w:val="20"/>
                  <w:szCs w:val="20"/>
                  <w:lang w:val="en-US"/>
                </w:rPr>
                <w:t>Y11</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7693131" w14:textId="27BB0F71" w:rsidR="009867AC" w:rsidRPr="009867AC" w:rsidRDefault="009867AC" w:rsidP="009D36C5">
            <w:pPr>
              <w:spacing w:line="276" w:lineRule="auto"/>
              <w:rPr>
                <w:ins w:id="2239" w:author="Олег Владимирович" w:date="2021-03-12T10:46:00Z"/>
                <w:rFonts w:cs="Arial"/>
                <w:sz w:val="20"/>
                <w:szCs w:val="20"/>
                <w:lang w:val="en-US"/>
                <w:rPrChange w:id="2240" w:author="Олег Владимирович" w:date="2021-03-12T10:46:00Z">
                  <w:rPr>
                    <w:ins w:id="2241" w:author="Олег Владимирович" w:date="2021-03-12T10:46:00Z"/>
                    <w:rFonts w:cs="Arial"/>
                    <w:sz w:val="20"/>
                    <w:szCs w:val="20"/>
                  </w:rPr>
                </w:rPrChange>
              </w:rPr>
            </w:pPr>
            <w:ins w:id="2242" w:author="Олег Владимирович" w:date="2021-03-12T10:46:00Z">
              <w:r>
                <w:rPr>
                  <w:rFonts w:cs="Arial"/>
                  <w:sz w:val="20"/>
                  <w:szCs w:val="20"/>
                  <w:lang w:val="en-US"/>
                </w:rPr>
                <w:t>Y12</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29910D41" w14:textId="2217AF07" w:rsidR="009867AC" w:rsidRPr="009867AC" w:rsidRDefault="009867AC" w:rsidP="009D36C5">
            <w:pPr>
              <w:spacing w:line="276" w:lineRule="auto"/>
              <w:rPr>
                <w:ins w:id="2243" w:author="Олег Владимирович" w:date="2021-03-12T10:46:00Z"/>
                <w:rFonts w:cs="Arial"/>
                <w:sz w:val="20"/>
                <w:szCs w:val="20"/>
              </w:rPr>
            </w:pPr>
            <w:ins w:id="2244" w:author="Олег Владимирович" w:date="2021-03-12T10:46:00Z">
              <w:r w:rsidRPr="007E31BE">
                <w:rPr>
                  <w:rFonts w:cs="Arial"/>
                  <w:sz w:val="20"/>
                  <w:szCs w:val="20"/>
                </w:rPr>
                <w:t xml:space="preserve">Перенос из особого запаса </w:t>
              </w:r>
              <w:r>
                <w:rPr>
                  <w:rFonts w:cs="Arial"/>
                  <w:sz w:val="20"/>
                  <w:szCs w:val="20"/>
                </w:rPr>
                <w:t xml:space="preserve">проекта </w:t>
              </w:r>
              <w:r w:rsidRPr="007E31BE">
                <w:rPr>
                  <w:rFonts w:cs="Arial"/>
                  <w:sz w:val="20"/>
                  <w:szCs w:val="20"/>
                </w:rPr>
                <w:t>в собственный запас</w:t>
              </w:r>
              <w:r w:rsidRPr="009867AC">
                <w:rPr>
                  <w:rFonts w:cs="Arial"/>
                  <w:sz w:val="20"/>
                  <w:szCs w:val="20"/>
                  <w:rPrChange w:id="2245" w:author="Олег Владимирович" w:date="2021-03-12T10:46:00Z">
                    <w:rPr>
                      <w:rFonts w:cs="Arial"/>
                      <w:sz w:val="20"/>
                      <w:szCs w:val="20"/>
                      <w:lang w:val="en-US"/>
                    </w:rPr>
                  </w:rPrChange>
                </w:rPr>
                <w:t xml:space="preserve"> (</w:t>
              </w:r>
              <w:r>
                <w:rPr>
                  <w:rFonts w:cs="Arial"/>
                  <w:sz w:val="20"/>
                  <w:szCs w:val="20"/>
                </w:rPr>
                <w:t xml:space="preserve">без переноса в </w:t>
              </w:r>
              <w:r>
                <w:rPr>
                  <w:rFonts w:cs="Arial"/>
                  <w:sz w:val="20"/>
                  <w:szCs w:val="20"/>
                  <w:lang w:val="en-US"/>
                </w:rPr>
                <w:t>EWM</w:t>
              </w:r>
              <w:r w:rsidRPr="009867AC">
                <w:rPr>
                  <w:rFonts w:cs="Arial"/>
                  <w:sz w:val="20"/>
                  <w:szCs w:val="20"/>
                  <w:rPrChange w:id="2246" w:author="Олег Владимирович" w:date="2021-03-12T10:46:00Z">
                    <w:rPr>
                      <w:rFonts w:cs="Arial"/>
                      <w:sz w:val="20"/>
                      <w:szCs w:val="20"/>
                      <w:lang w:val="en-US"/>
                    </w:rPr>
                  </w:rPrChange>
                </w:rPr>
                <w:t>)</w:t>
              </w:r>
            </w:ins>
          </w:p>
        </w:tc>
      </w:tr>
      <w:tr w:rsidR="009867AC" w:rsidRPr="00391727" w14:paraId="1F7E7132" w14:textId="77777777" w:rsidTr="00B61F2E">
        <w:trPr>
          <w:ins w:id="2247" w:author="Олег Владимирович" w:date="2021-03-12T10:46: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0F51997" w14:textId="31B92443" w:rsidR="009867AC" w:rsidRPr="009867AC" w:rsidRDefault="009867AC" w:rsidP="009867AC">
            <w:pPr>
              <w:spacing w:line="276" w:lineRule="auto"/>
              <w:rPr>
                <w:ins w:id="2248" w:author="Олег Владимирович" w:date="2021-03-12T10:46:00Z"/>
                <w:rFonts w:cs="Arial"/>
                <w:bCs/>
                <w:sz w:val="20"/>
                <w:szCs w:val="20"/>
                <w:lang w:val="en-US"/>
                <w:rPrChange w:id="2249" w:author="Олег Владимирович" w:date="2021-03-12T10:47:00Z">
                  <w:rPr>
                    <w:ins w:id="2250" w:author="Олег Владимирович" w:date="2021-03-12T10:46:00Z"/>
                    <w:rFonts w:cs="Arial"/>
                    <w:bCs/>
                    <w:sz w:val="20"/>
                    <w:szCs w:val="20"/>
                  </w:rPr>
                </w:rPrChange>
              </w:rPr>
            </w:pPr>
            <w:ins w:id="2251" w:author="Олег Владимирович" w:date="2021-03-12T10:47:00Z">
              <w:r>
                <w:rPr>
                  <w:rFonts w:cs="Arial"/>
                  <w:bCs/>
                  <w:sz w:val="20"/>
                  <w:szCs w:val="20"/>
                  <w:lang w:val="en-US"/>
                </w:rPr>
                <w:t>Y15</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5E38FFF" w14:textId="2B7908E6" w:rsidR="009867AC" w:rsidRPr="009867AC" w:rsidRDefault="009867AC" w:rsidP="009867AC">
            <w:pPr>
              <w:spacing w:line="276" w:lineRule="auto"/>
              <w:rPr>
                <w:ins w:id="2252" w:author="Олег Владимирович" w:date="2021-03-12T10:46:00Z"/>
                <w:rFonts w:cs="Arial"/>
                <w:sz w:val="20"/>
                <w:szCs w:val="20"/>
                <w:lang w:val="en-US"/>
                <w:rPrChange w:id="2253" w:author="Олег Владимирович" w:date="2021-03-12T10:47:00Z">
                  <w:rPr>
                    <w:ins w:id="2254" w:author="Олег Владимирович" w:date="2021-03-12T10:46:00Z"/>
                    <w:rFonts w:cs="Arial"/>
                    <w:sz w:val="20"/>
                    <w:szCs w:val="20"/>
                  </w:rPr>
                </w:rPrChange>
              </w:rPr>
            </w:pPr>
            <w:ins w:id="2255" w:author="Олег Владимирович" w:date="2021-03-12T10:47:00Z">
              <w:r>
                <w:rPr>
                  <w:rFonts w:cs="Arial"/>
                  <w:sz w:val="20"/>
                  <w:szCs w:val="20"/>
                  <w:lang w:val="en-US"/>
                </w:rPr>
                <w:t>Y16</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617F0D2" w14:textId="26B8E9D7" w:rsidR="009867AC" w:rsidRPr="009867AC" w:rsidRDefault="009867AC" w:rsidP="009867AC">
            <w:pPr>
              <w:spacing w:line="276" w:lineRule="auto"/>
              <w:rPr>
                <w:ins w:id="2256" w:author="Олег Владимирович" w:date="2021-03-12T10:46:00Z"/>
                <w:rFonts w:cs="Arial"/>
                <w:sz w:val="20"/>
                <w:szCs w:val="20"/>
              </w:rPr>
            </w:pPr>
            <w:ins w:id="2257" w:author="Олег Владимирович" w:date="2021-03-12T10:46:00Z">
              <w:r w:rsidRPr="007E31BE">
                <w:rPr>
                  <w:rFonts w:cs="Arial"/>
                  <w:sz w:val="20"/>
                  <w:szCs w:val="20"/>
                </w:rPr>
                <w:t>Перенос запаса в запас под проект</w:t>
              </w:r>
              <w:r>
                <w:rPr>
                  <w:rFonts w:cs="Arial"/>
                  <w:sz w:val="20"/>
                  <w:szCs w:val="20"/>
                </w:rPr>
                <w:t xml:space="preserve"> (в том числе из запаса другого проекта)</w:t>
              </w:r>
              <w:r w:rsidRPr="009867AC">
                <w:rPr>
                  <w:rFonts w:cs="Arial"/>
                  <w:sz w:val="20"/>
                  <w:szCs w:val="20"/>
                  <w:rPrChange w:id="2258" w:author="Олег Владимирович" w:date="2021-03-12T10:46:00Z">
                    <w:rPr>
                      <w:rFonts w:cs="Arial"/>
                      <w:sz w:val="20"/>
                      <w:szCs w:val="20"/>
                      <w:lang w:val="en-US"/>
                    </w:rPr>
                  </w:rPrChange>
                </w:rPr>
                <w:t xml:space="preserve"> </w:t>
              </w:r>
              <w:r w:rsidRPr="00C96FCF">
                <w:rPr>
                  <w:rFonts w:cs="Arial"/>
                  <w:sz w:val="20"/>
                  <w:szCs w:val="20"/>
                </w:rPr>
                <w:t>(</w:t>
              </w:r>
              <w:r>
                <w:rPr>
                  <w:rFonts w:cs="Arial"/>
                  <w:sz w:val="20"/>
                  <w:szCs w:val="20"/>
                </w:rPr>
                <w:t xml:space="preserve">без переноса в </w:t>
              </w:r>
              <w:r>
                <w:rPr>
                  <w:rFonts w:cs="Arial"/>
                  <w:sz w:val="20"/>
                  <w:szCs w:val="20"/>
                  <w:lang w:val="en-US"/>
                </w:rPr>
                <w:t>EWM</w:t>
              </w:r>
              <w:r w:rsidRPr="00C96FCF">
                <w:rPr>
                  <w:rFonts w:cs="Arial"/>
                  <w:sz w:val="20"/>
                  <w:szCs w:val="20"/>
                </w:rPr>
                <w:t>)</w:t>
              </w:r>
            </w:ins>
          </w:p>
        </w:tc>
      </w:tr>
      <w:tr w:rsidR="009867AC" w:rsidRPr="00391727" w14:paraId="0F22607F" w14:textId="77777777" w:rsidTr="00B61F2E">
        <w:trPr>
          <w:ins w:id="2259" w:author="Олег Владимирович" w:date="2021-03-12T10:46: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4F99B13F" w14:textId="2B6BCC89" w:rsidR="009867AC" w:rsidRPr="009867AC" w:rsidRDefault="009867AC" w:rsidP="009867AC">
            <w:pPr>
              <w:spacing w:line="276" w:lineRule="auto"/>
              <w:rPr>
                <w:ins w:id="2260" w:author="Олег Владимирович" w:date="2021-03-12T10:46:00Z"/>
                <w:rFonts w:cs="Arial"/>
                <w:bCs/>
                <w:sz w:val="20"/>
                <w:szCs w:val="20"/>
                <w:lang w:val="en-US"/>
                <w:rPrChange w:id="2261" w:author="Олег Владимирович" w:date="2021-03-12T10:47:00Z">
                  <w:rPr>
                    <w:ins w:id="2262" w:author="Олег Владимирович" w:date="2021-03-12T10:46:00Z"/>
                    <w:rFonts w:cs="Arial"/>
                    <w:bCs/>
                    <w:sz w:val="20"/>
                    <w:szCs w:val="20"/>
                  </w:rPr>
                </w:rPrChange>
              </w:rPr>
            </w:pPr>
            <w:ins w:id="2263" w:author="Олег Владимирович" w:date="2021-03-12T10:47:00Z">
              <w:r>
                <w:rPr>
                  <w:rFonts w:cs="Arial"/>
                  <w:bCs/>
                  <w:sz w:val="20"/>
                  <w:szCs w:val="20"/>
                  <w:lang w:val="en-US"/>
                </w:rPr>
                <w:t>Y61</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563198B3" w14:textId="01CFDD13" w:rsidR="009867AC" w:rsidRPr="009867AC" w:rsidRDefault="009867AC" w:rsidP="009867AC">
            <w:pPr>
              <w:spacing w:line="276" w:lineRule="auto"/>
              <w:rPr>
                <w:ins w:id="2264" w:author="Олег Владимирович" w:date="2021-03-12T10:46:00Z"/>
                <w:rFonts w:cs="Arial"/>
                <w:sz w:val="20"/>
                <w:szCs w:val="20"/>
                <w:lang w:val="en-US"/>
                <w:rPrChange w:id="2265" w:author="Олег Владимирович" w:date="2021-03-12T10:47:00Z">
                  <w:rPr>
                    <w:ins w:id="2266" w:author="Олег Владимирович" w:date="2021-03-12T10:46:00Z"/>
                    <w:rFonts w:cs="Arial"/>
                    <w:sz w:val="20"/>
                    <w:szCs w:val="20"/>
                  </w:rPr>
                </w:rPrChange>
              </w:rPr>
            </w:pPr>
            <w:ins w:id="2267" w:author="Олег Владимирович" w:date="2021-03-12T10:47:00Z">
              <w:r>
                <w:rPr>
                  <w:rFonts w:cs="Arial"/>
                  <w:sz w:val="20"/>
                  <w:szCs w:val="20"/>
                  <w:lang w:val="en-US"/>
                </w:rPr>
                <w:t>Y62</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7BBEA90" w14:textId="20A42F3A" w:rsidR="009867AC" w:rsidRPr="009867AC" w:rsidRDefault="009867AC" w:rsidP="009867AC">
            <w:pPr>
              <w:spacing w:line="276" w:lineRule="auto"/>
              <w:rPr>
                <w:ins w:id="2268" w:author="Олег Владимирович" w:date="2021-03-12T10:46:00Z"/>
                <w:rFonts w:cs="Arial"/>
                <w:sz w:val="20"/>
                <w:szCs w:val="20"/>
              </w:rPr>
            </w:pPr>
            <w:ins w:id="2269" w:author="Олег Владимирович" w:date="2021-03-12T10:47:00Z">
              <w:r w:rsidRPr="007E31BE">
                <w:rPr>
                  <w:rFonts w:cs="Arial"/>
                  <w:sz w:val="20"/>
                  <w:szCs w:val="20"/>
                </w:rPr>
                <w:t>Поступление начальных запасов (свободно-используемый)</w:t>
              </w:r>
              <w:r w:rsidRPr="009867AC">
                <w:rPr>
                  <w:rFonts w:cs="Arial"/>
                  <w:sz w:val="20"/>
                  <w:szCs w:val="20"/>
                  <w:rPrChange w:id="2270" w:author="Олег Владимирович" w:date="2021-03-12T10:47:00Z">
                    <w:rPr>
                      <w:rFonts w:cs="Arial"/>
                      <w:sz w:val="20"/>
                      <w:szCs w:val="20"/>
                      <w:lang w:val="en-US"/>
                    </w:rPr>
                  </w:rPrChange>
                </w:rPr>
                <w:t xml:space="preserve"> (</w:t>
              </w:r>
              <w:r>
                <w:rPr>
                  <w:rFonts w:cs="Arial"/>
                  <w:sz w:val="20"/>
                  <w:szCs w:val="20"/>
                </w:rPr>
                <w:t xml:space="preserve">без передачи в </w:t>
              </w:r>
              <w:r>
                <w:rPr>
                  <w:rFonts w:cs="Arial"/>
                  <w:sz w:val="20"/>
                  <w:szCs w:val="20"/>
                  <w:lang w:val="en-US"/>
                </w:rPr>
                <w:t>EWM</w:t>
              </w:r>
              <w:r w:rsidRPr="009867AC">
                <w:rPr>
                  <w:rFonts w:cs="Arial"/>
                  <w:sz w:val="20"/>
                  <w:szCs w:val="20"/>
                  <w:rPrChange w:id="2271" w:author="Олег Владимирович" w:date="2021-03-12T10:47:00Z">
                    <w:rPr>
                      <w:rFonts w:cs="Arial"/>
                      <w:sz w:val="20"/>
                      <w:szCs w:val="20"/>
                      <w:lang w:val="en-US"/>
                    </w:rPr>
                  </w:rPrChange>
                </w:rPr>
                <w:t>)</w:t>
              </w:r>
            </w:ins>
          </w:p>
        </w:tc>
      </w:tr>
      <w:tr w:rsidR="009867AC" w:rsidRPr="00391727" w14:paraId="390B74F6" w14:textId="77777777" w:rsidTr="00B61F2E">
        <w:trPr>
          <w:ins w:id="2272" w:author="Олег Владимирович" w:date="2021-03-09T15:19: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5A90C2A9" w14:textId="194EE15F" w:rsidR="009867AC" w:rsidRPr="004356C7" w:rsidDel="0024081A" w:rsidRDefault="009867AC" w:rsidP="009867AC">
            <w:pPr>
              <w:spacing w:line="276" w:lineRule="auto"/>
              <w:rPr>
                <w:ins w:id="2273" w:author="Олег Владимирович" w:date="2021-03-09T15:19:00Z"/>
                <w:rFonts w:cs="Arial"/>
                <w:bCs/>
                <w:sz w:val="20"/>
                <w:szCs w:val="20"/>
                <w:lang w:val="en-US"/>
              </w:rPr>
            </w:pPr>
            <w:ins w:id="2274" w:author="Олег Владимирович" w:date="2021-03-09T15:19:00Z">
              <w:r>
                <w:rPr>
                  <w:rFonts w:cs="Arial"/>
                  <w:bCs/>
                  <w:sz w:val="20"/>
                  <w:szCs w:val="20"/>
                  <w:lang w:val="en-US"/>
                </w:rPr>
                <w:t>Z01</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7E88BA7D" w14:textId="0228CB90" w:rsidR="009867AC" w:rsidDel="00B61F2E" w:rsidRDefault="009867AC" w:rsidP="009867AC">
            <w:pPr>
              <w:spacing w:line="276" w:lineRule="auto"/>
              <w:rPr>
                <w:ins w:id="2275" w:author="Олег Владимирович" w:date="2021-03-09T15:19:00Z"/>
                <w:rFonts w:cs="Arial"/>
                <w:sz w:val="20"/>
                <w:szCs w:val="20"/>
                <w:lang w:val="en-US"/>
              </w:rPr>
            </w:pPr>
            <w:ins w:id="2276" w:author="Олег Владимирович" w:date="2021-03-09T15:19:00Z">
              <w:r>
                <w:rPr>
                  <w:rFonts w:cs="Arial"/>
                  <w:sz w:val="20"/>
                  <w:szCs w:val="20"/>
                  <w:lang w:val="en-US"/>
                </w:rPr>
                <w:t>Z02</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5E67393B" w14:textId="721602D0" w:rsidR="009867AC" w:rsidRPr="00391727" w:rsidRDefault="009867AC" w:rsidP="009867AC">
            <w:pPr>
              <w:spacing w:line="276" w:lineRule="auto"/>
              <w:rPr>
                <w:ins w:id="2277" w:author="Олег Владимирович" w:date="2021-03-09T15:19:00Z"/>
                <w:rFonts w:cs="Arial"/>
                <w:sz w:val="20"/>
                <w:szCs w:val="20"/>
              </w:rPr>
            </w:pPr>
            <w:ins w:id="2278" w:author="Олег Владимирович" w:date="2021-03-09T15:19:00Z">
              <w:r w:rsidRPr="00026FA1">
                <w:rPr>
                  <w:rFonts w:cs="Arial"/>
                  <w:sz w:val="20"/>
                  <w:szCs w:val="20"/>
                </w:rPr>
                <w:t>СписаниеГСМСверхНорм</w:t>
              </w:r>
            </w:ins>
          </w:p>
        </w:tc>
      </w:tr>
      <w:tr w:rsidR="009867AC" w:rsidRPr="00391727" w14:paraId="44D221B6" w14:textId="77777777" w:rsidTr="00B61F2E">
        <w:trPr>
          <w:ins w:id="2279" w:author="Олег Владимирович" w:date="2021-03-12T10:48: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54EFCC23" w14:textId="1A4D5C98" w:rsidR="009867AC" w:rsidRPr="009867AC" w:rsidRDefault="009867AC" w:rsidP="009867AC">
            <w:pPr>
              <w:spacing w:line="276" w:lineRule="auto"/>
              <w:rPr>
                <w:ins w:id="2280" w:author="Олег Владимирович" w:date="2021-03-12T10:48:00Z"/>
                <w:rFonts w:cs="Arial"/>
                <w:bCs/>
                <w:sz w:val="20"/>
                <w:szCs w:val="20"/>
                <w:lang w:val="en-US"/>
              </w:rPr>
            </w:pPr>
            <w:ins w:id="2281" w:author="Олег Владимирович" w:date="2021-03-12T10:48:00Z">
              <w:r>
                <w:rPr>
                  <w:rFonts w:cs="Arial"/>
                  <w:bCs/>
                  <w:sz w:val="20"/>
                  <w:szCs w:val="20"/>
                  <w:lang w:val="en-US"/>
                </w:rPr>
                <w:t>Z09</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0E773502" w14:textId="13EEB91E" w:rsidR="009867AC" w:rsidRDefault="009867AC" w:rsidP="009867AC">
            <w:pPr>
              <w:spacing w:line="276" w:lineRule="auto"/>
              <w:rPr>
                <w:ins w:id="2282" w:author="Олег Владимирович" w:date="2021-03-12T10:48:00Z"/>
                <w:rFonts w:cs="Arial"/>
                <w:sz w:val="20"/>
                <w:szCs w:val="20"/>
                <w:lang w:val="en-US"/>
              </w:rPr>
            </w:pPr>
            <w:ins w:id="2283" w:author="Олег Владимирович" w:date="2021-03-12T10:48:00Z">
              <w:r>
                <w:rPr>
                  <w:rFonts w:cs="Arial"/>
                  <w:sz w:val="20"/>
                  <w:szCs w:val="20"/>
                  <w:lang w:val="en-US"/>
                </w:rPr>
                <w:t>Z10</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0E393C7C" w14:textId="14E52136" w:rsidR="009867AC" w:rsidRPr="009867AC" w:rsidRDefault="009867AC" w:rsidP="009867AC">
            <w:pPr>
              <w:spacing w:line="276" w:lineRule="auto"/>
              <w:rPr>
                <w:ins w:id="2284" w:author="Олег Владимирович" w:date="2021-03-12T10:48:00Z"/>
                <w:rFonts w:cs="Arial"/>
                <w:sz w:val="20"/>
                <w:szCs w:val="20"/>
              </w:rPr>
            </w:pPr>
            <w:ins w:id="2285" w:author="Олег Владимирович" w:date="2021-03-12T10:48:00Z">
              <w:r>
                <w:rPr>
                  <w:rFonts w:cs="Arial"/>
                  <w:sz w:val="20"/>
                  <w:szCs w:val="20"/>
                </w:rPr>
                <w:t>ПМ после смены класса оценки</w:t>
              </w:r>
            </w:ins>
          </w:p>
        </w:tc>
      </w:tr>
      <w:tr w:rsidR="009867AC" w:rsidRPr="00391727" w14:paraId="12661720" w14:textId="77777777" w:rsidTr="00B61F2E">
        <w:trPr>
          <w:ins w:id="2286" w:author="Олег Владимирович" w:date="2021-03-09T15:19: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94CAF" w14:textId="1F979EC9" w:rsidR="009867AC" w:rsidRPr="004356C7" w:rsidDel="0024081A" w:rsidRDefault="009867AC" w:rsidP="009867AC">
            <w:pPr>
              <w:spacing w:line="276" w:lineRule="auto"/>
              <w:rPr>
                <w:ins w:id="2287" w:author="Олег Владимирович" w:date="2021-03-09T15:19:00Z"/>
                <w:rFonts w:cs="Arial"/>
                <w:bCs/>
                <w:sz w:val="20"/>
                <w:szCs w:val="20"/>
                <w:lang w:val="en-US"/>
              </w:rPr>
            </w:pPr>
            <w:ins w:id="2288" w:author="Олег Владимирович" w:date="2021-03-09T15:19:00Z">
              <w:r w:rsidRPr="00391727">
                <w:rPr>
                  <w:rFonts w:cs="Arial"/>
                  <w:bCs/>
                  <w:sz w:val="20"/>
                  <w:szCs w:val="20"/>
                </w:rPr>
                <w:t>Z47</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62F9D95" w14:textId="16B34E14" w:rsidR="009867AC" w:rsidDel="00B61F2E" w:rsidRDefault="009867AC" w:rsidP="009867AC">
            <w:pPr>
              <w:spacing w:line="276" w:lineRule="auto"/>
              <w:rPr>
                <w:ins w:id="2289" w:author="Олег Владимирович" w:date="2021-03-09T15:19:00Z"/>
                <w:rFonts w:cs="Arial"/>
                <w:sz w:val="20"/>
                <w:szCs w:val="20"/>
                <w:lang w:val="en-US"/>
              </w:rPr>
            </w:pPr>
            <w:ins w:id="2290" w:author="Олег Владимирович" w:date="2021-03-09T15:19:00Z">
              <w:r w:rsidRPr="00391727">
                <w:rPr>
                  <w:rFonts w:cs="Arial"/>
                  <w:sz w:val="20"/>
                  <w:szCs w:val="20"/>
                </w:rPr>
                <w:t>Z48</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2BBD25F6" w14:textId="77C70C8F" w:rsidR="009867AC" w:rsidRPr="00391727" w:rsidRDefault="009867AC" w:rsidP="009867AC">
            <w:pPr>
              <w:spacing w:line="276" w:lineRule="auto"/>
              <w:rPr>
                <w:ins w:id="2291" w:author="Олег Владимирович" w:date="2021-03-09T15:19:00Z"/>
                <w:rFonts w:cs="Arial"/>
                <w:sz w:val="20"/>
                <w:szCs w:val="20"/>
              </w:rPr>
            </w:pPr>
            <w:ins w:id="2292" w:author="Олег Владимирович" w:date="2021-03-09T15:19:00Z">
              <w:r w:rsidRPr="00391727">
                <w:rPr>
                  <w:rFonts w:cs="Arial"/>
                  <w:sz w:val="20"/>
                  <w:szCs w:val="20"/>
                </w:rPr>
                <w:t>Списание МТР по Заказу на списание</w:t>
              </w:r>
            </w:ins>
          </w:p>
        </w:tc>
      </w:tr>
      <w:tr w:rsidR="009867AC" w:rsidRPr="00391727" w14:paraId="70609927" w14:textId="77777777" w:rsidTr="00B61F2E">
        <w:trPr>
          <w:ins w:id="2293" w:author="Tukhbatov Ruslan" w:date="2020-04-21T04:27: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5A734EFB" w14:textId="0F80F811" w:rsidR="009867AC" w:rsidRPr="00B61F2E" w:rsidRDefault="009867AC" w:rsidP="009867AC">
            <w:pPr>
              <w:spacing w:line="276" w:lineRule="auto"/>
              <w:rPr>
                <w:ins w:id="2294" w:author="Tukhbatov Ruslan" w:date="2020-04-21T04:27:00Z"/>
                <w:rFonts w:cs="Arial"/>
                <w:bCs/>
                <w:sz w:val="20"/>
                <w:szCs w:val="20"/>
              </w:rPr>
            </w:pPr>
            <w:ins w:id="2295" w:author="Tukhbatov Ruslan" w:date="2020-04-21T04:27:00Z">
              <w:r w:rsidRPr="004356C7">
                <w:rPr>
                  <w:rFonts w:cs="Arial"/>
                  <w:bCs/>
                  <w:sz w:val="20"/>
                  <w:szCs w:val="20"/>
                  <w:lang w:val="en-US"/>
                </w:rPr>
                <w:t>Z</w:t>
              </w:r>
              <w:r w:rsidRPr="004356C7">
                <w:rPr>
                  <w:rFonts w:cs="Arial"/>
                  <w:bCs/>
                  <w:sz w:val="20"/>
                  <w:szCs w:val="20"/>
                  <w:rPrChange w:id="2296" w:author="Олег Владимирович" w:date="2021-03-09T14:32:00Z">
                    <w:rPr>
                      <w:rFonts w:cs="Arial"/>
                      <w:bCs/>
                      <w:sz w:val="20"/>
                      <w:szCs w:val="20"/>
                      <w:lang w:val="en-US"/>
                    </w:rPr>
                  </w:rPrChange>
                </w:rPr>
                <w:t>51</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14A9E574" w14:textId="07988924" w:rsidR="009867AC" w:rsidRPr="00B61F2E" w:rsidRDefault="009867AC" w:rsidP="009867AC">
            <w:pPr>
              <w:spacing w:line="276" w:lineRule="auto"/>
              <w:rPr>
                <w:ins w:id="2297" w:author="Tukhbatov Ruslan" w:date="2020-04-21T04:27:00Z"/>
                <w:rFonts w:cs="Arial"/>
                <w:sz w:val="20"/>
                <w:szCs w:val="20"/>
              </w:rPr>
            </w:pPr>
            <w:commentRangeStart w:id="2298"/>
            <w:ins w:id="2299" w:author="Tukhbatov Ruslan" w:date="2020-04-21T04:27:00Z">
              <w:del w:id="2300" w:author="Олег Владимирович" w:date="2021-03-09T15:14:00Z">
                <w:r w:rsidDel="00B61F2E">
                  <w:rPr>
                    <w:rFonts w:cs="Arial"/>
                    <w:sz w:val="20"/>
                    <w:szCs w:val="20"/>
                    <w:lang w:val="en-US"/>
                  </w:rPr>
                  <w:delText>502</w:delText>
                </w:r>
              </w:del>
            </w:ins>
            <w:commentRangeEnd w:id="2298"/>
            <w:del w:id="2301" w:author="Олег Владимирович" w:date="2021-03-09T15:14:00Z">
              <w:r w:rsidDel="00B61F2E">
                <w:rPr>
                  <w:rStyle w:val="aff7"/>
                </w:rPr>
                <w:commentReference w:id="2298"/>
              </w:r>
            </w:del>
            <w:ins w:id="2302" w:author="Олег Владимирович" w:date="2021-03-09T15:15:00Z">
              <w:r>
                <w:rPr>
                  <w:rFonts w:cs="Arial"/>
                  <w:sz w:val="20"/>
                  <w:szCs w:val="20"/>
                  <w:lang w:val="en-US"/>
                </w:rPr>
                <w:t>Z52</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54D45228" w14:textId="21EB0ABC" w:rsidR="009867AC" w:rsidRPr="007E31BE" w:rsidRDefault="009867AC" w:rsidP="009867AC">
            <w:pPr>
              <w:spacing w:line="276" w:lineRule="auto"/>
              <w:rPr>
                <w:ins w:id="2303" w:author="Tukhbatov Ruslan" w:date="2020-04-21T04:27:00Z"/>
                <w:rFonts w:cs="Arial"/>
                <w:sz w:val="20"/>
                <w:szCs w:val="20"/>
              </w:rPr>
            </w:pPr>
            <w:ins w:id="2304" w:author="Tukhbatov Ruslan" w:date="2020-04-21T04:27:00Z">
              <w:r w:rsidRPr="00391727">
                <w:rPr>
                  <w:rFonts w:cs="Arial"/>
                  <w:sz w:val="20"/>
                  <w:szCs w:val="20"/>
                </w:rPr>
                <w:t>Приемка МТР на ОХ</w:t>
              </w:r>
              <w:r w:rsidRPr="00DC564E">
                <w:rPr>
                  <w:rFonts w:cs="Arial"/>
                  <w:sz w:val="20"/>
                  <w:szCs w:val="20"/>
                </w:rPr>
                <w:t xml:space="preserve"> </w:t>
              </w:r>
              <w:r>
                <w:rPr>
                  <w:rFonts w:cs="Arial"/>
                  <w:sz w:val="20"/>
                  <w:szCs w:val="20"/>
                </w:rPr>
                <w:t>с расхождениями по форме М-7</w:t>
              </w:r>
            </w:ins>
          </w:p>
        </w:tc>
      </w:tr>
      <w:tr w:rsidR="009867AC" w:rsidRPr="00391727" w14:paraId="62EC06E9" w14:textId="77777777" w:rsidTr="00B61F2E">
        <w:trPr>
          <w:ins w:id="2305" w:author="Tukhbatov Ruslan" w:date="2020-04-21T04:27: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44E05817" w14:textId="51078BAA" w:rsidR="009867AC" w:rsidRPr="007E31BE" w:rsidRDefault="009867AC" w:rsidP="009867AC">
            <w:pPr>
              <w:spacing w:line="276" w:lineRule="auto"/>
              <w:rPr>
                <w:ins w:id="2306" w:author="Tukhbatov Ruslan" w:date="2020-04-21T04:27:00Z"/>
                <w:rFonts w:cs="Arial"/>
                <w:bCs/>
                <w:sz w:val="20"/>
                <w:szCs w:val="20"/>
              </w:rPr>
            </w:pPr>
            <w:ins w:id="2307" w:author="Tukhbatov Ruslan" w:date="2020-04-21T04:27:00Z">
              <w:r>
                <w:rPr>
                  <w:rFonts w:cs="Arial"/>
                  <w:bCs/>
                  <w:sz w:val="20"/>
                  <w:szCs w:val="20"/>
                  <w:lang w:val="en-US"/>
                </w:rPr>
                <w:t>Z53</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DA04BFC" w14:textId="2985C988" w:rsidR="009867AC" w:rsidRPr="007E31BE" w:rsidRDefault="009867AC" w:rsidP="009867AC">
            <w:pPr>
              <w:spacing w:line="276" w:lineRule="auto"/>
              <w:rPr>
                <w:ins w:id="2308" w:author="Tukhbatov Ruslan" w:date="2020-04-21T04:27:00Z"/>
                <w:rFonts w:cs="Arial"/>
                <w:sz w:val="20"/>
                <w:szCs w:val="20"/>
              </w:rPr>
            </w:pPr>
            <w:ins w:id="2309" w:author="Tukhbatov Ruslan" w:date="2020-04-21T04:27:00Z">
              <w:r>
                <w:rPr>
                  <w:rFonts w:cs="Arial"/>
                  <w:sz w:val="20"/>
                  <w:szCs w:val="20"/>
                  <w:lang w:val="en-US"/>
                </w:rPr>
                <w:t>Z54</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98FF663" w14:textId="0C9138E8" w:rsidR="009867AC" w:rsidRPr="007E31BE" w:rsidRDefault="009867AC" w:rsidP="009867AC">
            <w:pPr>
              <w:spacing w:line="276" w:lineRule="auto"/>
              <w:rPr>
                <w:ins w:id="2310" w:author="Tukhbatov Ruslan" w:date="2020-04-21T04:27:00Z"/>
                <w:rFonts w:cs="Arial"/>
                <w:sz w:val="20"/>
                <w:szCs w:val="20"/>
              </w:rPr>
            </w:pPr>
            <w:ins w:id="2311" w:author="Tukhbatov Ruslan" w:date="2020-04-21T04:27:00Z">
              <w:r>
                <w:rPr>
                  <w:rFonts w:cs="Arial"/>
                  <w:sz w:val="20"/>
                  <w:szCs w:val="20"/>
                </w:rPr>
                <w:t>Приемка МТР при безвозмездном поступлении</w:t>
              </w:r>
            </w:ins>
          </w:p>
        </w:tc>
      </w:tr>
      <w:tr w:rsidR="009867AC" w:rsidRPr="00391727" w:rsidDel="00B61F2E" w14:paraId="6B8C0FED" w14:textId="10C2A6DF" w:rsidTr="00B61F2E">
        <w:trPr>
          <w:ins w:id="2312" w:author="Tukhbatov Ruslan" w:date="2020-04-21T04:27:00Z"/>
          <w:del w:id="2313" w:author="Олег Владимирович" w:date="2021-03-09T15:19: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13D1F569" w14:textId="0657C88E" w:rsidR="009867AC" w:rsidRPr="007E31BE" w:rsidDel="00B61F2E" w:rsidRDefault="009867AC" w:rsidP="009867AC">
            <w:pPr>
              <w:spacing w:line="276" w:lineRule="auto"/>
              <w:rPr>
                <w:ins w:id="2314" w:author="Tukhbatov Ruslan" w:date="2020-04-21T04:27:00Z"/>
                <w:del w:id="2315" w:author="Олег Владимирович" w:date="2021-03-09T15:19:00Z"/>
                <w:rFonts w:cs="Arial"/>
                <w:bCs/>
                <w:sz w:val="20"/>
                <w:szCs w:val="20"/>
              </w:rPr>
            </w:pPr>
            <w:ins w:id="2316" w:author="Tukhbatov Ruslan" w:date="2020-04-21T04:27:00Z">
              <w:del w:id="2317" w:author="Олег Владимирович" w:date="2021-03-09T15:19:00Z">
                <w:r w:rsidRPr="00391727" w:rsidDel="00B61F2E">
                  <w:rPr>
                    <w:rFonts w:cs="Arial"/>
                    <w:bCs/>
                    <w:sz w:val="20"/>
                    <w:szCs w:val="20"/>
                  </w:rPr>
                  <w:delText>Z47</w:delText>
                </w:r>
              </w:del>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78C06BAC" w14:textId="05683587" w:rsidR="009867AC" w:rsidRPr="007E31BE" w:rsidDel="00B61F2E" w:rsidRDefault="009867AC" w:rsidP="009867AC">
            <w:pPr>
              <w:spacing w:line="276" w:lineRule="auto"/>
              <w:rPr>
                <w:ins w:id="2318" w:author="Tukhbatov Ruslan" w:date="2020-04-21T04:27:00Z"/>
                <w:del w:id="2319" w:author="Олег Владимирович" w:date="2021-03-09T15:19:00Z"/>
                <w:rFonts w:cs="Arial"/>
                <w:sz w:val="20"/>
                <w:szCs w:val="20"/>
              </w:rPr>
            </w:pPr>
            <w:ins w:id="2320" w:author="Tukhbatov Ruslan" w:date="2020-04-21T04:27:00Z">
              <w:del w:id="2321" w:author="Олег Владимирович" w:date="2021-03-09T15:19:00Z">
                <w:r w:rsidRPr="00391727" w:rsidDel="00B61F2E">
                  <w:rPr>
                    <w:rFonts w:cs="Arial"/>
                    <w:sz w:val="20"/>
                    <w:szCs w:val="20"/>
                  </w:rPr>
                  <w:delText>Z48</w:delText>
                </w:r>
              </w:del>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08EF9DF9" w14:textId="13D941EC" w:rsidR="009867AC" w:rsidRPr="007E31BE" w:rsidDel="00B61F2E" w:rsidRDefault="009867AC" w:rsidP="009867AC">
            <w:pPr>
              <w:spacing w:line="276" w:lineRule="auto"/>
              <w:rPr>
                <w:ins w:id="2322" w:author="Tukhbatov Ruslan" w:date="2020-04-21T04:27:00Z"/>
                <w:del w:id="2323" w:author="Олег Владимирович" w:date="2021-03-09T15:19:00Z"/>
                <w:rFonts w:cs="Arial"/>
                <w:sz w:val="20"/>
                <w:szCs w:val="20"/>
              </w:rPr>
            </w:pPr>
            <w:ins w:id="2324" w:author="Tukhbatov Ruslan" w:date="2020-04-21T04:27:00Z">
              <w:del w:id="2325" w:author="Олег Владимирович" w:date="2021-03-09T15:19:00Z">
                <w:r w:rsidRPr="00391727" w:rsidDel="00B61F2E">
                  <w:rPr>
                    <w:rFonts w:cs="Arial"/>
                    <w:sz w:val="20"/>
                    <w:szCs w:val="20"/>
                  </w:rPr>
                  <w:delText>Списание МТР по Заказу на списание</w:delText>
                </w:r>
              </w:del>
            </w:ins>
          </w:p>
        </w:tc>
      </w:tr>
      <w:tr w:rsidR="009867AC" w:rsidRPr="00391727" w:rsidDel="00B61F2E" w14:paraId="29F0613B" w14:textId="093A8155" w:rsidTr="00B61F2E">
        <w:trPr>
          <w:ins w:id="2326" w:author="Tukhbatov Ruslan" w:date="2020-04-21T04:27:00Z"/>
          <w:del w:id="2327" w:author="Олег Владимирович" w:date="2021-03-09T15:19: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74BF952" w14:textId="5A452E46" w:rsidR="009867AC" w:rsidRPr="007E31BE" w:rsidDel="00B61F2E" w:rsidRDefault="009867AC" w:rsidP="009867AC">
            <w:pPr>
              <w:spacing w:line="276" w:lineRule="auto"/>
              <w:rPr>
                <w:ins w:id="2328" w:author="Tukhbatov Ruslan" w:date="2020-04-21T04:27:00Z"/>
                <w:del w:id="2329" w:author="Олег Владимирович" w:date="2021-03-09T15:19:00Z"/>
                <w:rFonts w:cs="Arial"/>
                <w:bCs/>
                <w:sz w:val="20"/>
                <w:szCs w:val="20"/>
              </w:rPr>
            </w:pPr>
            <w:ins w:id="2330" w:author="Tukhbatov Ruslan" w:date="2020-04-21T04:27:00Z">
              <w:del w:id="2331" w:author="Олег Владимирович" w:date="2021-03-09T15:19:00Z">
                <w:r w:rsidDel="00B61F2E">
                  <w:rPr>
                    <w:rFonts w:cs="Arial"/>
                    <w:bCs/>
                    <w:sz w:val="20"/>
                    <w:szCs w:val="20"/>
                    <w:lang w:val="en-US"/>
                  </w:rPr>
                  <w:delText>Z</w:delText>
                </w:r>
                <w:r w:rsidRPr="00703990" w:rsidDel="00B61F2E">
                  <w:rPr>
                    <w:rFonts w:cs="Arial"/>
                    <w:bCs/>
                    <w:sz w:val="20"/>
                    <w:szCs w:val="20"/>
                    <w:rPrChange w:id="2332" w:author="kraschenkoov" w:date="2021-03-09T15:44:00Z">
                      <w:rPr>
                        <w:rFonts w:cs="Arial"/>
                        <w:bCs/>
                        <w:sz w:val="20"/>
                        <w:szCs w:val="20"/>
                        <w:lang w:val="en-US"/>
                      </w:rPr>
                    </w:rPrChange>
                  </w:rPr>
                  <w:delText>01</w:delText>
                </w:r>
              </w:del>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38A8B34E" w14:textId="2E6F857D" w:rsidR="009867AC" w:rsidRPr="007E31BE" w:rsidDel="00B61F2E" w:rsidRDefault="009867AC" w:rsidP="009867AC">
            <w:pPr>
              <w:spacing w:line="276" w:lineRule="auto"/>
              <w:rPr>
                <w:ins w:id="2333" w:author="Tukhbatov Ruslan" w:date="2020-04-21T04:27:00Z"/>
                <w:del w:id="2334" w:author="Олег Владимирович" w:date="2021-03-09T15:19:00Z"/>
                <w:rFonts w:cs="Arial"/>
                <w:sz w:val="20"/>
                <w:szCs w:val="20"/>
              </w:rPr>
            </w:pPr>
            <w:ins w:id="2335" w:author="Tukhbatov Ruslan" w:date="2020-04-21T04:27:00Z">
              <w:del w:id="2336" w:author="Олег Владимирович" w:date="2021-03-09T15:19:00Z">
                <w:r w:rsidDel="00B61F2E">
                  <w:rPr>
                    <w:rFonts w:cs="Arial"/>
                    <w:sz w:val="20"/>
                    <w:szCs w:val="20"/>
                    <w:lang w:val="en-US"/>
                  </w:rPr>
                  <w:delText>Z</w:delText>
                </w:r>
                <w:r w:rsidRPr="00703990" w:rsidDel="00B61F2E">
                  <w:rPr>
                    <w:rFonts w:cs="Arial"/>
                    <w:sz w:val="20"/>
                    <w:szCs w:val="20"/>
                    <w:rPrChange w:id="2337" w:author="kraschenkoov" w:date="2021-03-09T15:44:00Z">
                      <w:rPr>
                        <w:rFonts w:cs="Arial"/>
                        <w:sz w:val="20"/>
                        <w:szCs w:val="20"/>
                        <w:lang w:val="en-US"/>
                      </w:rPr>
                    </w:rPrChange>
                  </w:rPr>
                  <w:delText>02</w:delText>
                </w:r>
              </w:del>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AF37C32" w14:textId="2C065012" w:rsidR="009867AC" w:rsidRPr="007E31BE" w:rsidDel="00B61F2E" w:rsidRDefault="009867AC" w:rsidP="009867AC">
            <w:pPr>
              <w:spacing w:line="276" w:lineRule="auto"/>
              <w:rPr>
                <w:ins w:id="2338" w:author="Tukhbatov Ruslan" w:date="2020-04-21T04:27:00Z"/>
                <w:del w:id="2339" w:author="Олег Владимирович" w:date="2021-03-09T15:19:00Z"/>
                <w:rFonts w:cs="Arial"/>
                <w:sz w:val="20"/>
                <w:szCs w:val="20"/>
              </w:rPr>
            </w:pPr>
            <w:ins w:id="2340" w:author="Tukhbatov Ruslan" w:date="2020-04-21T04:27:00Z">
              <w:del w:id="2341" w:author="Олег Владимирович" w:date="2021-03-09T15:19:00Z">
                <w:r w:rsidRPr="00026FA1" w:rsidDel="00B61F2E">
                  <w:rPr>
                    <w:rFonts w:cs="Arial"/>
                    <w:sz w:val="20"/>
                    <w:szCs w:val="20"/>
                  </w:rPr>
                  <w:delText>СписаниеГСМСверхНорм</w:delText>
                </w:r>
              </w:del>
            </w:ins>
          </w:p>
        </w:tc>
      </w:tr>
      <w:tr w:rsidR="009867AC" w:rsidRPr="00391727" w14:paraId="768FF2CD" w14:textId="77777777" w:rsidTr="00B61F2E">
        <w:trPr>
          <w:ins w:id="2342" w:author="Олег Владимирович" w:date="2021-03-09T15:16: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08FF3C98" w14:textId="5B0BC012" w:rsidR="009867AC" w:rsidRDefault="009867AC" w:rsidP="009867AC">
            <w:pPr>
              <w:spacing w:line="276" w:lineRule="auto"/>
              <w:rPr>
                <w:ins w:id="2343" w:author="Олег Владимирович" w:date="2021-03-09T15:16:00Z"/>
                <w:rFonts w:cs="Arial"/>
                <w:bCs/>
                <w:sz w:val="20"/>
                <w:szCs w:val="20"/>
                <w:lang w:val="en-US"/>
              </w:rPr>
            </w:pPr>
            <w:ins w:id="2344" w:author="Олег Владимирович" w:date="2021-03-09T15:16:00Z">
              <w:r w:rsidRPr="00B61F2E">
                <w:rPr>
                  <w:rFonts w:cs="Arial"/>
                  <w:sz w:val="20"/>
                  <w:szCs w:val="20"/>
                </w:rPr>
                <w:t>Z55</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2C44951" w14:textId="1174FBB1" w:rsidR="009867AC" w:rsidRDefault="009867AC" w:rsidP="009867AC">
            <w:pPr>
              <w:spacing w:line="276" w:lineRule="auto"/>
              <w:rPr>
                <w:ins w:id="2345" w:author="Олег Владимирович" w:date="2021-03-09T15:16:00Z"/>
                <w:rFonts w:cs="Arial"/>
                <w:sz w:val="20"/>
                <w:szCs w:val="20"/>
                <w:lang w:val="en-US"/>
              </w:rPr>
            </w:pPr>
            <w:ins w:id="2346" w:author="Олег Владимирович" w:date="2021-03-09T15:16:00Z">
              <w:r w:rsidRPr="00B61F2E">
                <w:rPr>
                  <w:rFonts w:cs="Arial"/>
                  <w:sz w:val="20"/>
                  <w:szCs w:val="20"/>
                </w:rPr>
                <w:t>Z5</w:t>
              </w:r>
              <w:r>
                <w:rPr>
                  <w:rFonts w:cs="Arial"/>
                  <w:sz w:val="20"/>
                  <w:szCs w:val="20"/>
                </w:rPr>
                <w:t>6</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F3D87CE" w14:textId="49AD1AF7" w:rsidR="009867AC" w:rsidRPr="00026FA1" w:rsidRDefault="009867AC" w:rsidP="009867AC">
            <w:pPr>
              <w:spacing w:line="276" w:lineRule="auto"/>
              <w:rPr>
                <w:ins w:id="2347" w:author="Олег Владимирович" w:date="2021-03-09T15:16:00Z"/>
                <w:rFonts w:cs="Arial"/>
                <w:sz w:val="20"/>
                <w:szCs w:val="20"/>
              </w:rPr>
            </w:pPr>
            <w:ins w:id="2348" w:author="Олег Владимирович" w:date="2021-03-09T15:16:00Z">
              <w:r w:rsidRPr="00B61F2E">
                <w:rPr>
                  <w:rFonts w:cs="Arial"/>
                  <w:sz w:val="20"/>
                  <w:szCs w:val="20"/>
                </w:rPr>
                <w:t xml:space="preserve">Поступление ТМЦ в </w:t>
              </w:r>
            </w:ins>
            <w:ins w:id="2349" w:author="Олег Владимирович" w:date="2021-03-09T15:18:00Z">
              <w:r>
                <w:rPr>
                  <w:rFonts w:cs="Arial"/>
                  <w:sz w:val="20"/>
                  <w:szCs w:val="20"/>
                </w:rPr>
                <w:t>уставный капитал</w:t>
              </w:r>
            </w:ins>
          </w:p>
        </w:tc>
      </w:tr>
      <w:tr w:rsidR="009867AC" w:rsidRPr="00391727" w14:paraId="14918412" w14:textId="77777777" w:rsidTr="00B61F2E">
        <w:trPr>
          <w:ins w:id="2350" w:author="Олег Владимирович" w:date="2021-03-12T10:49: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85A9B2E" w14:textId="5E527D24" w:rsidR="009867AC" w:rsidRPr="009867AC" w:rsidRDefault="009867AC" w:rsidP="009867AC">
            <w:pPr>
              <w:spacing w:line="276" w:lineRule="auto"/>
              <w:rPr>
                <w:ins w:id="2351" w:author="Олег Владимирович" w:date="2021-03-12T10:49:00Z"/>
                <w:rFonts w:cs="Arial"/>
                <w:sz w:val="20"/>
                <w:szCs w:val="20"/>
                <w:lang w:val="en-US"/>
                <w:rPrChange w:id="2352" w:author="Олег Владимирович" w:date="2021-03-12T10:49:00Z">
                  <w:rPr>
                    <w:ins w:id="2353" w:author="Олег Владимирович" w:date="2021-03-12T10:49:00Z"/>
                    <w:rFonts w:cs="Arial"/>
                    <w:sz w:val="20"/>
                    <w:szCs w:val="20"/>
                  </w:rPr>
                </w:rPrChange>
              </w:rPr>
            </w:pPr>
            <w:ins w:id="2354" w:author="Олег Владимирович" w:date="2021-03-12T10:49:00Z">
              <w:r>
                <w:rPr>
                  <w:rFonts w:cs="Arial"/>
                  <w:sz w:val="20"/>
                  <w:szCs w:val="20"/>
                  <w:lang w:val="en-US"/>
                </w:rPr>
                <w:t>Z63</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7003A5B" w14:textId="150B66D2" w:rsidR="009867AC" w:rsidRPr="009867AC" w:rsidRDefault="009867AC" w:rsidP="009867AC">
            <w:pPr>
              <w:spacing w:line="276" w:lineRule="auto"/>
              <w:rPr>
                <w:ins w:id="2355" w:author="Олег Владимирович" w:date="2021-03-12T10:49:00Z"/>
                <w:rFonts w:cs="Arial"/>
                <w:sz w:val="20"/>
                <w:szCs w:val="20"/>
                <w:lang w:val="en-US"/>
                <w:rPrChange w:id="2356" w:author="Олег Владимирович" w:date="2021-03-12T10:49:00Z">
                  <w:rPr>
                    <w:ins w:id="2357" w:author="Олег Владимирович" w:date="2021-03-12T10:49:00Z"/>
                    <w:rFonts w:cs="Arial"/>
                    <w:sz w:val="20"/>
                    <w:szCs w:val="20"/>
                  </w:rPr>
                </w:rPrChange>
              </w:rPr>
            </w:pPr>
            <w:ins w:id="2358" w:author="Олег Владимирович" w:date="2021-03-12T10:49:00Z">
              <w:r>
                <w:rPr>
                  <w:rFonts w:cs="Arial"/>
                  <w:sz w:val="20"/>
                  <w:szCs w:val="20"/>
                  <w:lang w:val="en-US"/>
                </w:rPr>
                <w:t>Z64</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6ECB9EA1" w14:textId="15B3E038" w:rsidR="009867AC" w:rsidRPr="009867AC" w:rsidRDefault="009867AC" w:rsidP="009867AC">
            <w:pPr>
              <w:spacing w:line="276" w:lineRule="auto"/>
              <w:rPr>
                <w:ins w:id="2359" w:author="Олег Владимирович" w:date="2021-03-12T10:49:00Z"/>
                <w:rFonts w:cs="Arial"/>
                <w:sz w:val="20"/>
                <w:szCs w:val="20"/>
              </w:rPr>
            </w:pPr>
            <w:ins w:id="2360" w:author="Олег Владимирович" w:date="2021-03-12T10:49:00Z">
              <w:r>
                <w:rPr>
                  <w:rFonts w:cs="Arial"/>
                  <w:sz w:val="20"/>
                  <w:szCs w:val="20"/>
                </w:rPr>
                <w:t>Поступление после демонтажа ВНА</w:t>
              </w:r>
            </w:ins>
          </w:p>
        </w:tc>
      </w:tr>
      <w:tr w:rsidR="009867AC" w:rsidRPr="00391727" w14:paraId="179D5CE5" w14:textId="77777777" w:rsidTr="00B61F2E">
        <w:trPr>
          <w:ins w:id="2361" w:author="Олег Владимирович" w:date="2021-03-09T15:16: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089A659" w14:textId="360B3A21" w:rsidR="009867AC" w:rsidRPr="00B61F2E" w:rsidRDefault="009867AC" w:rsidP="009867AC">
            <w:pPr>
              <w:spacing w:line="276" w:lineRule="auto"/>
              <w:rPr>
                <w:ins w:id="2362" w:author="Олег Владимирович" w:date="2021-03-09T15:16:00Z"/>
                <w:rFonts w:cs="Arial"/>
                <w:sz w:val="20"/>
                <w:szCs w:val="20"/>
              </w:rPr>
            </w:pPr>
            <w:ins w:id="2363" w:author="Олег Владимирович" w:date="2021-03-09T15:18:00Z">
              <w:r w:rsidRPr="00B61F2E">
                <w:rPr>
                  <w:rFonts w:cs="Arial"/>
                  <w:sz w:val="20"/>
                  <w:szCs w:val="20"/>
                </w:rPr>
                <w:t>Z65</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1BBF8405" w14:textId="48D5091D" w:rsidR="009867AC" w:rsidRPr="00B61F2E" w:rsidRDefault="009867AC" w:rsidP="009867AC">
            <w:pPr>
              <w:spacing w:line="276" w:lineRule="auto"/>
              <w:rPr>
                <w:ins w:id="2364" w:author="Олег Владимирович" w:date="2021-03-09T15:16:00Z"/>
                <w:rFonts w:cs="Arial"/>
                <w:sz w:val="20"/>
                <w:szCs w:val="20"/>
              </w:rPr>
            </w:pPr>
            <w:ins w:id="2365" w:author="Олег Владимирович" w:date="2021-03-09T15:18:00Z">
              <w:r w:rsidRPr="00B61F2E">
                <w:rPr>
                  <w:rFonts w:cs="Arial"/>
                  <w:sz w:val="20"/>
                  <w:szCs w:val="20"/>
                </w:rPr>
                <w:t>Z6</w:t>
              </w:r>
              <w:r>
                <w:rPr>
                  <w:rFonts w:cs="Arial"/>
                  <w:sz w:val="20"/>
                  <w:szCs w:val="20"/>
                </w:rPr>
                <w:t>6</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1D386592" w14:textId="13BDE615" w:rsidR="009867AC" w:rsidRPr="00B61F2E" w:rsidRDefault="009867AC" w:rsidP="009867AC">
            <w:pPr>
              <w:spacing w:line="276" w:lineRule="auto"/>
              <w:rPr>
                <w:ins w:id="2366" w:author="Олег Владимирович" w:date="2021-03-09T15:16:00Z"/>
                <w:rFonts w:cs="Arial"/>
                <w:sz w:val="20"/>
                <w:szCs w:val="20"/>
              </w:rPr>
            </w:pPr>
            <w:ins w:id="2367" w:author="Олег Владимирович" w:date="2021-03-09T15:17:00Z">
              <w:r w:rsidRPr="00B61F2E">
                <w:rPr>
                  <w:rFonts w:cs="Arial"/>
                  <w:sz w:val="20"/>
                  <w:szCs w:val="20"/>
                </w:rPr>
                <w:t>Поступление</w:t>
              </w:r>
            </w:ins>
            <w:ins w:id="2368" w:author="Олег Владимирович" w:date="2021-03-09T15:18:00Z">
              <w:r>
                <w:rPr>
                  <w:rFonts w:cs="Arial"/>
                  <w:sz w:val="20"/>
                  <w:szCs w:val="20"/>
                </w:rPr>
                <w:t xml:space="preserve"> излишков без документа инвентаризации</w:t>
              </w:r>
            </w:ins>
          </w:p>
        </w:tc>
      </w:tr>
      <w:tr w:rsidR="009867AC" w:rsidRPr="00391727" w14:paraId="3E1593E5" w14:textId="77777777" w:rsidTr="00B61F2E">
        <w:trPr>
          <w:ins w:id="2369" w:author="Олег Владимирович" w:date="2021-03-09T15:17: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33655D3E" w14:textId="05E0B3FF" w:rsidR="009867AC" w:rsidRPr="00B61F2E" w:rsidRDefault="009867AC" w:rsidP="009867AC">
            <w:pPr>
              <w:spacing w:line="276" w:lineRule="auto"/>
              <w:rPr>
                <w:ins w:id="2370" w:author="Олег Владимирович" w:date="2021-03-09T15:17:00Z"/>
                <w:rFonts w:cs="Arial"/>
                <w:sz w:val="20"/>
                <w:szCs w:val="20"/>
              </w:rPr>
            </w:pPr>
            <w:ins w:id="2371" w:author="Олег Владимирович" w:date="2021-03-09T15:18:00Z">
              <w:r w:rsidRPr="00B61F2E">
                <w:rPr>
                  <w:rFonts w:cs="Arial"/>
                  <w:sz w:val="20"/>
                  <w:szCs w:val="20"/>
                </w:rPr>
                <w:t>Z67</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52B6ED5D" w14:textId="5A9CA184" w:rsidR="009867AC" w:rsidRPr="00B61F2E" w:rsidRDefault="009867AC" w:rsidP="009867AC">
            <w:pPr>
              <w:spacing w:line="276" w:lineRule="auto"/>
              <w:rPr>
                <w:ins w:id="2372" w:author="Олег Владимирович" w:date="2021-03-09T15:17:00Z"/>
                <w:rFonts w:cs="Arial"/>
                <w:sz w:val="20"/>
                <w:szCs w:val="20"/>
              </w:rPr>
            </w:pPr>
            <w:ins w:id="2373" w:author="Олег Владимирович" w:date="2021-03-09T15:18:00Z">
              <w:r w:rsidRPr="00B61F2E">
                <w:rPr>
                  <w:rFonts w:cs="Arial"/>
                  <w:sz w:val="20"/>
                  <w:szCs w:val="20"/>
                </w:rPr>
                <w:t>Z6</w:t>
              </w:r>
              <w:r>
                <w:rPr>
                  <w:rFonts w:cs="Arial"/>
                  <w:sz w:val="20"/>
                  <w:szCs w:val="20"/>
                </w:rPr>
                <w:t>8</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EBCDA75" w14:textId="083B3399" w:rsidR="009867AC" w:rsidRPr="00B61F2E" w:rsidRDefault="009867AC" w:rsidP="009867AC">
            <w:pPr>
              <w:spacing w:line="276" w:lineRule="auto"/>
              <w:rPr>
                <w:ins w:id="2374" w:author="Олег Владимирович" w:date="2021-03-09T15:17:00Z"/>
                <w:rFonts w:cs="Arial"/>
                <w:sz w:val="20"/>
                <w:szCs w:val="20"/>
              </w:rPr>
            </w:pPr>
            <w:ins w:id="2375" w:author="Олег Владимирович" w:date="2021-03-09T15:17:00Z">
              <w:r w:rsidRPr="00B61F2E">
                <w:rPr>
                  <w:rFonts w:cs="Arial"/>
                  <w:sz w:val="20"/>
                  <w:szCs w:val="20"/>
                </w:rPr>
                <w:t>Списание</w:t>
              </w:r>
            </w:ins>
            <w:ins w:id="2376" w:author="Олег Владимирович" w:date="2021-03-09T15:18:00Z">
              <w:r>
                <w:rPr>
                  <w:rFonts w:cs="Arial"/>
                  <w:sz w:val="20"/>
                  <w:szCs w:val="20"/>
                </w:rPr>
                <w:t xml:space="preserve"> н</w:t>
              </w:r>
            </w:ins>
            <w:ins w:id="2377" w:author="Олег Владимирович" w:date="2021-03-09T15:17:00Z">
              <w:r w:rsidRPr="00B61F2E">
                <w:rPr>
                  <w:rFonts w:cs="Arial"/>
                  <w:sz w:val="20"/>
                  <w:szCs w:val="20"/>
                </w:rPr>
                <w:t>едостач</w:t>
              </w:r>
            </w:ins>
            <w:ins w:id="2378" w:author="Олег Владимирович" w:date="2021-03-09T15:18:00Z">
              <w:r>
                <w:rPr>
                  <w:rFonts w:cs="Arial"/>
                  <w:sz w:val="20"/>
                  <w:szCs w:val="20"/>
                </w:rPr>
                <w:t xml:space="preserve"> без документа инвентаризации</w:t>
              </w:r>
            </w:ins>
          </w:p>
        </w:tc>
      </w:tr>
      <w:tr w:rsidR="009867AC" w:rsidRPr="00391727" w14:paraId="605894E4" w14:textId="77777777" w:rsidTr="00B61F2E">
        <w:trPr>
          <w:ins w:id="2379" w:author="Олег Владимирович" w:date="2021-03-09T15:17: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1C1E7317" w14:textId="79BCB1A1" w:rsidR="009867AC" w:rsidRPr="00B61F2E" w:rsidRDefault="009867AC" w:rsidP="009867AC">
            <w:pPr>
              <w:spacing w:line="276" w:lineRule="auto"/>
              <w:rPr>
                <w:ins w:id="2380" w:author="Олег Владимирович" w:date="2021-03-09T15:17:00Z"/>
                <w:rFonts w:cs="Arial"/>
                <w:sz w:val="20"/>
                <w:szCs w:val="20"/>
              </w:rPr>
            </w:pPr>
            <w:ins w:id="2381" w:author="Олег Владимирович" w:date="2021-03-09T15:18:00Z">
              <w:r w:rsidRPr="00B61F2E">
                <w:rPr>
                  <w:rFonts w:cs="Arial"/>
                  <w:sz w:val="20"/>
                  <w:szCs w:val="20"/>
                </w:rPr>
                <w:t>Z69</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5731ECFB" w14:textId="793B9D89" w:rsidR="009867AC" w:rsidRPr="00B61F2E" w:rsidRDefault="009867AC" w:rsidP="009867AC">
            <w:pPr>
              <w:spacing w:line="276" w:lineRule="auto"/>
              <w:rPr>
                <w:ins w:id="2382" w:author="Олег Владимирович" w:date="2021-03-09T15:17:00Z"/>
                <w:rFonts w:cs="Arial"/>
                <w:sz w:val="20"/>
                <w:szCs w:val="20"/>
              </w:rPr>
            </w:pPr>
            <w:ins w:id="2383" w:author="Олег Владимирович" w:date="2021-03-09T15:18:00Z">
              <w:r w:rsidRPr="00B61F2E">
                <w:rPr>
                  <w:rFonts w:cs="Arial"/>
                  <w:sz w:val="20"/>
                  <w:szCs w:val="20"/>
                </w:rPr>
                <w:t>Z</w:t>
              </w:r>
              <w:r>
                <w:rPr>
                  <w:rFonts w:cs="Arial"/>
                  <w:sz w:val="20"/>
                  <w:szCs w:val="20"/>
                </w:rPr>
                <w:t>70</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15D38CB" w14:textId="6E04E52C" w:rsidR="009867AC" w:rsidRPr="00B61F2E" w:rsidRDefault="009867AC" w:rsidP="009867AC">
            <w:pPr>
              <w:spacing w:line="276" w:lineRule="auto"/>
              <w:rPr>
                <w:ins w:id="2384" w:author="Олег Владимирович" w:date="2021-03-09T15:17:00Z"/>
                <w:rFonts w:cs="Arial"/>
                <w:sz w:val="20"/>
                <w:szCs w:val="20"/>
              </w:rPr>
            </w:pPr>
            <w:ins w:id="2385" w:author="Олег Владимирович" w:date="2021-03-09T15:18:00Z">
              <w:r>
                <w:rPr>
                  <w:rFonts w:cs="Arial"/>
                  <w:sz w:val="20"/>
                  <w:szCs w:val="20"/>
                </w:rPr>
                <w:t>Недостачи в пределах нор</w:t>
              </w:r>
            </w:ins>
            <w:ins w:id="2386" w:author="Олег Владимирович" w:date="2021-03-09T15:19:00Z">
              <w:r>
                <w:rPr>
                  <w:rFonts w:cs="Arial"/>
                  <w:sz w:val="20"/>
                  <w:szCs w:val="20"/>
                </w:rPr>
                <w:t>м естественной убыли</w:t>
              </w:r>
            </w:ins>
          </w:p>
        </w:tc>
      </w:tr>
      <w:tr w:rsidR="009867AC" w:rsidRPr="00391727" w14:paraId="393339F0" w14:textId="77777777" w:rsidTr="00B61F2E">
        <w:trPr>
          <w:ins w:id="2387" w:author="Tukhbatov Ruslan" w:date="2020-04-21T04:27: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05CEF0D3" w14:textId="6C7F0642" w:rsidR="009867AC" w:rsidRPr="007E31BE" w:rsidRDefault="009867AC" w:rsidP="009867AC">
            <w:pPr>
              <w:spacing w:line="276" w:lineRule="auto"/>
              <w:rPr>
                <w:ins w:id="2388" w:author="Tukhbatov Ruslan" w:date="2020-04-21T04:27:00Z"/>
                <w:rFonts w:cs="Arial"/>
                <w:bCs/>
                <w:sz w:val="20"/>
                <w:szCs w:val="20"/>
              </w:rPr>
            </w:pPr>
            <w:ins w:id="2389" w:author="Олег Владимирович" w:date="2021-03-09T15:20:00Z">
              <w:r w:rsidRPr="00DE29D5">
                <w:rPr>
                  <w:rFonts w:cs="Arial"/>
                  <w:bCs/>
                  <w:sz w:val="20"/>
                  <w:szCs w:val="20"/>
                </w:rPr>
                <w:t>Z71</w:t>
              </w:r>
            </w:ins>
            <w:ins w:id="2390" w:author="Tukhbatov Ruslan" w:date="2020-04-21T04:27:00Z">
              <w:del w:id="2391" w:author="Олег Владимирович" w:date="2021-03-09T15:20:00Z">
                <w:r w:rsidDel="00D3343B">
                  <w:rPr>
                    <w:rFonts w:cs="Arial"/>
                    <w:bCs/>
                    <w:sz w:val="20"/>
                    <w:szCs w:val="20"/>
                    <w:lang w:val="en-US"/>
                  </w:rPr>
                  <w:delText>Z79</w:delText>
                </w:r>
              </w:del>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EF980B4" w14:textId="4946A1CE" w:rsidR="009867AC" w:rsidRPr="007E31BE" w:rsidRDefault="009867AC" w:rsidP="009867AC">
            <w:pPr>
              <w:spacing w:line="276" w:lineRule="auto"/>
              <w:rPr>
                <w:ins w:id="2392" w:author="Tukhbatov Ruslan" w:date="2020-04-21T04:27:00Z"/>
                <w:rFonts w:cs="Arial"/>
                <w:sz w:val="20"/>
                <w:szCs w:val="20"/>
              </w:rPr>
            </w:pPr>
            <w:ins w:id="2393" w:author="Олег Владимирович" w:date="2021-03-09T15:20:00Z">
              <w:r>
                <w:rPr>
                  <w:rFonts w:cs="Arial"/>
                  <w:sz w:val="20"/>
                  <w:szCs w:val="20"/>
                  <w:lang w:val="en-US"/>
                </w:rPr>
                <w:t>Z72</w:t>
              </w:r>
            </w:ins>
            <w:ins w:id="2394" w:author="Tukhbatov Ruslan" w:date="2020-04-21T04:27:00Z">
              <w:del w:id="2395" w:author="Олег Владимирович" w:date="2021-03-09T15:20:00Z">
                <w:r w:rsidDel="00D3343B">
                  <w:rPr>
                    <w:rFonts w:cs="Arial"/>
                    <w:sz w:val="20"/>
                    <w:szCs w:val="20"/>
                    <w:lang w:val="en-US"/>
                  </w:rPr>
                  <w:delText>Z80</w:delText>
                </w:r>
              </w:del>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4CB601D" w14:textId="7D17D904" w:rsidR="009867AC" w:rsidRPr="007E31BE" w:rsidRDefault="009867AC" w:rsidP="009867AC">
            <w:pPr>
              <w:spacing w:line="276" w:lineRule="auto"/>
              <w:rPr>
                <w:ins w:id="2396" w:author="Tukhbatov Ruslan" w:date="2020-04-21T04:27:00Z"/>
                <w:rFonts w:cs="Arial"/>
                <w:sz w:val="20"/>
                <w:szCs w:val="20"/>
              </w:rPr>
            </w:pPr>
            <w:ins w:id="2397" w:author="Олег Владимирович" w:date="2021-03-09T15:21:00Z">
              <w:r>
                <w:rPr>
                  <w:rFonts w:cs="Arial"/>
                  <w:bCs/>
                  <w:sz w:val="20"/>
                  <w:szCs w:val="20"/>
                </w:rPr>
                <w:t>Поступление МТР на ОХ по договору хранения</w:t>
              </w:r>
            </w:ins>
            <w:ins w:id="2398" w:author="Tukhbatov Ruslan" w:date="2020-04-21T04:27:00Z">
              <w:del w:id="2399" w:author="Олег Владимирович" w:date="2021-03-09T15:20:00Z">
                <w:r w:rsidDel="00D3343B">
                  <w:rPr>
                    <w:rFonts w:cs="Arial"/>
                    <w:sz w:val="20"/>
                    <w:szCs w:val="20"/>
                  </w:rPr>
                  <w:delText xml:space="preserve">Заправка ГСМ  </w:delText>
                </w:r>
              </w:del>
            </w:ins>
          </w:p>
        </w:tc>
      </w:tr>
      <w:tr w:rsidR="009867AC" w:rsidRPr="00391727" w14:paraId="0A7931ED" w14:textId="77777777" w:rsidTr="00B61F2E">
        <w:trPr>
          <w:ins w:id="2400" w:author="Tukhbatov Ruslan" w:date="2020-04-21T04:27: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D427A56" w14:textId="10F25F14" w:rsidR="009867AC" w:rsidRPr="007E31BE" w:rsidRDefault="009867AC" w:rsidP="009867AC">
            <w:pPr>
              <w:spacing w:line="276" w:lineRule="auto"/>
              <w:rPr>
                <w:ins w:id="2401" w:author="Tukhbatov Ruslan" w:date="2020-04-21T04:27:00Z"/>
                <w:rFonts w:cs="Arial"/>
                <w:bCs/>
                <w:sz w:val="20"/>
                <w:szCs w:val="20"/>
              </w:rPr>
            </w:pPr>
            <w:ins w:id="2402" w:author="Tukhbatov Ruslan" w:date="2020-04-21T04:27:00Z">
              <w:r>
                <w:rPr>
                  <w:rFonts w:cs="Arial"/>
                  <w:bCs/>
                  <w:sz w:val="20"/>
                  <w:szCs w:val="20"/>
                  <w:lang w:val="en-US"/>
                </w:rPr>
                <w:t>Z73</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7A5C2063" w14:textId="3D36385D" w:rsidR="009867AC" w:rsidRPr="007E31BE" w:rsidRDefault="009867AC" w:rsidP="009867AC">
            <w:pPr>
              <w:spacing w:line="276" w:lineRule="auto"/>
              <w:rPr>
                <w:ins w:id="2403" w:author="Tukhbatov Ruslan" w:date="2020-04-21T04:27:00Z"/>
                <w:rFonts w:cs="Arial"/>
                <w:sz w:val="20"/>
                <w:szCs w:val="20"/>
              </w:rPr>
            </w:pPr>
            <w:ins w:id="2404" w:author="Tukhbatov Ruslan" w:date="2020-04-21T04:27:00Z">
              <w:r>
                <w:rPr>
                  <w:rFonts w:cs="Arial"/>
                  <w:sz w:val="20"/>
                  <w:szCs w:val="20"/>
                  <w:lang w:val="en-US"/>
                </w:rPr>
                <w:t>Z74</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B536C94" w14:textId="09E697EF" w:rsidR="009867AC" w:rsidRPr="007E31BE" w:rsidRDefault="009867AC" w:rsidP="009867AC">
            <w:pPr>
              <w:spacing w:line="276" w:lineRule="auto"/>
              <w:rPr>
                <w:ins w:id="2405" w:author="Tukhbatov Ruslan" w:date="2020-04-21T04:27:00Z"/>
                <w:rFonts w:cs="Arial"/>
                <w:sz w:val="20"/>
                <w:szCs w:val="20"/>
              </w:rPr>
            </w:pPr>
            <w:ins w:id="2406" w:author="Tukhbatov Ruslan" w:date="2020-04-21T04:27:00Z">
              <w:del w:id="2407" w:author="Олег Владимирович" w:date="2021-03-09T15:21:00Z">
                <w:r w:rsidDel="00B61F2E">
                  <w:rPr>
                    <w:rFonts w:cs="Arial"/>
                    <w:sz w:val="20"/>
                    <w:szCs w:val="20"/>
                  </w:rPr>
                  <w:delText>ОМ с ОХ</w:delText>
                </w:r>
              </w:del>
            </w:ins>
            <w:ins w:id="2408" w:author="Олег Владимирович" w:date="2021-03-09T15:21:00Z">
              <w:r>
                <w:rPr>
                  <w:rFonts w:cs="Arial"/>
                  <w:sz w:val="20"/>
                  <w:szCs w:val="20"/>
                </w:rPr>
                <w:t>Возврат МТР с ОХ по договору хранения</w:t>
              </w:r>
            </w:ins>
          </w:p>
        </w:tc>
      </w:tr>
      <w:tr w:rsidR="00E50860" w:rsidRPr="00391727" w14:paraId="04E58E33" w14:textId="77777777" w:rsidTr="00B61F2E">
        <w:trPr>
          <w:ins w:id="2409" w:author="Олег Владимирович" w:date="2021-03-12T10:51: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4C3DBECF" w14:textId="01A3DAEF" w:rsidR="00E50860" w:rsidRPr="00E50860" w:rsidDel="00B61F2E" w:rsidRDefault="00E50860" w:rsidP="009867AC">
            <w:pPr>
              <w:spacing w:line="276" w:lineRule="auto"/>
              <w:rPr>
                <w:ins w:id="2410" w:author="Олег Владимирович" w:date="2021-03-12T10:51:00Z"/>
                <w:rFonts w:cs="Arial"/>
                <w:bCs/>
                <w:sz w:val="20"/>
                <w:szCs w:val="20"/>
                <w:lang w:val="en-US"/>
                <w:rPrChange w:id="2411" w:author="Олег Владимирович" w:date="2021-03-12T10:51:00Z">
                  <w:rPr>
                    <w:ins w:id="2412" w:author="Олег Владимирович" w:date="2021-03-12T10:51:00Z"/>
                    <w:rFonts w:cs="Arial"/>
                    <w:bCs/>
                    <w:sz w:val="20"/>
                    <w:szCs w:val="20"/>
                  </w:rPr>
                </w:rPrChange>
              </w:rPr>
            </w:pPr>
            <w:ins w:id="2413" w:author="Олег Владимирович" w:date="2021-03-12T10:51:00Z">
              <w:r>
                <w:rPr>
                  <w:rFonts w:cs="Arial"/>
                  <w:bCs/>
                  <w:sz w:val="20"/>
                  <w:szCs w:val="20"/>
                  <w:lang w:val="en-US"/>
                </w:rPr>
                <w:t>Z77</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77CDE616" w14:textId="2EC36014" w:rsidR="00E50860" w:rsidRPr="00E50860" w:rsidDel="00B61F2E" w:rsidRDefault="00E50860" w:rsidP="009867AC">
            <w:pPr>
              <w:spacing w:line="276" w:lineRule="auto"/>
              <w:rPr>
                <w:ins w:id="2414" w:author="Олег Владимирович" w:date="2021-03-12T10:51:00Z"/>
                <w:rFonts w:cs="Arial"/>
                <w:sz w:val="20"/>
                <w:szCs w:val="20"/>
                <w:rPrChange w:id="2415" w:author="Олег Владимирович" w:date="2021-03-12T10:51:00Z">
                  <w:rPr>
                    <w:ins w:id="2416" w:author="Олег Владимирович" w:date="2021-03-12T10:51:00Z"/>
                    <w:rFonts w:cs="Arial"/>
                    <w:sz w:val="20"/>
                    <w:szCs w:val="20"/>
                    <w:lang w:val="en-US"/>
                  </w:rPr>
                </w:rPrChange>
              </w:rPr>
            </w:pPr>
            <w:ins w:id="2417" w:author="Олег Владимирович" w:date="2021-03-12T10:51:00Z">
              <w:r>
                <w:rPr>
                  <w:rFonts w:cs="Arial"/>
                  <w:sz w:val="20"/>
                  <w:szCs w:val="20"/>
                  <w:lang w:val="en-US"/>
                </w:rPr>
                <w:t>Z7</w:t>
              </w:r>
              <w:r>
                <w:rPr>
                  <w:rFonts w:cs="Arial"/>
                  <w:sz w:val="20"/>
                  <w:szCs w:val="20"/>
                </w:rPr>
                <w:t>8</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100C07F" w14:textId="15B85D20" w:rsidR="00E50860" w:rsidRPr="00E50860" w:rsidDel="00B61F2E" w:rsidRDefault="00E50860" w:rsidP="009867AC">
            <w:pPr>
              <w:spacing w:line="276" w:lineRule="auto"/>
              <w:rPr>
                <w:ins w:id="2418" w:author="Олег Владимирович" w:date="2021-03-12T10:51:00Z"/>
                <w:rFonts w:cs="Arial"/>
                <w:bCs/>
                <w:sz w:val="20"/>
                <w:szCs w:val="20"/>
              </w:rPr>
            </w:pPr>
            <w:ins w:id="2419" w:author="Олег Владимирович" w:date="2021-03-12T10:51:00Z">
              <w:r>
                <w:rPr>
                  <w:rFonts w:cs="Arial"/>
                  <w:bCs/>
                  <w:sz w:val="20"/>
                  <w:szCs w:val="20"/>
                </w:rPr>
                <w:t>Заправка собственных ТС</w:t>
              </w:r>
            </w:ins>
          </w:p>
        </w:tc>
      </w:tr>
      <w:tr w:rsidR="009867AC" w:rsidRPr="00391727" w14:paraId="24215229" w14:textId="77777777" w:rsidTr="00B61F2E">
        <w:trPr>
          <w:ins w:id="2420" w:author="Tukhbatov Ruslan" w:date="2020-04-21T04:27: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667D0180" w14:textId="1CB5A670" w:rsidR="009867AC" w:rsidRPr="007E31BE" w:rsidRDefault="009867AC" w:rsidP="009867AC">
            <w:pPr>
              <w:spacing w:line="276" w:lineRule="auto"/>
              <w:rPr>
                <w:ins w:id="2421" w:author="Tukhbatov Ruslan" w:date="2020-04-21T04:27:00Z"/>
                <w:rFonts w:cs="Arial"/>
                <w:bCs/>
                <w:sz w:val="20"/>
                <w:szCs w:val="20"/>
              </w:rPr>
            </w:pPr>
            <w:ins w:id="2422" w:author="Tukhbatov Ruslan" w:date="2020-04-21T04:27:00Z">
              <w:del w:id="2423" w:author="Олег Владимирович" w:date="2021-03-09T15:20:00Z">
                <w:r w:rsidRPr="00DE29D5" w:rsidDel="00B61F2E">
                  <w:rPr>
                    <w:rFonts w:cs="Arial"/>
                    <w:bCs/>
                    <w:sz w:val="20"/>
                    <w:szCs w:val="20"/>
                  </w:rPr>
                  <w:delText>Z71</w:delText>
                </w:r>
              </w:del>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4AF7260" w14:textId="3BA75005" w:rsidR="009867AC" w:rsidRPr="00B61F2E" w:rsidRDefault="009867AC" w:rsidP="009867AC">
            <w:pPr>
              <w:spacing w:line="276" w:lineRule="auto"/>
              <w:rPr>
                <w:ins w:id="2424" w:author="Tukhbatov Ruslan" w:date="2020-04-21T04:27:00Z"/>
                <w:rFonts w:cs="Arial"/>
                <w:sz w:val="20"/>
                <w:szCs w:val="20"/>
              </w:rPr>
            </w:pPr>
            <w:ins w:id="2425" w:author="Tukhbatov Ruslan" w:date="2020-04-21T04:27:00Z">
              <w:del w:id="2426" w:author="Олег Владимирович" w:date="2021-03-09T15:20:00Z">
                <w:r w:rsidDel="00B61F2E">
                  <w:rPr>
                    <w:rFonts w:cs="Arial"/>
                    <w:sz w:val="20"/>
                    <w:szCs w:val="20"/>
                    <w:lang w:val="en-US"/>
                  </w:rPr>
                  <w:delText>Z</w:delText>
                </w:r>
                <w:r w:rsidRPr="00B61F2E" w:rsidDel="00B61F2E">
                  <w:rPr>
                    <w:rFonts w:cs="Arial"/>
                    <w:sz w:val="20"/>
                    <w:szCs w:val="20"/>
                    <w:rPrChange w:id="2427" w:author="Олег Владимирович" w:date="2021-03-09T15:21:00Z">
                      <w:rPr>
                        <w:rFonts w:cs="Arial"/>
                        <w:sz w:val="20"/>
                        <w:szCs w:val="20"/>
                        <w:lang w:val="en-US"/>
                      </w:rPr>
                    </w:rPrChange>
                  </w:rPr>
                  <w:delText>72</w:delText>
                </w:r>
              </w:del>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39C3B5C6" w14:textId="6516EDA2" w:rsidR="009867AC" w:rsidRPr="007E31BE" w:rsidRDefault="009867AC" w:rsidP="009867AC">
            <w:pPr>
              <w:spacing w:line="276" w:lineRule="auto"/>
              <w:rPr>
                <w:ins w:id="2428" w:author="Tukhbatov Ruslan" w:date="2020-04-21T04:27:00Z"/>
                <w:rFonts w:cs="Arial"/>
                <w:sz w:val="20"/>
                <w:szCs w:val="20"/>
              </w:rPr>
            </w:pPr>
            <w:ins w:id="2429" w:author="Tukhbatov Ruslan" w:date="2020-04-21T04:27:00Z">
              <w:del w:id="2430" w:author="Олег Владимирович" w:date="2021-03-09T15:20:00Z">
                <w:r w:rsidRPr="00DE29D5" w:rsidDel="00B61F2E">
                  <w:rPr>
                    <w:rFonts w:cs="Arial"/>
                    <w:bCs/>
                    <w:sz w:val="20"/>
                    <w:szCs w:val="20"/>
                  </w:rPr>
                  <w:delText>ПостМТРнаОХ</w:delText>
                </w:r>
              </w:del>
            </w:ins>
          </w:p>
        </w:tc>
      </w:tr>
      <w:tr w:rsidR="009867AC" w:rsidRPr="00391727" w14:paraId="65F1931A" w14:textId="77777777" w:rsidTr="00B61F2E">
        <w:trPr>
          <w:ins w:id="2431" w:author="Олег Владимирович" w:date="2021-03-09T15:20: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794F6DA5" w14:textId="7B06D1F4" w:rsidR="009867AC" w:rsidRPr="00DE29D5" w:rsidRDefault="009867AC" w:rsidP="009867AC">
            <w:pPr>
              <w:spacing w:line="276" w:lineRule="auto"/>
              <w:rPr>
                <w:ins w:id="2432" w:author="Олег Владимирович" w:date="2021-03-09T15:20:00Z"/>
                <w:rFonts w:cs="Arial"/>
                <w:bCs/>
                <w:sz w:val="20"/>
                <w:szCs w:val="20"/>
              </w:rPr>
            </w:pPr>
            <w:ins w:id="2433" w:author="Олег Владимирович" w:date="2021-03-09T15:20:00Z">
              <w:r>
                <w:rPr>
                  <w:rFonts w:cs="Arial"/>
                  <w:bCs/>
                  <w:sz w:val="20"/>
                  <w:szCs w:val="20"/>
                  <w:lang w:val="en-US"/>
                </w:rPr>
                <w:t>Z79</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772E590F" w14:textId="4FB17D21" w:rsidR="009867AC" w:rsidRDefault="009867AC" w:rsidP="009867AC">
            <w:pPr>
              <w:spacing w:line="276" w:lineRule="auto"/>
              <w:rPr>
                <w:ins w:id="2434" w:author="Олег Владимирович" w:date="2021-03-09T15:20:00Z"/>
                <w:rFonts w:cs="Arial"/>
                <w:sz w:val="20"/>
                <w:szCs w:val="20"/>
                <w:lang w:val="en-US"/>
              </w:rPr>
            </w:pPr>
            <w:ins w:id="2435" w:author="Олег Владимирович" w:date="2021-03-09T15:20:00Z">
              <w:r>
                <w:rPr>
                  <w:rFonts w:cs="Arial"/>
                  <w:sz w:val="20"/>
                  <w:szCs w:val="20"/>
                  <w:lang w:val="en-US"/>
                </w:rPr>
                <w:t>Z80</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81B9A0C" w14:textId="671A4A68" w:rsidR="009867AC" w:rsidRPr="00DE29D5" w:rsidRDefault="009867AC" w:rsidP="009867AC">
            <w:pPr>
              <w:spacing w:line="276" w:lineRule="auto"/>
              <w:rPr>
                <w:ins w:id="2436" w:author="Олег Владимирович" w:date="2021-03-09T15:20:00Z"/>
                <w:rFonts w:cs="Arial"/>
                <w:bCs/>
                <w:sz w:val="20"/>
                <w:szCs w:val="20"/>
              </w:rPr>
            </w:pPr>
            <w:ins w:id="2437" w:author="Олег Владимирович" w:date="2021-03-09T15:20:00Z">
              <w:r>
                <w:rPr>
                  <w:rFonts w:cs="Arial"/>
                  <w:sz w:val="20"/>
                  <w:szCs w:val="20"/>
                </w:rPr>
                <w:t xml:space="preserve">Заправка ГСМ  </w:t>
              </w:r>
            </w:ins>
          </w:p>
        </w:tc>
      </w:tr>
      <w:tr w:rsidR="009867AC" w:rsidRPr="00391727" w:rsidDel="00B61F2E" w14:paraId="2598389E" w14:textId="276E0087" w:rsidTr="00B61F2E">
        <w:trPr>
          <w:ins w:id="2438" w:author="Tukhbatov Ruslan" w:date="2020-04-21T04:27:00Z"/>
          <w:del w:id="2439" w:author="Олег Владимирович" w:date="2021-03-09T15:21: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2D59B195" w14:textId="5545B19E" w:rsidR="009867AC" w:rsidRPr="007E31BE" w:rsidDel="00B61F2E" w:rsidRDefault="009867AC" w:rsidP="009867AC">
            <w:pPr>
              <w:spacing w:line="276" w:lineRule="auto"/>
              <w:rPr>
                <w:ins w:id="2440" w:author="Tukhbatov Ruslan" w:date="2020-04-21T04:27:00Z"/>
                <w:del w:id="2441" w:author="Олег Владимирович" w:date="2021-03-09T15:21:00Z"/>
                <w:rFonts w:cs="Arial"/>
                <w:bCs/>
                <w:sz w:val="20"/>
                <w:szCs w:val="20"/>
              </w:rPr>
            </w:pPr>
            <w:ins w:id="2442" w:author="Tukhbatov Ruslan" w:date="2020-04-21T04:28:00Z">
              <w:del w:id="2443" w:author="Олег Владимирович" w:date="2021-03-09T15:21:00Z">
                <w:r w:rsidRPr="00DE29D5" w:rsidDel="00B61F2E">
                  <w:rPr>
                    <w:rFonts w:cs="Arial"/>
                    <w:bCs/>
                    <w:sz w:val="20"/>
                    <w:szCs w:val="20"/>
                  </w:rPr>
                  <w:delText>Z65</w:delText>
                </w:r>
              </w:del>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4FE6DEE" w14:textId="5D816F06" w:rsidR="009867AC" w:rsidRPr="007E31BE" w:rsidDel="00B61F2E" w:rsidRDefault="009867AC" w:rsidP="009867AC">
            <w:pPr>
              <w:spacing w:line="276" w:lineRule="auto"/>
              <w:rPr>
                <w:ins w:id="2444" w:author="Tukhbatov Ruslan" w:date="2020-04-21T04:27:00Z"/>
                <w:del w:id="2445" w:author="Олег Владимирович" w:date="2021-03-09T15:21:00Z"/>
                <w:rFonts w:cs="Arial"/>
                <w:sz w:val="20"/>
                <w:szCs w:val="20"/>
              </w:rPr>
            </w:pPr>
            <w:ins w:id="2446" w:author="Tukhbatov Ruslan" w:date="2020-04-21T04:28:00Z">
              <w:del w:id="2447" w:author="Олег Владимирович" w:date="2021-03-09T15:21:00Z">
                <w:r w:rsidDel="00B61F2E">
                  <w:rPr>
                    <w:rFonts w:cs="Arial"/>
                    <w:bCs/>
                    <w:sz w:val="20"/>
                    <w:szCs w:val="20"/>
                  </w:rPr>
                  <w:delText>Z66</w:delText>
                </w:r>
              </w:del>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0FCC2446" w14:textId="469D9BC7" w:rsidR="009867AC" w:rsidRPr="007E31BE" w:rsidDel="00B61F2E" w:rsidRDefault="009867AC" w:rsidP="009867AC">
            <w:pPr>
              <w:spacing w:line="276" w:lineRule="auto"/>
              <w:rPr>
                <w:ins w:id="2448" w:author="Tukhbatov Ruslan" w:date="2020-04-21T04:27:00Z"/>
                <w:del w:id="2449" w:author="Олег Владимирович" w:date="2021-03-09T15:21:00Z"/>
                <w:rFonts w:cs="Arial"/>
                <w:sz w:val="20"/>
                <w:szCs w:val="20"/>
              </w:rPr>
            </w:pPr>
            <w:ins w:id="2450" w:author="Tukhbatov Ruslan" w:date="2020-04-21T04:28:00Z">
              <w:del w:id="2451" w:author="Олег Владимирович" w:date="2021-03-09T15:21:00Z">
                <w:r w:rsidRPr="00DE29D5" w:rsidDel="00B61F2E">
                  <w:rPr>
                    <w:rFonts w:cs="Arial"/>
                    <w:bCs/>
                    <w:sz w:val="20"/>
                    <w:szCs w:val="20"/>
                  </w:rPr>
                  <w:delText xml:space="preserve">ПМ Излишек </w:delText>
                </w:r>
              </w:del>
            </w:ins>
          </w:p>
        </w:tc>
      </w:tr>
      <w:tr w:rsidR="009867AC" w:rsidRPr="00391727" w:rsidDel="00B61F2E" w14:paraId="2753EF97" w14:textId="25DDE7A9" w:rsidTr="00B61F2E">
        <w:trPr>
          <w:ins w:id="2452" w:author="Tukhbatov Ruslan" w:date="2020-04-21T04:27:00Z"/>
          <w:del w:id="2453" w:author="Олег Владимирович" w:date="2021-03-09T15:21: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5BC0DF29" w14:textId="09C29CB3" w:rsidR="009867AC" w:rsidRPr="007E31BE" w:rsidDel="00B61F2E" w:rsidRDefault="009867AC" w:rsidP="009867AC">
            <w:pPr>
              <w:spacing w:line="276" w:lineRule="auto"/>
              <w:rPr>
                <w:ins w:id="2454" w:author="Tukhbatov Ruslan" w:date="2020-04-21T04:27:00Z"/>
                <w:del w:id="2455" w:author="Олег Владимирович" w:date="2021-03-09T15:21:00Z"/>
                <w:rFonts w:cs="Arial"/>
                <w:bCs/>
                <w:sz w:val="20"/>
                <w:szCs w:val="20"/>
              </w:rPr>
            </w:pPr>
            <w:ins w:id="2456" w:author="Tukhbatov Ruslan" w:date="2020-04-21T04:30:00Z">
              <w:del w:id="2457" w:author="Олег Владимирович" w:date="2021-03-09T15:21:00Z">
                <w:r w:rsidRPr="00E46C69" w:rsidDel="00B61F2E">
                  <w:rPr>
                    <w:rFonts w:cs="Arial"/>
                    <w:bCs/>
                    <w:sz w:val="20"/>
                    <w:szCs w:val="20"/>
                  </w:rPr>
                  <w:delText>Z67</w:delText>
                </w:r>
              </w:del>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113E18F7" w14:textId="13A59607" w:rsidR="009867AC" w:rsidRPr="00E46C69" w:rsidDel="00B61F2E" w:rsidRDefault="009867AC" w:rsidP="009867AC">
            <w:pPr>
              <w:spacing w:line="276" w:lineRule="auto"/>
              <w:rPr>
                <w:ins w:id="2458" w:author="Tukhbatov Ruslan" w:date="2020-04-21T04:27:00Z"/>
                <w:del w:id="2459" w:author="Олег Владимирович" w:date="2021-03-09T15:21:00Z"/>
                <w:rFonts w:cs="Arial"/>
                <w:sz w:val="20"/>
                <w:szCs w:val="20"/>
                <w:lang w:val="en-US"/>
                <w:rPrChange w:id="2460" w:author="Tukhbatov Ruslan" w:date="2020-04-21T04:30:00Z">
                  <w:rPr>
                    <w:ins w:id="2461" w:author="Tukhbatov Ruslan" w:date="2020-04-21T04:27:00Z"/>
                    <w:del w:id="2462" w:author="Олег Владимирович" w:date="2021-03-09T15:21:00Z"/>
                    <w:rFonts w:cs="Arial"/>
                    <w:sz w:val="20"/>
                    <w:szCs w:val="20"/>
                  </w:rPr>
                </w:rPrChange>
              </w:rPr>
            </w:pPr>
            <w:ins w:id="2463" w:author="Tukhbatov Ruslan" w:date="2020-04-21T04:30:00Z">
              <w:del w:id="2464" w:author="Олег Владимирович" w:date="2021-03-09T15:21:00Z">
                <w:r w:rsidDel="00B61F2E">
                  <w:rPr>
                    <w:rFonts w:cs="Arial"/>
                    <w:sz w:val="20"/>
                    <w:szCs w:val="20"/>
                    <w:lang w:val="en-US"/>
                  </w:rPr>
                  <w:delText>Z68</w:delText>
                </w:r>
              </w:del>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165072E1" w14:textId="101C39B1" w:rsidR="009867AC" w:rsidRPr="007E31BE" w:rsidDel="00B61F2E" w:rsidRDefault="009867AC" w:rsidP="009867AC">
            <w:pPr>
              <w:spacing w:line="276" w:lineRule="auto"/>
              <w:rPr>
                <w:ins w:id="2465" w:author="Tukhbatov Ruslan" w:date="2020-04-21T04:27:00Z"/>
                <w:del w:id="2466" w:author="Олег Владимирович" w:date="2021-03-09T15:21:00Z"/>
                <w:rFonts w:cs="Arial"/>
                <w:sz w:val="20"/>
                <w:szCs w:val="20"/>
              </w:rPr>
            </w:pPr>
            <w:ins w:id="2467" w:author="Tukhbatov Ruslan" w:date="2020-04-21T04:30:00Z">
              <w:del w:id="2468" w:author="Олег Владимирович" w:date="2021-03-09T15:21:00Z">
                <w:r w:rsidRPr="00E46C69" w:rsidDel="00B61F2E">
                  <w:rPr>
                    <w:rFonts w:cs="Arial"/>
                    <w:bCs/>
                    <w:sz w:val="20"/>
                    <w:szCs w:val="20"/>
                  </w:rPr>
                  <w:delText xml:space="preserve">Отпуск для списания недостач </w:delText>
                </w:r>
              </w:del>
            </w:ins>
          </w:p>
        </w:tc>
      </w:tr>
      <w:tr w:rsidR="009867AC" w:rsidRPr="00391727" w:rsidDel="00B61F2E" w14:paraId="7E16A37C" w14:textId="59830109" w:rsidTr="00B61F2E">
        <w:trPr>
          <w:ins w:id="2469" w:author="Tukhbatov Ruslan" w:date="2020-04-21T04:27:00Z"/>
          <w:del w:id="2470" w:author="Олег Владимирович" w:date="2021-03-09T15:21: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5A1B4321" w14:textId="07B5A683" w:rsidR="009867AC" w:rsidRPr="007E31BE" w:rsidDel="00B61F2E" w:rsidRDefault="009867AC" w:rsidP="009867AC">
            <w:pPr>
              <w:spacing w:line="276" w:lineRule="auto"/>
              <w:rPr>
                <w:ins w:id="2471" w:author="Tukhbatov Ruslan" w:date="2020-04-21T04:27:00Z"/>
                <w:del w:id="2472" w:author="Олег Владимирович" w:date="2021-03-09T15:21:00Z"/>
                <w:rFonts w:cs="Arial"/>
                <w:bCs/>
                <w:sz w:val="20"/>
                <w:szCs w:val="20"/>
              </w:rPr>
            </w:pPr>
            <w:ins w:id="2473" w:author="Tukhbatov Ruslan" w:date="2020-04-21T04:31:00Z">
              <w:del w:id="2474" w:author="Олег Владимирович" w:date="2021-03-09T15:21:00Z">
                <w:r w:rsidRPr="0043753A" w:rsidDel="00B61F2E">
                  <w:rPr>
                    <w:rFonts w:cs="Arial"/>
                    <w:bCs/>
                    <w:sz w:val="20"/>
                    <w:szCs w:val="20"/>
                  </w:rPr>
                  <w:delText>Z77</w:delText>
                </w:r>
              </w:del>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62EB2992" w14:textId="4446641C" w:rsidR="009867AC" w:rsidRPr="0043753A" w:rsidDel="00B61F2E" w:rsidRDefault="009867AC" w:rsidP="009867AC">
            <w:pPr>
              <w:spacing w:line="276" w:lineRule="auto"/>
              <w:rPr>
                <w:ins w:id="2475" w:author="Tukhbatov Ruslan" w:date="2020-04-21T04:27:00Z"/>
                <w:del w:id="2476" w:author="Олег Владимирович" w:date="2021-03-09T15:21:00Z"/>
                <w:rFonts w:cs="Arial"/>
                <w:sz w:val="20"/>
                <w:szCs w:val="20"/>
                <w:lang w:val="en-US"/>
                <w:rPrChange w:id="2477" w:author="Tukhbatov Ruslan" w:date="2020-04-21T04:31:00Z">
                  <w:rPr>
                    <w:ins w:id="2478" w:author="Tukhbatov Ruslan" w:date="2020-04-21T04:27:00Z"/>
                    <w:del w:id="2479" w:author="Олег Владимирович" w:date="2021-03-09T15:21:00Z"/>
                    <w:rFonts w:cs="Arial"/>
                    <w:sz w:val="20"/>
                    <w:szCs w:val="20"/>
                  </w:rPr>
                </w:rPrChange>
              </w:rPr>
            </w:pPr>
            <w:ins w:id="2480" w:author="Tukhbatov Ruslan" w:date="2020-04-21T04:31:00Z">
              <w:del w:id="2481" w:author="Олег Владимирович" w:date="2021-03-09T15:21:00Z">
                <w:r w:rsidDel="00B61F2E">
                  <w:rPr>
                    <w:rFonts w:cs="Arial"/>
                    <w:sz w:val="20"/>
                    <w:szCs w:val="20"/>
                    <w:lang w:val="en-US"/>
                  </w:rPr>
                  <w:delText>Z78</w:delText>
                </w:r>
              </w:del>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72A6A50C" w14:textId="2530BB02" w:rsidR="009867AC" w:rsidRPr="007E31BE" w:rsidDel="00B61F2E" w:rsidRDefault="009867AC" w:rsidP="009867AC">
            <w:pPr>
              <w:spacing w:line="276" w:lineRule="auto"/>
              <w:rPr>
                <w:ins w:id="2482" w:author="Tukhbatov Ruslan" w:date="2020-04-21T04:27:00Z"/>
                <w:del w:id="2483" w:author="Олег Владимирович" w:date="2021-03-09T15:21:00Z"/>
                <w:rFonts w:cs="Arial"/>
                <w:sz w:val="20"/>
                <w:szCs w:val="20"/>
              </w:rPr>
            </w:pPr>
            <w:ins w:id="2484" w:author="Tukhbatov Ruslan" w:date="2020-04-21T04:31:00Z">
              <w:del w:id="2485" w:author="Олег Владимирович" w:date="2021-03-09T15:21:00Z">
                <w:r w:rsidRPr="0043753A" w:rsidDel="00B61F2E">
                  <w:rPr>
                    <w:rFonts w:cs="Arial"/>
                    <w:bCs/>
                    <w:sz w:val="20"/>
                    <w:szCs w:val="20"/>
                  </w:rPr>
                  <w:delText>Проводка переноса Перемещение ГСМ</w:delText>
                </w:r>
              </w:del>
            </w:ins>
          </w:p>
        </w:tc>
      </w:tr>
      <w:tr w:rsidR="009867AC" w:rsidRPr="00391727" w14:paraId="7BBD20BB" w14:textId="77777777" w:rsidTr="00B61F2E">
        <w:trPr>
          <w:ins w:id="2486" w:author="Олег Владимирович" w:date="2021-03-09T14:32: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4CF21C97" w14:textId="61695081" w:rsidR="009867AC" w:rsidRPr="004356C7" w:rsidRDefault="009867AC" w:rsidP="009867AC">
            <w:pPr>
              <w:spacing w:line="276" w:lineRule="auto"/>
              <w:rPr>
                <w:ins w:id="2487" w:author="Олег Владимирович" w:date="2021-03-09T14:32:00Z"/>
                <w:rFonts w:cs="Arial"/>
                <w:bCs/>
                <w:sz w:val="20"/>
                <w:szCs w:val="20"/>
                <w:lang w:val="en-US"/>
                <w:rPrChange w:id="2488" w:author="Олег Владимирович" w:date="2021-03-09T14:32:00Z">
                  <w:rPr>
                    <w:ins w:id="2489" w:author="Олег Владимирович" w:date="2021-03-09T14:32:00Z"/>
                    <w:rFonts w:cs="Arial"/>
                    <w:bCs/>
                    <w:sz w:val="20"/>
                    <w:szCs w:val="20"/>
                  </w:rPr>
                </w:rPrChange>
              </w:rPr>
            </w:pPr>
            <w:ins w:id="2490" w:author="Олег Владимирович" w:date="2021-03-09T14:32:00Z">
              <w:r>
                <w:rPr>
                  <w:rFonts w:cs="Arial"/>
                  <w:bCs/>
                  <w:sz w:val="20"/>
                  <w:szCs w:val="20"/>
                  <w:lang w:val="en-US"/>
                </w:rPr>
                <w:t>Z81</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7F3FB454" w14:textId="0AE7D851" w:rsidR="009867AC" w:rsidRDefault="009867AC" w:rsidP="009867AC">
            <w:pPr>
              <w:spacing w:line="276" w:lineRule="auto"/>
              <w:rPr>
                <w:ins w:id="2491" w:author="Олег Владимирович" w:date="2021-03-09T14:32:00Z"/>
                <w:rFonts w:cs="Arial"/>
                <w:sz w:val="20"/>
                <w:szCs w:val="20"/>
                <w:lang w:val="en-US"/>
              </w:rPr>
            </w:pPr>
            <w:ins w:id="2492" w:author="Олег Владимирович" w:date="2021-03-09T14:32:00Z">
              <w:r>
                <w:rPr>
                  <w:rFonts w:cs="Arial"/>
                  <w:sz w:val="20"/>
                  <w:szCs w:val="20"/>
                  <w:lang w:val="en-US"/>
                </w:rPr>
                <w:t>Z82</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49F5F4CC" w14:textId="4CE20692" w:rsidR="009867AC" w:rsidRPr="004356C7" w:rsidRDefault="009867AC" w:rsidP="009867AC">
            <w:pPr>
              <w:spacing w:line="276" w:lineRule="auto"/>
              <w:rPr>
                <w:ins w:id="2493" w:author="Олег Владимирович" w:date="2021-03-09T14:32:00Z"/>
                <w:rFonts w:cs="Arial"/>
                <w:bCs/>
                <w:sz w:val="20"/>
                <w:szCs w:val="20"/>
              </w:rPr>
            </w:pPr>
            <w:ins w:id="2494" w:author="Олег Владимирович" w:date="2021-03-09T14:32:00Z">
              <w:r>
                <w:rPr>
                  <w:rFonts w:cs="Arial"/>
                  <w:bCs/>
                  <w:sz w:val="20"/>
                  <w:szCs w:val="20"/>
                </w:rPr>
                <w:t>Оприходование металлолома</w:t>
              </w:r>
            </w:ins>
          </w:p>
        </w:tc>
      </w:tr>
      <w:tr w:rsidR="009867AC" w:rsidRPr="00391727" w14:paraId="3D5B9361" w14:textId="77777777" w:rsidTr="00B61F2E">
        <w:trPr>
          <w:ins w:id="2495" w:author="Олег Владимирович" w:date="2021-03-09T15:21:00Z"/>
        </w:trPr>
        <w:tc>
          <w:tcPr>
            <w:tcW w:w="1098" w:type="dxa"/>
            <w:tcBorders>
              <w:top w:val="single" w:sz="4" w:space="0" w:color="auto"/>
              <w:left w:val="single" w:sz="4" w:space="0" w:color="auto"/>
              <w:bottom w:val="single" w:sz="4" w:space="0" w:color="auto"/>
              <w:right w:val="single" w:sz="4" w:space="0" w:color="auto"/>
            </w:tcBorders>
            <w:shd w:val="clear" w:color="auto" w:fill="FFFFFF" w:themeFill="background1"/>
          </w:tcPr>
          <w:p w14:paraId="461586A9" w14:textId="7BAEE116" w:rsidR="009867AC" w:rsidRDefault="009867AC" w:rsidP="009867AC">
            <w:pPr>
              <w:spacing w:line="276" w:lineRule="auto"/>
              <w:rPr>
                <w:ins w:id="2496" w:author="Олег Владимирович" w:date="2021-03-09T15:21:00Z"/>
                <w:rFonts w:cs="Arial"/>
                <w:bCs/>
                <w:sz w:val="20"/>
                <w:szCs w:val="20"/>
                <w:lang w:val="en-US"/>
              </w:rPr>
            </w:pPr>
            <w:ins w:id="2497" w:author="Олег Владимирович" w:date="2021-03-09T15:21:00Z">
              <w:r w:rsidRPr="00B61F2E">
                <w:rPr>
                  <w:rFonts w:cs="Arial"/>
                  <w:bCs/>
                  <w:sz w:val="20"/>
                  <w:szCs w:val="20"/>
                  <w:lang w:val="en-US"/>
                </w:rPr>
                <w:t>Z83</w:t>
              </w:r>
            </w:ins>
          </w:p>
        </w:tc>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Pr>
          <w:p w14:paraId="42DBE74C" w14:textId="1109337B" w:rsidR="009867AC" w:rsidRPr="00B61F2E" w:rsidRDefault="009867AC" w:rsidP="009867AC">
            <w:pPr>
              <w:spacing w:line="276" w:lineRule="auto"/>
              <w:rPr>
                <w:ins w:id="2498" w:author="Олег Владимирович" w:date="2021-03-09T15:21:00Z"/>
                <w:rFonts w:cs="Arial"/>
                <w:sz w:val="20"/>
                <w:szCs w:val="20"/>
                <w:rPrChange w:id="2499" w:author="Олег Владимирович" w:date="2021-03-09T15:21:00Z">
                  <w:rPr>
                    <w:ins w:id="2500" w:author="Олег Владимирович" w:date="2021-03-09T15:21:00Z"/>
                    <w:rFonts w:cs="Arial"/>
                    <w:sz w:val="20"/>
                    <w:szCs w:val="20"/>
                    <w:lang w:val="en-US"/>
                  </w:rPr>
                </w:rPrChange>
              </w:rPr>
            </w:pPr>
            <w:ins w:id="2501" w:author="Олег Владимирович" w:date="2021-03-09T15:21:00Z">
              <w:r w:rsidRPr="00B61F2E">
                <w:rPr>
                  <w:rFonts w:cs="Arial"/>
                  <w:sz w:val="20"/>
                  <w:szCs w:val="20"/>
                  <w:lang w:val="en-US"/>
                </w:rPr>
                <w:t>Z8</w:t>
              </w:r>
              <w:r>
                <w:rPr>
                  <w:rFonts w:cs="Arial"/>
                  <w:sz w:val="20"/>
                  <w:szCs w:val="20"/>
                </w:rPr>
                <w:t>4</w:t>
              </w:r>
            </w:ins>
          </w:p>
        </w:tc>
        <w:tc>
          <w:tcPr>
            <w:tcW w:w="7621" w:type="dxa"/>
            <w:tcBorders>
              <w:top w:val="single" w:sz="4" w:space="0" w:color="auto"/>
              <w:left w:val="single" w:sz="4" w:space="0" w:color="auto"/>
              <w:bottom w:val="single" w:sz="4" w:space="0" w:color="auto"/>
              <w:right w:val="single" w:sz="4" w:space="0" w:color="auto"/>
            </w:tcBorders>
            <w:shd w:val="clear" w:color="auto" w:fill="FFFFFF" w:themeFill="background1"/>
          </w:tcPr>
          <w:p w14:paraId="094529A7" w14:textId="70C73D55" w:rsidR="009867AC" w:rsidRDefault="009867AC" w:rsidP="009867AC">
            <w:pPr>
              <w:spacing w:line="276" w:lineRule="auto"/>
              <w:rPr>
                <w:ins w:id="2502" w:author="Олег Владимирович" w:date="2021-03-09T15:21:00Z"/>
                <w:rFonts w:cs="Arial"/>
                <w:bCs/>
                <w:sz w:val="20"/>
                <w:szCs w:val="20"/>
              </w:rPr>
            </w:pPr>
            <w:ins w:id="2503" w:author="Олег Владимирович" w:date="2021-03-09T15:21:00Z">
              <w:r>
                <w:rPr>
                  <w:rFonts w:cs="Arial"/>
                  <w:bCs/>
                  <w:sz w:val="20"/>
                  <w:szCs w:val="20"/>
                </w:rPr>
                <w:t xml:space="preserve">Поступление МТР на </w:t>
              </w:r>
            </w:ins>
            <w:ins w:id="2504" w:author="Олег Владимирович" w:date="2021-03-09T15:22:00Z">
              <w:r>
                <w:rPr>
                  <w:rFonts w:cs="Arial"/>
                  <w:bCs/>
                  <w:sz w:val="20"/>
                  <w:szCs w:val="20"/>
                </w:rPr>
                <w:t>консигнацию</w:t>
              </w:r>
            </w:ins>
          </w:p>
        </w:tc>
      </w:tr>
    </w:tbl>
    <w:p w14:paraId="4177BA82" w14:textId="77777777" w:rsidR="00F731D4" w:rsidRDefault="00F731D4" w:rsidP="00F731D4">
      <w:pPr>
        <w:pStyle w:val="1KD-Normaltext"/>
      </w:pPr>
    </w:p>
    <w:p w14:paraId="32763707" w14:textId="798D0A94" w:rsidR="0076551E" w:rsidRDefault="0076551E" w:rsidP="0076551E">
      <w:pPr>
        <w:pStyle w:val="4"/>
      </w:pPr>
      <w:r>
        <w:t>Учет МТР на складах под управлением БЕ «Полюс Логистика»</w:t>
      </w:r>
    </w:p>
    <w:p w14:paraId="47FB0F63" w14:textId="77777777" w:rsidR="0076551E" w:rsidRDefault="0076551E" w:rsidP="0076551E">
      <w:pPr>
        <w:ind w:firstLine="709"/>
      </w:pPr>
    </w:p>
    <w:p w14:paraId="7C29CFC5" w14:textId="1C147EE1" w:rsidR="0076551E" w:rsidRPr="00C271CF" w:rsidRDefault="0076551E" w:rsidP="0076551E">
      <w:pPr>
        <w:ind w:firstLine="709"/>
      </w:pPr>
      <w:r w:rsidRPr="00C271CF">
        <w:t>Часть центральных складов производственных БЕ находятся под упра</w:t>
      </w:r>
      <w:r>
        <w:t xml:space="preserve">влением БЕ «Полюс </w:t>
      </w:r>
      <w:r w:rsidRPr="00C271CF">
        <w:t>Логистики»</w:t>
      </w:r>
      <w:r w:rsidR="005E2F68">
        <w:t>.</w:t>
      </w:r>
      <w:r>
        <w:t xml:space="preserve"> </w:t>
      </w:r>
      <w:r w:rsidRPr="00C271CF">
        <w:t>Запасы МТР на данных складах находятся на балансе производственной БЕ и одновременно на ответственном хран</w:t>
      </w:r>
      <w:r>
        <w:t xml:space="preserve">ении в БЕ «Полюс </w:t>
      </w:r>
      <w:r w:rsidRPr="00C271CF">
        <w:t>Логистика</w:t>
      </w:r>
      <w:r w:rsidR="005E2F68">
        <w:t xml:space="preserve">». </w:t>
      </w:r>
      <w:r w:rsidRPr="00C271CF">
        <w:t>Чтобы избежать задвоения запасов в системе, учет запасов осуществляется в рамках производственной БЕ. Однако все операции по приемке и выдаче осуществляют сотрудники БЕ «Полюс</w:t>
      </w:r>
      <w:r>
        <w:t xml:space="preserve"> </w:t>
      </w:r>
      <w:r w:rsidRPr="00C271CF">
        <w:t>Логистика»</w:t>
      </w:r>
      <w:r w:rsidR="005E2F68">
        <w:t>,</w:t>
      </w:r>
      <w:r w:rsidRPr="00C271CF">
        <w:t xml:space="preserve"> которые имеют соответствующие полномочия в производственной БЕ.</w:t>
      </w:r>
    </w:p>
    <w:p w14:paraId="6B14BCAA" w14:textId="049BE8F1" w:rsidR="0076551E" w:rsidRDefault="0076551E" w:rsidP="0076551E">
      <w:pPr>
        <w:ind w:firstLine="709"/>
      </w:pPr>
      <w:r w:rsidRPr="00C271CF">
        <w:t>Процессы приемки и отпуска МТР на ск</w:t>
      </w:r>
      <w:r>
        <w:t xml:space="preserve">ладах под управлением БЕ «Полюс </w:t>
      </w:r>
      <w:r w:rsidRPr="00C271CF">
        <w:t>Логистика» полностью соответствуют процессам пр</w:t>
      </w:r>
      <w:r>
        <w:t>и</w:t>
      </w:r>
      <w:r w:rsidRPr="00C271CF">
        <w:t>емки и отпуска МТР на собственных складах БЕ. Единственно</w:t>
      </w:r>
      <w:r>
        <w:t>е</w:t>
      </w:r>
      <w:r w:rsidRPr="00C271CF">
        <w:t xml:space="preserve"> отличие заключается в печати пакета документов. При регистрации приемки и отпуска МТР на ск</w:t>
      </w:r>
      <w:r>
        <w:t xml:space="preserve">ладах под управлением БЕ «Полюс </w:t>
      </w:r>
      <w:r w:rsidRPr="00C271CF">
        <w:t xml:space="preserve">Логистика» дополнительно </w:t>
      </w:r>
      <w:r>
        <w:t>формируются печатные документы</w:t>
      </w:r>
      <w:r w:rsidRPr="00C271CF">
        <w:t xml:space="preserve"> МХ-1 </w:t>
      </w:r>
      <w:r>
        <w:t>и МХ-3 соответственно, в которых</w:t>
      </w:r>
      <w:r w:rsidRPr="00C271CF">
        <w:t xml:space="preserve"> хранителем выступает БЕ «Полюс</w:t>
      </w:r>
      <w:r>
        <w:t xml:space="preserve"> </w:t>
      </w:r>
      <w:r w:rsidRPr="00C271CF">
        <w:t>Логистика»</w:t>
      </w:r>
      <w:r w:rsidR="005E2F68">
        <w:t>,</w:t>
      </w:r>
      <w:r w:rsidRPr="00C271CF">
        <w:t xml:space="preserve"> а поклажедателем – производственная БЕ.</w:t>
      </w:r>
    </w:p>
    <w:p w14:paraId="1596A897" w14:textId="1D6CBC79" w:rsidR="0076551E" w:rsidRPr="00C271CF" w:rsidRDefault="0076551E" w:rsidP="0076551E">
      <w:pPr>
        <w:ind w:firstLine="709"/>
      </w:pPr>
      <w:r>
        <w:t xml:space="preserve"> В случае взаимодействия с «Полюс Строй» и выдаче МТР на объекты строительства, предполагается, что выдача будет осуществляться </w:t>
      </w:r>
      <w:r w:rsidR="006D2F74">
        <w:t>на склады «Полюс Строй»</w:t>
      </w:r>
      <w:r>
        <w:t>, которые в системе будут относиться непосредственно к производственным БЕ. В случае, если у «Полюс Строй» возникнет необходимость вести учет МТР, выданных подрядчикам, то для этого МТР будут переноситься в отдельн</w:t>
      </w:r>
      <w:r w:rsidR="00F33826">
        <w:t>ую</w:t>
      </w:r>
      <w:r>
        <w:t xml:space="preserve"> парти</w:t>
      </w:r>
      <w:r w:rsidR="00F33826">
        <w:t>ю</w:t>
      </w:r>
      <w:r>
        <w:t xml:space="preserve"> с номером </w:t>
      </w:r>
      <w:r w:rsidR="001A7E05">
        <w:t>подрядчика</w:t>
      </w:r>
      <w:r>
        <w:t>, указанным в признаке классифик</w:t>
      </w:r>
      <w:r w:rsidR="004D32B1">
        <w:t>ации «</w:t>
      </w:r>
      <w:r w:rsidR="001A7E05">
        <w:t>Субподрядчик Полюс Строй</w:t>
      </w:r>
      <w:r w:rsidR="004D32B1">
        <w:t>».</w:t>
      </w:r>
    </w:p>
    <w:p w14:paraId="4FCE72CF" w14:textId="77777777" w:rsidR="0076551E" w:rsidRPr="00C271CF" w:rsidRDefault="0076551E" w:rsidP="0076551E">
      <w:pPr>
        <w:ind w:firstLine="709"/>
      </w:pPr>
      <w:r w:rsidRPr="00C271CF">
        <w:t>Для дополнительной печати форм МХ-1 и МХ-3 должны быть соответствующим образом настроены условия печати выходных документов. Таблицы доступов для данных выходных форм должны иметь</w:t>
      </w:r>
      <w:r>
        <w:t xml:space="preserve"> в </w:t>
      </w:r>
      <w:r w:rsidRPr="00C271CF">
        <w:t>качестве ключевых полей:</w:t>
      </w:r>
    </w:p>
    <w:p w14:paraId="3E1753C1" w14:textId="77777777" w:rsidR="0076551E" w:rsidRPr="00C271CF" w:rsidRDefault="0076551E" w:rsidP="00823682">
      <w:pPr>
        <w:pStyle w:val="afc"/>
        <w:numPr>
          <w:ilvl w:val="0"/>
          <w:numId w:val="131"/>
        </w:numPr>
      </w:pPr>
      <w:r w:rsidRPr="00C271CF">
        <w:t>Завод</w:t>
      </w:r>
    </w:p>
    <w:p w14:paraId="1FF4E3D0" w14:textId="3232E615" w:rsidR="0076551E" w:rsidRDefault="0076551E" w:rsidP="00823682">
      <w:pPr>
        <w:pStyle w:val="afc"/>
        <w:numPr>
          <w:ilvl w:val="0"/>
          <w:numId w:val="131"/>
        </w:numPr>
      </w:pPr>
      <w:r w:rsidRPr="00C271CF">
        <w:t>Склад</w:t>
      </w:r>
    </w:p>
    <w:p w14:paraId="65B16F58" w14:textId="77777777" w:rsidR="0076551E" w:rsidRPr="005916A5" w:rsidRDefault="0076551E" w:rsidP="0076551E"/>
    <w:p w14:paraId="10D46E18" w14:textId="77777777" w:rsidR="0076551E" w:rsidRDefault="0076551E" w:rsidP="0076551E">
      <w:pPr>
        <w:pStyle w:val="5"/>
        <w:spacing w:line="276" w:lineRule="auto"/>
      </w:pPr>
      <w:r>
        <w:t xml:space="preserve">Отражение забалансовых проводок </w:t>
      </w:r>
      <w:bookmarkStart w:id="2505" w:name="_Hlk521064696"/>
      <w:r>
        <w:t>в БЕ «Полюс Логистика» и «Полюс Строй»</w:t>
      </w:r>
    </w:p>
    <w:bookmarkEnd w:id="2505"/>
    <w:p w14:paraId="409045CB" w14:textId="058B6946" w:rsidR="0076551E" w:rsidRPr="00C271CF" w:rsidRDefault="0076551E" w:rsidP="00665431">
      <w:pPr>
        <w:ind w:firstLine="709"/>
      </w:pPr>
      <w:r w:rsidRPr="00C271CF">
        <w:t>Поскольку отражение операций по движениям МТР производится в производственной БЕ, то отражение за</w:t>
      </w:r>
      <w:r>
        <w:t xml:space="preserve">балансовых проводок в БЕ «Полюс </w:t>
      </w:r>
      <w:r w:rsidRPr="00C271CF">
        <w:t>Логистика»</w:t>
      </w:r>
      <w:r>
        <w:t xml:space="preserve"> и «Полюс Строй»</w:t>
      </w:r>
      <w:r w:rsidRPr="00C271CF">
        <w:t xml:space="preserve"> в оперативном режиме не производится.</w:t>
      </w:r>
    </w:p>
    <w:p w14:paraId="48120D55" w14:textId="77777777" w:rsidR="00993265" w:rsidRDefault="00993265" w:rsidP="00993265">
      <w:pPr>
        <w:ind w:firstLine="709"/>
      </w:pPr>
      <w:r w:rsidRPr="00C271CF">
        <w:t xml:space="preserve">Отражение забалансовых проводок в БЕ «Полюс Логистика» </w:t>
      </w:r>
      <w:r>
        <w:t xml:space="preserve">и «Полюс Строй» </w:t>
      </w:r>
      <w:r w:rsidRPr="00C271CF">
        <w:t>выполняется в конце периода суммовым итогом. В рамках закрытия периода в БЕ «Полюс Логистика»</w:t>
      </w:r>
      <w:r>
        <w:t xml:space="preserve"> и «Полюс Строй»</w:t>
      </w:r>
      <w:r w:rsidRPr="00C271CF">
        <w:t>, из системы формируется отчет, который отражает движения МТР в объемно-суммовом выражении по складам, которые находятся под управлением БЕ «Полюс Логистика»</w:t>
      </w:r>
      <w:r>
        <w:t xml:space="preserve"> (а также складам «Полюс Строя»)</w:t>
      </w:r>
      <w:r w:rsidRPr="00C271CF">
        <w:t>. На основании данных отчета</w:t>
      </w:r>
      <w:r>
        <w:t xml:space="preserve"> в БЕ «Полюс Логистика» и «Полюс Строй» выполня</w:t>
      </w:r>
      <w:r w:rsidRPr="00C271CF">
        <w:t>е</w:t>
      </w:r>
      <w:r>
        <w:t>т</w:t>
      </w:r>
      <w:r w:rsidRPr="00C271CF">
        <w:t>ся ручная проводка по счет</w:t>
      </w:r>
      <w:r>
        <w:t>у</w:t>
      </w:r>
      <w:r w:rsidRPr="00C271CF">
        <w:t xml:space="preserve"> 002 непосредственно в </w:t>
      </w:r>
      <w:r w:rsidRPr="000637C8">
        <w:t>модуле FI</w:t>
      </w:r>
      <w:r w:rsidRPr="00C271CF">
        <w:t>.</w:t>
      </w:r>
    </w:p>
    <w:p w14:paraId="47FE831C" w14:textId="77777777" w:rsidR="001468A1" w:rsidRDefault="001468A1" w:rsidP="00665431">
      <w:pPr>
        <w:ind w:firstLine="709"/>
      </w:pPr>
    </w:p>
    <w:p w14:paraId="12794AE3" w14:textId="77777777" w:rsidR="0076551E" w:rsidRPr="003E0BD6" w:rsidRDefault="0076551E" w:rsidP="0076551E">
      <w:pPr>
        <w:pStyle w:val="4"/>
        <w:spacing w:before="120" w:line="276" w:lineRule="auto"/>
        <w:rPr>
          <w:rFonts w:cs="Arial"/>
          <w:szCs w:val="24"/>
        </w:rPr>
      </w:pPr>
      <w:r w:rsidRPr="003E0BD6">
        <w:rPr>
          <w:rFonts w:cs="Arial"/>
          <w:szCs w:val="24"/>
        </w:rPr>
        <w:t>Партионный учет</w:t>
      </w:r>
    </w:p>
    <w:p w14:paraId="4B748441" w14:textId="77777777" w:rsidR="00E14F44" w:rsidRDefault="00E14F44" w:rsidP="00665431">
      <w:pPr>
        <w:ind w:firstLine="709"/>
      </w:pPr>
    </w:p>
    <w:p w14:paraId="523AA062" w14:textId="71F7D35D" w:rsidR="0076551E" w:rsidRPr="00C271CF" w:rsidRDefault="0076551E" w:rsidP="00665431">
      <w:pPr>
        <w:ind w:firstLine="709"/>
      </w:pPr>
      <w:r w:rsidRPr="00C271CF">
        <w:t xml:space="preserve">Технически партионный </w:t>
      </w:r>
      <w:r>
        <w:t xml:space="preserve">учет </w:t>
      </w:r>
      <w:r w:rsidRPr="00C271CF">
        <w:t>будет по умолчанию активирован для всех МТР.</w:t>
      </w:r>
    </w:p>
    <w:p w14:paraId="2E27B91A" w14:textId="77777777" w:rsidR="0076551E" w:rsidRPr="00C271CF" w:rsidRDefault="0076551E" w:rsidP="00665431">
      <w:pPr>
        <w:ind w:firstLine="709"/>
      </w:pPr>
      <w:r w:rsidRPr="00C271CF">
        <w:t>Для МТР, которые физически требуют партионный учет (например, для отслеживания сроков годности), на каждый приход будет создаваться новая партия.</w:t>
      </w:r>
    </w:p>
    <w:p w14:paraId="44F4EAB2" w14:textId="0EA8AFAC" w:rsidR="0076551E" w:rsidRPr="00C271CF" w:rsidRDefault="0076551E" w:rsidP="00665431">
      <w:pPr>
        <w:ind w:firstLine="709"/>
      </w:pPr>
      <w:r w:rsidRPr="00C271CF">
        <w:t>Для МТР, кот</w:t>
      </w:r>
      <w:r>
        <w:t>о</w:t>
      </w:r>
      <w:r w:rsidRPr="00C271CF">
        <w:t>рые физически не требуют парт</w:t>
      </w:r>
      <w:r w:rsidR="00E80C27">
        <w:t>ионный учет, будет сформирована</w:t>
      </w:r>
      <w:r w:rsidRPr="00C271CF">
        <w:t xml:space="preserve"> единая партия «</w:t>
      </w:r>
      <w:r w:rsidR="00605170">
        <w:t>МАТЕРИАЛ</w:t>
      </w:r>
      <w:r w:rsidRPr="00C271CF">
        <w:t>».</w:t>
      </w:r>
    </w:p>
    <w:p w14:paraId="02DC76C0" w14:textId="77777777" w:rsidR="0076551E" w:rsidRPr="00C271CF" w:rsidRDefault="0076551E" w:rsidP="00665431">
      <w:pPr>
        <w:ind w:firstLine="709"/>
      </w:pPr>
      <w:r w:rsidRPr="00C271CF">
        <w:t>Данное техническое решение обусловлено необходимостью партионного</w:t>
      </w:r>
      <w:r>
        <w:t xml:space="preserve"> учета</w:t>
      </w:r>
      <w:r w:rsidRPr="00C271CF">
        <w:t xml:space="preserve"> для выделения различных категорий запаса, таких как, например, НВИ/НЛИ.</w:t>
      </w:r>
    </w:p>
    <w:p w14:paraId="5EC44D2F" w14:textId="77777777" w:rsidR="0076551E" w:rsidRPr="00C271CF" w:rsidRDefault="0076551E" w:rsidP="00665431">
      <w:pPr>
        <w:ind w:firstLine="709"/>
      </w:pPr>
      <w:r w:rsidRPr="00C271CF">
        <w:t>Применяются следующие стратегии подбора партий:</w:t>
      </w:r>
    </w:p>
    <w:p w14:paraId="2BD1EF13" w14:textId="786804B7" w:rsidR="0076551E" w:rsidRPr="00C271CF" w:rsidRDefault="0076551E" w:rsidP="00823682">
      <w:pPr>
        <w:pStyle w:val="afc"/>
        <w:numPr>
          <w:ilvl w:val="0"/>
          <w:numId w:val="132"/>
        </w:numPr>
        <w:ind w:left="1418"/>
      </w:pPr>
      <w:r w:rsidRPr="00C271CF">
        <w:t>Для МТР, которые не учитываются физически по партиям, производится автоматический подбор партии «</w:t>
      </w:r>
      <w:r w:rsidR="00605170">
        <w:t>МАТЕРИАЛ</w:t>
      </w:r>
      <w:r w:rsidRPr="00C271CF">
        <w:t>».</w:t>
      </w:r>
    </w:p>
    <w:p w14:paraId="2FCD8511" w14:textId="77777777" w:rsidR="0076551E" w:rsidRPr="00C271CF" w:rsidRDefault="0076551E" w:rsidP="00823682">
      <w:pPr>
        <w:pStyle w:val="afc"/>
        <w:numPr>
          <w:ilvl w:val="0"/>
          <w:numId w:val="132"/>
        </w:numPr>
        <w:ind w:left="1418"/>
      </w:pPr>
      <w:r w:rsidRPr="00C271CF">
        <w:t>Для МТР, которые физически учитываются по партиям:</w:t>
      </w:r>
    </w:p>
    <w:p w14:paraId="7A76BCDB" w14:textId="77777777" w:rsidR="0076551E" w:rsidRPr="00C271CF" w:rsidRDefault="0076551E" w:rsidP="00823682">
      <w:pPr>
        <w:pStyle w:val="afc"/>
        <w:numPr>
          <w:ilvl w:val="0"/>
          <w:numId w:val="132"/>
        </w:numPr>
      </w:pPr>
      <w:r w:rsidRPr="00C271CF">
        <w:t>Используется стратегия автоматического выбора партий по принципу FIFO/FEFO.</w:t>
      </w:r>
    </w:p>
    <w:p w14:paraId="38381C0A" w14:textId="13ED0B6E" w:rsidR="0076551E" w:rsidRDefault="0076551E" w:rsidP="00823682">
      <w:pPr>
        <w:pStyle w:val="afc"/>
        <w:numPr>
          <w:ilvl w:val="0"/>
          <w:numId w:val="132"/>
        </w:numPr>
      </w:pPr>
      <w:r w:rsidRPr="00C271CF">
        <w:t xml:space="preserve">Если особенности физического хранения не позволяют физически комплектовать партии, которые были определены системой автоматически, то партии подбираются кладовщиком с учетом особенностей физического хранения и </w:t>
      </w:r>
      <w:r>
        <w:t>выбираются в системе</w:t>
      </w:r>
      <w:r w:rsidRPr="00C271CF">
        <w:t xml:space="preserve"> вручную.</w:t>
      </w:r>
    </w:p>
    <w:p w14:paraId="07DC2CA4" w14:textId="0FDC5671" w:rsidR="00E072E5" w:rsidRDefault="00E072E5" w:rsidP="00E072E5"/>
    <w:p w14:paraId="266855F5" w14:textId="324FB9D5" w:rsidR="00E072E5" w:rsidRPr="003E0BD6" w:rsidRDefault="00E072E5" w:rsidP="00E072E5">
      <w:pPr>
        <w:pStyle w:val="4"/>
        <w:spacing w:before="120" w:line="276" w:lineRule="auto"/>
        <w:rPr>
          <w:rFonts w:cs="Arial"/>
          <w:szCs w:val="24"/>
        </w:rPr>
      </w:pPr>
      <w:r>
        <w:rPr>
          <w:rFonts w:cs="Arial"/>
          <w:szCs w:val="24"/>
        </w:rPr>
        <w:t>Автоматическое заполнение признаков партии при приемке МТР</w:t>
      </w:r>
    </w:p>
    <w:p w14:paraId="0BB64EA1" w14:textId="77777777" w:rsidR="00E072E5" w:rsidRDefault="00E072E5" w:rsidP="00E072E5">
      <w:pPr>
        <w:ind w:firstLine="709"/>
      </w:pPr>
    </w:p>
    <w:p w14:paraId="009D2DC7" w14:textId="77777777" w:rsidR="009B5635" w:rsidRDefault="009B5635" w:rsidP="009B5635">
      <w:pPr>
        <w:ind w:firstLine="709"/>
      </w:pPr>
      <w:r>
        <w:t xml:space="preserve">Предполагается выполнить разработку для автоматического заполнения признака партии «Гос.финансирование» при приемке МТР по заказу на поставку (разработка № ММ63). </w:t>
      </w:r>
    </w:p>
    <w:p w14:paraId="28F1C944" w14:textId="77777777" w:rsidR="009B5635" w:rsidRDefault="009B5635" w:rsidP="009B5635">
      <w:pPr>
        <w:ind w:firstLine="709"/>
        <w:rPr>
          <w:szCs w:val="24"/>
        </w:rPr>
      </w:pPr>
      <w:r>
        <w:rPr>
          <w:szCs w:val="24"/>
        </w:rPr>
        <w:t>Е</w:t>
      </w:r>
      <w:r w:rsidRPr="00ED71C3">
        <w:rPr>
          <w:szCs w:val="24"/>
        </w:rPr>
        <w:t>сли в договоре</w:t>
      </w:r>
      <w:r>
        <w:rPr>
          <w:szCs w:val="24"/>
        </w:rPr>
        <w:t>/заказе на поставку</w:t>
      </w:r>
      <w:r w:rsidRPr="00ED71C3">
        <w:rPr>
          <w:szCs w:val="24"/>
        </w:rPr>
        <w:t xml:space="preserve"> есть индикатор «Гос</w:t>
      </w:r>
      <w:r>
        <w:rPr>
          <w:szCs w:val="24"/>
        </w:rPr>
        <w:t>.</w:t>
      </w:r>
      <w:r w:rsidRPr="00ED71C3">
        <w:rPr>
          <w:szCs w:val="24"/>
        </w:rPr>
        <w:t>финансирование»</w:t>
      </w:r>
      <w:r>
        <w:rPr>
          <w:szCs w:val="24"/>
        </w:rPr>
        <w:t xml:space="preserve"> (см. КД </w:t>
      </w:r>
      <w:r w:rsidRPr="001A23AC">
        <w:rPr>
          <w:rFonts w:cs="Arial"/>
          <w:szCs w:val="24"/>
          <w:lang w:val="en-US"/>
        </w:rPr>
        <w:t>ERP</w:t>
      </w:r>
      <w:r w:rsidRPr="001A23AC">
        <w:rPr>
          <w:rFonts w:cs="Arial"/>
          <w:szCs w:val="24"/>
        </w:rPr>
        <w:t>.5.1.59</w:t>
      </w:r>
      <w:r w:rsidRPr="00A93775">
        <w:rPr>
          <w:rFonts w:cs="Arial"/>
          <w:sz w:val="20"/>
        </w:rPr>
        <w:t xml:space="preserve"> </w:t>
      </w:r>
      <w:r>
        <w:rPr>
          <w:szCs w:val="24"/>
        </w:rPr>
        <w:t>«</w:t>
      </w:r>
      <w:r w:rsidRPr="00ED71C3">
        <w:rPr>
          <w:szCs w:val="24"/>
        </w:rPr>
        <w:t>Закупка МТР, работ, услуг</w:t>
      </w:r>
      <w:r>
        <w:rPr>
          <w:szCs w:val="24"/>
        </w:rPr>
        <w:t>», разработка ММ55), то при создании партии при приемке материала необходимо заполнить это поле аналогично в признаке партии «Гос.финансирование» (</w:t>
      </w:r>
      <w:r>
        <w:t>разработка № ММ63)</w:t>
      </w:r>
      <w:r>
        <w:rPr>
          <w:szCs w:val="24"/>
        </w:rPr>
        <w:t xml:space="preserve">. </w:t>
      </w:r>
    </w:p>
    <w:p w14:paraId="5EC3025B" w14:textId="77777777" w:rsidR="009B5635" w:rsidRDefault="009B5635" w:rsidP="009B5635">
      <w:pPr>
        <w:ind w:firstLine="709"/>
        <w:rPr>
          <w:szCs w:val="24"/>
        </w:rPr>
      </w:pPr>
      <w:r>
        <w:rPr>
          <w:szCs w:val="24"/>
        </w:rPr>
        <w:t>Данная разработка выполняется автоматически как расширение при приемке МТР по заказу на поставку и заполняет дополнительно требуемые поля.</w:t>
      </w:r>
    </w:p>
    <w:p w14:paraId="7A3E3B6D" w14:textId="77777777" w:rsidR="009B5635" w:rsidRDefault="009B5635" w:rsidP="009B5635">
      <w:pPr>
        <w:ind w:firstLine="709"/>
        <w:rPr>
          <w:szCs w:val="24"/>
        </w:rPr>
      </w:pPr>
      <w:r>
        <w:rPr>
          <w:szCs w:val="24"/>
        </w:rPr>
        <w:t>Также предполагается выполнить разработку для автоматического заполнения в признаке партии номера потребности, под которую выполнена закупка.</w:t>
      </w:r>
    </w:p>
    <w:p w14:paraId="395C7C95" w14:textId="7DE42A78" w:rsidR="00F6005C" w:rsidRDefault="009B5635" w:rsidP="009B5635">
      <w:pPr>
        <w:ind w:firstLine="709"/>
        <w:rPr>
          <w:szCs w:val="24"/>
        </w:rPr>
      </w:pPr>
      <w:r w:rsidRPr="00C14982">
        <w:rPr>
          <w:szCs w:val="24"/>
        </w:rPr>
        <w:t xml:space="preserve">При ведении закупки по опросным листам либо техническим заданиям при проводке поступления к заказу на поставку </w:t>
      </w:r>
      <w:r>
        <w:rPr>
          <w:szCs w:val="24"/>
        </w:rPr>
        <w:t xml:space="preserve">при создании партии при приемке материала необходимо заполнить признак </w:t>
      </w:r>
      <w:r w:rsidR="007D1CCF">
        <w:rPr>
          <w:szCs w:val="24"/>
        </w:rPr>
        <w:t xml:space="preserve">«Исходная потребность» </w:t>
      </w:r>
      <w:r>
        <w:rPr>
          <w:szCs w:val="24"/>
        </w:rPr>
        <w:t>номером исходной потребности (заявки на закупку)</w:t>
      </w:r>
      <w:r w:rsidRPr="00C14982">
        <w:rPr>
          <w:szCs w:val="24"/>
        </w:rPr>
        <w:t>. Так как по заявке можно отследить, по какому компоненту сетевого графика была выполнена эта заявка</w:t>
      </w:r>
      <w:r>
        <w:rPr>
          <w:szCs w:val="24"/>
        </w:rPr>
        <w:t>.</w:t>
      </w:r>
    </w:p>
    <w:p w14:paraId="58DB3F57" w14:textId="12755DA8" w:rsidR="00E14F44" w:rsidRPr="00C271CF" w:rsidRDefault="00E80C27" w:rsidP="00AF1D6D">
      <w:pPr>
        <w:ind w:firstLine="709"/>
      </w:pPr>
      <w:r>
        <w:t xml:space="preserve"> </w:t>
      </w:r>
    </w:p>
    <w:p w14:paraId="5B98767C" w14:textId="77777777" w:rsidR="0076551E" w:rsidRPr="003E0BD6" w:rsidRDefault="0076551E" w:rsidP="0076551E">
      <w:pPr>
        <w:pStyle w:val="4"/>
        <w:spacing w:before="120" w:line="276" w:lineRule="auto"/>
        <w:rPr>
          <w:rFonts w:cs="Arial"/>
          <w:szCs w:val="24"/>
        </w:rPr>
      </w:pPr>
      <w:r w:rsidRPr="003E0BD6">
        <w:rPr>
          <w:rFonts w:cs="Arial"/>
          <w:szCs w:val="24"/>
        </w:rPr>
        <w:t>Раздельная оценка</w:t>
      </w:r>
    </w:p>
    <w:p w14:paraId="4150E5E8" w14:textId="77777777" w:rsidR="00CC78CA" w:rsidRDefault="00CC78CA" w:rsidP="00993265">
      <w:pPr>
        <w:ind w:firstLine="709"/>
      </w:pPr>
    </w:p>
    <w:p w14:paraId="033D719A" w14:textId="77777777" w:rsidR="00993265" w:rsidRPr="00C271CF" w:rsidRDefault="00993265" w:rsidP="00993265">
      <w:pPr>
        <w:ind w:firstLine="709"/>
      </w:pPr>
      <w:r w:rsidRPr="00C271CF">
        <w:t>Применяются следующие подходы к оценке МТР:</w:t>
      </w:r>
    </w:p>
    <w:p w14:paraId="673BD6F7" w14:textId="77777777" w:rsidR="00993265" w:rsidRPr="00C271CF" w:rsidRDefault="00993265" w:rsidP="00823682">
      <w:pPr>
        <w:pStyle w:val="afc"/>
        <w:numPr>
          <w:ilvl w:val="0"/>
          <w:numId w:val="133"/>
        </w:numPr>
        <w:ind w:left="1418"/>
      </w:pPr>
      <w:r w:rsidRPr="00C271CF">
        <w:t>Тип оценки</w:t>
      </w:r>
      <w:r>
        <w:t xml:space="preserve"> ПОКУПНОЙ</w:t>
      </w:r>
      <w:r w:rsidRPr="00C271CF">
        <w:t>:</w:t>
      </w:r>
    </w:p>
    <w:p w14:paraId="7DB2C082" w14:textId="77777777" w:rsidR="00993265" w:rsidRDefault="00993265" w:rsidP="00823682">
      <w:pPr>
        <w:pStyle w:val="afc"/>
        <w:numPr>
          <w:ilvl w:val="0"/>
          <w:numId w:val="133"/>
        </w:numPr>
      </w:pPr>
      <w:r>
        <w:t>ПОКУПНОЙ</w:t>
      </w:r>
    </w:p>
    <w:p w14:paraId="38D85668" w14:textId="5874128C" w:rsidR="00157F1B" w:rsidRDefault="00157F1B" w:rsidP="00823682">
      <w:pPr>
        <w:pStyle w:val="afc"/>
        <w:numPr>
          <w:ilvl w:val="0"/>
          <w:numId w:val="133"/>
        </w:numPr>
      </w:pPr>
      <w:r>
        <w:t>ИСПРАВНЫЙ</w:t>
      </w:r>
    </w:p>
    <w:p w14:paraId="0036FC27" w14:textId="3DD81531" w:rsidR="00157F1B" w:rsidRPr="00C271CF" w:rsidRDefault="00157F1B" w:rsidP="00823682">
      <w:pPr>
        <w:pStyle w:val="afc"/>
        <w:numPr>
          <w:ilvl w:val="0"/>
          <w:numId w:val="133"/>
        </w:numPr>
      </w:pPr>
      <w:r>
        <w:t>НЕИСПРАВНЫЙ</w:t>
      </w:r>
    </w:p>
    <w:p w14:paraId="7DF78596" w14:textId="77777777" w:rsidR="00993265" w:rsidRDefault="00993265" w:rsidP="00823682">
      <w:pPr>
        <w:pStyle w:val="afc"/>
        <w:numPr>
          <w:ilvl w:val="0"/>
          <w:numId w:val="133"/>
        </w:numPr>
      </w:pPr>
      <w:r>
        <w:t>НВИ</w:t>
      </w:r>
    </w:p>
    <w:p w14:paraId="25B1CFF2" w14:textId="55A73181" w:rsidR="00157F1B" w:rsidRDefault="00157F1B" w:rsidP="00823682">
      <w:pPr>
        <w:pStyle w:val="afc"/>
        <w:numPr>
          <w:ilvl w:val="0"/>
          <w:numId w:val="133"/>
        </w:numPr>
      </w:pPr>
      <w:r>
        <w:t>НВИ_БУ</w:t>
      </w:r>
    </w:p>
    <w:p w14:paraId="1BCCD1D7" w14:textId="77777777" w:rsidR="00993265" w:rsidRDefault="00993265" w:rsidP="00823682">
      <w:pPr>
        <w:pStyle w:val="afc"/>
        <w:numPr>
          <w:ilvl w:val="0"/>
          <w:numId w:val="133"/>
        </w:numPr>
      </w:pPr>
      <w:r>
        <w:t>НЛИ</w:t>
      </w:r>
    </w:p>
    <w:p w14:paraId="1B9AF2CF" w14:textId="77777777" w:rsidR="00993265" w:rsidRPr="00C271CF" w:rsidRDefault="00993265" w:rsidP="00823682">
      <w:pPr>
        <w:pStyle w:val="afc"/>
        <w:numPr>
          <w:ilvl w:val="0"/>
          <w:numId w:val="133"/>
        </w:numPr>
      </w:pPr>
      <w:r>
        <w:t>ОТВЕТ_ХРАН</w:t>
      </w:r>
    </w:p>
    <w:p w14:paraId="2261B08A" w14:textId="77777777" w:rsidR="00993265" w:rsidRDefault="00993265" w:rsidP="00993265">
      <w:pPr>
        <w:ind w:firstLine="709"/>
      </w:pPr>
      <w:r>
        <w:t>Данный подход применяется к покупным МТР</w:t>
      </w:r>
      <w:r w:rsidRPr="00C271CF">
        <w:t>.</w:t>
      </w:r>
    </w:p>
    <w:p w14:paraId="18BE6099" w14:textId="77777777" w:rsidR="00993265" w:rsidRPr="00C271CF" w:rsidRDefault="00993265" w:rsidP="00823682">
      <w:pPr>
        <w:pStyle w:val="afc"/>
        <w:numPr>
          <w:ilvl w:val="0"/>
          <w:numId w:val="133"/>
        </w:numPr>
        <w:ind w:left="1418"/>
      </w:pPr>
      <w:r>
        <w:t>Тип оценки ПРОИЗВОДИМ</w:t>
      </w:r>
      <w:r w:rsidRPr="00C271CF">
        <w:t>:</w:t>
      </w:r>
    </w:p>
    <w:p w14:paraId="5A8C857A" w14:textId="77777777" w:rsidR="00993265" w:rsidRDefault="00993265" w:rsidP="00823682">
      <w:pPr>
        <w:pStyle w:val="afc"/>
        <w:numPr>
          <w:ilvl w:val="0"/>
          <w:numId w:val="133"/>
        </w:numPr>
      </w:pPr>
      <w:r>
        <w:t>ПРОИЗВОДИМ</w:t>
      </w:r>
    </w:p>
    <w:p w14:paraId="0A22F94F" w14:textId="56912CB6" w:rsidR="00157F1B" w:rsidRDefault="00157F1B" w:rsidP="00823682">
      <w:pPr>
        <w:pStyle w:val="afc"/>
        <w:numPr>
          <w:ilvl w:val="0"/>
          <w:numId w:val="133"/>
        </w:numPr>
      </w:pPr>
      <w:r>
        <w:t>ИСПРАВНЫЙ</w:t>
      </w:r>
    </w:p>
    <w:p w14:paraId="5952BFB3" w14:textId="5CC87A14" w:rsidR="00157F1B" w:rsidRDefault="00157F1B" w:rsidP="00823682">
      <w:pPr>
        <w:pStyle w:val="afc"/>
        <w:numPr>
          <w:ilvl w:val="0"/>
          <w:numId w:val="133"/>
        </w:numPr>
      </w:pPr>
      <w:r>
        <w:t>НЕИСПРАВНЫЙ</w:t>
      </w:r>
    </w:p>
    <w:p w14:paraId="35B2F4DB" w14:textId="77777777" w:rsidR="00993265" w:rsidRDefault="00993265" w:rsidP="00823682">
      <w:pPr>
        <w:pStyle w:val="afc"/>
        <w:numPr>
          <w:ilvl w:val="0"/>
          <w:numId w:val="133"/>
        </w:numPr>
      </w:pPr>
      <w:r>
        <w:t>НВИ</w:t>
      </w:r>
    </w:p>
    <w:p w14:paraId="12002C62" w14:textId="552D7E93" w:rsidR="00157F1B" w:rsidRDefault="00157F1B" w:rsidP="00823682">
      <w:pPr>
        <w:pStyle w:val="afc"/>
        <w:numPr>
          <w:ilvl w:val="0"/>
          <w:numId w:val="133"/>
        </w:numPr>
      </w:pPr>
      <w:r>
        <w:t>НВИ_БУ</w:t>
      </w:r>
    </w:p>
    <w:p w14:paraId="2D6857B7" w14:textId="77777777" w:rsidR="00993265" w:rsidRDefault="00993265" w:rsidP="00823682">
      <w:pPr>
        <w:pStyle w:val="afc"/>
        <w:numPr>
          <w:ilvl w:val="0"/>
          <w:numId w:val="133"/>
        </w:numPr>
      </w:pPr>
      <w:r>
        <w:t>НЛИ</w:t>
      </w:r>
    </w:p>
    <w:p w14:paraId="16F9DF60" w14:textId="77777777" w:rsidR="00993265" w:rsidRDefault="00993265" w:rsidP="00823682">
      <w:pPr>
        <w:pStyle w:val="afc"/>
        <w:numPr>
          <w:ilvl w:val="0"/>
          <w:numId w:val="133"/>
        </w:numPr>
      </w:pPr>
      <w:r>
        <w:t>ОТВЕТ_ХРАН</w:t>
      </w:r>
    </w:p>
    <w:p w14:paraId="0AFB1BD4" w14:textId="77777777" w:rsidR="00993265" w:rsidRDefault="00993265" w:rsidP="00993265">
      <w:pPr>
        <w:ind w:left="709"/>
      </w:pPr>
      <w:r>
        <w:t>Данный подход применяется к МТР собственного производства</w:t>
      </w:r>
      <w:r w:rsidRPr="00C271CF">
        <w:t>.</w:t>
      </w:r>
    </w:p>
    <w:p w14:paraId="5E673F19" w14:textId="77777777" w:rsidR="00993265" w:rsidRPr="00C271CF" w:rsidRDefault="00993265" w:rsidP="00823682">
      <w:pPr>
        <w:pStyle w:val="afc"/>
        <w:numPr>
          <w:ilvl w:val="0"/>
          <w:numId w:val="133"/>
        </w:numPr>
        <w:ind w:left="1418"/>
      </w:pPr>
      <w:r>
        <w:t>Тип оценки СМЕШАННЫЙ</w:t>
      </w:r>
      <w:r w:rsidRPr="00C271CF">
        <w:t>:</w:t>
      </w:r>
    </w:p>
    <w:p w14:paraId="39EC8CEE" w14:textId="77777777" w:rsidR="00993265" w:rsidRDefault="00993265" w:rsidP="00823682">
      <w:pPr>
        <w:pStyle w:val="afc"/>
        <w:numPr>
          <w:ilvl w:val="0"/>
          <w:numId w:val="133"/>
        </w:numPr>
      </w:pPr>
      <w:r>
        <w:t>ПОКУПНОЙ</w:t>
      </w:r>
    </w:p>
    <w:p w14:paraId="42E7610D" w14:textId="77777777" w:rsidR="00993265" w:rsidRDefault="00993265" w:rsidP="00823682">
      <w:pPr>
        <w:pStyle w:val="afc"/>
        <w:numPr>
          <w:ilvl w:val="0"/>
          <w:numId w:val="133"/>
        </w:numPr>
      </w:pPr>
      <w:r>
        <w:t>ПРОИЗВОДИМ</w:t>
      </w:r>
    </w:p>
    <w:p w14:paraId="04606723" w14:textId="77777777" w:rsidR="00993265" w:rsidRDefault="00993265" w:rsidP="00823682">
      <w:pPr>
        <w:pStyle w:val="afc"/>
        <w:numPr>
          <w:ilvl w:val="0"/>
          <w:numId w:val="133"/>
        </w:numPr>
      </w:pPr>
      <w:r>
        <w:t>НВИ</w:t>
      </w:r>
    </w:p>
    <w:p w14:paraId="4D5DAA03" w14:textId="3DCB8750" w:rsidR="00157F1B" w:rsidRDefault="00157F1B" w:rsidP="00823682">
      <w:pPr>
        <w:pStyle w:val="afc"/>
        <w:numPr>
          <w:ilvl w:val="0"/>
          <w:numId w:val="133"/>
        </w:numPr>
      </w:pPr>
      <w:r>
        <w:t>НВИ_БУ</w:t>
      </w:r>
    </w:p>
    <w:p w14:paraId="01615241" w14:textId="77777777" w:rsidR="00993265" w:rsidRDefault="00993265" w:rsidP="00823682">
      <w:pPr>
        <w:pStyle w:val="afc"/>
        <w:numPr>
          <w:ilvl w:val="0"/>
          <w:numId w:val="133"/>
        </w:numPr>
      </w:pPr>
      <w:r>
        <w:t>НЛИ</w:t>
      </w:r>
    </w:p>
    <w:p w14:paraId="354BFACE" w14:textId="08652FA3" w:rsidR="003C568E" w:rsidRDefault="003C568E" w:rsidP="003C568E">
      <w:pPr>
        <w:pStyle w:val="afc"/>
        <w:numPr>
          <w:ilvl w:val="0"/>
          <w:numId w:val="133"/>
        </w:numPr>
      </w:pPr>
      <w:r>
        <w:t>ОТВЕТ_ХРАН</w:t>
      </w:r>
    </w:p>
    <w:p w14:paraId="657A814F" w14:textId="77777777" w:rsidR="00993265" w:rsidRDefault="00993265" w:rsidP="00993265">
      <w:pPr>
        <w:ind w:firstLine="708"/>
      </w:pPr>
      <w:r>
        <w:t>Данный подход применяется для угля, который может покупаться на стороне или заготавливаться самостоятельно на Кокуйском разрезе.</w:t>
      </w:r>
    </w:p>
    <w:p w14:paraId="61748D13" w14:textId="39FD68E4" w:rsidR="003C568E" w:rsidRPr="003C568E" w:rsidRDefault="003C568E" w:rsidP="003C568E">
      <w:pPr>
        <w:ind w:firstLine="708"/>
      </w:pPr>
      <w:r>
        <w:t>Данный подход применяется для частей оборудования, подлежащих ремонту.</w:t>
      </w:r>
    </w:p>
    <w:p w14:paraId="27BFA375" w14:textId="77777777" w:rsidR="00993265" w:rsidRPr="00C271CF" w:rsidRDefault="00993265" w:rsidP="00823682">
      <w:pPr>
        <w:pStyle w:val="afc"/>
        <w:numPr>
          <w:ilvl w:val="0"/>
          <w:numId w:val="133"/>
        </w:numPr>
        <w:ind w:left="1418"/>
      </w:pPr>
      <w:r w:rsidRPr="00C271CF">
        <w:t>Тип оценки «X»: Материалы, по которым вид оценки формируется на кажды</w:t>
      </w:r>
      <w:r>
        <w:t>й</w:t>
      </w:r>
      <w:r w:rsidRPr="00C271CF">
        <w:t xml:space="preserve"> приход.</w:t>
      </w:r>
    </w:p>
    <w:p w14:paraId="7DEE82F0" w14:textId="77777777" w:rsidR="00993265" w:rsidRPr="00C271CF" w:rsidRDefault="00993265" w:rsidP="00993265">
      <w:pPr>
        <w:ind w:firstLine="709"/>
      </w:pPr>
      <w:r>
        <w:t>Данный подход применяется пр</w:t>
      </w:r>
      <w:r w:rsidRPr="00C271CF">
        <w:t>е</w:t>
      </w:r>
      <w:r>
        <w:t>и</w:t>
      </w:r>
      <w:r w:rsidRPr="00C271CF">
        <w:t>мущественно для оборудования, для того, чтобы исключить усреднение цены между разными приходами.</w:t>
      </w:r>
    </w:p>
    <w:p w14:paraId="42221D4F" w14:textId="77777777" w:rsidR="00993265" w:rsidRPr="00C271CF" w:rsidRDefault="00993265" w:rsidP="00823682">
      <w:pPr>
        <w:pStyle w:val="afc"/>
        <w:numPr>
          <w:ilvl w:val="0"/>
          <w:numId w:val="133"/>
        </w:numPr>
        <w:ind w:left="1418"/>
      </w:pPr>
      <w:r w:rsidRPr="00C271CF">
        <w:t>Тип оценки « »: Материалы без раздельной оценки.</w:t>
      </w:r>
    </w:p>
    <w:p w14:paraId="31CB3DBC" w14:textId="77777777" w:rsidR="00993265" w:rsidRDefault="00993265" w:rsidP="00993265">
      <w:pPr>
        <w:ind w:firstLine="709"/>
      </w:pPr>
      <w:r w:rsidRPr="00C271CF">
        <w:t>Данный подход применяется для прочих МТР</w:t>
      </w:r>
      <w:r>
        <w:t xml:space="preserve"> (например, готовая продукция, офисные расходные материалы)</w:t>
      </w:r>
      <w:r w:rsidRPr="00C271CF">
        <w:t>, не имеющих специфических требований к раздельной оценке.</w:t>
      </w:r>
    </w:p>
    <w:p w14:paraId="5D0C2D90" w14:textId="77777777" w:rsidR="00993265" w:rsidRDefault="00993265" w:rsidP="00993265">
      <w:pPr>
        <w:ind w:firstLine="709"/>
      </w:pPr>
      <w:r>
        <w:t>В сегментах запаса проектов также осуществляется раздельная оценка. Для МТР, находящихся в запасах проектов, не происходит усреднения учетной цены с этими же МТР, находящимися в свободно используемом запасе.</w:t>
      </w:r>
    </w:p>
    <w:p w14:paraId="1D56B148" w14:textId="77777777" w:rsidR="00BB4FFA" w:rsidRPr="00C271CF" w:rsidRDefault="00BB4FFA" w:rsidP="00E14F44">
      <w:pPr>
        <w:ind w:firstLine="709"/>
      </w:pPr>
    </w:p>
    <w:p w14:paraId="32961F6A" w14:textId="77777777" w:rsidR="0076551E" w:rsidRDefault="0076551E" w:rsidP="0076551E">
      <w:pPr>
        <w:pStyle w:val="4"/>
        <w:spacing w:before="120" w:line="276" w:lineRule="auto"/>
        <w:rPr>
          <w:rFonts w:cs="Arial"/>
          <w:szCs w:val="24"/>
        </w:rPr>
      </w:pPr>
      <w:r>
        <w:rPr>
          <w:rFonts w:cs="Arial"/>
          <w:szCs w:val="24"/>
        </w:rPr>
        <w:t>Перемещение МТР на склады подрядчиков</w:t>
      </w:r>
      <w:r w:rsidRPr="00CE4BF6">
        <w:rPr>
          <w:rFonts w:cs="Arial"/>
          <w:szCs w:val="24"/>
        </w:rPr>
        <w:t xml:space="preserve"> </w:t>
      </w:r>
      <w:r>
        <w:rPr>
          <w:rFonts w:cs="Arial"/>
          <w:szCs w:val="24"/>
        </w:rPr>
        <w:t>через давальческую схему</w:t>
      </w:r>
    </w:p>
    <w:p w14:paraId="3B2EE51C" w14:textId="77777777" w:rsidR="00E14F44" w:rsidRDefault="00E14F44" w:rsidP="00E14F44">
      <w:pPr>
        <w:ind w:firstLine="709"/>
      </w:pPr>
    </w:p>
    <w:p w14:paraId="443FE679" w14:textId="4C353588" w:rsidR="0076551E" w:rsidRPr="00C271CF" w:rsidRDefault="0076551E" w:rsidP="00E14F44">
      <w:pPr>
        <w:ind w:firstLine="709"/>
      </w:pPr>
      <w:r w:rsidRPr="00C271CF">
        <w:t xml:space="preserve">Для складов подрядчика предусматриваются отдельные склады в рамках БЕ/Завода предприятия, которое является собственником МТР. Данные склады используют особую кодировку. Подробно см. </w:t>
      </w:r>
      <w:r w:rsidRPr="006A49D6">
        <w:t xml:space="preserve">КД </w:t>
      </w:r>
      <w:r w:rsidR="004E47AB" w:rsidRPr="004E47AB">
        <w:rPr>
          <w:szCs w:val="24"/>
        </w:rPr>
        <w:t>ERP.5.1.1</w:t>
      </w:r>
      <w:r w:rsidR="004E47AB" w:rsidRPr="004E47AB">
        <w:rPr>
          <w:sz w:val="20"/>
          <w:szCs w:val="20"/>
        </w:rPr>
        <w:t xml:space="preserve"> </w:t>
      </w:r>
      <w:r w:rsidRPr="006A49D6">
        <w:t>«Организационная структура».</w:t>
      </w:r>
    </w:p>
    <w:p w14:paraId="627975F0" w14:textId="77777777" w:rsidR="0076551E" w:rsidRPr="00C271CF" w:rsidRDefault="0076551E" w:rsidP="00E14F44">
      <w:pPr>
        <w:ind w:firstLine="709"/>
      </w:pPr>
      <w:r w:rsidRPr="00C271CF">
        <w:t>Перемещение МТР на склады подрядчиков осуществляется с использованием заказа на перемещение, с последующим формированием Исходящей поставки.</w:t>
      </w:r>
    </w:p>
    <w:p w14:paraId="68AE6B0D" w14:textId="77777777" w:rsidR="0076551E" w:rsidRPr="00C271CF" w:rsidRDefault="0076551E" w:rsidP="00E14F44">
      <w:pPr>
        <w:ind w:firstLine="709"/>
      </w:pPr>
      <w:r>
        <w:t>Перемещение на склад подрядчика должно производиться через одношаговое перемещение (вид движения 647)</w:t>
      </w:r>
      <w:r w:rsidRPr="00C271CF">
        <w:t>.</w:t>
      </w:r>
    </w:p>
    <w:p w14:paraId="064DBD06" w14:textId="77A30A73" w:rsidR="0076551E" w:rsidRDefault="0076551E" w:rsidP="00E14F44">
      <w:pPr>
        <w:ind w:firstLine="709"/>
      </w:pPr>
      <w:r w:rsidRPr="00C271CF">
        <w:t>Для учета компонентов взрывчатых веществ</w:t>
      </w:r>
      <w:r w:rsidR="00245F78">
        <w:t>,</w:t>
      </w:r>
      <w:r w:rsidRPr="00C271CF">
        <w:t xml:space="preserve"> переданных подрядчику</w:t>
      </w:r>
      <w:r w:rsidR="00C17B24">
        <w:t>,</w:t>
      </w:r>
      <w:r w:rsidRPr="00C271CF">
        <w:t xml:space="preserve"> и</w:t>
      </w:r>
      <w:r>
        <w:t xml:space="preserve">спользуется давальческая схема </w:t>
      </w:r>
      <w:r>
        <w:rPr>
          <w:lang w:val="en-US"/>
        </w:rPr>
        <w:t>SAP</w:t>
      </w:r>
      <w:r>
        <w:t>.</w:t>
      </w:r>
    </w:p>
    <w:p w14:paraId="0AF20850" w14:textId="77777777" w:rsidR="00D176B9" w:rsidRPr="000B5B3A" w:rsidRDefault="00D176B9" w:rsidP="00E14F44">
      <w:pPr>
        <w:ind w:firstLine="709"/>
      </w:pPr>
    </w:p>
    <w:p w14:paraId="6F5946D9" w14:textId="21936506" w:rsidR="0076551E" w:rsidRDefault="0076551E" w:rsidP="0076551E">
      <w:pPr>
        <w:pStyle w:val="4"/>
        <w:spacing w:before="120" w:line="276" w:lineRule="auto"/>
        <w:rPr>
          <w:rFonts w:cs="Arial"/>
          <w:szCs w:val="24"/>
        </w:rPr>
      </w:pPr>
      <w:r>
        <w:rPr>
          <w:rFonts w:cs="Arial"/>
          <w:szCs w:val="24"/>
        </w:rPr>
        <w:t xml:space="preserve">Выдача спецодежды, </w:t>
      </w:r>
      <w:r>
        <w:rPr>
          <w:rFonts w:cs="Arial"/>
        </w:rPr>
        <w:t>СИЗ, инвентаря и хоз</w:t>
      </w:r>
      <w:r w:rsidR="0016106B">
        <w:rPr>
          <w:rFonts w:cs="Arial"/>
        </w:rPr>
        <w:t xml:space="preserve">яйственных </w:t>
      </w:r>
      <w:r>
        <w:rPr>
          <w:rFonts w:cs="Arial"/>
        </w:rPr>
        <w:t>принадлежностей</w:t>
      </w:r>
    </w:p>
    <w:p w14:paraId="5685A11F" w14:textId="77777777" w:rsidR="00E14F44" w:rsidRDefault="00E14F44" w:rsidP="00E14F44">
      <w:pPr>
        <w:ind w:firstLine="709"/>
      </w:pPr>
    </w:p>
    <w:p w14:paraId="06D1951A" w14:textId="77777777" w:rsidR="00993265" w:rsidRPr="00A840AA" w:rsidRDefault="00993265" w:rsidP="00993265">
      <w:pPr>
        <w:ind w:firstLine="709"/>
      </w:pPr>
      <w:r w:rsidRPr="00A840AA">
        <w:t>Для выдачи спец</w:t>
      </w:r>
      <w:r>
        <w:t>о</w:t>
      </w:r>
      <w:r w:rsidRPr="00A840AA">
        <w:t>дежды</w:t>
      </w:r>
      <w:r>
        <w:t>, СИЗ, инвентаря и хозяйственных принадлежностей</w:t>
      </w:r>
      <w:r w:rsidRPr="00A840AA">
        <w:t xml:space="preserve"> со склада используется </w:t>
      </w:r>
      <w:r w:rsidRPr="00DA6F17">
        <w:t xml:space="preserve">доработанное рабочее место </w:t>
      </w:r>
      <w:r>
        <w:t xml:space="preserve">для выдачи по исходящей поставке </w:t>
      </w:r>
      <w:r w:rsidRPr="00DA6F17">
        <w:rPr>
          <w:lang w:val="en-US"/>
        </w:rPr>
        <w:t>VL</w:t>
      </w:r>
      <w:r w:rsidRPr="00DA6F17">
        <w:t>02</w:t>
      </w:r>
      <w:r w:rsidRPr="00DA6F17">
        <w:rPr>
          <w:lang w:val="en-US"/>
        </w:rPr>
        <w:t>N</w:t>
      </w:r>
      <w:r w:rsidRPr="00A840AA">
        <w:t>.</w:t>
      </w:r>
    </w:p>
    <w:p w14:paraId="4809E3CF" w14:textId="0A2FB8F8" w:rsidR="00B21F59" w:rsidRDefault="00993265" w:rsidP="00B21F59">
      <w:pPr>
        <w:ind w:firstLine="709"/>
      </w:pPr>
      <w:r w:rsidRPr="00A840AA">
        <w:t>Планируется доработка данной транзакции</w:t>
      </w:r>
      <w:r>
        <w:t xml:space="preserve"> (разработка № ММ32)</w:t>
      </w:r>
      <w:r w:rsidRPr="00A840AA">
        <w:t>, для того</w:t>
      </w:r>
      <w:r w:rsidRPr="009574C6">
        <w:t>,</w:t>
      </w:r>
      <w:r w:rsidRPr="00A840AA">
        <w:t xml:space="preserve"> чтобы </w:t>
      </w:r>
      <w:r>
        <w:t xml:space="preserve">добавить поля для ввода табельного номера получателя спецодежды, СИЗ, инвентаря и хозяйственных принадлежностей. При проводке по поставке необходимо выполнить </w:t>
      </w:r>
      <w:r w:rsidRPr="00C63248">
        <w:t>автоматическое формирование карточки забалансового учета спецодежды с данными о сотруднике, которому была осуществлена выдача</w:t>
      </w:r>
      <w:r>
        <w:t>.</w:t>
      </w:r>
      <w:r w:rsidR="00B21F59">
        <w:t xml:space="preserve"> Доработка будет вестись на основе стандартных объектов из российского локализованного решения по учету спецодежды </w:t>
      </w:r>
      <w:r w:rsidR="00B21F59" w:rsidRPr="00A659E3">
        <w:t>J3RFWORKWEAR</w:t>
      </w:r>
      <w:r w:rsidR="00B21F59">
        <w:t>.</w:t>
      </w:r>
    </w:p>
    <w:p w14:paraId="3E754FD2" w14:textId="77777777" w:rsidR="00B21F59" w:rsidRPr="00DA6F17" w:rsidRDefault="00B21F59" w:rsidP="00B21F59">
      <w:pPr>
        <w:ind w:firstLine="709"/>
      </w:pPr>
      <w:r>
        <w:t>В рамках этого же рабочего места будет вестись передача, возврат и списание спецодежды, СИЗ, инвентаря и хозяйственных принадлежностей.</w:t>
      </w:r>
    </w:p>
    <w:p w14:paraId="265F2F88" w14:textId="77777777" w:rsidR="00993265" w:rsidRDefault="00993265" w:rsidP="00993265">
      <w:pPr>
        <w:ind w:firstLine="709"/>
      </w:pPr>
      <w:r>
        <w:t>Также потребуется разработка (разработка № ММ32) по проверке</w:t>
      </w:r>
      <w:r w:rsidRPr="009742A8">
        <w:t xml:space="preserve"> лимита цены </w:t>
      </w:r>
      <w:r>
        <w:t>списываемых для последующего учета на карточке забалансового учета</w:t>
      </w:r>
      <w:r w:rsidRPr="009742A8">
        <w:t xml:space="preserve"> МТР</w:t>
      </w:r>
      <w:r w:rsidRPr="007B7F1D">
        <w:t xml:space="preserve"> (</w:t>
      </w:r>
      <w:r>
        <w:t>разработка № ММ32)</w:t>
      </w:r>
      <w:r w:rsidRPr="009742A8">
        <w:t>.</w:t>
      </w:r>
      <w:r>
        <w:t xml:space="preserve"> </w:t>
      </w:r>
      <w:r w:rsidRPr="009742A8">
        <w:t>Данный лимит обусловлен законодательно и может меняться. Для его отражения и выполнения сравнения</w:t>
      </w:r>
      <w:r>
        <w:t xml:space="preserve"> необходимо предусмотреть</w:t>
      </w:r>
      <w:r w:rsidRPr="009742A8">
        <w:t xml:space="preserve"> </w:t>
      </w:r>
      <w:r>
        <w:t xml:space="preserve">в системе </w:t>
      </w:r>
      <w:r w:rsidRPr="009742A8">
        <w:t xml:space="preserve">соответствующий параметр, имеющий период действия. </w:t>
      </w:r>
      <w:r>
        <w:t xml:space="preserve">Данная разработка запускается автоматически при списании через рабочее место по выдаче </w:t>
      </w:r>
      <w:r w:rsidRPr="00A840AA">
        <w:t>спецодежды</w:t>
      </w:r>
      <w:r>
        <w:t xml:space="preserve">, СИЗ, инвентаря и хозяйственных принадлежностей. </w:t>
      </w:r>
      <w:r w:rsidRPr="009742A8">
        <w:t>При сравнении учитывается лимит на дату проводки в документе материала.</w:t>
      </w:r>
      <w:r>
        <w:t xml:space="preserve"> В случае превышения лимита система должна выдавать ошибку, так как списание таких МТР должно производиться со ссылкой на СПП-элемент.</w:t>
      </w:r>
    </w:p>
    <w:p w14:paraId="1AC125F1" w14:textId="798BE4B3" w:rsidR="00685397" w:rsidRDefault="00685397" w:rsidP="00685397">
      <w:pPr>
        <w:ind w:firstLine="709"/>
      </w:pPr>
    </w:p>
    <w:p w14:paraId="53194DB4" w14:textId="77777777" w:rsidR="0076551E" w:rsidRDefault="0076551E" w:rsidP="0076551E">
      <w:pPr>
        <w:pStyle w:val="4"/>
        <w:spacing w:before="120" w:line="276" w:lineRule="auto"/>
        <w:rPr>
          <w:rFonts w:cs="Arial"/>
          <w:szCs w:val="24"/>
        </w:rPr>
      </w:pPr>
      <w:r w:rsidRPr="003E0BD6">
        <w:rPr>
          <w:rFonts w:cs="Arial"/>
          <w:szCs w:val="24"/>
        </w:rPr>
        <w:t>Учет материалов на ответственном хранении</w:t>
      </w:r>
    </w:p>
    <w:p w14:paraId="22940932" w14:textId="77777777" w:rsidR="00C44F55" w:rsidRDefault="00C44F55" w:rsidP="00E14F44">
      <w:pPr>
        <w:ind w:firstLine="709"/>
      </w:pPr>
    </w:p>
    <w:p w14:paraId="4167193C" w14:textId="77777777" w:rsidR="00247722" w:rsidRPr="00E21F36" w:rsidRDefault="00247722" w:rsidP="00247722">
      <w:pPr>
        <w:ind w:firstLine="709"/>
      </w:pPr>
      <w:r w:rsidRPr="00E21F36">
        <w:t xml:space="preserve">Учет материалов на ответственном хранении выполняется через использование специального вида </w:t>
      </w:r>
      <w:r>
        <w:t>оценки ОТВЕТ_ХРАН</w:t>
      </w:r>
      <w:r w:rsidRPr="00E21F36">
        <w:t xml:space="preserve">. Данный вид </w:t>
      </w:r>
      <w:r>
        <w:t>оценки</w:t>
      </w:r>
      <w:r w:rsidRPr="00E21F36">
        <w:t xml:space="preserve"> обеспечивает</w:t>
      </w:r>
      <w:r>
        <w:t xml:space="preserve"> забалансовый</w:t>
      </w:r>
      <w:r w:rsidRPr="00E21F36">
        <w:t xml:space="preserve"> учет запасов МТР на </w:t>
      </w:r>
      <w:r>
        <w:t>ОХ</w:t>
      </w:r>
      <w:r w:rsidRPr="00E21F36">
        <w:t>.</w:t>
      </w:r>
    </w:p>
    <w:p w14:paraId="2B3FECB6" w14:textId="77777777" w:rsidR="00247722" w:rsidRPr="00E21F36" w:rsidRDefault="00247722" w:rsidP="00247722">
      <w:pPr>
        <w:ind w:firstLine="709"/>
      </w:pPr>
      <w:r w:rsidRPr="00E21F36">
        <w:t>Для отражения операций с запасом</w:t>
      </w:r>
      <w:r>
        <w:t xml:space="preserve"> МТР на ответственном хранении от внешнего</w:t>
      </w:r>
      <w:r w:rsidRPr="00E21F36">
        <w:t xml:space="preserve"> поставщика используются следующие виды движений:</w:t>
      </w:r>
    </w:p>
    <w:p w14:paraId="4E68DAC2" w14:textId="6DDFCBC2" w:rsidR="00247722" w:rsidRPr="00FD054F" w:rsidRDefault="00247722" w:rsidP="00247722">
      <w:pPr>
        <w:ind w:firstLine="709"/>
      </w:pPr>
      <w:del w:id="2506" w:author="Олег Владимирович" w:date="2021-03-09T15:23:00Z">
        <w:r w:rsidDel="00B61F2E">
          <w:delText>501</w:delText>
        </w:r>
        <w:r w:rsidRPr="00E21F36" w:rsidDel="00B61F2E">
          <w:delText xml:space="preserve"> </w:delText>
        </w:r>
      </w:del>
      <w:ins w:id="2507" w:author="Олег Владимирович" w:date="2021-03-09T15:23:00Z">
        <w:r w:rsidR="00B61F2E">
          <w:rPr>
            <w:lang w:val="en-US"/>
          </w:rPr>
          <w:t>Z</w:t>
        </w:r>
        <w:r w:rsidR="00B61F2E" w:rsidRPr="00B61F2E">
          <w:rPr>
            <w:rPrChange w:id="2508" w:author="Олег Владимирович" w:date="2021-03-09T15:23:00Z">
              <w:rPr>
                <w:lang w:val="en-US"/>
              </w:rPr>
            </w:rPrChange>
          </w:rPr>
          <w:t>71</w:t>
        </w:r>
        <w:r w:rsidR="00B61F2E" w:rsidRPr="00E21F36">
          <w:t xml:space="preserve"> </w:t>
        </w:r>
      </w:ins>
      <w:r w:rsidRPr="00E21F36">
        <w:t>– Поступление МТР на ОХ</w:t>
      </w:r>
      <w:r>
        <w:t xml:space="preserve"> (</w:t>
      </w:r>
      <w:r>
        <w:rPr>
          <w:lang w:val="en-US"/>
        </w:rPr>
        <w:t>Z</w:t>
      </w:r>
      <w:r w:rsidRPr="00961201">
        <w:t>51</w:t>
      </w:r>
      <w:r>
        <w:t xml:space="preserve"> в случае приемки на ОХ в случае расхождений по форме М-7);</w:t>
      </w:r>
    </w:p>
    <w:p w14:paraId="279D19BF" w14:textId="69E1A06C" w:rsidR="00247722" w:rsidRDefault="00247722" w:rsidP="00247722">
      <w:pPr>
        <w:ind w:firstLine="709"/>
      </w:pPr>
      <w:del w:id="2509" w:author="Олег Владимирович" w:date="2021-03-09T15:23:00Z">
        <w:r w:rsidDel="00B61F2E">
          <w:delText xml:space="preserve">502 </w:delText>
        </w:r>
      </w:del>
      <w:ins w:id="2510" w:author="Олег Владимирович" w:date="2021-03-09T15:23:00Z">
        <w:r w:rsidR="00B61F2E">
          <w:rPr>
            <w:lang w:val="en-US"/>
          </w:rPr>
          <w:t>Z</w:t>
        </w:r>
        <w:r w:rsidR="00B61F2E" w:rsidRPr="00B61F2E">
          <w:rPr>
            <w:rPrChange w:id="2511" w:author="Олег Владимирович" w:date="2021-03-09T15:23:00Z">
              <w:rPr>
                <w:lang w:val="en-US"/>
              </w:rPr>
            </w:rPrChange>
          </w:rPr>
          <w:t>73</w:t>
        </w:r>
        <w:r w:rsidR="00B61F2E">
          <w:t xml:space="preserve"> </w:t>
        </w:r>
      </w:ins>
      <w:r w:rsidRPr="00E21F36">
        <w:t>– Возврат МТР с ОХ</w:t>
      </w:r>
      <w:r>
        <w:t>.</w:t>
      </w:r>
    </w:p>
    <w:p w14:paraId="443D4EC4" w14:textId="77777777" w:rsidR="00B85843" w:rsidRDefault="00247722" w:rsidP="00B85843">
      <w:pPr>
        <w:ind w:firstLine="709"/>
      </w:pPr>
      <w:r w:rsidRPr="00260187">
        <w:t xml:space="preserve">Для </w:t>
      </w:r>
      <w:r w:rsidR="007D1CCF">
        <w:t>о</w:t>
      </w:r>
      <w:r w:rsidRPr="00260187">
        <w:t xml:space="preserve">приходования на ОХ МТР </w:t>
      </w:r>
      <w:r w:rsidR="00912483">
        <w:t>использую</w:t>
      </w:r>
      <w:r w:rsidRPr="00260187">
        <w:t>тся</w:t>
      </w:r>
      <w:r w:rsidR="00912483">
        <w:t xml:space="preserve"> коды ЕК МТР (при их наличии), либо</w:t>
      </w:r>
      <w:r w:rsidRPr="00260187">
        <w:t xml:space="preserve"> технический материал «Материал </w:t>
      </w:r>
      <w:r>
        <w:t xml:space="preserve">на </w:t>
      </w:r>
      <w:r w:rsidRPr="00260187">
        <w:t xml:space="preserve">ответ.хран.». Для данного </w:t>
      </w:r>
      <w:r w:rsidR="00912483">
        <w:t xml:space="preserve">технического </w:t>
      </w:r>
      <w:r w:rsidRPr="00260187">
        <w:t>материала активирован партионный учет.</w:t>
      </w:r>
      <w:r>
        <w:t xml:space="preserve"> Для частей комплектов предполагается заранее создавать соответствующи</w:t>
      </w:r>
      <w:r w:rsidR="00912483">
        <w:t xml:space="preserve">е ОЗМ </w:t>
      </w:r>
      <w:r>
        <w:t>через КСУ НСИ.</w:t>
      </w:r>
      <w:r w:rsidRPr="006C2D70">
        <w:t xml:space="preserve"> </w:t>
      </w:r>
      <w:r w:rsidR="00B85843">
        <w:t>В случае принятия на ОХ по договору хранения от внешнего контрагента или компании группы «Полюс» предполагается вести учет на ОХ в разрезе кодов ЕК МТР. В случае отсутствия по МТР договора поставки или договора хранения с «Полюс Логистикой» или одной из БЕ группы «Полюс» предполагается вести учет ОХ на техническом материале «МТР на ответ.хран.».</w:t>
      </w:r>
    </w:p>
    <w:p w14:paraId="5EAA87CF" w14:textId="51D8AF5C" w:rsidR="00D8429A" w:rsidRPr="00260187" w:rsidRDefault="00D8429A" w:rsidP="00247722">
      <w:pPr>
        <w:ind w:firstLine="709"/>
      </w:pPr>
      <w:r>
        <w:t>При поступлении на ОХ при расхождениях по форме М-7, в случае возможности идентификации, по какому договору поставки поступили МТР, ОХ отражается в соответствующей производственной БЕ, в обратном случае – в БЕ Полюс Логистика.</w:t>
      </w:r>
    </w:p>
    <w:p w14:paraId="5C3AEC24" w14:textId="77777777" w:rsidR="00247722" w:rsidRPr="00260187" w:rsidRDefault="00247722" w:rsidP="00247722">
      <w:pPr>
        <w:ind w:firstLine="709"/>
      </w:pPr>
      <w:r w:rsidRPr="00260187">
        <w:t>На каждый приход создается отдельная партия</w:t>
      </w:r>
      <w:r>
        <w:t>,</w:t>
      </w:r>
      <w:r w:rsidRPr="00260187">
        <w:t xml:space="preserve"> в которой указываются следующие признаки:</w:t>
      </w:r>
    </w:p>
    <w:p w14:paraId="5B81FED0" w14:textId="77777777" w:rsidR="00247722" w:rsidRDefault="00247722" w:rsidP="00823682">
      <w:pPr>
        <w:pStyle w:val="afc"/>
        <w:numPr>
          <w:ilvl w:val="0"/>
          <w:numId w:val="133"/>
        </w:numPr>
        <w:ind w:left="1418"/>
      </w:pPr>
      <w:r w:rsidRPr="00260187">
        <w:t>Текстовое описание материала (вводится вручную)</w:t>
      </w:r>
    </w:p>
    <w:p w14:paraId="25195452" w14:textId="317C8917" w:rsidR="00247722" w:rsidRPr="00260187" w:rsidRDefault="00CA5C12" w:rsidP="00823682">
      <w:pPr>
        <w:pStyle w:val="afc"/>
        <w:numPr>
          <w:ilvl w:val="0"/>
          <w:numId w:val="133"/>
        </w:numPr>
        <w:ind w:left="1418"/>
      </w:pPr>
      <w:r>
        <w:t>Поставщик</w:t>
      </w:r>
    </w:p>
    <w:p w14:paraId="1545CAAA" w14:textId="0CE3314D" w:rsidR="00CA5C12" w:rsidRDefault="00CA5C12" w:rsidP="00823682">
      <w:pPr>
        <w:pStyle w:val="afc"/>
        <w:numPr>
          <w:ilvl w:val="0"/>
          <w:numId w:val="133"/>
        </w:numPr>
        <w:ind w:left="1418"/>
      </w:pPr>
      <w:r>
        <w:t>Поклажедатель</w:t>
      </w:r>
    </w:p>
    <w:p w14:paraId="2AA1666D" w14:textId="04B7B55C" w:rsidR="00CA5C12" w:rsidRPr="00260187" w:rsidRDefault="00CA5C12" w:rsidP="00823682">
      <w:pPr>
        <w:pStyle w:val="afc"/>
        <w:numPr>
          <w:ilvl w:val="0"/>
          <w:numId w:val="133"/>
        </w:numPr>
        <w:ind w:left="1418"/>
      </w:pPr>
      <w:r>
        <w:t>Субподрядчик Полюс Строй</w:t>
      </w:r>
    </w:p>
    <w:p w14:paraId="57C490B3" w14:textId="77777777" w:rsidR="00247722" w:rsidRPr="00260187" w:rsidRDefault="00247722" w:rsidP="00823682">
      <w:pPr>
        <w:pStyle w:val="afc"/>
        <w:numPr>
          <w:ilvl w:val="0"/>
          <w:numId w:val="133"/>
        </w:numPr>
        <w:ind w:left="1418"/>
      </w:pPr>
      <w:r w:rsidRPr="00260187">
        <w:t>Количество (вводится вручную)</w:t>
      </w:r>
    </w:p>
    <w:p w14:paraId="2AF004BC" w14:textId="77777777" w:rsidR="00247722" w:rsidRPr="00260187" w:rsidRDefault="00247722" w:rsidP="00823682">
      <w:pPr>
        <w:pStyle w:val="afc"/>
        <w:numPr>
          <w:ilvl w:val="0"/>
          <w:numId w:val="133"/>
        </w:numPr>
        <w:ind w:left="1418"/>
      </w:pPr>
      <w:r w:rsidRPr="00260187">
        <w:t>ЕИ (выбирается из справочника: КГ, ШТ)</w:t>
      </w:r>
    </w:p>
    <w:p w14:paraId="54F274BD" w14:textId="77777777" w:rsidR="00247722" w:rsidRPr="00260187" w:rsidRDefault="00247722" w:rsidP="00823682">
      <w:pPr>
        <w:pStyle w:val="afc"/>
        <w:numPr>
          <w:ilvl w:val="0"/>
          <w:numId w:val="133"/>
        </w:numPr>
        <w:ind w:left="1418"/>
      </w:pPr>
      <w:r w:rsidRPr="00260187">
        <w:t>Заказ на поставку (выбирается из справочника)</w:t>
      </w:r>
    </w:p>
    <w:p w14:paraId="74756BB2" w14:textId="77777777" w:rsidR="00247722" w:rsidRPr="00260187" w:rsidRDefault="00247722" w:rsidP="00823682">
      <w:pPr>
        <w:pStyle w:val="afc"/>
        <w:numPr>
          <w:ilvl w:val="0"/>
          <w:numId w:val="133"/>
        </w:numPr>
        <w:ind w:left="1418"/>
      </w:pPr>
      <w:r w:rsidRPr="00260187">
        <w:t>Позиция заказа на поставку (выбирается из справочника)</w:t>
      </w:r>
    </w:p>
    <w:p w14:paraId="57B1813A" w14:textId="77777777" w:rsidR="00247722" w:rsidRPr="00260187" w:rsidRDefault="00247722" w:rsidP="00823682">
      <w:pPr>
        <w:pStyle w:val="afc"/>
        <w:numPr>
          <w:ilvl w:val="0"/>
          <w:numId w:val="133"/>
        </w:numPr>
        <w:ind w:left="1418"/>
      </w:pPr>
      <w:r w:rsidRPr="00260187">
        <w:t>Залоговая цена (указывается вручную)</w:t>
      </w:r>
    </w:p>
    <w:p w14:paraId="4FB767C2" w14:textId="77777777" w:rsidR="00247722" w:rsidRPr="00260187" w:rsidRDefault="00247722" w:rsidP="00823682">
      <w:pPr>
        <w:pStyle w:val="afc"/>
        <w:numPr>
          <w:ilvl w:val="0"/>
          <w:numId w:val="133"/>
        </w:numPr>
        <w:ind w:left="1418"/>
      </w:pPr>
      <w:r w:rsidRPr="00260187">
        <w:t>Валюта (выбирается из справочника)</w:t>
      </w:r>
    </w:p>
    <w:p w14:paraId="4A146793" w14:textId="77777777" w:rsidR="00247722" w:rsidRPr="00260187" w:rsidRDefault="00247722" w:rsidP="00247722">
      <w:pPr>
        <w:ind w:firstLine="709"/>
      </w:pPr>
      <w:r w:rsidRPr="00260187">
        <w:t>Заказ на поставку/позиция заполняются в следующих случаях:</w:t>
      </w:r>
    </w:p>
    <w:p w14:paraId="0BD6540A" w14:textId="6D985750" w:rsidR="00247722" w:rsidRPr="00260187" w:rsidRDefault="00247722" w:rsidP="00823682">
      <w:pPr>
        <w:pStyle w:val="afc"/>
        <w:numPr>
          <w:ilvl w:val="0"/>
          <w:numId w:val="134"/>
        </w:numPr>
        <w:ind w:left="1418"/>
      </w:pPr>
      <w:r w:rsidRPr="00260187">
        <w:t>Приход части комплекта оборудования. В таком случае указывается Заказ на поставку/позиция, соответствующие спецификации на поставку оборудования.</w:t>
      </w:r>
      <w:r>
        <w:t xml:space="preserve"> Также </w:t>
      </w:r>
      <w:r w:rsidR="007D1CCF">
        <w:t xml:space="preserve">в признаке «Порядковый № комплекта» </w:t>
      </w:r>
      <w:r>
        <w:t>указывается номер грузоместа (например, «Место комплекта 1/5») и залоговая цена (справочно).</w:t>
      </w:r>
    </w:p>
    <w:p w14:paraId="3862AABF" w14:textId="77777777" w:rsidR="00247722" w:rsidRPr="00260187" w:rsidRDefault="00247722" w:rsidP="00823682">
      <w:pPr>
        <w:pStyle w:val="afc"/>
        <w:numPr>
          <w:ilvl w:val="0"/>
          <w:numId w:val="134"/>
        </w:numPr>
        <w:ind w:left="1418"/>
      </w:pPr>
      <w:r w:rsidRPr="00260187">
        <w:t>Было принято решение не принимать МТР, поступившие по спецификации к договору поставки. Например, по причине неполного пакета сопроводительных документов или претензий к ка</w:t>
      </w:r>
      <w:r>
        <w:t>ч</w:t>
      </w:r>
      <w:r w:rsidRPr="00260187">
        <w:t>еству МТР. В таком случае номер заказа на поставку/позиция могут быть указаны справочно.</w:t>
      </w:r>
    </w:p>
    <w:p w14:paraId="3C3D342F" w14:textId="77777777" w:rsidR="00247722" w:rsidRPr="00A365DC" w:rsidRDefault="00247722" w:rsidP="00247722">
      <w:pPr>
        <w:ind w:firstLine="709"/>
      </w:pPr>
      <w:r w:rsidRPr="00371DE3">
        <w:t>Отчет по отслеживанию МТР на ОХ требу</w:t>
      </w:r>
      <w:r>
        <w:t>е</w:t>
      </w:r>
      <w:r w:rsidRPr="00371DE3">
        <w:t>т дополнительной разработки</w:t>
      </w:r>
      <w:r>
        <w:t xml:space="preserve"> (разработка № ММ21)</w:t>
      </w:r>
      <w:r w:rsidRPr="00371DE3">
        <w:t>. Необходимость разработки обусловлена тем, что большин</w:t>
      </w:r>
      <w:r>
        <w:t>ство аналитических признаков за</w:t>
      </w:r>
      <w:r w:rsidRPr="00371DE3">
        <w:t>п</w:t>
      </w:r>
      <w:r>
        <w:t>о</w:t>
      </w:r>
      <w:r w:rsidRPr="00371DE3">
        <w:t xml:space="preserve">лняется в признаках партии, которые не выводятся в типовые отчеты </w:t>
      </w:r>
      <w:r>
        <w:rPr>
          <w:lang w:val="en-US"/>
        </w:rPr>
        <w:t>SAP</w:t>
      </w:r>
      <w:r w:rsidRPr="0099165C">
        <w:t xml:space="preserve"> </w:t>
      </w:r>
      <w:r w:rsidRPr="00371DE3">
        <w:t>S</w:t>
      </w:r>
      <w:r w:rsidRPr="0099165C">
        <w:t>/</w:t>
      </w:r>
      <w:r>
        <w:t>4</w:t>
      </w:r>
      <w:r w:rsidRPr="00371DE3">
        <w:t>HANA по запасам.</w:t>
      </w:r>
      <w:r w:rsidRPr="00096F5F">
        <w:t xml:space="preserve"> </w:t>
      </w:r>
      <w:r>
        <w:t>Входными параметрами отчета являются номера МТР, партии и заводы. Данный отчет</w:t>
      </w:r>
      <w:r w:rsidRPr="00DC564E">
        <w:t xml:space="preserve"> </w:t>
      </w:r>
      <w:r>
        <w:t xml:space="preserve">отображает запасы МТР на ответственном хранении (аналогично стандартному отчету </w:t>
      </w:r>
      <w:r>
        <w:rPr>
          <w:lang w:val="en-US"/>
        </w:rPr>
        <w:t>MB</w:t>
      </w:r>
      <w:r w:rsidRPr="00DC564E">
        <w:t>52</w:t>
      </w:r>
      <w:r>
        <w:t xml:space="preserve">), при этом, на экран выводятся все релевантные для ОХ признаки партии. </w:t>
      </w:r>
    </w:p>
    <w:p w14:paraId="7181E6D4" w14:textId="77777777" w:rsidR="007113C5" w:rsidRDefault="007113C5" w:rsidP="00E14F44">
      <w:pPr>
        <w:ind w:firstLine="709"/>
      </w:pPr>
    </w:p>
    <w:p w14:paraId="389894ED" w14:textId="77777777" w:rsidR="0076551E" w:rsidRDefault="0076551E" w:rsidP="0076551E">
      <w:pPr>
        <w:pStyle w:val="4"/>
        <w:spacing w:before="120" w:line="276" w:lineRule="auto"/>
        <w:rPr>
          <w:rFonts w:cs="Arial"/>
          <w:szCs w:val="24"/>
        </w:rPr>
      </w:pPr>
      <w:r>
        <w:rPr>
          <w:rFonts w:cs="Arial"/>
          <w:szCs w:val="24"/>
        </w:rPr>
        <w:t>Настройка автоматических проводок</w:t>
      </w:r>
    </w:p>
    <w:p w14:paraId="164A8E5E" w14:textId="77777777" w:rsidR="009A66C8" w:rsidRDefault="009A66C8" w:rsidP="009A66C8"/>
    <w:p w14:paraId="50960EE7" w14:textId="2C56BAD7" w:rsidR="0076551E" w:rsidRDefault="0076551E" w:rsidP="0076551E">
      <w:pPr>
        <w:spacing w:after="240" w:line="276" w:lineRule="auto"/>
        <w:ind w:firstLine="567"/>
        <w:rPr>
          <w:rFonts w:cs="Arial"/>
        </w:rPr>
      </w:pPr>
      <w:r w:rsidRPr="00127A1B">
        <w:rPr>
          <w:rFonts w:cs="Arial"/>
        </w:rPr>
        <w:t>Будет заполнено после разработки плана счетов.</w:t>
      </w:r>
    </w:p>
    <w:p w14:paraId="27C6A6B6" w14:textId="16B98034" w:rsidR="0076551E" w:rsidRPr="00371DE3" w:rsidRDefault="005812F9" w:rsidP="0076551E">
      <w:pPr>
        <w:pStyle w:val="4"/>
        <w:spacing w:before="120" w:line="276" w:lineRule="auto"/>
        <w:rPr>
          <w:rFonts w:cs="Arial"/>
          <w:szCs w:val="24"/>
        </w:rPr>
      </w:pPr>
      <w:r>
        <w:rPr>
          <w:rFonts w:cs="Arial"/>
          <w:szCs w:val="24"/>
        </w:rPr>
        <w:t xml:space="preserve"> </w:t>
      </w:r>
      <w:r w:rsidR="0076551E" w:rsidRPr="00371DE3">
        <w:rPr>
          <w:rFonts w:cs="Arial"/>
          <w:szCs w:val="24"/>
        </w:rPr>
        <w:t>Прикрепление сканов первичных документов</w:t>
      </w:r>
    </w:p>
    <w:p w14:paraId="0AF65216" w14:textId="77777777" w:rsidR="0076551E" w:rsidRPr="008446C4" w:rsidRDefault="0076551E" w:rsidP="00E14F44">
      <w:pPr>
        <w:ind w:firstLine="709"/>
      </w:pPr>
    </w:p>
    <w:p w14:paraId="26B7D1C9" w14:textId="77777777" w:rsidR="0076551E" w:rsidRDefault="0076551E" w:rsidP="00E14F44">
      <w:pPr>
        <w:ind w:firstLine="709"/>
        <w:rPr>
          <w:rFonts w:cs="Arial"/>
        </w:rPr>
      </w:pPr>
      <w:r>
        <w:rPr>
          <w:rFonts w:cs="Arial"/>
        </w:rPr>
        <w:t>Необходима активация SAP Content Server для прикрепления сканов документов к системным документам SAP. В данном случае подразумеваются не первичные документы, которые будут передаваться в фронт-офис МФЦ (с прикрепленным на пакет документов штрих-кодом) и размещаться в электронном архиве. Речь идет о документах, которые могут быть востребованы исключительно в рамках службы МТО.</w:t>
      </w:r>
    </w:p>
    <w:p w14:paraId="74F7E3E8" w14:textId="77777777" w:rsidR="0076551E" w:rsidRDefault="0076551E" w:rsidP="00E14F44">
      <w:pPr>
        <w:ind w:firstLine="709"/>
        <w:rPr>
          <w:rFonts w:cs="Arial"/>
        </w:rPr>
      </w:pPr>
      <w:r>
        <w:rPr>
          <w:rFonts w:cs="Arial"/>
        </w:rPr>
        <w:t>Прикрепление документов возможно к следующим системным документам SAP:</w:t>
      </w:r>
    </w:p>
    <w:p w14:paraId="64EF3DF4" w14:textId="3CACDC6F" w:rsidR="0076551E" w:rsidRPr="00E14F44" w:rsidRDefault="0076551E" w:rsidP="00823682">
      <w:pPr>
        <w:pStyle w:val="afc"/>
        <w:numPr>
          <w:ilvl w:val="0"/>
          <w:numId w:val="135"/>
        </w:numPr>
        <w:ind w:left="1418"/>
        <w:rPr>
          <w:rFonts w:cs="Arial"/>
        </w:rPr>
      </w:pPr>
      <w:r w:rsidRPr="00E14F44">
        <w:rPr>
          <w:rFonts w:cs="Arial"/>
        </w:rPr>
        <w:t>Документ материала</w:t>
      </w:r>
      <w:r w:rsidR="008B7BCD">
        <w:rPr>
          <w:rFonts w:cs="Arial"/>
        </w:rPr>
        <w:t>;</w:t>
      </w:r>
    </w:p>
    <w:p w14:paraId="4928B173" w14:textId="4E9175F3" w:rsidR="0076551E" w:rsidRPr="00E14F44" w:rsidRDefault="0076551E" w:rsidP="00823682">
      <w:pPr>
        <w:pStyle w:val="afc"/>
        <w:numPr>
          <w:ilvl w:val="0"/>
          <w:numId w:val="135"/>
        </w:numPr>
        <w:ind w:left="1418"/>
        <w:rPr>
          <w:rFonts w:cs="Arial"/>
        </w:rPr>
      </w:pPr>
      <w:r w:rsidRPr="00E14F44">
        <w:rPr>
          <w:rFonts w:cs="Arial"/>
        </w:rPr>
        <w:t>Входящая поставка</w:t>
      </w:r>
      <w:r w:rsidR="008B7BCD">
        <w:rPr>
          <w:rFonts w:cs="Arial"/>
        </w:rPr>
        <w:t>;</w:t>
      </w:r>
    </w:p>
    <w:p w14:paraId="392C73A0" w14:textId="3D66CD22" w:rsidR="0076551E" w:rsidRPr="00E14F44" w:rsidRDefault="0076551E" w:rsidP="00823682">
      <w:pPr>
        <w:pStyle w:val="afc"/>
        <w:numPr>
          <w:ilvl w:val="0"/>
          <w:numId w:val="135"/>
        </w:numPr>
        <w:ind w:left="1418"/>
        <w:rPr>
          <w:rFonts w:cs="Arial"/>
        </w:rPr>
      </w:pPr>
      <w:r w:rsidRPr="00E14F44">
        <w:rPr>
          <w:rFonts w:cs="Arial"/>
        </w:rPr>
        <w:t>Исходящая поставка</w:t>
      </w:r>
      <w:r w:rsidR="008B7BCD">
        <w:rPr>
          <w:rFonts w:cs="Arial"/>
        </w:rPr>
        <w:t>;</w:t>
      </w:r>
    </w:p>
    <w:p w14:paraId="795C9BB6" w14:textId="2BD873BC" w:rsidR="0076551E" w:rsidRDefault="0076551E" w:rsidP="00823682">
      <w:pPr>
        <w:pStyle w:val="afc"/>
        <w:numPr>
          <w:ilvl w:val="0"/>
          <w:numId w:val="135"/>
        </w:numPr>
        <w:ind w:left="1418"/>
        <w:rPr>
          <w:rFonts w:cs="Arial"/>
        </w:rPr>
      </w:pPr>
      <w:r w:rsidRPr="00E14F44">
        <w:rPr>
          <w:rFonts w:cs="Arial"/>
        </w:rPr>
        <w:t>Заявка на поставку</w:t>
      </w:r>
      <w:r w:rsidR="008B7BCD">
        <w:rPr>
          <w:rFonts w:cs="Arial"/>
        </w:rPr>
        <w:t>;</w:t>
      </w:r>
    </w:p>
    <w:p w14:paraId="60F44ED1" w14:textId="6AEE720C" w:rsidR="00094FEB" w:rsidRDefault="008B7BCD" w:rsidP="00823682">
      <w:pPr>
        <w:pStyle w:val="afc"/>
        <w:numPr>
          <w:ilvl w:val="0"/>
          <w:numId w:val="135"/>
        </w:numPr>
        <w:ind w:left="1418"/>
        <w:rPr>
          <w:rFonts w:cs="Arial"/>
        </w:rPr>
      </w:pPr>
      <w:r>
        <w:rPr>
          <w:rFonts w:cs="Arial"/>
        </w:rPr>
        <w:t>Документ инвентаризации.</w:t>
      </w:r>
    </w:p>
    <w:p w14:paraId="65FE0CDC" w14:textId="77777777" w:rsidR="00094FEB" w:rsidRPr="00094FEB" w:rsidRDefault="00094FEB" w:rsidP="00094FEB">
      <w:pPr>
        <w:rPr>
          <w:rFonts w:cs="Arial"/>
        </w:rPr>
      </w:pPr>
    </w:p>
    <w:p w14:paraId="70CE861B" w14:textId="284BCB41" w:rsidR="0076551E" w:rsidRDefault="00096F5F" w:rsidP="0076551E">
      <w:pPr>
        <w:pStyle w:val="4"/>
        <w:spacing w:before="120" w:line="276" w:lineRule="auto"/>
        <w:rPr>
          <w:rFonts w:cs="Arial"/>
          <w:szCs w:val="24"/>
        </w:rPr>
      </w:pPr>
      <w:r>
        <w:rPr>
          <w:rFonts w:cs="Arial"/>
          <w:szCs w:val="24"/>
        </w:rPr>
        <w:t xml:space="preserve"> </w:t>
      </w:r>
      <w:r w:rsidR="0076551E">
        <w:rPr>
          <w:rFonts w:cs="Arial"/>
          <w:szCs w:val="24"/>
        </w:rPr>
        <w:t>Выдача МТР с одновременным списанием на затраты</w:t>
      </w:r>
    </w:p>
    <w:p w14:paraId="24455C97" w14:textId="77777777" w:rsidR="00E14F44" w:rsidRDefault="00E14F44" w:rsidP="00E14F44"/>
    <w:p w14:paraId="3DFBB6B7" w14:textId="73EC8CE0" w:rsidR="0076551E" w:rsidRPr="00371DE3" w:rsidRDefault="0076551E" w:rsidP="00E14F44">
      <w:pPr>
        <w:ind w:firstLine="709"/>
      </w:pPr>
      <w:r w:rsidRPr="00371DE3">
        <w:t>Д</w:t>
      </w:r>
      <w:r>
        <w:t>ля планирования выдачи по Заявке</w:t>
      </w:r>
      <w:r w:rsidRPr="00371DE3">
        <w:t xml:space="preserve"> на списание используется Заказ на списание вида Z</w:t>
      </w:r>
      <w:del w:id="2512" w:author="Олег Владимирович" w:date="2021-03-09T15:23:00Z">
        <w:r w:rsidR="002516A5" w:rsidDel="00B61F2E">
          <w:rPr>
            <w:lang w:val="en-US"/>
          </w:rPr>
          <w:delText>S</w:delText>
        </w:r>
      </w:del>
      <w:r>
        <w:rPr>
          <w:lang w:val="en-US"/>
        </w:rPr>
        <w:t>OD</w:t>
      </w:r>
      <w:r w:rsidRPr="00371DE3">
        <w:t>. Для данного заказа выполнены следующие настройки:</w:t>
      </w:r>
    </w:p>
    <w:p w14:paraId="7C9D5C86" w14:textId="0DBC4B38" w:rsidR="0076551E" w:rsidRDefault="0076551E" w:rsidP="00823682">
      <w:pPr>
        <w:pStyle w:val="afc"/>
        <w:numPr>
          <w:ilvl w:val="0"/>
          <w:numId w:val="136"/>
        </w:numPr>
      </w:pPr>
      <w:r w:rsidRPr="00371DE3">
        <w:t>Ссылка на Заявку на списа</w:t>
      </w:r>
      <w:r w:rsidR="00F54CCE">
        <w:t>ние является обязательным полем;</w:t>
      </w:r>
    </w:p>
    <w:p w14:paraId="01EE568B" w14:textId="70FB2E1B" w:rsidR="00F54CCE" w:rsidRPr="00371DE3" w:rsidRDefault="00F54CCE" w:rsidP="00823682">
      <w:pPr>
        <w:pStyle w:val="afc"/>
        <w:numPr>
          <w:ilvl w:val="0"/>
          <w:numId w:val="136"/>
        </w:numPr>
      </w:pPr>
      <w:r>
        <w:t xml:space="preserve">Создание Заказа возможно только со ссылкой на Заявку вида </w:t>
      </w:r>
      <w:r>
        <w:rPr>
          <w:lang w:val="en-US"/>
        </w:rPr>
        <w:t>ZOD</w:t>
      </w:r>
      <w:r>
        <w:t xml:space="preserve"> (стандартная настройка привязки видов заказов видам заявки)</w:t>
      </w:r>
      <w:r w:rsidRPr="00F54CCE">
        <w:t>;</w:t>
      </w:r>
    </w:p>
    <w:p w14:paraId="3BF37CE9" w14:textId="20546002" w:rsidR="0076551E" w:rsidRPr="00371DE3" w:rsidRDefault="0076551E" w:rsidP="00823682">
      <w:pPr>
        <w:pStyle w:val="afc"/>
        <w:numPr>
          <w:ilvl w:val="0"/>
          <w:numId w:val="136"/>
        </w:numPr>
      </w:pPr>
      <w:r w:rsidRPr="00371DE3">
        <w:t>Количество в заказе не может превышать открытое к</w:t>
      </w:r>
      <w:r w:rsidR="00F54CCE">
        <w:t>оличество по Заявке на списание;</w:t>
      </w:r>
    </w:p>
    <w:p w14:paraId="070BD6C8" w14:textId="454E8D9A" w:rsidR="0076551E" w:rsidRPr="00371DE3" w:rsidRDefault="0076551E" w:rsidP="00823682">
      <w:pPr>
        <w:pStyle w:val="afc"/>
        <w:numPr>
          <w:ilvl w:val="0"/>
          <w:numId w:val="136"/>
        </w:numPr>
      </w:pPr>
      <w:r w:rsidRPr="00371DE3">
        <w:t xml:space="preserve">Позиции заказа обязательно должны иметь </w:t>
      </w:r>
      <w:r w:rsidR="00F54CCE">
        <w:t>контировки для отнесения затрат;</w:t>
      </w:r>
    </w:p>
    <w:p w14:paraId="6C3B6BDA" w14:textId="363E30D3" w:rsidR="0076551E" w:rsidRDefault="0076551E" w:rsidP="00823682">
      <w:pPr>
        <w:pStyle w:val="afc"/>
        <w:numPr>
          <w:ilvl w:val="0"/>
          <w:numId w:val="136"/>
        </w:numPr>
      </w:pPr>
      <w:r w:rsidRPr="00371DE3">
        <w:t>По заказу автоматически создается Исходящая поставка</w:t>
      </w:r>
      <w:bookmarkStart w:id="2513" w:name="_10.07.03.03-ERP_Комплектация_и"/>
      <w:bookmarkEnd w:id="2513"/>
      <w:r w:rsidR="00F54CCE">
        <w:t>;</w:t>
      </w:r>
    </w:p>
    <w:p w14:paraId="15262E09" w14:textId="3B5B0A9A" w:rsidR="00ED13BD" w:rsidRPr="00720B45" w:rsidRDefault="00ED13BD" w:rsidP="00720B45">
      <w:pPr>
        <w:ind w:firstLine="708"/>
        <w:rPr>
          <w:color w:val="000000"/>
        </w:rPr>
      </w:pPr>
      <w:r>
        <w:rPr>
          <w:color w:val="000000"/>
        </w:rPr>
        <w:t xml:space="preserve">Для выдачи без предварительно зарегистрированной потребности используется Заказ на списание (без потребности) вида </w:t>
      </w:r>
      <w:r>
        <w:rPr>
          <w:color w:val="000000"/>
          <w:lang w:val="en-US"/>
        </w:rPr>
        <w:t>ZOOD</w:t>
      </w:r>
      <w:r w:rsidRPr="00720B45">
        <w:rPr>
          <w:color w:val="000000"/>
        </w:rPr>
        <w:t>. О</w:t>
      </w:r>
      <w:r>
        <w:rPr>
          <w:color w:val="000000"/>
        </w:rPr>
        <w:t xml:space="preserve">н настраивается аналогично </w:t>
      </w:r>
      <w:r>
        <w:rPr>
          <w:color w:val="000000"/>
          <w:lang w:val="en-US"/>
        </w:rPr>
        <w:t>ZSOD</w:t>
      </w:r>
      <w:r w:rsidRPr="00720B45">
        <w:rPr>
          <w:color w:val="000000"/>
        </w:rPr>
        <w:t xml:space="preserve">, </w:t>
      </w:r>
      <w:r>
        <w:rPr>
          <w:color w:val="000000"/>
        </w:rPr>
        <w:t>но для него ссылка на заявку необязательна.</w:t>
      </w:r>
    </w:p>
    <w:p w14:paraId="4CBE2900" w14:textId="77777777" w:rsidR="00760F31" w:rsidRDefault="00760F31" w:rsidP="00760F31"/>
    <w:p w14:paraId="6F877F20" w14:textId="77777777" w:rsidR="0076551E" w:rsidRPr="00391727" w:rsidRDefault="0076551E" w:rsidP="0076551E">
      <w:pPr>
        <w:pStyle w:val="4"/>
        <w:spacing w:before="120" w:line="276" w:lineRule="auto"/>
        <w:rPr>
          <w:rFonts w:cs="Arial"/>
          <w:szCs w:val="24"/>
        </w:rPr>
      </w:pPr>
      <w:r w:rsidRPr="000916DC">
        <w:rPr>
          <w:szCs w:val="24"/>
        </w:rPr>
        <w:t>Автоматическое заполнение фактического наличия по данным бухгалтерского учета в момент ввода данных инвентаризационного подсчета</w:t>
      </w:r>
    </w:p>
    <w:p w14:paraId="3C24F2CD" w14:textId="77777777" w:rsidR="0076551E" w:rsidRPr="00281903" w:rsidRDefault="0076551E" w:rsidP="00E14F44">
      <w:pPr>
        <w:ind w:firstLine="709"/>
      </w:pPr>
    </w:p>
    <w:p w14:paraId="708365D5" w14:textId="3D56578C" w:rsidR="0076551E" w:rsidRPr="000916DC" w:rsidRDefault="0076551E" w:rsidP="00E14F44">
      <w:pPr>
        <w:ind w:firstLine="709"/>
      </w:pPr>
      <w:r w:rsidRPr="000916DC">
        <w:t>Для минимизации объема ручного ввода при заполнении данных о фактическом наличии МТР в документе инвентаризации будет использов</w:t>
      </w:r>
      <w:r w:rsidR="00096F5F">
        <w:t>ана дополнительная разработка (разработка № ММ21).</w:t>
      </w:r>
    </w:p>
    <w:p w14:paraId="7BE68187" w14:textId="675E762C" w:rsidR="0076551E" w:rsidRDefault="00096F5F" w:rsidP="00E14F44">
      <w:pPr>
        <w:ind w:firstLine="709"/>
      </w:pPr>
      <w:r>
        <w:t>В рамках данной разработки предполагается создать т</w:t>
      </w:r>
      <w:r w:rsidR="0076551E" w:rsidRPr="00EF3343">
        <w:t>ранзакци</w:t>
      </w:r>
      <w:r>
        <w:t>ю</w:t>
      </w:r>
      <w:r w:rsidR="0076551E" w:rsidRPr="00EF3343">
        <w:t>, аналогичн</w:t>
      </w:r>
      <w:r>
        <w:t>ую</w:t>
      </w:r>
      <w:r w:rsidR="0076551E" w:rsidRPr="00EF3343">
        <w:t xml:space="preserve"> стандартной транзакции MI04, но с автоматическим заполнением </w:t>
      </w:r>
      <w:r>
        <w:t xml:space="preserve">сведений о </w:t>
      </w:r>
      <w:r w:rsidR="0076551E" w:rsidRPr="00EF3343">
        <w:t>фактическо</w:t>
      </w:r>
      <w:r>
        <w:t>м</w:t>
      </w:r>
      <w:r w:rsidR="0076551E" w:rsidRPr="00EF3343">
        <w:t xml:space="preserve"> наличи</w:t>
      </w:r>
      <w:r>
        <w:t>и</w:t>
      </w:r>
      <w:r w:rsidR="0076551E" w:rsidRPr="00EF3343">
        <w:t xml:space="preserve"> </w:t>
      </w:r>
      <w:r>
        <w:t xml:space="preserve">МТР </w:t>
      </w:r>
      <w:r w:rsidR="0076551E" w:rsidRPr="00EF3343">
        <w:t>по данным бухгалтерского учета. Данные бухгалтерского учета берутся в момент ф</w:t>
      </w:r>
      <w:r w:rsidR="002B7399">
        <w:t>иксации данных бухгалтерского учета</w:t>
      </w:r>
      <w:r w:rsidR="0076551E">
        <w:t xml:space="preserve"> перед подсчето</w:t>
      </w:r>
      <w:r w:rsidR="0076551E" w:rsidRPr="00EF3343">
        <w:t>м</w:t>
      </w:r>
      <w:r w:rsidR="0076551E">
        <w:t>,</w:t>
      </w:r>
      <w:r w:rsidR="0076551E" w:rsidRPr="00EF3343">
        <w:t xml:space="preserve"> при проведении инвентаризации. Автоматически заполненное поле должно быть доступно для редактирования.</w:t>
      </w:r>
    </w:p>
    <w:p w14:paraId="73A8FE2B" w14:textId="77777777" w:rsidR="008B65D9" w:rsidRPr="007855EE" w:rsidRDefault="008B65D9" w:rsidP="00E14F44">
      <w:pPr>
        <w:ind w:firstLine="709"/>
        <w:rPr>
          <w:lang w:val="en-US"/>
        </w:rPr>
      </w:pPr>
    </w:p>
    <w:p w14:paraId="550420A3" w14:textId="23D1DB72" w:rsidR="0076551E" w:rsidRDefault="00096F5F" w:rsidP="0076551E">
      <w:pPr>
        <w:pStyle w:val="4"/>
        <w:spacing w:before="120" w:line="276" w:lineRule="auto"/>
        <w:rPr>
          <w:szCs w:val="24"/>
        </w:rPr>
      </w:pPr>
      <w:r>
        <w:rPr>
          <w:szCs w:val="24"/>
        </w:rPr>
        <w:t xml:space="preserve"> </w:t>
      </w:r>
      <w:r w:rsidR="0076551E" w:rsidRPr="00EF3343">
        <w:rPr>
          <w:szCs w:val="24"/>
        </w:rPr>
        <w:t>Модификация формуляров ИНВ-3, ИНВ-5 и ИНВ-19</w:t>
      </w:r>
    </w:p>
    <w:p w14:paraId="1A64EC27" w14:textId="77777777" w:rsidR="0076551E" w:rsidRPr="00A3032F" w:rsidRDefault="0076551E" w:rsidP="00E14F44">
      <w:pPr>
        <w:ind w:firstLine="709"/>
      </w:pPr>
    </w:p>
    <w:p w14:paraId="2CC44CF7" w14:textId="0522D1A8" w:rsidR="0076551E" w:rsidRDefault="0076551E" w:rsidP="00E14F44">
      <w:pPr>
        <w:ind w:firstLine="709"/>
        <w:rPr>
          <w:rFonts w:cs="Arial"/>
          <w:color w:val="000000"/>
          <w:szCs w:val="24"/>
        </w:rPr>
      </w:pPr>
      <w:r w:rsidRPr="00657BCD">
        <w:rPr>
          <w:rFonts w:cs="Arial"/>
          <w:color w:val="000000"/>
          <w:szCs w:val="24"/>
        </w:rPr>
        <w:t xml:space="preserve">В формах ИНВ-3 и ИНВ-5 программа </w:t>
      </w:r>
      <w:r w:rsidR="00096F5F">
        <w:rPr>
          <w:rFonts w:cs="Arial"/>
          <w:color w:val="000000"/>
          <w:szCs w:val="24"/>
        </w:rPr>
        <w:t xml:space="preserve">печати </w:t>
      </w:r>
      <w:r w:rsidRPr="00657BCD">
        <w:rPr>
          <w:rFonts w:cs="Arial"/>
          <w:color w:val="000000"/>
          <w:szCs w:val="24"/>
        </w:rPr>
        <w:t xml:space="preserve">должна оставлять пустой колонку «Фактическое наличие» - для последующего заполнения от руки. </w:t>
      </w:r>
    </w:p>
    <w:p w14:paraId="01C96D6F" w14:textId="77777777" w:rsidR="0076551E" w:rsidRPr="00657BCD" w:rsidRDefault="0076551E" w:rsidP="00E14F44">
      <w:pPr>
        <w:ind w:firstLine="709"/>
        <w:rPr>
          <w:rFonts w:cs="Arial"/>
          <w:color w:val="000000"/>
          <w:szCs w:val="24"/>
        </w:rPr>
      </w:pPr>
      <w:r w:rsidRPr="00657BCD">
        <w:rPr>
          <w:rFonts w:cs="Arial"/>
          <w:color w:val="000000"/>
          <w:szCs w:val="24"/>
        </w:rPr>
        <w:t>В формах ИНВ-3, ИНВ-5, ИНВ-19 также необходимо добавить допо</w:t>
      </w:r>
      <w:r>
        <w:rPr>
          <w:rFonts w:cs="Arial"/>
          <w:color w:val="000000"/>
          <w:szCs w:val="24"/>
        </w:rPr>
        <w:t>лнительные колон</w:t>
      </w:r>
      <w:r w:rsidRPr="00657BCD">
        <w:rPr>
          <w:rFonts w:cs="Arial"/>
          <w:color w:val="000000"/>
          <w:szCs w:val="24"/>
        </w:rPr>
        <w:t>ки «Партия», в которой указывается номер партии для каждого МТР и "Категорию запаса", в которой указывается кат</w:t>
      </w:r>
      <w:r>
        <w:rPr>
          <w:rFonts w:cs="Arial"/>
          <w:color w:val="000000"/>
          <w:szCs w:val="24"/>
        </w:rPr>
        <w:t>егория ранжирования запасов пар</w:t>
      </w:r>
      <w:r w:rsidRPr="00657BCD">
        <w:rPr>
          <w:rFonts w:cs="Arial"/>
          <w:color w:val="000000"/>
          <w:szCs w:val="24"/>
        </w:rPr>
        <w:t xml:space="preserve">тии. </w:t>
      </w:r>
    </w:p>
    <w:p w14:paraId="2777FCAA" w14:textId="742A3A5D" w:rsidR="0076551E" w:rsidRDefault="0076551E" w:rsidP="00E14F44">
      <w:pPr>
        <w:ind w:firstLine="709"/>
        <w:rPr>
          <w:rFonts w:cs="Arial"/>
          <w:color w:val="000000"/>
          <w:szCs w:val="24"/>
        </w:rPr>
      </w:pPr>
      <w:r w:rsidRPr="00657BCD">
        <w:rPr>
          <w:rFonts w:cs="Arial"/>
          <w:color w:val="000000"/>
          <w:szCs w:val="24"/>
        </w:rPr>
        <w:t>При инвентаризации Q-запаса в формуляр добавить колонку «СПП-элемент», в которой указывается СПП-элемент, к ко</w:t>
      </w:r>
      <w:r>
        <w:rPr>
          <w:rFonts w:cs="Arial"/>
          <w:color w:val="000000"/>
          <w:szCs w:val="24"/>
        </w:rPr>
        <w:t>торому относится МТР. При инвентаризации О и К</w:t>
      </w:r>
      <w:r w:rsidRPr="00657BCD">
        <w:rPr>
          <w:rFonts w:cs="Arial"/>
          <w:color w:val="000000"/>
          <w:szCs w:val="24"/>
        </w:rPr>
        <w:t>-запасов в формуляр добав</w:t>
      </w:r>
      <w:r>
        <w:rPr>
          <w:rFonts w:cs="Arial"/>
          <w:color w:val="000000"/>
          <w:szCs w:val="24"/>
        </w:rPr>
        <w:t>ить колонку «Поставщик», в кото</w:t>
      </w:r>
      <w:r w:rsidRPr="00657BCD">
        <w:rPr>
          <w:rFonts w:cs="Arial"/>
          <w:color w:val="000000"/>
          <w:szCs w:val="24"/>
        </w:rPr>
        <w:t xml:space="preserve">рой указывается поставщик МТР. </w:t>
      </w:r>
    </w:p>
    <w:p w14:paraId="4124C839" w14:textId="2337A957" w:rsidR="0076551E" w:rsidRPr="00391727" w:rsidRDefault="0076551E" w:rsidP="00E14F44">
      <w:pPr>
        <w:ind w:firstLine="709"/>
        <w:rPr>
          <w:rFonts w:cs="Arial"/>
          <w:color w:val="000000"/>
          <w:szCs w:val="24"/>
        </w:rPr>
      </w:pPr>
      <w:r w:rsidRPr="00657BCD">
        <w:rPr>
          <w:rFonts w:cs="Arial"/>
          <w:color w:val="000000"/>
          <w:szCs w:val="24"/>
        </w:rPr>
        <w:t xml:space="preserve">Печать данных форм </w:t>
      </w:r>
      <w:r w:rsidR="00096F5F">
        <w:rPr>
          <w:rFonts w:cs="Arial"/>
          <w:color w:val="000000"/>
          <w:szCs w:val="24"/>
        </w:rPr>
        <w:t xml:space="preserve">и </w:t>
      </w:r>
      <w:r w:rsidRPr="00657BCD">
        <w:rPr>
          <w:rFonts w:cs="Arial"/>
          <w:color w:val="000000"/>
          <w:szCs w:val="24"/>
        </w:rPr>
        <w:t>их заполнени</w:t>
      </w:r>
      <w:r w:rsidR="00245F78">
        <w:rPr>
          <w:rFonts w:cs="Arial"/>
          <w:color w:val="000000"/>
          <w:szCs w:val="24"/>
        </w:rPr>
        <w:t>е должно происходить агрегирова</w:t>
      </w:r>
      <w:r>
        <w:rPr>
          <w:rFonts w:cs="Arial"/>
          <w:color w:val="000000"/>
          <w:szCs w:val="24"/>
        </w:rPr>
        <w:t>н</w:t>
      </w:r>
      <w:r w:rsidRPr="00657BCD">
        <w:rPr>
          <w:rFonts w:cs="Arial"/>
          <w:color w:val="000000"/>
          <w:szCs w:val="24"/>
        </w:rPr>
        <w:t>о по разным документам инвентаризации</w:t>
      </w:r>
      <w:r w:rsidR="00096F5F">
        <w:rPr>
          <w:rFonts w:cs="Arial"/>
          <w:color w:val="000000"/>
          <w:szCs w:val="24"/>
        </w:rPr>
        <w:t>. При этом данные по нескольким документам инвентаризации, присвоенным</w:t>
      </w:r>
      <w:r w:rsidR="008741FE">
        <w:rPr>
          <w:rFonts w:cs="Arial"/>
          <w:color w:val="000000"/>
          <w:szCs w:val="24"/>
        </w:rPr>
        <w:t xml:space="preserve"> одному и тому же </w:t>
      </w:r>
      <w:r w:rsidR="000F29FC">
        <w:rPr>
          <w:rFonts w:cs="Arial"/>
          <w:color w:val="000000"/>
          <w:szCs w:val="24"/>
        </w:rPr>
        <w:t>номер</w:t>
      </w:r>
      <w:r w:rsidR="008741FE">
        <w:rPr>
          <w:rFonts w:cs="Arial"/>
          <w:color w:val="000000"/>
          <w:szCs w:val="24"/>
        </w:rPr>
        <w:t>у</w:t>
      </w:r>
      <w:r w:rsidRPr="00657BCD">
        <w:rPr>
          <w:rFonts w:cs="Arial"/>
          <w:color w:val="000000"/>
          <w:szCs w:val="24"/>
        </w:rPr>
        <w:t xml:space="preserve"> инвентаризации</w:t>
      </w:r>
      <w:r w:rsidR="008741FE">
        <w:rPr>
          <w:rFonts w:cs="Arial"/>
          <w:color w:val="000000"/>
          <w:szCs w:val="24"/>
        </w:rPr>
        <w:t>, должны объединяться</w:t>
      </w:r>
      <w:r w:rsidRPr="00657BCD">
        <w:rPr>
          <w:rFonts w:cs="Arial"/>
          <w:color w:val="000000"/>
          <w:szCs w:val="24"/>
        </w:rPr>
        <w:t xml:space="preserve"> в одну </w:t>
      </w:r>
      <w:r w:rsidR="008741FE">
        <w:rPr>
          <w:rFonts w:cs="Arial"/>
          <w:color w:val="000000"/>
          <w:szCs w:val="24"/>
        </w:rPr>
        <w:t xml:space="preserve">печатную </w:t>
      </w:r>
      <w:r w:rsidRPr="00657BCD">
        <w:rPr>
          <w:rFonts w:cs="Arial"/>
          <w:color w:val="000000"/>
          <w:szCs w:val="24"/>
        </w:rPr>
        <w:t>форму.</w:t>
      </w:r>
    </w:p>
    <w:p w14:paraId="018D0DC4" w14:textId="77777777" w:rsidR="000F29FC" w:rsidRDefault="000F29FC" w:rsidP="000F29FC">
      <w:pPr>
        <w:rPr>
          <w:rFonts w:eastAsiaTheme="majorEastAsia"/>
        </w:rPr>
      </w:pPr>
    </w:p>
    <w:p w14:paraId="1B55CDEE" w14:textId="516C14DA" w:rsidR="000F29FC" w:rsidRDefault="00096F5F" w:rsidP="000F29FC">
      <w:pPr>
        <w:pStyle w:val="4"/>
        <w:spacing w:before="120" w:line="276" w:lineRule="auto"/>
        <w:rPr>
          <w:szCs w:val="24"/>
        </w:rPr>
      </w:pPr>
      <w:r>
        <w:rPr>
          <w:szCs w:val="24"/>
        </w:rPr>
        <w:t xml:space="preserve"> </w:t>
      </w:r>
      <w:r w:rsidR="000F29FC">
        <w:rPr>
          <w:szCs w:val="24"/>
        </w:rPr>
        <w:t>Печать формуляров из системы</w:t>
      </w:r>
    </w:p>
    <w:p w14:paraId="45C9E001" w14:textId="77777777" w:rsidR="000F29FC" w:rsidRPr="00A3032F" w:rsidRDefault="000F29FC" w:rsidP="000F29FC">
      <w:pPr>
        <w:ind w:firstLine="709"/>
      </w:pPr>
    </w:p>
    <w:p w14:paraId="6CA362B6" w14:textId="668375DE" w:rsidR="000F29FC" w:rsidRDefault="000F29FC" w:rsidP="000F29FC">
      <w:pPr>
        <w:ind w:firstLine="709"/>
        <w:rPr>
          <w:rFonts w:eastAsiaTheme="majorEastAsia"/>
        </w:rPr>
      </w:pPr>
      <w:r>
        <w:rPr>
          <w:rFonts w:eastAsiaTheme="majorEastAsia"/>
        </w:rPr>
        <w:t>Ниже описывается, на базе каких системных документов и каким способом будет производиться печать формуляров из системы:</w:t>
      </w:r>
    </w:p>
    <w:p w14:paraId="7925C51F" w14:textId="127EC8B0" w:rsidR="000F29FC" w:rsidRPr="000F29FC" w:rsidRDefault="000F29FC" w:rsidP="00823682">
      <w:pPr>
        <w:pStyle w:val="afc"/>
        <w:numPr>
          <w:ilvl w:val="0"/>
          <w:numId w:val="139"/>
        </w:numPr>
        <w:rPr>
          <w:rFonts w:eastAsiaTheme="majorEastAsia"/>
        </w:rPr>
      </w:pPr>
      <w:r w:rsidRPr="000F29FC">
        <w:rPr>
          <w:rFonts w:eastAsiaTheme="majorEastAsia"/>
        </w:rPr>
        <w:t xml:space="preserve">ИНВ-3 – отчет </w:t>
      </w:r>
      <w:del w:id="2514" w:author="Олег Владимирович" w:date="2021-03-09T15:25:00Z">
        <w:r w:rsidRPr="000F29FC" w:rsidDel="00BA7A98">
          <w:rPr>
            <w:rFonts w:eastAsiaTheme="majorEastAsia"/>
            <w:lang w:val="en-US"/>
          </w:rPr>
          <w:delText>J</w:delText>
        </w:r>
        <w:r w:rsidRPr="000F29FC" w:rsidDel="00BA7A98">
          <w:rPr>
            <w:rFonts w:eastAsiaTheme="majorEastAsia"/>
          </w:rPr>
          <w:delText>3</w:delText>
        </w:r>
        <w:r w:rsidRPr="000F29FC" w:rsidDel="00BA7A98">
          <w:rPr>
            <w:rFonts w:eastAsiaTheme="majorEastAsia"/>
            <w:lang w:val="en-US"/>
          </w:rPr>
          <w:delText>RALFINV</w:delText>
        </w:r>
        <w:r w:rsidRPr="000F29FC" w:rsidDel="00BA7A98">
          <w:rPr>
            <w:rFonts w:eastAsiaTheme="majorEastAsia"/>
          </w:rPr>
          <w:delText xml:space="preserve">3 </w:delText>
        </w:r>
      </w:del>
      <w:ins w:id="2515" w:author="Олег Владимирович" w:date="2021-03-09T15:25:00Z">
        <w:r w:rsidR="00BA7A98">
          <w:rPr>
            <w:rFonts w:eastAsiaTheme="majorEastAsia"/>
            <w:lang w:val="en-US"/>
          </w:rPr>
          <w:t>ZMM</w:t>
        </w:r>
        <w:r w:rsidR="00BA7A98" w:rsidRPr="00BA7A98">
          <w:rPr>
            <w:rFonts w:eastAsiaTheme="majorEastAsia"/>
            <w:rPrChange w:id="2516" w:author="Олег Владимирович" w:date="2021-03-09T15:25:00Z">
              <w:rPr>
                <w:rFonts w:eastAsiaTheme="majorEastAsia"/>
                <w:lang w:val="en-US"/>
              </w:rPr>
            </w:rPrChange>
          </w:rPr>
          <w:t>_074_</w:t>
        </w:r>
        <w:r w:rsidR="00BA7A98">
          <w:rPr>
            <w:rFonts w:eastAsiaTheme="majorEastAsia"/>
            <w:lang w:val="en-US"/>
          </w:rPr>
          <w:t>INV</w:t>
        </w:r>
        <w:r w:rsidR="00BA7A98" w:rsidRPr="000F29FC">
          <w:rPr>
            <w:rFonts w:eastAsiaTheme="majorEastAsia"/>
          </w:rPr>
          <w:t xml:space="preserve"> </w:t>
        </w:r>
      </w:ins>
      <w:r w:rsidRPr="000F29FC">
        <w:rPr>
          <w:rFonts w:eastAsiaTheme="majorEastAsia"/>
        </w:rPr>
        <w:t xml:space="preserve">(стандартно, требуется доработка </w:t>
      </w:r>
      <w:r w:rsidRPr="000F29FC">
        <w:rPr>
          <w:rFonts w:eastAsiaTheme="majorEastAsia"/>
          <w:lang w:val="en-US"/>
        </w:rPr>
        <w:t>MM</w:t>
      </w:r>
      <w:r w:rsidR="00C72083" w:rsidRPr="00C72083">
        <w:rPr>
          <w:rFonts w:eastAsiaTheme="majorEastAsia"/>
        </w:rPr>
        <w:t>74</w:t>
      </w:r>
      <w:r w:rsidRPr="000F29FC">
        <w:rPr>
          <w:rFonts w:eastAsiaTheme="majorEastAsia"/>
        </w:rPr>
        <w:t>);</w:t>
      </w:r>
    </w:p>
    <w:p w14:paraId="39083019" w14:textId="54599904" w:rsidR="000F29FC" w:rsidRPr="000F29FC" w:rsidRDefault="000F29FC" w:rsidP="00823682">
      <w:pPr>
        <w:pStyle w:val="afc"/>
        <w:numPr>
          <w:ilvl w:val="0"/>
          <w:numId w:val="139"/>
        </w:numPr>
        <w:rPr>
          <w:rFonts w:eastAsiaTheme="majorEastAsia"/>
        </w:rPr>
      </w:pPr>
      <w:r w:rsidRPr="000F29FC">
        <w:rPr>
          <w:rFonts w:eastAsiaTheme="majorEastAsia"/>
        </w:rPr>
        <w:t xml:space="preserve">ИНВ-5 – отчет </w:t>
      </w:r>
      <w:del w:id="2517" w:author="Олег Владимирович" w:date="2021-03-09T15:25:00Z">
        <w:r w:rsidRPr="000F29FC" w:rsidDel="00BA7A98">
          <w:rPr>
            <w:rFonts w:eastAsiaTheme="majorEastAsia"/>
            <w:lang w:val="en-US"/>
          </w:rPr>
          <w:delText>J</w:delText>
        </w:r>
      </w:del>
      <w:ins w:id="2518" w:author="Олег Владимирович" w:date="2021-03-09T15:25:00Z">
        <w:r w:rsidR="00BA7A98" w:rsidRPr="00BA7A98">
          <w:rPr>
            <w:rFonts w:eastAsiaTheme="majorEastAsia"/>
            <w:rPrChange w:id="2519" w:author="Олег Владимирович" w:date="2021-03-09T15:25:00Z">
              <w:rPr>
                <w:rFonts w:eastAsiaTheme="majorEastAsia"/>
                <w:lang w:val="en-US"/>
              </w:rPr>
            </w:rPrChange>
          </w:rPr>
          <w:t xml:space="preserve"> </w:t>
        </w:r>
        <w:r w:rsidR="00BA7A98">
          <w:rPr>
            <w:rFonts w:eastAsiaTheme="majorEastAsia"/>
            <w:lang w:val="en-US"/>
          </w:rPr>
          <w:t>ZMM</w:t>
        </w:r>
        <w:r w:rsidR="00BA7A98" w:rsidRPr="00511C94">
          <w:rPr>
            <w:rFonts w:eastAsiaTheme="majorEastAsia"/>
          </w:rPr>
          <w:t>_074_</w:t>
        </w:r>
        <w:r w:rsidR="00BA7A98">
          <w:rPr>
            <w:rFonts w:eastAsiaTheme="majorEastAsia"/>
            <w:lang w:val="en-US"/>
          </w:rPr>
          <w:t>INV</w:t>
        </w:r>
      </w:ins>
      <w:del w:id="2520" w:author="Олег Владимирович" w:date="2021-03-09T15:25:00Z">
        <w:r w:rsidRPr="000F29FC" w:rsidDel="00BA7A98">
          <w:rPr>
            <w:rFonts w:eastAsiaTheme="majorEastAsia"/>
          </w:rPr>
          <w:delText>3</w:delText>
        </w:r>
        <w:r w:rsidRPr="000F29FC" w:rsidDel="00BA7A98">
          <w:rPr>
            <w:rFonts w:eastAsiaTheme="majorEastAsia"/>
            <w:lang w:val="en-US"/>
          </w:rPr>
          <w:delText>RALFINV</w:delText>
        </w:r>
        <w:r w:rsidRPr="000F29FC" w:rsidDel="00BA7A98">
          <w:rPr>
            <w:rFonts w:eastAsiaTheme="majorEastAsia"/>
          </w:rPr>
          <w:delText>5</w:delText>
        </w:r>
      </w:del>
      <w:r w:rsidRPr="000F29FC">
        <w:rPr>
          <w:rFonts w:eastAsiaTheme="majorEastAsia"/>
        </w:rPr>
        <w:t xml:space="preserve"> (стандартно, требуется доработка </w:t>
      </w:r>
      <w:r w:rsidRPr="000F29FC">
        <w:rPr>
          <w:rFonts w:eastAsiaTheme="majorEastAsia"/>
          <w:lang w:val="en-US"/>
        </w:rPr>
        <w:t>MM</w:t>
      </w:r>
      <w:r w:rsidR="00C72083" w:rsidRPr="00C72083">
        <w:rPr>
          <w:rFonts w:eastAsiaTheme="majorEastAsia"/>
        </w:rPr>
        <w:t>74</w:t>
      </w:r>
      <w:r w:rsidRPr="000F29FC">
        <w:rPr>
          <w:rFonts w:eastAsiaTheme="majorEastAsia"/>
        </w:rPr>
        <w:t>);</w:t>
      </w:r>
    </w:p>
    <w:p w14:paraId="0A29F00C" w14:textId="53AFA824" w:rsidR="000F29FC" w:rsidRPr="000F29FC" w:rsidRDefault="000F29FC" w:rsidP="00823682">
      <w:pPr>
        <w:pStyle w:val="afc"/>
        <w:numPr>
          <w:ilvl w:val="0"/>
          <w:numId w:val="139"/>
        </w:numPr>
        <w:rPr>
          <w:rFonts w:eastAsiaTheme="majorEastAsia"/>
        </w:rPr>
      </w:pPr>
      <w:r w:rsidRPr="000F29FC">
        <w:rPr>
          <w:rFonts w:eastAsiaTheme="majorEastAsia"/>
        </w:rPr>
        <w:t xml:space="preserve">ИНВ-19 – отчет </w:t>
      </w:r>
      <w:ins w:id="2521" w:author="Олег Владимирович" w:date="2021-03-09T15:25:00Z">
        <w:r w:rsidR="00BA7A98">
          <w:rPr>
            <w:rFonts w:eastAsiaTheme="majorEastAsia"/>
            <w:lang w:val="en-US"/>
          </w:rPr>
          <w:t>ZMM</w:t>
        </w:r>
        <w:r w:rsidR="00BA7A98" w:rsidRPr="00511C94">
          <w:rPr>
            <w:rFonts w:eastAsiaTheme="majorEastAsia"/>
          </w:rPr>
          <w:t>_074_</w:t>
        </w:r>
        <w:r w:rsidR="00BA7A98">
          <w:rPr>
            <w:rFonts w:eastAsiaTheme="majorEastAsia"/>
            <w:lang w:val="en-US"/>
          </w:rPr>
          <w:t>INV</w:t>
        </w:r>
      </w:ins>
      <w:del w:id="2522" w:author="Олег Владимирович" w:date="2021-03-09T15:25:00Z">
        <w:r w:rsidRPr="000F29FC" w:rsidDel="00BA7A98">
          <w:rPr>
            <w:rFonts w:eastAsiaTheme="majorEastAsia"/>
            <w:lang w:val="en-US"/>
          </w:rPr>
          <w:delText>J</w:delText>
        </w:r>
        <w:r w:rsidRPr="000F29FC" w:rsidDel="00BA7A98">
          <w:rPr>
            <w:rFonts w:eastAsiaTheme="majorEastAsia"/>
          </w:rPr>
          <w:delText>3</w:delText>
        </w:r>
        <w:r w:rsidRPr="000F29FC" w:rsidDel="00BA7A98">
          <w:rPr>
            <w:rFonts w:eastAsiaTheme="majorEastAsia"/>
            <w:lang w:val="en-US"/>
          </w:rPr>
          <w:delText>RALFINV</w:delText>
        </w:r>
        <w:r w:rsidRPr="000F29FC" w:rsidDel="00BA7A98">
          <w:rPr>
            <w:rFonts w:eastAsiaTheme="majorEastAsia"/>
          </w:rPr>
          <w:delText>19</w:delText>
        </w:r>
      </w:del>
      <w:r w:rsidRPr="000F29FC">
        <w:rPr>
          <w:rFonts w:eastAsiaTheme="majorEastAsia"/>
        </w:rPr>
        <w:t xml:space="preserve"> (стандартно, требуется доработка </w:t>
      </w:r>
      <w:r w:rsidRPr="000F29FC">
        <w:rPr>
          <w:rFonts w:eastAsiaTheme="majorEastAsia"/>
          <w:lang w:val="en-US"/>
        </w:rPr>
        <w:t>MM</w:t>
      </w:r>
      <w:r w:rsidR="00C72083" w:rsidRPr="00C72083">
        <w:rPr>
          <w:rFonts w:eastAsiaTheme="majorEastAsia"/>
        </w:rPr>
        <w:t>74</w:t>
      </w:r>
      <w:r w:rsidRPr="000F29FC">
        <w:rPr>
          <w:rFonts w:eastAsiaTheme="majorEastAsia"/>
        </w:rPr>
        <w:t>);</w:t>
      </w:r>
    </w:p>
    <w:p w14:paraId="05EAC259" w14:textId="4BA28EF3" w:rsidR="000F29FC" w:rsidRPr="000F29FC" w:rsidRDefault="000F29FC" w:rsidP="00823682">
      <w:pPr>
        <w:pStyle w:val="afc"/>
        <w:numPr>
          <w:ilvl w:val="0"/>
          <w:numId w:val="139"/>
        </w:numPr>
        <w:rPr>
          <w:rFonts w:eastAsiaTheme="majorEastAsia"/>
        </w:rPr>
      </w:pPr>
      <w:r w:rsidRPr="000F29FC">
        <w:rPr>
          <w:rFonts w:eastAsiaTheme="majorEastAsia"/>
        </w:rPr>
        <w:t>Формуляр М-4 – к документу материала с видами движения 101, 107</w:t>
      </w:r>
      <w:ins w:id="2523" w:author="Олег Владимирович" w:date="2021-03-09T15:25:00Z">
        <w:r w:rsidR="00BA7A98" w:rsidRPr="00BA7A98">
          <w:rPr>
            <w:rFonts w:eastAsiaTheme="majorEastAsia"/>
            <w:rPrChange w:id="2524" w:author="Олег Владимирович" w:date="2021-03-09T15:25:00Z">
              <w:rPr>
                <w:rFonts w:eastAsiaTheme="majorEastAsia"/>
                <w:lang w:val="en-US"/>
              </w:rPr>
            </w:rPrChange>
          </w:rPr>
          <w:t xml:space="preserve">, 109, </w:t>
        </w:r>
        <w:r w:rsidR="00BA7A98">
          <w:rPr>
            <w:rFonts w:eastAsiaTheme="majorEastAsia"/>
            <w:lang w:val="en-US"/>
          </w:rPr>
          <w:t>Z</w:t>
        </w:r>
        <w:r w:rsidR="00BA7A98" w:rsidRPr="00BA7A98">
          <w:rPr>
            <w:rFonts w:eastAsiaTheme="majorEastAsia"/>
            <w:rPrChange w:id="2525" w:author="Олег Владимирович" w:date="2021-03-09T15:25:00Z">
              <w:rPr>
                <w:rFonts w:eastAsiaTheme="majorEastAsia"/>
                <w:lang w:val="en-US"/>
              </w:rPr>
            </w:rPrChange>
          </w:rPr>
          <w:t>81</w:t>
        </w:r>
      </w:ins>
      <w:del w:id="2526" w:author="Олег Владимирович" w:date="2021-03-09T15:24:00Z">
        <w:r w:rsidRPr="000F29FC" w:rsidDel="00B61F2E">
          <w:rPr>
            <w:rFonts w:eastAsiaTheme="majorEastAsia"/>
          </w:rPr>
          <w:delText xml:space="preserve">, 501 </w:delText>
        </w:r>
      </w:del>
      <w:r w:rsidRPr="000F29FC">
        <w:rPr>
          <w:rFonts w:eastAsiaTheme="majorEastAsia"/>
        </w:rPr>
        <w:t xml:space="preserve">(стандартно, вид условия </w:t>
      </w:r>
      <w:r w:rsidRPr="000F29FC">
        <w:rPr>
          <w:rFonts w:eastAsiaTheme="majorEastAsia"/>
          <w:lang w:val="en-US"/>
        </w:rPr>
        <w:t>ZM</w:t>
      </w:r>
      <w:r w:rsidRPr="000F29FC">
        <w:rPr>
          <w:rFonts w:eastAsiaTheme="majorEastAsia"/>
        </w:rPr>
        <w:t>-4);</w:t>
      </w:r>
    </w:p>
    <w:p w14:paraId="1A2E7679" w14:textId="4EC80CDF" w:rsidR="000F29FC" w:rsidRPr="000F29FC" w:rsidRDefault="000F29FC" w:rsidP="00823682">
      <w:pPr>
        <w:pStyle w:val="afc"/>
        <w:numPr>
          <w:ilvl w:val="0"/>
          <w:numId w:val="139"/>
        </w:numPr>
        <w:rPr>
          <w:rFonts w:eastAsiaTheme="majorEastAsia"/>
        </w:rPr>
      </w:pPr>
      <w:r w:rsidRPr="000F29FC">
        <w:rPr>
          <w:rFonts w:eastAsiaTheme="majorEastAsia"/>
        </w:rPr>
        <w:t>Формуляр М-7 – к документу материала с видами движения 101, 107,</w:t>
      </w:r>
      <w:ins w:id="2527" w:author="Олег Владимирович" w:date="2021-03-09T15:25:00Z">
        <w:r w:rsidR="00BA7A98" w:rsidRPr="00BA7A98">
          <w:rPr>
            <w:rFonts w:eastAsiaTheme="majorEastAsia"/>
            <w:rPrChange w:id="2528" w:author="Олег Владимирович" w:date="2021-03-09T15:25:00Z">
              <w:rPr>
                <w:rFonts w:eastAsiaTheme="majorEastAsia"/>
                <w:lang w:val="en-US"/>
              </w:rPr>
            </w:rPrChange>
          </w:rPr>
          <w:t xml:space="preserve"> 109,</w:t>
        </w:r>
      </w:ins>
      <w:r w:rsidRPr="000F29FC">
        <w:rPr>
          <w:rFonts w:eastAsiaTheme="majorEastAsia"/>
        </w:rPr>
        <w:t xml:space="preserve"> </w:t>
      </w:r>
      <w:del w:id="2529" w:author="Олег Владимирович" w:date="2021-03-09T15:24:00Z">
        <w:r w:rsidRPr="000F29FC" w:rsidDel="00B61F2E">
          <w:rPr>
            <w:rFonts w:eastAsiaTheme="majorEastAsia"/>
          </w:rPr>
          <w:delText xml:space="preserve">501 </w:delText>
        </w:r>
      </w:del>
      <w:ins w:id="2530" w:author="Олег Владимирович" w:date="2021-03-09T15:24:00Z">
        <w:r w:rsidR="00B61F2E">
          <w:rPr>
            <w:rFonts w:eastAsiaTheme="majorEastAsia"/>
            <w:lang w:val="en-US"/>
          </w:rPr>
          <w:t>Z</w:t>
        </w:r>
        <w:r w:rsidR="00B61F2E" w:rsidRPr="00B61F2E">
          <w:rPr>
            <w:rFonts w:eastAsiaTheme="majorEastAsia"/>
            <w:rPrChange w:id="2531" w:author="Олег Владимирович" w:date="2021-03-09T15:24:00Z">
              <w:rPr>
                <w:rFonts w:eastAsiaTheme="majorEastAsia"/>
                <w:lang w:val="en-US"/>
              </w:rPr>
            </w:rPrChange>
          </w:rPr>
          <w:t>51</w:t>
        </w:r>
        <w:r w:rsidR="00B61F2E" w:rsidRPr="000F29FC">
          <w:rPr>
            <w:rFonts w:eastAsiaTheme="majorEastAsia"/>
          </w:rPr>
          <w:t xml:space="preserve"> </w:t>
        </w:r>
      </w:ins>
      <w:r w:rsidRPr="000F29FC">
        <w:rPr>
          <w:rFonts w:eastAsiaTheme="majorEastAsia"/>
        </w:rPr>
        <w:t xml:space="preserve">(стандартно, вид условия </w:t>
      </w:r>
      <w:r w:rsidRPr="000F29FC">
        <w:rPr>
          <w:rFonts w:eastAsiaTheme="majorEastAsia"/>
          <w:lang w:val="en-US"/>
        </w:rPr>
        <w:t>ZM</w:t>
      </w:r>
      <w:r w:rsidRPr="000F29FC">
        <w:rPr>
          <w:rFonts w:eastAsiaTheme="majorEastAsia"/>
        </w:rPr>
        <w:t>-7);</w:t>
      </w:r>
    </w:p>
    <w:p w14:paraId="0383C4E5" w14:textId="410F7811" w:rsidR="000F29FC" w:rsidRPr="000F29FC" w:rsidRDefault="000F29FC" w:rsidP="00823682">
      <w:pPr>
        <w:pStyle w:val="afc"/>
        <w:numPr>
          <w:ilvl w:val="0"/>
          <w:numId w:val="139"/>
        </w:numPr>
        <w:rPr>
          <w:rFonts w:eastAsiaTheme="majorEastAsia"/>
        </w:rPr>
      </w:pPr>
      <w:r w:rsidRPr="000F29FC">
        <w:rPr>
          <w:rFonts w:eastAsiaTheme="majorEastAsia"/>
        </w:rPr>
        <w:t xml:space="preserve">Формуляр МХ-1 – к документу материала с видами движения 101, 107, </w:t>
      </w:r>
      <w:ins w:id="2532" w:author="Олег Владимирович" w:date="2021-03-09T15:26:00Z">
        <w:r w:rsidR="00BA7A98" w:rsidRPr="00BA7A98">
          <w:rPr>
            <w:rFonts w:eastAsiaTheme="majorEastAsia"/>
            <w:rPrChange w:id="2533" w:author="Олег Владимирович" w:date="2021-03-09T15:26:00Z">
              <w:rPr>
                <w:rFonts w:eastAsiaTheme="majorEastAsia"/>
                <w:lang w:val="en-US"/>
              </w:rPr>
            </w:rPrChange>
          </w:rPr>
          <w:t xml:space="preserve">109, </w:t>
        </w:r>
      </w:ins>
      <w:del w:id="2534" w:author="Олег Владимирович" w:date="2021-03-09T15:24:00Z">
        <w:r w:rsidRPr="000F29FC" w:rsidDel="00B61F2E">
          <w:rPr>
            <w:rFonts w:eastAsiaTheme="majorEastAsia"/>
          </w:rPr>
          <w:delText>501</w:delText>
        </w:r>
      </w:del>
      <w:ins w:id="2535" w:author="Олег Владимирович" w:date="2021-03-09T15:24:00Z">
        <w:r w:rsidR="00B61F2E">
          <w:rPr>
            <w:rFonts w:eastAsiaTheme="majorEastAsia"/>
            <w:lang w:val="en-US"/>
          </w:rPr>
          <w:t>Z</w:t>
        </w:r>
        <w:r w:rsidR="00B61F2E" w:rsidRPr="00B61F2E">
          <w:rPr>
            <w:rFonts w:eastAsiaTheme="majorEastAsia"/>
            <w:rPrChange w:id="2536" w:author="Олег Владимирович" w:date="2021-03-09T15:24:00Z">
              <w:rPr>
                <w:rFonts w:eastAsiaTheme="majorEastAsia"/>
                <w:lang w:val="en-US"/>
              </w:rPr>
            </w:rPrChange>
          </w:rPr>
          <w:t>71</w:t>
        </w:r>
      </w:ins>
      <w:r w:rsidRPr="000F29FC">
        <w:rPr>
          <w:rFonts w:eastAsiaTheme="majorEastAsia"/>
        </w:rPr>
        <w:t xml:space="preserve">, </w:t>
      </w:r>
      <w:r w:rsidRPr="000F29FC">
        <w:rPr>
          <w:rFonts w:eastAsiaTheme="majorEastAsia"/>
          <w:lang w:val="en-US"/>
        </w:rPr>
        <w:t>Z</w:t>
      </w:r>
      <w:r w:rsidRPr="000F29FC">
        <w:rPr>
          <w:rFonts w:eastAsiaTheme="majorEastAsia"/>
        </w:rPr>
        <w:t xml:space="preserve">51 (стандартно, вид условия </w:t>
      </w:r>
      <w:r w:rsidRPr="000F29FC">
        <w:rPr>
          <w:rFonts w:eastAsiaTheme="majorEastAsia"/>
          <w:lang w:val="en-US"/>
        </w:rPr>
        <w:t>ZM</w:t>
      </w:r>
      <w:r w:rsidRPr="000F29FC">
        <w:rPr>
          <w:rFonts w:eastAsiaTheme="majorEastAsia"/>
        </w:rPr>
        <w:t>Х1);</w:t>
      </w:r>
    </w:p>
    <w:p w14:paraId="71253CDC" w14:textId="41FDDB5E" w:rsidR="000F29FC" w:rsidRPr="000F29FC" w:rsidRDefault="000F29FC" w:rsidP="00823682">
      <w:pPr>
        <w:pStyle w:val="afc"/>
        <w:numPr>
          <w:ilvl w:val="0"/>
          <w:numId w:val="139"/>
        </w:numPr>
        <w:rPr>
          <w:rFonts w:eastAsiaTheme="majorEastAsia"/>
        </w:rPr>
      </w:pPr>
      <w:r w:rsidRPr="000F29FC">
        <w:rPr>
          <w:rFonts w:eastAsiaTheme="majorEastAsia"/>
        </w:rPr>
        <w:t xml:space="preserve">Формуляр МХ-3 – к документу материала с видами движения 201, 261, </w:t>
      </w:r>
      <w:r w:rsidRPr="000F29FC">
        <w:rPr>
          <w:rFonts w:eastAsiaTheme="majorEastAsia"/>
          <w:lang w:val="en-US"/>
        </w:rPr>
        <w:t>Z</w:t>
      </w:r>
      <w:r w:rsidRPr="000F29FC">
        <w:rPr>
          <w:rFonts w:eastAsiaTheme="majorEastAsia"/>
        </w:rPr>
        <w:t xml:space="preserve">47, </w:t>
      </w:r>
      <w:del w:id="2537" w:author="Олег Владимирович" w:date="2021-03-09T15:24:00Z">
        <w:r w:rsidRPr="000F29FC" w:rsidDel="00B61F2E">
          <w:rPr>
            <w:rFonts w:eastAsiaTheme="majorEastAsia"/>
          </w:rPr>
          <w:delText>502</w:delText>
        </w:r>
      </w:del>
      <w:ins w:id="2538" w:author="Олег Владимирович" w:date="2021-03-09T15:24:00Z">
        <w:r w:rsidR="00B61F2E">
          <w:rPr>
            <w:rFonts w:eastAsiaTheme="majorEastAsia"/>
            <w:lang w:val="en-US"/>
          </w:rPr>
          <w:t>Z</w:t>
        </w:r>
        <w:r w:rsidR="00B61F2E" w:rsidRPr="00B61F2E">
          <w:rPr>
            <w:rFonts w:eastAsiaTheme="majorEastAsia"/>
            <w:rPrChange w:id="2539" w:author="Олег Владимирович" w:date="2021-03-09T15:24:00Z">
              <w:rPr>
                <w:rFonts w:eastAsiaTheme="majorEastAsia"/>
                <w:lang w:val="en-US"/>
              </w:rPr>
            </w:rPrChange>
          </w:rPr>
          <w:t>73</w:t>
        </w:r>
      </w:ins>
      <w:r w:rsidRPr="000F29FC">
        <w:rPr>
          <w:rFonts w:eastAsiaTheme="majorEastAsia"/>
        </w:rPr>
        <w:t xml:space="preserve">, 281, 291, 301, 601, 641, 647 (стандартно, вид условия </w:t>
      </w:r>
      <w:r w:rsidRPr="000F29FC">
        <w:rPr>
          <w:rFonts w:eastAsiaTheme="majorEastAsia"/>
          <w:lang w:val="en-US"/>
        </w:rPr>
        <w:t>ZM</w:t>
      </w:r>
      <w:r w:rsidRPr="000F29FC">
        <w:rPr>
          <w:rFonts w:eastAsiaTheme="majorEastAsia"/>
        </w:rPr>
        <w:t>Х3);</w:t>
      </w:r>
    </w:p>
    <w:p w14:paraId="3C9CC28D" w14:textId="0795EA30" w:rsidR="000F29FC" w:rsidRPr="000F29FC" w:rsidRDefault="000F29FC" w:rsidP="00823682">
      <w:pPr>
        <w:pStyle w:val="afc"/>
        <w:numPr>
          <w:ilvl w:val="0"/>
          <w:numId w:val="139"/>
        </w:numPr>
        <w:rPr>
          <w:rFonts w:eastAsiaTheme="majorEastAsia"/>
        </w:rPr>
      </w:pPr>
      <w:r w:rsidRPr="000F29FC">
        <w:rPr>
          <w:rFonts w:eastAsiaTheme="majorEastAsia"/>
        </w:rPr>
        <w:t xml:space="preserve">Формуляр М-11 – к документу материала с видами движения 311, 201, 261, </w:t>
      </w:r>
      <w:r w:rsidRPr="000F29FC">
        <w:rPr>
          <w:rFonts w:eastAsiaTheme="majorEastAsia"/>
          <w:lang w:val="en-US"/>
        </w:rPr>
        <w:t>Z</w:t>
      </w:r>
      <w:r w:rsidRPr="000F29FC">
        <w:rPr>
          <w:rFonts w:eastAsiaTheme="majorEastAsia"/>
        </w:rPr>
        <w:t xml:space="preserve">47, 502, 281, 291 (стандартно, вид условия </w:t>
      </w:r>
      <w:del w:id="2540" w:author="Олег Владимирович" w:date="2021-03-09T15:27:00Z">
        <w:r w:rsidRPr="000F29FC" w:rsidDel="00BA7A98">
          <w:rPr>
            <w:rFonts w:eastAsiaTheme="majorEastAsia"/>
            <w:lang w:val="en-US"/>
          </w:rPr>
          <w:delText>ZM</w:delText>
        </w:r>
        <w:r w:rsidRPr="000F29FC" w:rsidDel="00BA7A98">
          <w:rPr>
            <w:rFonts w:eastAsiaTheme="majorEastAsia"/>
          </w:rPr>
          <w:delText>11</w:delText>
        </w:r>
      </w:del>
      <w:ins w:id="2541" w:author="Олег Владимирович" w:date="2021-03-09T15:27:00Z">
        <w:r w:rsidR="00BA7A98" w:rsidRPr="000F29FC">
          <w:rPr>
            <w:rFonts w:eastAsiaTheme="majorEastAsia"/>
            <w:lang w:val="en-US"/>
          </w:rPr>
          <w:t>Z</w:t>
        </w:r>
        <w:r w:rsidR="00BA7A98">
          <w:rPr>
            <w:rFonts w:eastAsiaTheme="majorEastAsia"/>
            <w:lang w:val="en-US"/>
          </w:rPr>
          <w:t>Z</w:t>
        </w:r>
        <w:r w:rsidR="00BA7A98" w:rsidRPr="000F29FC">
          <w:rPr>
            <w:rFonts w:eastAsiaTheme="majorEastAsia"/>
          </w:rPr>
          <w:t>11</w:t>
        </w:r>
      </w:ins>
      <w:r w:rsidRPr="000F29FC">
        <w:rPr>
          <w:rFonts w:eastAsiaTheme="majorEastAsia"/>
        </w:rPr>
        <w:t>)</w:t>
      </w:r>
      <w:ins w:id="2542" w:author="Олег Владимирович" w:date="2021-03-09T15:26:00Z">
        <w:r w:rsidR="00BA7A98" w:rsidRPr="00BA7A98">
          <w:rPr>
            <w:rFonts w:eastAsiaTheme="majorEastAsia"/>
            <w:rPrChange w:id="2543" w:author="Олег Владимирович" w:date="2021-03-09T15:26:00Z">
              <w:rPr>
                <w:rFonts w:eastAsiaTheme="majorEastAsia"/>
                <w:lang w:val="en-US"/>
              </w:rPr>
            </w:rPrChange>
          </w:rPr>
          <w:t xml:space="preserve">, </w:t>
        </w:r>
        <w:r w:rsidR="00BA7A98" w:rsidRPr="000F29FC">
          <w:rPr>
            <w:rFonts w:eastAsiaTheme="majorEastAsia"/>
          </w:rPr>
          <w:t xml:space="preserve">к исходящей поставке (стандартно, вид условия </w:t>
        </w:r>
        <w:r w:rsidR="00BA7A98" w:rsidRPr="000F29FC">
          <w:rPr>
            <w:rFonts w:eastAsiaTheme="majorEastAsia"/>
            <w:lang w:val="en-US"/>
          </w:rPr>
          <w:t>ZM</w:t>
        </w:r>
        <w:r w:rsidR="00BA7A98" w:rsidRPr="000F29FC">
          <w:rPr>
            <w:rFonts w:eastAsiaTheme="majorEastAsia"/>
          </w:rPr>
          <w:t>1</w:t>
        </w:r>
        <w:r w:rsidR="00BA7A98" w:rsidRPr="00BA7A98">
          <w:rPr>
            <w:rFonts w:eastAsiaTheme="majorEastAsia"/>
            <w:rPrChange w:id="2544" w:author="Олег Владимирович" w:date="2021-03-09T15:26:00Z">
              <w:rPr>
                <w:rFonts w:eastAsiaTheme="majorEastAsia"/>
                <w:lang w:val="en-US"/>
              </w:rPr>
            </w:rPrChange>
          </w:rPr>
          <w:t>1</w:t>
        </w:r>
        <w:r w:rsidR="00BA7A98" w:rsidRPr="000F29FC">
          <w:rPr>
            <w:rFonts w:eastAsiaTheme="majorEastAsia"/>
          </w:rPr>
          <w:t>)</w:t>
        </w:r>
      </w:ins>
      <w:r w:rsidRPr="000F29FC">
        <w:rPr>
          <w:rFonts w:eastAsiaTheme="majorEastAsia"/>
        </w:rPr>
        <w:t>;</w:t>
      </w:r>
    </w:p>
    <w:p w14:paraId="64E07429" w14:textId="77777777" w:rsidR="000F29FC" w:rsidRPr="000F29FC" w:rsidRDefault="000F29FC" w:rsidP="00823682">
      <w:pPr>
        <w:pStyle w:val="afc"/>
        <w:numPr>
          <w:ilvl w:val="0"/>
          <w:numId w:val="139"/>
        </w:numPr>
        <w:rPr>
          <w:rFonts w:eastAsiaTheme="majorEastAsia"/>
        </w:rPr>
      </w:pPr>
      <w:r w:rsidRPr="000F29FC">
        <w:rPr>
          <w:rFonts w:eastAsiaTheme="majorEastAsia"/>
        </w:rPr>
        <w:t xml:space="preserve">Формуляр М-15 – к исходящей поставке (стандартно, вид условия </w:t>
      </w:r>
      <w:r w:rsidRPr="000F29FC">
        <w:rPr>
          <w:rFonts w:eastAsiaTheme="majorEastAsia"/>
          <w:lang w:val="en-US"/>
        </w:rPr>
        <w:t>ZM</w:t>
      </w:r>
      <w:r w:rsidRPr="000F29FC">
        <w:rPr>
          <w:rFonts w:eastAsiaTheme="majorEastAsia"/>
        </w:rPr>
        <w:t>15);</w:t>
      </w:r>
    </w:p>
    <w:p w14:paraId="11D53A0A" w14:textId="51C1921D" w:rsidR="000F29FC" w:rsidRPr="000F29FC" w:rsidRDefault="000F29FC" w:rsidP="00823682">
      <w:pPr>
        <w:pStyle w:val="afc"/>
        <w:numPr>
          <w:ilvl w:val="0"/>
          <w:numId w:val="139"/>
        </w:numPr>
        <w:rPr>
          <w:rFonts w:eastAsiaTheme="majorEastAsia"/>
        </w:rPr>
      </w:pPr>
      <w:r w:rsidRPr="000F29FC">
        <w:rPr>
          <w:rFonts w:eastAsiaTheme="majorEastAsia"/>
        </w:rPr>
        <w:t xml:space="preserve">Формуляр МБ-7 – </w:t>
      </w:r>
      <w:ins w:id="2545" w:author="Олег Владимирович" w:date="2021-03-09T15:26:00Z">
        <w:r w:rsidR="00BA7A98" w:rsidRPr="000F29FC">
          <w:rPr>
            <w:rFonts w:eastAsiaTheme="majorEastAsia"/>
          </w:rPr>
          <w:t xml:space="preserve">к исходящей поставке (стандартно, вид условия </w:t>
        </w:r>
        <w:r w:rsidR="00BA7A98" w:rsidRPr="000F29FC">
          <w:rPr>
            <w:rFonts w:eastAsiaTheme="majorEastAsia"/>
            <w:lang w:val="en-US"/>
          </w:rPr>
          <w:t>ZM</w:t>
        </w:r>
        <w:r w:rsidR="00BA7A98">
          <w:rPr>
            <w:rFonts w:eastAsiaTheme="majorEastAsia"/>
            <w:lang w:val="en-US"/>
          </w:rPr>
          <w:t>B</w:t>
        </w:r>
        <w:r w:rsidR="00BA7A98" w:rsidRPr="00BA7A98">
          <w:rPr>
            <w:rFonts w:eastAsiaTheme="majorEastAsia"/>
            <w:rPrChange w:id="2546" w:author="Олег Владимирович" w:date="2021-03-09T15:26:00Z">
              <w:rPr>
                <w:rFonts w:eastAsiaTheme="majorEastAsia"/>
                <w:lang w:val="en-US"/>
              </w:rPr>
            </w:rPrChange>
          </w:rPr>
          <w:t>7</w:t>
        </w:r>
        <w:r w:rsidR="00BA7A98" w:rsidRPr="000F29FC">
          <w:rPr>
            <w:rFonts w:eastAsiaTheme="majorEastAsia"/>
          </w:rPr>
          <w:t>)</w:t>
        </w:r>
      </w:ins>
      <w:del w:id="2547" w:author="Олег Владимирович" w:date="2021-03-09T15:26:00Z">
        <w:r w:rsidRPr="000F29FC" w:rsidDel="00BA7A98">
          <w:rPr>
            <w:rFonts w:eastAsiaTheme="majorEastAsia"/>
          </w:rPr>
          <w:delText xml:space="preserve">к РМ по выдаче спецодежды/СИЗ (требуется доработка </w:delText>
        </w:r>
        <w:r w:rsidRPr="000F29FC" w:rsidDel="00BA7A98">
          <w:rPr>
            <w:rFonts w:eastAsiaTheme="majorEastAsia"/>
            <w:lang w:val="en-US"/>
          </w:rPr>
          <w:delText>MM</w:delText>
        </w:r>
        <w:r w:rsidRPr="000F29FC" w:rsidDel="00BA7A98">
          <w:rPr>
            <w:rFonts w:eastAsiaTheme="majorEastAsia"/>
          </w:rPr>
          <w:delText xml:space="preserve">12 на базе </w:delText>
        </w:r>
        <w:r w:rsidRPr="000F29FC" w:rsidDel="00BA7A98">
          <w:rPr>
            <w:rFonts w:eastAsiaTheme="majorEastAsia"/>
            <w:lang w:val="en-US"/>
          </w:rPr>
          <w:delText>MM</w:delText>
        </w:r>
        <w:r w:rsidRPr="000F29FC" w:rsidDel="00BA7A98">
          <w:rPr>
            <w:rFonts w:eastAsiaTheme="majorEastAsia"/>
          </w:rPr>
          <w:delText>32);</w:delText>
        </w:r>
      </w:del>
    </w:p>
    <w:p w14:paraId="3C204FC0" w14:textId="6094DB09" w:rsidR="000F29FC" w:rsidRPr="000F29FC" w:rsidRDefault="000F29FC" w:rsidP="00823682">
      <w:pPr>
        <w:pStyle w:val="afc"/>
        <w:numPr>
          <w:ilvl w:val="0"/>
          <w:numId w:val="139"/>
        </w:numPr>
        <w:rPr>
          <w:rFonts w:eastAsiaTheme="majorEastAsia"/>
        </w:rPr>
      </w:pPr>
      <w:r w:rsidRPr="000F29FC">
        <w:rPr>
          <w:rFonts w:eastAsiaTheme="majorEastAsia"/>
        </w:rPr>
        <w:t xml:space="preserve">Формуляр «Акт на списание расходных СИЗ» - </w:t>
      </w:r>
      <w:ins w:id="2548" w:author="Олег Владимирович" w:date="2021-03-09T15:27:00Z">
        <w:r w:rsidR="00BA7A98" w:rsidRPr="000F29FC">
          <w:rPr>
            <w:rFonts w:eastAsiaTheme="majorEastAsia"/>
          </w:rPr>
          <w:t xml:space="preserve">к исходящей поставке (стандартно, вид условия </w:t>
        </w:r>
        <w:r w:rsidR="00BA7A98" w:rsidRPr="000F29FC">
          <w:rPr>
            <w:rFonts w:eastAsiaTheme="majorEastAsia"/>
            <w:lang w:val="en-US"/>
          </w:rPr>
          <w:t>Z</w:t>
        </w:r>
        <w:r w:rsidR="00BA7A98">
          <w:rPr>
            <w:rFonts w:eastAsiaTheme="majorEastAsia"/>
            <w:lang w:val="en-US"/>
          </w:rPr>
          <w:t>Z</w:t>
        </w:r>
        <w:r w:rsidR="00BA7A98" w:rsidRPr="00BA7A98">
          <w:rPr>
            <w:rFonts w:eastAsiaTheme="majorEastAsia"/>
            <w:rPrChange w:id="2549" w:author="Олег Владимирович" w:date="2021-03-09T15:27:00Z">
              <w:rPr>
                <w:rFonts w:eastAsiaTheme="majorEastAsia"/>
                <w:lang w:val="en-US"/>
              </w:rPr>
            </w:rPrChange>
          </w:rPr>
          <w:t>11</w:t>
        </w:r>
        <w:r w:rsidR="00BA7A98" w:rsidRPr="000F29FC">
          <w:rPr>
            <w:rFonts w:eastAsiaTheme="majorEastAsia"/>
          </w:rPr>
          <w:t>)</w:t>
        </w:r>
      </w:ins>
      <w:del w:id="2550" w:author="Олег Владимирович" w:date="2021-03-09T15:27:00Z">
        <w:r w:rsidRPr="000F29FC" w:rsidDel="00BA7A98">
          <w:rPr>
            <w:rFonts w:eastAsiaTheme="majorEastAsia"/>
          </w:rPr>
          <w:delText xml:space="preserve">к РМ по выдаче спецодежды/СИЗ (требуется доработка </w:delText>
        </w:r>
        <w:r w:rsidRPr="000F29FC" w:rsidDel="00BA7A98">
          <w:rPr>
            <w:rFonts w:eastAsiaTheme="majorEastAsia"/>
            <w:lang w:val="en-US"/>
          </w:rPr>
          <w:delText>MM</w:delText>
        </w:r>
        <w:r w:rsidRPr="000F29FC" w:rsidDel="00BA7A98">
          <w:rPr>
            <w:rFonts w:eastAsiaTheme="majorEastAsia"/>
          </w:rPr>
          <w:delText xml:space="preserve">12 на базе </w:delText>
        </w:r>
        <w:r w:rsidRPr="000F29FC" w:rsidDel="00BA7A98">
          <w:rPr>
            <w:rFonts w:eastAsiaTheme="majorEastAsia"/>
            <w:lang w:val="en-US"/>
          </w:rPr>
          <w:delText>MM</w:delText>
        </w:r>
        <w:r w:rsidRPr="000F29FC" w:rsidDel="00BA7A98">
          <w:rPr>
            <w:rFonts w:eastAsiaTheme="majorEastAsia"/>
          </w:rPr>
          <w:delText>32);</w:delText>
        </w:r>
      </w:del>
    </w:p>
    <w:p w14:paraId="3EA0427B" w14:textId="77777777" w:rsidR="000F29FC" w:rsidRPr="000F29FC" w:rsidRDefault="000F29FC" w:rsidP="00823682">
      <w:pPr>
        <w:pStyle w:val="afc"/>
        <w:numPr>
          <w:ilvl w:val="0"/>
          <w:numId w:val="139"/>
        </w:numPr>
        <w:rPr>
          <w:rFonts w:eastAsiaTheme="majorEastAsia"/>
        </w:rPr>
      </w:pPr>
      <w:r w:rsidRPr="000F29FC">
        <w:rPr>
          <w:rFonts w:eastAsiaTheme="majorEastAsia"/>
        </w:rPr>
        <w:t xml:space="preserve">Формуляр ТОРГ-13 – к исходящей поставке (стандартно, вид условия </w:t>
      </w:r>
      <w:r w:rsidRPr="000F29FC">
        <w:rPr>
          <w:rFonts w:eastAsiaTheme="majorEastAsia"/>
          <w:lang w:val="en-US"/>
        </w:rPr>
        <w:t>ZT</w:t>
      </w:r>
      <w:r w:rsidRPr="000F29FC">
        <w:rPr>
          <w:rFonts w:eastAsiaTheme="majorEastAsia"/>
        </w:rPr>
        <w:t>13);</w:t>
      </w:r>
    </w:p>
    <w:p w14:paraId="25233856" w14:textId="77777777" w:rsidR="000F29FC" w:rsidRPr="000F29FC" w:rsidRDefault="000F29FC" w:rsidP="00823682">
      <w:pPr>
        <w:pStyle w:val="afc"/>
        <w:numPr>
          <w:ilvl w:val="0"/>
          <w:numId w:val="139"/>
        </w:numPr>
        <w:rPr>
          <w:rFonts w:eastAsiaTheme="majorEastAsia"/>
        </w:rPr>
      </w:pPr>
      <w:r w:rsidRPr="000F29FC">
        <w:rPr>
          <w:rFonts w:eastAsiaTheme="majorEastAsia"/>
        </w:rPr>
        <w:t xml:space="preserve">Формуляр ТОРГ-15 – к документу материала с видами движения 201, 261, </w:t>
      </w:r>
      <w:r w:rsidRPr="000F29FC">
        <w:rPr>
          <w:rFonts w:eastAsiaTheme="majorEastAsia"/>
          <w:lang w:val="en-US"/>
        </w:rPr>
        <w:t>Z</w:t>
      </w:r>
      <w:r w:rsidRPr="000F29FC">
        <w:rPr>
          <w:rFonts w:eastAsiaTheme="majorEastAsia"/>
        </w:rPr>
        <w:t xml:space="preserve">47, 281, 291 (стандартно, вид условия </w:t>
      </w:r>
      <w:r w:rsidRPr="000F29FC">
        <w:rPr>
          <w:rFonts w:eastAsiaTheme="majorEastAsia"/>
          <w:lang w:val="en-US"/>
        </w:rPr>
        <w:t>ZT</w:t>
      </w:r>
      <w:r w:rsidRPr="000F29FC">
        <w:rPr>
          <w:rFonts w:eastAsiaTheme="majorEastAsia"/>
        </w:rPr>
        <w:t>15);</w:t>
      </w:r>
    </w:p>
    <w:p w14:paraId="5334F1F0" w14:textId="73E328E8" w:rsidR="000F29FC" w:rsidRDefault="000F29FC" w:rsidP="00823682">
      <w:pPr>
        <w:pStyle w:val="afc"/>
        <w:numPr>
          <w:ilvl w:val="0"/>
          <w:numId w:val="139"/>
        </w:numPr>
        <w:rPr>
          <w:rFonts w:eastAsiaTheme="majorEastAsia"/>
        </w:rPr>
      </w:pPr>
      <w:r w:rsidRPr="000F29FC">
        <w:rPr>
          <w:rFonts w:eastAsiaTheme="majorEastAsia"/>
        </w:rPr>
        <w:t xml:space="preserve">Формуляр ТОРГ-16 – к документу материала с видами движения 201, 261, </w:t>
      </w:r>
      <w:r w:rsidRPr="000F29FC">
        <w:rPr>
          <w:rFonts w:eastAsiaTheme="majorEastAsia"/>
          <w:lang w:val="en-US"/>
        </w:rPr>
        <w:t>Z</w:t>
      </w:r>
      <w:r w:rsidRPr="000F29FC">
        <w:rPr>
          <w:rFonts w:eastAsiaTheme="majorEastAsia"/>
        </w:rPr>
        <w:t xml:space="preserve">47, 281, 291 (стандартно, вид условия </w:t>
      </w:r>
      <w:r w:rsidRPr="000F29FC">
        <w:rPr>
          <w:rFonts w:eastAsiaTheme="majorEastAsia"/>
          <w:lang w:val="en-US"/>
        </w:rPr>
        <w:t>ZM</w:t>
      </w:r>
      <w:r w:rsidRPr="000F29FC">
        <w:rPr>
          <w:rFonts w:eastAsiaTheme="majorEastAsia"/>
        </w:rPr>
        <w:t>16);</w:t>
      </w:r>
    </w:p>
    <w:p w14:paraId="5F72B8E9" w14:textId="5F6D29B2" w:rsidR="006A585A" w:rsidRDefault="006A585A" w:rsidP="00AB7498">
      <w:pPr>
        <w:pStyle w:val="afc"/>
        <w:numPr>
          <w:ilvl w:val="0"/>
          <w:numId w:val="139"/>
        </w:numPr>
        <w:rPr>
          <w:rFonts w:eastAsiaTheme="majorEastAsia"/>
        </w:rPr>
      </w:pPr>
      <w:r>
        <w:rPr>
          <w:rFonts w:eastAsiaTheme="majorEastAsia"/>
        </w:rPr>
        <w:t>Ф</w:t>
      </w:r>
      <w:r w:rsidRPr="006A585A">
        <w:rPr>
          <w:rFonts w:eastAsiaTheme="majorEastAsia"/>
        </w:rPr>
        <w:t xml:space="preserve">ормуляр МХ-20 – </w:t>
      </w:r>
      <w:r>
        <w:rPr>
          <w:rFonts w:eastAsiaTheme="majorEastAsia"/>
        </w:rPr>
        <w:t xml:space="preserve">печать из отчета оборотной ведомости по запасам </w:t>
      </w:r>
      <w:r w:rsidR="00AB7498" w:rsidRPr="00AB7498">
        <w:rPr>
          <w:rFonts w:eastAsiaTheme="majorEastAsia"/>
        </w:rPr>
        <w:t xml:space="preserve">J3RFLVMOBVED </w:t>
      </w:r>
      <w:r>
        <w:rPr>
          <w:rFonts w:eastAsiaTheme="majorEastAsia"/>
        </w:rPr>
        <w:t xml:space="preserve">(требуется доработка </w:t>
      </w:r>
      <w:r>
        <w:rPr>
          <w:rFonts w:eastAsiaTheme="majorEastAsia"/>
          <w:lang w:val="en-US"/>
        </w:rPr>
        <w:t>MM</w:t>
      </w:r>
      <w:r w:rsidRPr="006A585A">
        <w:rPr>
          <w:rFonts w:eastAsiaTheme="majorEastAsia"/>
        </w:rPr>
        <w:t>91</w:t>
      </w:r>
      <w:r>
        <w:rPr>
          <w:rFonts w:eastAsiaTheme="majorEastAsia"/>
        </w:rPr>
        <w:t>)</w:t>
      </w:r>
    </w:p>
    <w:p w14:paraId="045C969F" w14:textId="77777777" w:rsidR="009661E9" w:rsidRPr="009661E9" w:rsidRDefault="009661E9" w:rsidP="009661E9">
      <w:pPr>
        <w:ind w:firstLine="708"/>
        <w:rPr>
          <w:szCs w:val="24"/>
        </w:rPr>
      </w:pPr>
      <w:r w:rsidRPr="009661E9">
        <w:rPr>
          <w:rFonts w:cs="Arial"/>
          <w:szCs w:val="24"/>
        </w:rPr>
        <w:t xml:space="preserve">В печатных формах документов будет предусмотрен штриховой код. Штриховой код однозначно идентифицирует системные документы, по которым была выполнена печать, и служит для поиска исходных документов, путем сканирования штрихового кода. Данное требование будет реализовано с помощью разработки </w:t>
      </w:r>
      <w:r w:rsidRPr="009661E9">
        <w:rPr>
          <w:rFonts w:cs="Arial"/>
          <w:szCs w:val="24"/>
          <w:lang w:val="en-US"/>
        </w:rPr>
        <w:t>MM</w:t>
      </w:r>
      <w:r w:rsidRPr="009661E9">
        <w:rPr>
          <w:rFonts w:cs="Arial"/>
          <w:szCs w:val="24"/>
        </w:rPr>
        <w:t>12.</w:t>
      </w:r>
    </w:p>
    <w:p w14:paraId="2B7389E6" w14:textId="77777777" w:rsidR="00CC22E5" w:rsidRDefault="00CC22E5" w:rsidP="009661E9">
      <w:pPr>
        <w:rPr>
          <w:rFonts w:eastAsiaTheme="majorEastAsia"/>
        </w:rPr>
      </w:pPr>
    </w:p>
    <w:p w14:paraId="428EC325" w14:textId="77777777" w:rsidR="00293F9C" w:rsidRDefault="00293F9C" w:rsidP="009661E9">
      <w:pPr>
        <w:rPr>
          <w:rFonts w:eastAsiaTheme="majorEastAsia"/>
        </w:rPr>
      </w:pPr>
    </w:p>
    <w:p w14:paraId="0D90865F" w14:textId="23B8773D" w:rsidR="00B01704" w:rsidRPr="0085578C" w:rsidRDefault="00B01704" w:rsidP="00B01704">
      <w:pPr>
        <w:pStyle w:val="3"/>
      </w:pPr>
      <w:bookmarkStart w:id="2551" w:name="_Toc523232569"/>
      <w:bookmarkStart w:id="2552" w:name="_Toc523401933"/>
      <w:bookmarkStart w:id="2553" w:name="_Toc523413752"/>
      <w:bookmarkStart w:id="2554" w:name="_Toc524079891"/>
      <w:bookmarkStart w:id="2555" w:name="_Toc524083194"/>
      <w:bookmarkStart w:id="2556" w:name="_Toc525914760"/>
      <w:r>
        <w:t xml:space="preserve">Выполнение складских операций </w:t>
      </w:r>
      <w:r w:rsidRPr="00B01704">
        <w:t>(</w:t>
      </w:r>
      <w:r w:rsidR="00170B39">
        <w:t>ПП-10.07.04</w:t>
      </w:r>
      <w:r>
        <w:t>)</w:t>
      </w:r>
      <w:bookmarkEnd w:id="2551"/>
      <w:bookmarkEnd w:id="2552"/>
      <w:bookmarkEnd w:id="2553"/>
      <w:bookmarkEnd w:id="2554"/>
      <w:bookmarkEnd w:id="2555"/>
      <w:bookmarkEnd w:id="2556"/>
    </w:p>
    <w:p w14:paraId="6880E22F" w14:textId="77777777" w:rsidR="00DB6B63" w:rsidRPr="00DB6B63" w:rsidRDefault="00DB6B63" w:rsidP="00DB6B63">
      <w:pPr>
        <w:rPr>
          <w:rFonts w:eastAsiaTheme="majorEastAsia"/>
        </w:rPr>
      </w:pPr>
    </w:p>
    <w:p w14:paraId="377D02E6" w14:textId="2D75F8EE" w:rsidR="00406804" w:rsidRPr="0085578C" w:rsidRDefault="005C1F22" w:rsidP="00DB6B63">
      <w:pPr>
        <w:pStyle w:val="4"/>
      </w:pPr>
      <w:bookmarkStart w:id="2557" w:name="_Toc517256176"/>
      <w:r>
        <w:t>В</w:t>
      </w:r>
      <w:r w:rsidR="006F306A">
        <w:t>недряемая ф</w:t>
      </w:r>
      <w:r w:rsidR="00406804">
        <w:t xml:space="preserve">ункциональность </w:t>
      </w:r>
      <w:r w:rsidR="006F306A">
        <w:t xml:space="preserve">модуля </w:t>
      </w:r>
      <w:r w:rsidR="00406804">
        <w:rPr>
          <w:lang w:val="en-US"/>
        </w:rPr>
        <w:t>SAP</w:t>
      </w:r>
      <w:r w:rsidR="00406804" w:rsidRPr="006F306A">
        <w:t xml:space="preserve"> </w:t>
      </w:r>
      <w:r w:rsidR="00406804">
        <w:rPr>
          <w:lang w:val="en-US"/>
        </w:rPr>
        <w:t>EWM</w:t>
      </w:r>
      <w:bookmarkEnd w:id="2557"/>
    </w:p>
    <w:p w14:paraId="0060CF88" w14:textId="77777777" w:rsidR="006F306A" w:rsidRDefault="006F306A" w:rsidP="00406804">
      <w:pPr>
        <w:ind w:firstLine="709"/>
      </w:pPr>
    </w:p>
    <w:p w14:paraId="51E515E2" w14:textId="42B04C02" w:rsidR="00406804" w:rsidRPr="00354B20" w:rsidRDefault="00406804" w:rsidP="00406804">
      <w:pPr>
        <w:ind w:firstLine="709"/>
      </w:pPr>
      <w:r>
        <w:t>На основании предоставленной</w:t>
      </w:r>
      <w:r w:rsidRPr="00354B20">
        <w:t xml:space="preserve"> Заказчиком </w:t>
      </w:r>
      <w:r>
        <w:t xml:space="preserve">информации, анализа складских бизнес-процессов, а также согласно сформулированным целям и задачам внедрения </w:t>
      </w:r>
      <w:r w:rsidR="001B118F">
        <w:t>модуля</w:t>
      </w:r>
      <w:r>
        <w:t xml:space="preserve"> </w:t>
      </w:r>
      <w:r w:rsidRPr="00684943">
        <w:rPr>
          <w:lang w:val="en-US"/>
        </w:rPr>
        <w:t>SAP</w:t>
      </w:r>
      <w:r w:rsidRPr="00684943">
        <w:t xml:space="preserve"> </w:t>
      </w:r>
      <w:r w:rsidRPr="00684943">
        <w:rPr>
          <w:lang w:val="en-US"/>
        </w:rPr>
        <w:t>EWM</w:t>
      </w:r>
      <w:r>
        <w:t>,</w:t>
      </w:r>
      <w:r w:rsidRPr="00354B20">
        <w:t xml:space="preserve"> состав</w:t>
      </w:r>
      <w:r>
        <w:t>лен</w:t>
      </w:r>
      <w:r w:rsidRPr="00354B20">
        <w:t xml:space="preserve"> список затрагиваемых в рамках </w:t>
      </w:r>
      <w:r>
        <w:t>п</w:t>
      </w:r>
      <w:r w:rsidRPr="00354B20">
        <w:t xml:space="preserve">роекта </w:t>
      </w:r>
      <w:r>
        <w:t xml:space="preserve">внедрения </w:t>
      </w:r>
      <w:r w:rsidRPr="00354B20">
        <w:t xml:space="preserve">функциональных блоков, операций и настроек. Этот список может быть скорректирован в ходе выполнения начальных фаз </w:t>
      </w:r>
      <w:r>
        <w:t>п</w:t>
      </w:r>
      <w:r w:rsidRPr="00354B20">
        <w:t xml:space="preserve">роекта </w:t>
      </w:r>
      <w:r>
        <w:t>внедрения</w:t>
      </w:r>
      <w:r w:rsidRPr="00354B20">
        <w:t>.</w:t>
      </w:r>
    </w:p>
    <w:p w14:paraId="5C856142" w14:textId="77777777" w:rsidR="00406804" w:rsidRDefault="00406804" w:rsidP="00406804">
      <w:pPr>
        <w:ind w:firstLine="709"/>
      </w:pPr>
      <w:r>
        <w:t>Б</w:t>
      </w:r>
      <w:r w:rsidRPr="00354B20">
        <w:t xml:space="preserve">азовый функционал </w:t>
      </w:r>
      <w:r w:rsidRPr="00684943">
        <w:rPr>
          <w:lang w:val="en-US"/>
        </w:rPr>
        <w:t>SAP</w:t>
      </w:r>
      <w:r w:rsidRPr="00684943">
        <w:t xml:space="preserve"> </w:t>
      </w:r>
      <w:r w:rsidRPr="00684943">
        <w:rPr>
          <w:lang w:val="en-US"/>
        </w:rPr>
        <w:t>EWM</w:t>
      </w:r>
      <w:r w:rsidRPr="00354B20">
        <w:t xml:space="preserve"> шире выдвигаемых требований и не может быть урезан при инсталляции системы</w:t>
      </w:r>
      <w:r>
        <w:t>. Концептуальным дизайном предусмотрены настройки необходимой функциональности, которая обеспечит реализацию потребностей Заказчика.</w:t>
      </w:r>
    </w:p>
    <w:p w14:paraId="13218849" w14:textId="77777777" w:rsidR="00293F9C" w:rsidRDefault="00293F9C" w:rsidP="00406804">
      <w:pPr>
        <w:ind w:firstLine="709"/>
      </w:pPr>
    </w:p>
    <w:p w14:paraId="39DBCB55" w14:textId="656CD936" w:rsidR="004B49E5" w:rsidRDefault="004B49E5" w:rsidP="00406804">
      <w:pPr>
        <w:ind w:firstLine="709"/>
      </w:pPr>
    </w:p>
    <w:p w14:paraId="19BF92BB" w14:textId="77777777" w:rsidR="004B49E5" w:rsidRDefault="004B49E5" w:rsidP="00406804">
      <w:pPr>
        <w:ind w:firstLine="709"/>
      </w:pPr>
    </w:p>
    <w:p w14:paraId="3333E6E0" w14:textId="77777777" w:rsidR="004B49E5" w:rsidRDefault="004B49E5" w:rsidP="00406804">
      <w:pPr>
        <w:ind w:firstLine="709"/>
      </w:pPr>
    </w:p>
    <w:p w14:paraId="28C2C833" w14:textId="77777777" w:rsidR="004B49E5" w:rsidRDefault="004B49E5" w:rsidP="00406804">
      <w:pPr>
        <w:ind w:firstLine="709"/>
      </w:pPr>
    </w:p>
    <w:p w14:paraId="4951DC00" w14:textId="77777777" w:rsidR="004B49E5" w:rsidRDefault="004B49E5" w:rsidP="00406804">
      <w:pPr>
        <w:ind w:firstLine="709"/>
      </w:pPr>
    </w:p>
    <w:p w14:paraId="18273E72" w14:textId="77777777" w:rsidR="004B49E5" w:rsidRDefault="004B49E5" w:rsidP="00406804">
      <w:pPr>
        <w:ind w:firstLine="709"/>
      </w:pPr>
    </w:p>
    <w:p w14:paraId="2DEE800A" w14:textId="77777777" w:rsidR="004B49E5" w:rsidRDefault="004B49E5" w:rsidP="00406804">
      <w:pPr>
        <w:ind w:firstLine="709"/>
      </w:pPr>
    </w:p>
    <w:p w14:paraId="4DD42407" w14:textId="77777777" w:rsidR="004B49E5" w:rsidRDefault="004B49E5" w:rsidP="00406804">
      <w:pPr>
        <w:ind w:firstLine="709"/>
      </w:pPr>
    </w:p>
    <w:p w14:paraId="4AB684EC" w14:textId="77777777" w:rsidR="004B49E5" w:rsidRDefault="004B49E5" w:rsidP="00406804">
      <w:pPr>
        <w:ind w:firstLine="709"/>
      </w:pPr>
    </w:p>
    <w:p w14:paraId="594BEE48" w14:textId="77777777" w:rsidR="004B49E5" w:rsidRDefault="004B49E5" w:rsidP="00406804">
      <w:pPr>
        <w:ind w:firstLine="709"/>
      </w:pPr>
    </w:p>
    <w:p w14:paraId="6C987BFF" w14:textId="77777777" w:rsidR="004B49E5" w:rsidRDefault="004B49E5" w:rsidP="00406804">
      <w:pPr>
        <w:ind w:firstLine="709"/>
      </w:pPr>
    </w:p>
    <w:p w14:paraId="0E8C8224" w14:textId="77777777" w:rsidR="004B49E5" w:rsidRDefault="004B49E5" w:rsidP="00406804">
      <w:pPr>
        <w:ind w:firstLine="709"/>
      </w:pPr>
    </w:p>
    <w:p w14:paraId="77EEB978" w14:textId="77777777" w:rsidR="004B49E5" w:rsidRDefault="004B49E5" w:rsidP="00406804">
      <w:pPr>
        <w:ind w:firstLine="709"/>
      </w:pPr>
    </w:p>
    <w:p w14:paraId="43EC553A" w14:textId="77777777" w:rsidR="004B49E5" w:rsidRDefault="004B49E5" w:rsidP="00406804">
      <w:pPr>
        <w:ind w:firstLine="709"/>
      </w:pPr>
    </w:p>
    <w:p w14:paraId="712D60BD" w14:textId="77777777" w:rsidR="004B49E5" w:rsidRDefault="004B49E5" w:rsidP="00406804">
      <w:pPr>
        <w:ind w:firstLine="709"/>
      </w:pPr>
    </w:p>
    <w:p w14:paraId="03F0F8DF" w14:textId="08F2E6B3" w:rsidR="00406804" w:rsidRDefault="00406804" w:rsidP="00406804">
      <w:pPr>
        <w:pStyle w:val="aa"/>
        <w:keepNext/>
        <w:spacing w:after="240" w:afterAutospacing="0" w:line="276" w:lineRule="auto"/>
        <w:jc w:val="right"/>
        <w:rPr>
          <w:b/>
        </w:rPr>
      </w:pPr>
      <w:r w:rsidRPr="00467379">
        <w:rPr>
          <w:rFonts w:cs="Arial"/>
          <w:b/>
          <w:sz w:val="22"/>
          <w:szCs w:val="22"/>
        </w:rPr>
        <w:t xml:space="preserve">Таблица </w:t>
      </w:r>
      <w:r w:rsidR="00781E65" w:rsidRPr="00293F9C">
        <w:rPr>
          <w:rFonts w:cs="Arial"/>
          <w:b/>
          <w:sz w:val="22"/>
          <w:szCs w:val="22"/>
        </w:rPr>
        <w:t>154</w:t>
      </w:r>
      <w:r w:rsidRPr="00467379">
        <w:rPr>
          <w:rFonts w:cs="Arial"/>
          <w:b/>
          <w:sz w:val="22"/>
          <w:szCs w:val="22"/>
        </w:rPr>
        <w:t xml:space="preserve">. </w:t>
      </w:r>
      <w:r>
        <w:rPr>
          <w:rFonts w:cs="Arial"/>
          <w:b/>
          <w:sz w:val="22"/>
          <w:szCs w:val="22"/>
        </w:rPr>
        <w:t xml:space="preserve">Настраиваемая функциональность </w:t>
      </w:r>
      <w:r>
        <w:rPr>
          <w:rFonts w:cs="Arial"/>
          <w:b/>
          <w:sz w:val="22"/>
          <w:szCs w:val="22"/>
          <w:lang w:val="en-US"/>
        </w:rPr>
        <w:t>SAP</w:t>
      </w:r>
      <w:r w:rsidRPr="00224BD4">
        <w:rPr>
          <w:rFonts w:cs="Arial"/>
          <w:b/>
          <w:sz w:val="22"/>
          <w:szCs w:val="22"/>
        </w:rPr>
        <w:t xml:space="preserve"> </w:t>
      </w:r>
      <w:r>
        <w:rPr>
          <w:rFonts w:cs="Arial"/>
          <w:b/>
          <w:sz w:val="22"/>
          <w:szCs w:val="22"/>
          <w:lang w:val="en-US"/>
        </w:rPr>
        <w:t>EWM</w:t>
      </w:r>
    </w:p>
    <w:tbl>
      <w:tblPr>
        <w:tblW w:w="996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1574"/>
        <w:gridCol w:w="6648"/>
      </w:tblGrid>
      <w:tr w:rsidR="00406804" w:rsidRPr="008412CA" w14:paraId="7B454ABB" w14:textId="77777777" w:rsidTr="004B49E5">
        <w:trPr>
          <w:trHeight w:val="633"/>
          <w:tblHeader/>
        </w:trPr>
        <w:tc>
          <w:tcPr>
            <w:tcW w:w="1745" w:type="dxa"/>
            <w:shd w:val="clear" w:color="auto" w:fill="FFC000"/>
            <w:vAlign w:val="center"/>
            <w:hideMark/>
          </w:tcPr>
          <w:p w14:paraId="4E8838F6" w14:textId="77777777" w:rsidR="00406804" w:rsidRPr="008412CA" w:rsidRDefault="00406804" w:rsidP="008F535A">
            <w:pPr>
              <w:jc w:val="center"/>
              <w:rPr>
                <w:b/>
                <w:bCs/>
                <w:sz w:val="20"/>
                <w:szCs w:val="20"/>
                <w:lang w:eastAsia="ru-RU"/>
              </w:rPr>
            </w:pPr>
            <w:r w:rsidRPr="008412CA">
              <w:rPr>
                <w:b/>
                <w:bCs/>
                <w:sz w:val="20"/>
                <w:szCs w:val="20"/>
                <w:lang w:eastAsia="ru-RU"/>
              </w:rPr>
              <w:t>Функциональная область</w:t>
            </w:r>
          </w:p>
        </w:tc>
        <w:tc>
          <w:tcPr>
            <w:tcW w:w="1574" w:type="dxa"/>
            <w:shd w:val="clear" w:color="auto" w:fill="FFC000"/>
            <w:vAlign w:val="center"/>
            <w:hideMark/>
          </w:tcPr>
          <w:p w14:paraId="5AFE06D0" w14:textId="77777777" w:rsidR="00406804" w:rsidRPr="008412CA" w:rsidRDefault="00406804" w:rsidP="008F535A">
            <w:pPr>
              <w:jc w:val="center"/>
              <w:rPr>
                <w:b/>
                <w:bCs/>
                <w:sz w:val="20"/>
                <w:szCs w:val="20"/>
                <w:lang w:eastAsia="ru-RU"/>
              </w:rPr>
            </w:pPr>
            <w:r w:rsidRPr="008412CA">
              <w:rPr>
                <w:b/>
                <w:bCs/>
                <w:sz w:val="20"/>
                <w:szCs w:val="20"/>
                <w:lang w:eastAsia="ru-RU"/>
              </w:rPr>
              <w:t>Функциональный блок</w:t>
            </w:r>
          </w:p>
        </w:tc>
        <w:tc>
          <w:tcPr>
            <w:tcW w:w="6648" w:type="dxa"/>
            <w:shd w:val="clear" w:color="auto" w:fill="FFC000"/>
            <w:vAlign w:val="center"/>
            <w:hideMark/>
          </w:tcPr>
          <w:p w14:paraId="5E584469" w14:textId="77777777" w:rsidR="00406804" w:rsidRPr="008412CA" w:rsidRDefault="00406804" w:rsidP="008F535A">
            <w:pPr>
              <w:jc w:val="center"/>
              <w:rPr>
                <w:b/>
                <w:bCs/>
                <w:sz w:val="20"/>
                <w:szCs w:val="20"/>
                <w:lang w:eastAsia="ru-RU"/>
              </w:rPr>
            </w:pPr>
            <w:r w:rsidRPr="008412CA">
              <w:rPr>
                <w:b/>
                <w:bCs/>
                <w:sz w:val="20"/>
                <w:szCs w:val="20"/>
                <w:lang w:eastAsia="ru-RU"/>
              </w:rPr>
              <w:t>Детализация</w:t>
            </w:r>
          </w:p>
        </w:tc>
      </w:tr>
      <w:tr w:rsidR="00406804" w:rsidRPr="008412CA" w14:paraId="349ED2A4" w14:textId="77777777" w:rsidTr="004B49E5">
        <w:trPr>
          <w:trHeight w:val="316"/>
        </w:trPr>
        <w:tc>
          <w:tcPr>
            <w:tcW w:w="9967" w:type="dxa"/>
            <w:gridSpan w:val="3"/>
            <w:shd w:val="clear" w:color="auto" w:fill="auto"/>
            <w:noWrap/>
            <w:vAlign w:val="bottom"/>
            <w:hideMark/>
          </w:tcPr>
          <w:p w14:paraId="2C50D8ED" w14:textId="77777777" w:rsidR="00406804" w:rsidRPr="008412CA" w:rsidRDefault="00406804" w:rsidP="008F535A">
            <w:pPr>
              <w:jc w:val="left"/>
              <w:rPr>
                <w:b/>
                <w:bCs/>
                <w:sz w:val="20"/>
                <w:szCs w:val="20"/>
                <w:lang w:eastAsia="ru-RU"/>
              </w:rPr>
            </w:pPr>
            <w:bookmarkStart w:id="2558" w:name="_Hlk515631717"/>
            <w:r w:rsidRPr="008412CA">
              <w:rPr>
                <w:b/>
                <w:bCs/>
                <w:sz w:val="20"/>
                <w:szCs w:val="20"/>
                <w:lang w:eastAsia="ru-RU"/>
              </w:rPr>
              <w:t>Организационная структура склада</w:t>
            </w:r>
          </w:p>
        </w:tc>
      </w:tr>
      <w:tr w:rsidR="00406804" w:rsidRPr="008412CA" w14:paraId="781D205D" w14:textId="77777777" w:rsidTr="004B49E5">
        <w:trPr>
          <w:trHeight w:val="301"/>
        </w:trPr>
        <w:tc>
          <w:tcPr>
            <w:tcW w:w="1745" w:type="dxa"/>
            <w:shd w:val="clear" w:color="auto" w:fill="auto"/>
            <w:noWrap/>
            <w:vAlign w:val="bottom"/>
            <w:hideMark/>
          </w:tcPr>
          <w:p w14:paraId="4C03AF8D" w14:textId="77777777" w:rsidR="00406804" w:rsidRPr="008412CA" w:rsidRDefault="00406804" w:rsidP="008F535A">
            <w:pPr>
              <w:rPr>
                <w:sz w:val="20"/>
                <w:szCs w:val="20"/>
                <w:lang w:eastAsia="ru-RU"/>
              </w:rPr>
            </w:pPr>
            <w:r w:rsidRPr="008412CA">
              <w:rPr>
                <w:sz w:val="20"/>
                <w:szCs w:val="20"/>
                <w:lang w:eastAsia="ru-RU"/>
              </w:rPr>
              <w:t> </w:t>
            </w:r>
          </w:p>
        </w:tc>
        <w:tc>
          <w:tcPr>
            <w:tcW w:w="8222" w:type="dxa"/>
            <w:gridSpan w:val="2"/>
            <w:shd w:val="clear" w:color="auto" w:fill="auto"/>
            <w:noWrap/>
            <w:vAlign w:val="bottom"/>
            <w:hideMark/>
          </w:tcPr>
          <w:p w14:paraId="4472831F" w14:textId="77777777" w:rsidR="00406804" w:rsidRPr="008412CA" w:rsidRDefault="00406804" w:rsidP="008F535A">
            <w:pPr>
              <w:rPr>
                <w:sz w:val="20"/>
                <w:szCs w:val="20"/>
                <w:lang w:eastAsia="ru-RU"/>
              </w:rPr>
            </w:pPr>
            <w:r w:rsidRPr="008412CA">
              <w:rPr>
                <w:sz w:val="20"/>
                <w:szCs w:val="20"/>
                <w:lang w:eastAsia="ru-RU"/>
              </w:rPr>
              <w:t>Управление структурой склада</w:t>
            </w:r>
          </w:p>
        </w:tc>
      </w:tr>
      <w:tr w:rsidR="00406804" w:rsidRPr="008412CA" w14:paraId="1E917B5F" w14:textId="77777777" w:rsidTr="004B49E5">
        <w:trPr>
          <w:trHeight w:val="301"/>
        </w:trPr>
        <w:tc>
          <w:tcPr>
            <w:tcW w:w="1745" w:type="dxa"/>
            <w:shd w:val="clear" w:color="auto" w:fill="auto"/>
            <w:noWrap/>
            <w:vAlign w:val="bottom"/>
            <w:hideMark/>
          </w:tcPr>
          <w:p w14:paraId="106F8367"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2110C463" w14:textId="77777777" w:rsidR="00406804" w:rsidRPr="008412CA" w:rsidRDefault="00406804" w:rsidP="008F535A">
            <w:pPr>
              <w:rPr>
                <w:sz w:val="20"/>
                <w:szCs w:val="20"/>
                <w:lang w:eastAsia="ru-RU"/>
              </w:rPr>
            </w:pPr>
          </w:p>
        </w:tc>
        <w:tc>
          <w:tcPr>
            <w:tcW w:w="6648" w:type="dxa"/>
            <w:shd w:val="clear" w:color="auto" w:fill="auto"/>
            <w:vAlign w:val="center"/>
            <w:hideMark/>
          </w:tcPr>
          <w:p w14:paraId="1B4AC5C3" w14:textId="77777777" w:rsidR="00406804" w:rsidRPr="008412CA" w:rsidRDefault="00406804" w:rsidP="008F535A">
            <w:pPr>
              <w:rPr>
                <w:sz w:val="20"/>
                <w:szCs w:val="20"/>
                <w:lang w:eastAsia="ru-RU"/>
              </w:rPr>
            </w:pPr>
            <w:r w:rsidRPr="008412CA">
              <w:rPr>
                <w:sz w:val="20"/>
                <w:szCs w:val="20"/>
                <w:lang w:eastAsia="ru-RU"/>
              </w:rPr>
              <w:t>Настройка номеров складов</w:t>
            </w:r>
          </w:p>
        </w:tc>
      </w:tr>
      <w:tr w:rsidR="00406804" w:rsidRPr="008412CA" w14:paraId="5CD1553B" w14:textId="77777777" w:rsidTr="004B49E5">
        <w:trPr>
          <w:trHeight w:val="301"/>
        </w:trPr>
        <w:tc>
          <w:tcPr>
            <w:tcW w:w="1745" w:type="dxa"/>
            <w:shd w:val="clear" w:color="auto" w:fill="auto"/>
            <w:noWrap/>
            <w:vAlign w:val="bottom"/>
            <w:hideMark/>
          </w:tcPr>
          <w:p w14:paraId="4E36A176"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20DCFD51" w14:textId="77777777" w:rsidR="00406804" w:rsidRPr="008412CA" w:rsidRDefault="00406804" w:rsidP="008F535A">
            <w:pPr>
              <w:rPr>
                <w:sz w:val="20"/>
                <w:szCs w:val="20"/>
                <w:lang w:eastAsia="ru-RU"/>
              </w:rPr>
            </w:pPr>
          </w:p>
        </w:tc>
        <w:tc>
          <w:tcPr>
            <w:tcW w:w="6648" w:type="dxa"/>
            <w:shd w:val="clear" w:color="auto" w:fill="auto"/>
            <w:vAlign w:val="center"/>
            <w:hideMark/>
          </w:tcPr>
          <w:p w14:paraId="58EED0E9" w14:textId="77777777" w:rsidR="00406804" w:rsidRPr="008412CA" w:rsidRDefault="00406804" w:rsidP="008F535A">
            <w:pPr>
              <w:rPr>
                <w:sz w:val="20"/>
                <w:szCs w:val="20"/>
                <w:lang w:eastAsia="ru-RU"/>
              </w:rPr>
            </w:pPr>
            <w:r w:rsidRPr="008412CA">
              <w:rPr>
                <w:sz w:val="20"/>
                <w:szCs w:val="20"/>
                <w:lang w:eastAsia="ru-RU"/>
              </w:rPr>
              <w:t>Настройка типов складов</w:t>
            </w:r>
          </w:p>
        </w:tc>
      </w:tr>
      <w:tr w:rsidR="00406804" w:rsidRPr="008412CA" w14:paraId="5000959F" w14:textId="77777777" w:rsidTr="004B49E5">
        <w:trPr>
          <w:trHeight w:val="301"/>
        </w:trPr>
        <w:tc>
          <w:tcPr>
            <w:tcW w:w="1745" w:type="dxa"/>
            <w:shd w:val="clear" w:color="auto" w:fill="auto"/>
            <w:noWrap/>
            <w:vAlign w:val="bottom"/>
            <w:hideMark/>
          </w:tcPr>
          <w:p w14:paraId="65BFA96C"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04D39125" w14:textId="77777777" w:rsidR="00406804" w:rsidRPr="008412CA" w:rsidRDefault="00406804" w:rsidP="008F535A">
            <w:pPr>
              <w:rPr>
                <w:sz w:val="20"/>
                <w:szCs w:val="20"/>
                <w:lang w:eastAsia="ru-RU"/>
              </w:rPr>
            </w:pPr>
          </w:p>
        </w:tc>
        <w:tc>
          <w:tcPr>
            <w:tcW w:w="6648" w:type="dxa"/>
            <w:shd w:val="clear" w:color="auto" w:fill="auto"/>
            <w:vAlign w:val="center"/>
            <w:hideMark/>
          </w:tcPr>
          <w:p w14:paraId="4373E40D" w14:textId="77777777" w:rsidR="00406804" w:rsidRPr="008412CA" w:rsidRDefault="00406804" w:rsidP="008F535A">
            <w:pPr>
              <w:rPr>
                <w:sz w:val="20"/>
                <w:szCs w:val="20"/>
                <w:lang w:eastAsia="ru-RU"/>
              </w:rPr>
            </w:pPr>
            <w:r w:rsidRPr="008412CA">
              <w:rPr>
                <w:sz w:val="20"/>
                <w:szCs w:val="20"/>
                <w:lang w:eastAsia="ru-RU"/>
              </w:rPr>
              <w:t>Настройка складских участков</w:t>
            </w:r>
          </w:p>
        </w:tc>
      </w:tr>
      <w:tr w:rsidR="00406804" w:rsidRPr="008412CA" w14:paraId="43B68063" w14:textId="77777777" w:rsidTr="004B49E5">
        <w:trPr>
          <w:trHeight w:val="301"/>
        </w:trPr>
        <w:tc>
          <w:tcPr>
            <w:tcW w:w="1745" w:type="dxa"/>
            <w:shd w:val="clear" w:color="auto" w:fill="auto"/>
            <w:noWrap/>
            <w:vAlign w:val="bottom"/>
            <w:hideMark/>
          </w:tcPr>
          <w:p w14:paraId="4178D8DE"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542489E6" w14:textId="77777777" w:rsidR="00406804" w:rsidRPr="008412CA" w:rsidRDefault="00406804" w:rsidP="008F535A">
            <w:pPr>
              <w:rPr>
                <w:sz w:val="20"/>
                <w:szCs w:val="20"/>
                <w:lang w:eastAsia="ru-RU"/>
              </w:rPr>
            </w:pPr>
          </w:p>
        </w:tc>
        <w:tc>
          <w:tcPr>
            <w:tcW w:w="6648" w:type="dxa"/>
            <w:shd w:val="clear" w:color="auto" w:fill="auto"/>
            <w:vAlign w:val="center"/>
            <w:hideMark/>
          </w:tcPr>
          <w:p w14:paraId="18CB20D0" w14:textId="77777777" w:rsidR="00406804" w:rsidRPr="008412CA" w:rsidRDefault="00406804" w:rsidP="008F535A">
            <w:pPr>
              <w:rPr>
                <w:sz w:val="20"/>
                <w:szCs w:val="20"/>
                <w:lang w:eastAsia="ru-RU"/>
              </w:rPr>
            </w:pPr>
            <w:r w:rsidRPr="008412CA">
              <w:rPr>
                <w:sz w:val="20"/>
                <w:szCs w:val="20"/>
                <w:lang w:eastAsia="ru-RU"/>
              </w:rPr>
              <w:t>Настройка групп типов складов</w:t>
            </w:r>
          </w:p>
        </w:tc>
      </w:tr>
      <w:tr w:rsidR="00406804" w:rsidRPr="008412CA" w14:paraId="22FE30A8" w14:textId="77777777" w:rsidTr="004B49E5">
        <w:trPr>
          <w:trHeight w:val="301"/>
        </w:trPr>
        <w:tc>
          <w:tcPr>
            <w:tcW w:w="1745" w:type="dxa"/>
            <w:shd w:val="clear" w:color="auto" w:fill="auto"/>
            <w:noWrap/>
            <w:vAlign w:val="bottom"/>
            <w:hideMark/>
          </w:tcPr>
          <w:p w14:paraId="4B6831FA"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77521FC1" w14:textId="77777777" w:rsidR="00406804" w:rsidRPr="008412CA" w:rsidRDefault="00406804" w:rsidP="008F535A">
            <w:pPr>
              <w:rPr>
                <w:sz w:val="20"/>
                <w:szCs w:val="20"/>
                <w:lang w:eastAsia="ru-RU"/>
              </w:rPr>
            </w:pPr>
          </w:p>
        </w:tc>
        <w:tc>
          <w:tcPr>
            <w:tcW w:w="6648" w:type="dxa"/>
            <w:shd w:val="clear" w:color="auto" w:fill="auto"/>
            <w:vAlign w:val="center"/>
            <w:hideMark/>
          </w:tcPr>
          <w:p w14:paraId="24992A72" w14:textId="77777777" w:rsidR="00406804" w:rsidRPr="008412CA" w:rsidRDefault="00406804" w:rsidP="008F535A">
            <w:pPr>
              <w:rPr>
                <w:sz w:val="20"/>
                <w:szCs w:val="20"/>
                <w:lang w:eastAsia="ru-RU"/>
              </w:rPr>
            </w:pPr>
            <w:r w:rsidRPr="008412CA">
              <w:rPr>
                <w:sz w:val="20"/>
                <w:szCs w:val="20"/>
                <w:lang w:eastAsia="ru-RU"/>
              </w:rPr>
              <w:t>Настройка складских действий</w:t>
            </w:r>
          </w:p>
        </w:tc>
      </w:tr>
      <w:tr w:rsidR="00406804" w:rsidRPr="008412CA" w14:paraId="2344F0D0" w14:textId="77777777" w:rsidTr="004B49E5">
        <w:trPr>
          <w:trHeight w:val="301"/>
        </w:trPr>
        <w:tc>
          <w:tcPr>
            <w:tcW w:w="1745" w:type="dxa"/>
            <w:shd w:val="clear" w:color="auto" w:fill="auto"/>
            <w:noWrap/>
            <w:vAlign w:val="bottom"/>
            <w:hideMark/>
          </w:tcPr>
          <w:p w14:paraId="0C9D5D53"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0C11E6CA" w14:textId="77777777" w:rsidR="00406804" w:rsidRPr="008412CA" w:rsidRDefault="00406804" w:rsidP="008F535A">
            <w:pPr>
              <w:rPr>
                <w:sz w:val="20"/>
                <w:szCs w:val="20"/>
                <w:lang w:eastAsia="ru-RU"/>
              </w:rPr>
            </w:pPr>
          </w:p>
        </w:tc>
        <w:tc>
          <w:tcPr>
            <w:tcW w:w="6648" w:type="dxa"/>
            <w:shd w:val="clear" w:color="auto" w:fill="auto"/>
            <w:vAlign w:val="center"/>
            <w:hideMark/>
          </w:tcPr>
          <w:p w14:paraId="25CF7840" w14:textId="77777777" w:rsidR="00406804" w:rsidRPr="008412CA" w:rsidRDefault="00406804" w:rsidP="008F535A">
            <w:pPr>
              <w:rPr>
                <w:sz w:val="20"/>
                <w:szCs w:val="20"/>
                <w:lang w:eastAsia="ru-RU"/>
              </w:rPr>
            </w:pPr>
            <w:r w:rsidRPr="008412CA">
              <w:rPr>
                <w:sz w:val="20"/>
                <w:szCs w:val="20"/>
                <w:lang w:eastAsia="ru-RU"/>
              </w:rPr>
              <w:t>Настройка областей действия</w:t>
            </w:r>
          </w:p>
        </w:tc>
      </w:tr>
      <w:tr w:rsidR="00406804" w:rsidRPr="008412CA" w14:paraId="252867EC" w14:textId="77777777" w:rsidTr="004B49E5">
        <w:trPr>
          <w:trHeight w:val="301"/>
        </w:trPr>
        <w:tc>
          <w:tcPr>
            <w:tcW w:w="1745" w:type="dxa"/>
            <w:shd w:val="clear" w:color="auto" w:fill="auto"/>
            <w:noWrap/>
            <w:vAlign w:val="bottom"/>
            <w:hideMark/>
          </w:tcPr>
          <w:p w14:paraId="26D732EE"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28C9A65C" w14:textId="77777777" w:rsidR="00406804" w:rsidRPr="008412CA" w:rsidRDefault="00406804" w:rsidP="008F535A">
            <w:pPr>
              <w:rPr>
                <w:sz w:val="20"/>
                <w:szCs w:val="20"/>
                <w:lang w:eastAsia="ru-RU"/>
              </w:rPr>
            </w:pPr>
          </w:p>
        </w:tc>
        <w:tc>
          <w:tcPr>
            <w:tcW w:w="6648" w:type="dxa"/>
            <w:shd w:val="clear" w:color="auto" w:fill="auto"/>
            <w:vAlign w:val="center"/>
            <w:hideMark/>
          </w:tcPr>
          <w:p w14:paraId="5AFFDF5A" w14:textId="77777777" w:rsidR="00406804" w:rsidRPr="008412CA" w:rsidRDefault="00406804" w:rsidP="008F535A">
            <w:pPr>
              <w:rPr>
                <w:sz w:val="20"/>
                <w:szCs w:val="20"/>
                <w:lang w:eastAsia="ru-RU"/>
              </w:rPr>
            </w:pPr>
            <w:r w:rsidRPr="008412CA">
              <w:rPr>
                <w:sz w:val="20"/>
                <w:szCs w:val="20"/>
                <w:lang w:eastAsia="ru-RU"/>
              </w:rPr>
              <w:t>Создание и редактирование складских мест</w:t>
            </w:r>
          </w:p>
        </w:tc>
      </w:tr>
      <w:tr w:rsidR="00406804" w:rsidRPr="008412CA" w14:paraId="788D0D64" w14:textId="77777777" w:rsidTr="004B49E5">
        <w:trPr>
          <w:trHeight w:val="301"/>
        </w:trPr>
        <w:tc>
          <w:tcPr>
            <w:tcW w:w="1745" w:type="dxa"/>
            <w:shd w:val="clear" w:color="auto" w:fill="auto"/>
            <w:noWrap/>
            <w:vAlign w:val="bottom"/>
            <w:hideMark/>
          </w:tcPr>
          <w:p w14:paraId="1A27959D"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7BA36972" w14:textId="77777777" w:rsidR="00406804" w:rsidRPr="008412CA" w:rsidRDefault="00406804" w:rsidP="008F535A">
            <w:pPr>
              <w:rPr>
                <w:sz w:val="20"/>
                <w:szCs w:val="20"/>
                <w:lang w:eastAsia="ru-RU"/>
              </w:rPr>
            </w:pPr>
          </w:p>
        </w:tc>
        <w:tc>
          <w:tcPr>
            <w:tcW w:w="6648" w:type="dxa"/>
            <w:shd w:val="clear" w:color="auto" w:fill="auto"/>
            <w:vAlign w:val="center"/>
            <w:hideMark/>
          </w:tcPr>
          <w:p w14:paraId="47112A35" w14:textId="77777777" w:rsidR="00406804" w:rsidRPr="008412CA" w:rsidRDefault="00406804" w:rsidP="008F535A">
            <w:pPr>
              <w:rPr>
                <w:sz w:val="20"/>
                <w:szCs w:val="20"/>
                <w:lang w:eastAsia="ru-RU"/>
              </w:rPr>
            </w:pPr>
            <w:r w:rsidRPr="008412CA">
              <w:rPr>
                <w:sz w:val="20"/>
                <w:szCs w:val="20"/>
                <w:lang w:eastAsia="ru-RU"/>
              </w:rPr>
              <w:t>Создание типов доступа для складских мест</w:t>
            </w:r>
          </w:p>
        </w:tc>
      </w:tr>
      <w:tr w:rsidR="00406804" w:rsidRPr="008412CA" w14:paraId="31D0D88D" w14:textId="77777777" w:rsidTr="004B49E5">
        <w:trPr>
          <w:trHeight w:val="312"/>
        </w:trPr>
        <w:tc>
          <w:tcPr>
            <w:tcW w:w="1745" w:type="dxa"/>
            <w:shd w:val="clear" w:color="auto" w:fill="auto"/>
            <w:noWrap/>
            <w:vAlign w:val="bottom"/>
            <w:hideMark/>
          </w:tcPr>
          <w:p w14:paraId="5647A2DF"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1540346F" w14:textId="77777777" w:rsidR="00406804" w:rsidRPr="008412CA" w:rsidRDefault="00406804" w:rsidP="008F535A">
            <w:pPr>
              <w:rPr>
                <w:sz w:val="20"/>
                <w:szCs w:val="20"/>
                <w:lang w:eastAsia="ru-RU"/>
              </w:rPr>
            </w:pPr>
          </w:p>
        </w:tc>
        <w:tc>
          <w:tcPr>
            <w:tcW w:w="6648" w:type="dxa"/>
            <w:shd w:val="clear" w:color="auto" w:fill="auto"/>
            <w:vAlign w:val="center"/>
            <w:hideMark/>
          </w:tcPr>
          <w:p w14:paraId="5B283D9F" w14:textId="77777777" w:rsidR="00406804" w:rsidRPr="008412CA" w:rsidRDefault="00406804" w:rsidP="008F535A">
            <w:pPr>
              <w:rPr>
                <w:sz w:val="20"/>
                <w:szCs w:val="20"/>
                <w:lang w:eastAsia="ru-RU"/>
              </w:rPr>
            </w:pPr>
            <w:r w:rsidRPr="008412CA">
              <w:rPr>
                <w:sz w:val="20"/>
                <w:szCs w:val="20"/>
                <w:lang w:eastAsia="ru-RU"/>
              </w:rPr>
              <w:t>Сортировка складских мест для действий и областей действий</w:t>
            </w:r>
          </w:p>
        </w:tc>
      </w:tr>
      <w:tr w:rsidR="00406804" w:rsidRPr="008412CA" w14:paraId="0EC1582C" w14:textId="77777777" w:rsidTr="004B49E5">
        <w:trPr>
          <w:trHeight w:val="301"/>
        </w:trPr>
        <w:tc>
          <w:tcPr>
            <w:tcW w:w="1745" w:type="dxa"/>
            <w:shd w:val="clear" w:color="auto" w:fill="auto"/>
            <w:noWrap/>
            <w:vAlign w:val="bottom"/>
            <w:hideMark/>
          </w:tcPr>
          <w:p w14:paraId="34106041"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73497EF1" w14:textId="77777777" w:rsidR="00406804" w:rsidRPr="008412CA" w:rsidRDefault="00406804" w:rsidP="008F535A">
            <w:pPr>
              <w:rPr>
                <w:sz w:val="20"/>
                <w:szCs w:val="20"/>
                <w:lang w:eastAsia="ru-RU"/>
              </w:rPr>
            </w:pPr>
          </w:p>
        </w:tc>
        <w:tc>
          <w:tcPr>
            <w:tcW w:w="6648" w:type="dxa"/>
            <w:shd w:val="clear" w:color="auto" w:fill="auto"/>
            <w:vAlign w:val="center"/>
            <w:hideMark/>
          </w:tcPr>
          <w:p w14:paraId="6597E1E1" w14:textId="77777777" w:rsidR="00406804" w:rsidRPr="008412CA" w:rsidRDefault="00406804" w:rsidP="008F535A">
            <w:pPr>
              <w:rPr>
                <w:sz w:val="20"/>
                <w:szCs w:val="20"/>
                <w:lang w:eastAsia="ru-RU"/>
              </w:rPr>
            </w:pPr>
            <w:r w:rsidRPr="008412CA">
              <w:rPr>
                <w:sz w:val="20"/>
                <w:szCs w:val="20"/>
                <w:lang w:eastAsia="ru-RU"/>
              </w:rPr>
              <w:t xml:space="preserve">Создание типов </w:t>
            </w:r>
            <w:r>
              <w:rPr>
                <w:sz w:val="20"/>
                <w:szCs w:val="20"/>
                <w:lang w:eastAsia="ru-RU"/>
              </w:rPr>
              <w:t>единиц обработки</w:t>
            </w:r>
            <w:r w:rsidRPr="008412CA">
              <w:rPr>
                <w:sz w:val="20"/>
                <w:szCs w:val="20"/>
                <w:lang w:eastAsia="ru-RU"/>
              </w:rPr>
              <w:t xml:space="preserve"> и </w:t>
            </w:r>
            <w:r>
              <w:rPr>
                <w:sz w:val="20"/>
                <w:szCs w:val="20"/>
                <w:lang w:eastAsia="ru-RU"/>
              </w:rPr>
              <w:t xml:space="preserve">их назначение </w:t>
            </w:r>
            <w:r w:rsidRPr="008412CA">
              <w:rPr>
                <w:sz w:val="20"/>
                <w:szCs w:val="20"/>
                <w:lang w:eastAsia="ru-RU"/>
              </w:rPr>
              <w:t>для типов складов</w:t>
            </w:r>
          </w:p>
        </w:tc>
      </w:tr>
      <w:tr w:rsidR="00406804" w:rsidRPr="008412CA" w14:paraId="3FAEB0C2" w14:textId="77777777" w:rsidTr="004B49E5">
        <w:trPr>
          <w:trHeight w:val="603"/>
        </w:trPr>
        <w:tc>
          <w:tcPr>
            <w:tcW w:w="1745" w:type="dxa"/>
            <w:shd w:val="clear" w:color="auto" w:fill="auto"/>
            <w:noWrap/>
            <w:vAlign w:val="bottom"/>
            <w:hideMark/>
          </w:tcPr>
          <w:p w14:paraId="2A6044E3"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4A3F7515" w14:textId="77777777" w:rsidR="00406804" w:rsidRPr="008412CA" w:rsidRDefault="00406804" w:rsidP="008F535A">
            <w:pPr>
              <w:rPr>
                <w:sz w:val="20"/>
                <w:szCs w:val="20"/>
                <w:lang w:eastAsia="ru-RU"/>
              </w:rPr>
            </w:pPr>
          </w:p>
        </w:tc>
        <w:tc>
          <w:tcPr>
            <w:tcW w:w="6648" w:type="dxa"/>
            <w:shd w:val="clear" w:color="auto" w:fill="auto"/>
            <w:vAlign w:val="center"/>
            <w:hideMark/>
          </w:tcPr>
          <w:p w14:paraId="7F7B7E71" w14:textId="77777777" w:rsidR="00406804" w:rsidRPr="008412CA" w:rsidRDefault="00406804" w:rsidP="008F535A">
            <w:pPr>
              <w:rPr>
                <w:sz w:val="20"/>
                <w:szCs w:val="20"/>
                <w:lang w:eastAsia="ru-RU"/>
              </w:rPr>
            </w:pPr>
            <w:r w:rsidRPr="008412CA">
              <w:rPr>
                <w:sz w:val="20"/>
                <w:szCs w:val="20"/>
                <w:lang w:eastAsia="ru-RU"/>
              </w:rPr>
              <w:t>Создание групп доступа и видов запаса, назначение групп доступа типам складов</w:t>
            </w:r>
          </w:p>
        </w:tc>
      </w:tr>
      <w:tr w:rsidR="00406804" w:rsidRPr="008412CA" w14:paraId="2B282B99" w14:textId="77777777" w:rsidTr="004B49E5">
        <w:trPr>
          <w:trHeight w:val="301"/>
        </w:trPr>
        <w:tc>
          <w:tcPr>
            <w:tcW w:w="1745" w:type="dxa"/>
            <w:shd w:val="clear" w:color="auto" w:fill="auto"/>
            <w:noWrap/>
            <w:vAlign w:val="bottom"/>
            <w:hideMark/>
          </w:tcPr>
          <w:p w14:paraId="2BBFD81F" w14:textId="77777777" w:rsidR="00406804" w:rsidRPr="008412CA" w:rsidRDefault="00406804" w:rsidP="008F535A">
            <w:pPr>
              <w:rPr>
                <w:sz w:val="20"/>
                <w:szCs w:val="20"/>
                <w:lang w:eastAsia="ru-RU"/>
              </w:rPr>
            </w:pPr>
            <w:r w:rsidRPr="008412CA">
              <w:rPr>
                <w:sz w:val="20"/>
                <w:szCs w:val="20"/>
                <w:lang w:eastAsia="ru-RU"/>
              </w:rPr>
              <w:t> </w:t>
            </w:r>
          </w:p>
        </w:tc>
        <w:tc>
          <w:tcPr>
            <w:tcW w:w="8222" w:type="dxa"/>
            <w:gridSpan w:val="2"/>
            <w:shd w:val="clear" w:color="auto" w:fill="auto"/>
            <w:noWrap/>
            <w:vAlign w:val="bottom"/>
            <w:hideMark/>
          </w:tcPr>
          <w:p w14:paraId="79D2E856" w14:textId="77777777" w:rsidR="00406804" w:rsidRPr="008412CA" w:rsidRDefault="00406804" w:rsidP="008F535A">
            <w:pPr>
              <w:rPr>
                <w:sz w:val="20"/>
                <w:szCs w:val="20"/>
                <w:lang w:eastAsia="ru-RU"/>
              </w:rPr>
            </w:pPr>
            <w:r w:rsidRPr="008412CA">
              <w:rPr>
                <w:sz w:val="20"/>
                <w:szCs w:val="20"/>
                <w:lang w:eastAsia="ru-RU"/>
              </w:rPr>
              <w:t>Управление ресурсами склада</w:t>
            </w:r>
          </w:p>
        </w:tc>
      </w:tr>
      <w:tr w:rsidR="00406804" w:rsidRPr="008412CA" w14:paraId="6D68A3B5" w14:textId="77777777" w:rsidTr="004B49E5">
        <w:trPr>
          <w:trHeight w:val="301"/>
        </w:trPr>
        <w:tc>
          <w:tcPr>
            <w:tcW w:w="1745" w:type="dxa"/>
            <w:shd w:val="clear" w:color="auto" w:fill="auto"/>
            <w:noWrap/>
            <w:vAlign w:val="bottom"/>
            <w:hideMark/>
          </w:tcPr>
          <w:p w14:paraId="3F1D45E7"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610F8708" w14:textId="77777777" w:rsidR="00406804" w:rsidRPr="008412CA" w:rsidRDefault="00406804" w:rsidP="008F535A">
            <w:pPr>
              <w:rPr>
                <w:sz w:val="20"/>
                <w:szCs w:val="20"/>
                <w:lang w:eastAsia="ru-RU"/>
              </w:rPr>
            </w:pPr>
          </w:p>
        </w:tc>
        <w:tc>
          <w:tcPr>
            <w:tcW w:w="6648" w:type="dxa"/>
            <w:shd w:val="clear" w:color="auto" w:fill="auto"/>
            <w:vAlign w:val="center"/>
            <w:hideMark/>
          </w:tcPr>
          <w:p w14:paraId="2BBC2F20" w14:textId="41DA9ED3" w:rsidR="00406804" w:rsidRPr="008412CA" w:rsidRDefault="00406804" w:rsidP="008F535A">
            <w:pPr>
              <w:rPr>
                <w:sz w:val="20"/>
                <w:szCs w:val="20"/>
                <w:lang w:eastAsia="ru-RU"/>
              </w:rPr>
            </w:pPr>
          </w:p>
        </w:tc>
      </w:tr>
      <w:tr w:rsidR="00406804" w:rsidRPr="008412CA" w14:paraId="49A82987" w14:textId="77777777" w:rsidTr="004B49E5">
        <w:trPr>
          <w:trHeight w:val="415"/>
        </w:trPr>
        <w:tc>
          <w:tcPr>
            <w:tcW w:w="1745" w:type="dxa"/>
            <w:shd w:val="clear" w:color="auto" w:fill="auto"/>
            <w:noWrap/>
            <w:vAlign w:val="bottom"/>
            <w:hideMark/>
          </w:tcPr>
          <w:p w14:paraId="625D42B9"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2ED5A9AC" w14:textId="77777777" w:rsidR="00406804" w:rsidRPr="008412CA" w:rsidRDefault="00406804" w:rsidP="008F535A">
            <w:pPr>
              <w:rPr>
                <w:sz w:val="20"/>
                <w:szCs w:val="20"/>
                <w:lang w:eastAsia="ru-RU"/>
              </w:rPr>
            </w:pPr>
          </w:p>
        </w:tc>
        <w:tc>
          <w:tcPr>
            <w:tcW w:w="6648" w:type="dxa"/>
            <w:shd w:val="clear" w:color="auto" w:fill="auto"/>
            <w:vAlign w:val="center"/>
            <w:hideMark/>
          </w:tcPr>
          <w:p w14:paraId="55DAE5A1" w14:textId="77777777" w:rsidR="00406804" w:rsidRPr="008412CA" w:rsidRDefault="00406804" w:rsidP="008F535A">
            <w:pPr>
              <w:rPr>
                <w:sz w:val="20"/>
                <w:szCs w:val="20"/>
                <w:lang w:eastAsia="ru-RU"/>
              </w:rPr>
            </w:pPr>
            <w:r w:rsidRPr="008412CA">
              <w:rPr>
                <w:sz w:val="20"/>
                <w:szCs w:val="20"/>
                <w:lang w:eastAsia="ru-RU"/>
              </w:rPr>
              <w:t>Назначение типов доступа складских мест для типов ресурсов</w:t>
            </w:r>
          </w:p>
        </w:tc>
      </w:tr>
      <w:tr w:rsidR="00406804" w:rsidRPr="008412CA" w14:paraId="417A496C" w14:textId="77777777" w:rsidTr="004B49E5">
        <w:trPr>
          <w:trHeight w:val="301"/>
        </w:trPr>
        <w:tc>
          <w:tcPr>
            <w:tcW w:w="1745" w:type="dxa"/>
            <w:shd w:val="clear" w:color="auto" w:fill="auto"/>
            <w:noWrap/>
            <w:vAlign w:val="bottom"/>
            <w:hideMark/>
          </w:tcPr>
          <w:p w14:paraId="534E0A4A"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73EDA873" w14:textId="77777777" w:rsidR="00406804" w:rsidRPr="008412CA" w:rsidRDefault="00406804" w:rsidP="008F535A">
            <w:pPr>
              <w:rPr>
                <w:sz w:val="20"/>
                <w:szCs w:val="20"/>
                <w:lang w:eastAsia="ru-RU"/>
              </w:rPr>
            </w:pPr>
          </w:p>
        </w:tc>
        <w:tc>
          <w:tcPr>
            <w:tcW w:w="6648" w:type="dxa"/>
            <w:shd w:val="clear" w:color="auto" w:fill="auto"/>
            <w:vAlign w:val="center"/>
            <w:hideMark/>
          </w:tcPr>
          <w:p w14:paraId="7F642F5F" w14:textId="77777777" w:rsidR="00406804" w:rsidRPr="008412CA" w:rsidRDefault="00406804" w:rsidP="008F535A">
            <w:pPr>
              <w:rPr>
                <w:sz w:val="20"/>
                <w:szCs w:val="20"/>
                <w:lang w:eastAsia="ru-RU"/>
              </w:rPr>
            </w:pPr>
            <w:r w:rsidRPr="008412CA">
              <w:rPr>
                <w:sz w:val="20"/>
                <w:szCs w:val="20"/>
                <w:lang w:eastAsia="ru-RU"/>
              </w:rPr>
              <w:t>Ведение очередей и типов очередей</w:t>
            </w:r>
          </w:p>
        </w:tc>
      </w:tr>
      <w:tr w:rsidR="00406804" w:rsidRPr="008412CA" w14:paraId="1C27A94F" w14:textId="77777777" w:rsidTr="004B49E5">
        <w:trPr>
          <w:trHeight w:val="301"/>
        </w:trPr>
        <w:tc>
          <w:tcPr>
            <w:tcW w:w="1745" w:type="dxa"/>
            <w:shd w:val="clear" w:color="auto" w:fill="auto"/>
            <w:noWrap/>
            <w:vAlign w:val="bottom"/>
            <w:hideMark/>
          </w:tcPr>
          <w:p w14:paraId="0B5F7C18"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69285F9C" w14:textId="77777777" w:rsidR="00406804" w:rsidRPr="008412CA" w:rsidRDefault="00406804" w:rsidP="008F535A">
            <w:pPr>
              <w:rPr>
                <w:sz w:val="20"/>
                <w:szCs w:val="20"/>
                <w:lang w:eastAsia="ru-RU"/>
              </w:rPr>
            </w:pPr>
          </w:p>
        </w:tc>
        <w:tc>
          <w:tcPr>
            <w:tcW w:w="6648" w:type="dxa"/>
            <w:shd w:val="clear" w:color="auto" w:fill="auto"/>
            <w:vAlign w:val="center"/>
            <w:hideMark/>
          </w:tcPr>
          <w:p w14:paraId="4CE8DB08" w14:textId="77777777" w:rsidR="00406804" w:rsidRPr="008412CA" w:rsidRDefault="00406804" w:rsidP="008F535A">
            <w:pPr>
              <w:rPr>
                <w:sz w:val="20"/>
                <w:szCs w:val="20"/>
                <w:lang w:eastAsia="ru-RU"/>
              </w:rPr>
            </w:pPr>
            <w:r w:rsidRPr="008412CA">
              <w:rPr>
                <w:sz w:val="20"/>
                <w:szCs w:val="20"/>
                <w:lang w:eastAsia="ru-RU"/>
              </w:rPr>
              <w:t>Ведение групп ресурсов</w:t>
            </w:r>
          </w:p>
        </w:tc>
      </w:tr>
      <w:tr w:rsidR="00406804" w:rsidRPr="008412CA" w14:paraId="7B6C946B" w14:textId="77777777" w:rsidTr="004B49E5">
        <w:trPr>
          <w:trHeight w:val="374"/>
        </w:trPr>
        <w:tc>
          <w:tcPr>
            <w:tcW w:w="1745" w:type="dxa"/>
            <w:shd w:val="clear" w:color="auto" w:fill="auto"/>
            <w:noWrap/>
            <w:vAlign w:val="bottom"/>
            <w:hideMark/>
          </w:tcPr>
          <w:p w14:paraId="389708A7" w14:textId="77777777" w:rsidR="00406804" w:rsidRPr="008412CA" w:rsidRDefault="00406804" w:rsidP="008F535A">
            <w:pPr>
              <w:rPr>
                <w:sz w:val="20"/>
                <w:szCs w:val="20"/>
                <w:lang w:eastAsia="ru-RU"/>
              </w:rPr>
            </w:pPr>
          </w:p>
        </w:tc>
        <w:tc>
          <w:tcPr>
            <w:tcW w:w="1574" w:type="dxa"/>
            <w:shd w:val="clear" w:color="auto" w:fill="auto"/>
            <w:noWrap/>
            <w:vAlign w:val="bottom"/>
            <w:hideMark/>
          </w:tcPr>
          <w:p w14:paraId="1533B70D" w14:textId="77777777" w:rsidR="00406804" w:rsidRPr="008412CA" w:rsidRDefault="00406804" w:rsidP="008F535A">
            <w:pPr>
              <w:rPr>
                <w:sz w:val="20"/>
                <w:szCs w:val="20"/>
                <w:lang w:eastAsia="ru-RU"/>
              </w:rPr>
            </w:pPr>
          </w:p>
        </w:tc>
        <w:tc>
          <w:tcPr>
            <w:tcW w:w="6648" w:type="dxa"/>
            <w:shd w:val="clear" w:color="auto" w:fill="auto"/>
            <w:vAlign w:val="center"/>
            <w:hideMark/>
          </w:tcPr>
          <w:p w14:paraId="7C023307" w14:textId="77777777" w:rsidR="00406804" w:rsidRPr="008412CA" w:rsidRDefault="00406804" w:rsidP="008F535A">
            <w:pPr>
              <w:rPr>
                <w:sz w:val="20"/>
                <w:szCs w:val="20"/>
                <w:lang w:eastAsia="ru-RU"/>
              </w:rPr>
            </w:pPr>
            <w:r w:rsidRPr="008412CA">
              <w:rPr>
                <w:sz w:val="20"/>
                <w:szCs w:val="20"/>
                <w:lang w:eastAsia="ru-RU"/>
              </w:rPr>
              <w:t>Назначение последовательности очередей для групп ресурсов</w:t>
            </w:r>
          </w:p>
        </w:tc>
      </w:tr>
      <w:tr w:rsidR="00406804" w:rsidRPr="008412CA" w14:paraId="3E2349EE" w14:textId="77777777" w:rsidTr="004B49E5">
        <w:trPr>
          <w:trHeight w:val="316"/>
        </w:trPr>
        <w:tc>
          <w:tcPr>
            <w:tcW w:w="9967" w:type="dxa"/>
            <w:gridSpan w:val="3"/>
            <w:shd w:val="clear" w:color="auto" w:fill="auto"/>
            <w:noWrap/>
            <w:vAlign w:val="bottom"/>
            <w:hideMark/>
          </w:tcPr>
          <w:p w14:paraId="0F86B6E6" w14:textId="77777777" w:rsidR="00406804" w:rsidRPr="008412CA" w:rsidRDefault="00406804" w:rsidP="008F535A">
            <w:pPr>
              <w:jc w:val="left"/>
              <w:rPr>
                <w:b/>
                <w:bCs/>
                <w:sz w:val="20"/>
                <w:szCs w:val="20"/>
                <w:lang w:eastAsia="ru-RU"/>
              </w:rPr>
            </w:pPr>
            <w:r w:rsidRPr="008412CA">
              <w:rPr>
                <w:b/>
                <w:bCs/>
                <w:sz w:val="20"/>
                <w:szCs w:val="20"/>
                <w:lang w:eastAsia="ru-RU"/>
              </w:rPr>
              <w:t>Основные данные</w:t>
            </w:r>
          </w:p>
        </w:tc>
      </w:tr>
      <w:tr w:rsidR="00406804" w:rsidRPr="008412CA" w14:paraId="5717AB43" w14:textId="77777777" w:rsidTr="004B49E5">
        <w:trPr>
          <w:trHeight w:val="301"/>
        </w:trPr>
        <w:tc>
          <w:tcPr>
            <w:tcW w:w="1745" w:type="dxa"/>
            <w:shd w:val="clear" w:color="auto" w:fill="auto"/>
            <w:noWrap/>
            <w:vAlign w:val="bottom"/>
            <w:hideMark/>
          </w:tcPr>
          <w:p w14:paraId="6AD80806" w14:textId="77777777" w:rsidR="00406804" w:rsidRPr="008412CA" w:rsidRDefault="00406804" w:rsidP="008F535A">
            <w:pPr>
              <w:rPr>
                <w:sz w:val="20"/>
                <w:szCs w:val="20"/>
                <w:lang w:eastAsia="ru-RU"/>
              </w:rPr>
            </w:pPr>
            <w:r w:rsidRPr="008412CA">
              <w:rPr>
                <w:sz w:val="20"/>
                <w:szCs w:val="20"/>
                <w:lang w:eastAsia="ru-RU"/>
              </w:rPr>
              <w:t> </w:t>
            </w:r>
          </w:p>
        </w:tc>
        <w:tc>
          <w:tcPr>
            <w:tcW w:w="8222" w:type="dxa"/>
            <w:gridSpan w:val="2"/>
            <w:shd w:val="clear" w:color="auto" w:fill="auto"/>
            <w:noWrap/>
            <w:vAlign w:val="bottom"/>
            <w:hideMark/>
          </w:tcPr>
          <w:p w14:paraId="7CB8C2D7" w14:textId="77777777" w:rsidR="00406804" w:rsidRPr="008412CA" w:rsidRDefault="00406804" w:rsidP="008F535A">
            <w:pPr>
              <w:rPr>
                <w:sz w:val="20"/>
                <w:szCs w:val="20"/>
                <w:lang w:eastAsia="ru-RU"/>
              </w:rPr>
            </w:pPr>
            <w:r>
              <w:rPr>
                <w:sz w:val="20"/>
                <w:szCs w:val="20"/>
                <w:lang w:eastAsia="ru-RU"/>
              </w:rPr>
              <w:t>Бизнес-</w:t>
            </w:r>
            <w:r w:rsidRPr="008412CA">
              <w:rPr>
                <w:sz w:val="20"/>
                <w:szCs w:val="20"/>
                <w:lang w:eastAsia="ru-RU"/>
              </w:rPr>
              <w:t>партнеры</w:t>
            </w:r>
          </w:p>
        </w:tc>
      </w:tr>
      <w:tr w:rsidR="00406804" w:rsidRPr="008412CA" w14:paraId="3107E5B6" w14:textId="77777777" w:rsidTr="004B49E5">
        <w:trPr>
          <w:trHeight w:val="301"/>
        </w:trPr>
        <w:tc>
          <w:tcPr>
            <w:tcW w:w="1745" w:type="dxa"/>
            <w:shd w:val="clear" w:color="auto" w:fill="auto"/>
            <w:noWrap/>
            <w:vAlign w:val="center"/>
            <w:hideMark/>
          </w:tcPr>
          <w:p w14:paraId="42121E9A"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4C2CDE0D" w14:textId="77777777" w:rsidR="00406804" w:rsidRPr="008412CA" w:rsidRDefault="00406804" w:rsidP="008F535A">
            <w:pPr>
              <w:rPr>
                <w:sz w:val="20"/>
                <w:szCs w:val="20"/>
                <w:lang w:eastAsia="ru-RU"/>
              </w:rPr>
            </w:pPr>
          </w:p>
        </w:tc>
        <w:tc>
          <w:tcPr>
            <w:tcW w:w="6648" w:type="dxa"/>
            <w:shd w:val="clear" w:color="auto" w:fill="auto"/>
            <w:vAlign w:val="center"/>
            <w:hideMark/>
          </w:tcPr>
          <w:p w14:paraId="704F65F9" w14:textId="25AB1B9C" w:rsidR="00406804" w:rsidRPr="008412CA" w:rsidRDefault="00406804" w:rsidP="008F535A">
            <w:pPr>
              <w:rPr>
                <w:sz w:val="20"/>
                <w:szCs w:val="20"/>
                <w:lang w:eastAsia="ru-RU"/>
              </w:rPr>
            </w:pPr>
            <w:r>
              <w:rPr>
                <w:sz w:val="20"/>
                <w:szCs w:val="20"/>
                <w:lang w:eastAsia="ru-RU"/>
              </w:rPr>
              <w:t>Ведение бизнес-</w:t>
            </w:r>
            <w:r w:rsidRPr="008412CA">
              <w:rPr>
                <w:sz w:val="20"/>
                <w:szCs w:val="20"/>
                <w:lang w:eastAsia="ru-RU"/>
              </w:rPr>
              <w:t xml:space="preserve">партнеров в SAP EWM: </w:t>
            </w:r>
            <w:r w:rsidR="00B569E6">
              <w:rPr>
                <w:sz w:val="20"/>
                <w:szCs w:val="20"/>
                <w:lang w:eastAsia="ru-RU"/>
              </w:rPr>
              <w:t>«П</w:t>
            </w:r>
            <w:r>
              <w:rPr>
                <w:sz w:val="20"/>
                <w:szCs w:val="20"/>
                <w:lang w:eastAsia="ru-RU"/>
              </w:rPr>
              <w:t>равомочные распоряжаться</w:t>
            </w:r>
            <w:r w:rsidR="00B569E6">
              <w:rPr>
                <w:sz w:val="20"/>
                <w:szCs w:val="20"/>
                <w:lang w:eastAsia="ru-RU"/>
              </w:rPr>
              <w:t>»</w:t>
            </w:r>
            <w:r>
              <w:rPr>
                <w:sz w:val="20"/>
                <w:szCs w:val="20"/>
                <w:lang w:eastAsia="ru-RU"/>
              </w:rPr>
              <w:t xml:space="preserve">, </w:t>
            </w:r>
            <w:r w:rsidRPr="008412CA">
              <w:rPr>
                <w:sz w:val="20"/>
                <w:szCs w:val="20"/>
                <w:lang w:eastAsia="ru-RU"/>
              </w:rPr>
              <w:t>поставщики, получатели</w:t>
            </w:r>
          </w:p>
        </w:tc>
      </w:tr>
      <w:tr w:rsidR="00406804" w:rsidRPr="008412CA" w14:paraId="6548440C" w14:textId="77777777" w:rsidTr="004B49E5">
        <w:trPr>
          <w:trHeight w:val="301"/>
        </w:trPr>
        <w:tc>
          <w:tcPr>
            <w:tcW w:w="1745" w:type="dxa"/>
            <w:shd w:val="clear" w:color="auto" w:fill="auto"/>
            <w:noWrap/>
            <w:vAlign w:val="center"/>
            <w:hideMark/>
          </w:tcPr>
          <w:p w14:paraId="17045275" w14:textId="77777777" w:rsidR="00406804" w:rsidRPr="008412CA" w:rsidRDefault="00406804" w:rsidP="008F535A">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1BDC1617" w14:textId="4A0ED70E" w:rsidR="00406804" w:rsidRPr="008412CA" w:rsidRDefault="006E11CB" w:rsidP="008F535A">
            <w:pPr>
              <w:rPr>
                <w:sz w:val="20"/>
                <w:szCs w:val="20"/>
                <w:lang w:eastAsia="ru-RU"/>
              </w:rPr>
            </w:pPr>
            <w:r>
              <w:rPr>
                <w:sz w:val="20"/>
                <w:szCs w:val="20"/>
                <w:lang w:eastAsia="ru-RU"/>
              </w:rPr>
              <w:t>Продукты</w:t>
            </w:r>
          </w:p>
        </w:tc>
      </w:tr>
      <w:tr w:rsidR="00406804" w:rsidRPr="008412CA" w14:paraId="55EE0342" w14:textId="77777777" w:rsidTr="004B49E5">
        <w:trPr>
          <w:trHeight w:val="301"/>
        </w:trPr>
        <w:tc>
          <w:tcPr>
            <w:tcW w:w="1745" w:type="dxa"/>
            <w:shd w:val="clear" w:color="auto" w:fill="auto"/>
            <w:noWrap/>
            <w:vAlign w:val="center"/>
            <w:hideMark/>
          </w:tcPr>
          <w:p w14:paraId="20677C71"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3D1DCD19" w14:textId="77777777" w:rsidR="00406804" w:rsidRPr="008412CA" w:rsidRDefault="00406804" w:rsidP="008F535A">
            <w:pPr>
              <w:rPr>
                <w:sz w:val="20"/>
                <w:szCs w:val="20"/>
                <w:lang w:eastAsia="ru-RU"/>
              </w:rPr>
            </w:pPr>
          </w:p>
        </w:tc>
        <w:tc>
          <w:tcPr>
            <w:tcW w:w="6648" w:type="dxa"/>
            <w:shd w:val="clear" w:color="auto" w:fill="auto"/>
            <w:vAlign w:val="center"/>
            <w:hideMark/>
          </w:tcPr>
          <w:p w14:paraId="3B520DF3" w14:textId="77777777" w:rsidR="00406804" w:rsidRPr="008412CA" w:rsidRDefault="00406804" w:rsidP="008F535A">
            <w:pPr>
              <w:rPr>
                <w:sz w:val="20"/>
                <w:szCs w:val="20"/>
                <w:lang w:eastAsia="ru-RU"/>
              </w:rPr>
            </w:pPr>
            <w:r w:rsidRPr="008412CA">
              <w:rPr>
                <w:sz w:val="20"/>
                <w:szCs w:val="20"/>
                <w:lang w:eastAsia="ru-RU"/>
              </w:rPr>
              <w:t xml:space="preserve">Ведение складского ракурса позиций </w:t>
            </w:r>
            <w:r>
              <w:rPr>
                <w:sz w:val="20"/>
                <w:szCs w:val="20"/>
                <w:lang w:eastAsia="ru-RU"/>
              </w:rPr>
              <w:t xml:space="preserve">МТР </w:t>
            </w:r>
            <w:r w:rsidRPr="008412CA">
              <w:rPr>
                <w:sz w:val="20"/>
                <w:szCs w:val="20"/>
                <w:lang w:eastAsia="ru-RU"/>
              </w:rPr>
              <w:t>в SAP EWM</w:t>
            </w:r>
          </w:p>
        </w:tc>
      </w:tr>
      <w:tr w:rsidR="00406804" w:rsidRPr="008412CA" w14:paraId="2ABC0273" w14:textId="77777777" w:rsidTr="004B49E5">
        <w:trPr>
          <w:trHeight w:val="301"/>
        </w:trPr>
        <w:tc>
          <w:tcPr>
            <w:tcW w:w="1745" w:type="dxa"/>
            <w:shd w:val="clear" w:color="auto" w:fill="auto"/>
            <w:noWrap/>
            <w:vAlign w:val="center"/>
          </w:tcPr>
          <w:p w14:paraId="26FFEEF8" w14:textId="77777777" w:rsidR="00406804" w:rsidRPr="008412CA" w:rsidRDefault="00406804" w:rsidP="008F535A">
            <w:pPr>
              <w:rPr>
                <w:sz w:val="20"/>
                <w:szCs w:val="20"/>
                <w:lang w:eastAsia="ru-RU"/>
              </w:rPr>
            </w:pPr>
          </w:p>
        </w:tc>
        <w:tc>
          <w:tcPr>
            <w:tcW w:w="1574" w:type="dxa"/>
            <w:shd w:val="clear" w:color="auto" w:fill="auto"/>
            <w:noWrap/>
            <w:vAlign w:val="center"/>
          </w:tcPr>
          <w:p w14:paraId="437F5A77" w14:textId="77777777" w:rsidR="00406804" w:rsidRPr="008412CA" w:rsidRDefault="00406804" w:rsidP="008F535A">
            <w:pPr>
              <w:rPr>
                <w:sz w:val="20"/>
                <w:szCs w:val="20"/>
                <w:lang w:eastAsia="ru-RU"/>
              </w:rPr>
            </w:pPr>
          </w:p>
        </w:tc>
        <w:tc>
          <w:tcPr>
            <w:tcW w:w="6648" w:type="dxa"/>
            <w:shd w:val="clear" w:color="auto" w:fill="auto"/>
            <w:vAlign w:val="center"/>
          </w:tcPr>
          <w:p w14:paraId="07BE4DD1" w14:textId="77777777" w:rsidR="00406804" w:rsidRPr="008412CA" w:rsidRDefault="00406804" w:rsidP="008F535A">
            <w:pPr>
              <w:rPr>
                <w:sz w:val="20"/>
                <w:szCs w:val="20"/>
                <w:lang w:eastAsia="ru-RU"/>
              </w:rPr>
            </w:pPr>
            <w:r>
              <w:rPr>
                <w:sz w:val="20"/>
                <w:szCs w:val="20"/>
                <w:lang w:eastAsia="ru-RU"/>
              </w:rPr>
              <w:t>Настройка функциональности для параллельного учета МТР в нескольких единицах измерения</w:t>
            </w:r>
          </w:p>
        </w:tc>
      </w:tr>
      <w:tr w:rsidR="00406804" w:rsidRPr="008412CA" w14:paraId="3577DFB7" w14:textId="77777777" w:rsidTr="004B49E5">
        <w:trPr>
          <w:trHeight w:val="301"/>
        </w:trPr>
        <w:tc>
          <w:tcPr>
            <w:tcW w:w="1745" w:type="dxa"/>
            <w:shd w:val="clear" w:color="auto" w:fill="auto"/>
            <w:noWrap/>
            <w:vAlign w:val="center"/>
          </w:tcPr>
          <w:p w14:paraId="09B6C01C" w14:textId="77777777" w:rsidR="00406804" w:rsidRPr="008412CA" w:rsidRDefault="00406804" w:rsidP="008F535A">
            <w:pPr>
              <w:rPr>
                <w:sz w:val="20"/>
                <w:szCs w:val="20"/>
                <w:lang w:eastAsia="ru-RU"/>
              </w:rPr>
            </w:pPr>
          </w:p>
        </w:tc>
        <w:tc>
          <w:tcPr>
            <w:tcW w:w="1574" w:type="dxa"/>
            <w:shd w:val="clear" w:color="auto" w:fill="auto"/>
            <w:noWrap/>
            <w:vAlign w:val="center"/>
          </w:tcPr>
          <w:p w14:paraId="42F4ACD7" w14:textId="77777777" w:rsidR="00406804" w:rsidRPr="008412CA" w:rsidRDefault="00406804" w:rsidP="008F535A">
            <w:pPr>
              <w:rPr>
                <w:sz w:val="20"/>
                <w:szCs w:val="20"/>
                <w:lang w:eastAsia="ru-RU"/>
              </w:rPr>
            </w:pPr>
          </w:p>
        </w:tc>
        <w:tc>
          <w:tcPr>
            <w:tcW w:w="6648" w:type="dxa"/>
            <w:shd w:val="clear" w:color="auto" w:fill="auto"/>
            <w:vAlign w:val="center"/>
          </w:tcPr>
          <w:p w14:paraId="3F979690" w14:textId="77777777" w:rsidR="00406804" w:rsidRPr="00C4724F" w:rsidRDefault="00406804" w:rsidP="008F535A">
            <w:pPr>
              <w:pStyle w:val="ac"/>
              <w:rPr>
                <w:rFonts w:cs="Arial"/>
              </w:rPr>
            </w:pPr>
            <w:r w:rsidRPr="00C4724F">
              <w:rPr>
                <w:rFonts w:cs="Arial"/>
              </w:rPr>
              <w:t xml:space="preserve">Настройка внутренних и внешних диапазонов номеров для единиц </w:t>
            </w:r>
            <w:r>
              <w:rPr>
                <w:rFonts w:cs="Arial"/>
              </w:rPr>
              <w:t>измерения</w:t>
            </w:r>
          </w:p>
        </w:tc>
      </w:tr>
      <w:tr w:rsidR="00406804" w:rsidRPr="008412CA" w14:paraId="66AC4EB3" w14:textId="77777777" w:rsidTr="004B49E5">
        <w:trPr>
          <w:trHeight w:val="301"/>
        </w:trPr>
        <w:tc>
          <w:tcPr>
            <w:tcW w:w="1745" w:type="dxa"/>
            <w:shd w:val="clear" w:color="auto" w:fill="auto"/>
            <w:noWrap/>
            <w:vAlign w:val="center"/>
            <w:hideMark/>
          </w:tcPr>
          <w:p w14:paraId="52CE3B4F" w14:textId="77777777" w:rsidR="00406804" w:rsidRPr="008412CA" w:rsidRDefault="00406804" w:rsidP="008F535A">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4CC618A5" w14:textId="77777777" w:rsidR="00406804" w:rsidRPr="008412CA" w:rsidRDefault="00406804" w:rsidP="008F535A">
            <w:pPr>
              <w:rPr>
                <w:sz w:val="20"/>
                <w:szCs w:val="20"/>
                <w:lang w:eastAsia="ru-RU"/>
              </w:rPr>
            </w:pPr>
            <w:r w:rsidRPr="008412CA">
              <w:rPr>
                <w:sz w:val="20"/>
                <w:szCs w:val="20"/>
                <w:lang w:eastAsia="ru-RU"/>
              </w:rPr>
              <w:t>Упаковочные спецификации</w:t>
            </w:r>
          </w:p>
        </w:tc>
      </w:tr>
      <w:tr w:rsidR="00406804" w:rsidRPr="008412CA" w14:paraId="64FC745E" w14:textId="77777777" w:rsidTr="004B49E5">
        <w:trPr>
          <w:trHeight w:val="301"/>
        </w:trPr>
        <w:tc>
          <w:tcPr>
            <w:tcW w:w="1745" w:type="dxa"/>
            <w:shd w:val="clear" w:color="auto" w:fill="auto"/>
            <w:noWrap/>
            <w:vAlign w:val="center"/>
            <w:hideMark/>
          </w:tcPr>
          <w:p w14:paraId="7B542448"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6600D6A4" w14:textId="77777777" w:rsidR="00406804" w:rsidRPr="008412CA" w:rsidRDefault="00406804" w:rsidP="008F535A">
            <w:pPr>
              <w:rPr>
                <w:sz w:val="20"/>
                <w:szCs w:val="20"/>
                <w:lang w:eastAsia="ru-RU"/>
              </w:rPr>
            </w:pPr>
          </w:p>
        </w:tc>
        <w:tc>
          <w:tcPr>
            <w:tcW w:w="6648" w:type="dxa"/>
            <w:shd w:val="clear" w:color="auto" w:fill="auto"/>
            <w:vAlign w:val="center"/>
            <w:hideMark/>
          </w:tcPr>
          <w:p w14:paraId="49372E6A" w14:textId="77777777" w:rsidR="00406804" w:rsidRPr="008412CA" w:rsidRDefault="00406804" w:rsidP="008F535A">
            <w:pPr>
              <w:rPr>
                <w:sz w:val="20"/>
                <w:szCs w:val="20"/>
                <w:lang w:eastAsia="ru-RU"/>
              </w:rPr>
            </w:pPr>
            <w:r w:rsidRPr="008412CA">
              <w:rPr>
                <w:sz w:val="20"/>
                <w:szCs w:val="20"/>
                <w:lang w:eastAsia="ru-RU"/>
              </w:rPr>
              <w:t>Создание упаковочных материалов</w:t>
            </w:r>
          </w:p>
        </w:tc>
      </w:tr>
      <w:tr w:rsidR="00406804" w:rsidRPr="008412CA" w14:paraId="27062F53" w14:textId="77777777" w:rsidTr="004B49E5">
        <w:trPr>
          <w:trHeight w:val="603"/>
        </w:trPr>
        <w:tc>
          <w:tcPr>
            <w:tcW w:w="1745" w:type="dxa"/>
            <w:shd w:val="clear" w:color="auto" w:fill="auto"/>
            <w:noWrap/>
            <w:vAlign w:val="center"/>
            <w:hideMark/>
          </w:tcPr>
          <w:p w14:paraId="44092E83"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2F4A34CD" w14:textId="77777777" w:rsidR="00406804" w:rsidRPr="008412CA" w:rsidRDefault="00406804" w:rsidP="008F535A">
            <w:pPr>
              <w:rPr>
                <w:sz w:val="20"/>
                <w:szCs w:val="20"/>
                <w:lang w:eastAsia="ru-RU"/>
              </w:rPr>
            </w:pPr>
          </w:p>
        </w:tc>
        <w:tc>
          <w:tcPr>
            <w:tcW w:w="6648" w:type="dxa"/>
            <w:shd w:val="clear" w:color="auto" w:fill="auto"/>
            <w:vAlign w:val="center"/>
            <w:hideMark/>
          </w:tcPr>
          <w:p w14:paraId="4CD874D0" w14:textId="77777777" w:rsidR="00406804" w:rsidRPr="008412CA" w:rsidRDefault="00406804" w:rsidP="008F535A">
            <w:pPr>
              <w:rPr>
                <w:sz w:val="20"/>
                <w:szCs w:val="20"/>
                <w:lang w:eastAsia="ru-RU"/>
              </w:rPr>
            </w:pPr>
            <w:r w:rsidRPr="008412CA">
              <w:rPr>
                <w:sz w:val="20"/>
                <w:szCs w:val="20"/>
                <w:lang w:eastAsia="ru-RU"/>
              </w:rPr>
              <w:t>Создание количественных классификаторов для уровней вложенности</w:t>
            </w:r>
          </w:p>
        </w:tc>
      </w:tr>
      <w:tr w:rsidR="00406804" w:rsidRPr="008412CA" w14:paraId="0B070304" w14:textId="77777777" w:rsidTr="004B49E5">
        <w:trPr>
          <w:trHeight w:val="301"/>
        </w:trPr>
        <w:tc>
          <w:tcPr>
            <w:tcW w:w="1745" w:type="dxa"/>
            <w:shd w:val="clear" w:color="auto" w:fill="auto"/>
            <w:noWrap/>
            <w:vAlign w:val="center"/>
            <w:hideMark/>
          </w:tcPr>
          <w:p w14:paraId="33523BE0"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74CFC71B" w14:textId="77777777" w:rsidR="00406804" w:rsidRPr="008412CA" w:rsidRDefault="00406804" w:rsidP="008F535A">
            <w:pPr>
              <w:rPr>
                <w:sz w:val="20"/>
                <w:szCs w:val="20"/>
                <w:lang w:eastAsia="ru-RU"/>
              </w:rPr>
            </w:pPr>
          </w:p>
        </w:tc>
        <w:tc>
          <w:tcPr>
            <w:tcW w:w="6648" w:type="dxa"/>
            <w:shd w:val="clear" w:color="auto" w:fill="auto"/>
            <w:vAlign w:val="center"/>
            <w:hideMark/>
          </w:tcPr>
          <w:p w14:paraId="621642A1" w14:textId="77777777" w:rsidR="00406804" w:rsidRPr="008412CA" w:rsidRDefault="00406804" w:rsidP="008F535A">
            <w:pPr>
              <w:rPr>
                <w:sz w:val="20"/>
                <w:szCs w:val="20"/>
                <w:lang w:eastAsia="ru-RU"/>
              </w:rPr>
            </w:pPr>
            <w:r w:rsidRPr="008412CA">
              <w:rPr>
                <w:sz w:val="20"/>
                <w:szCs w:val="20"/>
                <w:lang w:eastAsia="ru-RU"/>
              </w:rPr>
              <w:t>Создание и активация упаковочных спецификаций</w:t>
            </w:r>
          </w:p>
        </w:tc>
      </w:tr>
      <w:tr w:rsidR="00406804" w:rsidRPr="008412CA" w14:paraId="14F4779A" w14:textId="77777777" w:rsidTr="004B49E5">
        <w:trPr>
          <w:trHeight w:val="301"/>
        </w:trPr>
        <w:tc>
          <w:tcPr>
            <w:tcW w:w="1745" w:type="dxa"/>
            <w:shd w:val="clear" w:color="auto" w:fill="auto"/>
            <w:noWrap/>
            <w:vAlign w:val="center"/>
            <w:hideMark/>
          </w:tcPr>
          <w:p w14:paraId="270B72D7"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7D417965" w14:textId="77777777" w:rsidR="00406804" w:rsidRPr="008412CA" w:rsidRDefault="00406804" w:rsidP="008F535A">
            <w:pPr>
              <w:rPr>
                <w:sz w:val="20"/>
                <w:szCs w:val="20"/>
                <w:lang w:eastAsia="ru-RU"/>
              </w:rPr>
            </w:pPr>
          </w:p>
        </w:tc>
        <w:tc>
          <w:tcPr>
            <w:tcW w:w="6648" w:type="dxa"/>
            <w:shd w:val="clear" w:color="auto" w:fill="auto"/>
            <w:vAlign w:val="center"/>
            <w:hideMark/>
          </w:tcPr>
          <w:p w14:paraId="53DB08FB" w14:textId="77777777" w:rsidR="00406804" w:rsidRPr="008412CA" w:rsidRDefault="00406804" w:rsidP="008F535A">
            <w:pPr>
              <w:rPr>
                <w:sz w:val="20"/>
                <w:szCs w:val="20"/>
                <w:lang w:eastAsia="ru-RU"/>
              </w:rPr>
            </w:pPr>
            <w:r w:rsidRPr="008412CA">
              <w:rPr>
                <w:sz w:val="20"/>
                <w:szCs w:val="20"/>
                <w:lang w:eastAsia="ru-RU"/>
              </w:rPr>
              <w:t>Копирование упаковочных спецификаций</w:t>
            </w:r>
          </w:p>
        </w:tc>
      </w:tr>
      <w:tr w:rsidR="00406804" w:rsidRPr="008412CA" w14:paraId="7FE5491F" w14:textId="77777777" w:rsidTr="004B49E5">
        <w:trPr>
          <w:trHeight w:val="603"/>
        </w:trPr>
        <w:tc>
          <w:tcPr>
            <w:tcW w:w="1745" w:type="dxa"/>
            <w:shd w:val="clear" w:color="auto" w:fill="auto"/>
            <w:noWrap/>
            <w:vAlign w:val="center"/>
            <w:hideMark/>
          </w:tcPr>
          <w:p w14:paraId="019D1070"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018C42BA" w14:textId="77777777" w:rsidR="00406804" w:rsidRPr="008412CA" w:rsidRDefault="00406804" w:rsidP="008F535A">
            <w:pPr>
              <w:rPr>
                <w:sz w:val="20"/>
                <w:szCs w:val="20"/>
                <w:lang w:eastAsia="ru-RU"/>
              </w:rPr>
            </w:pPr>
          </w:p>
        </w:tc>
        <w:tc>
          <w:tcPr>
            <w:tcW w:w="6648" w:type="dxa"/>
            <w:shd w:val="clear" w:color="auto" w:fill="auto"/>
            <w:vAlign w:val="center"/>
            <w:hideMark/>
          </w:tcPr>
          <w:p w14:paraId="7CE88939" w14:textId="77777777" w:rsidR="00406804" w:rsidRPr="008412CA" w:rsidRDefault="00406804" w:rsidP="008F535A">
            <w:pPr>
              <w:rPr>
                <w:sz w:val="20"/>
                <w:szCs w:val="20"/>
                <w:lang w:eastAsia="ru-RU"/>
              </w:rPr>
            </w:pPr>
            <w:r w:rsidRPr="008412CA">
              <w:rPr>
                <w:sz w:val="20"/>
                <w:szCs w:val="20"/>
                <w:lang w:eastAsia="ru-RU"/>
              </w:rPr>
              <w:t>Назначение выбора упаковочных спецификаций по видам условий</w:t>
            </w:r>
          </w:p>
        </w:tc>
      </w:tr>
      <w:tr w:rsidR="00406804" w:rsidRPr="008412CA" w14:paraId="535B912F" w14:textId="77777777" w:rsidTr="004B49E5">
        <w:trPr>
          <w:trHeight w:val="301"/>
        </w:trPr>
        <w:tc>
          <w:tcPr>
            <w:tcW w:w="1745" w:type="dxa"/>
            <w:shd w:val="clear" w:color="auto" w:fill="auto"/>
            <w:noWrap/>
            <w:vAlign w:val="center"/>
            <w:hideMark/>
          </w:tcPr>
          <w:p w14:paraId="1A33340F" w14:textId="77777777" w:rsidR="00406804" w:rsidRPr="008412CA" w:rsidRDefault="00406804" w:rsidP="008F535A">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3960D86D" w14:textId="77777777" w:rsidR="00406804" w:rsidRPr="008412CA" w:rsidRDefault="00406804" w:rsidP="008F535A">
            <w:pPr>
              <w:rPr>
                <w:sz w:val="20"/>
                <w:szCs w:val="20"/>
                <w:lang w:eastAsia="ru-RU"/>
              </w:rPr>
            </w:pPr>
            <w:r w:rsidRPr="008412CA">
              <w:rPr>
                <w:sz w:val="20"/>
                <w:szCs w:val="20"/>
                <w:lang w:eastAsia="ru-RU"/>
              </w:rPr>
              <w:t>Ресурсы и пользователи</w:t>
            </w:r>
          </w:p>
        </w:tc>
      </w:tr>
      <w:tr w:rsidR="00406804" w:rsidRPr="008412CA" w14:paraId="03EC348C" w14:textId="77777777" w:rsidTr="004B49E5">
        <w:trPr>
          <w:trHeight w:val="301"/>
        </w:trPr>
        <w:tc>
          <w:tcPr>
            <w:tcW w:w="1745" w:type="dxa"/>
            <w:shd w:val="clear" w:color="auto" w:fill="auto"/>
            <w:noWrap/>
            <w:vAlign w:val="center"/>
            <w:hideMark/>
          </w:tcPr>
          <w:p w14:paraId="7ADD8BC4"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2047DA49" w14:textId="77777777" w:rsidR="00406804" w:rsidRPr="008412CA" w:rsidRDefault="00406804" w:rsidP="008F535A">
            <w:pPr>
              <w:rPr>
                <w:sz w:val="20"/>
                <w:szCs w:val="20"/>
                <w:lang w:eastAsia="ru-RU"/>
              </w:rPr>
            </w:pPr>
          </w:p>
        </w:tc>
        <w:tc>
          <w:tcPr>
            <w:tcW w:w="6648" w:type="dxa"/>
            <w:shd w:val="clear" w:color="auto" w:fill="auto"/>
            <w:vAlign w:val="center"/>
            <w:hideMark/>
          </w:tcPr>
          <w:p w14:paraId="7F8DF490" w14:textId="77777777" w:rsidR="00406804" w:rsidRPr="008412CA" w:rsidRDefault="00406804" w:rsidP="008F535A">
            <w:pPr>
              <w:rPr>
                <w:sz w:val="20"/>
                <w:szCs w:val="20"/>
                <w:lang w:eastAsia="ru-RU"/>
              </w:rPr>
            </w:pPr>
            <w:r w:rsidRPr="008412CA">
              <w:rPr>
                <w:sz w:val="20"/>
                <w:szCs w:val="20"/>
                <w:lang w:eastAsia="ru-RU"/>
              </w:rPr>
              <w:t>Создание ресурсов</w:t>
            </w:r>
          </w:p>
        </w:tc>
      </w:tr>
      <w:tr w:rsidR="00406804" w:rsidRPr="008412CA" w14:paraId="38B79850" w14:textId="77777777" w:rsidTr="004B49E5">
        <w:trPr>
          <w:trHeight w:val="301"/>
        </w:trPr>
        <w:tc>
          <w:tcPr>
            <w:tcW w:w="1745" w:type="dxa"/>
            <w:shd w:val="clear" w:color="auto" w:fill="auto"/>
            <w:noWrap/>
            <w:vAlign w:val="center"/>
            <w:hideMark/>
          </w:tcPr>
          <w:p w14:paraId="17A898A2"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39F4340D" w14:textId="77777777" w:rsidR="00406804" w:rsidRPr="008412CA" w:rsidRDefault="00406804" w:rsidP="008F535A">
            <w:pPr>
              <w:rPr>
                <w:sz w:val="20"/>
                <w:szCs w:val="20"/>
                <w:lang w:eastAsia="ru-RU"/>
              </w:rPr>
            </w:pPr>
          </w:p>
        </w:tc>
        <w:tc>
          <w:tcPr>
            <w:tcW w:w="6648" w:type="dxa"/>
            <w:shd w:val="clear" w:color="auto" w:fill="auto"/>
            <w:vAlign w:val="center"/>
            <w:hideMark/>
          </w:tcPr>
          <w:p w14:paraId="687DAF36" w14:textId="5D4B11FB" w:rsidR="00406804" w:rsidRPr="008412CA" w:rsidRDefault="00406804" w:rsidP="008F535A">
            <w:pPr>
              <w:rPr>
                <w:sz w:val="20"/>
                <w:szCs w:val="20"/>
                <w:lang w:eastAsia="ru-RU"/>
              </w:rPr>
            </w:pPr>
            <w:r w:rsidRPr="008412CA">
              <w:rPr>
                <w:sz w:val="20"/>
                <w:szCs w:val="20"/>
                <w:lang w:eastAsia="ru-RU"/>
              </w:rPr>
              <w:t>Назначение</w:t>
            </w:r>
            <w:r w:rsidR="00BC46D5">
              <w:rPr>
                <w:sz w:val="20"/>
                <w:szCs w:val="20"/>
                <w:lang w:eastAsia="ru-RU"/>
              </w:rPr>
              <w:t xml:space="preserve"> ресурсам типов, групп и очередей</w:t>
            </w:r>
          </w:p>
        </w:tc>
      </w:tr>
      <w:tr w:rsidR="00BC46D5" w:rsidRPr="008412CA" w14:paraId="3FCB2955" w14:textId="77777777" w:rsidTr="004B49E5">
        <w:trPr>
          <w:trHeight w:val="301"/>
        </w:trPr>
        <w:tc>
          <w:tcPr>
            <w:tcW w:w="1745" w:type="dxa"/>
            <w:shd w:val="clear" w:color="auto" w:fill="auto"/>
            <w:noWrap/>
            <w:vAlign w:val="center"/>
          </w:tcPr>
          <w:p w14:paraId="5CF0B24E" w14:textId="77777777" w:rsidR="00BC46D5" w:rsidRPr="008412CA" w:rsidRDefault="00BC46D5" w:rsidP="008F535A">
            <w:pPr>
              <w:rPr>
                <w:sz w:val="20"/>
                <w:szCs w:val="20"/>
                <w:lang w:eastAsia="ru-RU"/>
              </w:rPr>
            </w:pPr>
          </w:p>
        </w:tc>
        <w:tc>
          <w:tcPr>
            <w:tcW w:w="1574" w:type="dxa"/>
            <w:shd w:val="clear" w:color="auto" w:fill="auto"/>
            <w:noWrap/>
            <w:vAlign w:val="center"/>
          </w:tcPr>
          <w:p w14:paraId="18F550E0" w14:textId="77777777" w:rsidR="00BC46D5" w:rsidRPr="008412CA" w:rsidRDefault="00BC46D5" w:rsidP="008F535A">
            <w:pPr>
              <w:rPr>
                <w:sz w:val="20"/>
                <w:szCs w:val="20"/>
                <w:lang w:eastAsia="ru-RU"/>
              </w:rPr>
            </w:pPr>
          </w:p>
        </w:tc>
        <w:tc>
          <w:tcPr>
            <w:tcW w:w="6648" w:type="dxa"/>
            <w:shd w:val="clear" w:color="auto" w:fill="auto"/>
            <w:vAlign w:val="center"/>
          </w:tcPr>
          <w:p w14:paraId="162C627E" w14:textId="24F929F5" w:rsidR="00BC46D5" w:rsidRPr="008412CA" w:rsidRDefault="00BC46D5" w:rsidP="008F535A">
            <w:pPr>
              <w:rPr>
                <w:sz w:val="20"/>
                <w:szCs w:val="20"/>
                <w:lang w:eastAsia="ru-RU"/>
              </w:rPr>
            </w:pPr>
            <w:r w:rsidRPr="008412CA">
              <w:rPr>
                <w:sz w:val="20"/>
                <w:szCs w:val="20"/>
                <w:lang w:eastAsia="ru-RU"/>
              </w:rPr>
              <w:t>Назначение последовательности очередей для групп ресурсов</w:t>
            </w:r>
          </w:p>
        </w:tc>
      </w:tr>
      <w:tr w:rsidR="00406804" w:rsidRPr="008412CA" w14:paraId="621735BE" w14:textId="77777777" w:rsidTr="004B49E5">
        <w:trPr>
          <w:trHeight w:val="301"/>
        </w:trPr>
        <w:tc>
          <w:tcPr>
            <w:tcW w:w="1745" w:type="dxa"/>
            <w:shd w:val="clear" w:color="auto" w:fill="auto"/>
            <w:noWrap/>
            <w:vAlign w:val="center"/>
            <w:hideMark/>
          </w:tcPr>
          <w:p w14:paraId="765B0BE7"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1DE48AC4" w14:textId="77777777" w:rsidR="00406804" w:rsidRPr="008412CA" w:rsidRDefault="00406804" w:rsidP="008F535A">
            <w:pPr>
              <w:rPr>
                <w:sz w:val="20"/>
                <w:szCs w:val="20"/>
                <w:lang w:eastAsia="ru-RU"/>
              </w:rPr>
            </w:pPr>
          </w:p>
        </w:tc>
        <w:tc>
          <w:tcPr>
            <w:tcW w:w="6648" w:type="dxa"/>
            <w:shd w:val="clear" w:color="auto" w:fill="auto"/>
            <w:vAlign w:val="center"/>
            <w:hideMark/>
          </w:tcPr>
          <w:p w14:paraId="63AC3FC4" w14:textId="77777777" w:rsidR="00406804" w:rsidRPr="008412CA" w:rsidRDefault="00406804" w:rsidP="008F535A">
            <w:pPr>
              <w:rPr>
                <w:sz w:val="20"/>
                <w:szCs w:val="20"/>
                <w:lang w:eastAsia="ru-RU"/>
              </w:rPr>
            </w:pPr>
            <w:r w:rsidRPr="008412CA">
              <w:rPr>
                <w:sz w:val="20"/>
                <w:szCs w:val="20"/>
                <w:lang w:eastAsia="ru-RU"/>
              </w:rPr>
              <w:t>Создание пользователей</w:t>
            </w:r>
          </w:p>
        </w:tc>
      </w:tr>
      <w:tr w:rsidR="00406804" w:rsidRPr="008412CA" w14:paraId="71DB303E" w14:textId="77777777" w:rsidTr="004B49E5">
        <w:trPr>
          <w:trHeight w:val="301"/>
        </w:trPr>
        <w:tc>
          <w:tcPr>
            <w:tcW w:w="1745" w:type="dxa"/>
            <w:shd w:val="clear" w:color="auto" w:fill="auto"/>
            <w:noWrap/>
            <w:vAlign w:val="center"/>
            <w:hideMark/>
          </w:tcPr>
          <w:p w14:paraId="2F75974F"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4D3A9102" w14:textId="77777777" w:rsidR="00406804" w:rsidRPr="008412CA" w:rsidRDefault="00406804" w:rsidP="008F535A">
            <w:pPr>
              <w:rPr>
                <w:sz w:val="20"/>
                <w:szCs w:val="20"/>
                <w:lang w:eastAsia="ru-RU"/>
              </w:rPr>
            </w:pPr>
          </w:p>
        </w:tc>
        <w:tc>
          <w:tcPr>
            <w:tcW w:w="6648" w:type="dxa"/>
            <w:shd w:val="clear" w:color="auto" w:fill="auto"/>
            <w:vAlign w:val="center"/>
            <w:hideMark/>
          </w:tcPr>
          <w:p w14:paraId="5AD9D55D" w14:textId="77777777" w:rsidR="00406804" w:rsidRPr="008412CA" w:rsidRDefault="00406804" w:rsidP="008F535A">
            <w:pPr>
              <w:rPr>
                <w:sz w:val="20"/>
                <w:szCs w:val="20"/>
                <w:lang w:eastAsia="ru-RU"/>
              </w:rPr>
            </w:pPr>
            <w:r w:rsidRPr="008412CA">
              <w:rPr>
                <w:sz w:val="20"/>
                <w:szCs w:val="20"/>
                <w:lang w:eastAsia="ru-RU"/>
              </w:rPr>
              <w:t>Создание профилей прав и полномочий</w:t>
            </w:r>
          </w:p>
        </w:tc>
      </w:tr>
      <w:tr w:rsidR="00406804" w:rsidRPr="008412CA" w14:paraId="45CE095A" w14:textId="77777777" w:rsidTr="004B49E5">
        <w:trPr>
          <w:trHeight w:val="301"/>
        </w:trPr>
        <w:tc>
          <w:tcPr>
            <w:tcW w:w="1745" w:type="dxa"/>
            <w:shd w:val="clear" w:color="auto" w:fill="auto"/>
            <w:noWrap/>
            <w:vAlign w:val="center"/>
            <w:hideMark/>
          </w:tcPr>
          <w:p w14:paraId="00D6A41A"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45622A60" w14:textId="77777777" w:rsidR="00406804" w:rsidRPr="008412CA" w:rsidRDefault="00406804" w:rsidP="008F535A">
            <w:pPr>
              <w:rPr>
                <w:sz w:val="20"/>
                <w:szCs w:val="20"/>
                <w:lang w:eastAsia="ru-RU"/>
              </w:rPr>
            </w:pPr>
          </w:p>
        </w:tc>
        <w:tc>
          <w:tcPr>
            <w:tcW w:w="6648" w:type="dxa"/>
            <w:shd w:val="clear" w:color="auto" w:fill="auto"/>
            <w:vAlign w:val="center"/>
            <w:hideMark/>
          </w:tcPr>
          <w:p w14:paraId="62006FCD" w14:textId="77777777" w:rsidR="00406804" w:rsidRPr="008412CA" w:rsidRDefault="00406804" w:rsidP="008F535A">
            <w:pPr>
              <w:rPr>
                <w:sz w:val="20"/>
                <w:szCs w:val="20"/>
                <w:lang w:eastAsia="ru-RU"/>
              </w:rPr>
            </w:pPr>
            <w:r w:rsidRPr="008412CA">
              <w:rPr>
                <w:sz w:val="20"/>
                <w:szCs w:val="20"/>
                <w:lang w:eastAsia="ru-RU"/>
              </w:rPr>
              <w:t>Создание ролей</w:t>
            </w:r>
          </w:p>
        </w:tc>
      </w:tr>
      <w:tr w:rsidR="00406804" w:rsidRPr="008412CA" w14:paraId="3AE45D93" w14:textId="77777777" w:rsidTr="004B49E5">
        <w:trPr>
          <w:trHeight w:val="301"/>
        </w:trPr>
        <w:tc>
          <w:tcPr>
            <w:tcW w:w="1745" w:type="dxa"/>
            <w:shd w:val="clear" w:color="auto" w:fill="auto"/>
            <w:noWrap/>
            <w:vAlign w:val="center"/>
            <w:hideMark/>
          </w:tcPr>
          <w:p w14:paraId="0C49A188" w14:textId="77777777" w:rsidR="00406804" w:rsidRPr="008412CA" w:rsidRDefault="00406804" w:rsidP="008F535A">
            <w:pPr>
              <w:rPr>
                <w:sz w:val="20"/>
                <w:szCs w:val="20"/>
                <w:lang w:eastAsia="ru-RU"/>
              </w:rPr>
            </w:pPr>
          </w:p>
        </w:tc>
        <w:tc>
          <w:tcPr>
            <w:tcW w:w="1574" w:type="dxa"/>
            <w:shd w:val="clear" w:color="auto" w:fill="auto"/>
            <w:noWrap/>
            <w:vAlign w:val="center"/>
            <w:hideMark/>
          </w:tcPr>
          <w:p w14:paraId="7FC69E17" w14:textId="77777777" w:rsidR="00406804" w:rsidRPr="008412CA" w:rsidRDefault="00406804" w:rsidP="008F535A">
            <w:pPr>
              <w:rPr>
                <w:sz w:val="20"/>
                <w:szCs w:val="20"/>
                <w:lang w:eastAsia="ru-RU"/>
              </w:rPr>
            </w:pPr>
          </w:p>
        </w:tc>
        <w:tc>
          <w:tcPr>
            <w:tcW w:w="6648" w:type="dxa"/>
            <w:shd w:val="clear" w:color="auto" w:fill="auto"/>
            <w:vAlign w:val="center"/>
            <w:hideMark/>
          </w:tcPr>
          <w:p w14:paraId="01ABE7B3" w14:textId="77777777" w:rsidR="00406804" w:rsidRPr="008412CA" w:rsidRDefault="00406804" w:rsidP="008F535A">
            <w:pPr>
              <w:rPr>
                <w:sz w:val="20"/>
                <w:szCs w:val="20"/>
                <w:lang w:eastAsia="ru-RU"/>
              </w:rPr>
            </w:pPr>
            <w:r w:rsidRPr="008412CA">
              <w:rPr>
                <w:sz w:val="20"/>
                <w:szCs w:val="20"/>
                <w:lang w:eastAsia="ru-RU"/>
              </w:rPr>
              <w:t>Назначение профилей и ролей пользователям</w:t>
            </w:r>
          </w:p>
        </w:tc>
      </w:tr>
      <w:tr w:rsidR="00BC46D5" w:rsidRPr="008412CA" w14:paraId="5A12F83F" w14:textId="77777777" w:rsidTr="004B49E5">
        <w:trPr>
          <w:trHeight w:val="316"/>
        </w:trPr>
        <w:tc>
          <w:tcPr>
            <w:tcW w:w="9967" w:type="dxa"/>
            <w:gridSpan w:val="3"/>
            <w:shd w:val="clear" w:color="auto" w:fill="auto"/>
            <w:noWrap/>
            <w:vAlign w:val="center"/>
            <w:hideMark/>
          </w:tcPr>
          <w:p w14:paraId="65E695F0" w14:textId="77777777" w:rsidR="00BC46D5" w:rsidRPr="008412CA" w:rsidRDefault="00BC46D5" w:rsidP="00BC46D5">
            <w:pPr>
              <w:rPr>
                <w:b/>
                <w:bCs/>
                <w:sz w:val="20"/>
                <w:szCs w:val="20"/>
                <w:lang w:eastAsia="ru-RU"/>
              </w:rPr>
            </w:pPr>
            <w:r w:rsidRPr="008412CA">
              <w:rPr>
                <w:b/>
                <w:bCs/>
                <w:sz w:val="20"/>
                <w:szCs w:val="20"/>
                <w:lang w:eastAsia="ru-RU"/>
              </w:rPr>
              <w:t>Складские операции</w:t>
            </w:r>
          </w:p>
        </w:tc>
      </w:tr>
      <w:tr w:rsidR="00BC46D5" w:rsidRPr="008412CA" w14:paraId="47246E91" w14:textId="77777777" w:rsidTr="004B49E5">
        <w:trPr>
          <w:trHeight w:val="301"/>
        </w:trPr>
        <w:tc>
          <w:tcPr>
            <w:tcW w:w="1745" w:type="dxa"/>
            <w:shd w:val="clear" w:color="auto" w:fill="auto"/>
            <w:noWrap/>
            <w:vAlign w:val="center"/>
            <w:hideMark/>
          </w:tcPr>
          <w:p w14:paraId="24CA5D7C" w14:textId="77777777" w:rsidR="00BC46D5" w:rsidRPr="008412CA" w:rsidRDefault="00BC46D5" w:rsidP="00BC46D5">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0271144D" w14:textId="77777777" w:rsidR="00BC46D5" w:rsidRPr="008412CA" w:rsidRDefault="00BC46D5" w:rsidP="00BC46D5">
            <w:pPr>
              <w:rPr>
                <w:sz w:val="20"/>
                <w:szCs w:val="20"/>
                <w:lang w:eastAsia="ru-RU"/>
              </w:rPr>
            </w:pPr>
            <w:r w:rsidRPr="008412CA">
              <w:rPr>
                <w:sz w:val="20"/>
                <w:szCs w:val="20"/>
                <w:lang w:eastAsia="ru-RU"/>
              </w:rPr>
              <w:t xml:space="preserve">Поступление </w:t>
            </w:r>
            <w:r>
              <w:rPr>
                <w:sz w:val="20"/>
                <w:szCs w:val="20"/>
                <w:lang w:eastAsia="ru-RU"/>
              </w:rPr>
              <w:t>МТР</w:t>
            </w:r>
            <w:r w:rsidRPr="008412CA">
              <w:rPr>
                <w:sz w:val="20"/>
                <w:szCs w:val="20"/>
                <w:lang w:eastAsia="ru-RU"/>
              </w:rPr>
              <w:t xml:space="preserve"> на склад</w:t>
            </w:r>
          </w:p>
        </w:tc>
      </w:tr>
      <w:tr w:rsidR="00BC46D5" w:rsidRPr="008412CA" w14:paraId="4D343E1B" w14:textId="77777777" w:rsidTr="004B49E5">
        <w:trPr>
          <w:trHeight w:val="301"/>
        </w:trPr>
        <w:tc>
          <w:tcPr>
            <w:tcW w:w="1745" w:type="dxa"/>
            <w:shd w:val="clear" w:color="auto" w:fill="auto"/>
            <w:noWrap/>
            <w:vAlign w:val="center"/>
            <w:hideMark/>
          </w:tcPr>
          <w:p w14:paraId="5BB28B0A"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B8CF1B8" w14:textId="77777777" w:rsidR="00BC46D5" w:rsidRPr="008412CA" w:rsidRDefault="00BC46D5" w:rsidP="00BC46D5">
            <w:pPr>
              <w:rPr>
                <w:sz w:val="20"/>
                <w:szCs w:val="20"/>
                <w:lang w:eastAsia="ru-RU"/>
              </w:rPr>
            </w:pPr>
          </w:p>
        </w:tc>
        <w:tc>
          <w:tcPr>
            <w:tcW w:w="6648" w:type="dxa"/>
            <w:shd w:val="clear" w:color="auto" w:fill="auto"/>
            <w:vAlign w:val="center"/>
            <w:hideMark/>
          </w:tcPr>
          <w:p w14:paraId="1922200C" w14:textId="77777777" w:rsidR="00BC46D5" w:rsidRPr="008412CA" w:rsidRDefault="00BC46D5" w:rsidP="00BC46D5">
            <w:pPr>
              <w:rPr>
                <w:sz w:val="20"/>
                <w:szCs w:val="20"/>
                <w:lang w:eastAsia="ru-RU"/>
              </w:rPr>
            </w:pPr>
            <w:r w:rsidRPr="008412CA">
              <w:rPr>
                <w:sz w:val="20"/>
                <w:szCs w:val="20"/>
                <w:lang w:eastAsia="ru-RU"/>
              </w:rPr>
              <w:t>Ведение видов документов и видов позиций</w:t>
            </w:r>
          </w:p>
        </w:tc>
      </w:tr>
      <w:tr w:rsidR="00BC46D5" w:rsidRPr="008412CA" w14:paraId="0C45477D" w14:textId="77777777" w:rsidTr="004B49E5">
        <w:trPr>
          <w:trHeight w:val="301"/>
        </w:trPr>
        <w:tc>
          <w:tcPr>
            <w:tcW w:w="1745" w:type="dxa"/>
            <w:shd w:val="clear" w:color="auto" w:fill="auto"/>
            <w:noWrap/>
            <w:vAlign w:val="center"/>
            <w:hideMark/>
          </w:tcPr>
          <w:p w14:paraId="683F722A"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50BA5B9" w14:textId="77777777" w:rsidR="00BC46D5" w:rsidRPr="008412CA" w:rsidRDefault="00BC46D5" w:rsidP="00BC46D5">
            <w:pPr>
              <w:rPr>
                <w:sz w:val="20"/>
                <w:szCs w:val="20"/>
                <w:lang w:eastAsia="ru-RU"/>
              </w:rPr>
            </w:pPr>
          </w:p>
        </w:tc>
        <w:tc>
          <w:tcPr>
            <w:tcW w:w="6648" w:type="dxa"/>
            <w:shd w:val="clear" w:color="auto" w:fill="auto"/>
            <w:vAlign w:val="center"/>
            <w:hideMark/>
          </w:tcPr>
          <w:p w14:paraId="0AE19CB3" w14:textId="77777777" w:rsidR="00BC46D5" w:rsidRPr="008412CA" w:rsidRDefault="00BC46D5" w:rsidP="00BC46D5">
            <w:pPr>
              <w:rPr>
                <w:sz w:val="20"/>
                <w:szCs w:val="20"/>
                <w:lang w:eastAsia="ru-RU"/>
              </w:rPr>
            </w:pPr>
            <w:r w:rsidRPr="008412CA">
              <w:rPr>
                <w:sz w:val="20"/>
                <w:szCs w:val="20"/>
                <w:lang w:eastAsia="ru-RU"/>
              </w:rPr>
              <w:t>Ведение входящей поставки</w:t>
            </w:r>
          </w:p>
        </w:tc>
      </w:tr>
      <w:tr w:rsidR="00BC46D5" w:rsidRPr="008412CA" w14:paraId="64B00055" w14:textId="77777777" w:rsidTr="004B49E5">
        <w:trPr>
          <w:trHeight w:val="603"/>
        </w:trPr>
        <w:tc>
          <w:tcPr>
            <w:tcW w:w="1745" w:type="dxa"/>
            <w:shd w:val="clear" w:color="auto" w:fill="auto"/>
            <w:noWrap/>
            <w:vAlign w:val="center"/>
            <w:hideMark/>
          </w:tcPr>
          <w:p w14:paraId="58D42C53"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5EB5428B" w14:textId="77777777" w:rsidR="00BC46D5" w:rsidRPr="008412CA" w:rsidRDefault="00BC46D5" w:rsidP="00BC46D5">
            <w:pPr>
              <w:rPr>
                <w:sz w:val="20"/>
                <w:szCs w:val="20"/>
                <w:lang w:eastAsia="ru-RU"/>
              </w:rPr>
            </w:pPr>
          </w:p>
        </w:tc>
        <w:tc>
          <w:tcPr>
            <w:tcW w:w="6648" w:type="dxa"/>
            <w:shd w:val="clear" w:color="auto" w:fill="auto"/>
            <w:vAlign w:val="center"/>
            <w:hideMark/>
          </w:tcPr>
          <w:p w14:paraId="6AC6B8E4" w14:textId="77777777" w:rsidR="00BC46D5" w:rsidRPr="008412CA" w:rsidRDefault="00BC46D5" w:rsidP="00BC46D5">
            <w:pPr>
              <w:rPr>
                <w:sz w:val="20"/>
                <w:szCs w:val="20"/>
                <w:lang w:eastAsia="ru-RU"/>
              </w:rPr>
            </w:pPr>
            <w:r w:rsidRPr="008412CA">
              <w:rPr>
                <w:sz w:val="20"/>
                <w:szCs w:val="20"/>
                <w:lang w:eastAsia="ru-RU"/>
              </w:rPr>
              <w:t>Автоматическое определение зон подготовки для позиций поставки</w:t>
            </w:r>
          </w:p>
        </w:tc>
      </w:tr>
      <w:tr w:rsidR="00BC46D5" w:rsidRPr="008412CA" w14:paraId="5EED0725" w14:textId="77777777" w:rsidTr="004B49E5">
        <w:trPr>
          <w:trHeight w:val="301"/>
        </w:trPr>
        <w:tc>
          <w:tcPr>
            <w:tcW w:w="1745" w:type="dxa"/>
            <w:shd w:val="clear" w:color="auto" w:fill="auto"/>
            <w:noWrap/>
            <w:vAlign w:val="center"/>
            <w:hideMark/>
          </w:tcPr>
          <w:p w14:paraId="4F09A04F"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3F57D1F6" w14:textId="77777777" w:rsidR="00BC46D5" w:rsidRPr="008412CA" w:rsidRDefault="00BC46D5" w:rsidP="00BC46D5">
            <w:pPr>
              <w:rPr>
                <w:sz w:val="20"/>
                <w:szCs w:val="20"/>
                <w:lang w:eastAsia="ru-RU"/>
              </w:rPr>
            </w:pPr>
          </w:p>
        </w:tc>
        <w:tc>
          <w:tcPr>
            <w:tcW w:w="6648" w:type="dxa"/>
            <w:shd w:val="clear" w:color="auto" w:fill="auto"/>
            <w:vAlign w:val="center"/>
            <w:hideMark/>
          </w:tcPr>
          <w:p w14:paraId="271EAD59" w14:textId="77777777" w:rsidR="00BC46D5" w:rsidRPr="008412CA" w:rsidRDefault="00BC46D5" w:rsidP="00BC46D5">
            <w:pPr>
              <w:rPr>
                <w:sz w:val="20"/>
                <w:szCs w:val="20"/>
                <w:lang w:eastAsia="ru-RU"/>
              </w:rPr>
            </w:pPr>
            <w:r w:rsidRPr="008412CA">
              <w:rPr>
                <w:sz w:val="20"/>
                <w:szCs w:val="20"/>
                <w:lang w:eastAsia="ru-RU"/>
              </w:rPr>
              <w:t>Создание задач выгрузки</w:t>
            </w:r>
          </w:p>
        </w:tc>
      </w:tr>
      <w:tr w:rsidR="00BC46D5" w:rsidRPr="008412CA" w14:paraId="2712C8BC" w14:textId="77777777" w:rsidTr="004B49E5">
        <w:trPr>
          <w:trHeight w:val="301"/>
        </w:trPr>
        <w:tc>
          <w:tcPr>
            <w:tcW w:w="1745" w:type="dxa"/>
            <w:shd w:val="clear" w:color="auto" w:fill="auto"/>
            <w:noWrap/>
            <w:vAlign w:val="center"/>
            <w:hideMark/>
          </w:tcPr>
          <w:p w14:paraId="46381226"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01D115F" w14:textId="77777777" w:rsidR="00BC46D5" w:rsidRPr="008412CA" w:rsidRDefault="00BC46D5" w:rsidP="00BC46D5">
            <w:pPr>
              <w:rPr>
                <w:sz w:val="20"/>
                <w:szCs w:val="20"/>
                <w:lang w:eastAsia="ru-RU"/>
              </w:rPr>
            </w:pPr>
          </w:p>
        </w:tc>
        <w:tc>
          <w:tcPr>
            <w:tcW w:w="6648" w:type="dxa"/>
            <w:shd w:val="clear" w:color="auto" w:fill="auto"/>
            <w:vAlign w:val="center"/>
            <w:hideMark/>
          </w:tcPr>
          <w:p w14:paraId="263053FD" w14:textId="77777777" w:rsidR="00BC46D5" w:rsidRPr="008412CA" w:rsidRDefault="00BC46D5" w:rsidP="00BC46D5">
            <w:pPr>
              <w:rPr>
                <w:sz w:val="20"/>
                <w:szCs w:val="20"/>
                <w:lang w:eastAsia="ru-RU"/>
              </w:rPr>
            </w:pPr>
            <w:r w:rsidRPr="008412CA">
              <w:rPr>
                <w:sz w:val="20"/>
                <w:szCs w:val="20"/>
                <w:lang w:eastAsia="ru-RU"/>
              </w:rPr>
              <w:t>Подтверждение задач выгрузки</w:t>
            </w:r>
          </w:p>
        </w:tc>
      </w:tr>
      <w:tr w:rsidR="00BC46D5" w:rsidRPr="008412CA" w14:paraId="19FB43ED" w14:textId="77777777" w:rsidTr="004B49E5">
        <w:trPr>
          <w:trHeight w:val="301"/>
        </w:trPr>
        <w:tc>
          <w:tcPr>
            <w:tcW w:w="1745" w:type="dxa"/>
            <w:shd w:val="clear" w:color="auto" w:fill="auto"/>
            <w:noWrap/>
            <w:vAlign w:val="center"/>
            <w:hideMark/>
          </w:tcPr>
          <w:p w14:paraId="16AB9423"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4F5ED343" w14:textId="77777777" w:rsidR="00BC46D5" w:rsidRPr="008412CA" w:rsidRDefault="00BC46D5" w:rsidP="00BC46D5">
            <w:pPr>
              <w:rPr>
                <w:sz w:val="20"/>
                <w:szCs w:val="20"/>
                <w:lang w:eastAsia="ru-RU"/>
              </w:rPr>
            </w:pPr>
          </w:p>
        </w:tc>
        <w:tc>
          <w:tcPr>
            <w:tcW w:w="6648" w:type="dxa"/>
            <w:shd w:val="clear" w:color="auto" w:fill="auto"/>
            <w:vAlign w:val="center"/>
            <w:hideMark/>
          </w:tcPr>
          <w:p w14:paraId="03DB954C" w14:textId="77777777" w:rsidR="00BC46D5" w:rsidRPr="008412CA" w:rsidRDefault="00BC46D5" w:rsidP="00BC46D5">
            <w:pPr>
              <w:rPr>
                <w:sz w:val="20"/>
                <w:szCs w:val="20"/>
                <w:lang w:eastAsia="ru-RU"/>
              </w:rPr>
            </w:pPr>
            <w:r w:rsidRPr="008412CA">
              <w:rPr>
                <w:sz w:val="20"/>
                <w:szCs w:val="20"/>
                <w:lang w:eastAsia="ru-RU"/>
              </w:rPr>
              <w:t>Упаковка на ЕО при выгрузке</w:t>
            </w:r>
          </w:p>
        </w:tc>
      </w:tr>
      <w:tr w:rsidR="00BC46D5" w:rsidRPr="008412CA" w14:paraId="1F02DEF6" w14:textId="77777777" w:rsidTr="004B49E5">
        <w:trPr>
          <w:trHeight w:val="301"/>
        </w:trPr>
        <w:tc>
          <w:tcPr>
            <w:tcW w:w="1745" w:type="dxa"/>
            <w:shd w:val="clear" w:color="auto" w:fill="auto"/>
            <w:noWrap/>
            <w:vAlign w:val="center"/>
            <w:hideMark/>
          </w:tcPr>
          <w:p w14:paraId="5769A13B"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0A5B2EE0" w14:textId="77777777" w:rsidR="00BC46D5" w:rsidRPr="008412CA" w:rsidRDefault="00BC46D5" w:rsidP="00BC46D5">
            <w:pPr>
              <w:rPr>
                <w:sz w:val="20"/>
                <w:szCs w:val="20"/>
                <w:lang w:eastAsia="ru-RU"/>
              </w:rPr>
            </w:pPr>
          </w:p>
        </w:tc>
        <w:tc>
          <w:tcPr>
            <w:tcW w:w="6648" w:type="dxa"/>
            <w:shd w:val="clear" w:color="auto" w:fill="auto"/>
            <w:vAlign w:val="center"/>
            <w:hideMark/>
          </w:tcPr>
          <w:p w14:paraId="67220411" w14:textId="77777777" w:rsidR="00BC46D5" w:rsidRPr="008412CA" w:rsidRDefault="00BC46D5" w:rsidP="00BC46D5">
            <w:pPr>
              <w:rPr>
                <w:sz w:val="20"/>
                <w:szCs w:val="20"/>
                <w:lang w:eastAsia="ru-RU"/>
              </w:rPr>
            </w:pPr>
            <w:r w:rsidRPr="008412CA">
              <w:rPr>
                <w:sz w:val="20"/>
                <w:szCs w:val="20"/>
                <w:lang w:eastAsia="ru-RU"/>
              </w:rPr>
              <w:t>Создание видов складских процессов</w:t>
            </w:r>
          </w:p>
        </w:tc>
      </w:tr>
      <w:tr w:rsidR="00BC46D5" w:rsidRPr="008412CA" w14:paraId="6F576E77" w14:textId="77777777" w:rsidTr="004B49E5">
        <w:trPr>
          <w:trHeight w:val="603"/>
        </w:trPr>
        <w:tc>
          <w:tcPr>
            <w:tcW w:w="1745" w:type="dxa"/>
            <w:shd w:val="clear" w:color="auto" w:fill="auto"/>
            <w:noWrap/>
            <w:vAlign w:val="center"/>
            <w:hideMark/>
          </w:tcPr>
          <w:p w14:paraId="4C305497"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529FACC" w14:textId="77777777" w:rsidR="00BC46D5" w:rsidRPr="008412CA" w:rsidRDefault="00BC46D5" w:rsidP="00BC46D5">
            <w:pPr>
              <w:rPr>
                <w:sz w:val="20"/>
                <w:szCs w:val="20"/>
                <w:lang w:eastAsia="ru-RU"/>
              </w:rPr>
            </w:pPr>
          </w:p>
        </w:tc>
        <w:tc>
          <w:tcPr>
            <w:tcW w:w="6648" w:type="dxa"/>
            <w:shd w:val="clear" w:color="auto" w:fill="auto"/>
            <w:vAlign w:val="center"/>
            <w:hideMark/>
          </w:tcPr>
          <w:p w14:paraId="66874B0F" w14:textId="77777777" w:rsidR="00BC46D5" w:rsidRPr="008412CA" w:rsidRDefault="00BC46D5" w:rsidP="00BC46D5">
            <w:pPr>
              <w:rPr>
                <w:sz w:val="20"/>
                <w:szCs w:val="20"/>
                <w:lang w:eastAsia="ru-RU"/>
              </w:rPr>
            </w:pPr>
            <w:r w:rsidRPr="008412CA">
              <w:rPr>
                <w:sz w:val="20"/>
                <w:szCs w:val="20"/>
                <w:lang w:eastAsia="ru-RU"/>
              </w:rPr>
              <w:t>Настройка автоматического определения вида складского процесса для позиций поставки</w:t>
            </w:r>
          </w:p>
        </w:tc>
      </w:tr>
      <w:tr w:rsidR="00BC46D5" w:rsidRPr="008412CA" w14:paraId="4FEF021E" w14:textId="77777777" w:rsidTr="004B49E5">
        <w:trPr>
          <w:trHeight w:val="326"/>
        </w:trPr>
        <w:tc>
          <w:tcPr>
            <w:tcW w:w="1745" w:type="dxa"/>
            <w:shd w:val="clear" w:color="auto" w:fill="auto"/>
            <w:noWrap/>
            <w:vAlign w:val="center"/>
            <w:hideMark/>
          </w:tcPr>
          <w:p w14:paraId="0835BA47"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037F0C4" w14:textId="77777777" w:rsidR="00BC46D5" w:rsidRPr="008412CA" w:rsidRDefault="00BC46D5" w:rsidP="00BC46D5">
            <w:pPr>
              <w:rPr>
                <w:sz w:val="20"/>
                <w:szCs w:val="20"/>
                <w:lang w:eastAsia="ru-RU"/>
              </w:rPr>
            </w:pPr>
          </w:p>
        </w:tc>
        <w:tc>
          <w:tcPr>
            <w:tcW w:w="6648" w:type="dxa"/>
            <w:shd w:val="clear" w:color="auto" w:fill="auto"/>
            <w:vAlign w:val="center"/>
            <w:hideMark/>
          </w:tcPr>
          <w:p w14:paraId="4D1C40CE" w14:textId="77777777" w:rsidR="00BC46D5" w:rsidRPr="008412CA" w:rsidRDefault="00BC46D5" w:rsidP="00BC46D5">
            <w:pPr>
              <w:rPr>
                <w:sz w:val="20"/>
                <w:szCs w:val="20"/>
                <w:lang w:eastAsia="ru-RU"/>
              </w:rPr>
            </w:pPr>
            <w:r w:rsidRPr="008412CA">
              <w:rPr>
                <w:sz w:val="20"/>
                <w:szCs w:val="20"/>
                <w:lang w:eastAsia="ru-RU"/>
              </w:rPr>
              <w:t>Настройка правил определения очередей для складских задач</w:t>
            </w:r>
          </w:p>
        </w:tc>
      </w:tr>
      <w:tr w:rsidR="00BC46D5" w:rsidRPr="008412CA" w14:paraId="6FC4EF6D" w14:textId="77777777" w:rsidTr="004B49E5">
        <w:trPr>
          <w:trHeight w:val="301"/>
        </w:trPr>
        <w:tc>
          <w:tcPr>
            <w:tcW w:w="1745" w:type="dxa"/>
            <w:shd w:val="clear" w:color="auto" w:fill="auto"/>
            <w:noWrap/>
            <w:vAlign w:val="center"/>
            <w:hideMark/>
          </w:tcPr>
          <w:p w14:paraId="1F31063A"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36C8A3EE" w14:textId="77777777" w:rsidR="00BC46D5" w:rsidRPr="008412CA" w:rsidRDefault="00BC46D5" w:rsidP="00BC46D5">
            <w:pPr>
              <w:rPr>
                <w:sz w:val="20"/>
                <w:szCs w:val="20"/>
                <w:lang w:eastAsia="ru-RU"/>
              </w:rPr>
            </w:pPr>
          </w:p>
        </w:tc>
        <w:tc>
          <w:tcPr>
            <w:tcW w:w="6648" w:type="dxa"/>
            <w:shd w:val="clear" w:color="auto" w:fill="auto"/>
            <w:vAlign w:val="center"/>
            <w:hideMark/>
          </w:tcPr>
          <w:p w14:paraId="4A45B887" w14:textId="77777777" w:rsidR="00BC46D5" w:rsidRPr="008412CA" w:rsidRDefault="00BC46D5" w:rsidP="00BC46D5">
            <w:pPr>
              <w:rPr>
                <w:sz w:val="20"/>
                <w:szCs w:val="20"/>
                <w:lang w:eastAsia="ru-RU"/>
              </w:rPr>
            </w:pPr>
            <w:r w:rsidRPr="008412CA">
              <w:rPr>
                <w:sz w:val="20"/>
                <w:szCs w:val="20"/>
                <w:lang w:eastAsia="ru-RU"/>
              </w:rPr>
              <w:t>Настройка правил создания складских заказов</w:t>
            </w:r>
          </w:p>
        </w:tc>
      </w:tr>
      <w:tr w:rsidR="00BC46D5" w:rsidRPr="008412CA" w14:paraId="3A081B9F" w14:textId="77777777" w:rsidTr="004B49E5">
        <w:trPr>
          <w:trHeight w:val="301"/>
        </w:trPr>
        <w:tc>
          <w:tcPr>
            <w:tcW w:w="1745" w:type="dxa"/>
            <w:shd w:val="clear" w:color="auto" w:fill="auto"/>
            <w:noWrap/>
            <w:vAlign w:val="center"/>
            <w:hideMark/>
          </w:tcPr>
          <w:p w14:paraId="71222760"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464D749A" w14:textId="77777777" w:rsidR="00BC46D5" w:rsidRPr="008412CA" w:rsidRDefault="00BC46D5" w:rsidP="00BC46D5">
            <w:pPr>
              <w:rPr>
                <w:sz w:val="20"/>
                <w:szCs w:val="20"/>
                <w:lang w:eastAsia="ru-RU"/>
              </w:rPr>
            </w:pPr>
          </w:p>
        </w:tc>
        <w:tc>
          <w:tcPr>
            <w:tcW w:w="6648" w:type="dxa"/>
            <w:shd w:val="clear" w:color="auto" w:fill="auto"/>
            <w:vAlign w:val="center"/>
            <w:hideMark/>
          </w:tcPr>
          <w:p w14:paraId="247F12FC" w14:textId="77777777" w:rsidR="00BC46D5" w:rsidRPr="008412CA" w:rsidRDefault="00BC46D5" w:rsidP="00BC46D5">
            <w:pPr>
              <w:rPr>
                <w:sz w:val="20"/>
                <w:szCs w:val="20"/>
                <w:lang w:eastAsia="ru-RU"/>
              </w:rPr>
            </w:pPr>
            <w:r w:rsidRPr="008412CA">
              <w:rPr>
                <w:sz w:val="20"/>
                <w:szCs w:val="20"/>
                <w:lang w:eastAsia="ru-RU"/>
              </w:rPr>
              <w:t>Настройка стратегии поиска принимающего типа склада</w:t>
            </w:r>
          </w:p>
        </w:tc>
      </w:tr>
      <w:tr w:rsidR="00BC46D5" w:rsidRPr="008412CA" w14:paraId="1E113698" w14:textId="77777777" w:rsidTr="004B49E5">
        <w:trPr>
          <w:trHeight w:val="301"/>
        </w:trPr>
        <w:tc>
          <w:tcPr>
            <w:tcW w:w="1745" w:type="dxa"/>
            <w:shd w:val="clear" w:color="auto" w:fill="auto"/>
            <w:noWrap/>
            <w:vAlign w:val="center"/>
            <w:hideMark/>
          </w:tcPr>
          <w:p w14:paraId="641886F0"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BFD9FC6" w14:textId="77777777" w:rsidR="00BC46D5" w:rsidRPr="008412CA" w:rsidRDefault="00BC46D5" w:rsidP="00BC46D5">
            <w:pPr>
              <w:rPr>
                <w:sz w:val="20"/>
                <w:szCs w:val="20"/>
                <w:lang w:eastAsia="ru-RU"/>
              </w:rPr>
            </w:pPr>
          </w:p>
        </w:tc>
        <w:tc>
          <w:tcPr>
            <w:tcW w:w="6648" w:type="dxa"/>
            <w:shd w:val="clear" w:color="auto" w:fill="auto"/>
            <w:vAlign w:val="center"/>
            <w:hideMark/>
          </w:tcPr>
          <w:p w14:paraId="6BE728B2" w14:textId="77777777" w:rsidR="00BC46D5" w:rsidRPr="008412CA" w:rsidRDefault="00BC46D5" w:rsidP="00BC46D5">
            <w:pPr>
              <w:rPr>
                <w:sz w:val="20"/>
                <w:szCs w:val="20"/>
                <w:lang w:eastAsia="ru-RU"/>
              </w:rPr>
            </w:pPr>
            <w:r w:rsidRPr="008412CA">
              <w:rPr>
                <w:sz w:val="20"/>
                <w:szCs w:val="20"/>
                <w:lang w:eastAsia="ru-RU"/>
              </w:rPr>
              <w:t>Настройка стратегии поиска складского участка</w:t>
            </w:r>
          </w:p>
        </w:tc>
      </w:tr>
      <w:tr w:rsidR="00BC46D5" w:rsidRPr="008412CA" w14:paraId="1271C3D6" w14:textId="77777777" w:rsidTr="004B49E5">
        <w:trPr>
          <w:trHeight w:val="301"/>
        </w:trPr>
        <w:tc>
          <w:tcPr>
            <w:tcW w:w="1745" w:type="dxa"/>
            <w:shd w:val="clear" w:color="auto" w:fill="auto"/>
            <w:noWrap/>
            <w:vAlign w:val="center"/>
            <w:hideMark/>
          </w:tcPr>
          <w:p w14:paraId="15681780"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555A3867" w14:textId="77777777" w:rsidR="00BC46D5" w:rsidRPr="008412CA" w:rsidRDefault="00BC46D5" w:rsidP="00BC46D5">
            <w:pPr>
              <w:rPr>
                <w:sz w:val="20"/>
                <w:szCs w:val="20"/>
                <w:lang w:eastAsia="ru-RU"/>
              </w:rPr>
            </w:pPr>
          </w:p>
        </w:tc>
        <w:tc>
          <w:tcPr>
            <w:tcW w:w="6648" w:type="dxa"/>
            <w:shd w:val="clear" w:color="auto" w:fill="auto"/>
            <w:vAlign w:val="center"/>
            <w:hideMark/>
          </w:tcPr>
          <w:p w14:paraId="0132BC63" w14:textId="77777777" w:rsidR="00BC46D5" w:rsidRPr="008412CA" w:rsidRDefault="00BC46D5" w:rsidP="00BC46D5">
            <w:pPr>
              <w:rPr>
                <w:sz w:val="20"/>
                <w:szCs w:val="20"/>
                <w:lang w:eastAsia="ru-RU"/>
              </w:rPr>
            </w:pPr>
            <w:r w:rsidRPr="008412CA">
              <w:rPr>
                <w:sz w:val="20"/>
                <w:szCs w:val="20"/>
                <w:lang w:eastAsia="ru-RU"/>
              </w:rPr>
              <w:t>Автоматическое создание задач размещения</w:t>
            </w:r>
          </w:p>
        </w:tc>
      </w:tr>
      <w:tr w:rsidR="00BC46D5" w:rsidRPr="008412CA" w14:paraId="0456D175" w14:textId="77777777" w:rsidTr="004B49E5">
        <w:trPr>
          <w:trHeight w:val="603"/>
        </w:trPr>
        <w:tc>
          <w:tcPr>
            <w:tcW w:w="1745" w:type="dxa"/>
            <w:shd w:val="clear" w:color="auto" w:fill="auto"/>
            <w:noWrap/>
            <w:vAlign w:val="center"/>
            <w:hideMark/>
          </w:tcPr>
          <w:p w14:paraId="3172A01E"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57566CC" w14:textId="77777777" w:rsidR="00BC46D5" w:rsidRPr="008412CA" w:rsidRDefault="00BC46D5" w:rsidP="00BC46D5">
            <w:pPr>
              <w:rPr>
                <w:sz w:val="20"/>
                <w:szCs w:val="20"/>
                <w:lang w:eastAsia="ru-RU"/>
              </w:rPr>
            </w:pPr>
          </w:p>
        </w:tc>
        <w:tc>
          <w:tcPr>
            <w:tcW w:w="6648" w:type="dxa"/>
            <w:shd w:val="clear" w:color="auto" w:fill="auto"/>
            <w:vAlign w:val="center"/>
            <w:hideMark/>
          </w:tcPr>
          <w:p w14:paraId="53F54B4E" w14:textId="77777777" w:rsidR="00BC46D5" w:rsidRPr="008412CA" w:rsidRDefault="00BC46D5" w:rsidP="00BC46D5">
            <w:pPr>
              <w:rPr>
                <w:sz w:val="20"/>
                <w:szCs w:val="20"/>
                <w:lang w:eastAsia="ru-RU"/>
              </w:rPr>
            </w:pPr>
            <w:r w:rsidRPr="008412CA">
              <w:rPr>
                <w:sz w:val="20"/>
                <w:szCs w:val="20"/>
                <w:lang w:eastAsia="ru-RU"/>
              </w:rPr>
              <w:t>Подтверждение задач размещения и завершение процесса складирования</w:t>
            </w:r>
          </w:p>
        </w:tc>
      </w:tr>
      <w:tr w:rsidR="00BC46D5" w:rsidRPr="008412CA" w14:paraId="2506759C" w14:textId="77777777" w:rsidTr="004B49E5">
        <w:trPr>
          <w:trHeight w:val="301"/>
        </w:trPr>
        <w:tc>
          <w:tcPr>
            <w:tcW w:w="1745" w:type="dxa"/>
            <w:shd w:val="clear" w:color="auto" w:fill="auto"/>
            <w:noWrap/>
            <w:vAlign w:val="center"/>
            <w:hideMark/>
          </w:tcPr>
          <w:p w14:paraId="11AE36B2"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374FF30" w14:textId="77777777" w:rsidR="00BC46D5" w:rsidRPr="008412CA" w:rsidRDefault="00BC46D5" w:rsidP="00BC46D5">
            <w:pPr>
              <w:rPr>
                <w:sz w:val="20"/>
                <w:szCs w:val="20"/>
                <w:lang w:eastAsia="ru-RU"/>
              </w:rPr>
            </w:pPr>
          </w:p>
        </w:tc>
        <w:tc>
          <w:tcPr>
            <w:tcW w:w="6648" w:type="dxa"/>
            <w:shd w:val="clear" w:color="auto" w:fill="auto"/>
            <w:vAlign w:val="center"/>
            <w:hideMark/>
          </w:tcPr>
          <w:p w14:paraId="1A6EBAF1" w14:textId="77777777" w:rsidR="00BC46D5" w:rsidRPr="008412CA" w:rsidRDefault="00BC46D5" w:rsidP="00BC46D5">
            <w:pPr>
              <w:rPr>
                <w:sz w:val="20"/>
                <w:szCs w:val="20"/>
                <w:lang w:eastAsia="ru-RU"/>
              </w:rPr>
            </w:pPr>
            <w:r w:rsidRPr="008412CA">
              <w:rPr>
                <w:sz w:val="20"/>
                <w:szCs w:val="20"/>
                <w:lang w:eastAsia="ru-RU"/>
              </w:rPr>
              <w:t>Адаптация поставок</w:t>
            </w:r>
          </w:p>
        </w:tc>
      </w:tr>
      <w:tr w:rsidR="00BC46D5" w:rsidRPr="008412CA" w14:paraId="64939BEC" w14:textId="77777777" w:rsidTr="004B49E5">
        <w:trPr>
          <w:trHeight w:val="316"/>
        </w:trPr>
        <w:tc>
          <w:tcPr>
            <w:tcW w:w="1745" w:type="dxa"/>
            <w:shd w:val="clear" w:color="auto" w:fill="auto"/>
            <w:noWrap/>
            <w:vAlign w:val="center"/>
            <w:hideMark/>
          </w:tcPr>
          <w:p w14:paraId="03DAB525"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8640D40" w14:textId="77777777" w:rsidR="00BC46D5" w:rsidRPr="008412CA" w:rsidRDefault="00BC46D5" w:rsidP="00BC46D5">
            <w:pPr>
              <w:rPr>
                <w:sz w:val="20"/>
                <w:szCs w:val="20"/>
                <w:lang w:eastAsia="ru-RU"/>
              </w:rPr>
            </w:pPr>
          </w:p>
        </w:tc>
        <w:tc>
          <w:tcPr>
            <w:tcW w:w="6648" w:type="dxa"/>
            <w:shd w:val="clear" w:color="auto" w:fill="auto"/>
            <w:vAlign w:val="center"/>
            <w:hideMark/>
          </w:tcPr>
          <w:p w14:paraId="315D5506" w14:textId="77777777" w:rsidR="00BC46D5" w:rsidRPr="008412CA" w:rsidRDefault="00BC46D5" w:rsidP="00BC46D5">
            <w:pPr>
              <w:rPr>
                <w:sz w:val="20"/>
                <w:szCs w:val="20"/>
                <w:lang w:eastAsia="ru-RU"/>
              </w:rPr>
            </w:pPr>
            <w:r w:rsidRPr="008412CA">
              <w:rPr>
                <w:sz w:val="20"/>
                <w:szCs w:val="20"/>
                <w:lang w:eastAsia="ru-RU"/>
              </w:rPr>
              <w:t xml:space="preserve">Проверка вводимого срока </w:t>
            </w:r>
            <w:r>
              <w:rPr>
                <w:sz w:val="20"/>
                <w:szCs w:val="20"/>
                <w:lang w:eastAsia="ru-RU"/>
              </w:rPr>
              <w:t>годности/даты производства на ТСД</w:t>
            </w:r>
          </w:p>
        </w:tc>
      </w:tr>
      <w:tr w:rsidR="00BC46D5" w:rsidRPr="008412CA" w14:paraId="7B0A91AF" w14:textId="77777777" w:rsidTr="004B49E5">
        <w:trPr>
          <w:trHeight w:val="301"/>
        </w:trPr>
        <w:tc>
          <w:tcPr>
            <w:tcW w:w="1745" w:type="dxa"/>
            <w:shd w:val="clear" w:color="auto" w:fill="auto"/>
            <w:noWrap/>
            <w:vAlign w:val="center"/>
            <w:hideMark/>
          </w:tcPr>
          <w:p w14:paraId="0DD19749"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3CA58A3C" w14:textId="77777777" w:rsidR="00BC46D5" w:rsidRPr="008412CA" w:rsidRDefault="00BC46D5" w:rsidP="00BC46D5">
            <w:pPr>
              <w:rPr>
                <w:sz w:val="20"/>
                <w:szCs w:val="20"/>
                <w:lang w:eastAsia="ru-RU"/>
              </w:rPr>
            </w:pPr>
          </w:p>
        </w:tc>
        <w:tc>
          <w:tcPr>
            <w:tcW w:w="6648" w:type="dxa"/>
            <w:shd w:val="clear" w:color="auto" w:fill="auto"/>
            <w:vAlign w:val="center"/>
            <w:hideMark/>
          </w:tcPr>
          <w:p w14:paraId="35B4FAE9" w14:textId="77777777" w:rsidR="00BC46D5" w:rsidRPr="008412CA" w:rsidRDefault="00BC46D5" w:rsidP="00BC46D5">
            <w:pPr>
              <w:rPr>
                <w:sz w:val="20"/>
                <w:szCs w:val="20"/>
                <w:lang w:eastAsia="ru-RU"/>
              </w:rPr>
            </w:pPr>
            <w:r w:rsidRPr="008412CA">
              <w:rPr>
                <w:sz w:val="20"/>
                <w:szCs w:val="20"/>
                <w:lang w:eastAsia="ru-RU"/>
              </w:rPr>
              <w:t>Обработка исключительных ситуаций (брак, расхождения по количеству)</w:t>
            </w:r>
          </w:p>
        </w:tc>
      </w:tr>
      <w:tr w:rsidR="00BC46D5" w:rsidRPr="008412CA" w14:paraId="385C0A19" w14:textId="77777777" w:rsidTr="004B49E5">
        <w:trPr>
          <w:trHeight w:val="301"/>
        </w:trPr>
        <w:tc>
          <w:tcPr>
            <w:tcW w:w="1745" w:type="dxa"/>
            <w:shd w:val="clear" w:color="auto" w:fill="auto"/>
            <w:noWrap/>
            <w:vAlign w:val="center"/>
            <w:hideMark/>
          </w:tcPr>
          <w:p w14:paraId="5F83ECFE"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327C761" w14:textId="77777777" w:rsidR="00BC46D5" w:rsidRPr="008412CA" w:rsidRDefault="00BC46D5" w:rsidP="00BC46D5">
            <w:pPr>
              <w:rPr>
                <w:sz w:val="20"/>
                <w:szCs w:val="20"/>
                <w:lang w:eastAsia="ru-RU"/>
              </w:rPr>
            </w:pPr>
          </w:p>
        </w:tc>
        <w:tc>
          <w:tcPr>
            <w:tcW w:w="6648" w:type="dxa"/>
            <w:shd w:val="clear" w:color="auto" w:fill="auto"/>
            <w:vAlign w:val="center"/>
            <w:hideMark/>
          </w:tcPr>
          <w:p w14:paraId="0818BECA" w14:textId="77777777" w:rsidR="00BC46D5" w:rsidRPr="008412CA" w:rsidRDefault="00BC46D5" w:rsidP="00BC46D5">
            <w:pPr>
              <w:rPr>
                <w:sz w:val="20"/>
                <w:szCs w:val="20"/>
                <w:lang w:eastAsia="ru-RU"/>
              </w:rPr>
            </w:pPr>
            <w:r w:rsidRPr="008412CA">
              <w:rPr>
                <w:sz w:val="20"/>
                <w:szCs w:val="20"/>
                <w:lang w:eastAsia="ru-RU"/>
              </w:rPr>
              <w:t xml:space="preserve">Обработка возвратов </w:t>
            </w:r>
          </w:p>
        </w:tc>
      </w:tr>
      <w:tr w:rsidR="00BC46D5" w:rsidRPr="008412CA" w14:paraId="1D201450" w14:textId="77777777" w:rsidTr="004B49E5">
        <w:trPr>
          <w:trHeight w:val="301"/>
        </w:trPr>
        <w:tc>
          <w:tcPr>
            <w:tcW w:w="1745" w:type="dxa"/>
            <w:shd w:val="clear" w:color="auto" w:fill="auto"/>
            <w:noWrap/>
            <w:vAlign w:val="center"/>
            <w:hideMark/>
          </w:tcPr>
          <w:p w14:paraId="3DFC3C32" w14:textId="77777777" w:rsidR="00BC46D5" w:rsidRPr="008412CA" w:rsidRDefault="00BC46D5" w:rsidP="00BC46D5">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109E1F36" w14:textId="77777777" w:rsidR="00BC46D5" w:rsidRPr="008412CA" w:rsidRDefault="00BC46D5" w:rsidP="00BC46D5">
            <w:pPr>
              <w:rPr>
                <w:sz w:val="20"/>
                <w:szCs w:val="20"/>
                <w:lang w:eastAsia="ru-RU"/>
              </w:rPr>
            </w:pPr>
            <w:r w:rsidRPr="008412CA">
              <w:rPr>
                <w:sz w:val="20"/>
                <w:szCs w:val="20"/>
                <w:lang w:eastAsia="ru-RU"/>
              </w:rPr>
              <w:t xml:space="preserve">Отпуск </w:t>
            </w:r>
            <w:r>
              <w:rPr>
                <w:sz w:val="20"/>
                <w:szCs w:val="20"/>
                <w:lang w:eastAsia="ru-RU"/>
              </w:rPr>
              <w:t>МТР</w:t>
            </w:r>
            <w:r w:rsidRPr="008412CA">
              <w:rPr>
                <w:sz w:val="20"/>
                <w:szCs w:val="20"/>
                <w:lang w:eastAsia="ru-RU"/>
              </w:rPr>
              <w:t xml:space="preserve"> со склада</w:t>
            </w:r>
          </w:p>
        </w:tc>
      </w:tr>
      <w:tr w:rsidR="00BC46D5" w:rsidRPr="008412CA" w14:paraId="02514BEC" w14:textId="77777777" w:rsidTr="004B49E5">
        <w:trPr>
          <w:trHeight w:val="301"/>
        </w:trPr>
        <w:tc>
          <w:tcPr>
            <w:tcW w:w="1745" w:type="dxa"/>
            <w:shd w:val="clear" w:color="auto" w:fill="auto"/>
            <w:noWrap/>
            <w:vAlign w:val="center"/>
            <w:hideMark/>
          </w:tcPr>
          <w:p w14:paraId="72B815A7"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B23AAA5" w14:textId="77777777" w:rsidR="00BC46D5" w:rsidRPr="008412CA" w:rsidRDefault="00BC46D5" w:rsidP="00BC46D5">
            <w:pPr>
              <w:rPr>
                <w:sz w:val="20"/>
                <w:szCs w:val="20"/>
                <w:lang w:eastAsia="ru-RU"/>
              </w:rPr>
            </w:pPr>
          </w:p>
        </w:tc>
        <w:tc>
          <w:tcPr>
            <w:tcW w:w="6648" w:type="dxa"/>
            <w:shd w:val="clear" w:color="auto" w:fill="auto"/>
            <w:vAlign w:val="center"/>
            <w:hideMark/>
          </w:tcPr>
          <w:p w14:paraId="425642E6" w14:textId="77777777" w:rsidR="00BC46D5" w:rsidRPr="008412CA" w:rsidRDefault="00BC46D5" w:rsidP="00BC46D5">
            <w:pPr>
              <w:rPr>
                <w:sz w:val="20"/>
                <w:szCs w:val="20"/>
                <w:lang w:eastAsia="ru-RU"/>
              </w:rPr>
            </w:pPr>
            <w:r w:rsidRPr="008412CA">
              <w:rPr>
                <w:sz w:val="20"/>
                <w:szCs w:val="20"/>
                <w:lang w:eastAsia="ru-RU"/>
              </w:rPr>
              <w:t>Ведение видов документов и видов позиций</w:t>
            </w:r>
          </w:p>
        </w:tc>
      </w:tr>
      <w:tr w:rsidR="00BC46D5" w:rsidRPr="008412CA" w14:paraId="03007F07" w14:textId="77777777" w:rsidTr="004B49E5">
        <w:trPr>
          <w:trHeight w:val="301"/>
        </w:trPr>
        <w:tc>
          <w:tcPr>
            <w:tcW w:w="1745" w:type="dxa"/>
            <w:shd w:val="clear" w:color="auto" w:fill="auto"/>
            <w:noWrap/>
            <w:vAlign w:val="center"/>
            <w:hideMark/>
          </w:tcPr>
          <w:p w14:paraId="03DA5276"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99A3569" w14:textId="77777777" w:rsidR="00BC46D5" w:rsidRPr="008412CA" w:rsidRDefault="00BC46D5" w:rsidP="00BC46D5">
            <w:pPr>
              <w:rPr>
                <w:sz w:val="20"/>
                <w:szCs w:val="20"/>
                <w:lang w:eastAsia="ru-RU"/>
              </w:rPr>
            </w:pPr>
          </w:p>
        </w:tc>
        <w:tc>
          <w:tcPr>
            <w:tcW w:w="6648" w:type="dxa"/>
            <w:shd w:val="clear" w:color="auto" w:fill="auto"/>
            <w:vAlign w:val="center"/>
            <w:hideMark/>
          </w:tcPr>
          <w:p w14:paraId="5BFFE4FC" w14:textId="77777777" w:rsidR="00BC46D5" w:rsidRPr="008412CA" w:rsidRDefault="00BC46D5" w:rsidP="00BC46D5">
            <w:pPr>
              <w:rPr>
                <w:sz w:val="20"/>
                <w:szCs w:val="20"/>
                <w:lang w:eastAsia="ru-RU"/>
              </w:rPr>
            </w:pPr>
            <w:r w:rsidRPr="008412CA">
              <w:rPr>
                <w:sz w:val="20"/>
                <w:szCs w:val="20"/>
                <w:lang w:eastAsia="ru-RU"/>
              </w:rPr>
              <w:t>Ведение исходящей поставки</w:t>
            </w:r>
          </w:p>
        </w:tc>
      </w:tr>
      <w:tr w:rsidR="00BC46D5" w:rsidRPr="008412CA" w14:paraId="20FB4B0E" w14:textId="77777777" w:rsidTr="004B49E5">
        <w:trPr>
          <w:trHeight w:val="603"/>
        </w:trPr>
        <w:tc>
          <w:tcPr>
            <w:tcW w:w="1745" w:type="dxa"/>
            <w:shd w:val="clear" w:color="auto" w:fill="auto"/>
            <w:noWrap/>
            <w:vAlign w:val="center"/>
            <w:hideMark/>
          </w:tcPr>
          <w:p w14:paraId="4515DD19"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2CFF2B4" w14:textId="77777777" w:rsidR="00BC46D5" w:rsidRPr="008412CA" w:rsidRDefault="00BC46D5" w:rsidP="00BC46D5">
            <w:pPr>
              <w:rPr>
                <w:sz w:val="20"/>
                <w:szCs w:val="20"/>
                <w:lang w:eastAsia="ru-RU"/>
              </w:rPr>
            </w:pPr>
          </w:p>
        </w:tc>
        <w:tc>
          <w:tcPr>
            <w:tcW w:w="6648" w:type="dxa"/>
            <w:shd w:val="clear" w:color="auto" w:fill="auto"/>
            <w:vAlign w:val="center"/>
            <w:hideMark/>
          </w:tcPr>
          <w:p w14:paraId="2E9EE671" w14:textId="77777777" w:rsidR="00BC46D5" w:rsidRPr="008412CA" w:rsidRDefault="00BC46D5" w:rsidP="00BC46D5">
            <w:pPr>
              <w:rPr>
                <w:sz w:val="20"/>
                <w:szCs w:val="20"/>
                <w:lang w:eastAsia="ru-RU"/>
              </w:rPr>
            </w:pPr>
            <w:r w:rsidRPr="008412CA">
              <w:rPr>
                <w:sz w:val="20"/>
                <w:szCs w:val="20"/>
                <w:lang w:eastAsia="ru-RU"/>
              </w:rPr>
              <w:t>Автоматическое определение зон подготовки для позиций поставки</w:t>
            </w:r>
          </w:p>
        </w:tc>
      </w:tr>
      <w:tr w:rsidR="00BC46D5" w:rsidRPr="008412CA" w14:paraId="44B70E8A" w14:textId="77777777" w:rsidTr="004B49E5">
        <w:trPr>
          <w:trHeight w:val="301"/>
        </w:trPr>
        <w:tc>
          <w:tcPr>
            <w:tcW w:w="1745" w:type="dxa"/>
            <w:shd w:val="clear" w:color="auto" w:fill="auto"/>
            <w:noWrap/>
            <w:vAlign w:val="center"/>
            <w:hideMark/>
          </w:tcPr>
          <w:p w14:paraId="637B0EEE"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02F8BF2B" w14:textId="77777777" w:rsidR="00BC46D5" w:rsidRPr="008412CA" w:rsidRDefault="00BC46D5" w:rsidP="00BC46D5">
            <w:pPr>
              <w:rPr>
                <w:sz w:val="20"/>
                <w:szCs w:val="20"/>
                <w:lang w:eastAsia="ru-RU"/>
              </w:rPr>
            </w:pPr>
          </w:p>
        </w:tc>
        <w:tc>
          <w:tcPr>
            <w:tcW w:w="6648" w:type="dxa"/>
            <w:shd w:val="clear" w:color="auto" w:fill="auto"/>
            <w:vAlign w:val="center"/>
            <w:hideMark/>
          </w:tcPr>
          <w:p w14:paraId="1BCA8E05" w14:textId="77777777" w:rsidR="00BC46D5" w:rsidRPr="008412CA" w:rsidRDefault="00BC46D5" w:rsidP="00BC46D5">
            <w:pPr>
              <w:rPr>
                <w:sz w:val="20"/>
                <w:szCs w:val="20"/>
                <w:lang w:eastAsia="ru-RU"/>
              </w:rPr>
            </w:pPr>
            <w:r w:rsidRPr="008412CA">
              <w:rPr>
                <w:sz w:val="20"/>
                <w:szCs w:val="20"/>
                <w:lang w:eastAsia="ru-RU"/>
              </w:rPr>
              <w:t>Создание задач комплектования</w:t>
            </w:r>
          </w:p>
        </w:tc>
      </w:tr>
      <w:tr w:rsidR="00BC46D5" w:rsidRPr="008412CA" w14:paraId="79DF2414" w14:textId="77777777" w:rsidTr="004B49E5">
        <w:trPr>
          <w:trHeight w:val="301"/>
        </w:trPr>
        <w:tc>
          <w:tcPr>
            <w:tcW w:w="1745" w:type="dxa"/>
            <w:shd w:val="clear" w:color="auto" w:fill="auto"/>
            <w:noWrap/>
            <w:vAlign w:val="center"/>
            <w:hideMark/>
          </w:tcPr>
          <w:p w14:paraId="3DB5A1DE"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C0FA467" w14:textId="77777777" w:rsidR="00BC46D5" w:rsidRPr="008412CA" w:rsidRDefault="00BC46D5" w:rsidP="00BC46D5">
            <w:pPr>
              <w:rPr>
                <w:sz w:val="20"/>
                <w:szCs w:val="20"/>
                <w:lang w:eastAsia="ru-RU"/>
              </w:rPr>
            </w:pPr>
          </w:p>
        </w:tc>
        <w:tc>
          <w:tcPr>
            <w:tcW w:w="6648" w:type="dxa"/>
            <w:shd w:val="clear" w:color="auto" w:fill="auto"/>
            <w:vAlign w:val="center"/>
            <w:hideMark/>
          </w:tcPr>
          <w:p w14:paraId="7F22ECB0" w14:textId="77777777" w:rsidR="00BC46D5" w:rsidRPr="008412CA" w:rsidRDefault="00BC46D5" w:rsidP="00BC46D5">
            <w:pPr>
              <w:rPr>
                <w:sz w:val="20"/>
                <w:szCs w:val="20"/>
                <w:lang w:eastAsia="ru-RU"/>
              </w:rPr>
            </w:pPr>
            <w:r w:rsidRPr="008412CA">
              <w:rPr>
                <w:sz w:val="20"/>
                <w:szCs w:val="20"/>
                <w:lang w:eastAsia="ru-RU"/>
              </w:rPr>
              <w:t>Подтверждение задач комплектования</w:t>
            </w:r>
          </w:p>
        </w:tc>
      </w:tr>
      <w:tr w:rsidR="00BC46D5" w:rsidRPr="008412CA" w14:paraId="0A78B6CD" w14:textId="77777777" w:rsidTr="004B49E5">
        <w:trPr>
          <w:trHeight w:val="301"/>
        </w:trPr>
        <w:tc>
          <w:tcPr>
            <w:tcW w:w="1745" w:type="dxa"/>
            <w:shd w:val="clear" w:color="auto" w:fill="auto"/>
            <w:noWrap/>
            <w:vAlign w:val="center"/>
            <w:hideMark/>
          </w:tcPr>
          <w:p w14:paraId="0078151F"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9CEF17F" w14:textId="77777777" w:rsidR="00BC46D5" w:rsidRPr="008412CA" w:rsidRDefault="00BC46D5" w:rsidP="00BC46D5">
            <w:pPr>
              <w:rPr>
                <w:sz w:val="20"/>
                <w:szCs w:val="20"/>
                <w:lang w:eastAsia="ru-RU"/>
              </w:rPr>
            </w:pPr>
          </w:p>
        </w:tc>
        <w:tc>
          <w:tcPr>
            <w:tcW w:w="6648" w:type="dxa"/>
            <w:shd w:val="clear" w:color="auto" w:fill="auto"/>
            <w:vAlign w:val="center"/>
            <w:hideMark/>
          </w:tcPr>
          <w:p w14:paraId="3313678F" w14:textId="77777777" w:rsidR="00BC46D5" w:rsidRPr="008412CA" w:rsidRDefault="00BC46D5" w:rsidP="00BC46D5">
            <w:pPr>
              <w:rPr>
                <w:sz w:val="20"/>
                <w:szCs w:val="20"/>
                <w:lang w:eastAsia="ru-RU"/>
              </w:rPr>
            </w:pPr>
            <w:r w:rsidRPr="008412CA">
              <w:rPr>
                <w:sz w:val="20"/>
                <w:szCs w:val="20"/>
                <w:lang w:eastAsia="ru-RU"/>
              </w:rPr>
              <w:t>Упаковка на ЕО при подборе</w:t>
            </w:r>
          </w:p>
        </w:tc>
      </w:tr>
      <w:tr w:rsidR="00BC46D5" w:rsidRPr="008412CA" w14:paraId="4DABFDCA" w14:textId="77777777" w:rsidTr="004B49E5">
        <w:trPr>
          <w:trHeight w:val="301"/>
        </w:trPr>
        <w:tc>
          <w:tcPr>
            <w:tcW w:w="1745" w:type="dxa"/>
            <w:shd w:val="clear" w:color="auto" w:fill="auto"/>
            <w:noWrap/>
            <w:vAlign w:val="center"/>
            <w:hideMark/>
          </w:tcPr>
          <w:p w14:paraId="54098A23"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0D0530A1" w14:textId="77777777" w:rsidR="00BC46D5" w:rsidRPr="008412CA" w:rsidRDefault="00BC46D5" w:rsidP="00BC46D5">
            <w:pPr>
              <w:rPr>
                <w:sz w:val="20"/>
                <w:szCs w:val="20"/>
                <w:lang w:eastAsia="ru-RU"/>
              </w:rPr>
            </w:pPr>
          </w:p>
        </w:tc>
        <w:tc>
          <w:tcPr>
            <w:tcW w:w="6648" w:type="dxa"/>
            <w:shd w:val="clear" w:color="auto" w:fill="auto"/>
            <w:vAlign w:val="center"/>
            <w:hideMark/>
          </w:tcPr>
          <w:p w14:paraId="1B274C6F" w14:textId="77777777" w:rsidR="00BC46D5" w:rsidRPr="008412CA" w:rsidRDefault="00BC46D5" w:rsidP="00BC46D5">
            <w:pPr>
              <w:rPr>
                <w:sz w:val="20"/>
                <w:szCs w:val="20"/>
                <w:lang w:eastAsia="ru-RU"/>
              </w:rPr>
            </w:pPr>
            <w:r w:rsidRPr="008412CA">
              <w:rPr>
                <w:sz w:val="20"/>
                <w:szCs w:val="20"/>
                <w:lang w:eastAsia="ru-RU"/>
              </w:rPr>
              <w:t>Создание видов складских процессов</w:t>
            </w:r>
          </w:p>
        </w:tc>
      </w:tr>
      <w:tr w:rsidR="00BC46D5" w:rsidRPr="008412CA" w14:paraId="34A4CD1A" w14:textId="77777777" w:rsidTr="004B49E5">
        <w:trPr>
          <w:trHeight w:val="603"/>
        </w:trPr>
        <w:tc>
          <w:tcPr>
            <w:tcW w:w="1745" w:type="dxa"/>
            <w:shd w:val="clear" w:color="auto" w:fill="auto"/>
            <w:noWrap/>
            <w:vAlign w:val="center"/>
            <w:hideMark/>
          </w:tcPr>
          <w:p w14:paraId="5A340273"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84EEE57" w14:textId="77777777" w:rsidR="00BC46D5" w:rsidRPr="008412CA" w:rsidRDefault="00BC46D5" w:rsidP="00BC46D5">
            <w:pPr>
              <w:rPr>
                <w:sz w:val="20"/>
                <w:szCs w:val="20"/>
                <w:lang w:eastAsia="ru-RU"/>
              </w:rPr>
            </w:pPr>
          </w:p>
        </w:tc>
        <w:tc>
          <w:tcPr>
            <w:tcW w:w="6648" w:type="dxa"/>
            <w:shd w:val="clear" w:color="auto" w:fill="auto"/>
            <w:vAlign w:val="center"/>
            <w:hideMark/>
          </w:tcPr>
          <w:p w14:paraId="271A3D0C" w14:textId="77777777" w:rsidR="00BC46D5" w:rsidRPr="008412CA" w:rsidRDefault="00BC46D5" w:rsidP="00BC46D5">
            <w:pPr>
              <w:rPr>
                <w:sz w:val="20"/>
                <w:szCs w:val="20"/>
                <w:lang w:eastAsia="ru-RU"/>
              </w:rPr>
            </w:pPr>
            <w:r w:rsidRPr="008412CA">
              <w:rPr>
                <w:sz w:val="20"/>
                <w:szCs w:val="20"/>
                <w:lang w:eastAsia="ru-RU"/>
              </w:rPr>
              <w:t>Настройка автоматического определения вида складского процесса для позиций поставки</w:t>
            </w:r>
          </w:p>
        </w:tc>
      </w:tr>
      <w:tr w:rsidR="00BC46D5" w:rsidRPr="008412CA" w14:paraId="78876E00" w14:textId="77777777" w:rsidTr="004B49E5">
        <w:trPr>
          <w:trHeight w:val="447"/>
        </w:trPr>
        <w:tc>
          <w:tcPr>
            <w:tcW w:w="1745" w:type="dxa"/>
            <w:shd w:val="clear" w:color="auto" w:fill="auto"/>
            <w:noWrap/>
            <w:vAlign w:val="center"/>
            <w:hideMark/>
          </w:tcPr>
          <w:p w14:paraId="315D2CD2"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5E8D4DFA" w14:textId="77777777" w:rsidR="00BC46D5" w:rsidRPr="008412CA" w:rsidRDefault="00BC46D5" w:rsidP="00BC46D5">
            <w:pPr>
              <w:rPr>
                <w:sz w:val="20"/>
                <w:szCs w:val="20"/>
                <w:lang w:eastAsia="ru-RU"/>
              </w:rPr>
            </w:pPr>
          </w:p>
        </w:tc>
        <w:tc>
          <w:tcPr>
            <w:tcW w:w="6648" w:type="dxa"/>
            <w:shd w:val="clear" w:color="auto" w:fill="auto"/>
            <w:vAlign w:val="center"/>
            <w:hideMark/>
          </w:tcPr>
          <w:p w14:paraId="6DF559EB" w14:textId="77777777" w:rsidR="00BC46D5" w:rsidRPr="008412CA" w:rsidRDefault="00BC46D5" w:rsidP="00BC46D5">
            <w:pPr>
              <w:rPr>
                <w:sz w:val="20"/>
                <w:szCs w:val="20"/>
                <w:lang w:eastAsia="ru-RU"/>
              </w:rPr>
            </w:pPr>
            <w:r w:rsidRPr="008412CA">
              <w:rPr>
                <w:sz w:val="20"/>
                <w:szCs w:val="20"/>
                <w:lang w:eastAsia="ru-RU"/>
              </w:rPr>
              <w:t>Настройка правил определения очередей для складских задач</w:t>
            </w:r>
          </w:p>
        </w:tc>
      </w:tr>
      <w:tr w:rsidR="00BC46D5" w:rsidRPr="008412CA" w14:paraId="15AB9320" w14:textId="77777777" w:rsidTr="004B49E5">
        <w:trPr>
          <w:trHeight w:val="301"/>
        </w:trPr>
        <w:tc>
          <w:tcPr>
            <w:tcW w:w="1745" w:type="dxa"/>
            <w:shd w:val="clear" w:color="auto" w:fill="auto"/>
            <w:noWrap/>
            <w:vAlign w:val="center"/>
            <w:hideMark/>
          </w:tcPr>
          <w:p w14:paraId="7E93E9E9"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0B818FDA" w14:textId="77777777" w:rsidR="00BC46D5" w:rsidRPr="008412CA" w:rsidRDefault="00BC46D5" w:rsidP="00BC46D5">
            <w:pPr>
              <w:rPr>
                <w:sz w:val="20"/>
                <w:szCs w:val="20"/>
                <w:lang w:eastAsia="ru-RU"/>
              </w:rPr>
            </w:pPr>
          </w:p>
        </w:tc>
        <w:tc>
          <w:tcPr>
            <w:tcW w:w="6648" w:type="dxa"/>
            <w:shd w:val="clear" w:color="auto" w:fill="auto"/>
            <w:vAlign w:val="center"/>
            <w:hideMark/>
          </w:tcPr>
          <w:p w14:paraId="04784995" w14:textId="77777777" w:rsidR="00BC46D5" w:rsidRPr="008412CA" w:rsidRDefault="00BC46D5" w:rsidP="00BC46D5">
            <w:pPr>
              <w:rPr>
                <w:sz w:val="20"/>
                <w:szCs w:val="20"/>
                <w:lang w:eastAsia="ru-RU"/>
              </w:rPr>
            </w:pPr>
            <w:r w:rsidRPr="008412CA">
              <w:rPr>
                <w:sz w:val="20"/>
                <w:szCs w:val="20"/>
                <w:lang w:eastAsia="ru-RU"/>
              </w:rPr>
              <w:t>Настройка правил создания складских заказов</w:t>
            </w:r>
          </w:p>
        </w:tc>
      </w:tr>
      <w:tr w:rsidR="00BC46D5" w:rsidRPr="008412CA" w14:paraId="007DA759" w14:textId="77777777" w:rsidTr="004B49E5">
        <w:trPr>
          <w:trHeight w:val="603"/>
        </w:trPr>
        <w:tc>
          <w:tcPr>
            <w:tcW w:w="1745" w:type="dxa"/>
            <w:shd w:val="clear" w:color="auto" w:fill="auto"/>
            <w:noWrap/>
            <w:vAlign w:val="center"/>
            <w:hideMark/>
          </w:tcPr>
          <w:p w14:paraId="7237FCBA"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8E75E0F" w14:textId="77777777" w:rsidR="00BC46D5" w:rsidRPr="008412CA" w:rsidRDefault="00BC46D5" w:rsidP="00BC46D5">
            <w:pPr>
              <w:rPr>
                <w:sz w:val="20"/>
                <w:szCs w:val="20"/>
                <w:lang w:eastAsia="ru-RU"/>
              </w:rPr>
            </w:pPr>
          </w:p>
        </w:tc>
        <w:tc>
          <w:tcPr>
            <w:tcW w:w="6648" w:type="dxa"/>
            <w:shd w:val="clear" w:color="auto" w:fill="auto"/>
            <w:vAlign w:val="center"/>
            <w:hideMark/>
          </w:tcPr>
          <w:p w14:paraId="0F105445" w14:textId="77777777" w:rsidR="00BC46D5" w:rsidRPr="008412CA" w:rsidRDefault="00BC46D5" w:rsidP="00BC46D5">
            <w:pPr>
              <w:rPr>
                <w:sz w:val="20"/>
                <w:szCs w:val="20"/>
                <w:lang w:eastAsia="ru-RU"/>
              </w:rPr>
            </w:pPr>
            <w:r w:rsidRPr="008412CA">
              <w:rPr>
                <w:sz w:val="20"/>
                <w:szCs w:val="20"/>
                <w:lang w:eastAsia="ru-RU"/>
              </w:rPr>
              <w:t>Настройка определения групп консолидации для позиций поставок</w:t>
            </w:r>
          </w:p>
        </w:tc>
      </w:tr>
      <w:tr w:rsidR="00BC46D5" w:rsidRPr="008412CA" w14:paraId="3DC0BE66" w14:textId="77777777" w:rsidTr="004B49E5">
        <w:trPr>
          <w:trHeight w:val="301"/>
        </w:trPr>
        <w:tc>
          <w:tcPr>
            <w:tcW w:w="1745" w:type="dxa"/>
            <w:shd w:val="clear" w:color="auto" w:fill="auto"/>
            <w:noWrap/>
            <w:vAlign w:val="center"/>
            <w:hideMark/>
          </w:tcPr>
          <w:p w14:paraId="6F89B15C"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06600D3" w14:textId="77777777" w:rsidR="00BC46D5" w:rsidRPr="008412CA" w:rsidRDefault="00BC46D5" w:rsidP="00BC46D5">
            <w:pPr>
              <w:rPr>
                <w:sz w:val="20"/>
                <w:szCs w:val="20"/>
                <w:lang w:eastAsia="ru-RU"/>
              </w:rPr>
            </w:pPr>
          </w:p>
        </w:tc>
        <w:tc>
          <w:tcPr>
            <w:tcW w:w="6648" w:type="dxa"/>
            <w:shd w:val="clear" w:color="auto" w:fill="auto"/>
            <w:vAlign w:val="center"/>
            <w:hideMark/>
          </w:tcPr>
          <w:p w14:paraId="343A5AF8" w14:textId="77777777" w:rsidR="00BC46D5" w:rsidRPr="008412CA" w:rsidRDefault="00BC46D5" w:rsidP="00BC46D5">
            <w:pPr>
              <w:rPr>
                <w:sz w:val="20"/>
                <w:szCs w:val="20"/>
                <w:lang w:eastAsia="ru-RU"/>
              </w:rPr>
            </w:pPr>
            <w:r w:rsidRPr="008412CA">
              <w:rPr>
                <w:sz w:val="20"/>
                <w:szCs w:val="20"/>
                <w:lang w:eastAsia="ru-RU"/>
              </w:rPr>
              <w:t>Настройка стратегии поиска отпускающего типа склада</w:t>
            </w:r>
          </w:p>
        </w:tc>
      </w:tr>
      <w:tr w:rsidR="00BC46D5" w:rsidRPr="008412CA" w14:paraId="1E3B1085" w14:textId="77777777" w:rsidTr="004B49E5">
        <w:trPr>
          <w:trHeight w:val="301"/>
        </w:trPr>
        <w:tc>
          <w:tcPr>
            <w:tcW w:w="1745" w:type="dxa"/>
            <w:shd w:val="clear" w:color="auto" w:fill="auto"/>
            <w:noWrap/>
            <w:vAlign w:val="center"/>
            <w:hideMark/>
          </w:tcPr>
          <w:p w14:paraId="265534E2"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2DDA962C" w14:textId="77777777" w:rsidR="00BC46D5" w:rsidRPr="008412CA" w:rsidRDefault="00BC46D5" w:rsidP="00BC46D5">
            <w:pPr>
              <w:rPr>
                <w:sz w:val="20"/>
                <w:szCs w:val="20"/>
                <w:lang w:eastAsia="ru-RU"/>
              </w:rPr>
            </w:pPr>
          </w:p>
        </w:tc>
        <w:tc>
          <w:tcPr>
            <w:tcW w:w="6648" w:type="dxa"/>
            <w:shd w:val="clear" w:color="auto" w:fill="auto"/>
            <w:vAlign w:val="center"/>
            <w:hideMark/>
          </w:tcPr>
          <w:p w14:paraId="35BFE82F" w14:textId="77777777" w:rsidR="00BC46D5" w:rsidRPr="008412CA" w:rsidRDefault="00BC46D5" w:rsidP="00BC46D5">
            <w:pPr>
              <w:rPr>
                <w:sz w:val="20"/>
                <w:szCs w:val="20"/>
                <w:lang w:eastAsia="ru-RU"/>
              </w:rPr>
            </w:pPr>
            <w:r w:rsidRPr="008412CA">
              <w:rPr>
                <w:sz w:val="20"/>
                <w:szCs w:val="20"/>
                <w:lang w:eastAsia="ru-RU"/>
              </w:rPr>
              <w:t>Настройка стратегии определения количественных классификаторов</w:t>
            </w:r>
          </w:p>
        </w:tc>
      </w:tr>
      <w:tr w:rsidR="00BC46D5" w:rsidRPr="008412CA" w14:paraId="4FD746E3" w14:textId="77777777" w:rsidTr="004B49E5">
        <w:trPr>
          <w:trHeight w:val="301"/>
        </w:trPr>
        <w:tc>
          <w:tcPr>
            <w:tcW w:w="1745" w:type="dxa"/>
            <w:shd w:val="clear" w:color="auto" w:fill="auto"/>
            <w:noWrap/>
            <w:vAlign w:val="center"/>
            <w:hideMark/>
          </w:tcPr>
          <w:p w14:paraId="5AF56FB1"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4CACE0B" w14:textId="77777777" w:rsidR="00BC46D5" w:rsidRPr="008412CA" w:rsidRDefault="00BC46D5" w:rsidP="00BC46D5">
            <w:pPr>
              <w:rPr>
                <w:sz w:val="20"/>
                <w:szCs w:val="20"/>
                <w:lang w:eastAsia="ru-RU"/>
              </w:rPr>
            </w:pPr>
          </w:p>
        </w:tc>
        <w:tc>
          <w:tcPr>
            <w:tcW w:w="6648" w:type="dxa"/>
            <w:shd w:val="clear" w:color="auto" w:fill="auto"/>
            <w:vAlign w:val="center"/>
            <w:hideMark/>
          </w:tcPr>
          <w:p w14:paraId="434F2F52" w14:textId="77777777" w:rsidR="00BC46D5" w:rsidRPr="008412CA" w:rsidRDefault="00BC46D5" w:rsidP="00BC46D5">
            <w:pPr>
              <w:rPr>
                <w:sz w:val="20"/>
                <w:szCs w:val="20"/>
                <w:lang w:eastAsia="ru-RU"/>
              </w:rPr>
            </w:pPr>
            <w:r w:rsidRPr="008412CA">
              <w:rPr>
                <w:sz w:val="20"/>
                <w:szCs w:val="20"/>
                <w:lang w:eastAsia="ru-RU"/>
              </w:rPr>
              <w:t>Настройка правил ротации</w:t>
            </w:r>
          </w:p>
        </w:tc>
      </w:tr>
      <w:tr w:rsidR="00BC46D5" w:rsidRPr="008412CA" w14:paraId="40F93E36" w14:textId="77777777" w:rsidTr="004B49E5">
        <w:trPr>
          <w:trHeight w:val="301"/>
        </w:trPr>
        <w:tc>
          <w:tcPr>
            <w:tcW w:w="1745" w:type="dxa"/>
            <w:shd w:val="clear" w:color="auto" w:fill="auto"/>
            <w:noWrap/>
            <w:vAlign w:val="center"/>
            <w:hideMark/>
          </w:tcPr>
          <w:p w14:paraId="10C7541A"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49F2108F" w14:textId="77777777" w:rsidR="00BC46D5" w:rsidRPr="008412CA" w:rsidRDefault="00BC46D5" w:rsidP="00BC46D5">
            <w:pPr>
              <w:rPr>
                <w:sz w:val="20"/>
                <w:szCs w:val="20"/>
                <w:lang w:eastAsia="ru-RU"/>
              </w:rPr>
            </w:pPr>
          </w:p>
        </w:tc>
        <w:tc>
          <w:tcPr>
            <w:tcW w:w="6648" w:type="dxa"/>
            <w:shd w:val="clear" w:color="auto" w:fill="auto"/>
            <w:vAlign w:val="center"/>
            <w:hideMark/>
          </w:tcPr>
          <w:p w14:paraId="667210BE" w14:textId="77777777" w:rsidR="00BC46D5" w:rsidRPr="008412CA" w:rsidRDefault="00BC46D5" w:rsidP="00BC46D5">
            <w:pPr>
              <w:rPr>
                <w:sz w:val="20"/>
                <w:szCs w:val="20"/>
                <w:lang w:eastAsia="ru-RU"/>
              </w:rPr>
            </w:pPr>
            <w:r w:rsidRPr="008412CA">
              <w:rPr>
                <w:sz w:val="20"/>
                <w:szCs w:val="20"/>
                <w:lang w:eastAsia="ru-RU"/>
              </w:rPr>
              <w:t>Обработка исключительных ситуаций</w:t>
            </w:r>
          </w:p>
        </w:tc>
      </w:tr>
      <w:tr w:rsidR="00BC46D5" w:rsidRPr="008412CA" w14:paraId="5E33C1CE" w14:textId="77777777" w:rsidTr="004B49E5">
        <w:trPr>
          <w:trHeight w:val="301"/>
        </w:trPr>
        <w:tc>
          <w:tcPr>
            <w:tcW w:w="1745" w:type="dxa"/>
            <w:shd w:val="clear" w:color="auto" w:fill="auto"/>
            <w:noWrap/>
            <w:vAlign w:val="center"/>
            <w:hideMark/>
          </w:tcPr>
          <w:p w14:paraId="34D47AC1"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56760F7C" w14:textId="77777777" w:rsidR="00BC46D5" w:rsidRPr="008412CA" w:rsidRDefault="00BC46D5" w:rsidP="00BC46D5">
            <w:pPr>
              <w:rPr>
                <w:sz w:val="20"/>
                <w:szCs w:val="20"/>
                <w:lang w:eastAsia="ru-RU"/>
              </w:rPr>
            </w:pPr>
          </w:p>
        </w:tc>
        <w:tc>
          <w:tcPr>
            <w:tcW w:w="6648" w:type="dxa"/>
            <w:shd w:val="clear" w:color="auto" w:fill="auto"/>
            <w:vAlign w:val="center"/>
            <w:hideMark/>
          </w:tcPr>
          <w:p w14:paraId="0A3CEBEE" w14:textId="77777777" w:rsidR="00BC46D5" w:rsidRPr="008412CA" w:rsidRDefault="00BC46D5" w:rsidP="00BC46D5">
            <w:pPr>
              <w:rPr>
                <w:sz w:val="20"/>
                <w:szCs w:val="20"/>
                <w:lang w:eastAsia="ru-RU"/>
              </w:rPr>
            </w:pPr>
            <w:r w:rsidRPr="008412CA">
              <w:rPr>
                <w:sz w:val="20"/>
                <w:szCs w:val="20"/>
                <w:lang w:eastAsia="ru-RU"/>
              </w:rPr>
              <w:t>Проверка заказов, закрытие ЕО</w:t>
            </w:r>
          </w:p>
        </w:tc>
      </w:tr>
      <w:tr w:rsidR="00BC46D5" w:rsidRPr="008412CA" w14:paraId="1E6CE4A0" w14:textId="77777777" w:rsidTr="004B49E5">
        <w:trPr>
          <w:trHeight w:val="301"/>
        </w:trPr>
        <w:tc>
          <w:tcPr>
            <w:tcW w:w="1745" w:type="dxa"/>
            <w:shd w:val="clear" w:color="auto" w:fill="auto"/>
            <w:noWrap/>
            <w:vAlign w:val="center"/>
            <w:hideMark/>
          </w:tcPr>
          <w:p w14:paraId="029EEC75"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25E1F835" w14:textId="77777777" w:rsidR="00BC46D5" w:rsidRPr="008412CA" w:rsidRDefault="00BC46D5" w:rsidP="00BC46D5">
            <w:pPr>
              <w:rPr>
                <w:sz w:val="20"/>
                <w:szCs w:val="20"/>
                <w:lang w:eastAsia="ru-RU"/>
              </w:rPr>
            </w:pPr>
          </w:p>
        </w:tc>
        <w:tc>
          <w:tcPr>
            <w:tcW w:w="6648" w:type="dxa"/>
            <w:shd w:val="clear" w:color="auto" w:fill="auto"/>
            <w:vAlign w:val="center"/>
            <w:hideMark/>
          </w:tcPr>
          <w:p w14:paraId="68FBC978" w14:textId="77777777" w:rsidR="00BC46D5" w:rsidRPr="008412CA" w:rsidRDefault="00BC46D5" w:rsidP="00BC46D5">
            <w:pPr>
              <w:rPr>
                <w:sz w:val="20"/>
                <w:szCs w:val="20"/>
                <w:lang w:eastAsia="ru-RU"/>
              </w:rPr>
            </w:pPr>
            <w:r w:rsidRPr="008412CA">
              <w:rPr>
                <w:sz w:val="20"/>
                <w:szCs w:val="20"/>
                <w:lang w:eastAsia="ru-RU"/>
              </w:rPr>
              <w:t>Создание задач погрузки</w:t>
            </w:r>
          </w:p>
        </w:tc>
      </w:tr>
      <w:tr w:rsidR="00BC46D5" w:rsidRPr="008412CA" w14:paraId="35E7B681" w14:textId="77777777" w:rsidTr="004B49E5">
        <w:trPr>
          <w:trHeight w:val="301"/>
        </w:trPr>
        <w:tc>
          <w:tcPr>
            <w:tcW w:w="1745" w:type="dxa"/>
            <w:shd w:val="clear" w:color="auto" w:fill="auto"/>
            <w:noWrap/>
            <w:vAlign w:val="center"/>
            <w:hideMark/>
          </w:tcPr>
          <w:p w14:paraId="528B9468"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4FC94228" w14:textId="77777777" w:rsidR="00BC46D5" w:rsidRPr="008412CA" w:rsidRDefault="00BC46D5" w:rsidP="00BC46D5">
            <w:pPr>
              <w:rPr>
                <w:sz w:val="20"/>
                <w:szCs w:val="20"/>
                <w:lang w:eastAsia="ru-RU"/>
              </w:rPr>
            </w:pPr>
          </w:p>
        </w:tc>
        <w:tc>
          <w:tcPr>
            <w:tcW w:w="6648" w:type="dxa"/>
            <w:shd w:val="clear" w:color="auto" w:fill="auto"/>
            <w:vAlign w:val="center"/>
            <w:hideMark/>
          </w:tcPr>
          <w:p w14:paraId="76FBD357" w14:textId="77777777" w:rsidR="00BC46D5" w:rsidRPr="008412CA" w:rsidRDefault="00BC46D5" w:rsidP="00BC46D5">
            <w:pPr>
              <w:rPr>
                <w:sz w:val="20"/>
                <w:szCs w:val="20"/>
                <w:lang w:eastAsia="ru-RU"/>
              </w:rPr>
            </w:pPr>
            <w:r w:rsidRPr="008412CA">
              <w:rPr>
                <w:sz w:val="20"/>
                <w:szCs w:val="20"/>
                <w:lang w:eastAsia="ru-RU"/>
              </w:rPr>
              <w:t>Подтверждение задач погрузки</w:t>
            </w:r>
          </w:p>
        </w:tc>
      </w:tr>
      <w:tr w:rsidR="00BC46D5" w:rsidRPr="008412CA" w14:paraId="3F0B30F1" w14:textId="77777777" w:rsidTr="004B49E5">
        <w:trPr>
          <w:trHeight w:val="301"/>
        </w:trPr>
        <w:tc>
          <w:tcPr>
            <w:tcW w:w="1745" w:type="dxa"/>
            <w:shd w:val="clear" w:color="auto" w:fill="auto"/>
            <w:noWrap/>
            <w:vAlign w:val="center"/>
            <w:hideMark/>
          </w:tcPr>
          <w:p w14:paraId="15513D1F"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8A281F6" w14:textId="77777777" w:rsidR="00BC46D5" w:rsidRPr="008412CA" w:rsidRDefault="00BC46D5" w:rsidP="00BC46D5">
            <w:pPr>
              <w:rPr>
                <w:sz w:val="20"/>
                <w:szCs w:val="20"/>
                <w:lang w:eastAsia="ru-RU"/>
              </w:rPr>
            </w:pPr>
          </w:p>
        </w:tc>
        <w:tc>
          <w:tcPr>
            <w:tcW w:w="6648" w:type="dxa"/>
            <w:shd w:val="clear" w:color="auto" w:fill="auto"/>
            <w:vAlign w:val="center"/>
            <w:hideMark/>
          </w:tcPr>
          <w:p w14:paraId="3D60A0F2" w14:textId="77777777" w:rsidR="00BC46D5" w:rsidRPr="008412CA" w:rsidRDefault="00BC46D5" w:rsidP="00BC46D5">
            <w:pPr>
              <w:rPr>
                <w:sz w:val="20"/>
                <w:szCs w:val="20"/>
                <w:lang w:eastAsia="ru-RU"/>
              </w:rPr>
            </w:pPr>
            <w:r w:rsidRPr="008412CA">
              <w:rPr>
                <w:sz w:val="20"/>
                <w:szCs w:val="20"/>
                <w:lang w:eastAsia="ru-RU"/>
              </w:rPr>
              <w:t>Адаптация поставок</w:t>
            </w:r>
          </w:p>
        </w:tc>
      </w:tr>
      <w:tr w:rsidR="00BC46D5" w:rsidRPr="008412CA" w14:paraId="17BDA5B3" w14:textId="77777777" w:rsidTr="004B49E5">
        <w:trPr>
          <w:trHeight w:val="301"/>
        </w:trPr>
        <w:tc>
          <w:tcPr>
            <w:tcW w:w="1745" w:type="dxa"/>
            <w:shd w:val="clear" w:color="auto" w:fill="auto"/>
            <w:noWrap/>
            <w:vAlign w:val="center"/>
            <w:hideMark/>
          </w:tcPr>
          <w:p w14:paraId="2B615CE7" w14:textId="77777777" w:rsidR="00BC46D5" w:rsidRPr="008412CA" w:rsidRDefault="00BC46D5" w:rsidP="00BC46D5">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5135CB1B" w14:textId="77777777" w:rsidR="00BC46D5" w:rsidRPr="008412CA" w:rsidRDefault="00BC46D5" w:rsidP="00BC46D5">
            <w:pPr>
              <w:rPr>
                <w:sz w:val="20"/>
                <w:szCs w:val="20"/>
                <w:lang w:eastAsia="ru-RU"/>
              </w:rPr>
            </w:pPr>
            <w:r>
              <w:rPr>
                <w:sz w:val="20"/>
                <w:szCs w:val="20"/>
                <w:lang w:eastAsia="ru-RU"/>
              </w:rPr>
              <w:t>В</w:t>
            </w:r>
            <w:r w:rsidRPr="008412CA">
              <w:rPr>
                <w:sz w:val="20"/>
                <w:szCs w:val="20"/>
                <w:lang w:eastAsia="ru-RU"/>
              </w:rPr>
              <w:t>нутренние операции</w:t>
            </w:r>
          </w:p>
        </w:tc>
      </w:tr>
      <w:tr w:rsidR="00BC46D5" w:rsidRPr="008412CA" w14:paraId="23F24B64" w14:textId="77777777" w:rsidTr="004B49E5">
        <w:trPr>
          <w:trHeight w:val="301"/>
        </w:trPr>
        <w:tc>
          <w:tcPr>
            <w:tcW w:w="1745" w:type="dxa"/>
            <w:shd w:val="clear" w:color="auto" w:fill="auto"/>
            <w:noWrap/>
            <w:vAlign w:val="center"/>
          </w:tcPr>
          <w:p w14:paraId="618A842A" w14:textId="77777777" w:rsidR="00BC46D5" w:rsidRPr="008412CA" w:rsidRDefault="00BC46D5" w:rsidP="00BC46D5">
            <w:pPr>
              <w:rPr>
                <w:sz w:val="20"/>
                <w:szCs w:val="20"/>
                <w:lang w:eastAsia="ru-RU"/>
              </w:rPr>
            </w:pPr>
          </w:p>
        </w:tc>
        <w:tc>
          <w:tcPr>
            <w:tcW w:w="1574" w:type="dxa"/>
            <w:shd w:val="clear" w:color="auto" w:fill="auto"/>
            <w:noWrap/>
            <w:vAlign w:val="center"/>
          </w:tcPr>
          <w:p w14:paraId="19FD2BAF" w14:textId="77777777" w:rsidR="00BC46D5" w:rsidRPr="008412CA" w:rsidRDefault="00BC46D5" w:rsidP="00BC46D5">
            <w:pPr>
              <w:rPr>
                <w:sz w:val="20"/>
                <w:szCs w:val="20"/>
                <w:lang w:eastAsia="ru-RU"/>
              </w:rPr>
            </w:pPr>
          </w:p>
        </w:tc>
        <w:tc>
          <w:tcPr>
            <w:tcW w:w="6648" w:type="dxa"/>
            <w:shd w:val="clear" w:color="auto" w:fill="auto"/>
            <w:vAlign w:val="center"/>
          </w:tcPr>
          <w:p w14:paraId="208185AF" w14:textId="77777777" w:rsidR="00BC46D5" w:rsidRPr="008412CA" w:rsidRDefault="00BC46D5" w:rsidP="00BC46D5">
            <w:pPr>
              <w:rPr>
                <w:sz w:val="20"/>
                <w:szCs w:val="20"/>
                <w:lang w:eastAsia="ru-RU"/>
              </w:rPr>
            </w:pPr>
            <w:r w:rsidRPr="008412CA">
              <w:rPr>
                <w:sz w:val="20"/>
                <w:szCs w:val="20"/>
                <w:lang w:eastAsia="ru-RU"/>
              </w:rPr>
              <w:t>Переупаковка коробов, ЕО и позиций ЕО</w:t>
            </w:r>
          </w:p>
        </w:tc>
      </w:tr>
      <w:tr w:rsidR="00BC46D5" w:rsidRPr="008412CA" w14:paraId="0C05F1FF" w14:textId="77777777" w:rsidTr="004B49E5">
        <w:trPr>
          <w:trHeight w:val="301"/>
        </w:trPr>
        <w:tc>
          <w:tcPr>
            <w:tcW w:w="1745" w:type="dxa"/>
            <w:shd w:val="clear" w:color="auto" w:fill="auto"/>
            <w:noWrap/>
            <w:vAlign w:val="center"/>
            <w:hideMark/>
          </w:tcPr>
          <w:p w14:paraId="2142F360"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207F7E9F" w14:textId="77777777" w:rsidR="00BC46D5" w:rsidRPr="008412CA" w:rsidRDefault="00BC46D5" w:rsidP="00BC46D5">
            <w:pPr>
              <w:rPr>
                <w:sz w:val="20"/>
                <w:szCs w:val="20"/>
                <w:lang w:eastAsia="ru-RU"/>
              </w:rPr>
            </w:pPr>
          </w:p>
        </w:tc>
        <w:tc>
          <w:tcPr>
            <w:tcW w:w="6648" w:type="dxa"/>
            <w:shd w:val="clear" w:color="auto" w:fill="auto"/>
            <w:vAlign w:val="center"/>
            <w:hideMark/>
          </w:tcPr>
          <w:p w14:paraId="56295DF2" w14:textId="77777777" w:rsidR="00BC46D5" w:rsidRPr="008412CA" w:rsidRDefault="00BC46D5" w:rsidP="00BC46D5">
            <w:pPr>
              <w:rPr>
                <w:sz w:val="20"/>
                <w:szCs w:val="20"/>
                <w:lang w:eastAsia="ru-RU"/>
              </w:rPr>
            </w:pPr>
            <w:r w:rsidRPr="008412CA">
              <w:rPr>
                <w:sz w:val="20"/>
                <w:szCs w:val="20"/>
                <w:lang w:eastAsia="ru-RU"/>
              </w:rPr>
              <w:t>Свободное перемещение по требованию</w:t>
            </w:r>
          </w:p>
        </w:tc>
      </w:tr>
      <w:tr w:rsidR="00BC46D5" w:rsidRPr="008412CA" w14:paraId="03DB8A9E" w14:textId="77777777" w:rsidTr="004B49E5">
        <w:trPr>
          <w:trHeight w:val="301"/>
        </w:trPr>
        <w:tc>
          <w:tcPr>
            <w:tcW w:w="1745" w:type="dxa"/>
            <w:shd w:val="clear" w:color="auto" w:fill="auto"/>
            <w:noWrap/>
            <w:vAlign w:val="center"/>
            <w:hideMark/>
          </w:tcPr>
          <w:p w14:paraId="5B217863"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2E144303" w14:textId="77777777" w:rsidR="00BC46D5" w:rsidRPr="008412CA" w:rsidRDefault="00BC46D5" w:rsidP="00BC46D5">
            <w:pPr>
              <w:rPr>
                <w:sz w:val="20"/>
                <w:szCs w:val="20"/>
                <w:lang w:eastAsia="ru-RU"/>
              </w:rPr>
            </w:pPr>
          </w:p>
        </w:tc>
        <w:tc>
          <w:tcPr>
            <w:tcW w:w="6648" w:type="dxa"/>
            <w:shd w:val="clear" w:color="auto" w:fill="auto"/>
            <w:vAlign w:val="center"/>
            <w:hideMark/>
          </w:tcPr>
          <w:p w14:paraId="5A5B83C9" w14:textId="77777777" w:rsidR="00BC46D5" w:rsidRPr="008412CA" w:rsidRDefault="00BC46D5" w:rsidP="00BC46D5">
            <w:pPr>
              <w:rPr>
                <w:sz w:val="20"/>
                <w:szCs w:val="20"/>
                <w:lang w:eastAsia="ru-RU"/>
              </w:rPr>
            </w:pPr>
            <w:r w:rsidRPr="008412CA">
              <w:rPr>
                <w:sz w:val="20"/>
                <w:szCs w:val="20"/>
                <w:lang w:eastAsia="ru-RU"/>
              </w:rPr>
              <w:t>Перемещение в зону контроля качества</w:t>
            </w:r>
            <w:r>
              <w:rPr>
                <w:sz w:val="20"/>
                <w:szCs w:val="20"/>
                <w:lang w:eastAsia="ru-RU"/>
              </w:rPr>
              <w:t>, взвешивания</w:t>
            </w:r>
          </w:p>
        </w:tc>
      </w:tr>
      <w:tr w:rsidR="00BC46D5" w:rsidRPr="008412CA" w14:paraId="56FB61A0" w14:textId="77777777" w:rsidTr="004B49E5">
        <w:trPr>
          <w:trHeight w:val="301"/>
        </w:trPr>
        <w:tc>
          <w:tcPr>
            <w:tcW w:w="1745" w:type="dxa"/>
            <w:shd w:val="clear" w:color="auto" w:fill="auto"/>
            <w:noWrap/>
            <w:vAlign w:val="center"/>
            <w:hideMark/>
          </w:tcPr>
          <w:p w14:paraId="186185A6"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050F842" w14:textId="77777777" w:rsidR="00BC46D5" w:rsidRPr="008412CA" w:rsidRDefault="00BC46D5" w:rsidP="00BC46D5">
            <w:pPr>
              <w:rPr>
                <w:sz w:val="20"/>
                <w:szCs w:val="20"/>
                <w:lang w:eastAsia="ru-RU"/>
              </w:rPr>
            </w:pPr>
          </w:p>
        </w:tc>
        <w:tc>
          <w:tcPr>
            <w:tcW w:w="6648" w:type="dxa"/>
            <w:shd w:val="clear" w:color="auto" w:fill="auto"/>
            <w:vAlign w:val="center"/>
            <w:hideMark/>
          </w:tcPr>
          <w:p w14:paraId="6D50FCB3" w14:textId="77777777" w:rsidR="00BC46D5" w:rsidRPr="008412CA" w:rsidRDefault="00BC46D5" w:rsidP="00BC46D5">
            <w:pPr>
              <w:rPr>
                <w:sz w:val="20"/>
                <w:szCs w:val="20"/>
                <w:lang w:eastAsia="ru-RU"/>
              </w:rPr>
            </w:pPr>
            <w:r w:rsidRPr="008412CA">
              <w:rPr>
                <w:sz w:val="20"/>
                <w:szCs w:val="20"/>
                <w:lang w:eastAsia="ru-RU"/>
              </w:rPr>
              <w:t>Проводка переноса (изменение вида запаса для контроля качества) автоматическая и ручная</w:t>
            </w:r>
          </w:p>
        </w:tc>
      </w:tr>
      <w:tr w:rsidR="00BC46D5" w:rsidRPr="008412CA" w14:paraId="3355FD92" w14:textId="77777777" w:rsidTr="004B49E5">
        <w:trPr>
          <w:trHeight w:val="316"/>
        </w:trPr>
        <w:tc>
          <w:tcPr>
            <w:tcW w:w="9967" w:type="dxa"/>
            <w:gridSpan w:val="3"/>
            <w:shd w:val="clear" w:color="auto" w:fill="auto"/>
            <w:noWrap/>
            <w:vAlign w:val="center"/>
            <w:hideMark/>
          </w:tcPr>
          <w:p w14:paraId="04DD280C" w14:textId="77777777" w:rsidR="00BC46D5" w:rsidRPr="008412CA" w:rsidRDefault="00BC46D5" w:rsidP="00BC46D5">
            <w:pPr>
              <w:rPr>
                <w:b/>
                <w:bCs/>
                <w:sz w:val="20"/>
                <w:szCs w:val="20"/>
                <w:lang w:eastAsia="ru-RU"/>
              </w:rPr>
            </w:pPr>
            <w:r w:rsidRPr="008412CA">
              <w:rPr>
                <w:b/>
                <w:bCs/>
                <w:sz w:val="20"/>
                <w:szCs w:val="20"/>
                <w:lang w:eastAsia="ru-RU"/>
              </w:rPr>
              <w:t>Инвентаризация</w:t>
            </w:r>
          </w:p>
        </w:tc>
      </w:tr>
      <w:tr w:rsidR="00BC46D5" w:rsidRPr="008412CA" w14:paraId="4685A700" w14:textId="77777777" w:rsidTr="004B49E5">
        <w:trPr>
          <w:trHeight w:val="301"/>
        </w:trPr>
        <w:tc>
          <w:tcPr>
            <w:tcW w:w="1745" w:type="dxa"/>
            <w:shd w:val="clear" w:color="auto" w:fill="auto"/>
            <w:noWrap/>
            <w:vAlign w:val="center"/>
            <w:hideMark/>
          </w:tcPr>
          <w:p w14:paraId="04EDA023" w14:textId="77777777" w:rsidR="00BC46D5" w:rsidRPr="008412CA" w:rsidRDefault="00BC46D5" w:rsidP="00BC46D5">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2B2506E1" w14:textId="77777777" w:rsidR="00BC46D5" w:rsidRPr="008412CA" w:rsidRDefault="00BC46D5" w:rsidP="00BC46D5">
            <w:pPr>
              <w:rPr>
                <w:sz w:val="20"/>
                <w:szCs w:val="20"/>
                <w:lang w:eastAsia="ru-RU"/>
              </w:rPr>
            </w:pPr>
            <w:r w:rsidRPr="008412CA">
              <w:rPr>
                <w:sz w:val="20"/>
                <w:szCs w:val="20"/>
                <w:lang w:eastAsia="ru-RU"/>
              </w:rPr>
              <w:t>Настройка типов инвентаризации и основных данных</w:t>
            </w:r>
          </w:p>
        </w:tc>
      </w:tr>
      <w:tr w:rsidR="00BC46D5" w:rsidRPr="008412CA" w14:paraId="2206517F" w14:textId="77777777" w:rsidTr="004B49E5">
        <w:trPr>
          <w:trHeight w:val="301"/>
        </w:trPr>
        <w:tc>
          <w:tcPr>
            <w:tcW w:w="1745" w:type="dxa"/>
            <w:shd w:val="clear" w:color="auto" w:fill="auto"/>
            <w:noWrap/>
            <w:vAlign w:val="center"/>
            <w:hideMark/>
          </w:tcPr>
          <w:p w14:paraId="10648CDC"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C7C8FF0" w14:textId="77777777" w:rsidR="00BC46D5" w:rsidRPr="008412CA" w:rsidRDefault="00BC46D5" w:rsidP="00BC46D5">
            <w:pPr>
              <w:rPr>
                <w:sz w:val="20"/>
                <w:szCs w:val="20"/>
                <w:lang w:eastAsia="ru-RU"/>
              </w:rPr>
            </w:pPr>
          </w:p>
        </w:tc>
        <w:tc>
          <w:tcPr>
            <w:tcW w:w="6648" w:type="dxa"/>
            <w:shd w:val="clear" w:color="auto" w:fill="auto"/>
            <w:vAlign w:val="center"/>
            <w:hideMark/>
          </w:tcPr>
          <w:p w14:paraId="51AAD6FC" w14:textId="77777777" w:rsidR="00BC46D5" w:rsidRPr="008412CA" w:rsidRDefault="00BC46D5" w:rsidP="00BC46D5">
            <w:pPr>
              <w:rPr>
                <w:sz w:val="20"/>
                <w:szCs w:val="20"/>
                <w:lang w:eastAsia="ru-RU"/>
              </w:rPr>
            </w:pPr>
            <w:r w:rsidRPr="008412CA">
              <w:rPr>
                <w:sz w:val="20"/>
                <w:szCs w:val="20"/>
                <w:lang w:eastAsia="ru-RU"/>
              </w:rPr>
              <w:t>Плановая инвентаризация под управлением системы</w:t>
            </w:r>
          </w:p>
        </w:tc>
      </w:tr>
      <w:tr w:rsidR="00BC46D5" w:rsidRPr="008412CA" w14:paraId="713AB2D0" w14:textId="77777777" w:rsidTr="004B49E5">
        <w:trPr>
          <w:trHeight w:val="301"/>
        </w:trPr>
        <w:tc>
          <w:tcPr>
            <w:tcW w:w="1745" w:type="dxa"/>
            <w:shd w:val="clear" w:color="auto" w:fill="auto"/>
            <w:noWrap/>
            <w:vAlign w:val="center"/>
            <w:hideMark/>
          </w:tcPr>
          <w:p w14:paraId="677147B5"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FD8CB08" w14:textId="77777777" w:rsidR="00BC46D5" w:rsidRPr="008412CA" w:rsidRDefault="00BC46D5" w:rsidP="00BC46D5">
            <w:pPr>
              <w:rPr>
                <w:sz w:val="20"/>
                <w:szCs w:val="20"/>
                <w:lang w:eastAsia="ru-RU"/>
              </w:rPr>
            </w:pPr>
          </w:p>
        </w:tc>
        <w:tc>
          <w:tcPr>
            <w:tcW w:w="6648" w:type="dxa"/>
            <w:shd w:val="clear" w:color="auto" w:fill="auto"/>
            <w:vAlign w:val="center"/>
            <w:hideMark/>
          </w:tcPr>
          <w:p w14:paraId="3AF201C5" w14:textId="77777777" w:rsidR="00BC46D5" w:rsidRPr="008412CA" w:rsidRDefault="00BC46D5" w:rsidP="00BC46D5">
            <w:pPr>
              <w:rPr>
                <w:sz w:val="20"/>
                <w:szCs w:val="20"/>
                <w:lang w:eastAsia="ru-RU"/>
              </w:rPr>
            </w:pPr>
            <w:r w:rsidRPr="008412CA">
              <w:rPr>
                <w:sz w:val="20"/>
                <w:szCs w:val="20"/>
                <w:lang w:eastAsia="ru-RU"/>
              </w:rPr>
              <w:t>Настройка областей инвентаризации</w:t>
            </w:r>
          </w:p>
        </w:tc>
      </w:tr>
      <w:tr w:rsidR="00BC46D5" w:rsidRPr="008412CA" w14:paraId="4039FC06" w14:textId="77777777" w:rsidTr="004B49E5">
        <w:trPr>
          <w:trHeight w:val="301"/>
        </w:trPr>
        <w:tc>
          <w:tcPr>
            <w:tcW w:w="1745" w:type="dxa"/>
            <w:shd w:val="clear" w:color="auto" w:fill="auto"/>
            <w:noWrap/>
            <w:vAlign w:val="center"/>
            <w:hideMark/>
          </w:tcPr>
          <w:p w14:paraId="73EAC401"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06E50AE" w14:textId="77777777" w:rsidR="00BC46D5" w:rsidRPr="008412CA" w:rsidRDefault="00BC46D5" w:rsidP="00BC46D5">
            <w:pPr>
              <w:rPr>
                <w:sz w:val="20"/>
                <w:szCs w:val="20"/>
                <w:lang w:eastAsia="ru-RU"/>
              </w:rPr>
            </w:pPr>
          </w:p>
        </w:tc>
        <w:tc>
          <w:tcPr>
            <w:tcW w:w="6648" w:type="dxa"/>
            <w:shd w:val="clear" w:color="auto" w:fill="auto"/>
            <w:vAlign w:val="center"/>
            <w:hideMark/>
          </w:tcPr>
          <w:p w14:paraId="7319CF7E" w14:textId="77777777" w:rsidR="00BC46D5" w:rsidRPr="008412CA" w:rsidRDefault="00BC46D5" w:rsidP="00BC46D5">
            <w:pPr>
              <w:rPr>
                <w:sz w:val="20"/>
                <w:szCs w:val="20"/>
                <w:lang w:eastAsia="ru-RU"/>
              </w:rPr>
            </w:pPr>
            <w:r w:rsidRPr="008412CA">
              <w:rPr>
                <w:sz w:val="20"/>
                <w:szCs w:val="20"/>
                <w:lang w:eastAsia="ru-RU"/>
              </w:rPr>
              <w:t>Настройка прав и полномочий на подсчет и списание</w:t>
            </w:r>
          </w:p>
        </w:tc>
      </w:tr>
      <w:tr w:rsidR="00BC46D5" w:rsidRPr="008412CA" w14:paraId="0C0974BF" w14:textId="77777777" w:rsidTr="004B49E5">
        <w:trPr>
          <w:trHeight w:val="301"/>
        </w:trPr>
        <w:tc>
          <w:tcPr>
            <w:tcW w:w="1745" w:type="dxa"/>
            <w:shd w:val="clear" w:color="auto" w:fill="auto"/>
            <w:noWrap/>
            <w:vAlign w:val="center"/>
            <w:hideMark/>
          </w:tcPr>
          <w:p w14:paraId="0B8657B6" w14:textId="77777777" w:rsidR="00BC46D5" w:rsidRPr="008412CA" w:rsidRDefault="00BC46D5" w:rsidP="00BC46D5">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3BDF9950" w14:textId="77777777" w:rsidR="00BC46D5" w:rsidRPr="008412CA" w:rsidRDefault="00BC46D5" w:rsidP="00BC46D5">
            <w:pPr>
              <w:rPr>
                <w:sz w:val="20"/>
                <w:szCs w:val="20"/>
                <w:lang w:eastAsia="ru-RU"/>
              </w:rPr>
            </w:pPr>
            <w:r w:rsidRPr="008412CA">
              <w:rPr>
                <w:sz w:val="20"/>
                <w:szCs w:val="20"/>
                <w:lang w:eastAsia="ru-RU"/>
              </w:rPr>
              <w:t>Работа с расхождениями</w:t>
            </w:r>
          </w:p>
        </w:tc>
      </w:tr>
      <w:tr w:rsidR="00BC46D5" w:rsidRPr="008412CA" w14:paraId="64F29CD4" w14:textId="77777777" w:rsidTr="004B49E5">
        <w:trPr>
          <w:trHeight w:val="301"/>
        </w:trPr>
        <w:tc>
          <w:tcPr>
            <w:tcW w:w="1745" w:type="dxa"/>
            <w:shd w:val="clear" w:color="auto" w:fill="auto"/>
            <w:noWrap/>
            <w:vAlign w:val="center"/>
            <w:hideMark/>
          </w:tcPr>
          <w:p w14:paraId="61D07F54"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6B19F59" w14:textId="77777777" w:rsidR="00BC46D5" w:rsidRPr="008412CA" w:rsidRDefault="00BC46D5" w:rsidP="00BC46D5">
            <w:pPr>
              <w:rPr>
                <w:sz w:val="20"/>
                <w:szCs w:val="20"/>
                <w:lang w:eastAsia="ru-RU"/>
              </w:rPr>
            </w:pPr>
          </w:p>
        </w:tc>
        <w:tc>
          <w:tcPr>
            <w:tcW w:w="6648" w:type="dxa"/>
            <w:shd w:val="clear" w:color="auto" w:fill="auto"/>
            <w:vAlign w:val="center"/>
            <w:hideMark/>
          </w:tcPr>
          <w:p w14:paraId="373AC70A" w14:textId="77777777" w:rsidR="00BC46D5" w:rsidRPr="008412CA" w:rsidRDefault="00BC46D5" w:rsidP="00BC46D5">
            <w:pPr>
              <w:rPr>
                <w:sz w:val="20"/>
                <w:szCs w:val="20"/>
                <w:lang w:eastAsia="ru-RU"/>
              </w:rPr>
            </w:pPr>
            <w:r w:rsidRPr="008412CA">
              <w:rPr>
                <w:sz w:val="20"/>
                <w:szCs w:val="20"/>
                <w:lang w:eastAsia="ru-RU"/>
              </w:rPr>
              <w:t>Контроль низких запасов при комплектовании (Zero-check)</w:t>
            </w:r>
          </w:p>
        </w:tc>
      </w:tr>
      <w:tr w:rsidR="00BC46D5" w:rsidRPr="008412CA" w14:paraId="2A2374D9" w14:textId="77777777" w:rsidTr="004B49E5">
        <w:trPr>
          <w:trHeight w:val="603"/>
        </w:trPr>
        <w:tc>
          <w:tcPr>
            <w:tcW w:w="1745" w:type="dxa"/>
            <w:shd w:val="clear" w:color="auto" w:fill="auto"/>
            <w:noWrap/>
            <w:vAlign w:val="center"/>
            <w:hideMark/>
          </w:tcPr>
          <w:p w14:paraId="4A7754D2"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5EFDD407" w14:textId="77777777" w:rsidR="00BC46D5" w:rsidRPr="008412CA" w:rsidRDefault="00BC46D5" w:rsidP="00BC46D5">
            <w:pPr>
              <w:rPr>
                <w:sz w:val="20"/>
                <w:szCs w:val="20"/>
                <w:lang w:eastAsia="ru-RU"/>
              </w:rPr>
            </w:pPr>
          </w:p>
        </w:tc>
        <w:tc>
          <w:tcPr>
            <w:tcW w:w="6648" w:type="dxa"/>
            <w:shd w:val="clear" w:color="auto" w:fill="auto"/>
            <w:vAlign w:val="center"/>
            <w:hideMark/>
          </w:tcPr>
          <w:p w14:paraId="4ABC0548" w14:textId="77777777" w:rsidR="00BC46D5" w:rsidRPr="008412CA" w:rsidRDefault="00BC46D5" w:rsidP="00BC46D5">
            <w:pPr>
              <w:rPr>
                <w:sz w:val="20"/>
                <w:szCs w:val="20"/>
                <w:lang w:eastAsia="ru-RU"/>
              </w:rPr>
            </w:pPr>
            <w:r w:rsidRPr="008412CA">
              <w:rPr>
                <w:sz w:val="20"/>
                <w:szCs w:val="20"/>
                <w:lang w:eastAsia="ru-RU"/>
              </w:rPr>
              <w:t>Автоматическая инвентаризация при комплектовании по коду исключения</w:t>
            </w:r>
          </w:p>
        </w:tc>
      </w:tr>
      <w:tr w:rsidR="00BC46D5" w:rsidRPr="008412CA" w14:paraId="4577BD25" w14:textId="77777777" w:rsidTr="004B49E5">
        <w:trPr>
          <w:trHeight w:val="603"/>
        </w:trPr>
        <w:tc>
          <w:tcPr>
            <w:tcW w:w="1745" w:type="dxa"/>
            <w:shd w:val="clear" w:color="auto" w:fill="auto"/>
            <w:noWrap/>
            <w:vAlign w:val="center"/>
            <w:hideMark/>
          </w:tcPr>
          <w:p w14:paraId="2D466C92"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01BFD850" w14:textId="77777777" w:rsidR="00BC46D5" w:rsidRPr="008412CA" w:rsidRDefault="00BC46D5" w:rsidP="00BC46D5">
            <w:pPr>
              <w:rPr>
                <w:sz w:val="20"/>
                <w:szCs w:val="20"/>
                <w:lang w:eastAsia="ru-RU"/>
              </w:rPr>
            </w:pPr>
          </w:p>
        </w:tc>
        <w:tc>
          <w:tcPr>
            <w:tcW w:w="6648" w:type="dxa"/>
            <w:shd w:val="clear" w:color="auto" w:fill="auto"/>
            <w:vAlign w:val="center"/>
            <w:hideMark/>
          </w:tcPr>
          <w:p w14:paraId="37DA1C2D" w14:textId="77777777" w:rsidR="00BC46D5" w:rsidRPr="008412CA" w:rsidRDefault="00BC46D5" w:rsidP="00BC46D5">
            <w:pPr>
              <w:rPr>
                <w:sz w:val="20"/>
                <w:szCs w:val="20"/>
                <w:lang w:eastAsia="ru-RU"/>
              </w:rPr>
            </w:pPr>
            <w:r w:rsidRPr="008412CA">
              <w:rPr>
                <w:sz w:val="20"/>
                <w:szCs w:val="20"/>
                <w:lang w:eastAsia="ru-RU"/>
              </w:rPr>
              <w:t>Поддержка кодов исключения для ввода разниц на приемке и при комплектовании</w:t>
            </w:r>
          </w:p>
        </w:tc>
      </w:tr>
      <w:tr w:rsidR="00BC46D5" w:rsidRPr="008412CA" w14:paraId="2A7FE373" w14:textId="77777777" w:rsidTr="004B49E5">
        <w:trPr>
          <w:trHeight w:val="301"/>
        </w:trPr>
        <w:tc>
          <w:tcPr>
            <w:tcW w:w="1745" w:type="dxa"/>
            <w:shd w:val="clear" w:color="auto" w:fill="auto"/>
            <w:noWrap/>
            <w:vAlign w:val="center"/>
            <w:hideMark/>
          </w:tcPr>
          <w:p w14:paraId="1DA01A45"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221C9D23" w14:textId="77777777" w:rsidR="00BC46D5" w:rsidRPr="008412CA" w:rsidRDefault="00BC46D5" w:rsidP="00BC46D5">
            <w:pPr>
              <w:rPr>
                <w:sz w:val="20"/>
                <w:szCs w:val="20"/>
                <w:lang w:eastAsia="ru-RU"/>
              </w:rPr>
            </w:pPr>
          </w:p>
        </w:tc>
        <w:tc>
          <w:tcPr>
            <w:tcW w:w="6648" w:type="dxa"/>
            <w:shd w:val="clear" w:color="auto" w:fill="auto"/>
            <w:vAlign w:val="center"/>
            <w:hideMark/>
          </w:tcPr>
          <w:p w14:paraId="3EC519E9" w14:textId="77777777" w:rsidR="00BC46D5" w:rsidRPr="008412CA" w:rsidRDefault="00BC46D5" w:rsidP="00BC46D5">
            <w:pPr>
              <w:rPr>
                <w:sz w:val="20"/>
                <w:szCs w:val="20"/>
                <w:lang w:eastAsia="ru-RU"/>
              </w:rPr>
            </w:pPr>
            <w:r w:rsidRPr="008412CA">
              <w:rPr>
                <w:sz w:val="20"/>
                <w:szCs w:val="20"/>
                <w:lang w:eastAsia="ru-RU"/>
              </w:rPr>
              <w:t>Анализ и списание разниц в Difference Analyzer</w:t>
            </w:r>
          </w:p>
        </w:tc>
      </w:tr>
      <w:tr w:rsidR="00BC46D5" w:rsidRPr="008412CA" w14:paraId="4245A502" w14:textId="77777777" w:rsidTr="004B49E5">
        <w:trPr>
          <w:trHeight w:val="278"/>
        </w:trPr>
        <w:tc>
          <w:tcPr>
            <w:tcW w:w="1745" w:type="dxa"/>
            <w:shd w:val="clear" w:color="auto" w:fill="auto"/>
            <w:noWrap/>
            <w:vAlign w:val="center"/>
            <w:hideMark/>
          </w:tcPr>
          <w:p w14:paraId="07458A86"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1DFDEB2" w14:textId="77777777" w:rsidR="00BC46D5" w:rsidRPr="008412CA" w:rsidRDefault="00BC46D5" w:rsidP="00BC46D5">
            <w:pPr>
              <w:rPr>
                <w:sz w:val="20"/>
                <w:szCs w:val="20"/>
                <w:lang w:eastAsia="ru-RU"/>
              </w:rPr>
            </w:pPr>
          </w:p>
        </w:tc>
        <w:tc>
          <w:tcPr>
            <w:tcW w:w="6648" w:type="dxa"/>
            <w:shd w:val="clear" w:color="auto" w:fill="auto"/>
            <w:vAlign w:val="center"/>
            <w:hideMark/>
          </w:tcPr>
          <w:p w14:paraId="546F05FD" w14:textId="77777777" w:rsidR="00BC46D5" w:rsidRPr="008412CA" w:rsidRDefault="00BC46D5" w:rsidP="00BC46D5">
            <w:pPr>
              <w:rPr>
                <w:sz w:val="20"/>
                <w:szCs w:val="20"/>
                <w:lang w:eastAsia="ru-RU"/>
              </w:rPr>
            </w:pPr>
            <w:r w:rsidRPr="008412CA">
              <w:rPr>
                <w:sz w:val="20"/>
                <w:szCs w:val="20"/>
                <w:lang w:eastAsia="ru-RU"/>
              </w:rPr>
              <w:t>Создание инвентаризационных документов и складских заказов</w:t>
            </w:r>
          </w:p>
        </w:tc>
      </w:tr>
      <w:tr w:rsidR="00BC46D5" w:rsidRPr="008412CA" w14:paraId="50528E98" w14:textId="77777777" w:rsidTr="004B49E5">
        <w:trPr>
          <w:trHeight w:val="301"/>
        </w:trPr>
        <w:tc>
          <w:tcPr>
            <w:tcW w:w="1745" w:type="dxa"/>
            <w:shd w:val="clear" w:color="auto" w:fill="auto"/>
            <w:noWrap/>
            <w:vAlign w:val="center"/>
            <w:hideMark/>
          </w:tcPr>
          <w:p w14:paraId="04D81F5D"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237D9E5" w14:textId="77777777" w:rsidR="00BC46D5" w:rsidRPr="008412CA" w:rsidRDefault="00BC46D5" w:rsidP="00BC46D5">
            <w:pPr>
              <w:rPr>
                <w:sz w:val="20"/>
                <w:szCs w:val="20"/>
                <w:lang w:eastAsia="ru-RU"/>
              </w:rPr>
            </w:pPr>
          </w:p>
        </w:tc>
        <w:tc>
          <w:tcPr>
            <w:tcW w:w="6648" w:type="dxa"/>
            <w:shd w:val="clear" w:color="auto" w:fill="auto"/>
            <w:vAlign w:val="center"/>
            <w:hideMark/>
          </w:tcPr>
          <w:p w14:paraId="63AF1F59" w14:textId="77777777" w:rsidR="00BC46D5" w:rsidRPr="008412CA" w:rsidRDefault="00BC46D5" w:rsidP="00BC46D5">
            <w:pPr>
              <w:rPr>
                <w:sz w:val="20"/>
                <w:szCs w:val="20"/>
                <w:lang w:eastAsia="ru-RU"/>
              </w:rPr>
            </w:pPr>
            <w:r w:rsidRPr="008412CA">
              <w:rPr>
                <w:sz w:val="20"/>
                <w:szCs w:val="20"/>
                <w:lang w:eastAsia="ru-RU"/>
              </w:rPr>
              <w:t xml:space="preserve">Ввод данных подсчета с рабочей станции и с </w:t>
            </w:r>
            <w:r>
              <w:rPr>
                <w:sz w:val="20"/>
                <w:szCs w:val="20"/>
                <w:lang w:eastAsia="ru-RU"/>
              </w:rPr>
              <w:t>ТСД</w:t>
            </w:r>
          </w:p>
        </w:tc>
      </w:tr>
      <w:tr w:rsidR="00BC46D5" w:rsidRPr="008412CA" w14:paraId="756EF2AB" w14:textId="77777777" w:rsidTr="004B49E5">
        <w:trPr>
          <w:trHeight w:val="301"/>
        </w:trPr>
        <w:tc>
          <w:tcPr>
            <w:tcW w:w="1745" w:type="dxa"/>
            <w:shd w:val="clear" w:color="auto" w:fill="auto"/>
            <w:noWrap/>
            <w:vAlign w:val="center"/>
            <w:hideMark/>
          </w:tcPr>
          <w:p w14:paraId="0A354154"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3817DA67" w14:textId="77777777" w:rsidR="00BC46D5" w:rsidRPr="008412CA" w:rsidRDefault="00BC46D5" w:rsidP="00BC46D5">
            <w:pPr>
              <w:rPr>
                <w:sz w:val="20"/>
                <w:szCs w:val="20"/>
                <w:lang w:eastAsia="ru-RU"/>
              </w:rPr>
            </w:pPr>
          </w:p>
        </w:tc>
        <w:tc>
          <w:tcPr>
            <w:tcW w:w="6648" w:type="dxa"/>
            <w:shd w:val="clear" w:color="auto" w:fill="auto"/>
            <w:vAlign w:val="center"/>
            <w:hideMark/>
          </w:tcPr>
          <w:p w14:paraId="062285AD" w14:textId="77777777" w:rsidR="00BC46D5" w:rsidRPr="008412CA" w:rsidRDefault="00BC46D5" w:rsidP="00BC46D5">
            <w:pPr>
              <w:rPr>
                <w:sz w:val="20"/>
                <w:szCs w:val="20"/>
                <w:lang w:eastAsia="ru-RU"/>
              </w:rPr>
            </w:pPr>
            <w:r w:rsidRPr="008412CA">
              <w:rPr>
                <w:sz w:val="20"/>
                <w:szCs w:val="20"/>
                <w:lang w:eastAsia="ru-RU"/>
              </w:rPr>
              <w:t>Постирование разниц с рабочей станции</w:t>
            </w:r>
          </w:p>
        </w:tc>
      </w:tr>
      <w:tr w:rsidR="00BC46D5" w:rsidRPr="008412CA" w14:paraId="5EFAC012" w14:textId="77777777" w:rsidTr="004B49E5">
        <w:trPr>
          <w:trHeight w:val="316"/>
        </w:trPr>
        <w:tc>
          <w:tcPr>
            <w:tcW w:w="9967" w:type="dxa"/>
            <w:gridSpan w:val="3"/>
            <w:shd w:val="clear" w:color="auto" w:fill="auto"/>
            <w:noWrap/>
            <w:vAlign w:val="center"/>
            <w:hideMark/>
          </w:tcPr>
          <w:p w14:paraId="3C608C7F" w14:textId="77777777" w:rsidR="00BC46D5" w:rsidRPr="008412CA" w:rsidRDefault="00BC46D5" w:rsidP="00BC46D5">
            <w:pPr>
              <w:rPr>
                <w:b/>
                <w:bCs/>
                <w:sz w:val="20"/>
                <w:szCs w:val="20"/>
                <w:lang w:eastAsia="ru-RU"/>
              </w:rPr>
            </w:pPr>
            <w:r>
              <w:rPr>
                <w:b/>
                <w:bCs/>
                <w:sz w:val="20"/>
                <w:szCs w:val="20"/>
                <w:lang w:eastAsia="ru-RU"/>
              </w:rPr>
              <w:t>Работа с ТСД</w:t>
            </w:r>
          </w:p>
        </w:tc>
      </w:tr>
      <w:tr w:rsidR="00BC46D5" w:rsidRPr="008412CA" w14:paraId="3EE50729" w14:textId="77777777" w:rsidTr="004B49E5">
        <w:trPr>
          <w:trHeight w:val="301"/>
        </w:trPr>
        <w:tc>
          <w:tcPr>
            <w:tcW w:w="1745" w:type="dxa"/>
            <w:shd w:val="clear" w:color="auto" w:fill="auto"/>
            <w:noWrap/>
            <w:vAlign w:val="center"/>
            <w:hideMark/>
          </w:tcPr>
          <w:p w14:paraId="54A76DDF" w14:textId="77777777" w:rsidR="00BC46D5" w:rsidRPr="008412CA" w:rsidRDefault="00BC46D5" w:rsidP="00BC46D5">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362EDD1A" w14:textId="77777777" w:rsidR="00BC46D5" w:rsidRPr="008412CA" w:rsidRDefault="00BC46D5" w:rsidP="00BC46D5">
            <w:pPr>
              <w:rPr>
                <w:sz w:val="20"/>
                <w:szCs w:val="20"/>
                <w:lang w:eastAsia="ru-RU"/>
              </w:rPr>
            </w:pPr>
            <w:r w:rsidRPr="008412CA">
              <w:rPr>
                <w:sz w:val="20"/>
                <w:szCs w:val="20"/>
                <w:lang w:eastAsia="ru-RU"/>
              </w:rPr>
              <w:t xml:space="preserve">Настройка меню и логики </w:t>
            </w:r>
            <w:r>
              <w:rPr>
                <w:sz w:val="20"/>
                <w:szCs w:val="20"/>
                <w:lang w:eastAsia="ru-RU"/>
              </w:rPr>
              <w:t>терминалов сбора данных</w:t>
            </w:r>
          </w:p>
        </w:tc>
      </w:tr>
      <w:tr w:rsidR="00BC46D5" w:rsidRPr="008412CA" w14:paraId="41DE9294" w14:textId="77777777" w:rsidTr="004B49E5">
        <w:trPr>
          <w:trHeight w:val="301"/>
        </w:trPr>
        <w:tc>
          <w:tcPr>
            <w:tcW w:w="1745" w:type="dxa"/>
            <w:shd w:val="clear" w:color="auto" w:fill="auto"/>
            <w:noWrap/>
            <w:vAlign w:val="center"/>
            <w:hideMark/>
          </w:tcPr>
          <w:p w14:paraId="73508C21"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41CBED4" w14:textId="77777777" w:rsidR="00BC46D5" w:rsidRPr="008412CA" w:rsidRDefault="00BC46D5" w:rsidP="00BC46D5">
            <w:pPr>
              <w:rPr>
                <w:sz w:val="20"/>
                <w:szCs w:val="20"/>
                <w:lang w:eastAsia="ru-RU"/>
              </w:rPr>
            </w:pPr>
          </w:p>
        </w:tc>
        <w:tc>
          <w:tcPr>
            <w:tcW w:w="6648" w:type="dxa"/>
            <w:shd w:val="clear" w:color="auto" w:fill="auto"/>
            <w:vAlign w:val="center"/>
            <w:hideMark/>
          </w:tcPr>
          <w:p w14:paraId="0DD1BA23" w14:textId="77777777" w:rsidR="00BC46D5" w:rsidRPr="008412CA" w:rsidRDefault="00BC46D5" w:rsidP="00BC46D5">
            <w:pPr>
              <w:rPr>
                <w:sz w:val="20"/>
                <w:szCs w:val="20"/>
                <w:lang w:eastAsia="ru-RU"/>
              </w:rPr>
            </w:pPr>
            <w:r w:rsidRPr="008412CA">
              <w:rPr>
                <w:sz w:val="20"/>
                <w:szCs w:val="20"/>
                <w:lang w:eastAsia="ru-RU"/>
              </w:rPr>
              <w:t>Настройка служб и сервисов для интеграции</w:t>
            </w:r>
          </w:p>
        </w:tc>
      </w:tr>
      <w:tr w:rsidR="00BC46D5" w:rsidRPr="008412CA" w14:paraId="1D6F788D" w14:textId="77777777" w:rsidTr="004B49E5">
        <w:trPr>
          <w:trHeight w:val="301"/>
        </w:trPr>
        <w:tc>
          <w:tcPr>
            <w:tcW w:w="1745" w:type="dxa"/>
            <w:shd w:val="clear" w:color="auto" w:fill="auto"/>
            <w:noWrap/>
            <w:vAlign w:val="center"/>
            <w:hideMark/>
          </w:tcPr>
          <w:p w14:paraId="12AA04A5"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1F80EF5B" w14:textId="77777777" w:rsidR="00BC46D5" w:rsidRPr="008412CA" w:rsidRDefault="00BC46D5" w:rsidP="00BC46D5">
            <w:pPr>
              <w:rPr>
                <w:sz w:val="20"/>
                <w:szCs w:val="20"/>
                <w:lang w:eastAsia="ru-RU"/>
              </w:rPr>
            </w:pPr>
          </w:p>
        </w:tc>
        <w:tc>
          <w:tcPr>
            <w:tcW w:w="6648" w:type="dxa"/>
            <w:shd w:val="clear" w:color="auto" w:fill="auto"/>
            <w:vAlign w:val="center"/>
            <w:hideMark/>
          </w:tcPr>
          <w:p w14:paraId="306B3F7D" w14:textId="77777777" w:rsidR="00BC46D5" w:rsidRPr="008412CA" w:rsidRDefault="00BC46D5" w:rsidP="00BC46D5">
            <w:pPr>
              <w:rPr>
                <w:sz w:val="20"/>
                <w:szCs w:val="20"/>
                <w:lang w:eastAsia="ru-RU"/>
              </w:rPr>
            </w:pPr>
            <w:r w:rsidRPr="008412CA">
              <w:rPr>
                <w:sz w:val="20"/>
                <w:szCs w:val="20"/>
                <w:lang w:eastAsia="ru-RU"/>
              </w:rPr>
              <w:t>Создание профилей просмотра</w:t>
            </w:r>
          </w:p>
        </w:tc>
      </w:tr>
      <w:tr w:rsidR="00BC46D5" w:rsidRPr="008412CA" w14:paraId="443A986D" w14:textId="77777777" w:rsidTr="004B49E5">
        <w:trPr>
          <w:trHeight w:val="301"/>
        </w:trPr>
        <w:tc>
          <w:tcPr>
            <w:tcW w:w="1745" w:type="dxa"/>
            <w:shd w:val="clear" w:color="auto" w:fill="auto"/>
            <w:noWrap/>
            <w:vAlign w:val="center"/>
            <w:hideMark/>
          </w:tcPr>
          <w:p w14:paraId="58708067"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EFADEAF" w14:textId="77777777" w:rsidR="00BC46D5" w:rsidRPr="008412CA" w:rsidRDefault="00BC46D5" w:rsidP="00BC46D5">
            <w:pPr>
              <w:rPr>
                <w:sz w:val="20"/>
                <w:szCs w:val="20"/>
                <w:lang w:eastAsia="ru-RU"/>
              </w:rPr>
            </w:pPr>
          </w:p>
        </w:tc>
        <w:tc>
          <w:tcPr>
            <w:tcW w:w="6648" w:type="dxa"/>
            <w:shd w:val="clear" w:color="auto" w:fill="auto"/>
            <w:vAlign w:val="center"/>
            <w:hideMark/>
          </w:tcPr>
          <w:p w14:paraId="293DD5AA" w14:textId="77777777" w:rsidR="00BC46D5" w:rsidRPr="008412CA" w:rsidRDefault="00BC46D5" w:rsidP="00BC46D5">
            <w:pPr>
              <w:rPr>
                <w:sz w:val="20"/>
                <w:szCs w:val="20"/>
                <w:lang w:eastAsia="ru-RU"/>
              </w:rPr>
            </w:pPr>
            <w:r w:rsidRPr="008412CA">
              <w:rPr>
                <w:sz w:val="20"/>
                <w:szCs w:val="20"/>
                <w:lang w:eastAsia="ru-RU"/>
              </w:rPr>
              <w:t>Настройка меню пользователя</w:t>
            </w:r>
          </w:p>
        </w:tc>
      </w:tr>
      <w:tr w:rsidR="00BC46D5" w:rsidRPr="008412CA" w14:paraId="6E4EFBDE" w14:textId="77777777" w:rsidTr="004B49E5">
        <w:trPr>
          <w:trHeight w:val="301"/>
        </w:trPr>
        <w:tc>
          <w:tcPr>
            <w:tcW w:w="1745" w:type="dxa"/>
            <w:shd w:val="clear" w:color="auto" w:fill="auto"/>
            <w:noWrap/>
            <w:vAlign w:val="center"/>
            <w:hideMark/>
          </w:tcPr>
          <w:p w14:paraId="16F653E2"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02FCC71E" w14:textId="77777777" w:rsidR="00BC46D5" w:rsidRPr="008412CA" w:rsidRDefault="00BC46D5" w:rsidP="00BC46D5">
            <w:pPr>
              <w:rPr>
                <w:sz w:val="20"/>
                <w:szCs w:val="20"/>
                <w:lang w:eastAsia="ru-RU"/>
              </w:rPr>
            </w:pPr>
          </w:p>
        </w:tc>
        <w:tc>
          <w:tcPr>
            <w:tcW w:w="6648" w:type="dxa"/>
            <w:shd w:val="clear" w:color="auto" w:fill="auto"/>
            <w:vAlign w:val="center"/>
            <w:hideMark/>
          </w:tcPr>
          <w:p w14:paraId="366F7E59" w14:textId="77777777" w:rsidR="00BC46D5" w:rsidRPr="008412CA" w:rsidRDefault="00BC46D5" w:rsidP="00BC46D5">
            <w:pPr>
              <w:rPr>
                <w:sz w:val="20"/>
                <w:szCs w:val="20"/>
                <w:lang w:eastAsia="ru-RU"/>
              </w:rPr>
            </w:pPr>
            <w:r w:rsidRPr="008412CA">
              <w:rPr>
                <w:sz w:val="20"/>
                <w:szCs w:val="20"/>
                <w:lang w:eastAsia="ru-RU"/>
              </w:rPr>
              <w:t>Настройка последовательности экранов</w:t>
            </w:r>
          </w:p>
        </w:tc>
      </w:tr>
      <w:tr w:rsidR="00BC46D5" w:rsidRPr="008412CA" w14:paraId="49E184CE" w14:textId="77777777" w:rsidTr="004B49E5">
        <w:trPr>
          <w:trHeight w:val="301"/>
        </w:trPr>
        <w:tc>
          <w:tcPr>
            <w:tcW w:w="1745" w:type="dxa"/>
            <w:shd w:val="clear" w:color="auto" w:fill="auto"/>
            <w:noWrap/>
            <w:vAlign w:val="center"/>
            <w:hideMark/>
          </w:tcPr>
          <w:p w14:paraId="672154D4"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04C0397D" w14:textId="77777777" w:rsidR="00BC46D5" w:rsidRPr="008412CA" w:rsidRDefault="00BC46D5" w:rsidP="00BC46D5">
            <w:pPr>
              <w:rPr>
                <w:sz w:val="20"/>
                <w:szCs w:val="20"/>
                <w:lang w:eastAsia="ru-RU"/>
              </w:rPr>
            </w:pPr>
          </w:p>
        </w:tc>
        <w:tc>
          <w:tcPr>
            <w:tcW w:w="6648" w:type="dxa"/>
            <w:shd w:val="clear" w:color="auto" w:fill="auto"/>
            <w:vAlign w:val="center"/>
            <w:hideMark/>
          </w:tcPr>
          <w:p w14:paraId="5D6A162C" w14:textId="77777777" w:rsidR="00BC46D5" w:rsidRPr="008412CA" w:rsidRDefault="00BC46D5" w:rsidP="00BC46D5">
            <w:pPr>
              <w:rPr>
                <w:sz w:val="20"/>
                <w:szCs w:val="20"/>
                <w:lang w:eastAsia="ru-RU"/>
              </w:rPr>
            </w:pPr>
            <w:r w:rsidRPr="008412CA">
              <w:rPr>
                <w:sz w:val="20"/>
                <w:szCs w:val="20"/>
                <w:lang w:eastAsia="ru-RU"/>
              </w:rPr>
              <w:t>Настройка верификационных профилей</w:t>
            </w:r>
          </w:p>
        </w:tc>
      </w:tr>
      <w:tr w:rsidR="00BC46D5" w:rsidRPr="008412CA" w14:paraId="112CEE3A" w14:textId="77777777" w:rsidTr="004B49E5">
        <w:trPr>
          <w:trHeight w:val="301"/>
        </w:trPr>
        <w:tc>
          <w:tcPr>
            <w:tcW w:w="1745" w:type="dxa"/>
            <w:shd w:val="clear" w:color="auto" w:fill="auto"/>
            <w:noWrap/>
            <w:vAlign w:val="center"/>
            <w:hideMark/>
          </w:tcPr>
          <w:p w14:paraId="6BB09F1C"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1D4F1ED" w14:textId="77777777" w:rsidR="00BC46D5" w:rsidRPr="008412CA" w:rsidRDefault="00BC46D5" w:rsidP="00BC46D5">
            <w:pPr>
              <w:rPr>
                <w:sz w:val="20"/>
                <w:szCs w:val="20"/>
                <w:lang w:eastAsia="ru-RU"/>
              </w:rPr>
            </w:pPr>
          </w:p>
        </w:tc>
        <w:tc>
          <w:tcPr>
            <w:tcW w:w="6648" w:type="dxa"/>
            <w:shd w:val="clear" w:color="auto" w:fill="auto"/>
            <w:vAlign w:val="center"/>
            <w:hideMark/>
          </w:tcPr>
          <w:p w14:paraId="1151FB93" w14:textId="77777777" w:rsidR="00BC46D5" w:rsidRPr="008412CA" w:rsidRDefault="00BC46D5" w:rsidP="00BC46D5">
            <w:pPr>
              <w:rPr>
                <w:sz w:val="20"/>
                <w:szCs w:val="20"/>
                <w:lang w:eastAsia="ru-RU"/>
              </w:rPr>
            </w:pPr>
            <w:r w:rsidRPr="008412CA">
              <w:rPr>
                <w:sz w:val="20"/>
                <w:szCs w:val="20"/>
                <w:lang w:eastAsia="ru-RU"/>
              </w:rPr>
              <w:t>Добавление/изменение функциональных клавиш</w:t>
            </w:r>
          </w:p>
        </w:tc>
      </w:tr>
      <w:tr w:rsidR="00BC46D5" w:rsidRPr="008412CA" w14:paraId="7D2991CA" w14:textId="77777777" w:rsidTr="004B49E5">
        <w:trPr>
          <w:trHeight w:val="301"/>
        </w:trPr>
        <w:tc>
          <w:tcPr>
            <w:tcW w:w="1745" w:type="dxa"/>
            <w:shd w:val="clear" w:color="auto" w:fill="auto"/>
            <w:noWrap/>
            <w:vAlign w:val="center"/>
            <w:hideMark/>
          </w:tcPr>
          <w:p w14:paraId="03BBE6EA"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5A964931" w14:textId="77777777" w:rsidR="00BC46D5" w:rsidRPr="008412CA" w:rsidRDefault="00BC46D5" w:rsidP="00BC46D5">
            <w:pPr>
              <w:rPr>
                <w:sz w:val="20"/>
                <w:szCs w:val="20"/>
                <w:lang w:eastAsia="ru-RU"/>
              </w:rPr>
            </w:pPr>
          </w:p>
        </w:tc>
        <w:tc>
          <w:tcPr>
            <w:tcW w:w="6648" w:type="dxa"/>
            <w:shd w:val="clear" w:color="auto" w:fill="auto"/>
            <w:vAlign w:val="center"/>
            <w:hideMark/>
          </w:tcPr>
          <w:p w14:paraId="5282C0C1" w14:textId="77777777" w:rsidR="00BC46D5" w:rsidRPr="008412CA" w:rsidRDefault="00BC46D5" w:rsidP="00BC46D5">
            <w:pPr>
              <w:rPr>
                <w:sz w:val="20"/>
                <w:szCs w:val="20"/>
                <w:lang w:eastAsia="ru-RU"/>
              </w:rPr>
            </w:pPr>
            <w:r>
              <w:rPr>
                <w:sz w:val="20"/>
                <w:szCs w:val="20"/>
                <w:lang w:eastAsia="ru-RU"/>
              </w:rPr>
              <w:t>Настройка</w:t>
            </w:r>
            <w:r w:rsidRPr="008412CA">
              <w:rPr>
                <w:sz w:val="20"/>
                <w:szCs w:val="20"/>
                <w:lang w:eastAsia="ru-RU"/>
              </w:rPr>
              <w:t xml:space="preserve"> экранов</w:t>
            </w:r>
          </w:p>
        </w:tc>
      </w:tr>
      <w:tr w:rsidR="00BC46D5" w:rsidRPr="008412CA" w14:paraId="19D8F968" w14:textId="77777777" w:rsidTr="004B49E5">
        <w:trPr>
          <w:trHeight w:val="301"/>
        </w:trPr>
        <w:tc>
          <w:tcPr>
            <w:tcW w:w="1745" w:type="dxa"/>
            <w:shd w:val="clear" w:color="auto" w:fill="auto"/>
            <w:noWrap/>
            <w:vAlign w:val="center"/>
            <w:hideMark/>
          </w:tcPr>
          <w:p w14:paraId="3ECADEE1" w14:textId="77777777" w:rsidR="00BC46D5" w:rsidRPr="008412CA" w:rsidRDefault="00BC46D5" w:rsidP="00BC46D5">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07D5382E" w14:textId="77777777" w:rsidR="00BC46D5" w:rsidRPr="008412CA" w:rsidRDefault="00BC46D5" w:rsidP="00BC46D5">
            <w:pPr>
              <w:rPr>
                <w:sz w:val="20"/>
                <w:szCs w:val="20"/>
                <w:lang w:eastAsia="ru-RU"/>
              </w:rPr>
            </w:pPr>
            <w:r w:rsidRPr="008412CA">
              <w:rPr>
                <w:sz w:val="20"/>
                <w:szCs w:val="20"/>
                <w:lang w:eastAsia="ru-RU"/>
              </w:rPr>
              <w:t>Настройка шаблонов HTML</w:t>
            </w:r>
          </w:p>
        </w:tc>
      </w:tr>
      <w:tr w:rsidR="00BC46D5" w:rsidRPr="008412CA" w14:paraId="505B3045" w14:textId="77777777" w:rsidTr="004B49E5">
        <w:trPr>
          <w:trHeight w:val="301"/>
        </w:trPr>
        <w:tc>
          <w:tcPr>
            <w:tcW w:w="1745" w:type="dxa"/>
            <w:shd w:val="clear" w:color="auto" w:fill="auto"/>
            <w:noWrap/>
            <w:vAlign w:val="center"/>
            <w:hideMark/>
          </w:tcPr>
          <w:p w14:paraId="33E4C334"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6A21731C" w14:textId="77777777" w:rsidR="00BC46D5" w:rsidRPr="008412CA" w:rsidRDefault="00BC46D5" w:rsidP="00BC46D5">
            <w:pPr>
              <w:rPr>
                <w:sz w:val="20"/>
                <w:szCs w:val="20"/>
                <w:lang w:eastAsia="ru-RU"/>
              </w:rPr>
            </w:pPr>
          </w:p>
        </w:tc>
        <w:tc>
          <w:tcPr>
            <w:tcW w:w="6648" w:type="dxa"/>
            <w:shd w:val="clear" w:color="auto" w:fill="auto"/>
            <w:vAlign w:val="center"/>
            <w:hideMark/>
          </w:tcPr>
          <w:p w14:paraId="2049F57B" w14:textId="77777777" w:rsidR="00BC46D5" w:rsidRPr="008412CA" w:rsidRDefault="00BC46D5" w:rsidP="00BC46D5">
            <w:pPr>
              <w:rPr>
                <w:sz w:val="20"/>
                <w:szCs w:val="20"/>
                <w:lang w:eastAsia="ru-RU"/>
              </w:rPr>
            </w:pPr>
            <w:r w:rsidRPr="008412CA">
              <w:rPr>
                <w:sz w:val="20"/>
                <w:szCs w:val="20"/>
                <w:lang w:eastAsia="ru-RU"/>
              </w:rPr>
              <w:t xml:space="preserve">Масштабирование под конкретные экраны </w:t>
            </w:r>
            <w:r>
              <w:rPr>
                <w:sz w:val="20"/>
                <w:szCs w:val="20"/>
                <w:lang w:eastAsia="ru-RU"/>
              </w:rPr>
              <w:t>ТСД</w:t>
            </w:r>
          </w:p>
        </w:tc>
      </w:tr>
      <w:tr w:rsidR="00BC46D5" w:rsidRPr="008412CA" w14:paraId="2111CFEF" w14:textId="77777777" w:rsidTr="004B49E5">
        <w:trPr>
          <w:trHeight w:val="316"/>
        </w:trPr>
        <w:tc>
          <w:tcPr>
            <w:tcW w:w="9967" w:type="dxa"/>
            <w:gridSpan w:val="3"/>
            <w:shd w:val="clear" w:color="auto" w:fill="auto"/>
            <w:noWrap/>
            <w:vAlign w:val="center"/>
            <w:hideMark/>
          </w:tcPr>
          <w:p w14:paraId="5557B6EF" w14:textId="77777777" w:rsidR="00BC46D5" w:rsidRPr="008412CA" w:rsidRDefault="00BC46D5" w:rsidP="00BC46D5">
            <w:pPr>
              <w:rPr>
                <w:b/>
                <w:bCs/>
                <w:sz w:val="20"/>
                <w:szCs w:val="20"/>
                <w:lang w:eastAsia="ru-RU"/>
              </w:rPr>
            </w:pPr>
            <w:r w:rsidRPr="008412CA">
              <w:rPr>
                <w:b/>
                <w:bCs/>
                <w:sz w:val="20"/>
                <w:szCs w:val="20"/>
                <w:lang w:eastAsia="ru-RU"/>
              </w:rPr>
              <w:t>Интеграция</w:t>
            </w:r>
          </w:p>
        </w:tc>
      </w:tr>
      <w:tr w:rsidR="00BC46D5" w:rsidRPr="008412CA" w14:paraId="7C535A96" w14:textId="77777777" w:rsidTr="004B49E5">
        <w:trPr>
          <w:trHeight w:val="301"/>
        </w:trPr>
        <w:tc>
          <w:tcPr>
            <w:tcW w:w="1745" w:type="dxa"/>
            <w:shd w:val="clear" w:color="auto" w:fill="auto"/>
            <w:noWrap/>
            <w:vAlign w:val="center"/>
            <w:hideMark/>
          </w:tcPr>
          <w:p w14:paraId="4362C6E3" w14:textId="77777777" w:rsidR="00BC46D5" w:rsidRPr="008412CA" w:rsidRDefault="00BC46D5" w:rsidP="00BC46D5">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3F74BBBF" w14:textId="77777777" w:rsidR="00BC46D5" w:rsidRPr="008412CA" w:rsidRDefault="00BC46D5" w:rsidP="00BC46D5">
            <w:pPr>
              <w:rPr>
                <w:sz w:val="20"/>
                <w:szCs w:val="20"/>
                <w:lang w:eastAsia="ru-RU"/>
              </w:rPr>
            </w:pPr>
            <w:r w:rsidRPr="008412CA">
              <w:rPr>
                <w:sz w:val="20"/>
                <w:szCs w:val="20"/>
                <w:lang w:eastAsia="ru-RU"/>
              </w:rPr>
              <w:t>Интеграция с принтерами этикеток</w:t>
            </w:r>
          </w:p>
        </w:tc>
      </w:tr>
      <w:tr w:rsidR="00BC46D5" w:rsidRPr="008412CA" w14:paraId="0D429EE5" w14:textId="77777777" w:rsidTr="004B49E5">
        <w:trPr>
          <w:trHeight w:val="301"/>
        </w:trPr>
        <w:tc>
          <w:tcPr>
            <w:tcW w:w="1745" w:type="dxa"/>
            <w:shd w:val="clear" w:color="auto" w:fill="auto"/>
            <w:noWrap/>
            <w:vAlign w:val="center"/>
            <w:hideMark/>
          </w:tcPr>
          <w:p w14:paraId="24C72248"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067AEC51" w14:textId="77777777" w:rsidR="00BC46D5" w:rsidRPr="008412CA" w:rsidRDefault="00BC46D5" w:rsidP="00BC46D5">
            <w:pPr>
              <w:rPr>
                <w:sz w:val="20"/>
                <w:szCs w:val="20"/>
                <w:lang w:eastAsia="ru-RU"/>
              </w:rPr>
            </w:pPr>
          </w:p>
        </w:tc>
        <w:tc>
          <w:tcPr>
            <w:tcW w:w="6648" w:type="dxa"/>
            <w:shd w:val="clear" w:color="auto" w:fill="auto"/>
            <w:vAlign w:val="center"/>
            <w:hideMark/>
          </w:tcPr>
          <w:p w14:paraId="34C88FD5" w14:textId="77777777" w:rsidR="00BC46D5" w:rsidRPr="008412CA" w:rsidRDefault="00BC46D5" w:rsidP="00BC46D5">
            <w:pPr>
              <w:rPr>
                <w:sz w:val="20"/>
                <w:szCs w:val="20"/>
                <w:lang w:eastAsia="ru-RU"/>
              </w:rPr>
            </w:pPr>
            <w:r w:rsidRPr="008412CA">
              <w:rPr>
                <w:sz w:val="20"/>
                <w:szCs w:val="20"/>
                <w:lang w:eastAsia="ru-RU"/>
              </w:rPr>
              <w:t xml:space="preserve">Настройка интеграции </w:t>
            </w:r>
          </w:p>
        </w:tc>
      </w:tr>
      <w:tr w:rsidR="00BC46D5" w:rsidRPr="008412CA" w14:paraId="6E8EE1D8" w14:textId="77777777" w:rsidTr="004B49E5">
        <w:trPr>
          <w:trHeight w:val="301"/>
        </w:trPr>
        <w:tc>
          <w:tcPr>
            <w:tcW w:w="1745" w:type="dxa"/>
            <w:shd w:val="clear" w:color="auto" w:fill="auto"/>
            <w:noWrap/>
            <w:vAlign w:val="center"/>
            <w:hideMark/>
          </w:tcPr>
          <w:p w14:paraId="4FD679BA" w14:textId="77777777" w:rsidR="00BC46D5" w:rsidRPr="008412CA" w:rsidRDefault="00BC46D5" w:rsidP="00BC46D5">
            <w:pPr>
              <w:rPr>
                <w:sz w:val="20"/>
                <w:szCs w:val="20"/>
                <w:lang w:eastAsia="ru-RU"/>
              </w:rPr>
            </w:pPr>
          </w:p>
        </w:tc>
        <w:tc>
          <w:tcPr>
            <w:tcW w:w="1574" w:type="dxa"/>
            <w:shd w:val="clear" w:color="auto" w:fill="auto"/>
            <w:noWrap/>
            <w:vAlign w:val="center"/>
            <w:hideMark/>
          </w:tcPr>
          <w:p w14:paraId="7208B9CC" w14:textId="77777777" w:rsidR="00BC46D5" w:rsidRPr="008412CA" w:rsidRDefault="00BC46D5" w:rsidP="00BC46D5">
            <w:pPr>
              <w:rPr>
                <w:sz w:val="20"/>
                <w:szCs w:val="20"/>
                <w:lang w:eastAsia="ru-RU"/>
              </w:rPr>
            </w:pPr>
          </w:p>
        </w:tc>
        <w:tc>
          <w:tcPr>
            <w:tcW w:w="6648" w:type="dxa"/>
            <w:shd w:val="clear" w:color="auto" w:fill="auto"/>
            <w:vAlign w:val="center"/>
            <w:hideMark/>
          </w:tcPr>
          <w:p w14:paraId="53CCB028" w14:textId="77777777" w:rsidR="00BC46D5" w:rsidRPr="008412CA" w:rsidRDefault="00BC46D5" w:rsidP="00BC46D5">
            <w:pPr>
              <w:rPr>
                <w:sz w:val="20"/>
                <w:szCs w:val="20"/>
                <w:lang w:eastAsia="ru-RU"/>
              </w:rPr>
            </w:pPr>
            <w:r w:rsidRPr="008412CA">
              <w:rPr>
                <w:sz w:val="20"/>
                <w:szCs w:val="20"/>
                <w:lang w:eastAsia="ru-RU"/>
              </w:rPr>
              <w:t>Разработка шаблонов для печатных форм</w:t>
            </w:r>
          </w:p>
        </w:tc>
      </w:tr>
      <w:tr w:rsidR="00171753" w:rsidRPr="008412CA" w14:paraId="0849E8D4" w14:textId="77777777" w:rsidTr="004B49E5">
        <w:trPr>
          <w:trHeight w:val="301"/>
        </w:trPr>
        <w:tc>
          <w:tcPr>
            <w:tcW w:w="1745" w:type="dxa"/>
            <w:shd w:val="clear" w:color="auto" w:fill="auto"/>
            <w:noWrap/>
            <w:vAlign w:val="center"/>
          </w:tcPr>
          <w:p w14:paraId="615DAC26" w14:textId="043498BD" w:rsidR="00171753" w:rsidRPr="008412CA" w:rsidRDefault="00171753" w:rsidP="00171753">
            <w:pPr>
              <w:rPr>
                <w:sz w:val="20"/>
                <w:szCs w:val="20"/>
                <w:lang w:eastAsia="ru-RU"/>
              </w:rPr>
            </w:pPr>
            <w:r w:rsidRPr="008412CA">
              <w:rPr>
                <w:sz w:val="20"/>
                <w:szCs w:val="20"/>
                <w:lang w:eastAsia="ru-RU"/>
              </w:rPr>
              <w:t> </w:t>
            </w:r>
          </w:p>
        </w:tc>
        <w:tc>
          <w:tcPr>
            <w:tcW w:w="8222" w:type="dxa"/>
            <w:gridSpan w:val="2"/>
            <w:shd w:val="clear" w:color="auto" w:fill="auto"/>
            <w:noWrap/>
            <w:vAlign w:val="center"/>
          </w:tcPr>
          <w:p w14:paraId="234AD13D" w14:textId="3FFA1CB2" w:rsidR="00171753" w:rsidRPr="008412CA" w:rsidRDefault="00171753" w:rsidP="00171753">
            <w:pPr>
              <w:rPr>
                <w:sz w:val="20"/>
                <w:szCs w:val="20"/>
                <w:lang w:eastAsia="ru-RU"/>
              </w:rPr>
            </w:pPr>
            <w:r w:rsidRPr="008412CA">
              <w:rPr>
                <w:sz w:val="20"/>
                <w:szCs w:val="20"/>
                <w:lang w:eastAsia="ru-RU"/>
              </w:rPr>
              <w:t xml:space="preserve">Интеграция с </w:t>
            </w:r>
            <w:r>
              <w:rPr>
                <w:sz w:val="20"/>
                <w:szCs w:val="20"/>
                <w:lang w:eastAsia="ru-RU"/>
              </w:rPr>
              <w:t>терминалами сбора данных</w:t>
            </w:r>
          </w:p>
        </w:tc>
      </w:tr>
      <w:tr w:rsidR="00171753" w:rsidRPr="008412CA" w14:paraId="238EAE9D" w14:textId="77777777" w:rsidTr="004B49E5">
        <w:trPr>
          <w:trHeight w:val="301"/>
        </w:trPr>
        <w:tc>
          <w:tcPr>
            <w:tcW w:w="1745" w:type="dxa"/>
            <w:shd w:val="clear" w:color="auto" w:fill="auto"/>
            <w:noWrap/>
            <w:vAlign w:val="center"/>
          </w:tcPr>
          <w:p w14:paraId="03495D90" w14:textId="77777777" w:rsidR="00171753" w:rsidRPr="008412CA" w:rsidRDefault="00171753" w:rsidP="00171753">
            <w:pPr>
              <w:rPr>
                <w:sz w:val="20"/>
                <w:szCs w:val="20"/>
                <w:lang w:eastAsia="ru-RU"/>
              </w:rPr>
            </w:pPr>
          </w:p>
        </w:tc>
        <w:tc>
          <w:tcPr>
            <w:tcW w:w="1574" w:type="dxa"/>
            <w:shd w:val="clear" w:color="auto" w:fill="auto"/>
            <w:noWrap/>
            <w:vAlign w:val="center"/>
          </w:tcPr>
          <w:p w14:paraId="30971FC6" w14:textId="77777777" w:rsidR="00171753" w:rsidRPr="008412CA" w:rsidRDefault="00171753" w:rsidP="00171753">
            <w:pPr>
              <w:rPr>
                <w:sz w:val="20"/>
                <w:szCs w:val="20"/>
                <w:lang w:eastAsia="ru-RU"/>
              </w:rPr>
            </w:pPr>
          </w:p>
        </w:tc>
        <w:tc>
          <w:tcPr>
            <w:tcW w:w="6648" w:type="dxa"/>
            <w:shd w:val="clear" w:color="auto" w:fill="auto"/>
            <w:vAlign w:val="center"/>
          </w:tcPr>
          <w:p w14:paraId="30AACD31" w14:textId="720DADD0" w:rsidR="00171753" w:rsidRPr="008412CA" w:rsidRDefault="00BA5512" w:rsidP="00171753">
            <w:pPr>
              <w:rPr>
                <w:sz w:val="20"/>
                <w:szCs w:val="20"/>
                <w:lang w:eastAsia="ru-RU"/>
              </w:rPr>
            </w:pPr>
            <w:r>
              <w:rPr>
                <w:sz w:val="20"/>
                <w:szCs w:val="20"/>
                <w:lang w:eastAsia="ru-RU"/>
              </w:rPr>
              <w:t>Настройка интеграции</w:t>
            </w:r>
          </w:p>
        </w:tc>
      </w:tr>
      <w:tr w:rsidR="007465E9" w:rsidRPr="008412CA" w14:paraId="3FA94E1C" w14:textId="77777777" w:rsidTr="004B49E5">
        <w:trPr>
          <w:trHeight w:val="301"/>
        </w:trPr>
        <w:tc>
          <w:tcPr>
            <w:tcW w:w="1745" w:type="dxa"/>
            <w:shd w:val="clear" w:color="auto" w:fill="auto"/>
            <w:noWrap/>
            <w:vAlign w:val="center"/>
          </w:tcPr>
          <w:p w14:paraId="76AEA28F" w14:textId="77777777" w:rsidR="007465E9" w:rsidRPr="008412CA" w:rsidRDefault="007465E9" w:rsidP="00171753">
            <w:pPr>
              <w:rPr>
                <w:sz w:val="20"/>
                <w:szCs w:val="20"/>
                <w:lang w:eastAsia="ru-RU"/>
              </w:rPr>
            </w:pPr>
          </w:p>
        </w:tc>
        <w:tc>
          <w:tcPr>
            <w:tcW w:w="8222" w:type="dxa"/>
            <w:gridSpan w:val="2"/>
            <w:shd w:val="clear" w:color="auto" w:fill="auto"/>
            <w:noWrap/>
            <w:vAlign w:val="center"/>
          </w:tcPr>
          <w:p w14:paraId="0C01E48B" w14:textId="2968447A" w:rsidR="007465E9" w:rsidRPr="007465E9" w:rsidRDefault="007465E9" w:rsidP="00171753">
            <w:pPr>
              <w:rPr>
                <w:sz w:val="20"/>
                <w:szCs w:val="20"/>
                <w:lang w:eastAsia="ru-RU"/>
              </w:rPr>
            </w:pPr>
            <w:r>
              <w:rPr>
                <w:sz w:val="20"/>
                <w:szCs w:val="20"/>
                <w:lang w:eastAsia="ru-RU"/>
              </w:rPr>
              <w:t>И</w:t>
            </w:r>
            <w:r w:rsidR="00245F78">
              <w:rPr>
                <w:sz w:val="20"/>
                <w:szCs w:val="20"/>
                <w:lang w:eastAsia="ru-RU"/>
              </w:rPr>
              <w:t>н</w:t>
            </w:r>
            <w:r>
              <w:rPr>
                <w:sz w:val="20"/>
                <w:szCs w:val="20"/>
                <w:lang w:eastAsia="ru-RU"/>
              </w:rPr>
              <w:t xml:space="preserve">теграция с </w:t>
            </w:r>
            <w:r>
              <w:rPr>
                <w:sz w:val="20"/>
                <w:szCs w:val="20"/>
                <w:lang w:val="en-US" w:eastAsia="ru-RU"/>
              </w:rPr>
              <w:t>RFID</w:t>
            </w:r>
            <w:r>
              <w:rPr>
                <w:sz w:val="20"/>
                <w:szCs w:val="20"/>
                <w:lang w:eastAsia="ru-RU"/>
              </w:rPr>
              <w:t>-метками и оборудованием</w:t>
            </w:r>
          </w:p>
        </w:tc>
      </w:tr>
      <w:tr w:rsidR="007465E9" w:rsidRPr="008412CA" w14:paraId="46FDF0B8" w14:textId="77777777" w:rsidTr="004B49E5">
        <w:trPr>
          <w:trHeight w:val="301"/>
        </w:trPr>
        <w:tc>
          <w:tcPr>
            <w:tcW w:w="1745" w:type="dxa"/>
            <w:shd w:val="clear" w:color="auto" w:fill="auto"/>
            <w:noWrap/>
            <w:vAlign w:val="center"/>
          </w:tcPr>
          <w:p w14:paraId="5D26690D" w14:textId="77777777" w:rsidR="007465E9" w:rsidRPr="008412CA" w:rsidRDefault="007465E9" w:rsidP="00171753">
            <w:pPr>
              <w:rPr>
                <w:sz w:val="20"/>
                <w:szCs w:val="20"/>
                <w:lang w:eastAsia="ru-RU"/>
              </w:rPr>
            </w:pPr>
          </w:p>
        </w:tc>
        <w:tc>
          <w:tcPr>
            <w:tcW w:w="1574" w:type="dxa"/>
            <w:shd w:val="clear" w:color="auto" w:fill="auto"/>
            <w:noWrap/>
            <w:vAlign w:val="center"/>
          </w:tcPr>
          <w:p w14:paraId="2599129B" w14:textId="77777777" w:rsidR="007465E9" w:rsidRPr="008412CA" w:rsidRDefault="007465E9" w:rsidP="00171753">
            <w:pPr>
              <w:rPr>
                <w:sz w:val="20"/>
                <w:szCs w:val="20"/>
                <w:lang w:eastAsia="ru-RU"/>
              </w:rPr>
            </w:pPr>
          </w:p>
        </w:tc>
        <w:tc>
          <w:tcPr>
            <w:tcW w:w="6648" w:type="dxa"/>
            <w:shd w:val="clear" w:color="auto" w:fill="auto"/>
            <w:vAlign w:val="center"/>
          </w:tcPr>
          <w:p w14:paraId="7C6B99F3" w14:textId="09245F46" w:rsidR="007465E9" w:rsidRDefault="007465E9" w:rsidP="00171753">
            <w:pPr>
              <w:rPr>
                <w:sz w:val="20"/>
                <w:szCs w:val="20"/>
                <w:lang w:eastAsia="ru-RU"/>
              </w:rPr>
            </w:pPr>
            <w:r>
              <w:rPr>
                <w:sz w:val="20"/>
                <w:szCs w:val="20"/>
                <w:lang w:eastAsia="ru-RU"/>
              </w:rPr>
              <w:t>Настройка интеграции</w:t>
            </w:r>
          </w:p>
        </w:tc>
      </w:tr>
      <w:tr w:rsidR="00171753" w:rsidRPr="008412CA" w14:paraId="5D43A570" w14:textId="77777777" w:rsidTr="004B49E5">
        <w:trPr>
          <w:trHeight w:val="316"/>
        </w:trPr>
        <w:tc>
          <w:tcPr>
            <w:tcW w:w="9967" w:type="dxa"/>
            <w:gridSpan w:val="3"/>
            <w:shd w:val="clear" w:color="auto" w:fill="auto"/>
            <w:noWrap/>
            <w:vAlign w:val="center"/>
            <w:hideMark/>
          </w:tcPr>
          <w:p w14:paraId="7A7B0A36" w14:textId="77777777" w:rsidR="00171753" w:rsidRPr="008412CA" w:rsidRDefault="00171753" w:rsidP="00171753">
            <w:pPr>
              <w:rPr>
                <w:b/>
                <w:bCs/>
                <w:sz w:val="20"/>
                <w:szCs w:val="20"/>
                <w:lang w:eastAsia="ru-RU"/>
              </w:rPr>
            </w:pPr>
            <w:r w:rsidRPr="008412CA">
              <w:rPr>
                <w:b/>
                <w:bCs/>
                <w:sz w:val="20"/>
                <w:szCs w:val="20"/>
                <w:lang w:eastAsia="ru-RU"/>
              </w:rPr>
              <w:t>Отчеты и печатные формы</w:t>
            </w:r>
          </w:p>
        </w:tc>
      </w:tr>
      <w:tr w:rsidR="00171753" w:rsidRPr="008412CA" w14:paraId="7EF31F70" w14:textId="77777777" w:rsidTr="004B49E5">
        <w:trPr>
          <w:trHeight w:val="301"/>
        </w:trPr>
        <w:tc>
          <w:tcPr>
            <w:tcW w:w="1745" w:type="dxa"/>
            <w:shd w:val="clear" w:color="auto" w:fill="auto"/>
            <w:noWrap/>
            <w:vAlign w:val="center"/>
            <w:hideMark/>
          </w:tcPr>
          <w:p w14:paraId="072EA237" w14:textId="77777777" w:rsidR="00171753" w:rsidRPr="008412CA" w:rsidRDefault="00171753" w:rsidP="00171753">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2311DA5E" w14:textId="77777777" w:rsidR="00171753" w:rsidRPr="008412CA" w:rsidRDefault="00171753" w:rsidP="00171753">
            <w:pPr>
              <w:rPr>
                <w:sz w:val="20"/>
                <w:szCs w:val="20"/>
                <w:lang w:eastAsia="ru-RU"/>
              </w:rPr>
            </w:pPr>
            <w:r w:rsidRPr="008412CA">
              <w:rPr>
                <w:sz w:val="20"/>
                <w:szCs w:val="20"/>
                <w:lang w:eastAsia="ru-RU"/>
              </w:rPr>
              <w:t>Разработка выходных форм (подлежит согласованию</w:t>
            </w:r>
            <w:r>
              <w:rPr>
                <w:sz w:val="20"/>
                <w:szCs w:val="20"/>
                <w:lang w:eastAsia="ru-RU"/>
              </w:rPr>
              <w:t xml:space="preserve"> на этапе внедрения</w:t>
            </w:r>
            <w:r w:rsidRPr="008412CA">
              <w:rPr>
                <w:sz w:val="20"/>
                <w:szCs w:val="20"/>
                <w:lang w:eastAsia="ru-RU"/>
              </w:rPr>
              <w:t>)</w:t>
            </w:r>
          </w:p>
        </w:tc>
      </w:tr>
      <w:tr w:rsidR="00171753" w:rsidRPr="008412CA" w14:paraId="32DEE6A6" w14:textId="77777777" w:rsidTr="004B49E5">
        <w:trPr>
          <w:trHeight w:val="301"/>
        </w:trPr>
        <w:tc>
          <w:tcPr>
            <w:tcW w:w="1745" w:type="dxa"/>
            <w:shd w:val="clear" w:color="auto" w:fill="auto"/>
            <w:noWrap/>
            <w:vAlign w:val="center"/>
            <w:hideMark/>
          </w:tcPr>
          <w:p w14:paraId="5009FCFA" w14:textId="77777777" w:rsidR="00171753" w:rsidRPr="008412CA" w:rsidRDefault="00171753" w:rsidP="00171753">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2A3AF53D" w14:textId="77777777" w:rsidR="00171753" w:rsidRPr="008412CA" w:rsidRDefault="00171753" w:rsidP="00171753">
            <w:pPr>
              <w:rPr>
                <w:sz w:val="20"/>
                <w:szCs w:val="20"/>
                <w:lang w:eastAsia="ru-RU"/>
              </w:rPr>
            </w:pPr>
            <w:r w:rsidRPr="00343630">
              <w:rPr>
                <w:sz w:val="20"/>
                <w:szCs w:val="20"/>
                <w:lang w:eastAsia="ru-RU"/>
              </w:rPr>
              <w:t>Складской монитор EWM</w:t>
            </w:r>
            <w:r w:rsidRPr="008412CA">
              <w:rPr>
                <w:sz w:val="20"/>
                <w:szCs w:val="20"/>
                <w:lang w:eastAsia="ru-RU"/>
              </w:rPr>
              <w:t xml:space="preserve"> и блок отчетов</w:t>
            </w:r>
          </w:p>
        </w:tc>
      </w:tr>
      <w:tr w:rsidR="00171753" w:rsidRPr="008412CA" w14:paraId="56CA12C6" w14:textId="77777777" w:rsidTr="004B49E5">
        <w:trPr>
          <w:trHeight w:val="301"/>
        </w:trPr>
        <w:tc>
          <w:tcPr>
            <w:tcW w:w="1745" w:type="dxa"/>
            <w:shd w:val="clear" w:color="auto" w:fill="auto"/>
            <w:noWrap/>
            <w:vAlign w:val="center"/>
            <w:hideMark/>
          </w:tcPr>
          <w:p w14:paraId="2C433EB4" w14:textId="77777777" w:rsidR="00171753" w:rsidRPr="008412CA" w:rsidRDefault="00171753" w:rsidP="00171753">
            <w:pPr>
              <w:rPr>
                <w:sz w:val="20"/>
                <w:szCs w:val="20"/>
                <w:lang w:eastAsia="ru-RU"/>
              </w:rPr>
            </w:pPr>
          </w:p>
        </w:tc>
        <w:tc>
          <w:tcPr>
            <w:tcW w:w="1574" w:type="dxa"/>
            <w:shd w:val="clear" w:color="auto" w:fill="auto"/>
            <w:noWrap/>
            <w:vAlign w:val="center"/>
            <w:hideMark/>
          </w:tcPr>
          <w:p w14:paraId="2AC95569" w14:textId="77777777" w:rsidR="00171753" w:rsidRPr="008412CA" w:rsidRDefault="00171753" w:rsidP="00171753">
            <w:pPr>
              <w:rPr>
                <w:sz w:val="20"/>
                <w:szCs w:val="20"/>
                <w:lang w:eastAsia="ru-RU"/>
              </w:rPr>
            </w:pPr>
          </w:p>
        </w:tc>
        <w:tc>
          <w:tcPr>
            <w:tcW w:w="6648" w:type="dxa"/>
            <w:shd w:val="clear" w:color="auto" w:fill="auto"/>
            <w:vAlign w:val="center"/>
            <w:hideMark/>
          </w:tcPr>
          <w:p w14:paraId="08DE64B4" w14:textId="77777777" w:rsidR="00171753" w:rsidRPr="008412CA" w:rsidRDefault="00171753" w:rsidP="00171753">
            <w:pPr>
              <w:rPr>
                <w:sz w:val="20"/>
                <w:szCs w:val="20"/>
                <w:lang w:eastAsia="ru-RU"/>
              </w:rPr>
            </w:pPr>
            <w:r w:rsidRPr="008412CA">
              <w:rPr>
                <w:sz w:val="20"/>
                <w:szCs w:val="20"/>
                <w:lang w:eastAsia="ru-RU"/>
              </w:rPr>
              <w:t xml:space="preserve">Работа со стандартным </w:t>
            </w:r>
            <w:r>
              <w:rPr>
                <w:sz w:val="20"/>
                <w:szCs w:val="20"/>
                <w:lang w:eastAsia="ru-RU"/>
              </w:rPr>
              <w:t>монитором</w:t>
            </w:r>
          </w:p>
        </w:tc>
      </w:tr>
      <w:tr w:rsidR="00171753" w:rsidRPr="008412CA" w14:paraId="0C71FD0D" w14:textId="77777777" w:rsidTr="004B49E5">
        <w:trPr>
          <w:trHeight w:val="316"/>
        </w:trPr>
        <w:tc>
          <w:tcPr>
            <w:tcW w:w="9967" w:type="dxa"/>
            <w:gridSpan w:val="3"/>
            <w:shd w:val="clear" w:color="auto" w:fill="auto"/>
            <w:noWrap/>
            <w:vAlign w:val="center"/>
            <w:hideMark/>
          </w:tcPr>
          <w:p w14:paraId="213F176A" w14:textId="77777777" w:rsidR="00171753" w:rsidRPr="008412CA" w:rsidRDefault="00171753" w:rsidP="00171753">
            <w:pPr>
              <w:rPr>
                <w:b/>
                <w:bCs/>
                <w:sz w:val="20"/>
                <w:szCs w:val="20"/>
                <w:lang w:eastAsia="ru-RU"/>
              </w:rPr>
            </w:pPr>
            <w:r w:rsidRPr="008412CA">
              <w:rPr>
                <w:b/>
                <w:bCs/>
                <w:sz w:val="20"/>
                <w:szCs w:val="20"/>
                <w:lang w:eastAsia="ru-RU"/>
              </w:rPr>
              <w:t>Прочее</w:t>
            </w:r>
          </w:p>
        </w:tc>
      </w:tr>
      <w:tr w:rsidR="00171753" w:rsidRPr="008412CA" w14:paraId="1B5E412C" w14:textId="77777777" w:rsidTr="004B49E5">
        <w:trPr>
          <w:trHeight w:val="301"/>
        </w:trPr>
        <w:tc>
          <w:tcPr>
            <w:tcW w:w="1745" w:type="dxa"/>
            <w:shd w:val="clear" w:color="auto" w:fill="auto"/>
            <w:noWrap/>
            <w:vAlign w:val="center"/>
            <w:hideMark/>
          </w:tcPr>
          <w:p w14:paraId="0C059067" w14:textId="77777777" w:rsidR="00171753" w:rsidRPr="008412CA" w:rsidRDefault="00171753" w:rsidP="00171753">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4C816721" w14:textId="77777777" w:rsidR="00171753" w:rsidRPr="008412CA" w:rsidRDefault="00171753" w:rsidP="00171753">
            <w:pPr>
              <w:rPr>
                <w:sz w:val="20"/>
                <w:szCs w:val="20"/>
                <w:lang w:eastAsia="ru-RU"/>
              </w:rPr>
            </w:pPr>
            <w:r w:rsidRPr="008412CA">
              <w:rPr>
                <w:sz w:val="20"/>
                <w:szCs w:val="20"/>
                <w:lang w:eastAsia="ru-RU"/>
              </w:rPr>
              <w:t>Инсталляц</w:t>
            </w:r>
            <w:r>
              <w:rPr>
                <w:sz w:val="20"/>
                <w:szCs w:val="20"/>
                <w:lang w:eastAsia="ru-RU"/>
              </w:rPr>
              <w:t>ия системы на серверах</w:t>
            </w:r>
          </w:p>
        </w:tc>
      </w:tr>
      <w:tr w:rsidR="00171753" w:rsidRPr="008412CA" w14:paraId="178276B3" w14:textId="77777777" w:rsidTr="004B49E5">
        <w:trPr>
          <w:trHeight w:val="301"/>
        </w:trPr>
        <w:tc>
          <w:tcPr>
            <w:tcW w:w="1745" w:type="dxa"/>
            <w:shd w:val="clear" w:color="auto" w:fill="auto"/>
            <w:noWrap/>
            <w:vAlign w:val="bottom"/>
            <w:hideMark/>
          </w:tcPr>
          <w:p w14:paraId="09F6E2D8" w14:textId="77777777" w:rsidR="00171753" w:rsidRPr="008412CA" w:rsidRDefault="00171753" w:rsidP="00171753">
            <w:pPr>
              <w:rPr>
                <w:sz w:val="20"/>
                <w:szCs w:val="20"/>
                <w:lang w:eastAsia="ru-RU"/>
              </w:rPr>
            </w:pPr>
          </w:p>
        </w:tc>
        <w:tc>
          <w:tcPr>
            <w:tcW w:w="1574" w:type="dxa"/>
            <w:shd w:val="clear" w:color="auto" w:fill="auto"/>
            <w:noWrap/>
            <w:vAlign w:val="bottom"/>
            <w:hideMark/>
          </w:tcPr>
          <w:p w14:paraId="5F69323D" w14:textId="77777777" w:rsidR="00171753" w:rsidRPr="008412CA" w:rsidRDefault="00171753" w:rsidP="00171753">
            <w:pPr>
              <w:rPr>
                <w:sz w:val="20"/>
                <w:szCs w:val="20"/>
                <w:lang w:eastAsia="ru-RU"/>
              </w:rPr>
            </w:pPr>
          </w:p>
        </w:tc>
        <w:tc>
          <w:tcPr>
            <w:tcW w:w="6648" w:type="dxa"/>
            <w:shd w:val="clear" w:color="auto" w:fill="auto"/>
            <w:vAlign w:val="bottom"/>
            <w:hideMark/>
          </w:tcPr>
          <w:p w14:paraId="61B929B9" w14:textId="77777777" w:rsidR="00171753" w:rsidRPr="0054736B" w:rsidRDefault="00171753" w:rsidP="00171753">
            <w:pPr>
              <w:rPr>
                <w:sz w:val="20"/>
                <w:szCs w:val="20"/>
                <w:lang w:eastAsia="ru-RU"/>
              </w:rPr>
            </w:pPr>
            <w:r w:rsidRPr="0054736B">
              <w:rPr>
                <w:sz w:val="20"/>
                <w:szCs w:val="20"/>
                <w:lang w:eastAsia="ru-RU"/>
              </w:rPr>
              <w:t>SCM – базис</w:t>
            </w:r>
          </w:p>
        </w:tc>
      </w:tr>
      <w:tr w:rsidR="00171753" w:rsidRPr="008412CA" w14:paraId="005616DC" w14:textId="77777777" w:rsidTr="004B49E5">
        <w:trPr>
          <w:trHeight w:val="301"/>
        </w:trPr>
        <w:tc>
          <w:tcPr>
            <w:tcW w:w="1745" w:type="dxa"/>
            <w:shd w:val="clear" w:color="auto" w:fill="auto"/>
            <w:noWrap/>
            <w:vAlign w:val="bottom"/>
            <w:hideMark/>
          </w:tcPr>
          <w:p w14:paraId="0310785D" w14:textId="77777777" w:rsidR="00171753" w:rsidRPr="008412CA" w:rsidRDefault="00171753" w:rsidP="00171753">
            <w:pPr>
              <w:rPr>
                <w:sz w:val="20"/>
                <w:szCs w:val="20"/>
                <w:lang w:eastAsia="ru-RU"/>
              </w:rPr>
            </w:pPr>
          </w:p>
        </w:tc>
        <w:tc>
          <w:tcPr>
            <w:tcW w:w="1574" w:type="dxa"/>
            <w:shd w:val="clear" w:color="auto" w:fill="auto"/>
            <w:noWrap/>
            <w:vAlign w:val="bottom"/>
            <w:hideMark/>
          </w:tcPr>
          <w:p w14:paraId="29E63844" w14:textId="77777777" w:rsidR="00171753" w:rsidRPr="008412CA" w:rsidRDefault="00171753" w:rsidP="00171753">
            <w:pPr>
              <w:rPr>
                <w:sz w:val="20"/>
                <w:szCs w:val="20"/>
                <w:lang w:eastAsia="ru-RU"/>
              </w:rPr>
            </w:pPr>
          </w:p>
        </w:tc>
        <w:tc>
          <w:tcPr>
            <w:tcW w:w="6648" w:type="dxa"/>
            <w:shd w:val="clear" w:color="auto" w:fill="auto"/>
            <w:vAlign w:val="bottom"/>
            <w:hideMark/>
          </w:tcPr>
          <w:p w14:paraId="00095031" w14:textId="77777777" w:rsidR="00171753" w:rsidRPr="008412CA" w:rsidRDefault="00171753" w:rsidP="00171753">
            <w:pPr>
              <w:rPr>
                <w:sz w:val="20"/>
                <w:szCs w:val="20"/>
                <w:lang w:eastAsia="ru-RU"/>
              </w:rPr>
            </w:pPr>
            <w:r w:rsidRPr="008412CA">
              <w:rPr>
                <w:sz w:val="20"/>
                <w:szCs w:val="20"/>
                <w:lang w:eastAsia="ru-RU"/>
              </w:rPr>
              <w:t>Приложение EWM</w:t>
            </w:r>
          </w:p>
        </w:tc>
      </w:tr>
      <w:tr w:rsidR="00171753" w:rsidRPr="008412CA" w14:paraId="3A1B2C7B" w14:textId="77777777" w:rsidTr="004B49E5">
        <w:trPr>
          <w:trHeight w:val="301"/>
        </w:trPr>
        <w:tc>
          <w:tcPr>
            <w:tcW w:w="1745" w:type="dxa"/>
            <w:shd w:val="clear" w:color="auto" w:fill="auto"/>
            <w:noWrap/>
            <w:vAlign w:val="bottom"/>
            <w:hideMark/>
          </w:tcPr>
          <w:p w14:paraId="01B7AC1A" w14:textId="77777777" w:rsidR="00171753" w:rsidRPr="008412CA" w:rsidRDefault="00171753" w:rsidP="00171753">
            <w:pPr>
              <w:rPr>
                <w:sz w:val="20"/>
                <w:szCs w:val="20"/>
                <w:lang w:eastAsia="ru-RU"/>
              </w:rPr>
            </w:pPr>
          </w:p>
        </w:tc>
        <w:tc>
          <w:tcPr>
            <w:tcW w:w="1574" w:type="dxa"/>
            <w:shd w:val="clear" w:color="auto" w:fill="auto"/>
            <w:noWrap/>
            <w:vAlign w:val="bottom"/>
            <w:hideMark/>
          </w:tcPr>
          <w:p w14:paraId="7E5208B9" w14:textId="77777777" w:rsidR="00171753" w:rsidRPr="008412CA" w:rsidRDefault="00171753" w:rsidP="00171753">
            <w:pPr>
              <w:rPr>
                <w:sz w:val="20"/>
                <w:szCs w:val="20"/>
                <w:lang w:eastAsia="ru-RU"/>
              </w:rPr>
            </w:pPr>
          </w:p>
        </w:tc>
        <w:tc>
          <w:tcPr>
            <w:tcW w:w="6648" w:type="dxa"/>
            <w:shd w:val="clear" w:color="auto" w:fill="auto"/>
            <w:vAlign w:val="bottom"/>
            <w:hideMark/>
          </w:tcPr>
          <w:p w14:paraId="2C259D95" w14:textId="77777777" w:rsidR="00171753" w:rsidRPr="008412CA" w:rsidRDefault="00171753" w:rsidP="00171753">
            <w:pPr>
              <w:rPr>
                <w:sz w:val="20"/>
                <w:szCs w:val="20"/>
                <w:lang w:eastAsia="ru-RU"/>
              </w:rPr>
            </w:pPr>
            <w:r>
              <w:rPr>
                <w:sz w:val="20"/>
                <w:szCs w:val="20"/>
                <w:lang w:eastAsia="ru-RU"/>
              </w:rPr>
              <w:t xml:space="preserve">Установка </w:t>
            </w:r>
            <w:r w:rsidRPr="008412CA">
              <w:rPr>
                <w:sz w:val="20"/>
                <w:szCs w:val="20"/>
                <w:lang w:eastAsia="ru-RU"/>
              </w:rPr>
              <w:t>ПО на мобильны</w:t>
            </w:r>
            <w:r>
              <w:rPr>
                <w:sz w:val="20"/>
                <w:szCs w:val="20"/>
                <w:lang w:eastAsia="ru-RU"/>
              </w:rPr>
              <w:t>х</w:t>
            </w:r>
            <w:r w:rsidRPr="008412CA">
              <w:rPr>
                <w:sz w:val="20"/>
                <w:szCs w:val="20"/>
                <w:lang w:eastAsia="ru-RU"/>
              </w:rPr>
              <w:t xml:space="preserve"> устройства</w:t>
            </w:r>
            <w:r>
              <w:rPr>
                <w:sz w:val="20"/>
                <w:szCs w:val="20"/>
                <w:lang w:eastAsia="ru-RU"/>
              </w:rPr>
              <w:t>х</w:t>
            </w:r>
            <w:r w:rsidRPr="008412CA">
              <w:rPr>
                <w:sz w:val="20"/>
                <w:szCs w:val="20"/>
                <w:lang w:eastAsia="ru-RU"/>
              </w:rPr>
              <w:t xml:space="preserve"> (</w:t>
            </w:r>
            <w:r>
              <w:rPr>
                <w:sz w:val="20"/>
                <w:szCs w:val="20"/>
                <w:lang w:eastAsia="ru-RU"/>
              </w:rPr>
              <w:t>ТСД</w:t>
            </w:r>
            <w:r w:rsidRPr="008412CA">
              <w:rPr>
                <w:sz w:val="20"/>
                <w:szCs w:val="20"/>
                <w:lang w:eastAsia="ru-RU"/>
              </w:rPr>
              <w:t>)</w:t>
            </w:r>
          </w:p>
        </w:tc>
      </w:tr>
      <w:tr w:rsidR="00171753" w:rsidRPr="008412CA" w14:paraId="5C53320E" w14:textId="77777777" w:rsidTr="004B49E5">
        <w:trPr>
          <w:trHeight w:val="301"/>
        </w:trPr>
        <w:tc>
          <w:tcPr>
            <w:tcW w:w="1745" w:type="dxa"/>
            <w:shd w:val="clear" w:color="auto" w:fill="auto"/>
            <w:noWrap/>
            <w:vAlign w:val="center"/>
            <w:hideMark/>
          </w:tcPr>
          <w:p w14:paraId="3F862BDF" w14:textId="77777777" w:rsidR="00171753" w:rsidRPr="008412CA" w:rsidRDefault="00171753" w:rsidP="00171753">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194DE4E7" w14:textId="77777777" w:rsidR="00171753" w:rsidRPr="008412CA" w:rsidRDefault="00171753" w:rsidP="00171753">
            <w:pPr>
              <w:rPr>
                <w:sz w:val="20"/>
                <w:szCs w:val="20"/>
                <w:lang w:eastAsia="ru-RU"/>
              </w:rPr>
            </w:pPr>
            <w:r w:rsidRPr="008412CA">
              <w:rPr>
                <w:sz w:val="20"/>
                <w:szCs w:val="20"/>
                <w:lang w:eastAsia="ru-RU"/>
              </w:rPr>
              <w:t>Миграция товарных остатков</w:t>
            </w:r>
          </w:p>
        </w:tc>
      </w:tr>
      <w:tr w:rsidR="00171753" w:rsidRPr="008412CA" w14:paraId="2B956642" w14:textId="77777777" w:rsidTr="004B49E5">
        <w:trPr>
          <w:trHeight w:val="301"/>
        </w:trPr>
        <w:tc>
          <w:tcPr>
            <w:tcW w:w="1745" w:type="dxa"/>
            <w:shd w:val="clear" w:color="auto" w:fill="auto"/>
            <w:noWrap/>
            <w:vAlign w:val="bottom"/>
            <w:hideMark/>
          </w:tcPr>
          <w:p w14:paraId="7EB42F81" w14:textId="77777777" w:rsidR="00171753" w:rsidRPr="008412CA" w:rsidRDefault="00171753" w:rsidP="00171753">
            <w:pPr>
              <w:rPr>
                <w:sz w:val="20"/>
                <w:szCs w:val="20"/>
                <w:lang w:eastAsia="ru-RU"/>
              </w:rPr>
            </w:pPr>
          </w:p>
        </w:tc>
        <w:tc>
          <w:tcPr>
            <w:tcW w:w="1574" w:type="dxa"/>
            <w:shd w:val="clear" w:color="auto" w:fill="auto"/>
            <w:noWrap/>
            <w:vAlign w:val="bottom"/>
            <w:hideMark/>
          </w:tcPr>
          <w:p w14:paraId="618F61B2" w14:textId="77777777" w:rsidR="00171753" w:rsidRPr="008412CA" w:rsidRDefault="00171753" w:rsidP="00171753">
            <w:pPr>
              <w:rPr>
                <w:sz w:val="20"/>
                <w:szCs w:val="20"/>
                <w:lang w:eastAsia="ru-RU"/>
              </w:rPr>
            </w:pPr>
          </w:p>
        </w:tc>
        <w:tc>
          <w:tcPr>
            <w:tcW w:w="6648" w:type="dxa"/>
            <w:shd w:val="clear" w:color="auto" w:fill="auto"/>
            <w:vAlign w:val="bottom"/>
            <w:hideMark/>
          </w:tcPr>
          <w:p w14:paraId="54A3D0FD" w14:textId="66A2F381" w:rsidR="00171753" w:rsidRPr="008412CA" w:rsidRDefault="00171753" w:rsidP="00171753">
            <w:pPr>
              <w:rPr>
                <w:sz w:val="20"/>
                <w:szCs w:val="20"/>
                <w:lang w:eastAsia="ru-RU"/>
              </w:rPr>
            </w:pPr>
            <w:r w:rsidRPr="008412CA">
              <w:rPr>
                <w:sz w:val="20"/>
                <w:szCs w:val="20"/>
                <w:lang w:eastAsia="ru-RU"/>
              </w:rPr>
              <w:t xml:space="preserve">Перенос </w:t>
            </w:r>
            <w:r w:rsidR="001B118F">
              <w:rPr>
                <w:sz w:val="20"/>
                <w:szCs w:val="20"/>
                <w:lang w:eastAsia="ru-RU"/>
              </w:rPr>
              <w:t>(загрузка)</w:t>
            </w:r>
            <w:r w:rsidRPr="008412CA">
              <w:rPr>
                <w:sz w:val="20"/>
                <w:szCs w:val="20"/>
                <w:lang w:eastAsia="ru-RU"/>
              </w:rPr>
              <w:t xml:space="preserve">данных по товарным запасам в SAP </w:t>
            </w:r>
            <w:r w:rsidRPr="008412CA">
              <w:rPr>
                <w:sz w:val="20"/>
                <w:szCs w:val="20"/>
                <w:lang w:val="en-US" w:eastAsia="ru-RU"/>
              </w:rPr>
              <w:t>EWM</w:t>
            </w:r>
          </w:p>
        </w:tc>
      </w:tr>
      <w:tr w:rsidR="00171753" w:rsidRPr="00AF5AB8" w14:paraId="0F674070" w14:textId="77777777" w:rsidTr="004B49E5">
        <w:trPr>
          <w:trHeight w:val="301"/>
        </w:trPr>
        <w:tc>
          <w:tcPr>
            <w:tcW w:w="1745" w:type="dxa"/>
            <w:shd w:val="clear" w:color="auto" w:fill="auto"/>
            <w:noWrap/>
            <w:vAlign w:val="center"/>
            <w:hideMark/>
          </w:tcPr>
          <w:p w14:paraId="1D80BE7B" w14:textId="77777777" w:rsidR="00171753" w:rsidRPr="008412CA" w:rsidRDefault="00171753" w:rsidP="00171753">
            <w:pPr>
              <w:rPr>
                <w:sz w:val="20"/>
                <w:szCs w:val="20"/>
                <w:lang w:eastAsia="ru-RU"/>
              </w:rPr>
            </w:pPr>
            <w:r w:rsidRPr="008412CA">
              <w:rPr>
                <w:sz w:val="20"/>
                <w:szCs w:val="20"/>
                <w:lang w:eastAsia="ru-RU"/>
              </w:rPr>
              <w:t> </w:t>
            </w:r>
          </w:p>
        </w:tc>
        <w:tc>
          <w:tcPr>
            <w:tcW w:w="8222" w:type="dxa"/>
            <w:gridSpan w:val="2"/>
            <w:shd w:val="clear" w:color="auto" w:fill="auto"/>
            <w:noWrap/>
            <w:vAlign w:val="center"/>
            <w:hideMark/>
          </w:tcPr>
          <w:p w14:paraId="6F18399D" w14:textId="361DAF2B" w:rsidR="00171753" w:rsidRPr="00AC51EB" w:rsidRDefault="00171753" w:rsidP="00171753">
            <w:pPr>
              <w:rPr>
                <w:sz w:val="20"/>
                <w:szCs w:val="20"/>
                <w:lang w:val="en-US" w:eastAsia="ru-RU"/>
              </w:rPr>
            </w:pPr>
            <w:r w:rsidRPr="00AC51EB">
              <w:rPr>
                <w:sz w:val="20"/>
                <w:szCs w:val="20"/>
                <w:lang w:val="en-US" w:eastAsia="ru-RU"/>
              </w:rPr>
              <w:t xml:space="preserve">SAP </w:t>
            </w:r>
            <w:r>
              <w:rPr>
                <w:sz w:val="20"/>
                <w:szCs w:val="20"/>
                <w:lang w:val="en-US" w:eastAsia="ru-RU"/>
              </w:rPr>
              <w:t>ERP (SAP S/4 HANA)</w:t>
            </w:r>
          </w:p>
        </w:tc>
      </w:tr>
      <w:tr w:rsidR="00171753" w:rsidRPr="00AF5AB8" w14:paraId="1174745E" w14:textId="77777777" w:rsidTr="004B49E5">
        <w:trPr>
          <w:trHeight w:val="301"/>
        </w:trPr>
        <w:tc>
          <w:tcPr>
            <w:tcW w:w="1745" w:type="dxa"/>
            <w:shd w:val="clear" w:color="auto" w:fill="auto"/>
            <w:noWrap/>
            <w:vAlign w:val="bottom"/>
            <w:hideMark/>
          </w:tcPr>
          <w:p w14:paraId="071FBAAB" w14:textId="77777777" w:rsidR="00171753" w:rsidRPr="00AC51EB" w:rsidRDefault="00171753" w:rsidP="00171753">
            <w:pPr>
              <w:rPr>
                <w:sz w:val="20"/>
                <w:szCs w:val="20"/>
                <w:lang w:val="en-US" w:eastAsia="ru-RU"/>
              </w:rPr>
            </w:pPr>
          </w:p>
        </w:tc>
        <w:tc>
          <w:tcPr>
            <w:tcW w:w="1574" w:type="dxa"/>
            <w:shd w:val="clear" w:color="auto" w:fill="auto"/>
            <w:noWrap/>
            <w:vAlign w:val="bottom"/>
            <w:hideMark/>
          </w:tcPr>
          <w:p w14:paraId="6748EB84" w14:textId="77777777" w:rsidR="00171753" w:rsidRPr="00AC51EB" w:rsidRDefault="00171753" w:rsidP="00171753">
            <w:pPr>
              <w:rPr>
                <w:sz w:val="20"/>
                <w:szCs w:val="20"/>
                <w:lang w:val="en-US" w:eastAsia="ru-RU"/>
              </w:rPr>
            </w:pPr>
          </w:p>
        </w:tc>
        <w:tc>
          <w:tcPr>
            <w:tcW w:w="6648" w:type="dxa"/>
            <w:shd w:val="clear" w:color="auto" w:fill="auto"/>
            <w:vAlign w:val="bottom"/>
            <w:hideMark/>
          </w:tcPr>
          <w:p w14:paraId="73800609" w14:textId="59E02C62" w:rsidR="00171753" w:rsidRPr="00BA118B" w:rsidRDefault="00BA5512" w:rsidP="00171753">
            <w:pPr>
              <w:rPr>
                <w:sz w:val="20"/>
                <w:szCs w:val="20"/>
                <w:lang w:val="en-US" w:eastAsia="ru-RU"/>
              </w:rPr>
            </w:pPr>
            <w:r>
              <w:rPr>
                <w:sz w:val="20"/>
                <w:szCs w:val="20"/>
                <w:lang w:eastAsia="ru-RU"/>
              </w:rPr>
              <w:t>Обмен</w:t>
            </w:r>
            <w:r w:rsidRPr="00BA5512">
              <w:rPr>
                <w:sz w:val="20"/>
                <w:szCs w:val="20"/>
                <w:lang w:val="en-US" w:eastAsia="ru-RU"/>
              </w:rPr>
              <w:t xml:space="preserve"> </w:t>
            </w:r>
            <w:r>
              <w:rPr>
                <w:sz w:val="20"/>
                <w:szCs w:val="20"/>
                <w:lang w:eastAsia="ru-RU"/>
              </w:rPr>
              <w:t>данными</w:t>
            </w:r>
            <w:r w:rsidRPr="00BA5512">
              <w:rPr>
                <w:sz w:val="20"/>
                <w:szCs w:val="20"/>
                <w:lang w:val="en-US" w:eastAsia="ru-RU"/>
              </w:rPr>
              <w:t xml:space="preserve"> </w:t>
            </w:r>
            <w:r>
              <w:rPr>
                <w:sz w:val="20"/>
                <w:szCs w:val="20"/>
                <w:lang w:val="en-US" w:eastAsia="ru-RU"/>
              </w:rPr>
              <w:t>SAP EWM ←→ SAP ERP (SAP S/4 HANA)</w:t>
            </w:r>
          </w:p>
        </w:tc>
      </w:tr>
      <w:bookmarkEnd w:id="2558"/>
    </w:tbl>
    <w:p w14:paraId="3BA0FF9C" w14:textId="402AF857" w:rsidR="00406804" w:rsidRDefault="00406804" w:rsidP="00406804">
      <w:pPr>
        <w:rPr>
          <w:rFonts w:eastAsia="Calibri"/>
          <w:b/>
          <w:lang w:val="en-US"/>
        </w:rPr>
      </w:pPr>
    </w:p>
    <w:p w14:paraId="4B85FA52" w14:textId="77777777" w:rsidR="00E2054B" w:rsidRPr="00662E6B" w:rsidRDefault="00E2054B" w:rsidP="00406804">
      <w:pPr>
        <w:rPr>
          <w:rFonts w:eastAsia="Calibri"/>
          <w:b/>
          <w:lang w:val="en-US"/>
        </w:rPr>
      </w:pPr>
    </w:p>
    <w:p w14:paraId="2A7AC5C3" w14:textId="35BEA8F9" w:rsidR="00406804" w:rsidRPr="00DF4922" w:rsidRDefault="00FA7DC9" w:rsidP="00DB6B63">
      <w:pPr>
        <w:pStyle w:val="4"/>
      </w:pPr>
      <w:bookmarkStart w:id="2559" w:name="_Toc517256177"/>
      <w:r>
        <w:t xml:space="preserve">Настройки </w:t>
      </w:r>
      <w:r w:rsidR="007F43E6">
        <w:t>организационной структуры склада</w:t>
      </w:r>
      <w:bookmarkEnd w:id="2559"/>
      <w:r w:rsidR="00D032CC">
        <w:rPr>
          <w:rStyle w:val="af6"/>
        </w:rPr>
        <w:footnoteReference w:id="3"/>
      </w:r>
    </w:p>
    <w:p w14:paraId="0DF9C968" w14:textId="77777777" w:rsidR="006F306A" w:rsidRDefault="006F306A" w:rsidP="00406804">
      <w:pPr>
        <w:ind w:firstLine="709"/>
      </w:pPr>
    </w:p>
    <w:p w14:paraId="6A61A225" w14:textId="263E5D31" w:rsidR="001468A1" w:rsidRDefault="001468A1" w:rsidP="001468A1">
      <w:pPr>
        <w:pStyle w:val="5"/>
      </w:pPr>
      <w:r>
        <w:t>Номер склада</w:t>
      </w:r>
    </w:p>
    <w:p w14:paraId="43018542" w14:textId="33B2B8A0" w:rsidR="00406804" w:rsidRDefault="00406804" w:rsidP="00406804">
      <w:pPr>
        <w:ind w:firstLine="709"/>
      </w:pPr>
      <w:r w:rsidRPr="001468A1">
        <w:t>Номер склада</w:t>
      </w:r>
      <w:r w:rsidRPr="00DF4922">
        <w:t xml:space="preserve"> – основная организационная единица SAP EWM, отображающая складское помещение или складской комплекс</w:t>
      </w:r>
      <w:r w:rsidR="006F306A">
        <w:t>.</w:t>
      </w:r>
    </w:p>
    <w:p w14:paraId="2C621064" w14:textId="77777777" w:rsidR="00406804" w:rsidRDefault="00406804" w:rsidP="00406804">
      <w:pPr>
        <w:ind w:firstLine="708"/>
      </w:pPr>
    </w:p>
    <w:p w14:paraId="5BF26C7D" w14:textId="1DBD0D48" w:rsidR="001468A1" w:rsidRDefault="001468A1" w:rsidP="001468A1">
      <w:pPr>
        <w:pStyle w:val="5"/>
        <w:rPr>
          <w:lang w:eastAsia="de-DE"/>
        </w:rPr>
      </w:pPr>
      <w:bookmarkStart w:id="2560" w:name="_Hlk518898916"/>
      <w:r>
        <w:rPr>
          <w:lang w:eastAsia="de-DE"/>
        </w:rPr>
        <w:t>Тип склада</w:t>
      </w:r>
    </w:p>
    <w:p w14:paraId="27A0CFFE" w14:textId="3A9AB3D9" w:rsidR="00406804" w:rsidRDefault="00406804" w:rsidP="00406804">
      <w:pPr>
        <w:ind w:firstLine="709"/>
        <w:rPr>
          <w:lang w:eastAsia="de-DE"/>
        </w:rPr>
      </w:pPr>
      <w:r w:rsidRPr="001468A1">
        <w:rPr>
          <w:lang w:eastAsia="de-DE"/>
        </w:rPr>
        <w:t>Тип склада</w:t>
      </w:r>
      <w:r w:rsidRPr="00001641">
        <w:rPr>
          <w:lang w:eastAsia="de-DE"/>
        </w:rPr>
        <w:t xml:space="preserve"> – элемент организационной структуры </w:t>
      </w:r>
      <w:r>
        <w:rPr>
          <w:lang w:val="en-US" w:eastAsia="de-DE"/>
        </w:rPr>
        <w:t>SAP</w:t>
      </w:r>
      <w:r w:rsidRPr="0015349D">
        <w:rPr>
          <w:lang w:eastAsia="de-DE"/>
        </w:rPr>
        <w:t xml:space="preserve"> </w:t>
      </w:r>
      <w:r w:rsidRPr="00001641">
        <w:rPr>
          <w:lang w:eastAsia="de-DE"/>
        </w:rPr>
        <w:t>EWM в рамках номера склада, характеризующий области склада с определенным функциональным назначением, характеристиками, стратегиями приемки и отпуска.</w:t>
      </w:r>
    </w:p>
    <w:p w14:paraId="2063CDCF" w14:textId="4392103E" w:rsidR="00170B39" w:rsidRDefault="00170B39" w:rsidP="00406804">
      <w:pPr>
        <w:ind w:firstLine="709"/>
        <w:rPr>
          <w:lang w:eastAsia="de-DE"/>
        </w:rPr>
      </w:pPr>
      <w:r>
        <w:rPr>
          <w:lang w:eastAsia="de-DE"/>
        </w:rPr>
        <w:t>Примерами типов складов могут служить:</w:t>
      </w:r>
    </w:p>
    <w:p w14:paraId="5585E394" w14:textId="75CC97A1" w:rsidR="00170B39" w:rsidRDefault="00170B39" w:rsidP="00823682">
      <w:pPr>
        <w:pStyle w:val="afc"/>
        <w:numPr>
          <w:ilvl w:val="0"/>
          <w:numId w:val="137"/>
        </w:numPr>
        <w:rPr>
          <w:lang w:eastAsia="de-DE"/>
        </w:rPr>
      </w:pPr>
      <w:r>
        <w:rPr>
          <w:lang w:eastAsia="de-DE"/>
        </w:rPr>
        <w:t>узкопроходный склад;</w:t>
      </w:r>
    </w:p>
    <w:p w14:paraId="44E2050F" w14:textId="46D21BE7" w:rsidR="00170B39" w:rsidRDefault="00170B39" w:rsidP="00823682">
      <w:pPr>
        <w:pStyle w:val="afc"/>
        <w:numPr>
          <w:ilvl w:val="0"/>
          <w:numId w:val="137"/>
        </w:numPr>
        <w:rPr>
          <w:lang w:eastAsia="de-DE"/>
        </w:rPr>
      </w:pPr>
      <w:r>
        <w:rPr>
          <w:lang w:eastAsia="de-DE"/>
        </w:rPr>
        <w:t>стеллажное хранение;</w:t>
      </w:r>
    </w:p>
    <w:p w14:paraId="05854A48" w14:textId="21865BD1" w:rsidR="00170B39" w:rsidRDefault="00170B39" w:rsidP="00823682">
      <w:pPr>
        <w:pStyle w:val="afc"/>
        <w:numPr>
          <w:ilvl w:val="0"/>
          <w:numId w:val="137"/>
        </w:numPr>
        <w:rPr>
          <w:lang w:eastAsia="de-DE"/>
        </w:rPr>
      </w:pPr>
      <w:r>
        <w:rPr>
          <w:lang w:eastAsia="de-DE"/>
        </w:rPr>
        <w:t>напольное хранение;</w:t>
      </w:r>
    </w:p>
    <w:p w14:paraId="6FD62732" w14:textId="251A1CB8" w:rsidR="00170B39" w:rsidRDefault="00170B39" w:rsidP="00823682">
      <w:pPr>
        <w:pStyle w:val="afc"/>
        <w:numPr>
          <w:ilvl w:val="0"/>
          <w:numId w:val="137"/>
        </w:numPr>
        <w:rPr>
          <w:lang w:eastAsia="de-DE"/>
        </w:rPr>
      </w:pPr>
      <w:r>
        <w:rPr>
          <w:lang w:eastAsia="de-DE"/>
        </w:rPr>
        <w:t>крупногабаритные МТР;</w:t>
      </w:r>
    </w:p>
    <w:p w14:paraId="70CFCF91" w14:textId="58BEA704" w:rsidR="00170B39" w:rsidRDefault="00170B39" w:rsidP="00823682">
      <w:pPr>
        <w:pStyle w:val="afc"/>
        <w:numPr>
          <w:ilvl w:val="0"/>
          <w:numId w:val="137"/>
        </w:numPr>
        <w:rPr>
          <w:lang w:eastAsia="de-DE"/>
        </w:rPr>
      </w:pPr>
      <w:r>
        <w:rPr>
          <w:lang w:eastAsia="de-DE"/>
        </w:rPr>
        <w:t>площадка для цианидов и т.д.</w:t>
      </w:r>
    </w:p>
    <w:p w14:paraId="774B5C06" w14:textId="101B9EA1" w:rsidR="001468A1" w:rsidRDefault="001468A1" w:rsidP="001468A1">
      <w:pPr>
        <w:pStyle w:val="5"/>
      </w:pPr>
      <w:bookmarkStart w:id="2561" w:name="_Toc372108725"/>
      <w:bookmarkEnd w:id="2560"/>
      <w:r>
        <w:t>Складские участки</w:t>
      </w:r>
    </w:p>
    <w:p w14:paraId="28533C2B" w14:textId="3BA9AC7F" w:rsidR="0031500B" w:rsidRDefault="00B70847" w:rsidP="00B70847">
      <w:pPr>
        <w:ind w:firstLine="708"/>
      </w:pPr>
      <w:r>
        <w:t>Для организации</w:t>
      </w:r>
      <w:r w:rsidR="0031500B" w:rsidRPr="0031500B">
        <w:t xml:space="preserve"> обособленного хранения различных групп МТР</w:t>
      </w:r>
      <w:r>
        <w:t xml:space="preserve"> применяется разделение склада </w:t>
      </w:r>
      <w:r w:rsidRPr="001468A1">
        <w:t>на складские участки</w:t>
      </w:r>
      <w:r w:rsidR="0031500B" w:rsidRPr="0031500B">
        <w:t>. Кажд</w:t>
      </w:r>
      <w:r>
        <w:t xml:space="preserve">ой позиции </w:t>
      </w:r>
      <w:r w:rsidR="0031500B" w:rsidRPr="0031500B">
        <w:t xml:space="preserve">МТР </w:t>
      </w:r>
      <w:r>
        <w:t>присваиваются признаки</w:t>
      </w:r>
      <w:r w:rsidR="0031500B" w:rsidRPr="0031500B">
        <w:t xml:space="preserve">, </w:t>
      </w:r>
      <w:r>
        <w:t>определяющие</w:t>
      </w:r>
      <w:r w:rsidR="0031500B" w:rsidRPr="0031500B">
        <w:t>, в какой тип склада и на какой складской участок (в рамках одного номера склада) долж</w:t>
      </w:r>
      <w:r>
        <w:t xml:space="preserve">на </w:t>
      </w:r>
      <w:r w:rsidR="0031500B" w:rsidRPr="0031500B">
        <w:t>размещаться дан</w:t>
      </w:r>
      <w:r>
        <w:t>ная позиция МТР.</w:t>
      </w:r>
    </w:p>
    <w:p w14:paraId="4F92F9D6" w14:textId="421E9DE1" w:rsidR="00170B39" w:rsidRDefault="00170B39" w:rsidP="00B70847">
      <w:pPr>
        <w:ind w:firstLine="708"/>
      </w:pPr>
      <w:r>
        <w:t>Примеры складских участков:</w:t>
      </w:r>
    </w:p>
    <w:p w14:paraId="2B9B9D34" w14:textId="5DA7E8B4" w:rsidR="00170B39" w:rsidRDefault="00170B39" w:rsidP="00823682">
      <w:pPr>
        <w:pStyle w:val="afc"/>
        <w:numPr>
          <w:ilvl w:val="0"/>
          <w:numId w:val="138"/>
        </w:numPr>
      </w:pPr>
      <w:r>
        <w:t>строительные конструкции;</w:t>
      </w:r>
    </w:p>
    <w:p w14:paraId="2E932809" w14:textId="7980B227" w:rsidR="00170B39" w:rsidRDefault="00170B39" w:rsidP="00823682">
      <w:pPr>
        <w:pStyle w:val="afc"/>
        <w:numPr>
          <w:ilvl w:val="0"/>
          <w:numId w:val="138"/>
        </w:numPr>
      </w:pPr>
      <w:r>
        <w:t>коробочное хранение;</w:t>
      </w:r>
    </w:p>
    <w:p w14:paraId="593F842B" w14:textId="677EBE2E" w:rsidR="00170B39" w:rsidRDefault="00170B39" w:rsidP="00823682">
      <w:pPr>
        <w:pStyle w:val="afc"/>
        <w:numPr>
          <w:ilvl w:val="0"/>
          <w:numId w:val="138"/>
        </w:numPr>
      </w:pPr>
      <w:r>
        <w:t>штучное хранение;</w:t>
      </w:r>
    </w:p>
    <w:p w14:paraId="54877507" w14:textId="0452DEDB" w:rsidR="00170B39" w:rsidRPr="00170B39" w:rsidRDefault="00170B39" w:rsidP="00823682">
      <w:pPr>
        <w:pStyle w:val="afc"/>
        <w:numPr>
          <w:ilvl w:val="0"/>
          <w:numId w:val="138"/>
        </w:numPr>
        <w:rPr>
          <w:rFonts w:cs="Arial"/>
          <w:b/>
          <w:sz w:val="22"/>
        </w:rPr>
      </w:pPr>
      <w:r>
        <w:t>общий участок и т.д.</w:t>
      </w:r>
    </w:p>
    <w:p w14:paraId="7A3C197F" w14:textId="09F8A257" w:rsidR="00170B39" w:rsidRDefault="00170B39" w:rsidP="00170B39">
      <w:pPr>
        <w:ind w:firstLine="709"/>
      </w:pPr>
      <w:r>
        <w:t xml:space="preserve">Кодировка складских участков может производиться с учетом назначения кодируемого участка, например: </w:t>
      </w:r>
      <w:r>
        <w:rPr>
          <w:lang w:val="en-US"/>
        </w:rPr>
        <w:t>STR</w:t>
      </w:r>
      <w:r>
        <w:t xml:space="preserve"> – строительные конструкции, </w:t>
      </w:r>
      <w:r>
        <w:rPr>
          <w:lang w:val="en-US"/>
        </w:rPr>
        <w:t>KOR</w:t>
      </w:r>
      <w:r>
        <w:t xml:space="preserve"> – коробочное хранение.</w:t>
      </w:r>
    </w:p>
    <w:p w14:paraId="22789CEE" w14:textId="77777777" w:rsidR="001468A1" w:rsidRPr="00170B39" w:rsidRDefault="001468A1" w:rsidP="00170B39">
      <w:pPr>
        <w:ind w:firstLine="709"/>
      </w:pPr>
    </w:p>
    <w:bookmarkEnd w:id="2561"/>
    <w:p w14:paraId="5B578D88" w14:textId="34B37ACA" w:rsidR="001468A1" w:rsidRDefault="00406804" w:rsidP="001468A1">
      <w:pPr>
        <w:pStyle w:val="5"/>
        <w:rPr>
          <w:lang w:eastAsia="de-DE"/>
        </w:rPr>
      </w:pPr>
      <w:r w:rsidRPr="00001641">
        <w:rPr>
          <w:lang w:eastAsia="de-DE"/>
        </w:rPr>
        <w:tab/>
      </w:r>
      <w:r w:rsidR="001468A1">
        <w:rPr>
          <w:lang w:eastAsia="de-DE"/>
        </w:rPr>
        <w:t>Область действий</w:t>
      </w:r>
    </w:p>
    <w:p w14:paraId="282A60C7" w14:textId="0EA1416C" w:rsidR="00406804" w:rsidRDefault="00406804" w:rsidP="001468A1">
      <w:pPr>
        <w:ind w:firstLine="708"/>
        <w:rPr>
          <w:lang w:eastAsia="de-DE"/>
        </w:rPr>
      </w:pPr>
      <w:r w:rsidRPr="001468A1">
        <w:rPr>
          <w:lang w:eastAsia="de-DE"/>
        </w:rPr>
        <w:t>Область действий</w:t>
      </w:r>
      <w:r w:rsidRPr="00001641">
        <w:rPr>
          <w:lang w:eastAsia="de-DE"/>
        </w:rPr>
        <w:t xml:space="preserve"> – элемент организационной структуры склада, </w:t>
      </w:r>
      <w:r w:rsidR="00B64D98">
        <w:rPr>
          <w:lang w:eastAsia="de-DE"/>
        </w:rPr>
        <w:t xml:space="preserve">логически </w:t>
      </w:r>
      <w:r w:rsidRPr="00001641">
        <w:rPr>
          <w:lang w:eastAsia="de-DE"/>
        </w:rPr>
        <w:t>группирующий складские места для какого-либо складского действия (</w:t>
      </w:r>
      <w:r w:rsidR="00AB075A">
        <w:rPr>
          <w:lang w:eastAsia="de-DE"/>
        </w:rPr>
        <w:t>комплектование</w:t>
      </w:r>
      <w:r w:rsidRPr="00001641">
        <w:rPr>
          <w:lang w:eastAsia="de-DE"/>
        </w:rPr>
        <w:t xml:space="preserve">, приемка, инвентаризация и т.п.). Одно складское место может быть привязано к разным областям действия для </w:t>
      </w:r>
      <w:r w:rsidR="00B64D98">
        <w:rPr>
          <w:lang w:eastAsia="de-DE"/>
        </w:rPr>
        <w:t xml:space="preserve">выполнения </w:t>
      </w:r>
      <w:r w:rsidRPr="00001641">
        <w:rPr>
          <w:lang w:eastAsia="de-DE"/>
        </w:rPr>
        <w:t xml:space="preserve">разных действий. По областям действий </w:t>
      </w:r>
      <w:r>
        <w:rPr>
          <w:lang w:eastAsia="de-DE"/>
        </w:rPr>
        <w:t xml:space="preserve">будет </w:t>
      </w:r>
      <w:r w:rsidRPr="00001641">
        <w:rPr>
          <w:lang w:eastAsia="de-DE"/>
        </w:rPr>
        <w:t>определят</w:t>
      </w:r>
      <w:r>
        <w:rPr>
          <w:lang w:eastAsia="de-DE"/>
        </w:rPr>
        <w:t>ь</w:t>
      </w:r>
      <w:r w:rsidRPr="00001641">
        <w:rPr>
          <w:lang w:eastAsia="de-DE"/>
        </w:rPr>
        <w:t>ся группировка складских задач в складские заказы, сортировка складских мест, определение очередей и др.</w:t>
      </w:r>
    </w:p>
    <w:p w14:paraId="7CCF865C" w14:textId="4F7BD41E" w:rsidR="00406804" w:rsidRDefault="00406804" w:rsidP="00406804">
      <w:pPr>
        <w:rPr>
          <w:lang w:eastAsia="de-DE"/>
        </w:rPr>
      </w:pPr>
      <w:r>
        <w:rPr>
          <w:lang w:eastAsia="de-DE"/>
        </w:rPr>
        <w:tab/>
        <w:t xml:space="preserve">Область действия связана со складом и конкретным типом склада. </w:t>
      </w:r>
      <w:r w:rsidR="00AC289B">
        <w:rPr>
          <w:lang w:eastAsia="de-DE"/>
        </w:rPr>
        <w:t xml:space="preserve">Итоговый </w:t>
      </w:r>
      <w:r>
        <w:rPr>
          <w:lang w:eastAsia="de-DE"/>
        </w:rPr>
        <w:t>перечень областей действий определяется на этапе внедрения для каждого склада индивидуально.</w:t>
      </w:r>
    </w:p>
    <w:p w14:paraId="454CF866" w14:textId="34E2314E" w:rsidR="00124AF7" w:rsidRDefault="00124AF7" w:rsidP="00406804">
      <w:pPr>
        <w:rPr>
          <w:lang w:eastAsia="de-DE"/>
        </w:rPr>
      </w:pPr>
    </w:p>
    <w:p w14:paraId="631DC695" w14:textId="77777777" w:rsidR="00124AF7" w:rsidRDefault="00124AF7" w:rsidP="007A3584">
      <w:pPr>
        <w:pStyle w:val="5"/>
        <w:rPr>
          <w:rFonts w:eastAsia="Calibri"/>
        </w:rPr>
      </w:pPr>
      <w:r>
        <w:rPr>
          <w:rFonts w:eastAsia="Calibri"/>
        </w:rPr>
        <w:t xml:space="preserve"> Зоны подготовки (входящие)</w:t>
      </w:r>
    </w:p>
    <w:p w14:paraId="08583D3D" w14:textId="77777777" w:rsidR="00124AF7" w:rsidRDefault="00124AF7" w:rsidP="00124AF7">
      <w:pPr>
        <w:ind w:firstLine="709"/>
        <w:rPr>
          <w:rFonts w:eastAsia="Calibri"/>
        </w:rPr>
      </w:pPr>
      <w:r>
        <w:rPr>
          <w:rFonts w:eastAsia="Calibri"/>
        </w:rPr>
        <w:t>Данная настройка применяется для:</w:t>
      </w:r>
    </w:p>
    <w:p w14:paraId="3C321158" w14:textId="77777777" w:rsidR="00124AF7" w:rsidRPr="003A1169" w:rsidRDefault="00124AF7" w:rsidP="00823682">
      <w:pPr>
        <w:pStyle w:val="afc"/>
        <w:numPr>
          <w:ilvl w:val="0"/>
          <w:numId w:val="72"/>
        </w:numPr>
        <w:rPr>
          <w:lang w:eastAsia="de-DE"/>
        </w:rPr>
      </w:pPr>
      <w:r>
        <w:rPr>
          <w:lang w:eastAsia="de-DE"/>
        </w:rPr>
        <w:t>о</w:t>
      </w:r>
      <w:r w:rsidRPr="003A1169">
        <w:rPr>
          <w:lang w:eastAsia="de-DE"/>
        </w:rPr>
        <w:t>пределения соответствия между входными воротами и зонами подготовки</w:t>
      </w:r>
      <w:r>
        <w:rPr>
          <w:lang w:eastAsia="de-DE"/>
        </w:rPr>
        <w:t>;</w:t>
      </w:r>
    </w:p>
    <w:p w14:paraId="67D0420B" w14:textId="77777777" w:rsidR="00124AF7" w:rsidRDefault="00124AF7" w:rsidP="00823682">
      <w:pPr>
        <w:pStyle w:val="afc"/>
        <w:numPr>
          <w:ilvl w:val="0"/>
          <w:numId w:val="72"/>
        </w:numPr>
        <w:rPr>
          <w:lang w:eastAsia="de-DE"/>
        </w:rPr>
      </w:pPr>
      <w:r>
        <w:rPr>
          <w:lang w:eastAsia="de-DE"/>
        </w:rPr>
        <w:t>а</w:t>
      </w:r>
      <w:r w:rsidRPr="003A1169">
        <w:rPr>
          <w:lang w:eastAsia="de-DE"/>
        </w:rPr>
        <w:t xml:space="preserve">втоматического назначения зон подготовки и входных ворот для </w:t>
      </w:r>
      <w:r>
        <w:rPr>
          <w:lang w:eastAsia="de-DE"/>
        </w:rPr>
        <w:t xml:space="preserve">обработки </w:t>
      </w:r>
      <w:r w:rsidRPr="003A1169">
        <w:rPr>
          <w:lang w:eastAsia="de-DE"/>
        </w:rPr>
        <w:t>Входящих поставок</w:t>
      </w:r>
      <w:r>
        <w:rPr>
          <w:lang w:eastAsia="de-DE"/>
        </w:rPr>
        <w:t>.</w:t>
      </w:r>
    </w:p>
    <w:p w14:paraId="3B82A179" w14:textId="21A8B879" w:rsidR="00124AF7" w:rsidRPr="003A1169" w:rsidRDefault="00124AF7" w:rsidP="00124AF7">
      <w:pPr>
        <w:pStyle w:val="aa"/>
        <w:keepNext/>
        <w:spacing w:after="240" w:afterAutospacing="0" w:line="276" w:lineRule="auto"/>
        <w:jc w:val="right"/>
        <w:rPr>
          <w:lang w:eastAsia="de-DE"/>
        </w:rPr>
      </w:pPr>
      <w:r w:rsidRPr="00916FAB">
        <w:rPr>
          <w:rFonts w:cs="Arial"/>
          <w:b/>
          <w:sz w:val="22"/>
        </w:rPr>
        <w:t xml:space="preserve">Таблица </w:t>
      </w:r>
      <w:r w:rsidR="00781E65" w:rsidRPr="001B7DA3">
        <w:rPr>
          <w:rFonts w:cs="Arial"/>
          <w:b/>
          <w:sz w:val="22"/>
        </w:rPr>
        <w:t>155</w:t>
      </w:r>
      <w:r>
        <w:rPr>
          <w:rFonts w:cs="Arial"/>
          <w:b/>
          <w:sz w:val="22"/>
        </w:rPr>
        <w:t>. Структура справочника зон подготовки (входящих)</w:t>
      </w:r>
    </w:p>
    <w:tbl>
      <w:tblPr>
        <w:tblStyle w:val="StandardTable"/>
        <w:tblW w:w="9782" w:type="dxa"/>
        <w:tblInd w:w="137" w:type="dxa"/>
        <w:tblLayout w:type="fixed"/>
        <w:tblLook w:val="0620" w:firstRow="1" w:lastRow="0" w:firstColumn="0" w:lastColumn="0" w:noHBand="1" w:noVBand="1"/>
      </w:tblPr>
      <w:tblGrid>
        <w:gridCol w:w="3119"/>
        <w:gridCol w:w="6663"/>
      </w:tblGrid>
      <w:tr w:rsidR="00124AF7" w:rsidRPr="00836CFF" w14:paraId="32FC880B" w14:textId="77777777" w:rsidTr="0096739B">
        <w:trPr>
          <w:cnfStyle w:val="100000000000" w:firstRow="1" w:lastRow="0" w:firstColumn="0" w:lastColumn="0" w:oddVBand="0" w:evenVBand="0" w:oddHBand="0" w:evenHBand="0" w:firstRowFirstColumn="0" w:firstRowLastColumn="0" w:lastRowFirstColumn="0" w:lastRowLastColumn="0"/>
          <w:trHeight w:val="298"/>
        </w:trPr>
        <w:tc>
          <w:tcPr>
            <w:tcW w:w="3119" w:type="dxa"/>
            <w:shd w:val="clear" w:color="auto" w:fill="FFC000"/>
            <w:vAlign w:val="center"/>
          </w:tcPr>
          <w:p w14:paraId="1D797401" w14:textId="77777777" w:rsidR="00124AF7" w:rsidRPr="00836CFF" w:rsidRDefault="00124AF7" w:rsidP="0096739B">
            <w:pPr>
              <w:jc w:val="center"/>
              <w:rPr>
                <w:sz w:val="20"/>
                <w:szCs w:val="20"/>
              </w:rPr>
            </w:pPr>
            <w:r w:rsidRPr="00836CFF">
              <w:rPr>
                <w:sz w:val="20"/>
                <w:szCs w:val="20"/>
              </w:rPr>
              <w:t>Атрибут</w:t>
            </w:r>
          </w:p>
        </w:tc>
        <w:tc>
          <w:tcPr>
            <w:tcW w:w="6663" w:type="dxa"/>
            <w:shd w:val="clear" w:color="auto" w:fill="FFC000"/>
            <w:vAlign w:val="center"/>
          </w:tcPr>
          <w:p w14:paraId="5764040F" w14:textId="77777777" w:rsidR="00124AF7" w:rsidRPr="00836CFF" w:rsidRDefault="00124AF7" w:rsidP="0096739B">
            <w:pPr>
              <w:jc w:val="center"/>
              <w:rPr>
                <w:sz w:val="20"/>
                <w:szCs w:val="20"/>
              </w:rPr>
            </w:pPr>
            <w:r w:rsidRPr="00836CFF">
              <w:rPr>
                <w:sz w:val="20"/>
                <w:szCs w:val="20"/>
              </w:rPr>
              <w:t>Примечание</w:t>
            </w:r>
          </w:p>
        </w:tc>
      </w:tr>
      <w:tr w:rsidR="00124AF7" w:rsidRPr="00836CFF" w14:paraId="289DDFDB" w14:textId="77777777" w:rsidTr="0096739B">
        <w:trPr>
          <w:trHeight w:val="298"/>
        </w:trPr>
        <w:tc>
          <w:tcPr>
            <w:tcW w:w="3119" w:type="dxa"/>
          </w:tcPr>
          <w:p w14:paraId="1CFBEA9C" w14:textId="77777777" w:rsidR="00124AF7" w:rsidRPr="00836CFF" w:rsidRDefault="00124AF7" w:rsidP="0096739B">
            <w:pPr>
              <w:rPr>
                <w:sz w:val="20"/>
                <w:szCs w:val="20"/>
              </w:rPr>
            </w:pPr>
            <w:r w:rsidRPr="00836CFF">
              <w:rPr>
                <w:sz w:val="20"/>
                <w:szCs w:val="20"/>
              </w:rPr>
              <w:t>Номер склада</w:t>
            </w:r>
          </w:p>
        </w:tc>
        <w:tc>
          <w:tcPr>
            <w:tcW w:w="6663" w:type="dxa"/>
          </w:tcPr>
          <w:p w14:paraId="076429A2" w14:textId="77777777" w:rsidR="00124AF7" w:rsidRPr="00836CFF" w:rsidRDefault="00124AF7" w:rsidP="0096739B">
            <w:pPr>
              <w:rPr>
                <w:sz w:val="20"/>
                <w:szCs w:val="20"/>
              </w:rPr>
            </w:pPr>
            <w:r w:rsidRPr="00836CFF">
              <w:rPr>
                <w:sz w:val="20"/>
                <w:szCs w:val="20"/>
              </w:rPr>
              <w:t>Выбор из справочника</w:t>
            </w:r>
          </w:p>
        </w:tc>
      </w:tr>
      <w:tr w:rsidR="00124AF7" w:rsidRPr="00836CFF" w14:paraId="110E69AA" w14:textId="77777777" w:rsidTr="0096739B">
        <w:trPr>
          <w:trHeight w:val="298"/>
        </w:trPr>
        <w:tc>
          <w:tcPr>
            <w:tcW w:w="3119" w:type="dxa"/>
          </w:tcPr>
          <w:p w14:paraId="4BA18A48" w14:textId="77777777" w:rsidR="00124AF7" w:rsidRPr="00836CFF" w:rsidRDefault="00124AF7" w:rsidP="0096739B">
            <w:pPr>
              <w:rPr>
                <w:sz w:val="20"/>
                <w:szCs w:val="20"/>
              </w:rPr>
            </w:pPr>
            <w:r w:rsidRPr="00836CFF">
              <w:rPr>
                <w:sz w:val="20"/>
                <w:szCs w:val="20"/>
              </w:rPr>
              <w:t>Вид складского процесса</w:t>
            </w:r>
          </w:p>
        </w:tc>
        <w:tc>
          <w:tcPr>
            <w:tcW w:w="6663" w:type="dxa"/>
          </w:tcPr>
          <w:p w14:paraId="0F42CF11" w14:textId="77777777" w:rsidR="00124AF7" w:rsidRPr="00836CFF" w:rsidRDefault="00124AF7" w:rsidP="0096739B">
            <w:pPr>
              <w:rPr>
                <w:sz w:val="20"/>
                <w:szCs w:val="20"/>
              </w:rPr>
            </w:pPr>
            <w:r w:rsidRPr="00836CFF">
              <w:rPr>
                <w:sz w:val="20"/>
                <w:szCs w:val="20"/>
              </w:rPr>
              <w:t>Выбор из справочника</w:t>
            </w:r>
          </w:p>
        </w:tc>
      </w:tr>
      <w:tr w:rsidR="00124AF7" w:rsidRPr="00836CFF" w14:paraId="3CE7589B" w14:textId="77777777" w:rsidTr="0096739B">
        <w:trPr>
          <w:trHeight w:val="298"/>
        </w:trPr>
        <w:tc>
          <w:tcPr>
            <w:tcW w:w="3119" w:type="dxa"/>
          </w:tcPr>
          <w:p w14:paraId="70F851DB" w14:textId="77777777" w:rsidR="00124AF7" w:rsidRPr="00836CFF" w:rsidRDefault="00124AF7" w:rsidP="0096739B">
            <w:pPr>
              <w:rPr>
                <w:sz w:val="20"/>
                <w:szCs w:val="20"/>
              </w:rPr>
            </w:pPr>
            <w:r w:rsidRPr="00836CFF">
              <w:rPr>
                <w:sz w:val="20"/>
                <w:szCs w:val="20"/>
              </w:rPr>
              <w:t>Складское место</w:t>
            </w:r>
          </w:p>
        </w:tc>
        <w:tc>
          <w:tcPr>
            <w:tcW w:w="6663" w:type="dxa"/>
          </w:tcPr>
          <w:p w14:paraId="01693A1F" w14:textId="77777777" w:rsidR="00124AF7" w:rsidRPr="00836CFF" w:rsidRDefault="00124AF7" w:rsidP="0096739B">
            <w:pPr>
              <w:rPr>
                <w:sz w:val="20"/>
                <w:szCs w:val="20"/>
              </w:rPr>
            </w:pPr>
            <w:r w:rsidRPr="00836CFF">
              <w:rPr>
                <w:sz w:val="20"/>
                <w:szCs w:val="20"/>
              </w:rPr>
              <w:t>Не используется</w:t>
            </w:r>
          </w:p>
        </w:tc>
      </w:tr>
      <w:tr w:rsidR="00124AF7" w:rsidRPr="00836CFF" w14:paraId="0B70F470" w14:textId="77777777" w:rsidTr="0096739B">
        <w:trPr>
          <w:trHeight w:val="298"/>
        </w:trPr>
        <w:tc>
          <w:tcPr>
            <w:tcW w:w="3119" w:type="dxa"/>
          </w:tcPr>
          <w:p w14:paraId="123F05A2" w14:textId="77777777" w:rsidR="00124AF7" w:rsidRPr="00836CFF" w:rsidRDefault="00124AF7" w:rsidP="0096739B">
            <w:pPr>
              <w:rPr>
                <w:sz w:val="20"/>
                <w:szCs w:val="20"/>
              </w:rPr>
            </w:pPr>
            <w:r w:rsidRPr="00836CFF">
              <w:rPr>
                <w:sz w:val="20"/>
                <w:szCs w:val="20"/>
              </w:rPr>
              <w:t>Группа зон подготовки/группа определения ворот</w:t>
            </w:r>
          </w:p>
        </w:tc>
        <w:tc>
          <w:tcPr>
            <w:tcW w:w="6663" w:type="dxa"/>
          </w:tcPr>
          <w:p w14:paraId="16C7D632" w14:textId="77777777" w:rsidR="00124AF7" w:rsidRPr="00836CFF" w:rsidRDefault="00124AF7" w:rsidP="0096739B">
            <w:pPr>
              <w:rPr>
                <w:sz w:val="20"/>
                <w:szCs w:val="20"/>
              </w:rPr>
            </w:pPr>
            <w:r w:rsidRPr="00836CFF">
              <w:rPr>
                <w:sz w:val="20"/>
                <w:szCs w:val="20"/>
              </w:rPr>
              <w:t>Не используется (может использоваться для назначения ворот в зависимости от индикатора в основной записи продукта)</w:t>
            </w:r>
          </w:p>
        </w:tc>
      </w:tr>
      <w:tr w:rsidR="00124AF7" w:rsidRPr="00836CFF" w14:paraId="51DA16C8" w14:textId="77777777" w:rsidTr="0096739B">
        <w:trPr>
          <w:trHeight w:val="298"/>
        </w:trPr>
        <w:tc>
          <w:tcPr>
            <w:tcW w:w="3119" w:type="dxa"/>
          </w:tcPr>
          <w:p w14:paraId="075E2FFA" w14:textId="77777777" w:rsidR="00124AF7" w:rsidRPr="00836CFF" w:rsidRDefault="00124AF7" w:rsidP="0096739B">
            <w:pPr>
              <w:rPr>
                <w:sz w:val="20"/>
                <w:szCs w:val="20"/>
              </w:rPr>
            </w:pPr>
            <w:r w:rsidRPr="00836CFF">
              <w:rPr>
                <w:sz w:val="20"/>
                <w:szCs w:val="20"/>
              </w:rPr>
              <w:t>Тип ЕО</w:t>
            </w:r>
          </w:p>
        </w:tc>
        <w:tc>
          <w:tcPr>
            <w:tcW w:w="6663" w:type="dxa"/>
          </w:tcPr>
          <w:p w14:paraId="436341A4" w14:textId="77777777" w:rsidR="00124AF7" w:rsidRPr="00836CFF" w:rsidRDefault="00124AF7" w:rsidP="0096739B">
            <w:pPr>
              <w:rPr>
                <w:sz w:val="20"/>
                <w:szCs w:val="20"/>
              </w:rPr>
            </w:pPr>
            <w:r w:rsidRPr="00836CFF">
              <w:rPr>
                <w:sz w:val="20"/>
                <w:szCs w:val="20"/>
              </w:rPr>
              <w:t>Не используется</w:t>
            </w:r>
          </w:p>
        </w:tc>
      </w:tr>
      <w:tr w:rsidR="00124AF7" w:rsidRPr="00836CFF" w14:paraId="01F3B927" w14:textId="77777777" w:rsidTr="0096739B">
        <w:trPr>
          <w:trHeight w:val="298"/>
        </w:trPr>
        <w:tc>
          <w:tcPr>
            <w:tcW w:w="3119" w:type="dxa"/>
          </w:tcPr>
          <w:p w14:paraId="36A8C734" w14:textId="77777777" w:rsidR="00124AF7" w:rsidRPr="00836CFF" w:rsidRDefault="00124AF7" w:rsidP="0096739B">
            <w:pPr>
              <w:rPr>
                <w:sz w:val="20"/>
                <w:szCs w:val="20"/>
              </w:rPr>
            </w:pPr>
            <w:r w:rsidRPr="00836CFF">
              <w:rPr>
                <w:sz w:val="20"/>
                <w:szCs w:val="20"/>
              </w:rPr>
              <w:t>Транспортное средство</w:t>
            </w:r>
          </w:p>
        </w:tc>
        <w:tc>
          <w:tcPr>
            <w:tcW w:w="6663" w:type="dxa"/>
          </w:tcPr>
          <w:p w14:paraId="03EEF9D9" w14:textId="77777777" w:rsidR="00124AF7" w:rsidRPr="00836CFF" w:rsidRDefault="00124AF7" w:rsidP="0096739B">
            <w:pPr>
              <w:rPr>
                <w:sz w:val="20"/>
                <w:szCs w:val="20"/>
              </w:rPr>
            </w:pPr>
            <w:r w:rsidRPr="00836CFF">
              <w:rPr>
                <w:sz w:val="20"/>
                <w:szCs w:val="20"/>
              </w:rPr>
              <w:t>Не используется</w:t>
            </w:r>
          </w:p>
        </w:tc>
      </w:tr>
      <w:tr w:rsidR="00124AF7" w:rsidRPr="00836CFF" w14:paraId="548BED2F" w14:textId="77777777" w:rsidTr="0096739B">
        <w:trPr>
          <w:trHeight w:val="298"/>
        </w:trPr>
        <w:tc>
          <w:tcPr>
            <w:tcW w:w="3119" w:type="dxa"/>
          </w:tcPr>
          <w:p w14:paraId="7E12ACEF" w14:textId="77777777" w:rsidR="00124AF7" w:rsidRPr="00836CFF" w:rsidRDefault="00124AF7" w:rsidP="0096739B">
            <w:pPr>
              <w:rPr>
                <w:sz w:val="20"/>
                <w:szCs w:val="20"/>
              </w:rPr>
            </w:pPr>
            <w:r w:rsidRPr="00836CFF">
              <w:rPr>
                <w:sz w:val="20"/>
                <w:szCs w:val="20"/>
              </w:rPr>
              <w:t>Фрахтовщик</w:t>
            </w:r>
          </w:p>
        </w:tc>
        <w:tc>
          <w:tcPr>
            <w:tcW w:w="6663" w:type="dxa"/>
          </w:tcPr>
          <w:p w14:paraId="2D814DA1" w14:textId="77777777" w:rsidR="00124AF7" w:rsidRPr="00836CFF" w:rsidRDefault="00124AF7" w:rsidP="0096739B">
            <w:pPr>
              <w:rPr>
                <w:sz w:val="20"/>
                <w:szCs w:val="20"/>
              </w:rPr>
            </w:pPr>
            <w:r w:rsidRPr="00836CFF">
              <w:rPr>
                <w:sz w:val="20"/>
                <w:szCs w:val="20"/>
              </w:rPr>
              <w:t>Не используется</w:t>
            </w:r>
          </w:p>
        </w:tc>
      </w:tr>
      <w:tr w:rsidR="00124AF7" w:rsidRPr="00836CFF" w14:paraId="42CCEB9D" w14:textId="77777777" w:rsidTr="0096739B">
        <w:trPr>
          <w:trHeight w:val="298"/>
        </w:trPr>
        <w:tc>
          <w:tcPr>
            <w:tcW w:w="3119" w:type="dxa"/>
          </w:tcPr>
          <w:p w14:paraId="1716F9CC" w14:textId="77777777" w:rsidR="00124AF7" w:rsidRPr="00836CFF" w:rsidRDefault="00124AF7" w:rsidP="0096739B">
            <w:pPr>
              <w:rPr>
                <w:sz w:val="20"/>
                <w:szCs w:val="20"/>
              </w:rPr>
            </w:pPr>
            <w:r w:rsidRPr="00836CFF">
              <w:rPr>
                <w:sz w:val="20"/>
                <w:szCs w:val="20"/>
              </w:rPr>
              <w:t>Группа зон подготовки</w:t>
            </w:r>
          </w:p>
        </w:tc>
        <w:tc>
          <w:tcPr>
            <w:tcW w:w="6663" w:type="dxa"/>
          </w:tcPr>
          <w:p w14:paraId="6779B2CA" w14:textId="77777777" w:rsidR="00124AF7" w:rsidRPr="00836CFF" w:rsidRDefault="00124AF7" w:rsidP="0096739B">
            <w:pPr>
              <w:rPr>
                <w:sz w:val="20"/>
                <w:szCs w:val="20"/>
              </w:rPr>
            </w:pPr>
            <w:r w:rsidRPr="00836CFF">
              <w:rPr>
                <w:sz w:val="20"/>
                <w:szCs w:val="20"/>
              </w:rPr>
              <w:t>Выбор из справочника</w:t>
            </w:r>
          </w:p>
        </w:tc>
      </w:tr>
      <w:tr w:rsidR="00124AF7" w:rsidRPr="00836CFF" w14:paraId="11307EC9" w14:textId="77777777" w:rsidTr="0096739B">
        <w:trPr>
          <w:trHeight w:val="298"/>
        </w:trPr>
        <w:tc>
          <w:tcPr>
            <w:tcW w:w="3119" w:type="dxa"/>
          </w:tcPr>
          <w:p w14:paraId="4A77C605" w14:textId="77777777" w:rsidR="00124AF7" w:rsidRPr="00836CFF" w:rsidRDefault="00124AF7" w:rsidP="0096739B">
            <w:pPr>
              <w:rPr>
                <w:sz w:val="20"/>
                <w:szCs w:val="20"/>
              </w:rPr>
            </w:pPr>
            <w:r w:rsidRPr="00836CFF">
              <w:rPr>
                <w:sz w:val="20"/>
                <w:szCs w:val="20"/>
              </w:rPr>
              <w:t>Зона подготовки</w:t>
            </w:r>
          </w:p>
        </w:tc>
        <w:tc>
          <w:tcPr>
            <w:tcW w:w="6663" w:type="dxa"/>
          </w:tcPr>
          <w:p w14:paraId="6FF47B71" w14:textId="77777777" w:rsidR="00124AF7" w:rsidRPr="00836CFF" w:rsidRDefault="00124AF7" w:rsidP="0096739B">
            <w:pPr>
              <w:rPr>
                <w:sz w:val="20"/>
                <w:szCs w:val="20"/>
              </w:rPr>
            </w:pPr>
            <w:r w:rsidRPr="00836CFF">
              <w:rPr>
                <w:sz w:val="20"/>
                <w:szCs w:val="20"/>
              </w:rPr>
              <w:t>Выбор из справочника</w:t>
            </w:r>
          </w:p>
        </w:tc>
      </w:tr>
      <w:tr w:rsidR="00124AF7" w:rsidRPr="00836CFF" w14:paraId="2868EF9A" w14:textId="77777777" w:rsidTr="0096739B">
        <w:trPr>
          <w:trHeight w:val="298"/>
        </w:trPr>
        <w:tc>
          <w:tcPr>
            <w:tcW w:w="3119" w:type="dxa"/>
          </w:tcPr>
          <w:p w14:paraId="0C7CABAE" w14:textId="77777777" w:rsidR="00124AF7" w:rsidRPr="00836CFF" w:rsidRDefault="00124AF7" w:rsidP="0096739B">
            <w:pPr>
              <w:rPr>
                <w:sz w:val="20"/>
                <w:szCs w:val="20"/>
              </w:rPr>
            </w:pPr>
            <w:r w:rsidRPr="00836CFF">
              <w:rPr>
                <w:sz w:val="20"/>
                <w:szCs w:val="20"/>
              </w:rPr>
              <w:t>Место подготовки</w:t>
            </w:r>
          </w:p>
        </w:tc>
        <w:tc>
          <w:tcPr>
            <w:tcW w:w="6663" w:type="dxa"/>
          </w:tcPr>
          <w:p w14:paraId="25D2F0B4" w14:textId="77777777" w:rsidR="00124AF7" w:rsidRPr="00836CFF" w:rsidRDefault="00124AF7" w:rsidP="0096739B">
            <w:pPr>
              <w:rPr>
                <w:sz w:val="20"/>
                <w:szCs w:val="20"/>
              </w:rPr>
            </w:pPr>
            <w:r w:rsidRPr="00836CFF">
              <w:rPr>
                <w:sz w:val="20"/>
                <w:szCs w:val="20"/>
              </w:rPr>
              <w:t>Выбор из справочника</w:t>
            </w:r>
          </w:p>
        </w:tc>
      </w:tr>
      <w:tr w:rsidR="00124AF7" w:rsidRPr="00836CFF" w14:paraId="38474EA1" w14:textId="77777777" w:rsidTr="0096739B">
        <w:trPr>
          <w:trHeight w:val="298"/>
        </w:trPr>
        <w:tc>
          <w:tcPr>
            <w:tcW w:w="3119" w:type="dxa"/>
          </w:tcPr>
          <w:p w14:paraId="5CBCA1FD" w14:textId="77777777" w:rsidR="00124AF7" w:rsidRPr="00836CFF" w:rsidRDefault="00124AF7" w:rsidP="0096739B">
            <w:pPr>
              <w:rPr>
                <w:sz w:val="20"/>
                <w:szCs w:val="20"/>
              </w:rPr>
            </w:pPr>
            <w:r w:rsidRPr="00836CFF">
              <w:rPr>
                <w:sz w:val="20"/>
                <w:szCs w:val="20"/>
              </w:rPr>
              <w:t>Ворота</w:t>
            </w:r>
          </w:p>
        </w:tc>
        <w:tc>
          <w:tcPr>
            <w:tcW w:w="6663" w:type="dxa"/>
          </w:tcPr>
          <w:p w14:paraId="4B9F45D8" w14:textId="77777777" w:rsidR="00124AF7" w:rsidRPr="00836CFF" w:rsidRDefault="00124AF7" w:rsidP="0096739B">
            <w:pPr>
              <w:rPr>
                <w:sz w:val="20"/>
                <w:szCs w:val="20"/>
              </w:rPr>
            </w:pPr>
            <w:r w:rsidRPr="00836CFF">
              <w:rPr>
                <w:sz w:val="20"/>
                <w:szCs w:val="20"/>
              </w:rPr>
              <w:t>Выбор из справочника</w:t>
            </w:r>
          </w:p>
        </w:tc>
      </w:tr>
    </w:tbl>
    <w:p w14:paraId="22A04431" w14:textId="77777777" w:rsidR="00124AF7" w:rsidRPr="00836CFF" w:rsidRDefault="00124AF7" w:rsidP="00124AF7">
      <w:pPr>
        <w:rPr>
          <w:lang w:eastAsia="de-DE"/>
        </w:rPr>
      </w:pPr>
    </w:p>
    <w:p w14:paraId="7964CD23" w14:textId="454471D5" w:rsidR="00124AF7" w:rsidRDefault="00124AF7" w:rsidP="00124AF7">
      <w:pPr>
        <w:ind w:firstLine="709"/>
        <w:rPr>
          <w:lang w:eastAsia="de-DE"/>
        </w:rPr>
      </w:pPr>
      <w:r w:rsidRPr="003A1169">
        <w:rPr>
          <w:lang w:eastAsia="de-DE"/>
        </w:rPr>
        <w:t xml:space="preserve">Ведение справочника осуществляется </w:t>
      </w:r>
      <w:r>
        <w:rPr>
          <w:lang w:eastAsia="de-DE"/>
        </w:rPr>
        <w:t xml:space="preserve">ответственными </w:t>
      </w:r>
      <w:r w:rsidRPr="003A1169">
        <w:rPr>
          <w:lang w:eastAsia="de-DE"/>
        </w:rPr>
        <w:t xml:space="preserve">специалистами </w:t>
      </w:r>
      <w:r>
        <w:rPr>
          <w:lang w:eastAsia="de-DE"/>
        </w:rPr>
        <w:t>склада</w:t>
      </w:r>
      <w:r w:rsidRPr="00B7218E">
        <w:rPr>
          <w:lang w:eastAsia="de-DE"/>
        </w:rPr>
        <w:t>.</w:t>
      </w:r>
      <w:r>
        <w:rPr>
          <w:lang w:eastAsia="de-DE"/>
        </w:rPr>
        <w:t xml:space="preserve"> </w:t>
      </w:r>
      <w:r w:rsidRPr="003A1169">
        <w:rPr>
          <w:lang w:eastAsia="de-DE"/>
        </w:rPr>
        <w:t xml:space="preserve">Первоначальная настройка </w:t>
      </w:r>
      <w:r>
        <w:rPr>
          <w:lang w:eastAsia="de-DE"/>
        </w:rPr>
        <w:t>вы</w:t>
      </w:r>
      <w:r w:rsidRPr="003A1169">
        <w:rPr>
          <w:lang w:eastAsia="de-DE"/>
        </w:rPr>
        <w:t>полняется специалистами по внедрению.</w:t>
      </w:r>
    </w:p>
    <w:p w14:paraId="5101AC78" w14:textId="77777777" w:rsidR="00124AF7" w:rsidRDefault="00124AF7" w:rsidP="007A3584">
      <w:pPr>
        <w:pStyle w:val="5"/>
        <w:rPr>
          <w:rFonts w:eastAsia="Calibri"/>
        </w:rPr>
      </w:pPr>
      <w:r>
        <w:rPr>
          <w:rFonts w:eastAsia="Calibri"/>
        </w:rPr>
        <w:t xml:space="preserve"> Зоны подготовки (исходящие)</w:t>
      </w:r>
    </w:p>
    <w:p w14:paraId="4842455E" w14:textId="77777777" w:rsidR="00124AF7" w:rsidRPr="003A1169" w:rsidRDefault="00124AF7" w:rsidP="00124AF7">
      <w:pPr>
        <w:rPr>
          <w:lang w:eastAsia="de-DE"/>
        </w:rPr>
      </w:pPr>
      <w:r w:rsidRPr="003A1169">
        <w:rPr>
          <w:lang w:eastAsia="de-DE"/>
        </w:rPr>
        <w:t>Данная настройка пр</w:t>
      </w:r>
      <w:r>
        <w:rPr>
          <w:lang w:eastAsia="de-DE"/>
        </w:rPr>
        <w:t>именяется для</w:t>
      </w:r>
      <w:r w:rsidRPr="003A1169">
        <w:rPr>
          <w:lang w:eastAsia="de-DE"/>
        </w:rPr>
        <w:t>:</w:t>
      </w:r>
    </w:p>
    <w:p w14:paraId="316C15D2" w14:textId="77777777" w:rsidR="00124AF7" w:rsidRPr="003A1169" w:rsidRDefault="00124AF7" w:rsidP="00823682">
      <w:pPr>
        <w:pStyle w:val="afc"/>
        <w:numPr>
          <w:ilvl w:val="0"/>
          <w:numId w:val="73"/>
        </w:numPr>
        <w:rPr>
          <w:lang w:eastAsia="de-DE"/>
        </w:rPr>
      </w:pPr>
      <w:r>
        <w:rPr>
          <w:lang w:eastAsia="de-DE"/>
        </w:rPr>
        <w:t>о</w:t>
      </w:r>
      <w:r w:rsidRPr="003A1169">
        <w:rPr>
          <w:lang w:eastAsia="de-DE"/>
        </w:rPr>
        <w:t>пределения соответствия между воротами отгрузки и зонами подготовки для отгрузки</w:t>
      </w:r>
      <w:r>
        <w:rPr>
          <w:lang w:eastAsia="de-DE"/>
        </w:rPr>
        <w:t>;</w:t>
      </w:r>
    </w:p>
    <w:p w14:paraId="1A8DD7A2" w14:textId="77777777" w:rsidR="00124AF7" w:rsidRDefault="00124AF7" w:rsidP="00823682">
      <w:pPr>
        <w:pStyle w:val="afc"/>
        <w:numPr>
          <w:ilvl w:val="0"/>
          <w:numId w:val="73"/>
        </w:numPr>
        <w:rPr>
          <w:lang w:eastAsia="de-DE"/>
        </w:rPr>
      </w:pPr>
      <w:r>
        <w:rPr>
          <w:lang w:eastAsia="de-DE"/>
        </w:rPr>
        <w:t>а</w:t>
      </w:r>
      <w:r w:rsidRPr="003A1169">
        <w:rPr>
          <w:lang w:eastAsia="de-DE"/>
        </w:rPr>
        <w:t>втоматического назначения зон подготовки и входных ворот для Заказов на исходящую поставку</w:t>
      </w:r>
      <w:r>
        <w:rPr>
          <w:lang w:eastAsia="de-DE"/>
        </w:rPr>
        <w:t>.</w:t>
      </w:r>
    </w:p>
    <w:p w14:paraId="4E961A1F" w14:textId="04B4C5A6" w:rsidR="00124AF7" w:rsidRPr="003A1169" w:rsidRDefault="00124AF7" w:rsidP="00124AF7">
      <w:pPr>
        <w:pStyle w:val="aa"/>
        <w:keepNext/>
        <w:spacing w:after="240" w:afterAutospacing="0" w:line="276" w:lineRule="auto"/>
        <w:jc w:val="right"/>
        <w:rPr>
          <w:lang w:eastAsia="de-DE"/>
        </w:rPr>
      </w:pPr>
      <w:r w:rsidRPr="00916FAB">
        <w:rPr>
          <w:rFonts w:cs="Arial"/>
          <w:b/>
          <w:sz w:val="22"/>
        </w:rPr>
        <w:t xml:space="preserve">Таблица </w:t>
      </w:r>
      <w:r w:rsidR="00781E65" w:rsidRPr="001B7DA3">
        <w:rPr>
          <w:rFonts w:cs="Arial"/>
          <w:b/>
          <w:sz w:val="22"/>
        </w:rPr>
        <w:t>156</w:t>
      </w:r>
      <w:r>
        <w:rPr>
          <w:rFonts w:cs="Arial"/>
          <w:b/>
          <w:sz w:val="22"/>
        </w:rPr>
        <w:t>. Структура справочника зон подготовки (исходящих)</w:t>
      </w:r>
    </w:p>
    <w:tbl>
      <w:tblPr>
        <w:tblStyle w:val="StandardTable"/>
        <w:tblW w:w="9923" w:type="dxa"/>
        <w:tblInd w:w="137" w:type="dxa"/>
        <w:tblLayout w:type="fixed"/>
        <w:tblLook w:val="0620" w:firstRow="1" w:lastRow="0" w:firstColumn="0" w:lastColumn="0" w:noHBand="1" w:noVBand="1"/>
      </w:tblPr>
      <w:tblGrid>
        <w:gridCol w:w="3119"/>
        <w:gridCol w:w="6804"/>
      </w:tblGrid>
      <w:tr w:rsidR="00124AF7" w:rsidRPr="00B46EDE" w14:paraId="7715534A" w14:textId="77777777" w:rsidTr="0096739B">
        <w:trPr>
          <w:cnfStyle w:val="100000000000" w:firstRow="1" w:lastRow="0" w:firstColumn="0" w:lastColumn="0" w:oddVBand="0" w:evenVBand="0" w:oddHBand="0" w:evenHBand="0" w:firstRowFirstColumn="0" w:firstRowLastColumn="0" w:lastRowFirstColumn="0" w:lastRowLastColumn="0"/>
          <w:trHeight w:val="298"/>
        </w:trPr>
        <w:tc>
          <w:tcPr>
            <w:tcW w:w="3119" w:type="dxa"/>
            <w:shd w:val="clear" w:color="auto" w:fill="FFC000"/>
            <w:vAlign w:val="center"/>
          </w:tcPr>
          <w:p w14:paraId="6F7500E8" w14:textId="77777777" w:rsidR="00124AF7" w:rsidRPr="00B46EDE" w:rsidRDefault="00124AF7" w:rsidP="0096739B">
            <w:pPr>
              <w:jc w:val="center"/>
              <w:rPr>
                <w:sz w:val="20"/>
                <w:szCs w:val="20"/>
              </w:rPr>
            </w:pPr>
            <w:r w:rsidRPr="00B46EDE">
              <w:rPr>
                <w:sz w:val="20"/>
                <w:szCs w:val="20"/>
              </w:rPr>
              <w:t>Атрибут</w:t>
            </w:r>
          </w:p>
        </w:tc>
        <w:tc>
          <w:tcPr>
            <w:tcW w:w="6804" w:type="dxa"/>
            <w:shd w:val="clear" w:color="auto" w:fill="FFC000"/>
            <w:vAlign w:val="center"/>
          </w:tcPr>
          <w:p w14:paraId="76B0C8D4" w14:textId="77777777" w:rsidR="00124AF7" w:rsidRPr="00B46EDE" w:rsidRDefault="00124AF7" w:rsidP="0096739B">
            <w:pPr>
              <w:jc w:val="center"/>
              <w:rPr>
                <w:sz w:val="20"/>
                <w:szCs w:val="20"/>
              </w:rPr>
            </w:pPr>
            <w:r w:rsidRPr="00B46EDE">
              <w:rPr>
                <w:sz w:val="20"/>
                <w:szCs w:val="20"/>
              </w:rPr>
              <w:t>Примечание</w:t>
            </w:r>
          </w:p>
        </w:tc>
      </w:tr>
      <w:tr w:rsidR="00124AF7" w:rsidRPr="00B46EDE" w14:paraId="0539014D" w14:textId="77777777" w:rsidTr="0096739B">
        <w:trPr>
          <w:trHeight w:val="298"/>
        </w:trPr>
        <w:tc>
          <w:tcPr>
            <w:tcW w:w="3119" w:type="dxa"/>
          </w:tcPr>
          <w:p w14:paraId="08293BD7" w14:textId="77777777" w:rsidR="00124AF7" w:rsidRPr="00B46EDE" w:rsidRDefault="00124AF7" w:rsidP="0096739B">
            <w:pPr>
              <w:rPr>
                <w:sz w:val="20"/>
                <w:szCs w:val="20"/>
              </w:rPr>
            </w:pPr>
            <w:r w:rsidRPr="00B46EDE">
              <w:rPr>
                <w:sz w:val="20"/>
                <w:szCs w:val="20"/>
              </w:rPr>
              <w:t>Маршрут</w:t>
            </w:r>
          </w:p>
        </w:tc>
        <w:tc>
          <w:tcPr>
            <w:tcW w:w="6804" w:type="dxa"/>
          </w:tcPr>
          <w:p w14:paraId="30E9679F" w14:textId="77777777" w:rsidR="00124AF7" w:rsidRPr="00B46EDE" w:rsidRDefault="00124AF7" w:rsidP="0096739B">
            <w:pPr>
              <w:rPr>
                <w:sz w:val="20"/>
                <w:szCs w:val="20"/>
              </w:rPr>
            </w:pPr>
            <w:r w:rsidRPr="00B46EDE">
              <w:rPr>
                <w:sz w:val="20"/>
                <w:szCs w:val="20"/>
              </w:rPr>
              <w:t>Не используется</w:t>
            </w:r>
          </w:p>
        </w:tc>
      </w:tr>
      <w:tr w:rsidR="00124AF7" w:rsidRPr="00B46EDE" w14:paraId="08BB97B3" w14:textId="77777777" w:rsidTr="0096739B">
        <w:trPr>
          <w:trHeight w:val="298"/>
        </w:trPr>
        <w:tc>
          <w:tcPr>
            <w:tcW w:w="3119" w:type="dxa"/>
          </w:tcPr>
          <w:p w14:paraId="76F3A5D6" w14:textId="77777777" w:rsidR="00124AF7" w:rsidRPr="00B46EDE" w:rsidRDefault="00124AF7" w:rsidP="0096739B">
            <w:pPr>
              <w:rPr>
                <w:sz w:val="20"/>
                <w:szCs w:val="20"/>
              </w:rPr>
            </w:pPr>
            <w:r w:rsidRPr="00B46EDE">
              <w:rPr>
                <w:sz w:val="20"/>
                <w:szCs w:val="20"/>
              </w:rPr>
              <w:t>Вид складского процесса</w:t>
            </w:r>
          </w:p>
        </w:tc>
        <w:tc>
          <w:tcPr>
            <w:tcW w:w="6804" w:type="dxa"/>
          </w:tcPr>
          <w:p w14:paraId="7C2DEBCA" w14:textId="77777777" w:rsidR="00124AF7" w:rsidRPr="00B46EDE" w:rsidRDefault="00124AF7" w:rsidP="0096739B">
            <w:pPr>
              <w:rPr>
                <w:sz w:val="20"/>
                <w:szCs w:val="20"/>
              </w:rPr>
            </w:pPr>
            <w:r w:rsidRPr="00B46EDE">
              <w:rPr>
                <w:sz w:val="20"/>
                <w:szCs w:val="20"/>
              </w:rPr>
              <w:t>Выбор из справочника</w:t>
            </w:r>
          </w:p>
        </w:tc>
      </w:tr>
      <w:tr w:rsidR="00124AF7" w:rsidRPr="00B46EDE" w14:paraId="010F298D" w14:textId="77777777" w:rsidTr="0096739B">
        <w:trPr>
          <w:trHeight w:val="298"/>
        </w:trPr>
        <w:tc>
          <w:tcPr>
            <w:tcW w:w="3119" w:type="dxa"/>
          </w:tcPr>
          <w:p w14:paraId="1FB7767C" w14:textId="77777777" w:rsidR="00124AF7" w:rsidRPr="00B46EDE" w:rsidRDefault="00124AF7" w:rsidP="0096739B">
            <w:pPr>
              <w:rPr>
                <w:sz w:val="20"/>
                <w:szCs w:val="20"/>
              </w:rPr>
            </w:pPr>
            <w:r w:rsidRPr="00B46EDE">
              <w:rPr>
                <w:sz w:val="20"/>
                <w:szCs w:val="20"/>
              </w:rPr>
              <w:t>Календарь</w:t>
            </w:r>
          </w:p>
        </w:tc>
        <w:tc>
          <w:tcPr>
            <w:tcW w:w="6804" w:type="dxa"/>
          </w:tcPr>
          <w:p w14:paraId="5C493F53" w14:textId="77777777" w:rsidR="00124AF7" w:rsidRPr="00B46EDE" w:rsidRDefault="00124AF7" w:rsidP="0096739B">
            <w:pPr>
              <w:rPr>
                <w:sz w:val="20"/>
                <w:szCs w:val="20"/>
              </w:rPr>
            </w:pPr>
            <w:r w:rsidRPr="00B46EDE">
              <w:rPr>
                <w:sz w:val="20"/>
                <w:szCs w:val="20"/>
              </w:rPr>
              <w:t>Не используется</w:t>
            </w:r>
          </w:p>
        </w:tc>
      </w:tr>
      <w:tr w:rsidR="00124AF7" w:rsidRPr="00B46EDE" w14:paraId="1C432EB3" w14:textId="77777777" w:rsidTr="0096739B">
        <w:trPr>
          <w:trHeight w:val="298"/>
        </w:trPr>
        <w:tc>
          <w:tcPr>
            <w:tcW w:w="3119" w:type="dxa"/>
          </w:tcPr>
          <w:p w14:paraId="3DB9A3E5" w14:textId="77777777" w:rsidR="00124AF7" w:rsidRPr="00B46EDE" w:rsidRDefault="00124AF7" w:rsidP="0096739B">
            <w:pPr>
              <w:rPr>
                <w:sz w:val="20"/>
                <w:szCs w:val="20"/>
              </w:rPr>
            </w:pPr>
            <w:r w:rsidRPr="00B46EDE">
              <w:rPr>
                <w:sz w:val="20"/>
                <w:szCs w:val="20"/>
              </w:rPr>
              <w:t>Группа зон подготовки/группа определения ворот</w:t>
            </w:r>
          </w:p>
        </w:tc>
        <w:tc>
          <w:tcPr>
            <w:tcW w:w="6804" w:type="dxa"/>
          </w:tcPr>
          <w:p w14:paraId="15D15F56" w14:textId="77777777" w:rsidR="00124AF7" w:rsidRPr="00B46EDE" w:rsidRDefault="00124AF7" w:rsidP="0096739B">
            <w:pPr>
              <w:rPr>
                <w:sz w:val="20"/>
                <w:szCs w:val="20"/>
              </w:rPr>
            </w:pPr>
            <w:r w:rsidRPr="00B46EDE">
              <w:rPr>
                <w:sz w:val="20"/>
                <w:szCs w:val="20"/>
              </w:rPr>
              <w:t>Не используется (может использоваться для назначения ворот в зависимости от индикатора в основной записи продукта)</w:t>
            </w:r>
          </w:p>
        </w:tc>
      </w:tr>
      <w:tr w:rsidR="00124AF7" w:rsidRPr="00B46EDE" w14:paraId="3DB434F8" w14:textId="77777777" w:rsidTr="0096739B">
        <w:trPr>
          <w:trHeight w:val="298"/>
        </w:trPr>
        <w:tc>
          <w:tcPr>
            <w:tcW w:w="3119" w:type="dxa"/>
          </w:tcPr>
          <w:p w14:paraId="5863554E" w14:textId="77777777" w:rsidR="00124AF7" w:rsidRPr="00B46EDE" w:rsidRDefault="00124AF7" w:rsidP="0096739B">
            <w:pPr>
              <w:rPr>
                <w:sz w:val="20"/>
                <w:szCs w:val="20"/>
              </w:rPr>
            </w:pPr>
            <w:r w:rsidRPr="00B46EDE">
              <w:rPr>
                <w:sz w:val="20"/>
                <w:szCs w:val="20"/>
              </w:rPr>
              <w:t>Номер последовательности, с</w:t>
            </w:r>
            <w:r>
              <w:rPr>
                <w:sz w:val="20"/>
                <w:szCs w:val="20"/>
              </w:rPr>
              <w:t>…</w:t>
            </w:r>
          </w:p>
        </w:tc>
        <w:tc>
          <w:tcPr>
            <w:tcW w:w="6804" w:type="dxa"/>
          </w:tcPr>
          <w:p w14:paraId="75CC67BA" w14:textId="77777777" w:rsidR="00124AF7" w:rsidRPr="00B46EDE" w:rsidRDefault="00124AF7" w:rsidP="0096739B">
            <w:pPr>
              <w:rPr>
                <w:sz w:val="20"/>
                <w:szCs w:val="20"/>
              </w:rPr>
            </w:pPr>
            <w:r w:rsidRPr="00B46EDE">
              <w:rPr>
                <w:sz w:val="20"/>
                <w:szCs w:val="20"/>
              </w:rPr>
              <w:t>Не используется</w:t>
            </w:r>
          </w:p>
        </w:tc>
      </w:tr>
      <w:tr w:rsidR="00124AF7" w:rsidRPr="00B46EDE" w14:paraId="0E903677" w14:textId="77777777" w:rsidTr="0096739B">
        <w:trPr>
          <w:trHeight w:val="298"/>
        </w:trPr>
        <w:tc>
          <w:tcPr>
            <w:tcW w:w="3119" w:type="dxa"/>
          </w:tcPr>
          <w:p w14:paraId="4560E53C" w14:textId="77777777" w:rsidR="00124AF7" w:rsidRPr="00B46EDE" w:rsidRDefault="00124AF7" w:rsidP="0096739B">
            <w:pPr>
              <w:rPr>
                <w:sz w:val="20"/>
                <w:szCs w:val="20"/>
              </w:rPr>
            </w:pPr>
            <w:r w:rsidRPr="00B46EDE">
              <w:rPr>
                <w:sz w:val="20"/>
                <w:szCs w:val="20"/>
              </w:rPr>
              <w:t>Номер последовательности, по</w:t>
            </w:r>
            <w:r>
              <w:rPr>
                <w:sz w:val="20"/>
                <w:szCs w:val="20"/>
              </w:rPr>
              <w:t>…</w:t>
            </w:r>
          </w:p>
        </w:tc>
        <w:tc>
          <w:tcPr>
            <w:tcW w:w="6804" w:type="dxa"/>
          </w:tcPr>
          <w:p w14:paraId="31471227" w14:textId="77777777" w:rsidR="00124AF7" w:rsidRPr="00B46EDE" w:rsidRDefault="00124AF7" w:rsidP="0096739B">
            <w:pPr>
              <w:rPr>
                <w:sz w:val="20"/>
                <w:szCs w:val="20"/>
              </w:rPr>
            </w:pPr>
            <w:r w:rsidRPr="00B46EDE">
              <w:rPr>
                <w:sz w:val="20"/>
                <w:szCs w:val="20"/>
              </w:rPr>
              <w:t>Не используется</w:t>
            </w:r>
          </w:p>
        </w:tc>
      </w:tr>
      <w:tr w:rsidR="00124AF7" w:rsidRPr="00B46EDE" w14:paraId="6776C8A2" w14:textId="77777777" w:rsidTr="0096739B">
        <w:trPr>
          <w:trHeight w:val="298"/>
        </w:trPr>
        <w:tc>
          <w:tcPr>
            <w:tcW w:w="3119" w:type="dxa"/>
          </w:tcPr>
          <w:p w14:paraId="4D8633F8" w14:textId="77777777" w:rsidR="00124AF7" w:rsidRPr="00B46EDE" w:rsidRDefault="00124AF7" w:rsidP="0096739B">
            <w:pPr>
              <w:rPr>
                <w:sz w:val="20"/>
                <w:szCs w:val="20"/>
              </w:rPr>
            </w:pPr>
            <w:r w:rsidRPr="00B46EDE">
              <w:rPr>
                <w:sz w:val="20"/>
                <w:szCs w:val="20"/>
              </w:rPr>
              <w:t>Тип ЕО</w:t>
            </w:r>
          </w:p>
        </w:tc>
        <w:tc>
          <w:tcPr>
            <w:tcW w:w="6804" w:type="dxa"/>
          </w:tcPr>
          <w:p w14:paraId="30848889" w14:textId="77777777" w:rsidR="00124AF7" w:rsidRPr="00B46EDE" w:rsidRDefault="00124AF7" w:rsidP="0096739B">
            <w:pPr>
              <w:rPr>
                <w:sz w:val="20"/>
                <w:szCs w:val="20"/>
              </w:rPr>
            </w:pPr>
            <w:r w:rsidRPr="00B46EDE">
              <w:rPr>
                <w:sz w:val="20"/>
                <w:szCs w:val="20"/>
              </w:rPr>
              <w:t>Не используется</w:t>
            </w:r>
          </w:p>
        </w:tc>
      </w:tr>
      <w:tr w:rsidR="00124AF7" w:rsidRPr="00B46EDE" w14:paraId="79B4F902" w14:textId="77777777" w:rsidTr="0096739B">
        <w:trPr>
          <w:trHeight w:val="298"/>
        </w:trPr>
        <w:tc>
          <w:tcPr>
            <w:tcW w:w="3119" w:type="dxa"/>
          </w:tcPr>
          <w:p w14:paraId="52FBD906" w14:textId="77777777" w:rsidR="00124AF7" w:rsidRPr="00B46EDE" w:rsidRDefault="00124AF7" w:rsidP="0096739B">
            <w:pPr>
              <w:rPr>
                <w:sz w:val="20"/>
                <w:szCs w:val="20"/>
              </w:rPr>
            </w:pPr>
            <w:r w:rsidRPr="00B46EDE">
              <w:rPr>
                <w:sz w:val="20"/>
                <w:szCs w:val="20"/>
              </w:rPr>
              <w:t>Транспортное средство</w:t>
            </w:r>
          </w:p>
        </w:tc>
        <w:tc>
          <w:tcPr>
            <w:tcW w:w="6804" w:type="dxa"/>
          </w:tcPr>
          <w:p w14:paraId="22C1A3C8" w14:textId="77777777" w:rsidR="00124AF7" w:rsidRPr="00B46EDE" w:rsidRDefault="00124AF7" w:rsidP="0096739B">
            <w:pPr>
              <w:rPr>
                <w:sz w:val="20"/>
                <w:szCs w:val="20"/>
              </w:rPr>
            </w:pPr>
            <w:r w:rsidRPr="00B46EDE">
              <w:rPr>
                <w:sz w:val="20"/>
                <w:szCs w:val="20"/>
              </w:rPr>
              <w:t>Не используется</w:t>
            </w:r>
          </w:p>
        </w:tc>
      </w:tr>
      <w:tr w:rsidR="00124AF7" w:rsidRPr="00B46EDE" w14:paraId="183F7637" w14:textId="77777777" w:rsidTr="0096739B">
        <w:trPr>
          <w:trHeight w:val="298"/>
        </w:trPr>
        <w:tc>
          <w:tcPr>
            <w:tcW w:w="3119" w:type="dxa"/>
          </w:tcPr>
          <w:p w14:paraId="2EC1BB43" w14:textId="77777777" w:rsidR="00124AF7" w:rsidRPr="00B46EDE" w:rsidRDefault="00124AF7" w:rsidP="0096739B">
            <w:pPr>
              <w:rPr>
                <w:sz w:val="20"/>
                <w:szCs w:val="20"/>
              </w:rPr>
            </w:pPr>
            <w:r w:rsidRPr="00B46EDE">
              <w:rPr>
                <w:sz w:val="20"/>
                <w:szCs w:val="20"/>
              </w:rPr>
              <w:t>Фрахтовщик</w:t>
            </w:r>
          </w:p>
        </w:tc>
        <w:tc>
          <w:tcPr>
            <w:tcW w:w="6804" w:type="dxa"/>
          </w:tcPr>
          <w:p w14:paraId="5939C4CB" w14:textId="77777777" w:rsidR="00124AF7" w:rsidRPr="00B46EDE" w:rsidRDefault="00124AF7" w:rsidP="0096739B">
            <w:pPr>
              <w:rPr>
                <w:sz w:val="20"/>
                <w:szCs w:val="20"/>
              </w:rPr>
            </w:pPr>
            <w:r w:rsidRPr="00B46EDE">
              <w:rPr>
                <w:sz w:val="20"/>
                <w:szCs w:val="20"/>
              </w:rPr>
              <w:t>Не используется</w:t>
            </w:r>
          </w:p>
        </w:tc>
      </w:tr>
      <w:tr w:rsidR="00124AF7" w:rsidRPr="00B46EDE" w14:paraId="109FB269" w14:textId="77777777" w:rsidTr="0096739B">
        <w:trPr>
          <w:trHeight w:val="298"/>
        </w:trPr>
        <w:tc>
          <w:tcPr>
            <w:tcW w:w="3119" w:type="dxa"/>
          </w:tcPr>
          <w:p w14:paraId="55A6E6FC" w14:textId="77777777" w:rsidR="00124AF7" w:rsidRPr="00B46EDE" w:rsidRDefault="00124AF7" w:rsidP="0096739B">
            <w:pPr>
              <w:rPr>
                <w:sz w:val="20"/>
                <w:szCs w:val="20"/>
              </w:rPr>
            </w:pPr>
            <w:r w:rsidRPr="00B46EDE">
              <w:rPr>
                <w:sz w:val="20"/>
                <w:szCs w:val="20"/>
              </w:rPr>
              <w:t>Получатель материала</w:t>
            </w:r>
          </w:p>
        </w:tc>
        <w:tc>
          <w:tcPr>
            <w:tcW w:w="6804" w:type="dxa"/>
          </w:tcPr>
          <w:p w14:paraId="7EF82490" w14:textId="77777777" w:rsidR="00124AF7" w:rsidRPr="00B46EDE" w:rsidRDefault="00124AF7" w:rsidP="0096739B">
            <w:pPr>
              <w:rPr>
                <w:sz w:val="20"/>
                <w:szCs w:val="20"/>
              </w:rPr>
            </w:pPr>
          </w:p>
        </w:tc>
      </w:tr>
      <w:tr w:rsidR="00124AF7" w:rsidRPr="00B46EDE" w14:paraId="1B5E6AD6" w14:textId="77777777" w:rsidTr="0096739B">
        <w:trPr>
          <w:trHeight w:val="298"/>
        </w:trPr>
        <w:tc>
          <w:tcPr>
            <w:tcW w:w="3119" w:type="dxa"/>
          </w:tcPr>
          <w:p w14:paraId="598C10A1" w14:textId="77777777" w:rsidR="00124AF7" w:rsidRPr="00B46EDE" w:rsidRDefault="00124AF7" w:rsidP="0096739B">
            <w:pPr>
              <w:rPr>
                <w:sz w:val="20"/>
                <w:szCs w:val="20"/>
              </w:rPr>
            </w:pPr>
            <w:r w:rsidRPr="00B46EDE">
              <w:rPr>
                <w:sz w:val="20"/>
                <w:szCs w:val="20"/>
              </w:rPr>
              <w:t>Номер последовательности</w:t>
            </w:r>
          </w:p>
        </w:tc>
        <w:tc>
          <w:tcPr>
            <w:tcW w:w="6804" w:type="dxa"/>
          </w:tcPr>
          <w:p w14:paraId="6D66C9F3" w14:textId="77777777" w:rsidR="00124AF7" w:rsidRPr="00B46EDE" w:rsidRDefault="00124AF7" w:rsidP="0096739B">
            <w:pPr>
              <w:rPr>
                <w:sz w:val="20"/>
                <w:szCs w:val="20"/>
              </w:rPr>
            </w:pPr>
            <w:r w:rsidRPr="00B46EDE">
              <w:rPr>
                <w:sz w:val="20"/>
                <w:szCs w:val="20"/>
              </w:rPr>
              <w:t>Задается автоматически</w:t>
            </w:r>
          </w:p>
        </w:tc>
      </w:tr>
      <w:tr w:rsidR="00124AF7" w:rsidRPr="00B46EDE" w14:paraId="6E497E52" w14:textId="77777777" w:rsidTr="0096739B">
        <w:trPr>
          <w:trHeight w:val="298"/>
        </w:trPr>
        <w:tc>
          <w:tcPr>
            <w:tcW w:w="3119" w:type="dxa"/>
          </w:tcPr>
          <w:p w14:paraId="10355B74" w14:textId="77777777" w:rsidR="00124AF7" w:rsidRPr="00B46EDE" w:rsidRDefault="00124AF7" w:rsidP="0096739B">
            <w:pPr>
              <w:rPr>
                <w:sz w:val="20"/>
                <w:szCs w:val="20"/>
              </w:rPr>
            </w:pPr>
            <w:r w:rsidRPr="00B46EDE">
              <w:rPr>
                <w:sz w:val="20"/>
                <w:szCs w:val="20"/>
              </w:rPr>
              <w:t>Группа зон подготовки</w:t>
            </w:r>
          </w:p>
        </w:tc>
        <w:tc>
          <w:tcPr>
            <w:tcW w:w="6804" w:type="dxa"/>
          </w:tcPr>
          <w:p w14:paraId="6A021E18" w14:textId="77777777" w:rsidR="00124AF7" w:rsidRPr="00B46EDE" w:rsidRDefault="00124AF7" w:rsidP="0096739B">
            <w:pPr>
              <w:rPr>
                <w:sz w:val="20"/>
                <w:szCs w:val="20"/>
              </w:rPr>
            </w:pPr>
            <w:r w:rsidRPr="00B46EDE">
              <w:rPr>
                <w:sz w:val="20"/>
                <w:szCs w:val="20"/>
              </w:rPr>
              <w:t>Выбор из справочника</w:t>
            </w:r>
          </w:p>
        </w:tc>
      </w:tr>
      <w:tr w:rsidR="00124AF7" w:rsidRPr="00B46EDE" w14:paraId="7AEC5453" w14:textId="77777777" w:rsidTr="0096739B">
        <w:trPr>
          <w:trHeight w:val="298"/>
        </w:trPr>
        <w:tc>
          <w:tcPr>
            <w:tcW w:w="3119" w:type="dxa"/>
          </w:tcPr>
          <w:p w14:paraId="147FF672" w14:textId="77777777" w:rsidR="00124AF7" w:rsidRPr="00B46EDE" w:rsidRDefault="00124AF7" w:rsidP="0096739B">
            <w:pPr>
              <w:rPr>
                <w:sz w:val="20"/>
                <w:szCs w:val="20"/>
              </w:rPr>
            </w:pPr>
            <w:r w:rsidRPr="00B46EDE">
              <w:rPr>
                <w:sz w:val="20"/>
                <w:szCs w:val="20"/>
              </w:rPr>
              <w:t>Зона подготовки</w:t>
            </w:r>
          </w:p>
        </w:tc>
        <w:tc>
          <w:tcPr>
            <w:tcW w:w="6804" w:type="dxa"/>
          </w:tcPr>
          <w:p w14:paraId="0C1E2133" w14:textId="77777777" w:rsidR="00124AF7" w:rsidRPr="00B46EDE" w:rsidRDefault="00124AF7" w:rsidP="0096739B">
            <w:pPr>
              <w:rPr>
                <w:sz w:val="20"/>
                <w:szCs w:val="20"/>
              </w:rPr>
            </w:pPr>
            <w:r w:rsidRPr="00B46EDE">
              <w:rPr>
                <w:sz w:val="20"/>
                <w:szCs w:val="20"/>
              </w:rPr>
              <w:t>Выбор из справочника</w:t>
            </w:r>
          </w:p>
        </w:tc>
      </w:tr>
      <w:tr w:rsidR="00124AF7" w:rsidRPr="00B46EDE" w14:paraId="5D5ABAAA" w14:textId="77777777" w:rsidTr="0096739B">
        <w:trPr>
          <w:trHeight w:val="298"/>
        </w:trPr>
        <w:tc>
          <w:tcPr>
            <w:tcW w:w="3119" w:type="dxa"/>
          </w:tcPr>
          <w:p w14:paraId="576BFA33" w14:textId="77777777" w:rsidR="00124AF7" w:rsidRPr="00B46EDE" w:rsidRDefault="00124AF7" w:rsidP="0096739B">
            <w:pPr>
              <w:rPr>
                <w:sz w:val="20"/>
                <w:szCs w:val="20"/>
              </w:rPr>
            </w:pPr>
            <w:r w:rsidRPr="00B46EDE">
              <w:rPr>
                <w:sz w:val="20"/>
                <w:szCs w:val="20"/>
              </w:rPr>
              <w:t>Место подготовки</w:t>
            </w:r>
          </w:p>
        </w:tc>
        <w:tc>
          <w:tcPr>
            <w:tcW w:w="6804" w:type="dxa"/>
          </w:tcPr>
          <w:p w14:paraId="646A4EB7" w14:textId="77777777" w:rsidR="00124AF7" w:rsidRPr="00B46EDE" w:rsidRDefault="00124AF7" w:rsidP="0096739B">
            <w:pPr>
              <w:rPr>
                <w:sz w:val="20"/>
                <w:szCs w:val="20"/>
              </w:rPr>
            </w:pPr>
            <w:r w:rsidRPr="00B46EDE">
              <w:rPr>
                <w:sz w:val="20"/>
                <w:szCs w:val="20"/>
              </w:rPr>
              <w:t>Выбор из справочника</w:t>
            </w:r>
          </w:p>
        </w:tc>
      </w:tr>
      <w:tr w:rsidR="00124AF7" w:rsidRPr="00B46EDE" w14:paraId="5A633B78" w14:textId="77777777" w:rsidTr="0096739B">
        <w:trPr>
          <w:trHeight w:val="298"/>
        </w:trPr>
        <w:tc>
          <w:tcPr>
            <w:tcW w:w="3119" w:type="dxa"/>
          </w:tcPr>
          <w:p w14:paraId="7CB7F315" w14:textId="77777777" w:rsidR="00124AF7" w:rsidRPr="00B46EDE" w:rsidRDefault="00124AF7" w:rsidP="0096739B">
            <w:pPr>
              <w:rPr>
                <w:sz w:val="20"/>
                <w:szCs w:val="20"/>
              </w:rPr>
            </w:pPr>
            <w:r w:rsidRPr="00B46EDE">
              <w:rPr>
                <w:sz w:val="20"/>
                <w:szCs w:val="20"/>
              </w:rPr>
              <w:t>Ворота</w:t>
            </w:r>
          </w:p>
        </w:tc>
        <w:tc>
          <w:tcPr>
            <w:tcW w:w="6804" w:type="dxa"/>
          </w:tcPr>
          <w:p w14:paraId="37F558FA" w14:textId="77777777" w:rsidR="00124AF7" w:rsidRPr="00B46EDE" w:rsidRDefault="00124AF7" w:rsidP="0096739B">
            <w:pPr>
              <w:rPr>
                <w:sz w:val="20"/>
                <w:szCs w:val="20"/>
              </w:rPr>
            </w:pPr>
            <w:r w:rsidRPr="00B46EDE">
              <w:rPr>
                <w:sz w:val="20"/>
                <w:szCs w:val="20"/>
              </w:rPr>
              <w:t>Выбор из справочника</w:t>
            </w:r>
          </w:p>
        </w:tc>
      </w:tr>
    </w:tbl>
    <w:p w14:paraId="436B056D" w14:textId="77777777" w:rsidR="004B49E5" w:rsidRDefault="004B49E5" w:rsidP="00124AF7">
      <w:pPr>
        <w:ind w:firstLine="709"/>
        <w:rPr>
          <w:lang w:eastAsia="de-DE"/>
        </w:rPr>
      </w:pPr>
    </w:p>
    <w:p w14:paraId="4D1B91CF" w14:textId="77777777" w:rsidR="00124AF7" w:rsidRPr="003A1169" w:rsidRDefault="00124AF7" w:rsidP="00124AF7">
      <w:pPr>
        <w:ind w:firstLine="709"/>
      </w:pPr>
      <w:r w:rsidRPr="003A1169">
        <w:rPr>
          <w:lang w:eastAsia="de-DE"/>
        </w:rPr>
        <w:t xml:space="preserve">Ведение справочника осуществляется </w:t>
      </w:r>
      <w:r>
        <w:rPr>
          <w:lang w:eastAsia="de-DE"/>
        </w:rPr>
        <w:t xml:space="preserve">ответственными </w:t>
      </w:r>
      <w:r w:rsidRPr="003A1169">
        <w:rPr>
          <w:lang w:eastAsia="de-DE"/>
        </w:rPr>
        <w:t xml:space="preserve">специалистами </w:t>
      </w:r>
      <w:r>
        <w:rPr>
          <w:lang w:eastAsia="de-DE"/>
        </w:rPr>
        <w:t>склада</w:t>
      </w:r>
      <w:r w:rsidRPr="00B7218E">
        <w:rPr>
          <w:lang w:eastAsia="de-DE"/>
        </w:rPr>
        <w:t>.</w:t>
      </w:r>
      <w:r>
        <w:rPr>
          <w:lang w:eastAsia="de-DE"/>
        </w:rPr>
        <w:t xml:space="preserve"> </w:t>
      </w:r>
      <w:r w:rsidRPr="003A1169">
        <w:rPr>
          <w:lang w:eastAsia="de-DE"/>
        </w:rPr>
        <w:t xml:space="preserve">Первоначальная настройка </w:t>
      </w:r>
      <w:r>
        <w:rPr>
          <w:lang w:eastAsia="de-DE"/>
        </w:rPr>
        <w:t>вы</w:t>
      </w:r>
      <w:r w:rsidRPr="003A1169">
        <w:rPr>
          <w:lang w:eastAsia="de-DE"/>
        </w:rPr>
        <w:t>полняется специалистами по внедрению.</w:t>
      </w:r>
    </w:p>
    <w:p w14:paraId="35B58B37" w14:textId="77777777" w:rsidR="00124AF7" w:rsidRDefault="00124AF7" w:rsidP="00124AF7">
      <w:pPr>
        <w:rPr>
          <w:rFonts w:eastAsia="Calibri"/>
        </w:rPr>
      </w:pPr>
    </w:p>
    <w:p w14:paraId="1BDB60AB" w14:textId="7858C792" w:rsidR="00124AF7" w:rsidRDefault="00124AF7" w:rsidP="007A3584">
      <w:pPr>
        <w:pStyle w:val="5"/>
        <w:rPr>
          <w:rFonts w:eastAsia="Calibri"/>
        </w:rPr>
      </w:pPr>
      <w:r>
        <w:rPr>
          <w:rFonts w:eastAsia="Calibri"/>
        </w:rPr>
        <w:t>Ворота</w:t>
      </w:r>
    </w:p>
    <w:p w14:paraId="51A8DE4C" w14:textId="01C8C01A" w:rsidR="00124AF7" w:rsidRPr="00124AF7" w:rsidRDefault="00124AF7" w:rsidP="00124AF7">
      <w:pPr>
        <w:ind w:firstLine="709"/>
        <w:rPr>
          <w:szCs w:val="24"/>
          <w:lang w:eastAsia="de-DE"/>
        </w:rPr>
      </w:pPr>
      <w:r w:rsidRPr="00124AF7">
        <w:rPr>
          <w:rFonts w:eastAsia="Calibri"/>
          <w:szCs w:val="24"/>
        </w:rPr>
        <w:t xml:space="preserve">Ворота в </w:t>
      </w:r>
      <w:r>
        <w:rPr>
          <w:rFonts w:eastAsia="Calibri"/>
          <w:szCs w:val="24"/>
        </w:rPr>
        <w:t xml:space="preserve">модуле </w:t>
      </w:r>
      <w:r>
        <w:rPr>
          <w:rFonts w:eastAsia="Calibri"/>
          <w:szCs w:val="24"/>
          <w:lang w:val="en-US"/>
        </w:rPr>
        <w:t>SAP</w:t>
      </w:r>
      <w:r w:rsidRPr="00124AF7">
        <w:rPr>
          <w:rFonts w:eastAsia="Calibri"/>
          <w:szCs w:val="24"/>
        </w:rPr>
        <w:t xml:space="preserve"> EWM будут использоваться для идентификации места разгрузки (в процессе приемки на склад) и места погрузки (в процессе отгрузки со склада)</w:t>
      </w:r>
    </w:p>
    <w:p w14:paraId="75F8411C" w14:textId="25398FC8" w:rsidR="00124AF7" w:rsidRDefault="00124AF7" w:rsidP="00406804">
      <w:pPr>
        <w:rPr>
          <w:lang w:eastAsia="de-DE"/>
        </w:rPr>
      </w:pPr>
    </w:p>
    <w:p w14:paraId="0555D784" w14:textId="77777777" w:rsidR="007A3584" w:rsidRDefault="007A3584" w:rsidP="007A3584">
      <w:pPr>
        <w:pStyle w:val="5"/>
        <w:rPr>
          <w:rFonts w:eastAsia="Calibri"/>
        </w:rPr>
      </w:pPr>
      <w:r>
        <w:rPr>
          <w:rFonts w:eastAsia="Calibri"/>
        </w:rPr>
        <w:t>Последовательность поиска зон подготовки и ворот</w:t>
      </w:r>
    </w:p>
    <w:p w14:paraId="49399874" w14:textId="77777777" w:rsidR="007A3584" w:rsidRDefault="007A3584" w:rsidP="007A3584">
      <w:pPr>
        <w:ind w:firstLine="709"/>
        <w:rPr>
          <w:lang w:eastAsia="de-DE"/>
        </w:rPr>
      </w:pPr>
      <w:r>
        <w:rPr>
          <w:lang w:eastAsia="de-DE"/>
        </w:rPr>
        <w:t>Данная</w:t>
      </w:r>
      <w:r w:rsidRPr="003A1169">
        <w:rPr>
          <w:lang w:eastAsia="de-DE"/>
        </w:rPr>
        <w:t xml:space="preserve"> настройк</w:t>
      </w:r>
      <w:r>
        <w:rPr>
          <w:lang w:eastAsia="de-DE"/>
        </w:rPr>
        <w:t>а применяется для определения</w:t>
      </w:r>
      <w:r w:rsidRPr="003A1169">
        <w:rPr>
          <w:lang w:eastAsia="de-DE"/>
        </w:rPr>
        <w:t xml:space="preserve"> правил, по которым осуществляется поиск зон подготовки и ворот в таблицах определения зон подготовки и ворот. Настраивается перечень правил поиска и перечень ключевых атрибутов для каждого правила поиска.</w:t>
      </w:r>
    </w:p>
    <w:p w14:paraId="69F2F7CE" w14:textId="630173CD" w:rsidR="004B49E5" w:rsidRDefault="004B49E5" w:rsidP="007A3584">
      <w:pPr>
        <w:ind w:firstLine="709"/>
        <w:rPr>
          <w:rFonts w:eastAsia="Calibri"/>
        </w:rPr>
      </w:pPr>
    </w:p>
    <w:p w14:paraId="6E7393FE" w14:textId="77777777" w:rsidR="004B49E5" w:rsidRDefault="004B49E5" w:rsidP="007A3584">
      <w:pPr>
        <w:ind w:firstLine="709"/>
        <w:rPr>
          <w:rFonts w:eastAsia="Calibri"/>
        </w:rPr>
      </w:pPr>
    </w:p>
    <w:p w14:paraId="69A8569F" w14:textId="77777777" w:rsidR="004B49E5" w:rsidRPr="00760F31" w:rsidRDefault="004B49E5" w:rsidP="007A3584">
      <w:pPr>
        <w:ind w:firstLine="709"/>
        <w:rPr>
          <w:rFonts w:eastAsia="Calibri"/>
        </w:rPr>
      </w:pPr>
    </w:p>
    <w:p w14:paraId="419A6824" w14:textId="6D343EBB" w:rsidR="007A3584" w:rsidRPr="003A1169" w:rsidRDefault="007A3584" w:rsidP="007A3584">
      <w:pPr>
        <w:pStyle w:val="aa"/>
        <w:keepNext/>
        <w:spacing w:after="240" w:afterAutospacing="0" w:line="276" w:lineRule="auto"/>
        <w:jc w:val="right"/>
        <w:rPr>
          <w:lang w:eastAsia="de-DE"/>
        </w:rPr>
      </w:pPr>
      <w:r w:rsidRPr="00916FAB">
        <w:rPr>
          <w:rFonts w:cs="Arial"/>
          <w:b/>
          <w:sz w:val="22"/>
        </w:rPr>
        <w:t xml:space="preserve">Таблица </w:t>
      </w:r>
      <w:r w:rsidR="00781E65">
        <w:rPr>
          <w:rFonts w:cs="Arial"/>
          <w:b/>
          <w:sz w:val="22"/>
          <w:lang w:val="en-US"/>
        </w:rPr>
        <w:t>157</w:t>
      </w:r>
      <w:r>
        <w:rPr>
          <w:rFonts w:cs="Arial"/>
          <w:b/>
          <w:sz w:val="22"/>
        </w:rPr>
        <w:t>. Структура справочника</w:t>
      </w:r>
    </w:p>
    <w:tbl>
      <w:tblPr>
        <w:tblStyle w:val="StandardTable"/>
        <w:tblW w:w="10065" w:type="dxa"/>
        <w:tblInd w:w="-5" w:type="dxa"/>
        <w:tblLayout w:type="fixed"/>
        <w:tblLook w:val="0620" w:firstRow="1" w:lastRow="0" w:firstColumn="0" w:lastColumn="0" w:noHBand="1" w:noVBand="1"/>
      </w:tblPr>
      <w:tblGrid>
        <w:gridCol w:w="3969"/>
        <w:gridCol w:w="6096"/>
      </w:tblGrid>
      <w:tr w:rsidR="007A3584" w:rsidRPr="00E65674" w14:paraId="1B951778" w14:textId="77777777" w:rsidTr="0096739B">
        <w:trPr>
          <w:cnfStyle w:val="100000000000" w:firstRow="1" w:lastRow="0" w:firstColumn="0" w:lastColumn="0" w:oddVBand="0" w:evenVBand="0" w:oddHBand="0" w:evenHBand="0" w:firstRowFirstColumn="0" w:firstRowLastColumn="0" w:lastRowFirstColumn="0" w:lastRowLastColumn="0"/>
          <w:trHeight w:val="298"/>
        </w:trPr>
        <w:tc>
          <w:tcPr>
            <w:tcW w:w="3969" w:type="dxa"/>
            <w:shd w:val="clear" w:color="auto" w:fill="FFC000"/>
            <w:vAlign w:val="center"/>
          </w:tcPr>
          <w:p w14:paraId="5B9A0A4A" w14:textId="77777777" w:rsidR="007A3584" w:rsidRPr="00E65674" w:rsidRDefault="007A3584" w:rsidP="0096739B">
            <w:pPr>
              <w:jc w:val="center"/>
              <w:rPr>
                <w:sz w:val="20"/>
                <w:szCs w:val="20"/>
              </w:rPr>
            </w:pPr>
            <w:r w:rsidRPr="00E65674">
              <w:rPr>
                <w:sz w:val="20"/>
                <w:szCs w:val="20"/>
              </w:rPr>
              <w:t>Атрибут</w:t>
            </w:r>
          </w:p>
        </w:tc>
        <w:tc>
          <w:tcPr>
            <w:tcW w:w="6096" w:type="dxa"/>
            <w:shd w:val="clear" w:color="auto" w:fill="FFC000"/>
            <w:vAlign w:val="center"/>
          </w:tcPr>
          <w:p w14:paraId="3F899139" w14:textId="77777777" w:rsidR="007A3584" w:rsidRPr="00E65674" w:rsidRDefault="007A3584" w:rsidP="0096739B">
            <w:pPr>
              <w:jc w:val="center"/>
              <w:rPr>
                <w:sz w:val="20"/>
                <w:szCs w:val="20"/>
              </w:rPr>
            </w:pPr>
            <w:r w:rsidRPr="00E65674">
              <w:rPr>
                <w:sz w:val="20"/>
                <w:szCs w:val="20"/>
              </w:rPr>
              <w:t>Примечание</w:t>
            </w:r>
          </w:p>
        </w:tc>
      </w:tr>
      <w:tr w:rsidR="007A3584" w:rsidRPr="00E65674" w14:paraId="60BCB35A" w14:textId="77777777" w:rsidTr="0096739B">
        <w:trPr>
          <w:trHeight w:val="298"/>
        </w:trPr>
        <w:tc>
          <w:tcPr>
            <w:tcW w:w="3969" w:type="dxa"/>
          </w:tcPr>
          <w:p w14:paraId="41B20F51" w14:textId="77777777" w:rsidR="007A3584" w:rsidRPr="00E65674" w:rsidRDefault="007A3584" w:rsidP="0096739B">
            <w:pPr>
              <w:rPr>
                <w:sz w:val="20"/>
                <w:szCs w:val="20"/>
              </w:rPr>
            </w:pPr>
            <w:r w:rsidRPr="00E65674">
              <w:rPr>
                <w:sz w:val="20"/>
                <w:szCs w:val="20"/>
              </w:rPr>
              <w:t>Номер склада</w:t>
            </w:r>
          </w:p>
        </w:tc>
        <w:tc>
          <w:tcPr>
            <w:tcW w:w="6096" w:type="dxa"/>
          </w:tcPr>
          <w:p w14:paraId="67025D28" w14:textId="77777777" w:rsidR="007A3584" w:rsidRPr="00E65674" w:rsidRDefault="007A3584" w:rsidP="0096739B">
            <w:pPr>
              <w:rPr>
                <w:sz w:val="20"/>
                <w:szCs w:val="20"/>
              </w:rPr>
            </w:pPr>
            <w:r w:rsidRPr="00E65674">
              <w:rPr>
                <w:sz w:val="20"/>
                <w:szCs w:val="20"/>
              </w:rPr>
              <w:t>Выбор из справочника</w:t>
            </w:r>
          </w:p>
        </w:tc>
      </w:tr>
      <w:tr w:rsidR="007A3584" w:rsidRPr="00E65674" w14:paraId="24C6CB1F" w14:textId="77777777" w:rsidTr="0096739B">
        <w:trPr>
          <w:trHeight w:val="298"/>
        </w:trPr>
        <w:tc>
          <w:tcPr>
            <w:tcW w:w="3969" w:type="dxa"/>
          </w:tcPr>
          <w:p w14:paraId="42396C25" w14:textId="77777777" w:rsidR="007A3584" w:rsidRPr="00E65674" w:rsidRDefault="007A3584" w:rsidP="0096739B">
            <w:pPr>
              <w:rPr>
                <w:sz w:val="20"/>
                <w:szCs w:val="20"/>
              </w:rPr>
            </w:pPr>
            <w:r w:rsidRPr="00E65674">
              <w:rPr>
                <w:sz w:val="20"/>
                <w:szCs w:val="20"/>
              </w:rPr>
              <w:t>Направление</w:t>
            </w:r>
          </w:p>
        </w:tc>
        <w:tc>
          <w:tcPr>
            <w:tcW w:w="6096" w:type="dxa"/>
          </w:tcPr>
          <w:p w14:paraId="2FF6A939" w14:textId="77777777" w:rsidR="007A3584" w:rsidRPr="00E65674" w:rsidRDefault="007A3584" w:rsidP="0096739B">
            <w:pPr>
              <w:rPr>
                <w:sz w:val="20"/>
                <w:szCs w:val="20"/>
              </w:rPr>
            </w:pPr>
            <w:r w:rsidRPr="00E65674">
              <w:rPr>
                <w:sz w:val="20"/>
                <w:szCs w:val="20"/>
              </w:rPr>
              <w:t>Выбор из списка</w:t>
            </w:r>
          </w:p>
        </w:tc>
      </w:tr>
      <w:tr w:rsidR="007A3584" w:rsidRPr="00E65674" w14:paraId="4F2B1FBE" w14:textId="77777777" w:rsidTr="0096739B">
        <w:trPr>
          <w:trHeight w:val="298"/>
        </w:trPr>
        <w:tc>
          <w:tcPr>
            <w:tcW w:w="3969" w:type="dxa"/>
          </w:tcPr>
          <w:p w14:paraId="796B2ED0" w14:textId="77777777" w:rsidR="007A3584" w:rsidRPr="00E65674" w:rsidRDefault="007A3584" w:rsidP="0096739B">
            <w:pPr>
              <w:rPr>
                <w:sz w:val="20"/>
                <w:szCs w:val="20"/>
              </w:rPr>
            </w:pPr>
            <w:r w:rsidRPr="00E65674">
              <w:rPr>
                <w:sz w:val="20"/>
                <w:szCs w:val="20"/>
              </w:rPr>
              <w:t>Порядковый номер</w:t>
            </w:r>
          </w:p>
        </w:tc>
        <w:tc>
          <w:tcPr>
            <w:tcW w:w="6096" w:type="dxa"/>
          </w:tcPr>
          <w:p w14:paraId="1FEFD780" w14:textId="77777777" w:rsidR="007A3584" w:rsidRPr="00E65674" w:rsidRDefault="007A3584" w:rsidP="0096739B">
            <w:pPr>
              <w:rPr>
                <w:sz w:val="20"/>
                <w:szCs w:val="20"/>
              </w:rPr>
            </w:pPr>
            <w:r w:rsidRPr="00E65674">
              <w:rPr>
                <w:sz w:val="20"/>
                <w:szCs w:val="20"/>
              </w:rPr>
              <w:t>Регулируется</w:t>
            </w:r>
          </w:p>
        </w:tc>
      </w:tr>
      <w:tr w:rsidR="007A3584" w:rsidRPr="00E65674" w14:paraId="2C06DA91" w14:textId="77777777" w:rsidTr="0096739B">
        <w:trPr>
          <w:trHeight w:val="298"/>
        </w:trPr>
        <w:tc>
          <w:tcPr>
            <w:tcW w:w="3969" w:type="dxa"/>
          </w:tcPr>
          <w:p w14:paraId="446D987C" w14:textId="77777777" w:rsidR="007A3584" w:rsidRPr="00E65674" w:rsidRDefault="007A3584" w:rsidP="0096739B">
            <w:pPr>
              <w:rPr>
                <w:sz w:val="20"/>
                <w:szCs w:val="20"/>
              </w:rPr>
            </w:pPr>
            <w:r w:rsidRPr="00E65674">
              <w:rPr>
                <w:sz w:val="20"/>
                <w:szCs w:val="20"/>
              </w:rPr>
              <w:t>Доступ через маршрут</w:t>
            </w:r>
          </w:p>
        </w:tc>
        <w:tc>
          <w:tcPr>
            <w:tcW w:w="6096" w:type="dxa"/>
          </w:tcPr>
          <w:p w14:paraId="3B7FAC6E" w14:textId="77777777" w:rsidR="007A3584" w:rsidRPr="00E65674" w:rsidRDefault="007A3584" w:rsidP="0096739B">
            <w:pPr>
              <w:rPr>
                <w:sz w:val="20"/>
                <w:szCs w:val="20"/>
              </w:rPr>
            </w:pPr>
            <w:r>
              <w:rPr>
                <w:sz w:val="20"/>
                <w:szCs w:val="20"/>
              </w:rPr>
              <w:t>Чекбокс</w:t>
            </w:r>
          </w:p>
        </w:tc>
      </w:tr>
      <w:tr w:rsidR="007A3584" w:rsidRPr="00E65674" w14:paraId="100F2455" w14:textId="77777777" w:rsidTr="0096739B">
        <w:trPr>
          <w:trHeight w:val="298"/>
        </w:trPr>
        <w:tc>
          <w:tcPr>
            <w:tcW w:w="3969" w:type="dxa"/>
          </w:tcPr>
          <w:p w14:paraId="1DFBC804" w14:textId="77777777" w:rsidR="007A3584" w:rsidRPr="00E65674" w:rsidRDefault="007A3584" w:rsidP="0096739B">
            <w:pPr>
              <w:rPr>
                <w:sz w:val="20"/>
                <w:szCs w:val="20"/>
              </w:rPr>
            </w:pPr>
            <w:r w:rsidRPr="00E65674">
              <w:rPr>
                <w:sz w:val="20"/>
                <w:szCs w:val="20"/>
              </w:rPr>
              <w:t>Доступ через вид складского процесса</w:t>
            </w:r>
          </w:p>
        </w:tc>
        <w:tc>
          <w:tcPr>
            <w:tcW w:w="6096" w:type="dxa"/>
          </w:tcPr>
          <w:p w14:paraId="5F350509" w14:textId="77777777" w:rsidR="007A3584" w:rsidRPr="00E65674" w:rsidRDefault="007A3584" w:rsidP="0096739B">
            <w:pPr>
              <w:rPr>
                <w:sz w:val="20"/>
                <w:szCs w:val="20"/>
              </w:rPr>
            </w:pPr>
            <w:r w:rsidRPr="00E132CD">
              <w:rPr>
                <w:sz w:val="20"/>
                <w:szCs w:val="20"/>
              </w:rPr>
              <w:t>Чекбокс</w:t>
            </w:r>
          </w:p>
        </w:tc>
      </w:tr>
      <w:tr w:rsidR="007A3584" w:rsidRPr="00E65674" w14:paraId="1EF0E757" w14:textId="77777777" w:rsidTr="0096739B">
        <w:trPr>
          <w:trHeight w:val="298"/>
        </w:trPr>
        <w:tc>
          <w:tcPr>
            <w:tcW w:w="3969" w:type="dxa"/>
          </w:tcPr>
          <w:p w14:paraId="2FF1803C" w14:textId="77777777" w:rsidR="007A3584" w:rsidRPr="00E65674" w:rsidRDefault="007A3584" w:rsidP="0096739B">
            <w:pPr>
              <w:rPr>
                <w:sz w:val="20"/>
                <w:szCs w:val="20"/>
              </w:rPr>
            </w:pPr>
            <w:r w:rsidRPr="00E65674">
              <w:rPr>
                <w:sz w:val="20"/>
                <w:szCs w:val="20"/>
              </w:rPr>
              <w:t>Доступ через срок отправления</w:t>
            </w:r>
          </w:p>
        </w:tc>
        <w:tc>
          <w:tcPr>
            <w:tcW w:w="6096" w:type="dxa"/>
          </w:tcPr>
          <w:p w14:paraId="5ED14FD8" w14:textId="77777777" w:rsidR="007A3584" w:rsidRPr="00E65674" w:rsidRDefault="007A3584" w:rsidP="0096739B">
            <w:pPr>
              <w:rPr>
                <w:sz w:val="20"/>
                <w:szCs w:val="20"/>
              </w:rPr>
            </w:pPr>
            <w:r w:rsidRPr="00E132CD">
              <w:rPr>
                <w:sz w:val="20"/>
                <w:szCs w:val="20"/>
              </w:rPr>
              <w:t>Чекбокс</w:t>
            </w:r>
          </w:p>
        </w:tc>
      </w:tr>
      <w:tr w:rsidR="007A3584" w:rsidRPr="00E65674" w14:paraId="2007F166" w14:textId="77777777" w:rsidTr="0096739B">
        <w:trPr>
          <w:trHeight w:val="298"/>
        </w:trPr>
        <w:tc>
          <w:tcPr>
            <w:tcW w:w="3969" w:type="dxa"/>
          </w:tcPr>
          <w:p w14:paraId="1AE7AE3A" w14:textId="77777777" w:rsidR="007A3584" w:rsidRPr="00E65674" w:rsidRDefault="007A3584" w:rsidP="0096739B">
            <w:pPr>
              <w:rPr>
                <w:sz w:val="20"/>
                <w:szCs w:val="20"/>
              </w:rPr>
            </w:pPr>
            <w:r w:rsidRPr="00E65674">
              <w:rPr>
                <w:sz w:val="20"/>
                <w:szCs w:val="20"/>
              </w:rPr>
              <w:t>Доступ через группу определения ворот</w:t>
            </w:r>
          </w:p>
        </w:tc>
        <w:tc>
          <w:tcPr>
            <w:tcW w:w="6096" w:type="dxa"/>
          </w:tcPr>
          <w:p w14:paraId="4513B4B2" w14:textId="77777777" w:rsidR="007A3584" w:rsidRPr="00E65674" w:rsidRDefault="007A3584" w:rsidP="0096739B">
            <w:pPr>
              <w:rPr>
                <w:sz w:val="20"/>
                <w:szCs w:val="20"/>
              </w:rPr>
            </w:pPr>
            <w:r w:rsidRPr="00E132CD">
              <w:rPr>
                <w:sz w:val="20"/>
                <w:szCs w:val="20"/>
              </w:rPr>
              <w:t>Чекбокс</w:t>
            </w:r>
          </w:p>
        </w:tc>
      </w:tr>
      <w:tr w:rsidR="007A3584" w:rsidRPr="00E65674" w14:paraId="29496ADA" w14:textId="77777777" w:rsidTr="0096739B">
        <w:trPr>
          <w:trHeight w:val="298"/>
        </w:trPr>
        <w:tc>
          <w:tcPr>
            <w:tcW w:w="3969" w:type="dxa"/>
          </w:tcPr>
          <w:p w14:paraId="6BC49CA3" w14:textId="77777777" w:rsidR="007A3584" w:rsidRPr="00E65674" w:rsidRDefault="007A3584" w:rsidP="0096739B">
            <w:pPr>
              <w:rPr>
                <w:sz w:val="20"/>
                <w:szCs w:val="20"/>
              </w:rPr>
            </w:pPr>
            <w:r w:rsidRPr="00E65674">
              <w:rPr>
                <w:sz w:val="20"/>
                <w:szCs w:val="20"/>
              </w:rPr>
              <w:t>Доступ через номер остановки</w:t>
            </w:r>
          </w:p>
        </w:tc>
        <w:tc>
          <w:tcPr>
            <w:tcW w:w="6096" w:type="dxa"/>
          </w:tcPr>
          <w:p w14:paraId="70B9F719" w14:textId="77777777" w:rsidR="007A3584" w:rsidRPr="00E65674" w:rsidRDefault="007A3584" w:rsidP="0096739B">
            <w:pPr>
              <w:rPr>
                <w:sz w:val="20"/>
                <w:szCs w:val="20"/>
              </w:rPr>
            </w:pPr>
            <w:r w:rsidRPr="00E132CD">
              <w:rPr>
                <w:sz w:val="20"/>
                <w:szCs w:val="20"/>
              </w:rPr>
              <w:t>Чекбокс</w:t>
            </w:r>
          </w:p>
        </w:tc>
      </w:tr>
      <w:tr w:rsidR="007A3584" w:rsidRPr="00E65674" w14:paraId="092E8727" w14:textId="77777777" w:rsidTr="0096739B">
        <w:trPr>
          <w:trHeight w:val="298"/>
        </w:trPr>
        <w:tc>
          <w:tcPr>
            <w:tcW w:w="3969" w:type="dxa"/>
          </w:tcPr>
          <w:p w14:paraId="0094EEE9" w14:textId="77777777" w:rsidR="007A3584" w:rsidRPr="00E65674" w:rsidRDefault="007A3584" w:rsidP="0096739B">
            <w:pPr>
              <w:rPr>
                <w:sz w:val="20"/>
                <w:szCs w:val="20"/>
              </w:rPr>
            </w:pPr>
            <w:r w:rsidRPr="00E65674">
              <w:rPr>
                <w:sz w:val="20"/>
                <w:szCs w:val="20"/>
              </w:rPr>
              <w:t>Доступ через ворота</w:t>
            </w:r>
          </w:p>
        </w:tc>
        <w:tc>
          <w:tcPr>
            <w:tcW w:w="6096" w:type="dxa"/>
          </w:tcPr>
          <w:p w14:paraId="6C9E1F95" w14:textId="77777777" w:rsidR="007A3584" w:rsidRPr="00E65674" w:rsidRDefault="007A3584" w:rsidP="0096739B">
            <w:pPr>
              <w:rPr>
                <w:sz w:val="20"/>
                <w:szCs w:val="20"/>
              </w:rPr>
            </w:pPr>
            <w:r w:rsidRPr="00E132CD">
              <w:rPr>
                <w:sz w:val="20"/>
                <w:szCs w:val="20"/>
              </w:rPr>
              <w:t>Чекбокс</w:t>
            </w:r>
          </w:p>
        </w:tc>
      </w:tr>
      <w:tr w:rsidR="007A3584" w:rsidRPr="00E65674" w14:paraId="1D9E0985" w14:textId="77777777" w:rsidTr="0096739B">
        <w:trPr>
          <w:trHeight w:val="298"/>
        </w:trPr>
        <w:tc>
          <w:tcPr>
            <w:tcW w:w="3969" w:type="dxa"/>
          </w:tcPr>
          <w:p w14:paraId="59039119" w14:textId="77777777" w:rsidR="007A3584" w:rsidRPr="00E65674" w:rsidRDefault="007A3584" w:rsidP="0096739B">
            <w:pPr>
              <w:rPr>
                <w:sz w:val="20"/>
                <w:szCs w:val="20"/>
              </w:rPr>
            </w:pPr>
            <w:r w:rsidRPr="00E65674">
              <w:rPr>
                <w:sz w:val="20"/>
                <w:szCs w:val="20"/>
              </w:rPr>
              <w:t>Доступ через получателя материала</w:t>
            </w:r>
          </w:p>
        </w:tc>
        <w:tc>
          <w:tcPr>
            <w:tcW w:w="6096" w:type="dxa"/>
          </w:tcPr>
          <w:p w14:paraId="78E2532E" w14:textId="77777777" w:rsidR="007A3584" w:rsidRPr="00E65674" w:rsidRDefault="007A3584" w:rsidP="0096739B">
            <w:pPr>
              <w:rPr>
                <w:sz w:val="20"/>
                <w:szCs w:val="20"/>
              </w:rPr>
            </w:pPr>
            <w:r w:rsidRPr="00E132CD">
              <w:rPr>
                <w:sz w:val="20"/>
                <w:szCs w:val="20"/>
              </w:rPr>
              <w:t>Чекбокс</w:t>
            </w:r>
          </w:p>
        </w:tc>
      </w:tr>
      <w:tr w:rsidR="007A3584" w:rsidRPr="00E65674" w14:paraId="322CAA93" w14:textId="77777777" w:rsidTr="0096739B">
        <w:trPr>
          <w:trHeight w:val="298"/>
        </w:trPr>
        <w:tc>
          <w:tcPr>
            <w:tcW w:w="3969" w:type="dxa"/>
          </w:tcPr>
          <w:p w14:paraId="52DFE5E4" w14:textId="77777777" w:rsidR="007A3584" w:rsidRPr="00E65674" w:rsidRDefault="007A3584" w:rsidP="0096739B">
            <w:pPr>
              <w:rPr>
                <w:sz w:val="20"/>
                <w:szCs w:val="20"/>
              </w:rPr>
            </w:pPr>
            <w:r w:rsidRPr="00E65674">
              <w:rPr>
                <w:sz w:val="20"/>
                <w:szCs w:val="20"/>
              </w:rPr>
              <w:t>Доступ через фрахтовщика</w:t>
            </w:r>
          </w:p>
        </w:tc>
        <w:tc>
          <w:tcPr>
            <w:tcW w:w="6096" w:type="dxa"/>
          </w:tcPr>
          <w:p w14:paraId="72834CF8" w14:textId="77777777" w:rsidR="007A3584" w:rsidRPr="00E65674" w:rsidRDefault="007A3584" w:rsidP="0096739B">
            <w:pPr>
              <w:rPr>
                <w:sz w:val="20"/>
                <w:szCs w:val="20"/>
              </w:rPr>
            </w:pPr>
            <w:r w:rsidRPr="00E132CD">
              <w:rPr>
                <w:sz w:val="20"/>
                <w:szCs w:val="20"/>
              </w:rPr>
              <w:t>Чекбокс</w:t>
            </w:r>
          </w:p>
        </w:tc>
      </w:tr>
      <w:tr w:rsidR="007A3584" w:rsidRPr="00E65674" w14:paraId="7696F9F3" w14:textId="77777777" w:rsidTr="0096739B">
        <w:trPr>
          <w:trHeight w:val="298"/>
        </w:trPr>
        <w:tc>
          <w:tcPr>
            <w:tcW w:w="3969" w:type="dxa"/>
          </w:tcPr>
          <w:p w14:paraId="76989334" w14:textId="77777777" w:rsidR="007A3584" w:rsidRPr="00E65674" w:rsidRDefault="007A3584" w:rsidP="0096739B">
            <w:pPr>
              <w:rPr>
                <w:sz w:val="20"/>
                <w:szCs w:val="20"/>
              </w:rPr>
            </w:pPr>
            <w:r w:rsidRPr="00E65674">
              <w:rPr>
                <w:sz w:val="20"/>
                <w:szCs w:val="20"/>
              </w:rPr>
              <w:t>Доступ через тип ЕО упаковки ТЕ</w:t>
            </w:r>
          </w:p>
        </w:tc>
        <w:tc>
          <w:tcPr>
            <w:tcW w:w="6096" w:type="dxa"/>
          </w:tcPr>
          <w:p w14:paraId="56542EDF" w14:textId="77777777" w:rsidR="007A3584" w:rsidRPr="00E65674" w:rsidRDefault="007A3584" w:rsidP="0096739B">
            <w:pPr>
              <w:rPr>
                <w:sz w:val="20"/>
                <w:szCs w:val="20"/>
              </w:rPr>
            </w:pPr>
            <w:r w:rsidRPr="00E132CD">
              <w:rPr>
                <w:sz w:val="20"/>
                <w:szCs w:val="20"/>
              </w:rPr>
              <w:t>Чекбокс</w:t>
            </w:r>
          </w:p>
        </w:tc>
      </w:tr>
      <w:tr w:rsidR="007A3584" w:rsidRPr="00E65674" w14:paraId="6D3A6F2A" w14:textId="77777777" w:rsidTr="0096739B">
        <w:trPr>
          <w:trHeight w:val="298"/>
        </w:trPr>
        <w:tc>
          <w:tcPr>
            <w:tcW w:w="3969" w:type="dxa"/>
          </w:tcPr>
          <w:p w14:paraId="18FFD06C" w14:textId="77777777" w:rsidR="007A3584" w:rsidRPr="00E65674" w:rsidRDefault="007A3584" w:rsidP="0096739B">
            <w:pPr>
              <w:rPr>
                <w:sz w:val="20"/>
                <w:szCs w:val="20"/>
              </w:rPr>
            </w:pPr>
            <w:r w:rsidRPr="00E65674">
              <w:rPr>
                <w:sz w:val="20"/>
                <w:szCs w:val="20"/>
              </w:rPr>
              <w:t>Доступ через транспортное средство</w:t>
            </w:r>
          </w:p>
        </w:tc>
        <w:tc>
          <w:tcPr>
            <w:tcW w:w="6096" w:type="dxa"/>
          </w:tcPr>
          <w:p w14:paraId="28EB7D80" w14:textId="77777777" w:rsidR="007A3584" w:rsidRPr="00E65674" w:rsidRDefault="007A3584" w:rsidP="0096739B">
            <w:pPr>
              <w:rPr>
                <w:sz w:val="20"/>
                <w:szCs w:val="20"/>
              </w:rPr>
            </w:pPr>
            <w:r w:rsidRPr="00E132CD">
              <w:rPr>
                <w:sz w:val="20"/>
                <w:szCs w:val="20"/>
              </w:rPr>
              <w:t>Чекбокс</w:t>
            </w:r>
          </w:p>
        </w:tc>
      </w:tr>
    </w:tbl>
    <w:p w14:paraId="49A0FA82" w14:textId="77777777" w:rsidR="001468A1" w:rsidRDefault="001468A1" w:rsidP="007A3584">
      <w:pPr>
        <w:ind w:firstLine="709"/>
        <w:rPr>
          <w:lang w:eastAsia="de-DE"/>
        </w:rPr>
      </w:pPr>
    </w:p>
    <w:p w14:paraId="0353C66F" w14:textId="647A79D6" w:rsidR="007A3584" w:rsidRPr="003A1169" w:rsidRDefault="007A3584" w:rsidP="007A3584">
      <w:pPr>
        <w:ind w:firstLine="709"/>
        <w:rPr>
          <w:lang w:eastAsia="de-DE"/>
        </w:rPr>
      </w:pPr>
      <w:r w:rsidRPr="003A1169">
        <w:rPr>
          <w:lang w:eastAsia="de-DE"/>
        </w:rPr>
        <w:t xml:space="preserve">Ведение справочника осуществляется </w:t>
      </w:r>
      <w:r>
        <w:rPr>
          <w:lang w:eastAsia="de-DE"/>
        </w:rPr>
        <w:t xml:space="preserve">ответственными </w:t>
      </w:r>
      <w:r w:rsidRPr="003A1169">
        <w:rPr>
          <w:lang w:eastAsia="de-DE"/>
        </w:rPr>
        <w:t xml:space="preserve">специалистами </w:t>
      </w:r>
      <w:r>
        <w:rPr>
          <w:lang w:eastAsia="de-DE"/>
        </w:rPr>
        <w:t>склада</w:t>
      </w:r>
      <w:r w:rsidRPr="00B7218E">
        <w:rPr>
          <w:lang w:eastAsia="de-DE"/>
        </w:rPr>
        <w:t>.</w:t>
      </w:r>
      <w:r w:rsidRPr="00085518">
        <w:rPr>
          <w:lang w:eastAsia="de-DE"/>
        </w:rPr>
        <w:t xml:space="preserve"> </w:t>
      </w:r>
      <w:r w:rsidRPr="003A1169">
        <w:rPr>
          <w:lang w:eastAsia="de-DE"/>
        </w:rPr>
        <w:t xml:space="preserve">Первоначальная настройка </w:t>
      </w:r>
      <w:r>
        <w:rPr>
          <w:lang w:eastAsia="de-DE"/>
        </w:rPr>
        <w:t>вы</w:t>
      </w:r>
      <w:r w:rsidRPr="003A1169">
        <w:rPr>
          <w:lang w:eastAsia="de-DE"/>
        </w:rPr>
        <w:t>полняется специалистами по внедрению.</w:t>
      </w:r>
    </w:p>
    <w:p w14:paraId="0AD57225" w14:textId="77777777" w:rsidR="007A47F7" w:rsidRDefault="007A47F7" w:rsidP="00406804">
      <w:pPr>
        <w:rPr>
          <w:lang w:eastAsia="de-DE"/>
        </w:rPr>
      </w:pPr>
    </w:p>
    <w:p w14:paraId="05781B6A" w14:textId="03A54E7A" w:rsidR="007A3584" w:rsidRDefault="007A3584" w:rsidP="007F43E6">
      <w:pPr>
        <w:pStyle w:val="4"/>
      </w:pPr>
      <w:r>
        <w:t>Рабочие места</w:t>
      </w:r>
    </w:p>
    <w:p w14:paraId="75885FBA" w14:textId="77777777" w:rsidR="007F43E6" w:rsidRDefault="007F43E6" w:rsidP="007A3584">
      <w:pPr>
        <w:ind w:firstLine="709"/>
        <w:rPr>
          <w:rFonts w:eastAsia="Calibri"/>
          <w:szCs w:val="24"/>
        </w:rPr>
      </w:pPr>
    </w:p>
    <w:p w14:paraId="6CADB3F2" w14:textId="3AF8CAC9" w:rsidR="007A3584" w:rsidRPr="007A3584" w:rsidRDefault="007A3584" w:rsidP="007A3584">
      <w:pPr>
        <w:ind w:firstLine="709"/>
        <w:rPr>
          <w:rFonts w:eastAsia="Calibri"/>
          <w:szCs w:val="24"/>
        </w:rPr>
      </w:pPr>
      <w:r w:rsidRPr="007A3584">
        <w:rPr>
          <w:rFonts w:eastAsia="Calibri"/>
          <w:szCs w:val="24"/>
        </w:rPr>
        <w:t>Элемент организационной структуры склада, характеризующий стационарное место на складе, на котором выполняется определенная операция (упаковка, контроль качества и т.п.), если таковая применима на конкретном складе.</w:t>
      </w:r>
    </w:p>
    <w:p w14:paraId="665BD956" w14:textId="5709155D" w:rsidR="007A3584" w:rsidRDefault="007A3584" w:rsidP="007A3584">
      <w:pPr>
        <w:ind w:firstLine="709"/>
        <w:rPr>
          <w:rFonts w:eastAsia="Calibri"/>
          <w:szCs w:val="24"/>
        </w:rPr>
      </w:pPr>
      <w:r w:rsidRPr="007A3584">
        <w:rPr>
          <w:rFonts w:eastAsia="Calibri"/>
          <w:szCs w:val="24"/>
        </w:rPr>
        <w:t>Рабочее место привязано к складскому месту или типу склада, а выполняемая операция определяется шагом складского процесса</w:t>
      </w:r>
      <w:r>
        <w:rPr>
          <w:rFonts w:eastAsia="Calibri"/>
          <w:szCs w:val="24"/>
        </w:rPr>
        <w:t>.</w:t>
      </w:r>
    </w:p>
    <w:p w14:paraId="67F80D88" w14:textId="77777777" w:rsidR="00CC22E5" w:rsidRDefault="00CC22E5" w:rsidP="007A3584">
      <w:pPr>
        <w:ind w:firstLine="709"/>
        <w:rPr>
          <w:rFonts w:eastAsia="Calibri"/>
          <w:szCs w:val="24"/>
        </w:rPr>
      </w:pPr>
    </w:p>
    <w:p w14:paraId="7FA65AA8" w14:textId="657E906F" w:rsidR="00F46614" w:rsidRDefault="00F46614" w:rsidP="00F46614">
      <w:pPr>
        <w:pStyle w:val="4"/>
      </w:pPr>
      <w:r>
        <w:t>Ресурсы</w:t>
      </w:r>
    </w:p>
    <w:p w14:paraId="01AE97F1" w14:textId="22079BFE" w:rsidR="00F46614" w:rsidRDefault="00F46614" w:rsidP="007A3584">
      <w:pPr>
        <w:ind w:firstLine="709"/>
        <w:rPr>
          <w:rFonts w:eastAsia="Calibri"/>
          <w:szCs w:val="24"/>
        </w:rPr>
      </w:pPr>
    </w:p>
    <w:p w14:paraId="11655734" w14:textId="77777777" w:rsidR="00632808" w:rsidRDefault="00632808" w:rsidP="00632808">
      <w:pPr>
        <w:ind w:firstLine="709"/>
        <w:rPr>
          <w:rFonts w:cs="Arial"/>
          <w:color w:val="auto"/>
          <w:sz w:val="22"/>
        </w:rPr>
      </w:pPr>
      <w:r>
        <w:rPr>
          <w:rFonts w:cs="Arial"/>
          <w:lang w:eastAsia="de-DE"/>
        </w:rPr>
        <w:t>Справочник ресурсов предназначен для идентификации и определения параметров ресурсов, работающих на складе с мобильными терминалами или с использованием бумажных носителей.</w:t>
      </w:r>
    </w:p>
    <w:p w14:paraId="40D73FFB" w14:textId="77777777" w:rsidR="00632808" w:rsidRDefault="00632808" w:rsidP="00632808">
      <w:pPr>
        <w:ind w:firstLine="708"/>
        <w:rPr>
          <w:rFonts w:cs="Arial"/>
          <w:color w:val="000000"/>
        </w:rPr>
      </w:pPr>
      <w:r>
        <w:rPr>
          <w:rFonts w:cs="Arial"/>
          <w:color w:val="000000"/>
        </w:rPr>
        <w:t>Принцип кодирования и нумерации объектов определяется на этапе подготовки к внедрению системы в рамках 10 символов.</w:t>
      </w:r>
      <w:r w:rsidRPr="00632808">
        <w:rPr>
          <w:rFonts w:cs="Arial"/>
          <w:color w:val="000000"/>
        </w:rPr>
        <w:t xml:space="preserve"> </w:t>
      </w:r>
    </w:p>
    <w:p w14:paraId="28B1E97C" w14:textId="4D07BEC2" w:rsidR="004B49E5" w:rsidRDefault="00632808" w:rsidP="00632808">
      <w:pPr>
        <w:ind w:firstLine="708"/>
        <w:rPr>
          <w:rFonts w:cs="Arial"/>
          <w:color w:val="000000"/>
        </w:rPr>
      </w:pPr>
      <w:r>
        <w:rPr>
          <w:rFonts w:cs="Arial"/>
          <w:color w:val="000000"/>
        </w:rPr>
        <w:t>Ключевыми параметрами объекта являются номер склада, тип ресурса, группа ресурса и очередь.</w:t>
      </w:r>
    </w:p>
    <w:p w14:paraId="056D4BF6" w14:textId="77777777" w:rsidR="00670530" w:rsidRDefault="00670530" w:rsidP="00632808">
      <w:pPr>
        <w:ind w:firstLine="708"/>
        <w:rPr>
          <w:rFonts w:cs="Arial"/>
          <w:color w:val="000000"/>
        </w:rPr>
      </w:pPr>
    </w:p>
    <w:p w14:paraId="681515E9" w14:textId="77777777" w:rsidR="00670530" w:rsidRDefault="00670530" w:rsidP="00632808">
      <w:pPr>
        <w:ind w:firstLine="708"/>
        <w:rPr>
          <w:rFonts w:cs="Arial"/>
          <w:color w:val="000000"/>
        </w:rPr>
      </w:pPr>
    </w:p>
    <w:p w14:paraId="6D7DCC1E" w14:textId="77777777" w:rsidR="00670530" w:rsidRDefault="00670530" w:rsidP="00632808">
      <w:pPr>
        <w:ind w:firstLine="708"/>
        <w:rPr>
          <w:rFonts w:cs="Arial"/>
          <w:color w:val="000000"/>
        </w:rPr>
      </w:pPr>
    </w:p>
    <w:p w14:paraId="3641AB5A" w14:textId="77777777" w:rsidR="00670530" w:rsidRDefault="00670530" w:rsidP="00632808">
      <w:pPr>
        <w:ind w:firstLine="708"/>
        <w:rPr>
          <w:rFonts w:cs="Arial"/>
          <w:color w:val="000000"/>
        </w:rPr>
      </w:pPr>
    </w:p>
    <w:p w14:paraId="1FC76023" w14:textId="77777777" w:rsidR="00670530" w:rsidRDefault="00670530" w:rsidP="00632808">
      <w:pPr>
        <w:ind w:firstLine="708"/>
        <w:rPr>
          <w:rFonts w:cs="Arial"/>
          <w:color w:val="000000"/>
        </w:rPr>
      </w:pPr>
    </w:p>
    <w:p w14:paraId="23366F7E" w14:textId="77777777" w:rsidR="00670530" w:rsidRDefault="00670530" w:rsidP="00632808">
      <w:pPr>
        <w:ind w:firstLine="708"/>
        <w:rPr>
          <w:rFonts w:cs="Arial"/>
          <w:color w:val="000000"/>
        </w:rPr>
      </w:pPr>
    </w:p>
    <w:p w14:paraId="151676CD" w14:textId="77777777" w:rsidR="00670530" w:rsidRDefault="00670530" w:rsidP="00632808">
      <w:pPr>
        <w:ind w:firstLine="708"/>
        <w:rPr>
          <w:rFonts w:cs="Arial"/>
          <w:color w:val="000000"/>
        </w:rPr>
      </w:pPr>
    </w:p>
    <w:p w14:paraId="177A3FDF" w14:textId="77777777" w:rsidR="00670530" w:rsidRDefault="00670530" w:rsidP="00632808">
      <w:pPr>
        <w:ind w:firstLine="708"/>
        <w:rPr>
          <w:rFonts w:cs="Arial"/>
          <w:color w:val="000000"/>
        </w:rPr>
      </w:pPr>
    </w:p>
    <w:p w14:paraId="489C4764" w14:textId="77777777" w:rsidR="00670530" w:rsidRDefault="00670530" w:rsidP="00632808">
      <w:pPr>
        <w:ind w:firstLine="708"/>
        <w:rPr>
          <w:rFonts w:cs="Arial"/>
          <w:color w:val="000000"/>
        </w:rPr>
      </w:pPr>
    </w:p>
    <w:p w14:paraId="21D2E41E" w14:textId="77777777" w:rsidR="00670530" w:rsidRDefault="00670530" w:rsidP="00632808">
      <w:pPr>
        <w:ind w:firstLine="708"/>
        <w:rPr>
          <w:rFonts w:cs="Arial"/>
          <w:color w:val="000000"/>
          <w:sz w:val="22"/>
        </w:rPr>
      </w:pPr>
    </w:p>
    <w:p w14:paraId="69445D5A" w14:textId="4382DF68" w:rsidR="00632808" w:rsidRDefault="00632808" w:rsidP="00632808">
      <w:pPr>
        <w:pStyle w:val="aa"/>
        <w:jc w:val="right"/>
        <w:rPr>
          <w:rFonts w:cs="Arial"/>
          <w:b/>
          <w:bCs/>
          <w:color w:val="auto"/>
          <w:sz w:val="22"/>
          <w:szCs w:val="22"/>
        </w:rPr>
      </w:pPr>
      <w:r>
        <w:rPr>
          <w:rFonts w:cs="Arial"/>
          <w:b/>
          <w:bCs/>
          <w:sz w:val="22"/>
          <w:szCs w:val="22"/>
        </w:rPr>
        <w:t xml:space="preserve">Таблица </w:t>
      </w:r>
      <w:r w:rsidR="00781E65">
        <w:rPr>
          <w:rFonts w:cs="Arial"/>
          <w:b/>
          <w:bCs/>
          <w:sz w:val="22"/>
          <w:szCs w:val="22"/>
          <w:lang w:val="en-US"/>
        </w:rPr>
        <w:t>158</w:t>
      </w:r>
      <w:r>
        <w:rPr>
          <w:rFonts w:cs="Arial"/>
          <w:b/>
          <w:bCs/>
          <w:sz w:val="22"/>
          <w:szCs w:val="22"/>
        </w:rPr>
        <w:t>. Ресурсы</w:t>
      </w:r>
    </w:p>
    <w:tbl>
      <w:tblPr>
        <w:tblW w:w="49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6"/>
        <w:gridCol w:w="2522"/>
        <w:gridCol w:w="6957"/>
      </w:tblGrid>
      <w:tr w:rsidR="00632808" w14:paraId="7FE947E3" w14:textId="77777777" w:rsidTr="00670530">
        <w:trPr>
          <w:cantSplit/>
          <w:trHeight w:val="517"/>
          <w:tblHeader/>
        </w:trPr>
        <w:tc>
          <w:tcPr>
            <w:tcW w:w="291" w:type="pct"/>
            <w:vMerge w:val="restart"/>
            <w:shd w:val="clear" w:color="auto" w:fill="FFC000"/>
            <w:tcMar>
              <w:top w:w="0" w:type="dxa"/>
              <w:left w:w="108" w:type="dxa"/>
              <w:bottom w:w="0" w:type="dxa"/>
              <w:right w:w="108" w:type="dxa"/>
            </w:tcMar>
            <w:vAlign w:val="center"/>
            <w:hideMark/>
          </w:tcPr>
          <w:p w14:paraId="7EBE3F9A" w14:textId="77777777" w:rsidR="00632808" w:rsidRDefault="00632808">
            <w:pPr>
              <w:spacing w:line="276" w:lineRule="auto"/>
              <w:jc w:val="center"/>
              <w:rPr>
                <w:rFonts w:cs="Arial"/>
                <w:b/>
                <w:bCs/>
                <w:sz w:val="20"/>
                <w:szCs w:val="20"/>
              </w:rPr>
            </w:pPr>
            <w:r>
              <w:rPr>
                <w:rFonts w:cs="Arial"/>
                <w:b/>
                <w:bCs/>
                <w:sz w:val="20"/>
                <w:szCs w:val="20"/>
              </w:rPr>
              <w:t>№</w:t>
            </w:r>
          </w:p>
        </w:tc>
        <w:tc>
          <w:tcPr>
            <w:tcW w:w="1253" w:type="pct"/>
            <w:vMerge w:val="restart"/>
            <w:shd w:val="clear" w:color="auto" w:fill="FFC000"/>
            <w:tcMar>
              <w:top w:w="0" w:type="dxa"/>
              <w:left w:w="108" w:type="dxa"/>
              <w:bottom w:w="0" w:type="dxa"/>
              <w:right w:w="108" w:type="dxa"/>
            </w:tcMar>
            <w:vAlign w:val="center"/>
            <w:hideMark/>
          </w:tcPr>
          <w:p w14:paraId="48537DCB" w14:textId="77777777" w:rsidR="00632808" w:rsidRDefault="00632808">
            <w:pPr>
              <w:spacing w:line="276" w:lineRule="auto"/>
              <w:jc w:val="center"/>
              <w:rPr>
                <w:rFonts w:cs="Arial"/>
                <w:b/>
                <w:bCs/>
                <w:sz w:val="20"/>
                <w:szCs w:val="20"/>
              </w:rPr>
            </w:pPr>
            <w:r>
              <w:rPr>
                <w:rFonts w:cs="Arial"/>
                <w:b/>
                <w:bCs/>
                <w:sz w:val="20"/>
                <w:szCs w:val="20"/>
              </w:rPr>
              <w:t>Атрибут</w:t>
            </w:r>
          </w:p>
        </w:tc>
        <w:tc>
          <w:tcPr>
            <w:tcW w:w="3456" w:type="pct"/>
            <w:vMerge w:val="restart"/>
            <w:shd w:val="clear" w:color="auto" w:fill="FFC000"/>
            <w:tcMar>
              <w:top w:w="0" w:type="dxa"/>
              <w:left w:w="108" w:type="dxa"/>
              <w:bottom w:w="0" w:type="dxa"/>
              <w:right w:w="108" w:type="dxa"/>
            </w:tcMar>
            <w:vAlign w:val="center"/>
            <w:hideMark/>
          </w:tcPr>
          <w:p w14:paraId="460DB7CD" w14:textId="77777777" w:rsidR="00632808" w:rsidRDefault="00632808">
            <w:pPr>
              <w:spacing w:line="276" w:lineRule="auto"/>
              <w:jc w:val="center"/>
              <w:rPr>
                <w:rFonts w:cs="Arial"/>
                <w:b/>
                <w:bCs/>
                <w:sz w:val="20"/>
                <w:szCs w:val="20"/>
              </w:rPr>
            </w:pPr>
            <w:r>
              <w:rPr>
                <w:rFonts w:cs="Arial"/>
                <w:b/>
                <w:bCs/>
                <w:sz w:val="20"/>
                <w:szCs w:val="20"/>
              </w:rPr>
              <w:t>Описание/код объекта из реестра НСИ</w:t>
            </w:r>
          </w:p>
        </w:tc>
      </w:tr>
      <w:tr w:rsidR="00632808" w14:paraId="7CA69356" w14:textId="77777777" w:rsidTr="00670530">
        <w:trPr>
          <w:cantSplit/>
          <w:trHeight w:val="517"/>
          <w:tblHeader/>
        </w:trPr>
        <w:tc>
          <w:tcPr>
            <w:tcW w:w="0" w:type="auto"/>
            <w:vMerge/>
            <w:vAlign w:val="center"/>
            <w:hideMark/>
          </w:tcPr>
          <w:p w14:paraId="3377DF41" w14:textId="77777777" w:rsidR="00632808" w:rsidRDefault="00632808">
            <w:pPr>
              <w:rPr>
                <w:rFonts w:eastAsiaTheme="minorHAnsi" w:cs="Arial"/>
                <w:b/>
                <w:bCs/>
                <w:sz w:val="20"/>
                <w:szCs w:val="20"/>
              </w:rPr>
            </w:pPr>
          </w:p>
        </w:tc>
        <w:tc>
          <w:tcPr>
            <w:tcW w:w="1253" w:type="pct"/>
            <w:vMerge/>
            <w:vAlign w:val="center"/>
            <w:hideMark/>
          </w:tcPr>
          <w:p w14:paraId="1405C244" w14:textId="77777777" w:rsidR="00632808" w:rsidRDefault="00632808">
            <w:pPr>
              <w:rPr>
                <w:rFonts w:eastAsiaTheme="minorHAnsi" w:cs="Arial"/>
                <w:b/>
                <w:bCs/>
                <w:sz w:val="20"/>
                <w:szCs w:val="20"/>
              </w:rPr>
            </w:pPr>
          </w:p>
        </w:tc>
        <w:tc>
          <w:tcPr>
            <w:tcW w:w="3456" w:type="pct"/>
            <w:vMerge/>
            <w:vAlign w:val="center"/>
            <w:hideMark/>
          </w:tcPr>
          <w:p w14:paraId="3BFA7602" w14:textId="77777777" w:rsidR="00632808" w:rsidRDefault="00632808">
            <w:pPr>
              <w:rPr>
                <w:rFonts w:eastAsiaTheme="minorHAnsi" w:cs="Arial"/>
                <w:b/>
                <w:bCs/>
                <w:sz w:val="20"/>
                <w:szCs w:val="20"/>
              </w:rPr>
            </w:pPr>
          </w:p>
        </w:tc>
      </w:tr>
      <w:tr w:rsidR="00632808" w14:paraId="6FC7E1D4" w14:textId="77777777" w:rsidTr="00670530">
        <w:trPr>
          <w:cantSplit/>
        </w:trPr>
        <w:tc>
          <w:tcPr>
            <w:tcW w:w="291" w:type="pct"/>
            <w:tcMar>
              <w:top w:w="0" w:type="dxa"/>
              <w:left w:w="108" w:type="dxa"/>
              <w:bottom w:w="0" w:type="dxa"/>
              <w:right w:w="108" w:type="dxa"/>
            </w:tcMar>
            <w:hideMark/>
          </w:tcPr>
          <w:p w14:paraId="1D6F578F" w14:textId="77777777" w:rsidR="00632808" w:rsidRDefault="00632808">
            <w:pPr>
              <w:spacing w:line="276" w:lineRule="auto"/>
              <w:rPr>
                <w:rFonts w:cs="Arial"/>
                <w:sz w:val="20"/>
                <w:szCs w:val="20"/>
              </w:rPr>
            </w:pPr>
            <w:r>
              <w:rPr>
                <w:rFonts w:cs="Arial"/>
                <w:sz w:val="20"/>
                <w:szCs w:val="20"/>
              </w:rPr>
              <w:t>1</w:t>
            </w:r>
          </w:p>
        </w:tc>
        <w:tc>
          <w:tcPr>
            <w:tcW w:w="1253" w:type="pct"/>
            <w:tcMar>
              <w:top w:w="0" w:type="dxa"/>
              <w:left w:w="108" w:type="dxa"/>
              <w:bottom w:w="0" w:type="dxa"/>
              <w:right w:w="108" w:type="dxa"/>
            </w:tcMar>
            <w:hideMark/>
          </w:tcPr>
          <w:p w14:paraId="43624CFD" w14:textId="77777777" w:rsidR="00632808" w:rsidRDefault="00632808">
            <w:pPr>
              <w:spacing w:line="276" w:lineRule="auto"/>
              <w:jc w:val="center"/>
              <w:rPr>
                <w:rFonts w:cs="Arial"/>
                <w:sz w:val="20"/>
                <w:szCs w:val="20"/>
              </w:rPr>
            </w:pPr>
            <w:r>
              <w:rPr>
                <w:rFonts w:cs="Arial"/>
                <w:sz w:val="20"/>
                <w:szCs w:val="20"/>
              </w:rPr>
              <w:t>Номер склада</w:t>
            </w:r>
          </w:p>
        </w:tc>
        <w:tc>
          <w:tcPr>
            <w:tcW w:w="3456" w:type="pct"/>
            <w:tcMar>
              <w:top w:w="0" w:type="dxa"/>
              <w:left w:w="108" w:type="dxa"/>
              <w:bottom w:w="0" w:type="dxa"/>
              <w:right w:w="108" w:type="dxa"/>
            </w:tcMar>
            <w:hideMark/>
          </w:tcPr>
          <w:p w14:paraId="2D306718" w14:textId="77777777" w:rsidR="00632808" w:rsidRDefault="00632808">
            <w:pPr>
              <w:spacing w:line="276" w:lineRule="auto"/>
              <w:jc w:val="center"/>
              <w:rPr>
                <w:rFonts w:cs="Arial"/>
                <w:sz w:val="20"/>
                <w:szCs w:val="20"/>
              </w:rPr>
            </w:pPr>
            <w:r>
              <w:rPr>
                <w:rFonts w:cs="Arial"/>
                <w:sz w:val="20"/>
                <w:szCs w:val="20"/>
              </w:rPr>
              <w:t>Номер склада EWM, которому принадлежит ресурс</w:t>
            </w:r>
          </w:p>
        </w:tc>
      </w:tr>
      <w:tr w:rsidR="00632808" w14:paraId="1DF16FCA" w14:textId="77777777" w:rsidTr="00670530">
        <w:trPr>
          <w:cantSplit/>
        </w:trPr>
        <w:tc>
          <w:tcPr>
            <w:tcW w:w="291" w:type="pct"/>
            <w:tcMar>
              <w:top w:w="0" w:type="dxa"/>
              <w:left w:w="108" w:type="dxa"/>
              <w:bottom w:w="0" w:type="dxa"/>
              <w:right w:w="108" w:type="dxa"/>
            </w:tcMar>
            <w:hideMark/>
          </w:tcPr>
          <w:p w14:paraId="622F637F" w14:textId="77777777" w:rsidR="00632808" w:rsidRDefault="00632808">
            <w:pPr>
              <w:spacing w:line="276" w:lineRule="auto"/>
              <w:rPr>
                <w:rFonts w:cs="Arial"/>
                <w:sz w:val="20"/>
                <w:szCs w:val="20"/>
              </w:rPr>
            </w:pPr>
            <w:r>
              <w:rPr>
                <w:rFonts w:cs="Arial"/>
                <w:sz w:val="20"/>
                <w:szCs w:val="20"/>
              </w:rPr>
              <w:t>2</w:t>
            </w:r>
          </w:p>
        </w:tc>
        <w:tc>
          <w:tcPr>
            <w:tcW w:w="1253" w:type="pct"/>
            <w:tcMar>
              <w:top w:w="0" w:type="dxa"/>
              <w:left w:w="108" w:type="dxa"/>
              <w:bottom w:w="0" w:type="dxa"/>
              <w:right w:w="108" w:type="dxa"/>
            </w:tcMar>
            <w:hideMark/>
          </w:tcPr>
          <w:p w14:paraId="234A6B8B" w14:textId="77777777" w:rsidR="00632808" w:rsidRDefault="00632808">
            <w:pPr>
              <w:spacing w:line="276" w:lineRule="auto"/>
              <w:jc w:val="center"/>
              <w:rPr>
                <w:rFonts w:cs="Arial"/>
                <w:sz w:val="20"/>
                <w:szCs w:val="20"/>
              </w:rPr>
            </w:pPr>
            <w:r>
              <w:rPr>
                <w:rFonts w:cs="Arial"/>
                <w:sz w:val="20"/>
                <w:szCs w:val="20"/>
              </w:rPr>
              <w:t>Ресурс (ТС или пользователь)</w:t>
            </w:r>
          </w:p>
        </w:tc>
        <w:tc>
          <w:tcPr>
            <w:tcW w:w="3456" w:type="pct"/>
            <w:tcMar>
              <w:top w:w="0" w:type="dxa"/>
              <w:left w:w="108" w:type="dxa"/>
              <w:bottom w:w="0" w:type="dxa"/>
              <w:right w:w="108" w:type="dxa"/>
            </w:tcMar>
            <w:hideMark/>
          </w:tcPr>
          <w:p w14:paraId="790C7D72" w14:textId="77777777" w:rsidR="00632808" w:rsidRDefault="00632808">
            <w:pPr>
              <w:spacing w:line="276" w:lineRule="auto"/>
              <w:jc w:val="center"/>
              <w:rPr>
                <w:rFonts w:cs="Arial"/>
                <w:sz w:val="20"/>
                <w:szCs w:val="20"/>
              </w:rPr>
            </w:pPr>
            <w:r>
              <w:rPr>
                <w:rFonts w:cs="Arial"/>
                <w:sz w:val="20"/>
                <w:szCs w:val="20"/>
              </w:rPr>
              <w:t>Имя ресурса</w:t>
            </w:r>
          </w:p>
        </w:tc>
      </w:tr>
      <w:tr w:rsidR="00632808" w14:paraId="6D41F1CC" w14:textId="77777777" w:rsidTr="00670530">
        <w:trPr>
          <w:cantSplit/>
        </w:trPr>
        <w:tc>
          <w:tcPr>
            <w:tcW w:w="291" w:type="pct"/>
            <w:tcMar>
              <w:top w:w="0" w:type="dxa"/>
              <w:left w:w="108" w:type="dxa"/>
              <w:bottom w:w="0" w:type="dxa"/>
              <w:right w:w="108" w:type="dxa"/>
            </w:tcMar>
            <w:hideMark/>
          </w:tcPr>
          <w:p w14:paraId="525A687B" w14:textId="77777777" w:rsidR="00632808" w:rsidRDefault="00632808">
            <w:pPr>
              <w:spacing w:line="276" w:lineRule="auto"/>
              <w:rPr>
                <w:rFonts w:cs="Arial"/>
                <w:sz w:val="20"/>
                <w:szCs w:val="20"/>
              </w:rPr>
            </w:pPr>
            <w:r>
              <w:rPr>
                <w:rFonts w:cs="Arial"/>
                <w:sz w:val="20"/>
                <w:szCs w:val="20"/>
              </w:rPr>
              <w:t>3</w:t>
            </w:r>
          </w:p>
        </w:tc>
        <w:tc>
          <w:tcPr>
            <w:tcW w:w="1253" w:type="pct"/>
            <w:tcMar>
              <w:top w:w="0" w:type="dxa"/>
              <w:left w:w="108" w:type="dxa"/>
              <w:bottom w:w="0" w:type="dxa"/>
              <w:right w:w="108" w:type="dxa"/>
            </w:tcMar>
            <w:hideMark/>
          </w:tcPr>
          <w:p w14:paraId="1AF18AD8" w14:textId="77777777" w:rsidR="00632808" w:rsidRDefault="00632808">
            <w:pPr>
              <w:spacing w:line="276" w:lineRule="auto"/>
              <w:jc w:val="center"/>
              <w:rPr>
                <w:rFonts w:cs="Arial"/>
                <w:sz w:val="20"/>
                <w:szCs w:val="20"/>
              </w:rPr>
            </w:pPr>
            <w:r>
              <w:rPr>
                <w:rFonts w:cs="Arial"/>
                <w:sz w:val="20"/>
                <w:szCs w:val="20"/>
              </w:rPr>
              <w:t>Тип ресурса</w:t>
            </w:r>
          </w:p>
        </w:tc>
        <w:tc>
          <w:tcPr>
            <w:tcW w:w="3456" w:type="pct"/>
            <w:tcMar>
              <w:top w:w="0" w:type="dxa"/>
              <w:left w:w="108" w:type="dxa"/>
              <w:bottom w:w="0" w:type="dxa"/>
              <w:right w:w="108" w:type="dxa"/>
            </w:tcMar>
            <w:hideMark/>
          </w:tcPr>
          <w:p w14:paraId="3F68446E" w14:textId="77777777" w:rsidR="00632808" w:rsidRDefault="00632808">
            <w:pPr>
              <w:spacing w:line="276" w:lineRule="auto"/>
              <w:jc w:val="center"/>
              <w:rPr>
                <w:rFonts w:cs="Arial"/>
                <w:sz w:val="20"/>
                <w:szCs w:val="20"/>
              </w:rPr>
            </w:pPr>
            <w:r>
              <w:rPr>
                <w:rFonts w:cs="Arial"/>
                <w:sz w:val="20"/>
                <w:szCs w:val="20"/>
              </w:rPr>
              <w:t>Тип складского ресурса</w:t>
            </w:r>
          </w:p>
        </w:tc>
      </w:tr>
      <w:tr w:rsidR="00632808" w14:paraId="1C3BF686" w14:textId="77777777" w:rsidTr="00670530">
        <w:trPr>
          <w:cantSplit/>
        </w:trPr>
        <w:tc>
          <w:tcPr>
            <w:tcW w:w="291" w:type="pct"/>
            <w:tcMar>
              <w:top w:w="0" w:type="dxa"/>
              <w:left w:w="108" w:type="dxa"/>
              <w:bottom w:w="0" w:type="dxa"/>
              <w:right w:w="108" w:type="dxa"/>
            </w:tcMar>
            <w:hideMark/>
          </w:tcPr>
          <w:p w14:paraId="15E60F5B" w14:textId="77777777" w:rsidR="00632808" w:rsidRDefault="00632808">
            <w:pPr>
              <w:spacing w:line="276" w:lineRule="auto"/>
              <w:rPr>
                <w:rFonts w:cs="Arial"/>
                <w:sz w:val="20"/>
                <w:szCs w:val="20"/>
              </w:rPr>
            </w:pPr>
            <w:r>
              <w:rPr>
                <w:rFonts w:cs="Arial"/>
                <w:sz w:val="20"/>
                <w:szCs w:val="20"/>
              </w:rPr>
              <w:t>4</w:t>
            </w:r>
          </w:p>
        </w:tc>
        <w:tc>
          <w:tcPr>
            <w:tcW w:w="1253" w:type="pct"/>
            <w:tcMar>
              <w:top w:w="0" w:type="dxa"/>
              <w:left w:w="108" w:type="dxa"/>
              <w:bottom w:w="0" w:type="dxa"/>
              <w:right w:w="108" w:type="dxa"/>
            </w:tcMar>
            <w:hideMark/>
          </w:tcPr>
          <w:p w14:paraId="18C0D7B8" w14:textId="77777777" w:rsidR="00632808" w:rsidRDefault="00632808">
            <w:pPr>
              <w:spacing w:line="276" w:lineRule="auto"/>
              <w:jc w:val="center"/>
              <w:rPr>
                <w:rFonts w:cs="Arial"/>
                <w:sz w:val="20"/>
                <w:szCs w:val="20"/>
              </w:rPr>
            </w:pPr>
            <w:r>
              <w:rPr>
                <w:rFonts w:cs="Arial"/>
                <w:sz w:val="20"/>
                <w:szCs w:val="20"/>
              </w:rPr>
              <w:t>Группа ресурса</w:t>
            </w:r>
          </w:p>
        </w:tc>
        <w:tc>
          <w:tcPr>
            <w:tcW w:w="3456" w:type="pct"/>
            <w:tcMar>
              <w:top w:w="0" w:type="dxa"/>
              <w:left w:w="108" w:type="dxa"/>
              <w:bottom w:w="0" w:type="dxa"/>
              <w:right w:w="108" w:type="dxa"/>
            </w:tcMar>
            <w:hideMark/>
          </w:tcPr>
          <w:p w14:paraId="392070C1" w14:textId="77777777" w:rsidR="00632808" w:rsidRDefault="00632808">
            <w:pPr>
              <w:spacing w:line="276" w:lineRule="auto"/>
              <w:jc w:val="center"/>
              <w:rPr>
                <w:rFonts w:cs="Arial"/>
                <w:sz w:val="20"/>
                <w:szCs w:val="20"/>
              </w:rPr>
            </w:pPr>
            <w:r>
              <w:rPr>
                <w:rFonts w:cs="Arial"/>
                <w:sz w:val="20"/>
                <w:szCs w:val="20"/>
              </w:rPr>
              <w:t>Группа, к которой относится ресурс</w:t>
            </w:r>
          </w:p>
        </w:tc>
      </w:tr>
    </w:tbl>
    <w:p w14:paraId="5E257CA4" w14:textId="5F2B84E1" w:rsidR="00F46614" w:rsidRDefault="00F46614" w:rsidP="007A3584">
      <w:pPr>
        <w:ind w:firstLine="709"/>
        <w:rPr>
          <w:rFonts w:eastAsia="Calibri"/>
          <w:szCs w:val="24"/>
        </w:rPr>
      </w:pPr>
    </w:p>
    <w:p w14:paraId="3A392373" w14:textId="4EDFD73A" w:rsidR="0016693E" w:rsidRPr="0016693E" w:rsidRDefault="0016693E" w:rsidP="0016693E">
      <w:pPr>
        <w:ind w:firstLine="709"/>
        <w:rPr>
          <w:rFonts w:cs="Arial"/>
        </w:rPr>
      </w:pPr>
      <w:r>
        <w:rPr>
          <w:rFonts w:cs="Arial"/>
        </w:rPr>
        <w:t xml:space="preserve">Меню </w:t>
      </w:r>
      <w:r>
        <w:rPr>
          <w:rFonts w:cs="Arial"/>
          <w:lang w:val="en-US"/>
        </w:rPr>
        <w:t>SAP</w:t>
      </w:r>
      <w:r>
        <w:rPr>
          <w:rFonts w:cs="Arial"/>
        </w:rPr>
        <w:t>-Логистика-</w:t>
      </w:r>
      <w:r>
        <w:rPr>
          <w:rFonts w:cs="Arial"/>
          <w:lang w:val="en-US"/>
        </w:rPr>
        <w:t>SCM</w:t>
      </w:r>
      <w:r>
        <w:rPr>
          <w:rFonts w:cs="Arial"/>
        </w:rPr>
        <w:t xml:space="preserve">: расширенное управление складами-Расширенное управление складами-Основные данные-Управление ресурсами-Ведение ресурса (транзакция </w:t>
      </w:r>
      <w:r w:rsidRPr="0016693E">
        <w:rPr>
          <w:rFonts w:cs="Arial"/>
          <w:color w:val="1F497D" w:themeColor="text2"/>
        </w:rPr>
        <w:t>/</w:t>
      </w:r>
      <w:r w:rsidRPr="0016693E">
        <w:rPr>
          <w:rFonts w:cs="Arial"/>
          <w:color w:val="1F497D" w:themeColor="text2"/>
          <w:lang w:val="en-US"/>
        </w:rPr>
        <w:t>SCWM</w:t>
      </w:r>
      <w:r w:rsidRPr="0016693E">
        <w:rPr>
          <w:rFonts w:cs="Arial"/>
          <w:color w:val="1F497D" w:themeColor="text2"/>
        </w:rPr>
        <w:t>/</w:t>
      </w:r>
      <w:r w:rsidRPr="0016693E">
        <w:rPr>
          <w:rFonts w:cs="Arial"/>
          <w:color w:val="1F497D" w:themeColor="text2"/>
          <w:lang w:val="en-US"/>
        </w:rPr>
        <w:t>RSRC</w:t>
      </w:r>
      <w:r w:rsidRPr="0016693E">
        <w:rPr>
          <w:rFonts w:cs="Arial"/>
        </w:rPr>
        <w:t>).</w:t>
      </w:r>
    </w:p>
    <w:p w14:paraId="7215D16C" w14:textId="39A6C1B1" w:rsidR="00DD5B65" w:rsidRDefault="00DD5B65" w:rsidP="00DD5B65">
      <w:pPr>
        <w:ind w:firstLine="709"/>
        <w:rPr>
          <w:rFonts w:cs="Arial"/>
          <w:color w:val="auto"/>
          <w:sz w:val="22"/>
          <w:lang w:eastAsia="de-DE"/>
        </w:rPr>
      </w:pPr>
      <w:r>
        <w:rPr>
          <w:rFonts w:cs="Arial"/>
        </w:rPr>
        <w:t xml:space="preserve">В </w:t>
      </w:r>
      <w:r>
        <w:rPr>
          <w:rFonts w:cs="Arial"/>
          <w:lang w:val="en-US"/>
        </w:rPr>
        <w:t>SAP</w:t>
      </w:r>
      <w:r w:rsidRPr="00DD5B65">
        <w:rPr>
          <w:rFonts w:cs="Arial"/>
        </w:rPr>
        <w:t xml:space="preserve"> </w:t>
      </w:r>
      <w:r>
        <w:rPr>
          <w:rFonts w:cs="Arial"/>
          <w:lang w:val="en-US"/>
        </w:rPr>
        <w:t>EWM</w:t>
      </w:r>
      <w:r w:rsidRPr="00DD5B65">
        <w:rPr>
          <w:rFonts w:cs="Arial"/>
        </w:rPr>
        <w:t xml:space="preserve"> </w:t>
      </w:r>
      <w:r>
        <w:rPr>
          <w:rFonts w:cs="Arial"/>
        </w:rPr>
        <w:t xml:space="preserve">должны быть перенесены все складские ресурсы, выполняющие обработку складских заказов </w:t>
      </w:r>
      <w:r w:rsidR="00800F90">
        <w:rPr>
          <w:rFonts w:cs="Arial"/>
        </w:rPr>
        <w:t xml:space="preserve">в </w:t>
      </w:r>
      <w:r>
        <w:rPr>
          <w:rFonts w:cs="Arial"/>
          <w:lang w:val="en-US"/>
        </w:rPr>
        <w:t>EWM</w:t>
      </w:r>
      <w:r>
        <w:rPr>
          <w:rFonts w:cs="Arial"/>
        </w:rPr>
        <w:t>. Перечень ресурсов формируется исходя из списка складского персонала. Ресурсы вносятся в систему вручную.</w:t>
      </w:r>
    </w:p>
    <w:p w14:paraId="23959BC2" w14:textId="3D852A28" w:rsidR="00F46614" w:rsidRDefault="00F46614" w:rsidP="007A3584">
      <w:pPr>
        <w:ind w:firstLine="709"/>
        <w:rPr>
          <w:rFonts w:eastAsia="Calibri"/>
          <w:szCs w:val="24"/>
        </w:rPr>
      </w:pPr>
    </w:p>
    <w:p w14:paraId="6CF4388B" w14:textId="77777777" w:rsidR="007A3584" w:rsidRPr="003A1169" w:rsidRDefault="007A3584" w:rsidP="007F43E6">
      <w:pPr>
        <w:pStyle w:val="4"/>
      </w:pPr>
      <w:r>
        <w:t xml:space="preserve">Пользователь </w:t>
      </w:r>
      <w:r>
        <w:rPr>
          <w:lang w:val="en-US"/>
        </w:rPr>
        <w:t>RF</w:t>
      </w:r>
      <w:r>
        <w:t xml:space="preserve"> (ТСД)</w:t>
      </w:r>
    </w:p>
    <w:p w14:paraId="0A955974" w14:textId="77777777" w:rsidR="00CC22E5" w:rsidRDefault="00CC22E5" w:rsidP="00CC22E5">
      <w:pPr>
        <w:rPr>
          <w:lang w:eastAsia="de-DE"/>
        </w:rPr>
      </w:pPr>
    </w:p>
    <w:p w14:paraId="702A15EB" w14:textId="77777777" w:rsidR="007A3584" w:rsidRDefault="007A3584" w:rsidP="007A3584">
      <w:pPr>
        <w:pStyle w:val="aff4"/>
        <w:ind w:firstLine="708"/>
        <w:rPr>
          <w:lang w:eastAsia="de-DE"/>
        </w:rPr>
      </w:pPr>
      <w:r w:rsidRPr="003A1169">
        <w:rPr>
          <w:lang w:eastAsia="de-DE"/>
        </w:rPr>
        <w:t xml:space="preserve">В данной настройке к системному пользователю </w:t>
      </w:r>
      <w:r>
        <w:rPr>
          <w:lang w:val="en-US" w:eastAsia="de-DE"/>
        </w:rPr>
        <w:t>SAP</w:t>
      </w:r>
      <w:r w:rsidRPr="000E0FBE">
        <w:rPr>
          <w:lang w:eastAsia="de-DE"/>
        </w:rPr>
        <w:t xml:space="preserve"> </w:t>
      </w:r>
      <w:r w:rsidRPr="003A1169">
        <w:rPr>
          <w:lang w:eastAsia="de-DE"/>
        </w:rPr>
        <w:t>EWM</w:t>
      </w:r>
      <w:r w:rsidRPr="00B7218E">
        <w:rPr>
          <w:lang w:eastAsia="de-DE"/>
        </w:rPr>
        <w:t xml:space="preserve"> </w:t>
      </w:r>
      <w:r w:rsidRPr="003A1169">
        <w:rPr>
          <w:lang w:eastAsia="de-DE"/>
        </w:rPr>
        <w:t>привязывается ресурс склада из справочника ресурсов и другие параметры по умолчанию (номер склада, меню, возможность входа под разными ресурсами и др.).</w:t>
      </w:r>
    </w:p>
    <w:p w14:paraId="1997C818" w14:textId="0B6E794E" w:rsidR="007A3584" w:rsidRPr="003A1169" w:rsidRDefault="007A3584" w:rsidP="007A3584">
      <w:pPr>
        <w:pStyle w:val="aa"/>
        <w:keepNext/>
        <w:spacing w:after="240" w:afterAutospacing="0" w:line="276" w:lineRule="auto"/>
        <w:jc w:val="right"/>
        <w:rPr>
          <w:lang w:eastAsia="de-DE"/>
        </w:rPr>
      </w:pPr>
      <w:r w:rsidRPr="00916FAB">
        <w:rPr>
          <w:rFonts w:cs="Arial"/>
          <w:b/>
          <w:sz w:val="22"/>
        </w:rPr>
        <w:t xml:space="preserve">Таблица </w:t>
      </w:r>
      <w:r w:rsidR="00781E65">
        <w:rPr>
          <w:rFonts w:cs="Arial"/>
          <w:b/>
          <w:sz w:val="22"/>
          <w:lang w:val="en-US"/>
        </w:rPr>
        <w:t>159</w:t>
      </w:r>
      <w:r>
        <w:rPr>
          <w:rFonts w:cs="Arial"/>
          <w:b/>
          <w:sz w:val="22"/>
        </w:rPr>
        <w:t>. Структура справочника пользователей</w:t>
      </w:r>
    </w:p>
    <w:tbl>
      <w:tblPr>
        <w:tblStyle w:val="StandardTable"/>
        <w:tblW w:w="10201" w:type="dxa"/>
        <w:tblLayout w:type="fixed"/>
        <w:tblLook w:val="0620" w:firstRow="1" w:lastRow="0" w:firstColumn="0" w:lastColumn="0" w:noHBand="1" w:noVBand="1"/>
      </w:tblPr>
      <w:tblGrid>
        <w:gridCol w:w="3256"/>
        <w:gridCol w:w="6945"/>
      </w:tblGrid>
      <w:tr w:rsidR="007A3584" w:rsidRPr="003A1169" w14:paraId="7531CBE6" w14:textId="77777777" w:rsidTr="00EB66B8">
        <w:trPr>
          <w:cnfStyle w:val="100000000000" w:firstRow="1" w:lastRow="0" w:firstColumn="0" w:lastColumn="0" w:oddVBand="0" w:evenVBand="0" w:oddHBand="0" w:evenHBand="0" w:firstRowFirstColumn="0" w:firstRowLastColumn="0" w:lastRowFirstColumn="0" w:lastRowLastColumn="0"/>
          <w:trHeight w:val="298"/>
        </w:trPr>
        <w:tc>
          <w:tcPr>
            <w:tcW w:w="3256" w:type="dxa"/>
            <w:shd w:val="clear" w:color="auto" w:fill="FFC000"/>
            <w:vAlign w:val="center"/>
          </w:tcPr>
          <w:p w14:paraId="6EE3ED99" w14:textId="77777777" w:rsidR="007A3584" w:rsidRPr="000E0FBE" w:rsidRDefault="007A3584" w:rsidP="0096739B">
            <w:pPr>
              <w:jc w:val="center"/>
              <w:rPr>
                <w:sz w:val="20"/>
                <w:szCs w:val="20"/>
              </w:rPr>
            </w:pPr>
            <w:r w:rsidRPr="000E0FBE">
              <w:rPr>
                <w:sz w:val="20"/>
                <w:szCs w:val="20"/>
              </w:rPr>
              <w:t>Атрибут</w:t>
            </w:r>
          </w:p>
        </w:tc>
        <w:tc>
          <w:tcPr>
            <w:tcW w:w="6945" w:type="dxa"/>
            <w:shd w:val="clear" w:color="auto" w:fill="FFC000"/>
            <w:vAlign w:val="center"/>
          </w:tcPr>
          <w:p w14:paraId="391EFF38" w14:textId="77777777" w:rsidR="007A3584" w:rsidRPr="000E0FBE" w:rsidRDefault="007A3584" w:rsidP="0096739B">
            <w:pPr>
              <w:jc w:val="center"/>
              <w:rPr>
                <w:sz w:val="20"/>
                <w:szCs w:val="20"/>
              </w:rPr>
            </w:pPr>
            <w:r w:rsidRPr="000E0FBE">
              <w:rPr>
                <w:sz w:val="20"/>
                <w:szCs w:val="20"/>
              </w:rPr>
              <w:t>Примечание</w:t>
            </w:r>
          </w:p>
        </w:tc>
      </w:tr>
      <w:tr w:rsidR="007A3584" w:rsidRPr="003A1169" w14:paraId="3D2D1FAD" w14:textId="77777777" w:rsidTr="00EB66B8">
        <w:trPr>
          <w:trHeight w:val="298"/>
        </w:trPr>
        <w:tc>
          <w:tcPr>
            <w:tcW w:w="3256" w:type="dxa"/>
          </w:tcPr>
          <w:p w14:paraId="12683E7A" w14:textId="77777777" w:rsidR="007A3584" w:rsidRPr="000E0FBE" w:rsidRDefault="007A3584" w:rsidP="0096739B">
            <w:pPr>
              <w:rPr>
                <w:sz w:val="20"/>
                <w:szCs w:val="20"/>
              </w:rPr>
            </w:pPr>
            <w:r w:rsidRPr="000E0FBE">
              <w:rPr>
                <w:sz w:val="20"/>
                <w:szCs w:val="20"/>
              </w:rPr>
              <w:t>Пользователь</w:t>
            </w:r>
          </w:p>
        </w:tc>
        <w:tc>
          <w:tcPr>
            <w:tcW w:w="6945" w:type="dxa"/>
          </w:tcPr>
          <w:p w14:paraId="443194FA" w14:textId="77777777" w:rsidR="007A3584" w:rsidRPr="000E0FBE" w:rsidRDefault="007A3584" w:rsidP="0096739B">
            <w:pPr>
              <w:rPr>
                <w:sz w:val="20"/>
                <w:szCs w:val="20"/>
              </w:rPr>
            </w:pPr>
            <w:r w:rsidRPr="000E0FBE">
              <w:rPr>
                <w:sz w:val="20"/>
                <w:szCs w:val="20"/>
              </w:rPr>
              <w:t>Выбор из справочника</w:t>
            </w:r>
          </w:p>
        </w:tc>
      </w:tr>
      <w:tr w:rsidR="007A3584" w:rsidRPr="003A1169" w14:paraId="184FB8B6" w14:textId="77777777" w:rsidTr="00EB66B8">
        <w:trPr>
          <w:trHeight w:val="298"/>
        </w:trPr>
        <w:tc>
          <w:tcPr>
            <w:tcW w:w="3256" w:type="dxa"/>
          </w:tcPr>
          <w:p w14:paraId="0724F60F" w14:textId="77777777" w:rsidR="007A3584" w:rsidRPr="000E0FBE" w:rsidRDefault="007A3584" w:rsidP="0096739B">
            <w:pPr>
              <w:rPr>
                <w:sz w:val="20"/>
                <w:szCs w:val="20"/>
              </w:rPr>
            </w:pPr>
            <w:r w:rsidRPr="000E0FBE">
              <w:rPr>
                <w:sz w:val="20"/>
                <w:szCs w:val="20"/>
              </w:rPr>
              <w:t>Ввод данных</w:t>
            </w:r>
          </w:p>
        </w:tc>
        <w:tc>
          <w:tcPr>
            <w:tcW w:w="6945" w:type="dxa"/>
          </w:tcPr>
          <w:p w14:paraId="3000587E" w14:textId="77777777" w:rsidR="007A3584" w:rsidRPr="000E0FBE" w:rsidRDefault="007A3584" w:rsidP="0096739B">
            <w:pPr>
              <w:rPr>
                <w:sz w:val="20"/>
                <w:szCs w:val="20"/>
              </w:rPr>
            </w:pPr>
            <w:r w:rsidRPr="000E0FBE">
              <w:rPr>
                <w:sz w:val="20"/>
                <w:szCs w:val="20"/>
              </w:rPr>
              <w:t>Выбор из справочника</w:t>
            </w:r>
          </w:p>
        </w:tc>
      </w:tr>
      <w:tr w:rsidR="007A3584" w:rsidRPr="003A1169" w14:paraId="5ABAB374" w14:textId="77777777" w:rsidTr="00EB66B8">
        <w:trPr>
          <w:trHeight w:val="298"/>
        </w:trPr>
        <w:tc>
          <w:tcPr>
            <w:tcW w:w="3256" w:type="dxa"/>
          </w:tcPr>
          <w:p w14:paraId="456DD6EA" w14:textId="77777777" w:rsidR="007A3584" w:rsidRPr="000E0FBE" w:rsidRDefault="007A3584" w:rsidP="0096739B">
            <w:pPr>
              <w:rPr>
                <w:sz w:val="20"/>
                <w:szCs w:val="20"/>
              </w:rPr>
            </w:pPr>
            <w:r w:rsidRPr="000E0FBE">
              <w:rPr>
                <w:sz w:val="20"/>
                <w:szCs w:val="20"/>
              </w:rPr>
              <w:t>Профиль персонализации</w:t>
            </w:r>
          </w:p>
        </w:tc>
        <w:tc>
          <w:tcPr>
            <w:tcW w:w="6945" w:type="dxa"/>
          </w:tcPr>
          <w:p w14:paraId="21DA9CB6" w14:textId="77777777" w:rsidR="007A3584" w:rsidRPr="000E0FBE" w:rsidRDefault="007A3584" w:rsidP="0096739B">
            <w:pPr>
              <w:rPr>
                <w:sz w:val="20"/>
                <w:szCs w:val="20"/>
              </w:rPr>
            </w:pPr>
            <w:r w:rsidRPr="000E0FBE">
              <w:rPr>
                <w:sz w:val="20"/>
                <w:szCs w:val="20"/>
              </w:rPr>
              <w:t>Выбор из справочника</w:t>
            </w:r>
          </w:p>
        </w:tc>
      </w:tr>
      <w:tr w:rsidR="007A3584" w:rsidRPr="003A1169" w14:paraId="6B9F2D14" w14:textId="77777777" w:rsidTr="00EB66B8">
        <w:trPr>
          <w:trHeight w:val="298"/>
        </w:trPr>
        <w:tc>
          <w:tcPr>
            <w:tcW w:w="3256" w:type="dxa"/>
          </w:tcPr>
          <w:p w14:paraId="478351F7" w14:textId="77777777" w:rsidR="007A3584" w:rsidRPr="000E0FBE" w:rsidRDefault="007A3584" w:rsidP="0096739B">
            <w:pPr>
              <w:rPr>
                <w:sz w:val="20"/>
                <w:szCs w:val="20"/>
              </w:rPr>
            </w:pPr>
            <w:r w:rsidRPr="000E0FBE">
              <w:rPr>
                <w:sz w:val="20"/>
                <w:szCs w:val="20"/>
              </w:rPr>
              <w:t>Номер склада</w:t>
            </w:r>
          </w:p>
        </w:tc>
        <w:tc>
          <w:tcPr>
            <w:tcW w:w="6945" w:type="dxa"/>
          </w:tcPr>
          <w:p w14:paraId="13EC4EFE" w14:textId="77777777" w:rsidR="007A3584" w:rsidRPr="000E0FBE" w:rsidRDefault="007A3584" w:rsidP="0096739B">
            <w:pPr>
              <w:rPr>
                <w:sz w:val="20"/>
                <w:szCs w:val="20"/>
              </w:rPr>
            </w:pPr>
            <w:r w:rsidRPr="000E0FBE">
              <w:rPr>
                <w:sz w:val="20"/>
                <w:szCs w:val="20"/>
              </w:rPr>
              <w:t>Выбор из справочника</w:t>
            </w:r>
          </w:p>
        </w:tc>
      </w:tr>
      <w:tr w:rsidR="007A3584" w:rsidRPr="003A1169" w14:paraId="488F90AA" w14:textId="77777777" w:rsidTr="00EB66B8">
        <w:trPr>
          <w:trHeight w:val="298"/>
        </w:trPr>
        <w:tc>
          <w:tcPr>
            <w:tcW w:w="3256" w:type="dxa"/>
          </w:tcPr>
          <w:p w14:paraId="54914B0E" w14:textId="77777777" w:rsidR="007A3584" w:rsidRPr="000E0FBE" w:rsidRDefault="007A3584" w:rsidP="0096739B">
            <w:pPr>
              <w:rPr>
                <w:sz w:val="20"/>
                <w:szCs w:val="20"/>
              </w:rPr>
            </w:pPr>
            <w:r w:rsidRPr="000E0FBE">
              <w:rPr>
                <w:sz w:val="20"/>
                <w:szCs w:val="20"/>
              </w:rPr>
              <w:t>Ресурс</w:t>
            </w:r>
          </w:p>
        </w:tc>
        <w:tc>
          <w:tcPr>
            <w:tcW w:w="6945" w:type="dxa"/>
          </w:tcPr>
          <w:p w14:paraId="64F93C6A" w14:textId="77777777" w:rsidR="007A3584" w:rsidRPr="000E0FBE" w:rsidRDefault="007A3584" w:rsidP="0096739B">
            <w:pPr>
              <w:rPr>
                <w:sz w:val="20"/>
                <w:szCs w:val="20"/>
              </w:rPr>
            </w:pPr>
            <w:r w:rsidRPr="000E0FBE">
              <w:rPr>
                <w:sz w:val="20"/>
                <w:szCs w:val="20"/>
              </w:rPr>
              <w:t>Выбор из справочника</w:t>
            </w:r>
          </w:p>
        </w:tc>
      </w:tr>
      <w:tr w:rsidR="007A3584" w:rsidRPr="003A1169" w14:paraId="5EF233D8" w14:textId="77777777" w:rsidTr="00EB66B8">
        <w:trPr>
          <w:trHeight w:val="298"/>
        </w:trPr>
        <w:tc>
          <w:tcPr>
            <w:tcW w:w="3256" w:type="dxa"/>
          </w:tcPr>
          <w:p w14:paraId="46ADA1A6" w14:textId="77777777" w:rsidR="007A3584" w:rsidRPr="000E0FBE" w:rsidRDefault="007A3584" w:rsidP="0096739B">
            <w:pPr>
              <w:rPr>
                <w:sz w:val="20"/>
                <w:szCs w:val="20"/>
              </w:rPr>
            </w:pPr>
            <w:r w:rsidRPr="000E0FBE">
              <w:rPr>
                <w:sz w:val="20"/>
                <w:szCs w:val="20"/>
              </w:rPr>
              <w:t>Автоматическая регистрация</w:t>
            </w:r>
          </w:p>
        </w:tc>
        <w:tc>
          <w:tcPr>
            <w:tcW w:w="6945" w:type="dxa"/>
          </w:tcPr>
          <w:p w14:paraId="0E1F399F" w14:textId="77777777" w:rsidR="007A3584" w:rsidRPr="000E0FBE" w:rsidRDefault="007A3584" w:rsidP="0096739B">
            <w:pPr>
              <w:rPr>
                <w:sz w:val="20"/>
                <w:szCs w:val="20"/>
              </w:rPr>
            </w:pPr>
            <w:r>
              <w:rPr>
                <w:sz w:val="20"/>
                <w:szCs w:val="20"/>
              </w:rPr>
              <w:t>Чекбокс:</w:t>
            </w:r>
            <w:r w:rsidRPr="000E0FBE">
              <w:rPr>
                <w:sz w:val="20"/>
                <w:szCs w:val="20"/>
              </w:rPr>
              <w:t xml:space="preserve"> снимается для пользователей, которы</w:t>
            </w:r>
            <w:r>
              <w:rPr>
                <w:sz w:val="20"/>
                <w:szCs w:val="20"/>
              </w:rPr>
              <w:t>м</w:t>
            </w:r>
            <w:r w:rsidRPr="000E0FBE">
              <w:rPr>
                <w:sz w:val="20"/>
                <w:szCs w:val="20"/>
              </w:rPr>
              <w:t xml:space="preserve"> разрешено регистрироваться под разными ресурсами</w:t>
            </w:r>
          </w:p>
        </w:tc>
      </w:tr>
    </w:tbl>
    <w:p w14:paraId="1ACC2118" w14:textId="77777777" w:rsidR="008B65D9" w:rsidRDefault="008B65D9" w:rsidP="00760F31">
      <w:pPr>
        <w:pStyle w:val="aff4"/>
        <w:ind w:firstLine="708"/>
        <w:rPr>
          <w:lang w:eastAsia="de-DE"/>
        </w:rPr>
      </w:pPr>
    </w:p>
    <w:p w14:paraId="40626FFB" w14:textId="2515D9C1" w:rsidR="00406804" w:rsidRDefault="007A3584" w:rsidP="00760F31">
      <w:pPr>
        <w:pStyle w:val="aff4"/>
        <w:ind w:firstLine="708"/>
        <w:rPr>
          <w:lang w:eastAsia="de-DE"/>
        </w:rPr>
      </w:pPr>
      <w:r>
        <w:rPr>
          <w:lang w:eastAsia="de-DE"/>
        </w:rPr>
        <w:t>Ведение</w:t>
      </w:r>
      <w:r w:rsidRPr="003A1169">
        <w:rPr>
          <w:lang w:eastAsia="de-DE"/>
        </w:rPr>
        <w:t xml:space="preserve"> справочника осуществляется </w:t>
      </w:r>
      <w:r>
        <w:rPr>
          <w:lang w:eastAsia="de-DE"/>
        </w:rPr>
        <w:t xml:space="preserve">вручную </w:t>
      </w:r>
      <w:r w:rsidRPr="003A1169">
        <w:rPr>
          <w:lang w:eastAsia="de-DE"/>
        </w:rPr>
        <w:t>ответственными специалистами склада.</w:t>
      </w:r>
      <w:r>
        <w:rPr>
          <w:lang w:eastAsia="de-DE"/>
        </w:rPr>
        <w:t xml:space="preserve"> </w:t>
      </w:r>
      <w:r w:rsidRPr="003A1169">
        <w:rPr>
          <w:lang w:eastAsia="de-DE"/>
        </w:rPr>
        <w:t xml:space="preserve">Первоначальное заполнение справочника осуществляется </w:t>
      </w:r>
      <w:r>
        <w:rPr>
          <w:lang w:eastAsia="de-DE"/>
        </w:rPr>
        <w:t xml:space="preserve">вручную </w:t>
      </w:r>
      <w:r w:rsidRPr="003A1169">
        <w:rPr>
          <w:lang w:eastAsia="de-DE"/>
        </w:rPr>
        <w:t>ответственными специалистами склада.</w:t>
      </w:r>
    </w:p>
    <w:p w14:paraId="524F818D" w14:textId="77777777" w:rsidR="006737EE" w:rsidRDefault="006737EE" w:rsidP="00781E65">
      <w:pPr>
        <w:rPr>
          <w:lang w:eastAsia="de-DE"/>
        </w:rPr>
      </w:pPr>
    </w:p>
    <w:p w14:paraId="1513D50A" w14:textId="6508B222" w:rsidR="003162C4" w:rsidRDefault="003162C4" w:rsidP="003162C4">
      <w:pPr>
        <w:pStyle w:val="4"/>
        <w:rPr>
          <w:lang w:eastAsia="de-DE"/>
        </w:rPr>
      </w:pPr>
      <w:r>
        <w:rPr>
          <w:lang w:eastAsia="de-DE"/>
        </w:rPr>
        <w:t xml:space="preserve">Складской продукт в </w:t>
      </w:r>
      <w:r>
        <w:rPr>
          <w:lang w:val="en-US" w:eastAsia="de-DE"/>
        </w:rPr>
        <w:t>SAP</w:t>
      </w:r>
      <w:r w:rsidRPr="003162C4">
        <w:rPr>
          <w:lang w:eastAsia="de-DE"/>
        </w:rPr>
        <w:t xml:space="preserve"> </w:t>
      </w:r>
      <w:r>
        <w:rPr>
          <w:lang w:val="en-US" w:eastAsia="de-DE"/>
        </w:rPr>
        <w:t>EWM</w:t>
      </w:r>
    </w:p>
    <w:p w14:paraId="74DECC75" w14:textId="289CD5F4" w:rsidR="003162C4" w:rsidRDefault="003162C4" w:rsidP="00781E65">
      <w:pPr>
        <w:rPr>
          <w:lang w:eastAsia="de-DE"/>
        </w:rPr>
      </w:pPr>
    </w:p>
    <w:p w14:paraId="2A84B1F9" w14:textId="7E312317" w:rsidR="003162C4" w:rsidRDefault="003162C4" w:rsidP="003162C4">
      <w:pPr>
        <w:ind w:firstLine="709"/>
        <w:rPr>
          <w:lang w:eastAsia="de-DE"/>
        </w:rPr>
      </w:pPr>
      <w:r>
        <w:rPr>
          <w:lang w:eastAsia="de-DE"/>
        </w:rPr>
        <w:t>Складской продукт п</w:t>
      </w:r>
      <w:r w:rsidRPr="003162C4">
        <w:rPr>
          <w:lang w:eastAsia="de-DE"/>
        </w:rPr>
        <w:t xml:space="preserve">редставляет собой подробное описание </w:t>
      </w:r>
      <w:r>
        <w:rPr>
          <w:lang w:eastAsia="de-DE"/>
        </w:rPr>
        <w:t>конкретной позиции материально технического ресурса</w:t>
      </w:r>
      <w:r w:rsidRPr="003162C4">
        <w:rPr>
          <w:lang w:eastAsia="de-DE"/>
        </w:rPr>
        <w:t xml:space="preserve"> с указанием всех </w:t>
      </w:r>
      <w:r>
        <w:rPr>
          <w:lang w:eastAsia="de-DE"/>
        </w:rPr>
        <w:t xml:space="preserve">данных, </w:t>
      </w:r>
      <w:r w:rsidRPr="003162C4">
        <w:rPr>
          <w:lang w:eastAsia="de-DE"/>
        </w:rPr>
        <w:t xml:space="preserve">необходимых </w:t>
      </w:r>
      <w:r>
        <w:rPr>
          <w:lang w:eastAsia="de-DE"/>
        </w:rPr>
        <w:t xml:space="preserve">для ведения продукта в </w:t>
      </w:r>
      <w:r>
        <w:rPr>
          <w:lang w:val="en-US" w:eastAsia="de-DE"/>
        </w:rPr>
        <w:t>SAP</w:t>
      </w:r>
      <w:r w:rsidRPr="003162C4">
        <w:rPr>
          <w:lang w:eastAsia="de-DE"/>
        </w:rPr>
        <w:t xml:space="preserve"> </w:t>
      </w:r>
      <w:r>
        <w:rPr>
          <w:lang w:val="en-US" w:eastAsia="de-DE"/>
        </w:rPr>
        <w:t>EWM</w:t>
      </w:r>
      <w:r w:rsidRPr="003162C4">
        <w:rPr>
          <w:lang w:eastAsia="de-DE"/>
        </w:rPr>
        <w:t>.</w:t>
      </w:r>
    </w:p>
    <w:p w14:paraId="00C60E27" w14:textId="06B1C929" w:rsidR="003162C4" w:rsidRDefault="003162C4" w:rsidP="003162C4">
      <w:pPr>
        <w:ind w:firstLine="709"/>
      </w:pPr>
      <w:r>
        <w:t xml:space="preserve">Складской продукт копируется из данных по продуктам, которые ведутся в </w:t>
      </w:r>
      <w:r>
        <w:rPr>
          <w:lang w:val="en-US"/>
        </w:rPr>
        <w:t>SAP</w:t>
      </w:r>
      <w:r w:rsidRPr="003162C4">
        <w:t xml:space="preserve"> </w:t>
      </w:r>
      <w:r>
        <w:rPr>
          <w:lang w:val="en-US"/>
        </w:rPr>
        <w:t>ERP</w:t>
      </w:r>
      <w:r w:rsidRPr="003162C4">
        <w:t xml:space="preserve"> (</w:t>
      </w:r>
      <w:r>
        <w:rPr>
          <w:lang w:val="en-US"/>
        </w:rPr>
        <w:t>SAP</w:t>
      </w:r>
      <w:r w:rsidRPr="003162C4">
        <w:t xml:space="preserve"> </w:t>
      </w:r>
      <w:r>
        <w:rPr>
          <w:lang w:val="en-US"/>
        </w:rPr>
        <w:t>S</w:t>
      </w:r>
      <w:r w:rsidRPr="003162C4">
        <w:t xml:space="preserve">/4 </w:t>
      </w:r>
      <w:r>
        <w:rPr>
          <w:lang w:val="en-US"/>
        </w:rPr>
        <w:t>HANA</w:t>
      </w:r>
      <w:r w:rsidRPr="003162C4">
        <w:t>).</w:t>
      </w:r>
      <w:r>
        <w:t xml:space="preserve"> В </w:t>
      </w:r>
      <w:r>
        <w:rPr>
          <w:lang w:val="en-US"/>
        </w:rPr>
        <w:t>SAP</w:t>
      </w:r>
      <w:r w:rsidRPr="003162C4">
        <w:t xml:space="preserve"> </w:t>
      </w:r>
      <w:r>
        <w:rPr>
          <w:lang w:val="en-US"/>
        </w:rPr>
        <w:t>EWM</w:t>
      </w:r>
      <w:r w:rsidRPr="003162C4">
        <w:t xml:space="preserve"> </w:t>
      </w:r>
      <w:r>
        <w:t>ведутся д</w:t>
      </w:r>
      <w:r w:rsidRPr="003162C4">
        <w:t>анные</w:t>
      </w:r>
      <w:r>
        <w:t xml:space="preserve">, необходимые для настройки </w:t>
      </w:r>
      <w:r w:rsidRPr="003162C4">
        <w:t>правил хранения и обработки складских продуктов</w:t>
      </w:r>
      <w:r>
        <w:t xml:space="preserve"> на складах, находящихся</w:t>
      </w:r>
      <w:r w:rsidRPr="003162C4">
        <w:t xml:space="preserve"> </w:t>
      </w:r>
      <w:r>
        <w:t>под ее управлением</w:t>
      </w:r>
      <w:r w:rsidRPr="003162C4">
        <w:t xml:space="preserve">. Для этого, в рамках данного объекта осуществляется ведение информации, необходимой для понимания объекта системой </w:t>
      </w:r>
      <w:r w:rsidRPr="003162C4">
        <w:rPr>
          <w:lang w:val="en-US"/>
        </w:rPr>
        <w:t>SAP</w:t>
      </w:r>
      <w:r w:rsidRPr="003162C4">
        <w:t xml:space="preserve"> </w:t>
      </w:r>
      <w:r w:rsidRPr="003162C4">
        <w:rPr>
          <w:lang w:val="en-US"/>
        </w:rPr>
        <w:t>EWM</w:t>
      </w:r>
      <w:r>
        <w:t xml:space="preserve"> посредством добавления </w:t>
      </w:r>
      <w:r w:rsidRPr="003162C4">
        <w:t>данны</w:t>
      </w:r>
      <w:r>
        <w:t>х</w:t>
      </w:r>
      <w:r w:rsidRPr="003162C4">
        <w:t>, уникальны</w:t>
      </w:r>
      <w:r>
        <w:t>х</w:t>
      </w:r>
      <w:r w:rsidRPr="003162C4">
        <w:t xml:space="preserve"> для к</w:t>
      </w:r>
      <w:r>
        <w:t>аждого завода и номера склада. Н</w:t>
      </w:r>
      <w:r w:rsidRPr="003162C4">
        <w:t>екоторые данные могут вноситься на уровне типа склада.</w:t>
      </w:r>
      <w:r>
        <w:t xml:space="preserve"> </w:t>
      </w:r>
      <w:r w:rsidRPr="003162C4">
        <w:t xml:space="preserve">Эти данные не передаются в другие </w:t>
      </w:r>
      <w:r>
        <w:t xml:space="preserve">модули </w:t>
      </w:r>
      <w:r w:rsidRPr="003162C4">
        <w:t>и необходимы исключительно для обеспечения внутрискладской логистики.</w:t>
      </w:r>
    </w:p>
    <w:p w14:paraId="6D7ECC0F" w14:textId="2C20114C" w:rsidR="003162C4" w:rsidRDefault="003162C4" w:rsidP="003162C4">
      <w:pPr>
        <w:ind w:firstLine="709"/>
      </w:pPr>
      <w:r>
        <w:t>Настройка складских продуктов осуществляется по сл</w:t>
      </w:r>
      <w:r w:rsidR="00BB44B5">
        <w:t>е</w:t>
      </w:r>
      <w:r>
        <w:t>д</w:t>
      </w:r>
      <w:r w:rsidR="00BB44B5">
        <w:t>у</w:t>
      </w:r>
      <w:r>
        <w:t>ющему пути:</w:t>
      </w:r>
    </w:p>
    <w:p w14:paraId="4371CA9B" w14:textId="77777777" w:rsidR="003162C4" w:rsidRPr="00670530" w:rsidRDefault="003162C4" w:rsidP="003162C4">
      <w:pPr>
        <w:ind w:firstLine="708"/>
        <w:rPr>
          <w:i/>
        </w:rPr>
      </w:pPr>
      <w:r w:rsidRPr="00670530">
        <w:rPr>
          <w:i/>
          <w:color w:val="1F497D" w:themeColor="text2"/>
        </w:rPr>
        <w:t>SPRO-SCM Extended warehouse management-Расширенное управление складами-Основные данные-Продукт</w:t>
      </w:r>
      <w:r w:rsidRPr="00670530">
        <w:rPr>
          <w:i/>
        </w:rPr>
        <w:t>.</w:t>
      </w:r>
    </w:p>
    <w:p w14:paraId="7D7AD30B" w14:textId="77777777" w:rsidR="00670530" w:rsidRDefault="003162C4" w:rsidP="003162C4">
      <w:pPr>
        <w:ind w:firstLine="709"/>
      </w:pPr>
      <w:r w:rsidRPr="003162C4">
        <w:t xml:space="preserve">После того как настройка данных для обеспечения выполнения правил обработки и хранения МТР </w:t>
      </w:r>
      <w:r>
        <w:t>произведена</w:t>
      </w:r>
      <w:r w:rsidRPr="003162C4">
        <w:t xml:space="preserve">, эти правила необходимо применить к материалам, хранящимся на складе. Эту операцию будут выполнять сотрудники склада в транзакции, расположенной по пути: </w:t>
      </w:r>
    </w:p>
    <w:p w14:paraId="7BED8083" w14:textId="6BFF3538" w:rsidR="003162C4" w:rsidRPr="00670530" w:rsidRDefault="003162C4" w:rsidP="003162C4">
      <w:pPr>
        <w:ind w:firstLine="709"/>
        <w:rPr>
          <w:i/>
          <w:color w:val="1F497D" w:themeColor="text2"/>
        </w:rPr>
      </w:pPr>
      <w:r w:rsidRPr="00670530">
        <w:rPr>
          <w:i/>
          <w:color w:val="1F497D" w:themeColor="text2"/>
        </w:rPr>
        <w:t xml:space="preserve">Меню </w:t>
      </w:r>
      <w:r w:rsidRPr="00670530">
        <w:rPr>
          <w:i/>
          <w:color w:val="1F497D" w:themeColor="text2"/>
          <w:lang w:val="en-US"/>
        </w:rPr>
        <w:t>SAP</w:t>
      </w:r>
      <w:r w:rsidRPr="00670530">
        <w:rPr>
          <w:i/>
          <w:color w:val="1F497D" w:themeColor="text2"/>
        </w:rPr>
        <w:t>-Логистика-</w:t>
      </w:r>
      <w:r w:rsidRPr="00670530">
        <w:rPr>
          <w:i/>
          <w:color w:val="1F497D" w:themeColor="text2"/>
          <w:lang w:val="en-US"/>
        </w:rPr>
        <w:t>SCM</w:t>
      </w:r>
      <w:r w:rsidRPr="00670530">
        <w:rPr>
          <w:i/>
          <w:color w:val="1F497D" w:themeColor="text2"/>
        </w:rPr>
        <w:t>: расширенное управление складами-Расширенное управление складами-Основные данные-Продукт- /</w:t>
      </w:r>
      <w:r w:rsidRPr="00670530">
        <w:rPr>
          <w:i/>
          <w:color w:val="1F497D" w:themeColor="text2"/>
          <w:lang w:val="en-US"/>
        </w:rPr>
        <w:t>SCWM</w:t>
      </w:r>
      <w:r w:rsidRPr="00670530">
        <w:rPr>
          <w:i/>
          <w:color w:val="1F497D" w:themeColor="text2"/>
        </w:rPr>
        <w:t>/</w:t>
      </w:r>
      <w:r w:rsidRPr="00670530">
        <w:rPr>
          <w:i/>
          <w:color w:val="1F497D" w:themeColor="text2"/>
          <w:lang w:val="en-US"/>
        </w:rPr>
        <w:t>MAT</w:t>
      </w:r>
      <w:r w:rsidRPr="00670530">
        <w:rPr>
          <w:i/>
          <w:color w:val="1F497D" w:themeColor="text2"/>
        </w:rPr>
        <w:t>1</w:t>
      </w:r>
    </w:p>
    <w:p w14:paraId="29D2C9C0" w14:textId="682E900B" w:rsidR="003162C4" w:rsidRDefault="003162C4" w:rsidP="003162C4">
      <w:pPr>
        <w:ind w:firstLine="708"/>
      </w:pPr>
      <w:r w:rsidRPr="003162C4">
        <w:t xml:space="preserve">Миграция справочника выполняется путем автоматического переноса материалов из </w:t>
      </w:r>
      <w:r>
        <w:rPr>
          <w:lang w:val="en-US"/>
        </w:rPr>
        <w:t>SAP</w:t>
      </w:r>
      <w:r w:rsidRPr="003162C4">
        <w:t xml:space="preserve"> </w:t>
      </w:r>
      <w:r>
        <w:rPr>
          <w:lang w:val="en-US"/>
        </w:rPr>
        <w:t>ERP</w:t>
      </w:r>
      <w:r w:rsidRPr="003162C4">
        <w:t xml:space="preserve"> (</w:t>
      </w:r>
      <w:r>
        <w:rPr>
          <w:lang w:val="en-US"/>
        </w:rPr>
        <w:t>SAP</w:t>
      </w:r>
      <w:r w:rsidRPr="003162C4">
        <w:t xml:space="preserve"> </w:t>
      </w:r>
      <w:r w:rsidRPr="003162C4">
        <w:rPr>
          <w:lang w:val="en-US"/>
        </w:rPr>
        <w:t>S</w:t>
      </w:r>
      <w:r w:rsidRPr="003162C4">
        <w:t>4/</w:t>
      </w:r>
      <w:r w:rsidRPr="003162C4">
        <w:rPr>
          <w:lang w:val="en-US"/>
        </w:rPr>
        <w:t>HANA</w:t>
      </w:r>
      <w:r w:rsidRPr="003162C4">
        <w:t xml:space="preserve">) в </w:t>
      </w:r>
      <w:r>
        <w:rPr>
          <w:lang w:val="en-US"/>
        </w:rPr>
        <w:t>SAP</w:t>
      </w:r>
      <w:r w:rsidRPr="003162C4">
        <w:t xml:space="preserve"> </w:t>
      </w:r>
      <w:r w:rsidRPr="003162C4">
        <w:rPr>
          <w:lang w:val="en-US"/>
        </w:rPr>
        <w:t>EWM</w:t>
      </w:r>
      <w:r w:rsidRPr="003162C4">
        <w:t xml:space="preserve">. </w:t>
      </w:r>
    </w:p>
    <w:p w14:paraId="01D2B720" w14:textId="168A27B4" w:rsidR="003162C4" w:rsidRDefault="003162C4" w:rsidP="003162C4">
      <w:pPr>
        <w:ind w:firstLine="709"/>
      </w:pPr>
      <w:r>
        <w:rPr>
          <w:lang w:val="en-US"/>
        </w:rPr>
        <w:t>SAP</w:t>
      </w:r>
      <w:r w:rsidRPr="003162C4">
        <w:t xml:space="preserve"> </w:t>
      </w:r>
      <w:r>
        <w:rPr>
          <w:lang w:val="en-US"/>
        </w:rPr>
        <w:t>EWM</w:t>
      </w:r>
      <w:r w:rsidRPr="003162C4">
        <w:t xml:space="preserve"> поддерживает как буквенные, так и числовые обозначения либо смешанные обозначения.</w:t>
      </w:r>
    </w:p>
    <w:p w14:paraId="20DC8FCA" w14:textId="05876215" w:rsidR="001E5A66" w:rsidRPr="003A1169" w:rsidRDefault="001E5A66" w:rsidP="001E5A66">
      <w:pPr>
        <w:pStyle w:val="aa"/>
        <w:keepNext/>
        <w:spacing w:after="240" w:afterAutospacing="0" w:line="276" w:lineRule="auto"/>
        <w:jc w:val="right"/>
        <w:rPr>
          <w:lang w:eastAsia="de-DE"/>
        </w:rPr>
      </w:pPr>
      <w:r w:rsidRPr="00916FAB">
        <w:rPr>
          <w:rFonts w:cs="Arial"/>
          <w:b/>
          <w:sz w:val="22"/>
        </w:rPr>
        <w:t xml:space="preserve">Таблица </w:t>
      </w:r>
      <w:r w:rsidRPr="001E5E7D">
        <w:rPr>
          <w:rFonts w:cs="Arial"/>
          <w:b/>
          <w:sz w:val="22"/>
        </w:rPr>
        <w:t>1</w:t>
      </w:r>
      <w:r>
        <w:rPr>
          <w:rFonts w:cs="Arial"/>
          <w:b/>
          <w:sz w:val="22"/>
        </w:rPr>
        <w:t>60. Структура справочника Складской продукт</w:t>
      </w:r>
    </w:p>
    <w:tbl>
      <w:tblPr>
        <w:tblStyle w:val="StandardTable"/>
        <w:tblW w:w="10201" w:type="dxa"/>
        <w:tblLayout w:type="fixed"/>
        <w:tblLook w:val="0620" w:firstRow="1" w:lastRow="0" w:firstColumn="0" w:lastColumn="0" w:noHBand="1" w:noVBand="1"/>
      </w:tblPr>
      <w:tblGrid>
        <w:gridCol w:w="2830"/>
        <w:gridCol w:w="7371"/>
      </w:tblGrid>
      <w:tr w:rsidR="001E5A66" w:rsidRPr="003A1169" w14:paraId="67DC22B3" w14:textId="77777777" w:rsidTr="001E5E7D">
        <w:trPr>
          <w:cnfStyle w:val="100000000000" w:firstRow="1" w:lastRow="0" w:firstColumn="0" w:lastColumn="0" w:oddVBand="0" w:evenVBand="0" w:oddHBand="0" w:evenHBand="0" w:firstRowFirstColumn="0" w:firstRowLastColumn="0" w:lastRowFirstColumn="0" w:lastRowLastColumn="0"/>
          <w:trHeight w:val="298"/>
        </w:trPr>
        <w:tc>
          <w:tcPr>
            <w:tcW w:w="2830" w:type="dxa"/>
            <w:shd w:val="clear" w:color="auto" w:fill="FFC000"/>
            <w:vAlign w:val="center"/>
          </w:tcPr>
          <w:p w14:paraId="48850735" w14:textId="77777777" w:rsidR="001E5A66" w:rsidRPr="000E0FBE" w:rsidRDefault="001E5A66" w:rsidP="00E13FD7">
            <w:pPr>
              <w:jc w:val="center"/>
              <w:rPr>
                <w:sz w:val="20"/>
                <w:szCs w:val="20"/>
              </w:rPr>
            </w:pPr>
            <w:r w:rsidRPr="000E0FBE">
              <w:rPr>
                <w:sz w:val="20"/>
                <w:szCs w:val="20"/>
              </w:rPr>
              <w:t>Атрибут</w:t>
            </w:r>
          </w:p>
        </w:tc>
        <w:tc>
          <w:tcPr>
            <w:tcW w:w="7371" w:type="dxa"/>
            <w:shd w:val="clear" w:color="auto" w:fill="FFC000"/>
            <w:vAlign w:val="center"/>
          </w:tcPr>
          <w:p w14:paraId="32725964" w14:textId="77777777" w:rsidR="001E5A66" w:rsidRPr="000E0FBE" w:rsidRDefault="001E5A66" w:rsidP="00E13FD7">
            <w:pPr>
              <w:jc w:val="center"/>
              <w:rPr>
                <w:sz w:val="20"/>
                <w:szCs w:val="20"/>
              </w:rPr>
            </w:pPr>
            <w:r w:rsidRPr="000E0FBE">
              <w:rPr>
                <w:sz w:val="20"/>
                <w:szCs w:val="20"/>
              </w:rPr>
              <w:t>Примечание</w:t>
            </w:r>
          </w:p>
        </w:tc>
      </w:tr>
      <w:tr w:rsidR="001E5A66" w:rsidRPr="003A1169" w14:paraId="02F54489" w14:textId="77777777" w:rsidTr="001E5E7D">
        <w:trPr>
          <w:trHeight w:val="298"/>
        </w:trPr>
        <w:tc>
          <w:tcPr>
            <w:tcW w:w="2830" w:type="dxa"/>
          </w:tcPr>
          <w:p w14:paraId="032C10E9" w14:textId="36FAC00E" w:rsidR="001E5A66" w:rsidRPr="000E0FBE" w:rsidRDefault="001E5E7D" w:rsidP="00E13FD7">
            <w:pPr>
              <w:rPr>
                <w:sz w:val="20"/>
                <w:szCs w:val="20"/>
              </w:rPr>
            </w:pPr>
            <w:r>
              <w:rPr>
                <w:sz w:val="20"/>
                <w:szCs w:val="20"/>
              </w:rPr>
              <w:t>Номер складского продукта</w:t>
            </w:r>
          </w:p>
        </w:tc>
        <w:tc>
          <w:tcPr>
            <w:tcW w:w="7371" w:type="dxa"/>
          </w:tcPr>
          <w:p w14:paraId="4C9172FD" w14:textId="7B658238" w:rsidR="001E5A66" w:rsidRPr="000E0FBE" w:rsidRDefault="001E5E7D" w:rsidP="00E13FD7">
            <w:pPr>
              <w:rPr>
                <w:sz w:val="20"/>
                <w:szCs w:val="20"/>
              </w:rPr>
            </w:pPr>
            <w:r>
              <w:rPr>
                <w:sz w:val="20"/>
                <w:szCs w:val="20"/>
              </w:rPr>
              <w:t>Ключевое поле: Соответствует номеру ОЗМ</w:t>
            </w:r>
          </w:p>
        </w:tc>
      </w:tr>
      <w:tr w:rsidR="001E5A66" w:rsidRPr="003A1169" w14:paraId="4F05716D" w14:textId="77777777" w:rsidTr="001E5E7D">
        <w:trPr>
          <w:trHeight w:val="298"/>
        </w:trPr>
        <w:tc>
          <w:tcPr>
            <w:tcW w:w="2830" w:type="dxa"/>
          </w:tcPr>
          <w:p w14:paraId="1652E01D" w14:textId="6EED3AF0" w:rsidR="001E5A66" w:rsidRPr="000E0FBE" w:rsidRDefault="001E5E7D" w:rsidP="00E13FD7">
            <w:pPr>
              <w:rPr>
                <w:sz w:val="20"/>
                <w:szCs w:val="20"/>
              </w:rPr>
            </w:pPr>
            <w:r>
              <w:rPr>
                <w:sz w:val="20"/>
                <w:szCs w:val="20"/>
              </w:rPr>
              <w:t>Номер склада</w:t>
            </w:r>
          </w:p>
        </w:tc>
        <w:tc>
          <w:tcPr>
            <w:tcW w:w="7371" w:type="dxa"/>
          </w:tcPr>
          <w:p w14:paraId="046C6FB0" w14:textId="00419ACE" w:rsidR="001E5A66" w:rsidRPr="000E0FBE" w:rsidRDefault="001E5E7D" w:rsidP="00E13FD7">
            <w:pPr>
              <w:rPr>
                <w:sz w:val="20"/>
                <w:szCs w:val="20"/>
              </w:rPr>
            </w:pPr>
            <w:r>
              <w:rPr>
                <w:sz w:val="20"/>
                <w:szCs w:val="20"/>
              </w:rPr>
              <w:t xml:space="preserve">Ключевое поле: Номер склада </w:t>
            </w:r>
            <w:r>
              <w:rPr>
                <w:sz w:val="20"/>
                <w:szCs w:val="20"/>
                <w:lang w:val="en-US"/>
              </w:rPr>
              <w:t>EWM</w:t>
            </w:r>
            <w:r w:rsidRPr="001E5E7D">
              <w:rPr>
                <w:sz w:val="20"/>
                <w:szCs w:val="20"/>
              </w:rPr>
              <w:t xml:space="preserve"> (</w:t>
            </w:r>
            <w:r>
              <w:rPr>
                <w:sz w:val="20"/>
                <w:szCs w:val="20"/>
              </w:rPr>
              <w:t>объект организационной структуры)</w:t>
            </w:r>
          </w:p>
        </w:tc>
      </w:tr>
      <w:tr w:rsidR="001E5A66" w:rsidRPr="003A1169" w14:paraId="5F7B197A" w14:textId="77777777" w:rsidTr="001E5E7D">
        <w:trPr>
          <w:trHeight w:val="298"/>
        </w:trPr>
        <w:tc>
          <w:tcPr>
            <w:tcW w:w="2830" w:type="dxa"/>
          </w:tcPr>
          <w:p w14:paraId="1EDD4F2C" w14:textId="5989884D" w:rsidR="001E5A66" w:rsidRPr="000E0FBE" w:rsidRDefault="001E5E7D" w:rsidP="00E13FD7">
            <w:pPr>
              <w:rPr>
                <w:sz w:val="20"/>
                <w:szCs w:val="20"/>
              </w:rPr>
            </w:pPr>
            <w:r>
              <w:rPr>
                <w:sz w:val="20"/>
                <w:szCs w:val="20"/>
              </w:rPr>
              <w:t>Правомочный распоряжаться</w:t>
            </w:r>
          </w:p>
        </w:tc>
        <w:tc>
          <w:tcPr>
            <w:tcW w:w="7371" w:type="dxa"/>
          </w:tcPr>
          <w:p w14:paraId="2B330608" w14:textId="6FDC7912" w:rsidR="001E5A66" w:rsidRPr="000E0FBE" w:rsidRDefault="001E5E7D" w:rsidP="00E13FD7">
            <w:pPr>
              <w:rPr>
                <w:sz w:val="20"/>
                <w:szCs w:val="20"/>
              </w:rPr>
            </w:pPr>
            <w:r>
              <w:rPr>
                <w:sz w:val="20"/>
                <w:szCs w:val="20"/>
              </w:rPr>
              <w:t>Ключевое поле: Номер завода</w:t>
            </w:r>
          </w:p>
        </w:tc>
      </w:tr>
      <w:tr w:rsidR="002E14D6" w:rsidRPr="003A1169" w14:paraId="5A34258D" w14:textId="77777777" w:rsidTr="001E5E7D">
        <w:trPr>
          <w:trHeight w:val="298"/>
        </w:trPr>
        <w:tc>
          <w:tcPr>
            <w:tcW w:w="2830" w:type="dxa"/>
          </w:tcPr>
          <w:p w14:paraId="3E466A88" w14:textId="61A85315" w:rsidR="002E14D6" w:rsidRPr="002E14D6" w:rsidRDefault="002E14D6" w:rsidP="00E13FD7">
            <w:pPr>
              <w:rPr>
                <w:sz w:val="20"/>
                <w:szCs w:val="20"/>
              </w:rPr>
            </w:pPr>
            <w:r>
              <w:rPr>
                <w:sz w:val="20"/>
                <w:szCs w:val="20"/>
                <w:lang w:val="en-US"/>
              </w:rPr>
              <w:t xml:space="preserve">EAN </w:t>
            </w:r>
            <w:r>
              <w:rPr>
                <w:sz w:val="20"/>
                <w:szCs w:val="20"/>
              </w:rPr>
              <w:t>Код</w:t>
            </w:r>
          </w:p>
        </w:tc>
        <w:tc>
          <w:tcPr>
            <w:tcW w:w="7371" w:type="dxa"/>
          </w:tcPr>
          <w:p w14:paraId="6010647F" w14:textId="77777777" w:rsidR="002E14D6" w:rsidRDefault="002E14D6" w:rsidP="002E14D6">
            <w:pPr>
              <w:rPr>
                <w:sz w:val="20"/>
                <w:szCs w:val="20"/>
              </w:rPr>
            </w:pPr>
            <w:r>
              <w:rPr>
                <w:sz w:val="20"/>
                <w:szCs w:val="20"/>
              </w:rPr>
              <w:t>Заполняется опционально. Наличие</w:t>
            </w:r>
            <w:r w:rsidRPr="002E14D6">
              <w:rPr>
                <w:sz w:val="20"/>
                <w:szCs w:val="20"/>
              </w:rPr>
              <w:t xml:space="preserve"> </w:t>
            </w:r>
            <w:r>
              <w:rPr>
                <w:sz w:val="20"/>
                <w:szCs w:val="20"/>
                <w:lang w:val="en-US"/>
              </w:rPr>
              <w:t>EAN</w:t>
            </w:r>
            <w:r w:rsidRPr="002E14D6">
              <w:rPr>
                <w:sz w:val="20"/>
                <w:szCs w:val="20"/>
              </w:rPr>
              <w:t xml:space="preserve"> </w:t>
            </w:r>
            <w:r>
              <w:rPr>
                <w:sz w:val="20"/>
                <w:szCs w:val="20"/>
              </w:rPr>
              <w:t>упросит приемку материалов, за счет печати ШК на листе приемки. Т.е. ввод материала в ТСД можно будет выполнять путем сканирования ШК с бумажного документа, а не вводом цифрового кода.</w:t>
            </w:r>
          </w:p>
          <w:p w14:paraId="2E71AE30" w14:textId="642A02B6" w:rsidR="002E14D6" w:rsidRDefault="002E14D6" w:rsidP="002E14D6">
            <w:pPr>
              <w:rPr>
                <w:sz w:val="20"/>
                <w:szCs w:val="20"/>
              </w:rPr>
            </w:pPr>
            <w:r>
              <w:rPr>
                <w:sz w:val="20"/>
                <w:szCs w:val="20"/>
              </w:rPr>
              <w:t xml:space="preserve">Определяется в системе </w:t>
            </w:r>
            <w:r>
              <w:rPr>
                <w:sz w:val="20"/>
                <w:szCs w:val="20"/>
                <w:lang w:val="en-US"/>
              </w:rPr>
              <w:t>ERP</w:t>
            </w:r>
            <w:r w:rsidRPr="00052DDC">
              <w:rPr>
                <w:sz w:val="20"/>
                <w:szCs w:val="20"/>
              </w:rPr>
              <w:t xml:space="preserve"> </w:t>
            </w:r>
            <w:r>
              <w:rPr>
                <w:sz w:val="20"/>
                <w:szCs w:val="20"/>
              </w:rPr>
              <w:t xml:space="preserve">и переносится в </w:t>
            </w:r>
            <w:r>
              <w:rPr>
                <w:sz w:val="20"/>
                <w:szCs w:val="20"/>
                <w:lang w:val="en-US"/>
              </w:rPr>
              <w:t>EWM</w:t>
            </w:r>
            <w:r w:rsidRPr="00052DDC">
              <w:rPr>
                <w:sz w:val="20"/>
                <w:szCs w:val="20"/>
              </w:rPr>
              <w:t xml:space="preserve"> </w:t>
            </w:r>
            <w:r>
              <w:rPr>
                <w:sz w:val="20"/>
                <w:szCs w:val="20"/>
              </w:rPr>
              <w:t>в рамках интеграционного потока.</w:t>
            </w:r>
          </w:p>
        </w:tc>
      </w:tr>
      <w:tr w:rsidR="00052DDC" w:rsidRPr="003A1169" w14:paraId="6C02BB02" w14:textId="77777777" w:rsidTr="001E5E7D">
        <w:trPr>
          <w:trHeight w:val="298"/>
        </w:trPr>
        <w:tc>
          <w:tcPr>
            <w:tcW w:w="2830" w:type="dxa"/>
          </w:tcPr>
          <w:p w14:paraId="4123576D" w14:textId="1F55FB33" w:rsidR="00052DDC" w:rsidRDefault="00052DDC" w:rsidP="00E13FD7">
            <w:pPr>
              <w:rPr>
                <w:sz w:val="20"/>
                <w:szCs w:val="20"/>
              </w:rPr>
            </w:pPr>
            <w:r>
              <w:rPr>
                <w:sz w:val="20"/>
                <w:szCs w:val="20"/>
              </w:rPr>
              <w:t>Тип ЕО</w:t>
            </w:r>
          </w:p>
        </w:tc>
        <w:tc>
          <w:tcPr>
            <w:tcW w:w="7371" w:type="dxa"/>
          </w:tcPr>
          <w:p w14:paraId="721AB47E" w14:textId="77777777" w:rsidR="00052DDC" w:rsidRDefault="00052DDC" w:rsidP="00052DDC">
            <w:pPr>
              <w:rPr>
                <w:sz w:val="20"/>
                <w:szCs w:val="20"/>
              </w:rPr>
            </w:pPr>
            <w:r>
              <w:rPr>
                <w:sz w:val="20"/>
                <w:szCs w:val="20"/>
              </w:rPr>
              <w:t>Тип единицы обработки (Контейнер, Паллета 120</w:t>
            </w:r>
            <w:r>
              <w:rPr>
                <w:sz w:val="20"/>
                <w:szCs w:val="20"/>
                <w:lang w:val="en-US"/>
              </w:rPr>
              <w:t>x</w:t>
            </w:r>
            <w:r>
              <w:rPr>
                <w:sz w:val="20"/>
                <w:szCs w:val="20"/>
              </w:rPr>
              <w:t>80, Паллета 120х100, Бигбэг и т.д.), который будет присваиваться единицам обработки данного материала. Тип единицы оборудования определяет возможность складирования материала в определенных складских местах (определяется через соответствие Типа ЕО и Типа складского места).</w:t>
            </w:r>
          </w:p>
          <w:p w14:paraId="03DDB8AF" w14:textId="4A088527" w:rsidR="00052DDC" w:rsidRDefault="00052DDC" w:rsidP="00052DDC">
            <w:pPr>
              <w:rPr>
                <w:sz w:val="20"/>
                <w:szCs w:val="20"/>
              </w:rPr>
            </w:pPr>
            <w:r>
              <w:rPr>
                <w:sz w:val="20"/>
                <w:szCs w:val="20"/>
              </w:rPr>
              <w:t xml:space="preserve">Определяется в системе </w:t>
            </w:r>
            <w:r>
              <w:rPr>
                <w:sz w:val="20"/>
                <w:szCs w:val="20"/>
                <w:lang w:val="en-US"/>
              </w:rPr>
              <w:t>ERP</w:t>
            </w:r>
            <w:r w:rsidRPr="00052DDC">
              <w:rPr>
                <w:sz w:val="20"/>
                <w:szCs w:val="20"/>
              </w:rPr>
              <w:t xml:space="preserve"> </w:t>
            </w:r>
            <w:r>
              <w:rPr>
                <w:sz w:val="20"/>
                <w:szCs w:val="20"/>
              </w:rPr>
              <w:t xml:space="preserve">и переносится в </w:t>
            </w:r>
            <w:r>
              <w:rPr>
                <w:sz w:val="20"/>
                <w:szCs w:val="20"/>
                <w:lang w:val="en-US"/>
              </w:rPr>
              <w:t>EWM</w:t>
            </w:r>
            <w:r w:rsidRPr="00052DDC">
              <w:rPr>
                <w:sz w:val="20"/>
                <w:szCs w:val="20"/>
              </w:rPr>
              <w:t xml:space="preserve"> </w:t>
            </w:r>
            <w:r>
              <w:rPr>
                <w:sz w:val="20"/>
                <w:szCs w:val="20"/>
              </w:rPr>
              <w:t>в рамках интеграционного потока.</w:t>
            </w:r>
          </w:p>
        </w:tc>
      </w:tr>
      <w:tr w:rsidR="00052DDC" w:rsidRPr="003A1169" w14:paraId="24921688" w14:textId="77777777" w:rsidTr="001E5E7D">
        <w:trPr>
          <w:trHeight w:val="298"/>
        </w:trPr>
        <w:tc>
          <w:tcPr>
            <w:tcW w:w="2830" w:type="dxa"/>
          </w:tcPr>
          <w:p w14:paraId="3240C7BF" w14:textId="38040AB7" w:rsidR="00BF2DAB" w:rsidRPr="00BF2DAB" w:rsidRDefault="00C65738" w:rsidP="00BF2DAB">
            <w:pPr>
              <w:spacing w:after="200" w:line="276" w:lineRule="auto"/>
              <w:jc w:val="left"/>
              <w:rPr>
                <w:sz w:val="20"/>
                <w:szCs w:val="20"/>
              </w:rPr>
            </w:pPr>
            <w:r>
              <w:rPr>
                <w:sz w:val="20"/>
                <w:szCs w:val="20"/>
              </w:rPr>
              <w:t>Вес нетто + ЕИ веса</w:t>
            </w:r>
          </w:p>
          <w:p w14:paraId="7A3BB5C3" w14:textId="5D0601FB" w:rsidR="00BF2DAB" w:rsidRPr="00BF2DAB" w:rsidRDefault="00C65738" w:rsidP="00BF2DAB">
            <w:pPr>
              <w:spacing w:after="200" w:line="276" w:lineRule="auto"/>
              <w:jc w:val="left"/>
              <w:rPr>
                <w:sz w:val="20"/>
                <w:szCs w:val="20"/>
              </w:rPr>
            </w:pPr>
            <w:r>
              <w:rPr>
                <w:sz w:val="20"/>
                <w:szCs w:val="20"/>
              </w:rPr>
              <w:t>Вес брутто + ЕИ веса</w:t>
            </w:r>
          </w:p>
          <w:p w14:paraId="05B78B1C" w14:textId="6DC01B5C" w:rsidR="00052DDC" w:rsidRDefault="00C65738" w:rsidP="00BF2DAB">
            <w:pPr>
              <w:rPr>
                <w:sz w:val="20"/>
                <w:szCs w:val="20"/>
              </w:rPr>
            </w:pPr>
            <w:r>
              <w:rPr>
                <w:sz w:val="20"/>
                <w:szCs w:val="20"/>
              </w:rPr>
              <w:t>Объем + ЕИ объема</w:t>
            </w:r>
          </w:p>
        </w:tc>
        <w:tc>
          <w:tcPr>
            <w:tcW w:w="7371" w:type="dxa"/>
          </w:tcPr>
          <w:p w14:paraId="76D4735F" w14:textId="06072BC7" w:rsidR="0041214A" w:rsidRDefault="00641A2F" w:rsidP="0041214A">
            <w:pPr>
              <w:rPr>
                <w:sz w:val="20"/>
                <w:szCs w:val="20"/>
              </w:rPr>
            </w:pPr>
            <w:r>
              <w:rPr>
                <w:sz w:val="20"/>
                <w:szCs w:val="20"/>
              </w:rPr>
              <w:t xml:space="preserve">Данные поля заполняются опционально </w:t>
            </w:r>
            <w:r w:rsidR="0041214A">
              <w:rPr>
                <w:sz w:val="20"/>
                <w:szCs w:val="20"/>
              </w:rPr>
              <w:t xml:space="preserve">для негабаритных материалов, </w:t>
            </w:r>
            <w:r w:rsidR="00C65738">
              <w:rPr>
                <w:sz w:val="20"/>
                <w:szCs w:val="20"/>
              </w:rPr>
              <w:t>которые складируются без единиц обработки</w:t>
            </w:r>
            <w:r>
              <w:rPr>
                <w:sz w:val="20"/>
                <w:szCs w:val="20"/>
              </w:rPr>
              <w:t>.</w:t>
            </w:r>
          </w:p>
          <w:p w14:paraId="7838E3D4" w14:textId="5BB05054" w:rsidR="0041214A" w:rsidRDefault="0041214A" w:rsidP="0041214A">
            <w:pPr>
              <w:rPr>
                <w:sz w:val="20"/>
                <w:szCs w:val="20"/>
              </w:rPr>
            </w:pPr>
            <w:r>
              <w:rPr>
                <w:sz w:val="20"/>
                <w:szCs w:val="20"/>
              </w:rPr>
              <w:t xml:space="preserve">Для таких материалов необходимо индивидуально определение </w:t>
            </w:r>
            <w:r w:rsidR="00C65738">
              <w:rPr>
                <w:sz w:val="20"/>
                <w:szCs w:val="20"/>
              </w:rPr>
              <w:t>веса и объема</w:t>
            </w:r>
            <w:r>
              <w:rPr>
                <w:sz w:val="20"/>
                <w:szCs w:val="20"/>
              </w:rPr>
              <w:t xml:space="preserve">, для проверки </w:t>
            </w:r>
            <w:r w:rsidR="00C65738">
              <w:rPr>
                <w:sz w:val="20"/>
                <w:szCs w:val="20"/>
              </w:rPr>
              <w:t>емкости складских мест</w:t>
            </w:r>
            <w:r>
              <w:rPr>
                <w:sz w:val="20"/>
                <w:szCs w:val="20"/>
              </w:rPr>
              <w:t>.</w:t>
            </w:r>
          </w:p>
          <w:p w14:paraId="12A7B009" w14:textId="321F595E" w:rsidR="00973A94" w:rsidRDefault="00973A94" w:rsidP="0041214A">
            <w:pPr>
              <w:rPr>
                <w:sz w:val="20"/>
                <w:szCs w:val="20"/>
              </w:rPr>
            </w:pPr>
            <w:r>
              <w:rPr>
                <w:sz w:val="20"/>
                <w:szCs w:val="20"/>
              </w:rPr>
              <w:t>Ведение данных полей требуется только материалов, учитываемых поштучно. Для материалов, учитываемых в весе или объеме, дополнительное ведение данных полей не требуется.</w:t>
            </w:r>
          </w:p>
          <w:p w14:paraId="79BE361F" w14:textId="77777777" w:rsidR="00F72AFA" w:rsidRDefault="00F72AFA" w:rsidP="0041214A">
            <w:pPr>
              <w:rPr>
                <w:sz w:val="20"/>
                <w:szCs w:val="20"/>
              </w:rPr>
            </w:pPr>
          </w:p>
          <w:p w14:paraId="6D605B0E" w14:textId="25FBA8E9" w:rsidR="00052DDC" w:rsidRDefault="0088354E" w:rsidP="0088354E">
            <w:pPr>
              <w:rPr>
                <w:sz w:val="20"/>
                <w:szCs w:val="20"/>
              </w:rPr>
            </w:pPr>
            <w:r>
              <w:rPr>
                <w:sz w:val="20"/>
                <w:szCs w:val="20"/>
              </w:rPr>
              <w:t xml:space="preserve">Данные определяются в системе </w:t>
            </w:r>
            <w:r>
              <w:rPr>
                <w:sz w:val="20"/>
                <w:szCs w:val="20"/>
                <w:lang w:val="en-US"/>
              </w:rPr>
              <w:t>ERP</w:t>
            </w:r>
            <w:r w:rsidRPr="00052DDC">
              <w:rPr>
                <w:sz w:val="20"/>
                <w:szCs w:val="20"/>
              </w:rPr>
              <w:t xml:space="preserve"> </w:t>
            </w:r>
            <w:r>
              <w:rPr>
                <w:sz w:val="20"/>
                <w:szCs w:val="20"/>
              </w:rPr>
              <w:t xml:space="preserve">и переносятся в </w:t>
            </w:r>
            <w:r>
              <w:rPr>
                <w:sz w:val="20"/>
                <w:szCs w:val="20"/>
                <w:lang w:val="en-US"/>
              </w:rPr>
              <w:t>EWM</w:t>
            </w:r>
            <w:r w:rsidRPr="00052DDC">
              <w:rPr>
                <w:sz w:val="20"/>
                <w:szCs w:val="20"/>
              </w:rPr>
              <w:t xml:space="preserve"> </w:t>
            </w:r>
            <w:r>
              <w:rPr>
                <w:sz w:val="20"/>
                <w:szCs w:val="20"/>
              </w:rPr>
              <w:t>в рамках интеграционного потока.</w:t>
            </w:r>
          </w:p>
        </w:tc>
      </w:tr>
      <w:tr w:rsidR="0035391A" w:rsidRPr="003A1169" w14:paraId="0510C237" w14:textId="77777777" w:rsidTr="001E5E7D">
        <w:trPr>
          <w:trHeight w:val="298"/>
        </w:trPr>
        <w:tc>
          <w:tcPr>
            <w:tcW w:w="2830" w:type="dxa"/>
          </w:tcPr>
          <w:p w14:paraId="70F95584" w14:textId="14EB1756" w:rsidR="0035391A" w:rsidRDefault="0035391A" w:rsidP="00E13FD7">
            <w:pPr>
              <w:rPr>
                <w:sz w:val="20"/>
                <w:szCs w:val="20"/>
              </w:rPr>
            </w:pPr>
            <w:r>
              <w:rPr>
                <w:sz w:val="20"/>
                <w:szCs w:val="20"/>
              </w:rPr>
              <w:t>Управляющий индикатор для выбора складского процесса</w:t>
            </w:r>
          </w:p>
        </w:tc>
        <w:tc>
          <w:tcPr>
            <w:tcW w:w="7371" w:type="dxa"/>
          </w:tcPr>
          <w:p w14:paraId="65DD7480" w14:textId="77777777" w:rsidR="0035391A" w:rsidRDefault="0035391A" w:rsidP="0035391A">
            <w:pPr>
              <w:rPr>
                <w:sz w:val="20"/>
                <w:szCs w:val="20"/>
              </w:rPr>
            </w:pPr>
            <w:r>
              <w:rPr>
                <w:sz w:val="20"/>
                <w:szCs w:val="20"/>
              </w:rPr>
              <w:t xml:space="preserve">Определяет выбор складского процесса (вида движения внутри </w:t>
            </w:r>
            <w:r>
              <w:rPr>
                <w:sz w:val="20"/>
                <w:szCs w:val="20"/>
                <w:lang w:val="en-US"/>
              </w:rPr>
              <w:t>EWM</w:t>
            </w:r>
            <w:r w:rsidRPr="0035391A">
              <w:rPr>
                <w:sz w:val="20"/>
                <w:szCs w:val="20"/>
              </w:rPr>
              <w:t xml:space="preserve">) </w:t>
            </w:r>
            <w:r>
              <w:rPr>
                <w:sz w:val="20"/>
                <w:szCs w:val="20"/>
              </w:rPr>
              <w:t xml:space="preserve">для обработки материала внутри </w:t>
            </w:r>
            <w:r>
              <w:rPr>
                <w:sz w:val="20"/>
                <w:szCs w:val="20"/>
                <w:lang w:val="en-US"/>
              </w:rPr>
              <w:t>EWM</w:t>
            </w:r>
            <w:r>
              <w:rPr>
                <w:sz w:val="20"/>
                <w:szCs w:val="20"/>
              </w:rPr>
              <w:t>.</w:t>
            </w:r>
          </w:p>
          <w:p w14:paraId="2852A1AA" w14:textId="585264E9" w:rsidR="0035391A" w:rsidRDefault="0035391A" w:rsidP="0035391A">
            <w:pPr>
              <w:rPr>
                <w:sz w:val="20"/>
                <w:szCs w:val="20"/>
              </w:rPr>
            </w:pPr>
            <w:r>
              <w:rPr>
                <w:sz w:val="20"/>
                <w:szCs w:val="20"/>
              </w:rPr>
              <w:t>По умолчанию данное поле не заполняется, что обеспечивает выбор стандартных видов движения при обработке материалов. Однако, если материал требует особых сценариев обработки, то возможно определение дополнительных значений.</w:t>
            </w:r>
          </w:p>
        </w:tc>
      </w:tr>
      <w:tr w:rsidR="001E5A66" w:rsidRPr="003A1169" w14:paraId="208C7F4E" w14:textId="77777777" w:rsidTr="001E5E7D">
        <w:trPr>
          <w:trHeight w:val="298"/>
        </w:trPr>
        <w:tc>
          <w:tcPr>
            <w:tcW w:w="2830" w:type="dxa"/>
          </w:tcPr>
          <w:p w14:paraId="108D3C7C" w14:textId="7BCB4AD5" w:rsidR="001E5A66" w:rsidRPr="000E0FBE" w:rsidRDefault="001E5E7D" w:rsidP="00E13FD7">
            <w:pPr>
              <w:rPr>
                <w:sz w:val="20"/>
                <w:szCs w:val="20"/>
              </w:rPr>
            </w:pPr>
            <w:r>
              <w:rPr>
                <w:sz w:val="20"/>
                <w:szCs w:val="20"/>
              </w:rPr>
              <w:t>Управляющий индикатор складирования</w:t>
            </w:r>
          </w:p>
        </w:tc>
        <w:tc>
          <w:tcPr>
            <w:tcW w:w="7371" w:type="dxa"/>
          </w:tcPr>
          <w:p w14:paraId="15560863" w14:textId="7B104216" w:rsidR="001E5A66" w:rsidRPr="000E0FBE" w:rsidRDefault="00E13FD7" w:rsidP="0035391A">
            <w:pPr>
              <w:rPr>
                <w:sz w:val="20"/>
                <w:szCs w:val="20"/>
              </w:rPr>
            </w:pPr>
            <w:r>
              <w:rPr>
                <w:sz w:val="20"/>
                <w:szCs w:val="20"/>
              </w:rPr>
              <w:t>Определяет стратегию размещения материала на склад. А именно последовательность Типов складов</w:t>
            </w:r>
            <w:r w:rsidR="0035391A">
              <w:rPr>
                <w:sz w:val="20"/>
                <w:szCs w:val="20"/>
              </w:rPr>
              <w:t>,</w:t>
            </w:r>
            <w:r>
              <w:rPr>
                <w:sz w:val="20"/>
                <w:szCs w:val="20"/>
              </w:rPr>
              <w:t xml:space="preserve"> в которых </w:t>
            </w:r>
            <w:r>
              <w:rPr>
                <w:sz w:val="20"/>
                <w:szCs w:val="20"/>
                <w:lang w:val="en-US"/>
              </w:rPr>
              <w:t>EWM</w:t>
            </w:r>
            <w:r w:rsidRPr="00E13FD7">
              <w:rPr>
                <w:sz w:val="20"/>
                <w:szCs w:val="20"/>
              </w:rPr>
              <w:t xml:space="preserve"> </w:t>
            </w:r>
            <w:r>
              <w:rPr>
                <w:sz w:val="20"/>
                <w:szCs w:val="20"/>
              </w:rPr>
              <w:t>будет искать свободное складское место.</w:t>
            </w:r>
          </w:p>
        </w:tc>
      </w:tr>
      <w:tr w:rsidR="001E5A66" w:rsidRPr="003A1169" w14:paraId="5FD4B051" w14:textId="77777777" w:rsidTr="001E5E7D">
        <w:trPr>
          <w:trHeight w:val="298"/>
        </w:trPr>
        <w:tc>
          <w:tcPr>
            <w:tcW w:w="2830" w:type="dxa"/>
          </w:tcPr>
          <w:p w14:paraId="48FC95CC" w14:textId="2215827A" w:rsidR="001E5A66" w:rsidRPr="000E0FBE" w:rsidRDefault="001E5E7D" w:rsidP="00E13FD7">
            <w:pPr>
              <w:rPr>
                <w:sz w:val="20"/>
                <w:szCs w:val="20"/>
              </w:rPr>
            </w:pPr>
            <w:r>
              <w:rPr>
                <w:sz w:val="20"/>
                <w:szCs w:val="20"/>
              </w:rPr>
              <w:t>Код складского участка</w:t>
            </w:r>
          </w:p>
        </w:tc>
        <w:tc>
          <w:tcPr>
            <w:tcW w:w="7371" w:type="dxa"/>
          </w:tcPr>
          <w:p w14:paraId="1D0B915F" w14:textId="7A69B2E5" w:rsidR="001E5A66" w:rsidRPr="000E0FBE" w:rsidRDefault="00E13FD7" w:rsidP="0035391A">
            <w:pPr>
              <w:rPr>
                <w:sz w:val="20"/>
                <w:szCs w:val="20"/>
              </w:rPr>
            </w:pPr>
            <w:r>
              <w:rPr>
                <w:sz w:val="20"/>
                <w:szCs w:val="20"/>
              </w:rPr>
              <w:t xml:space="preserve">Определяет стратегию размещения материала на склад. А именно последовательность </w:t>
            </w:r>
            <w:r w:rsidR="0035391A">
              <w:rPr>
                <w:sz w:val="20"/>
                <w:szCs w:val="20"/>
              </w:rPr>
              <w:t>Складских участков,</w:t>
            </w:r>
            <w:r>
              <w:rPr>
                <w:sz w:val="20"/>
                <w:szCs w:val="20"/>
              </w:rPr>
              <w:t xml:space="preserve"> в которых </w:t>
            </w:r>
            <w:r>
              <w:rPr>
                <w:sz w:val="20"/>
                <w:szCs w:val="20"/>
                <w:lang w:val="en-US"/>
              </w:rPr>
              <w:t>EWM</w:t>
            </w:r>
            <w:r w:rsidRPr="00E13FD7">
              <w:rPr>
                <w:sz w:val="20"/>
                <w:szCs w:val="20"/>
              </w:rPr>
              <w:t xml:space="preserve"> </w:t>
            </w:r>
            <w:r>
              <w:rPr>
                <w:sz w:val="20"/>
                <w:szCs w:val="20"/>
              </w:rPr>
              <w:t>будет и</w:t>
            </w:r>
            <w:r w:rsidR="0035391A">
              <w:rPr>
                <w:sz w:val="20"/>
                <w:szCs w:val="20"/>
              </w:rPr>
              <w:t>скать свободное складское место в рамках выбранного Типа склада.</w:t>
            </w:r>
          </w:p>
        </w:tc>
      </w:tr>
      <w:tr w:rsidR="001E5E7D" w:rsidRPr="003A1169" w14:paraId="60D3AC7E" w14:textId="77777777" w:rsidTr="001E5E7D">
        <w:trPr>
          <w:trHeight w:val="298"/>
        </w:trPr>
        <w:tc>
          <w:tcPr>
            <w:tcW w:w="2830" w:type="dxa"/>
          </w:tcPr>
          <w:p w14:paraId="3EA9CA23" w14:textId="312C9D8A" w:rsidR="001E5E7D" w:rsidRDefault="001E5E7D" w:rsidP="00E13FD7">
            <w:pPr>
              <w:rPr>
                <w:sz w:val="20"/>
                <w:szCs w:val="20"/>
              </w:rPr>
            </w:pPr>
            <w:r>
              <w:rPr>
                <w:sz w:val="20"/>
                <w:szCs w:val="20"/>
              </w:rPr>
              <w:t>Индикатор блочного склада</w:t>
            </w:r>
          </w:p>
        </w:tc>
        <w:tc>
          <w:tcPr>
            <w:tcW w:w="7371" w:type="dxa"/>
          </w:tcPr>
          <w:p w14:paraId="12BC674D" w14:textId="0A5859DC" w:rsidR="001E5E7D" w:rsidRDefault="0035391A" w:rsidP="00E13FD7">
            <w:pPr>
              <w:rPr>
                <w:sz w:val="20"/>
                <w:szCs w:val="20"/>
              </w:rPr>
            </w:pPr>
            <w:r>
              <w:rPr>
                <w:sz w:val="20"/>
                <w:szCs w:val="20"/>
              </w:rPr>
              <w:t>О</w:t>
            </w:r>
            <w:r w:rsidR="009E3E10">
              <w:rPr>
                <w:sz w:val="20"/>
                <w:szCs w:val="20"/>
              </w:rPr>
              <w:t xml:space="preserve">пределяет расчет </w:t>
            </w:r>
            <w:r w:rsidR="00365E26">
              <w:rPr>
                <w:sz w:val="20"/>
                <w:szCs w:val="20"/>
              </w:rPr>
              <w:t>емкости складского места при размещении данного материала в блочный тип склада. На емкость блочного склада влияет количество уровней, используемых для размещения паллет.</w:t>
            </w:r>
          </w:p>
        </w:tc>
      </w:tr>
      <w:tr w:rsidR="001E5E7D" w:rsidRPr="003A1169" w14:paraId="02CB48CD" w14:textId="77777777" w:rsidTr="001E5E7D">
        <w:trPr>
          <w:trHeight w:val="298"/>
        </w:trPr>
        <w:tc>
          <w:tcPr>
            <w:tcW w:w="2830" w:type="dxa"/>
          </w:tcPr>
          <w:p w14:paraId="338D4E77" w14:textId="1F3233F1" w:rsidR="001E5E7D" w:rsidRDefault="001E5E7D" w:rsidP="00E13FD7">
            <w:pPr>
              <w:rPr>
                <w:sz w:val="20"/>
                <w:szCs w:val="20"/>
              </w:rPr>
            </w:pPr>
            <w:r>
              <w:rPr>
                <w:sz w:val="20"/>
                <w:szCs w:val="20"/>
              </w:rPr>
              <w:t>Управляющий индикатор отпуска со склада</w:t>
            </w:r>
          </w:p>
        </w:tc>
        <w:tc>
          <w:tcPr>
            <w:tcW w:w="7371" w:type="dxa"/>
          </w:tcPr>
          <w:p w14:paraId="0802ED10" w14:textId="77777777" w:rsidR="00365E26" w:rsidRDefault="00365E26" w:rsidP="00E13FD7">
            <w:pPr>
              <w:rPr>
                <w:sz w:val="20"/>
                <w:szCs w:val="20"/>
              </w:rPr>
            </w:pPr>
            <w:r>
              <w:rPr>
                <w:sz w:val="20"/>
                <w:szCs w:val="20"/>
              </w:rPr>
              <w:t>Определяет стратегию поиска материалов при комплектовании.</w:t>
            </w:r>
          </w:p>
          <w:p w14:paraId="376C8371" w14:textId="77777777" w:rsidR="00365E26" w:rsidRDefault="00365E26" w:rsidP="00E13FD7">
            <w:pPr>
              <w:rPr>
                <w:sz w:val="20"/>
                <w:szCs w:val="20"/>
              </w:rPr>
            </w:pPr>
            <w:r>
              <w:rPr>
                <w:sz w:val="20"/>
                <w:szCs w:val="20"/>
              </w:rPr>
              <w:t>По умолчанию данное поле не заполняется, что обеспечит подбор материалов по сроку годности.</w:t>
            </w:r>
          </w:p>
          <w:p w14:paraId="4F080C43" w14:textId="45B2359F" w:rsidR="001E5E7D" w:rsidRDefault="00365E26" w:rsidP="00365E26">
            <w:pPr>
              <w:rPr>
                <w:sz w:val="20"/>
                <w:szCs w:val="20"/>
              </w:rPr>
            </w:pPr>
            <w:r>
              <w:rPr>
                <w:sz w:val="20"/>
                <w:szCs w:val="20"/>
              </w:rPr>
              <w:t>Однако, при необходимости могут быть определены альтернативные стратегии, предполагающие, например, первоочередную выдачу материалов из определенных зон склада.</w:t>
            </w:r>
          </w:p>
        </w:tc>
      </w:tr>
    </w:tbl>
    <w:p w14:paraId="6E2448BF" w14:textId="77777777" w:rsidR="001E5A66" w:rsidRPr="003162C4" w:rsidRDefault="001E5A66" w:rsidP="003162C4">
      <w:pPr>
        <w:ind w:firstLine="709"/>
      </w:pPr>
    </w:p>
    <w:p w14:paraId="3DFFBAB2" w14:textId="77777777" w:rsidR="002B70FB" w:rsidRDefault="002B70FB" w:rsidP="006D0C93">
      <w:pPr>
        <w:rPr>
          <w:lang w:eastAsia="de-DE"/>
        </w:rPr>
      </w:pPr>
      <w:bookmarkStart w:id="2562" w:name="_Toc517256178"/>
    </w:p>
    <w:p w14:paraId="1B6ED411" w14:textId="1F2D763C" w:rsidR="00406804" w:rsidRDefault="005C1F22" w:rsidP="00B01704">
      <w:pPr>
        <w:pStyle w:val="4"/>
        <w:rPr>
          <w:lang w:eastAsia="de-DE"/>
        </w:rPr>
      </w:pPr>
      <w:r>
        <w:rPr>
          <w:lang w:eastAsia="de-DE"/>
        </w:rPr>
        <w:t>В</w:t>
      </w:r>
      <w:r w:rsidR="00406804" w:rsidRPr="0085578C">
        <w:rPr>
          <w:lang w:eastAsia="de-DE"/>
        </w:rPr>
        <w:t>ид</w:t>
      </w:r>
      <w:r w:rsidR="00406804">
        <w:rPr>
          <w:lang w:eastAsia="de-DE"/>
        </w:rPr>
        <w:t>ы</w:t>
      </w:r>
      <w:r w:rsidR="00406804" w:rsidRPr="0085578C">
        <w:rPr>
          <w:lang w:eastAsia="de-DE"/>
        </w:rPr>
        <w:t xml:space="preserve"> запасов </w:t>
      </w:r>
      <w:r w:rsidR="00406804">
        <w:rPr>
          <w:lang w:eastAsia="de-DE"/>
        </w:rPr>
        <w:t xml:space="preserve">в </w:t>
      </w:r>
      <w:r w:rsidR="00406804" w:rsidRPr="0085578C">
        <w:rPr>
          <w:lang w:eastAsia="de-DE"/>
        </w:rPr>
        <w:t>SAP EWM</w:t>
      </w:r>
      <w:bookmarkEnd w:id="2562"/>
    </w:p>
    <w:p w14:paraId="295E8E85" w14:textId="77777777" w:rsidR="006F306A" w:rsidRDefault="006F306A" w:rsidP="004F492A">
      <w:pPr>
        <w:ind w:firstLine="709"/>
        <w:rPr>
          <w:lang w:eastAsia="de-DE"/>
        </w:rPr>
      </w:pPr>
    </w:p>
    <w:p w14:paraId="2A1B6FAC" w14:textId="77777777" w:rsidR="00DD1338" w:rsidRDefault="00DD1338" w:rsidP="00DD1338">
      <w:pPr>
        <w:ind w:firstLine="709"/>
        <w:rPr>
          <w:lang w:eastAsia="de-DE"/>
        </w:rPr>
      </w:pPr>
      <w:r>
        <w:rPr>
          <w:lang w:val="en-US" w:eastAsia="de-DE"/>
        </w:rPr>
        <w:t>SAP</w:t>
      </w:r>
      <w:r w:rsidRPr="00DD1338">
        <w:rPr>
          <w:lang w:eastAsia="de-DE"/>
        </w:rPr>
        <w:t xml:space="preserve"> </w:t>
      </w:r>
      <w:r>
        <w:rPr>
          <w:lang w:val="en-US" w:eastAsia="de-DE"/>
        </w:rPr>
        <w:t>EWM</w:t>
      </w:r>
      <w:r w:rsidRPr="00DD1338">
        <w:rPr>
          <w:lang w:eastAsia="de-DE"/>
        </w:rPr>
        <w:t xml:space="preserve"> </w:t>
      </w:r>
      <w:r>
        <w:rPr>
          <w:lang w:eastAsia="de-DE"/>
        </w:rPr>
        <w:t xml:space="preserve">поддерживает учет всех видов запаса, которые ведутся в SAP ERP (SAP S/4 HANA). Для синхронности данных необходимо настроить соответствие видов запаса между </w:t>
      </w:r>
      <w:r>
        <w:rPr>
          <w:lang w:val="en-US" w:eastAsia="de-DE"/>
        </w:rPr>
        <w:t>SAP</w:t>
      </w:r>
      <w:r w:rsidRPr="00DD1338">
        <w:rPr>
          <w:lang w:eastAsia="de-DE"/>
        </w:rPr>
        <w:t xml:space="preserve"> </w:t>
      </w:r>
      <w:r>
        <w:rPr>
          <w:lang w:val="en-US" w:eastAsia="de-DE"/>
        </w:rPr>
        <w:t>ERP</w:t>
      </w:r>
      <w:r w:rsidRPr="00DD1338">
        <w:rPr>
          <w:lang w:eastAsia="de-DE"/>
        </w:rPr>
        <w:t xml:space="preserve"> </w:t>
      </w:r>
      <w:r>
        <w:rPr>
          <w:lang w:eastAsia="de-DE"/>
        </w:rPr>
        <w:t xml:space="preserve">и </w:t>
      </w:r>
      <w:r>
        <w:rPr>
          <w:lang w:val="en-US" w:eastAsia="de-DE"/>
        </w:rPr>
        <w:t>SAP</w:t>
      </w:r>
      <w:r w:rsidRPr="00DD1338">
        <w:rPr>
          <w:lang w:eastAsia="de-DE"/>
        </w:rPr>
        <w:t xml:space="preserve"> </w:t>
      </w:r>
      <w:r>
        <w:rPr>
          <w:lang w:val="en-US" w:eastAsia="de-DE"/>
        </w:rPr>
        <w:t>EWM</w:t>
      </w:r>
      <w:r>
        <w:rPr>
          <w:lang w:eastAsia="de-DE"/>
        </w:rPr>
        <w:t xml:space="preserve">. </w:t>
      </w:r>
    </w:p>
    <w:p w14:paraId="215107CA" w14:textId="2DDE9F93" w:rsidR="00DD1338" w:rsidRDefault="00DD1338" w:rsidP="004F492A">
      <w:pPr>
        <w:ind w:firstLine="709"/>
        <w:rPr>
          <w:lang w:eastAsia="de-DE"/>
        </w:rPr>
      </w:pPr>
      <w:r>
        <w:rPr>
          <w:lang w:eastAsia="de-DE"/>
        </w:rPr>
        <w:t>Для учета МТР по видам запаса «давальческий запас», «запас на</w:t>
      </w:r>
      <w:del w:id="2563" w:author="Tukhbatov Ruslan" w:date="2020-04-21T05:21:00Z">
        <w:r w:rsidDel="00EF4315">
          <w:rPr>
            <w:lang w:eastAsia="de-DE"/>
          </w:rPr>
          <w:delText xml:space="preserve"> ОХ</w:delText>
        </w:r>
      </w:del>
      <w:r>
        <w:rPr>
          <w:lang w:eastAsia="de-DE"/>
        </w:rPr>
        <w:t xml:space="preserve">» и т.д. необходимо завести соответствующий вид запаса в обоих модулях и передавать его на уровне документов входящей и исходящей поставки. В таком случае склад будет принимать и отпускать МТР в строгом соответствии с видом запаса, который, в свою очередь, будет учитываться в </w:t>
      </w:r>
      <w:r>
        <w:rPr>
          <w:lang w:val="en-US" w:eastAsia="de-DE"/>
        </w:rPr>
        <w:t>SAP</w:t>
      </w:r>
      <w:r w:rsidRPr="00DD1338">
        <w:rPr>
          <w:lang w:eastAsia="de-DE"/>
        </w:rPr>
        <w:t xml:space="preserve"> </w:t>
      </w:r>
      <w:r>
        <w:rPr>
          <w:lang w:val="en-US" w:eastAsia="de-DE"/>
        </w:rPr>
        <w:t>EWM</w:t>
      </w:r>
      <w:r w:rsidRPr="00DD1338">
        <w:rPr>
          <w:lang w:eastAsia="de-DE"/>
        </w:rPr>
        <w:t xml:space="preserve"> </w:t>
      </w:r>
      <w:r>
        <w:rPr>
          <w:lang w:eastAsia="de-DE"/>
        </w:rPr>
        <w:t xml:space="preserve">во всех движениях МТР внутри склада. Кроме того, стандартные инструменты аналитики </w:t>
      </w:r>
      <w:r>
        <w:rPr>
          <w:lang w:val="en-US" w:eastAsia="de-DE"/>
        </w:rPr>
        <w:t>SAP</w:t>
      </w:r>
      <w:r w:rsidRPr="00DD1338">
        <w:rPr>
          <w:lang w:eastAsia="de-DE"/>
        </w:rPr>
        <w:t xml:space="preserve"> </w:t>
      </w:r>
      <w:r>
        <w:rPr>
          <w:lang w:val="en-US" w:eastAsia="de-DE"/>
        </w:rPr>
        <w:t>EWM</w:t>
      </w:r>
      <w:r w:rsidRPr="00DD1338">
        <w:rPr>
          <w:lang w:eastAsia="de-DE"/>
        </w:rPr>
        <w:t xml:space="preserve"> </w:t>
      </w:r>
      <w:r>
        <w:rPr>
          <w:lang w:eastAsia="de-DE"/>
        </w:rPr>
        <w:t>позволят в режиме реального времени получать информацию о наличии и количестве на складе МТР того или иного вида запаса.</w:t>
      </w:r>
    </w:p>
    <w:p w14:paraId="05CA4887" w14:textId="0C2FD026" w:rsidR="00406804" w:rsidRPr="00163F6D" w:rsidRDefault="00406804" w:rsidP="004F492A">
      <w:pPr>
        <w:ind w:firstLine="709"/>
        <w:rPr>
          <w:lang w:eastAsia="de-DE"/>
        </w:rPr>
      </w:pPr>
      <w:r w:rsidRPr="00163F6D">
        <w:rPr>
          <w:lang w:eastAsia="de-DE"/>
        </w:rPr>
        <w:t xml:space="preserve">В рамках одного номера склада </w:t>
      </w:r>
      <w:r w:rsidR="004A0623">
        <w:rPr>
          <w:lang w:eastAsia="de-DE"/>
        </w:rPr>
        <w:t xml:space="preserve">в </w:t>
      </w:r>
      <w:r w:rsidRPr="00163F6D">
        <w:rPr>
          <w:lang w:eastAsia="de-DE"/>
        </w:rPr>
        <w:t>SAP EWM могут учитываться несколько складов</w:t>
      </w:r>
      <w:r>
        <w:rPr>
          <w:lang w:eastAsia="de-DE"/>
        </w:rPr>
        <w:t xml:space="preserve"> SAP ERP (SAP S/4 HANA)</w:t>
      </w:r>
      <w:r w:rsidRPr="00163F6D">
        <w:rPr>
          <w:lang w:eastAsia="de-DE"/>
        </w:rPr>
        <w:t xml:space="preserve">. Для разделения запасов складов </w:t>
      </w:r>
      <w:r>
        <w:rPr>
          <w:lang w:eastAsia="de-DE"/>
        </w:rPr>
        <w:t>SAP ERP (SAP S/4 HANA)</w:t>
      </w:r>
      <w:r w:rsidRPr="00163F6D">
        <w:rPr>
          <w:lang w:eastAsia="de-DE"/>
        </w:rPr>
        <w:t xml:space="preserve"> в системе EWM используется код вида запаса</w:t>
      </w:r>
      <w:r>
        <w:rPr>
          <w:lang w:eastAsia="de-DE"/>
        </w:rPr>
        <w:t>, состоящий из двух символов</w:t>
      </w:r>
      <w:r w:rsidRPr="00163F6D">
        <w:rPr>
          <w:lang w:eastAsia="de-DE"/>
        </w:rPr>
        <w:t xml:space="preserve">. Вид запаса EWM также используется для разграничения по видам запаса </w:t>
      </w:r>
      <w:r>
        <w:rPr>
          <w:lang w:eastAsia="de-DE"/>
        </w:rPr>
        <w:t>SAP ERP (SAP S/4 HANA)</w:t>
      </w:r>
      <w:r w:rsidRPr="00163F6D">
        <w:rPr>
          <w:lang w:eastAsia="de-DE"/>
        </w:rPr>
        <w:t xml:space="preserve">. В </w:t>
      </w:r>
      <w:r>
        <w:rPr>
          <w:lang w:eastAsia="de-DE"/>
        </w:rPr>
        <w:t>SAP ERP (SAP S/4 HANA)</w:t>
      </w:r>
      <w:r w:rsidRPr="00163F6D">
        <w:rPr>
          <w:lang w:eastAsia="de-DE"/>
        </w:rPr>
        <w:t xml:space="preserve"> для складируемых запасов </w:t>
      </w:r>
      <w:r w:rsidR="004A0623">
        <w:rPr>
          <w:lang w:eastAsia="de-DE"/>
        </w:rPr>
        <w:t xml:space="preserve">могут </w:t>
      </w:r>
      <w:r w:rsidRPr="00163F6D">
        <w:rPr>
          <w:lang w:eastAsia="de-DE"/>
        </w:rPr>
        <w:t>использ</w:t>
      </w:r>
      <w:r w:rsidR="004A0623">
        <w:rPr>
          <w:lang w:eastAsia="de-DE"/>
        </w:rPr>
        <w:t>оваться</w:t>
      </w:r>
      <w:r w:rsidRPr="00163F6D">
        <w:rPr>
          <w:lang w:eastAsia="de-DE"/>
        </w:rPr>
        <w:t xml:space="preserve"> следующие виды запаса:</w:t>
      </w:r>
    </w:p>
    <w:p w14:paraId="3C4D06EF" w14:textId="1052A960" w:rsidR="00406804" w:rsidRPr="00163F6D" w:rsidRDefault="00406804" w:rsidP="004F492A">
      <w:pPr>
        <w:ind w:firstLine="709"/>
        <w:rPr>
          <w:lang w:eastAsia="de-DE"/>
        </w:rPr>
      </w:pPr>
      <w:r w:rsidRPr="00163F6D">
        <w:rPr>
          <w:lang w:eastAsia="de-DE"/>
        </w:rPr>
        <w:t>F – свободно используемый запас</w:t>
      </w:r>
      <w:r w:rsidR="006E5E8B">
        <w:rPr>
          <w:lang w:eastAsia="de-DE"/>
        </w:rPr>
        <w:t>;</w:t>
      </w:r>
    </w:p>
    <w:p w14:paraId="720FD8E3" w14:textId="4E389041" w:rsidR="00406804" w:rsidRPr="00163F6D" w:rsidRDefault="00406804" w:rsidP="004F492A">
      <w:pPr>
        <w:ind w:firstLine="709"/>
        <w:rPr>
          <w:lang w:eastAsia="de-DE"/>
        </w:rPr>
      </w:pPr>
      <w:r w:rsidRPr="00163F6D">
        <w:rPr>
          <w:lang w:eastAsia="de-DE"/>
        </w:rPr>
        <w:t>B – блокированный запас</w:t>
      </w:r>
      <w:r w:rsidR="006E5E8B">
        <w:rPr>
          <w:lang w:eastAsia="de-DE"/>
        </w:rPr>
        <w:t>;</w:t>
      </w:r>
    </w:p>
    <w:p w14:paraId="6500630A" w14:textId="6B02F948" w:rsidR="00406804" w:rsidRPr="00163F6D" w:rsidRDefault="00406804" w:rsidP="004F492A">
      <w:pPr>
        <w:ind w:firstLine="709"/>
        <w:rPr>
          <w:lang w:eastAsia="de-DE"/>
        </w:rPr>
      </w:pPr>
      <w:r w:rsidRPr="00163F6D">
        <w:rPr>
          <w:lang w:eastAsia="de-DE"/>
        </w:rPr>
        <w:t>Q – запас на контроле качества</w:t>
      </w:r>
      <w:r w:rsidR="006E5E8B">
        <w:rPr>
          <w:lang w:eastAsia="de-DE"/>
        </w:rPr>
        <w:t>;</w:t>
      </w:r>
    </w:p>
    <w:p w14:paraId="5AE46A19" w14:textId="6C224008" w:rsidR="00406804" w:rsidRPr="00163F6D" w:rsidRDefault="00406804" w:rsidP="004F492A">
      <w:pPr>
        <w:ind w:firstLine="709"/>
        <w:rPr>
          <w:lang w:eastAsia="de-DE"/>
        </w:rPr>
      </w:pPr>
      <w:r w:rsidRPr="00163F6D">
        <w:rPr>
          <w:lang w:eastAsia="de-DE"/>
        </w:rPr>
        <w:t>R – возвращенный запас</w:t>
      </w:r>
      <w:r w:rsidR="006E5E8B">
        <w:rPr>
          <w:lang w:eastAsia="de-DE"/>
        </w:rPr>
        <w:t>.</w:t>
      </w:r>
    </w:p>
    <w:p w14:paraId="07C71767" w14:textId="2F5AF09B" w:rsidR="00406804" w:rsidRDefault="00406804" w:rsidP="004F492A">
      <w:pPr>
        <w:ind w:firstLine="709"/>
        <w:rPr>
          <w:lang w:eastAsia="de-DE"/>
        </w:rPr>
      </w:pPr>
      <w:r w:rsidRPr="00163F6D">
        <w:rPr>
          <w:lang w:eastAsia="de-DE"/>
        </w:rPr>
        <w:t>Таким образом, для однозначного соответствия запас</w:t>
      </w:r>
      <w:r w:rsidR="001B118F">
        <w:rPr>
          <w:lang w:eastAsia="de-DE"/>
        </w:rPr>
        <w:t>ов</w:t>
      </w:r>
      <w:r w:rsidRPr="00163F6D">
        <w:rPr>
          <w:lang w:eastAsia="de-DE"/>
        </w:rPr>
        <w:t xml:space="preserve"> в </w:t>
      </w:r>
      <w:r>
        <w:rPr>
          <w:lang w:eastAsia="de-DE"/>
        </w:rPr>
        <w:t>SAP ERP (SAP S/4 HANA)</w:t>
      </w:r>
      <w:r w:rsidRPr="00163F6D">
        <w:rPr>
          <w:lang w:eastAsia="de-DE"/>
        </w:rPr>
        <w:t xml:space="preserve"> и SAP EWM необходимо по каждому номеру склада </w:t>
      </w:r>
      <w:r w:rsidR="001B118F">
        <w:rPr>
          <w:lang w:val="en-US" w:eastAsia="de-DE"/>
        </w:rPr>
        <w:t>SAP</w:t>
      </w:r>
      <w:r w:rsidR="001B118F" w:rsidRPr="001B118F">
        <w:rPr>
          <w:lang w:eastAsia="de-DE"/>
        </w:rPr>
        <w:t xml:space="preserve"> </w:t>
      </w:r>
      <w:r w:rsidRPr="00163F6D">
        <w:rPr>
          <w:lang w:eastAsia="de-DE"/>
        </w:rPr>
        <w:t>EWM для каждой комбинации</w:t>
      </w:r>
      <w:r>
        <w:rPr>
          <w:lang w:eastAsia="de-DE"/>
        </w:rPr>
        <w:t xml:space="preserve"> </w:t>
      </w:r>
      <w:r w:rsidRPr="00163F6D">
        <w:rPr>
          <w:lang w:eastAsia="de-DE"/>
        </w:rPr>
        <w:t xml:space="preserve">Завод/Склад </w:t>
      </w:r>
      <w:r>
        <w:rPr>
          <w:lang w:eastAsia="de-DE"/>
        </w:rPr>
        <w:t>SAP ERP (SAP S/4 HANA)</w:t>
      </w:r>
      <w:r w:rsidRPr="00163F6D">
        <w:rPr>
          <w:lang w:eastAsia="de-DE"/>
        </w:rPr>
        <w:t xml:space="preserve"> – Вид запаса </w:t>
      </w:r>
      <w:r>
        <w:rPr>
          <w:lang w:eastAsia="de-DE"/>
        </w:rPr>
        <w:t>SAP ERP (SAP S/4 HANA)</w:t>
      </w:r>
      <w:r w:rsidRPr="00163F6D">
        <w:rPr>
          <w:lang w:eastAsia="de-DE"/>
        </w:rPr>
        <w:t xml:space="preserve"> присвоить уникальный двухсимвольный код вида запаса </w:t>
      </w:r>
      <w:r w:rsidR="001B118F">
        <w:rPr>
          <w:lang w:val="en-US" w:eastAsia="de-DE"/>
        </w:rPr>
        <w:t>SAP</w:t>
      </w:r>
      <w:r w:rsidR="001B118F" w:rsidRPr="001B118F">
        <w:rPr>
          <w:lang w:eastAsia="de-DE"/>
        </w:rPr>
        <w:t xml:space="preserve"> </w:t>
      </w:r>
      <w:r w:rsidRPr="00163F6D">
        <w:rPr>
          <w:lang w:eastAsia="de-DE"/>
        </w:rPr>
        <w:t>EWM.</w:t>
      </w:r>
    </w:p>
    <w:p w14:paraId="41D141FF" w14:textId="77777777" w:rsidR="00406804" w:rsidRDefault="00406804" w:rsidP="007465E9">
      <w:pPr>
        <w:ind w:firstLine="708"/>
        <w:rPr>
          <w:lang w:eastAsia="de-DE"/>
        </w:rPr>
      </w:pPr>
      <w:r>
        <w:rPr>
          <w:lang w:eastAsia="de-DE"/>
        </w:rPr>
        <w:t xml:space="preserve">Виды запаса </w:t>
      </w:r>
      <w:r w:rsidRPr="00001641">
        <w:rPr>
          <w:lang w:eastAsia="de-DE"/>
        </w:rPr>
        <w:t>явля</w:t>
      </w:r>
      <w:r>
        <w:rPr>
          <w:lang w:eastAsia="de-DE"/>
        </w:rPr>
        <w:t>ю</w:t>
      </w:r>
      <w:r w:rsidRPr="00001641">
        <w:rPr>
          <w:lang w:eastAsia="de-DE"/>
        </w:rPr>
        <w:t>тся общим</w:t>
      </w:r>
      <w:r>
        <w:rPr>
          <w:lang w:eastAsia="de-DE"/>
        </w:rPr>
        <w:t>и</w:t>
      </w:r>
      <w:r w:rsidRPr="00001641">
        <w:rPr>
          <w:lang w:eastAsia="de-DE"/>
        </w:rPr>
        <w:t xml:space="preserve"> для всех номеров склад</w:t>
      </w:r>
      <w:r>
        <w:rPr>
          <w:lang w:eastAsia="de-DE"/>
        </w:rPr>
        <w:t>ов.</w:t>
      </w:r>
      <w:r w:rsidRPr="00001641">
        <w:rPr>
          <w:lang w:eastAsia="de-DE"/>
        </w:rPr>
        <w:t xml:space="preserve"> Для корректного отображения наименований одного и того же вида запаса в документах и отчетах </w:t>
      </w:r>
      <w:r>
        <w:rPr>
          <w:lang w:eastAsia="de-DE"/>
        </w:rPr>
        <w:t>по разным номерам складов применимо два варианта кодов:</w:t>
      </w:r>
    </w:p>
    <w:p w14:paraId="13DDB306" w14:textId="49EF79AA" w:rsidR="00406804" w:rsidRDefault="00406804" w:rsidP="00823682">
      <w:pPr>
        <w:pStyle w:val="afc"/>
        <w:numPr>
          <w:ilvl w:val="0"/>
          <w:numId w:val="68"/>
        </w:numPr>
        <w:rPr>
          <w:lang w:eastAsia="de-DE"/>
        </w:rPr>
      </w:pPr>
      <w:r>
        <w:rPr>
          <w:lang w:eastAsia="de-DE"/>
        </w:rPr>
        <w:t xml:space="preserve">видам запаса присваивается код с соответствующим наименованием склада </w:t>
      </w:r>
      <w:r w:rsidRPr="004F492A">
        <w:rPr>
          <w:lang w:val="en-US" w:eastAsia="de-DE"/>
        </w:rPr>
        <w:t>SAP</w:t>
      </w:r>
      <w:r w:rsidRPr="00662E6B">
        <w:rPr>
          <w:lang w:eastAsia="de-DE"/>
        </w:rPr>
        <w:t xml:space="preserve"> </w:t>
      </w:r>
      <w:r w:rsidRPr="004F492A">
        <w:rPr>
          <w:lang w:val="en-US" w:eastAsia="de-DE"/>
        </w:rPr>
        <w:t>ERP</w:t>
      </w:r>
      <w:r w:rsidRPr="00662E6B">
        <w:rPr>
          <w:lang w:eastAsia="de-DE"/>
        </w:rPr>
        <w:t xml:space="preserve"> (</w:t>
      </w:r>
      <w:r w:rsidRPr="004F492A">
        <w:rPr>
          <w:lang w:val="en-US" w:eastAsia="de-DE"/>
        </w:rPr>
        <w:t>SAP</w:t>
      </w:r>
      <w:r w:rsidRPr="00662E6B">
        <w:rPr>
          <w:lang w:eastAsia="de-DE"/>
        </w:rPr>
        <w:t xml:space="preserve"> </w:t>
      </w:r>
      <w:r w:rsidRPr="004F492A">
        <w:rPr>
          <w:lang w:val="en-US" w:eastAsia="de-DE"/>
        </w:rPr>
        <w:t>S</w:t>
      </w:r>
      <w:r w:rsidRPr="00662E6B">
        <w:rPr>
          <w:lang w:eastAsia="de-DE"/>
        </w:rPr>
        <w:t xml:space="preserve">/4 </w:t>
      </w:r>
      <w:r w:rsidRPr="004F492A">
        <w:rPr>
          <w:lang w:val="en-US" w:eastAsia="de-DE"/>
        </w:rPr>
        <w:t>HANA</w:t>
      </w:r>
      <w:r w:rsidRPr="00662E6B">
        <w:rPr>
          <w:lang w:eastAsia="de-DE"/>
        </w:rPr>
        <w:t>)</w:t>
      </w:r>
      <w:r>
        <w:rPr>
          <w:lang w:eastAsia="de-DE"/>
        </w:rPr>
        <w:t>, где перв</w:t>
      </w:r>
      <w:r w:rsidR="007465E9">
        <w:rPr>
          <w:lang w:eastAsia="de-DE"/>
        </w:rPr>
        <w:t>ы</w:t>
      </w:r>
      <w:r>
        <w:rPr>
          <w:lang w:eastAsia="de-DE"/>
        </w:rPr>
        <w:t xml:space="preserve">й символ – вид запаса, второй – код склада (например: </w:t>
      </w:r>
      <w:r w:rsidRPr="004F492A">
        <w:rPr>
          <w:lang w:val="en-US" w:eastAsia="de-DE"/>
        </w:rPr>
        <w:t>FL</w:t>
      </w:r>
      <w:r>
        <w:rPr>
          <w:lang w:eastAsia="de-DE"/>
        </w:rPr>
        <w:t xml:space="preserve">, </w:t>
      </w:r>
      <w:r w:rsidRPr="004F492A">
        <w:rPr>
          <w:lang w:val="en-US" w:eastAsia="de-DE"/>
        </w:rPr>
        <w:t>FE</w:t>
      </w:r>
      <w:r>
        <w:rPr>
          <w:lang w:eastAsia="de-DE"/>
        </w:rPr>
        <w:t xml:space="preserve">, где </w:t>
      </w:r>
      <w:r w:rsidRPr="004F492A">
        <w:rPr>
          <w:lang w:val="en-US" w:eastAsia="de-DE"/>
        </w:rPr>
        <w:t>F</w:t>
      </w:r>
      <w:r w:rsidRPr="00201C69">
        <w:rPr>
          <w:lang w:eastAsia="de-DE"/>
        </w:rPr>
        <w:t xml:space="preserve"> </w:t>
      </w:r>
      <w:r>
        <w:rPr>
          <w:lang w:eastAsia="de-DE"/>
        </w:rPr>
        <w:t>–</w:t>
      </w:r>
      <w:r w:rsidRPr="00201C69">
        <w:rPr>
          <w:lang w:eastAsia="de-DE"/>
        </w:rPr>
        <w:t xml:space="preserve"> </w:t>
      </w:r>
      <w:r>
        <w:rPr>
          <w:lang w:eastAsia="de-DE"/>
        </w:rPr>
        <w:t xml:space="preserve">вид запаса, </w:t>
      </w:r>
      <w:r w:rsidRPr="004F492A">
        <w:rPr>
          <w:lang w:val="en-US" w:eastAsia="de-DE"/>
        </w:rPr>
        <w:t>L</w:t>
      </w:r>
      <w:r>
        <w:rPr>
          <w:lang w:eastAsia="de-DE"/>
        </w:rPr>
        <w:t xml:space="preserve"> и </w:t>
      </w:r>
      <w:r w:rsidRPr="004F492A">
        <w:rPr>
          <w:lang w:val="en-US" w:eastAsia="de-DE"/>
        </w:rPr>
        <w:t>E</w:t>
      </w:r>
      <w:r>
        <w:rPr>
          <w:lang w:eastAsia="de-DE"/>
        </w:rPr>
        <w:t xml:space="preserve"> – код склада (здесь – Лесосибирск, Еруда));</w:t>
      </w:r>
    </w:p>
    <w:p w14:paraId="3B29A96C" w14:textId="094E214D" w:rsidR="00406804" w:rsidRDefault="00406804" w:rsidP="00823682">
      <w:pPr>
        <w:pStyle w:val="afc"/>
        <w:numPr>
          <w:ilvl w:val="0"/>
          <w:numId w:val="68"/>
        </w:numPr>
        <w:rPr>
          <w:lang w:eastAsia="de-DE"/>
        </w:rPr>
      </w:pPr>
      <w:r>
        <w:rPr>
          <w:lang w:eastAsia="de-DE"/>
        </w:rPr>
        <w:t xml:space="preserve">обезличенное присвоение кода вида запаса, применяемое для всех номеров складов (например: </w:t>
      </w:r>
      <w:r w:rsidRPr="004F492A">
        <w:rPr>
          <w:lang w:val="en-US" w:eastAsia="de-DE"/>
        </w:rPr>
        <w:t>F</w:t>
      </w:r>
      <w:r w:rsidRPr="00201C69">
        <w:rPr>
          <w:lang w:eastAsia="de-DE"/>
        </w:rPr>
        <w:t xml:space="preserve">1, </w:t>
      </w:r>
      <w:r w:rsidRPr="004F492A">
        <w:rPr>
          <w:lang w:val="en-US" w:eastAsia="de-DE"/>
        </w:rPr>
        <w:t>B</w:t>
      </w:r>
      <w:r w:rsidRPr="00201C69">
        <w:rPr>
          <w:lang w:eastAsia="de-DE"/>
        </w:rPr>
        <w:t xml:space="preserve">1, </w:t>
      </w:r>
      <w:r w:rsidRPr="004F492A">
        <w:rPr>
          <w:lang w:val="en-US" w:eastAsia="de-DE"/>
        </w:rPr>
        <w:t>Q</w:t>
      </w:r>
      <w:r w:rsidRPr="00201C69">
        <w:rPr>
          <w:lang w:eastAsia="de-DE"/>
        </w:rPr>
        <w:t xml:space="preserve">1, </w:t>
      </w:r>
      <w:r w:rsidRPr="004F492A">
        <w:rPr>
          <w:lang w:val="en-US" w:eastAsia="de-DE"/>
        </w:rPr>
        <w:t>R</w:t>
      </w:r>
      <w:r w:rsidRPr="00201C69">
        <w:rPr>
          <w:lang w:eastAsia="de-DE"/>
        </w:rPr>
        <w:t xml:space="preserve">1 </w:t>
      </w:r>
      <w:r>
        <w:rPr>
          <w:lang w:eastAsia="de-DE"/>
        </w:rPr>
        <w:t xml:space="preserve">или </w:t>
      </w:r>
      <w:r w:rsidRPr="004F492A">
        <w:rPr>
          <w:lang w:val="en-US" w:eastAsia="de-DE"/>
        </w:rPr>
        <w:t>FF</w:t>
      </w:r>
      <w:r w:rsidRPr="00201C69">
        <w:rPr>
          <w:lang w:eastAsia="de-DE"/>
        </w:rPr>
        <w:t xml:space="preserve">, </w:t>
      </w:r>
      <w:r w:rsidRPr="004F492A">
        <w:rPr>
          <w:lang w:val="en-US" w:eastAsia="de-DE"/>
        </w:rPr>
        <w:t>BB</w:t>
      </w:r>
      <w:r w:rsidRPr="00201C69">
        <w:rPr>
          <w:lang w:eastAsia="de-DE"/>
        </w:rPr>
        <w:t xml:space="preserve">, </w:t>
      </w:r>
      <w:r w:rsidRPr="004F492A">
        <w:rPr>
          <w:lang w:val="en-US" w:eastAsia="de-DE"/>
        </w:rPr>
        <w:t>QQ</w:t>
      </w:r>
      <w:r w:rsidRPr="00201C69">
        <w:rPr>
          <w:lang w:eastAsia="de-DE"/>
        </w:rPr>
        <w:t xml:space="preserve">, </w:t>
      </w:r>
      <w:r w:rsidRPr="004F492A">
        <w:rPr>
          <w:lang w:val="en-US" w:eastAsia="de-DE"/>
        </w:rPr>
        <w:t>RR</w:t>
      </w:r>
      <w:r>
        <w:rPr>
          <w:lang w:eastAsia="de-DE"/>
        </w:rPr>
        <w:t>).</w:t>
      </w:r>
    </w:p>
    <w:p w14:paraId="24D7A548" w14:textId="7FEC9238" w:rsidR="007A3584" w:rsidRDefault="007A3584" w:rsidP="00406804">
      <w:pPr>
        <w:rPr>
          <w:lang w:eastAsia="de-DE"/>
        </w:rPr>
      </w:pPr>
    </w:p>
    <w:p w14:paraId="3298C44D" w14:textId="77777777" w:rsidR="007A3584" w:rsidRPr="003A1169" w:rsidRDefault="007A3584" w:rsidP="007A3584">
      <w:pPr>
        <w:pStyle w:val="4"/>
      </w:pPr>
      <w:r>
        <w:t>Классы</w:t>
      </w:r>
    </w:p>
    <w:p w14:paraId="0FC8D758" w14:textId="77777777" w:rsidR="00F06FAF" w:rsidRDefault="00F06FAF" w:rsidP="007A3584">
      <w:pPr>
        <w:ind w:firstLine="709"/>
        <w:rPr>
          <w:lang w:eastAsia="de-DE"/>
        </w:rPr>
      </w:pPr>
    </w:p>
    <w:p w14:paraId="29AF9E1B" w14:textId="2C5EDEB2" w:rsidR="007A3584" w:rsidRPr="003A1169" w:rsidRDefault="007A3584" w:rsidP="007A3584">
      <w:pPr>
        <w:ind w:firstLine="709"/>
        <w:rPr>
          <w:lang w:eastAsia="de-DE"/>
        </w:rPr>
      </w:pPr>
      <w:r w:rsidRPr="003A1169">
        <w:rPr>
          <w:lang w:eastAsia="de-DE"/>
        </w:rPr>
        <w:t xml:space="preserve">Справочник классов </w:t>
      </w:r>
      <w:r>
        <w:rPr>
          <w:lang w:eastAsia="de-DE"/>
        </w:rPr>
        <w:t xml:space="preserve">будет применяться для </w:t>
      </w:r>
      <w:r w:rsidRPr="003A1169">
        <w:rPr>
          <w:lang w:eastAsia="de-DE"/>
        </w:rPr>
        <w:t xml:space="preserve">классификации различных </w:t>
      </w:r>
      <w:r>
        <w:rPr>
          <w:lang w:eastAsia="de-DE"/>
        </w:rPr>
        <w:t>позиций МТР</w:t>
      </w:r>
      <w:r w:rsidRPr="003A1169">
        <w:rPr>
          <w:lang w:eastAsia="de-DE"/>
        </w:rPr>
        <w:t xml:space="preserve"> в </w:t>
      </w:r>
      <w:r>
        <w:rPr>
          <w:lang w:eastAsia="de-DE"/>
        </w:rPr>
        <w:t>модуле</w:t>
      </w:r>
      <w:r w:rsidRPr="003A1169">
        <w:rPr>
          <w:lang w:eastAsia="de-DE"/>
        </w:rPr>
        <w:t xml:space="preserve"> SAP</w:t>
      </w:r>
      <w:r>
        <w:rPr>
          <w:lang w:eastAsia="de-DE"/>
        </w:rPr>
        <w:t xml:space="preserve"> </w:t>
      </w:r>
      <w:r>
        <w:rPr>
          <w:lang w:val="en-US" w:eastAsia="de-DE"/>
        </w:rPr>
        <w:t>EWM</w:t>
      </w:r>
      <w:r w:rsidRPr="00B7218E">
        <w:rPr>
          <w:lang w:eastAsia="de-DE"/>
        </w:rPr>
        <w:t>. Класс содержи</w:t>
      </w:r>
      <w:r>
        <w:rPr>
          <w:lang w:eastAsia="de-DE"/>
        </w:rPr>
        <w:t>т</w:t>
      </w:r>
      <w:r w:rsidRPr="00B7218E">
        <w:rPr>
          <w:lang w:eastAsia="de-DE"/>
        </w:rPr>
        <w:t xml:space="preserve"> набор возможных признаков и присваивается классифицируемому </w:t>
      </w:r>
      <w:r>
        <w:rPr>
          <w:lang w:eastAsia="de-DE"/>
        </w:rPr>
        <w:t>МТР</w:t>
      </w:r>
      <w:r w:rsidRPr="00B7218E">
        <w:rPr>
          <w:lang w:eastAsia="de-DE"/>
        </w:rPr>
        <w:t xml:space="preserve">. </w:t>
      </w:r>
      <w:r>
        <w:rPr>
          <w:lang w:eastAsia="de-DE"/>
        </w:rPr>
        <w:t xml:space="preserve">На складах компании «Полюс» класс может применяться для </w:t>
      </w:r>
      <w:r w:rsidRPr="003A1169">
        <w:rPr>
          <w:lang w:eastAsia="de-DE"/>
        </w:rPr>
        <w:t xml:space="preserve">классификации партий </w:t>
      </w:r>
      <w:r>
        <w:rPr>
          <w:lang w:eastAsia="de-DE"/>
        </w:rPr>
        <w:t>МТР</w:t>
      </w:r>
      <w:r w:rsidRPr="003A1169">
        <w:rPr>
          <w:lang w:eastAsia="de-DE"/>
        </w:rPr>
        <w:t xml:space="preserve"> и </w:t>
      </w:r>
      <w:r>
        <w:rPr>
          <w:lang w:eastAsia="de-DE"/>
        </w:rPr>
        <w:t xml:space="preserve">настройки </w:t>
      </w:r>
      <w:r w:rsidRPr="003A1169">
        <w:rPr>
          <w:lang w:eastAsia="de-DE"/>
        </w:rPr>
        <w:t>критериев выбора партий, например, по срокам годности</w:t>
      </w:r>
      <w:r>
        <w:rPr>
          <w:lang w:eastAsia="de-DE"/>
        </w:rPr>
        <w:t>, концентраци</w:t>
      </w:r>
      <w:r w:rsidR="00CB432F">
        <w:rPr>
          <w:lang w:eastAsia="de-DE"/>
        </w:rPr>
        <w:t>и</w:t>
      </w:r>
      <w:r>
        <w:rPr>
          <w:lang w:eastAsia="de-DE"/>
        </w:rPr>
        <w:t xml:space="preserve"> вещества и </w:t>
      </w:r>
      <w:r w:rsidR="0092674A">
        <w:rPr>
          <w:lang w:eastAsia="de-DE"/>
        </w:rPr>
        <w:t>другим критериям</w:t>
      </w:r>
      <w:r>
        <w:rPr>
          <w:lang w:eastAsia="de-DE"/>
        </w:rPr>
        <w:t>.</w:t>
      </w:r>
    </w:p>
    <w:p w14:paraId="37120E01" w14:textId="364350DA" w:rsidR="007A3584" w:rsidRDefault="007A3584" w:rsidP="007A3584">
      <w:pPr>
        <w:ind w:firstLine="709"/>
        <w:rPr>
          <w:lang w:eastAsia="de-DE"/>
        </w:rPr>
      </w:pPr>
      <w:r w:rsidRPr="003A1169">
        <w:rPr>
          <w:lang w:eastAsia="de-DE"/>
        </w:rPr>
        <w:t xml:space="preserve">Классы не </w:t>
      </w:r>
      <w:r>
        <w:rPr>
          <w:lang w:eastAsia="de-DE"/>
        </w:rPr>
        <w:t>будут</w:t>
      </w:r>
      <w:r w:rsidRPr="003A1169">
        <w:rPr>
          <w:lang w:eastAsia="de-DE"/>
        </w:rPr>
        <w:t xml:space="preserve"> корректироваться напрямую в </w:t>
      </w:r>
      <w:r>
        <w:rPr>
          <w:lang w:eastAsia="de-DE"/>
        </w:rPr>
        <w:t>модуле</w:t>
      </w:r>
      <w:r w:rsidRPr="003A1169">
        <w:rPr>
          <w:lang w:eastAsia="de-DE"/>
        </w:rPr>
        <w:t xml:space="preserve"> </w:t>
      </w:r>
      <w:r>
        <w:rPr>
          <w:lang w:val="en-US" w:eastAsia="de-DE"/>
        </w:rPr>
        <w:t>SAP</w:t>
      </w:r>
      <w:r w:rsidRPr="002E17D1">
        <w:rPr>
          <w:lang w:eastAsia="de-DE"/>
        </w:rPr>
        <w:t xml:space="preserve"> </w:t>
      </w:r>
      <w:r w:rsidRPr="003A1169">
        <w:rPr>
          <w:lang w:eastAsia="de-DE"/>
        </w:rPr>
        <w:t>EWM</w:t>
      </w:r>
      <w:r>
        <w:rPr>
          <w:lang w:eastAsia="de-DE"/>
        </w:rPr>
        <w:t>,</w:t>
      </w:r>
      <w:r w:rsidRPr="00B7218E">
        <w:rPr>
          <w:lang w:eastAsia="de-DE"/>
        </w:rPr>
        <w:t xml:space="preserve"> </w:t>
      </w:r>
      <w:r>
        <w:rPr>
          <w:lang w:eastAsia="de-DE"/>
        </w:rPr>
        <w:t>а будут п</w:t>
      </w:r>
      <w:r w:rsidR="0092674A">
        <w:rPr>
          <w:lang w:eastAsia="de-DE"/>
        </w:rPr>
        <w:t xml:space="preserve">ереноситься в нее автоматически </w:t>
      </w:r>
      <w:r w:rsidR="0092674A" w:rsidRPr="003A1169">
        <w:rPr>
          <w:lang w:eastAsia="de-DE"/>
        </w:rPr>
        <w:t xml:space="preserve">из </w:t>
      </w:r>
      <w:r w:rsidR="0092674A">
        <w:rPr>
          <w:lang w:val="en-US" w:eastAsia="de-DE"/>
        </w:rPr>
        <w:t>SAP</w:t>
      </w:r>
      <w:r w:rsidR="0092674A" w:rsidRPr="00525732">
        <w:rPr>
          <w:lang w:eastAsia="de-DE"/>
        </w:rPr>
        <w:t xml:space="preserve"> </w:t>
      </w:r>
      <w:r w:rsidR="0092674A" w:rsidRPr="003A1169">
        <w:rPr>
          <w:lang w:eastAsia="de-DE"/>
        </w:rPr>
        <w:t>ERP</w:t>
      </w:r>
      <w:r w:rsidR="0092674A" w:rsidRPr="00525732">
        <w:rPr>
          <w:lang w:eastAsia="de-DE"/>
        </w:rPr>
        <w:t xml:space="preserve"> (</w:t>
      </w:r>
      <w:r w:rsidR="0092674A">
        <w:rPr>
          <w:lang w:val="en-US" w:eastAsia="de-DE"/>
        </w:rPr>
        <w:t>SAP</w:t>
      </w:r>
      <w:r w:rsidR="0092674A" w:rsidRPr="00525732">
        <w:rPr>
          <w:lang w:eastAsia="de-DE"/>
        </w:rPr>
        <w:t xml:space="preserve"> </w:t>
      </w:r>
      <w:r w:rsidR="0092674A">
        <w:rPr>
          <w:lang w:val="en-US" w:eastAsia="de-DE"/>
        </w:rPr>
        <w:t>S</w:t>
      </w:r>
      <w:r w:rsidR="0092674A" w:rsidRPr="00525732">
        <w:rPr>
          <w:lang w:eastAsia="de-DE"/>
        </w:rPr>
        <w:t xml:space="preserve">/4 </w:t>
      </w:r>
      <w:r w:rsidR="0092674A">
        <w:rPr>
          <w:lang w:val="en-US" w:eastAsia="de-DE"/>
        </w:rPr>
        <w:t>HANA</w:t>
      </w:r>
      <w:r w:rsidR="0092674A">
        <w:rPr>
          <w:lang w:eastAsia="de-DE"/>
        </w:rPr>
        <w:t>).</w:t>
      </w:r>
      <w:r w:rsidR="00760F31">
        <w:rPr>
          <w:lang w:eastAsia="de-DE"/>
        </w:rPr>
        <w:t xml:space="preserve"> </w:t>
      </w:r>
      <w:r w:rsidRPr="003A1169">
        <w:rPr>
          <w:lang w:eastAsia="de-DE"/>
        </w:rPr>
        <w:t xml:space="preserve">Первоначальное заполнение справочника </w:t>
      </w:r>
      <w:r>
        <w:rPr>
          <w:lang w:eastAsia="de-DE"/>
        </w:rPr>
        <w:t xml:space="preserve">может быть </w:t>
      </w:r>
      <w:r w:rsidRPr="003A1169">
        <w:rPr>
          <w:lang w:eastAsia="de-DE"/>
        </w:rPr>
        <w:t xml:space="preserve">выполнено путем автоматического переноса из </w:t>
      </w:r>
      <w:r>
        <w:rPr>
          <w:lang w:val="en-US" w:eastAsia="de-DE"/>
        </w:rPr>
        <w:t>SAP</w:t>
      </w:r>
      <w:r w:rsidRPr="00525732">
        <w:rPr>
          <w:lang w:eastAsia="de-DE"/>
        </w:rPr>
        <w:t xml:space="preserve"> </w:t>
      </w:r>
      <w:r w:rsidRPr="003A1169">
        <w:rPr>
          <w:lang w:eastAsia="de-DE"/>
        </w:rPr>
        <w:t>ERP</w:t>
      </w:r>
      <w:r w:rsidRPr="00525732">
        <w:rPr>
          <w:lang w:eastAsia="de-DE"/>
        </w:rPr>
        <w:t xml:space="preserve"> (</w:t>
      </w:r>
      <w:r>
        <w:rPr>
          <w:lang w:val="en-US" w:eastAsia="de-DE"/>
        </w:rPr>
        <w:t>SAP</w:t>
      </w:r>
      <w:r w:rsidRPr="00525732">
        <w:rPr>
          <w:lang w:eastAsia="de-DE"/>
        </w:rPr>
        <w:t xml:space="preserve"> </w:t>
      </w:r>
      <w:r>
        <w:rPr>
          <w:lang w:val="en-US" w:eastAsia="de-DE"/>
        </w:rPr>
        <w:t>S</w:t>
      </w:r>
      <w:r w:rsidRPr="00525732">
        <w:rPr>
          <w:lang w:eastAsia="de-DE"/>
        </w:rPr>
        <w:t xml:space="preserve">/4 </w:t>
      </w:r>
      <w:r>
        <w:rPr>
          <w:lang w:val="en-US" w:eastAsia="de-DE"/>
        </w:rPr>
        <w:t>HANA</w:t>
      </w:r>
      <w:r>
        <w:rPr>
          <w:lang w:eastAsia="de-DE"/>
        </w:rPr>
        <w:t>).</w:t>
      </w:r>
    </w:p>
    <w:p w14:paraId="6D6EE322" w14:textId="77777777" w:rsidR="002B70FB" w:rsidRDefault="002B70FB" w:rsidP="00406804">
      <w:pPr>
        <w:rPr>
          <w:lang w:eastAsia="de-DE"/>
        </w:rPr>
      </w:pPr>
    </w:p>
    <w:p w14:paraId="7171E49B" w14:textId="362DECD9" w:rsidR="007A3584" w:rsidRPr="002A4B83" w:rsidRDefault="007A3584" w:rsidP="007A3584">
      <w:pPr>
        <w:pStyle w:val="4"/>
      </w:pPr>
      <w:r>
        <w:t>Единицы обработки</w:t>
      </w:r>
    </w:p>
    <w:p w14:paraId="395BFA48" w14:textId="77777777" w:rsidR="007A3584" w:rsidRDefault="007A3584" w:rsidP="007A3584">
      <w:pPr>
        <w:rPr>
          <w:rFonts w:eastAsia="Calibri"/>
        </w:rPr>
      </w:pPr>
    </w:p>
    <w:p w14:paraId="6A4EDA1E" w14:textId="4F819688" w:rsidR="007A3584" w:rsidRDefault="007A3584" w:rsidP="007A3584">
      <w:pPr>
        <w:ind w:firstLine="709"/>
        <w:rPr>
          <w:lang w:eastAsia="de-DE"/>
        </w:rPr>
      </w:pPr>
      <w:r w:rsidRPr="003A1169">
        <w:rPr>
          <w:lang w:eastAsia="de-DE"/>
        </w:rPr>
        <w:t xml:space="preserve">Единица обработки – специальный справочник </w:t>
      </w:r>
      <w:r>
        <w:rPr>
          <w:lang w:val="en-US" w:eastAsia="de-DE"/>
        </w:rPr>
        <w:t>SAP</w:t>
      </w:r>
      <w:r w:rsidRPr="00725D57">
        <w:rPr>
          <w:lang w:eastAsia="de-DE"/>
        </w:rPr>
        <w:t xml:space="preserve"> </w:t>
      </w:r>
      <w:r w:rsidRPr="003A1169">
        <w:rPr>
          <w:lang w:eastAsia="de-DE"/>
        </w:rPr>
        <w:t>EWM</w:t>
      </w:r>
      <w:r w:rsidRPr="00B7218E">
        <w:rPr>
          <w:lang w:eastAsia="de-DE"/>
        </w:rPr>
        <w:t xml:space="preserve">, </w:t>
      </w:r>
      <w:r w:rsidRPr="003A1169">
        <w:rPr>
          <w:lang w:eastAsia="de-DE"/>
        </w:rPr>
        <w:t>предназначенный для учета структуры упаковки в документах и в складских запасах. Единица обработки соответствует таким понятиям, как «поддон», «короб»</w:t>
      </w:r>
      <w:r>
        <w:rPr>
          <w:lang w:eastAsia="de-DE"/>
        </w:rPr>
        <w:t>, «бочка»</w:t>
      </w:r>
      <w:r w:rsidR="006C3E59">
        <w:rPr>
          <w:lang w:eastAsia="de-DE"/>
        </w:rPr>
        <w:t>, «мешок» или «биг-бег»</w:t>
      </w:r>
      <w:r w:rsidRPr="003A1169">
        <w:rPr>
          <w:lang w:eastAsia="de-DE"/>
        </w:rPr>
        <w:t xml:space="preserve"> и т.п.</w:t>
      </w:r>
    </w:p>
    <w:p w14:paraId="6E12AF4D" w14:textId="732B43E0" w:rsidR="007A3584" w:rsidRPr="003A1169" w:rsidRDefault="007A3584" w:rsidP="007A3584">
      <w:pPr>
        <w:pStyle w:val="aa"/>
        <w:keepNext/>
        <w:spacing w:after="240" w:afterAutospacing="0" w:line="276" w:lineRule="auto"/>
        <w:jc w:val="right"/>
        <w:rPr>
          <w:lang w:eastAsia="de-DE"/>
        </w:rPr>
      </w:pPr>
      <w:r w:rsidRPr="00916FAB">
        <w:rPr>
          <w:rFonts w:cs="Arial"/>
          <w:b/>
          <w:sz w:val="22"/>
        </w:rPr>
        <w:t xml:space="preserve">Таблица </w:t>
      </w:r>
      <w:r w:rsidR="00781E65">
        <w:rPr>
          <w:rFonts w:cs="Arial"/>
          <w:b/>
          <w:sz w:val="22"/>
          <w:lang w:val="en-US"/>
        </w:rPr>
        <w:t>16</w:t>
      </w:r>
      <w:r w:rsidR="001E5A66">
        <w:rPr>
          <w:rFonts w:cs="Arial"/>
          <w:b/>
          <w:sz w:val="22"/>
        </w:rPr>
        <w:t>1</w:t>
      </w:r>
      <w:r>
        <w:rPr>
          <w:rFonts w:cs="Arial"/>
          <w:b/>
          <w:sz w:val="22"/>
        </w:rPr>
        <w:t>. Структура справочника единиц обработки</w:t>
      </w:r>
    </w:p>
    <w:tbl>
      <w:tblPr>
        <w:tblStyle w:val="StandardTable"/>
        <w:tblW w:w="8505" w:type="dxa"/>
        <w:tblInd w:w="846" w:type="dxa"/>
        <w:tblLayout w:type="fixed"/>
        <w:tblLook w:val="0620" w:firstRow="1" w:lastRow="0" w:firstColumn="0" w:lastColumn="0" w:noHBand="1" w:noVBand="1"/>
      </w:tblPr>
      <w:tblGrid>
        <w:gridCol w:w="2830"/>
        <w:gridCol w:w="5675"/>
      </w:tblGrid>
      <w:tr w:rsidR="007A3584" w:rsidRPr="00725D57" w14:paraId="78333BFB" w14:textId="77777777" w:rsidTr="0096739B">
        <w:trPr>
          <w:cnfStyle w:val="100000000000" w:firstRow="1" w:lastRow="0" w:firstColumn="0" w:lastColumn="0" w:oddVBand="0" w:evenVBand="0" w:oddHBand="0" w:evenHBand="0" w:firstRowFirstColumn="0" w:firstRowLastColumn="0" w:lastRowFirstColumn="0" w:lastRowLastColumn="0"/>
          <w:trHeight w:val="298"/>
        </w:trPr>
        <w:tc>
          <w:tcPr>
            <w:tcW w:w="2830" w:type="dxa"/>
            <w:shd w:val="clear" w:color="auto" w:fill="FFC000"/>
            <w:vAlign w:val="center"/>
          </w:tcPr>
          <w:p w14:paraId="5DDC0738" w14:textId="77777777" w:rsidR="007A3584" w:rsidRPr="00725D57" w:rsidRDefault="007A3584" w:rsidP="0096739B">
            <w:pPr>
              <w:jc w:val="center"/>
              <w:rPr>
                <w:sz w:val="20"/>
                <w:szCs w:val="20"/>
              </w:rPr>
            </w:pPr>
            <w:bookmarkStart w:id="2564" w:name="_Toc312339881"/>
            <w:bookmarkStart w:id="2565" w:name="_Toc334655674"/>
            <w:bookmarkStart w:id="2566" w:name="_Toc381360830"/>
            <w:r w:rsidRPr="00725D57">
              <w:rPr>
                <w:sz w:val="20"/>
                <w:szCs w:val="20"/>
              </w:rPr>
              <w:t>Атрибут</w:t>
            </w:r>
          </w:p>
        </w:tc>
        <w:tc>
          <w:tcPr>
            <w:tcW w:w="5675" w:type="dxa"/>
            <w:shd w:val="clear" w:color="auto" w:fill="FFC000"/>
            <w:vAlign w:val="center"/>
          </w:tcPr>
          <w:p w14:paraId="5D0DDF0F" w14:textId="77777777" w:rsidR="007A3584" w:rsidRPr="00725D57" w:rsidRDefault="007A3584" w:rsidP="0096739B">
            <w:pPr>
              <w:jc w:val="center"/>
              <w:rPr>
                <w:sz w:val="20"/>
                <w:szCs w:val="20"/>
              </w:rPr>
            </w:pPr>
            <w:r w:rsidRPr="00725D57">
              <w:rPr>
                <w:sz w:val="20"/>
                <w:szCs w:val="20"/>
              </w:rPr>
              <w:t>Примечание</w:t>
            </w:r>
          </w:p>
        </w:tc>
      </w:tr>
      <w:tr w:rsidR="007A3584" w:rsidRPr="00725D57" w14:paraId="595FFEAF" w14:textId="77777777" w:rsidTr="0096739B">
        <w:trPr>
          <w:trHeight w:val="298"/>
        </w:trPr>
        <w:tc>
          <w:tcPr>
            <w:tcW w:w="2830" w:type="dxa"/>
          </w:tcPr>
          <w:p w14:paraId="6090FDD9" w14:textId="77777777" w:rsidR="007A3584" w:rsidRPr="00725D57" w:rsidRDefault="007A3584" w:rsidP="0096739B">
            <w:pPr>
              <w:rPr>
                <w:sz w:val="20"/>
                <w:szCs w:val="20"/>
              </w:rPr>
            </w:pPr>
            <w:r w:rsidRPr="00725D57">
              <w:rPr>
                <w:sz w:val="20"/>
                <w:szCs w:val="20"/>
              </w:rPr>
              <w:t>Номер ЕО</w:t>
            </w:r>
          </w:p>
        </w:tc>
        <w:tc>
          <w:tcPr>
            <w:tcW w:w="5675" w:type="dxa"/>
          </w:tcPr>
          <w:p w14:paraId="35675CCD" w14:textId="77777777" w:rsidR="007A3584" w:rsidRPr="00725D57" w:rsidRDefault="007A3584" w:rsidP="0096739B">
            <w:pPr>
              <w:rPr>
                <w:sz w:val="20"/>
                <w:szCs w:val="20"/>
              </w:rPr>
            </w:pPr>
            <w:r w:rsidRPr="00725D57">
              <w:rPr>
                <w:sz w:val="20"/>
                <w:szCs w:val="20"/>
              </w:rPr>
              <w:t>Уникальный код ЕО</w:t>
            </w:r>
          </w:p>
        </w:tc>
      </w:tr>
      <w:tr w:rsidR="007A3584" w:rsidRPr="00725D57" w14:paraId="0029442E" w14:textId="77777777" w:rsidTr="0096739B">
        <w:trPr>
          <w:trHeight w:val="298"/>
        </w:trPr>
        <w:tc>
          <w:tcPr>
            <w:tcW w:w="2830" w:type="dxa"/>
          </w:tcPr>
          <w:p w14:paraId="52BA7416" w14:textId="77777777" w:rsidR="007A3584" w:rsidRPr="00725D57" w:rsidRDefault="007A3584" w:rsidP="0096739B">
            <w:pPr>
              <w:rPr>
                <w:sz w:val="20"/>
                <w:szCs w:val="20"/>
              </w:rPr>
            </w:pPr>
            <w:r w:rsidRPr="00725D57">
              <w:rPr>
                <w:sz w:val="20"/>
                <w:szCs w:val="20"/>
              </w:rPr>
              <w:t>Упаковка</w:t>
            </w:r>
          </w:p>
        </w:tc>
        <w:tc>
          <w:tcPr>
            <w:tcW w:w="5675" w:type="dxa"/>
          </w:tcPr>
          <w:p w14:paraId="56045B23" w14:textId="77777777" w:rsidR="007A3584" w:rsidRPr="00725D57" w:rsidRDefault="007A3584" w:rsidP="0096739B">
            <w:pPr>
              <w:rPr>
                <w:sz w:val="20"/>
                <w:szCs w:val="20"/>
              </w:rPr>
            </w:pPr>
            <w:r w:rsidRPr="00725D57">
              <w:rPr>
                <w:sz w:val="20"/>
                <w:szCs w:val="20"/>
              </w:rPr>
              <w:t>Код упаковочного продукта</w:t>
            </w:r>
          </w:p>
        </w:tc>
      </w:tr>
      <w:tr w:rsidR="007A3584" w:rsidRPr="00725D57" w14:paraId="2BCBAD38" w14:textId="77777777" w:rsidTr="0096739B">
        <w:trPr>
          <w:trHeight w:val="298"/>
        </w:trPr>
        <w:tc>
          <w:tcPr>
            <w:tcW w:w="2830" w:type="dxa"/>
          </w:tcPr>
          <w:p w14:paraId="4A2952DB" w14:textId="77777777" w:rsidR="007A3584" w:rsidRPr="00725D57" w:rsidRDefault="007A3584" w:rsidP="0096739B">
            <w:pPr>
              <w:rPr>
                <w:sz w:val="20"/>
                <w:szCs w:val="20"/>
              </w:rPr>
            </w:pPr>
            <w:r w:rsidRPr="00725D57">
              <w:rPr>
                <w:sz w:val="20"/>
                <w:szCs w:val="20"/>
              </w:rPr>
              <w:t>Тип ЕО</w:t>
            </w:r>
          </w:p>
        </w:tc>
        <w:tc>
          <w:tcPr>
            <w:tcW w:w="5675" w:type="dxa"/>
          </w:tcPr>
          <w:p w14:paraId="2E5C739A" w14:textId="77777777" w:rsidR="007A3584" w:rsidRPr="00725D57" w:rsidRDefault="007A3584" w:rsidP="0096739B">
            <w:pPr>
              <w:rPr>
                <w:sz w:val="20"/>
                <w:szCs w:val="20"/>
              </w:rPr>
            </w:pPr>
            <w:r w:rsidRPr="00725D57">
              <w:rPr>
                <w:sz w:val="20"/>
                <w:szCs w:val="20"/>
              </w:rPr>
              <w:t>Тип ЕО из справочника</w:t>
            </w:r>
          </w:p>
        </w:tc>
      </w:tr>
      <w:bookmarkEnd w:id="2564"/>
      <w:bookmarkEnd w:id="2565"/>
      <w:bookmarkEnd w:id="2566"/>
    </w:tbl>
    <w:p w14:paraId="58C50268" w14:textId="77777777" w:rsidR="00CB432F" w:rsidRDefault="00CB432F" w:rsidP="007A3584">
      <w:pPr>
        <w:ind w:firstLine="709"/>
        <w:rPr>
          <w:lang w:eastAsia="de-DE"/>
        </w:rPr>
      </w:pPr>
    </w:p>
    <w:p w14:paraId="6A6D1CBB" w14:textId="4E922C94" w:rsidR="007A3584" w:rsidRDefault="007A3584" w:rsidP="007A3584">
      <w:pPr>
        <w:ind w:firstLine="709"/>
        <w:rPr>
          <w:lang w:eastAsia="de-DE"/>
        </w:rPr>
      </w:pPr>
      <w:r w:rsidRPr="003A1169">
        <w:rPr>
          <w:lang w:eastAsia="de-DE"/>
        </w:rPr>
        <w:t xml:space="preserve">Диапазоны номеров </w:t>
      </w:r>
      <w:r>
        <w:rPr>
          <w:lang w:eastAsia="de-DE"/>
        </w:rPr>
        <w:t xml:space="preserve">единиц обработки могут быть внутренними и внешними. Внутренние номера – это те, что заданы при помощи модуля </w:t>
      </w:r>
      <w:r>
        <w:rPr>
          <w:lang w:val="en-US" w:eastAsia="de-DE"/>
        </w:rPr>
        <w:t>SAP</w:t>
      </w:r>
      <w:r w:rsidRPr="00AF47F2">
        <w:rPr>
          <w:lang w:eastAsia="de-DE"/>
        </w:rPr>
        <w:t xml:space="preserve"> </w:t>
      </w:r>
      <w:r>
        <w:rPr>
          <w:lang w:val="en-US" w:eastAsia="de-DE"/>
        </w:rPr>
        <w:t>EWM</w:t>
      </w:r>
      <w:r>
        <w:rPr>
          <w:lang w:eastAsia="de-DE"/>
        </w:rPr>
        <w:t xml:space="preserve"> (автоматически или вручную). Внешние номера задаются во внешней системе (к примеру, системе поставщика).</w:t>
      </w:r>
    </w:p>
    <w:p w14:paraId="76F4270B" w14:textId="58A0D84C" w:rsidR="007A3584" w:rsidRDefault="007A3584" w:rsidP="007A3584">
      <w:pPr>
        <w:ind w:firstLine="709"/>
        <w:rPr>
          <w:lang w:eastAsia="de-DE"/>
        </w:rPr>
      </w:pPr>
      <w:r>
        <w:rPr>
          <w:lang w:eastAsia="de-DE"/>
        </w:rPr>
        <w:t>При перемещении МТР с одного склада на другой необходимо использовать одни и те же номера ЕО для отпуска материалов со склада-</w:t>
      </w:r>
      <w:r w:rsidR="00EC0913">
        <w:rPr>
          <w:lang w:eastAsia="de-DE"/>
        </w:rPr>
        <w:t>отправителя</w:t>
      </w:r>
      <w:r>
        <w:rPr>
          <w:lang w:eastAsia="de-DE"/>
        </w:rPr>
        <w:t xml:space="preserve"> и приемки на складе-</w:t>
      </w:r>
      <w:r w:rsidR="00EC0913">
        <w:rPr>
          <w:lang w:eastAsia="de-DE"/>
        </w:rPr>
        <w:t>акцепторе</w:t>
      </w:r>
      <w:r>
        <w:rPr>
          <w:lang w:eastAsia="de-DE"/>
        </w:rPr>
        <w:t xml:space="preserve">. Таким образом будет обеспечена сквозная нумерация ЕО, а все данные по МТР, поступившие на ЕО, можно будет ввести разовым сканированием ШК. </w:t>
      </w:r>
    </w:p>
    <w:p w14:paraId="0F8ACD88" w14:textId="074A6242" w:rsidR="007A3584" w:rsidRDefault="007A3584" w:rsidP="007A3584">
      <w:pPr>
        <w:ind w:firstLine="709"/>
        <w:rPr>
          <w:lang w:eastAsia="de-DE"/>
        </w:rPr>
      </w:pPr>
      <w:r>
        <w:rPr>
          <w:lang w:eastAsia="de-DE"/>
        </w:rPr>
        <w:t>К примеру, со Склада перевалочной базы отпущена ЕО номер 0000002 с определенным количеством МТР на ней. Все МТР имеют характеристики: количество, партию, срок годности и пр. Центральный склад при приемке обходится сканированием ШК этой же ЕО для получения всей необходимой информации: количестве, партии, сроке годности и пр.</w:t>
      </w:r>
    </w:p>
    <w:p w14:paraId="5AFB89AF" w14:textId="77777777" w:rsidR="007A3584" w:rsidRPr="003A1169" w:rsidRDefault="007A3584" w:rsidP="007A3584">
      <w:pPr>
        <w:ind w:firstLine="709"/>
        <w:rPr>
          <w:lang w:eastAsia="de-DE"/>
        </w:rPr>
      </w:pPr>
      <w:r w:rsidRPr="003A1169">
        <w:rPr>
          <w:lang w:eastAsia="de-DE"/>
        </w:rPr>
        <w:t>Создание и корректировка Единиц обработки осуществляется пользователями в рамках процессов поступления, инвентаризации, отпуска.</w:t>
      </w:r>
    </w:p>
    <w:p w14:paraId="7EDDF003" w14:textId="77777777" w:rsidR="007A3584" w:rsidRPr="003A1169" w:rsidRDefault="007A3584" w:rsidP="007A3584">
      <w:pPr>
        <w:ind w:firstLine="709"/>
        <w:rPr>
          <w:lang w:eastAsia="de-DE"/>
        </w:rPr>
      </w:pPr>
      <w:r w:rsidRPr="003A1169">
        <w:rPr>
          <w:lang w:eastAsia="de-DE"/>
        </w:rPr>
        <w:t xml:space="preserve">Первоначальное заполнение справочника </w:t>
      </w:r>
      <w:r>
        <w:rPr>
          <w:lang w:eastAsia="de-DE"/>
        </w:rPr>
        <w:t>может быть</w:t>
      </w:r>
      <w:r w:rsidRPr="003A1169">
        <w:rPr>
          <w:lang w:eastAsia="de-DE"/>
        </w:rPr>
        <w:t xml:space="preserve"> выполнено одновременно с загрузкой складских запасов.</w:t>
      </w:r>
    </w:p>
    <w:p w14:paraId="19A3CDD2" w14:textId="1B0A872D" w:rsidR="007A3584" w:rsidRDefault="007A3584" w:rsidP="00406804">
      <w:pPr>
        <w:rPr>
          <w:lang w:eastAsia="de-DE"/>
        </w:rPr>
      </w:pPr>
    </w:p>
    <w:p w14:paraId="317D8CFF" w14:textId="2A3FB1C0" w:rsidR="006E1B85" w:rsidRPr="002A4B83" w:rsidRDefault="00D176B9" w:rsidP="006E1B85">
      <w:pPr>
        <w:pStyle w:val="4"/>
      </w:pPr>
      <w:r w:rsidRPr="00B85843">
        <w:t xml:space="preserve"> </w:t>
      </w:r>
      <w:r w:rsidR="006E1B85">
        <w:t>Упаковочная спецификация</w:t>
      </w:r>
    </w:p>
    <w:p w14:paraId="7DF08EF4" w14:textId="10A91D08" w:rsidR="006E1B85" w:rsidRPr="0010768D" w:rsidRDefault="006E1B85" w:rsidP="006E1B85">
      <w:pPr>
        <w:rPr>
          <w:szCs w:val="24"/>
          <w:lang w:val="en-US" w:eastAsia="de-DE"/>
        </w:rPr>
      </w:pPr>
    </w:p>
    <w:p w14:paraId="43CEB342" w14:textId="30D904CB" w:rsidR="006E1B85" w:rsidRPr="006E1B85" w:rsidRDefault="006E1B85" w:rsidP="006E1B85">
      <w:pPr>
        <w:ind w:firstLine="709"/>
        <w:rPr>
          <w:szCs w:val="24"/>
          <w:lang w:eastAsia="de-DE"/>
        </w:rPr>
      </w:pPr>
      <w:r>
        <w:rPr>
          <w:szCs w:val="24"/>
          <w:lang w:eastAsia="de-DE"/>
        </w:rPr>
        <w:t xml:space="preserve">Упаковочная спецификация является документом, </w:t>
      </w:r>
      <w:r w:rsidRPr="006E1B85">
        <w:rPr>
          <w:rFonts w:eastAsiaTheme="majorEastAsia" w:cs="Arial"/>
          <w:szCs w:val="24"/>
        </w:rPr>
        <w:t>содержащи</w:t>
      </w:r>
      <w:r>
        <w:rPr>
          <w:rFonts w:eastAsiaTheme="majorEastAsia" w:cs="Arial"/>
          <w:szCs w:val="24"/>
        </w:rPr>
        <w:t>м</w:t>
      </w:r>
      <w:r w:rsidRPr="006E1B85">
        <w:rPr>
          <w:rFonts w:eastAsiaTheme="majorEastAsia" w:cs="Arial"/>
          <w:szCs w:val="24"/>
        </w:rPr>
        <w:t xml:space="preserve"> информацию о том, как упаковывается МТР для хранен</w:t>
      </w:r>
      <w:r>
        <w:rPr>
          <w:rFonts w:eastAsiaTheme="majorEastAsia" w:cs="Arial"/>
          <w:szCs w:val="24"/>
        </w:rPr>
        <w:t>и</w:t>
      </w:r>
      <w:r w:rsidRPr="006E1B85">
        <w:rPr>
          <w:rFonts w:eastAsiaTheme="majorEastAsia" w:cs="Arial"/>
          <w:szCs w:val="24"/>
        </w:rPr>
        <w:t>я или транспортировки</w:t>
      </w:r>
      <w:r>
        <w:rPr>
          <w:rFonts w:eastAsiaTheme="majorEastAsia" w:cs="Arial"/>
          <w:szCs w:val="24"/>
        </w:rPr>
        <w:t xml:space="preserve">. В упаковочной спецификации также ведется информация </w:t>
      </w:r>
      <w:r w:rsidRPr="006E1B85">
        <w:rPr>
          <w:rFonts w:eastAsiaTheme="majorEastAsia" w:cs="Arial"/>
          <w:szCs w:val="24"/>
        </w:rPr>
        <w:t>о количестве МТР, упаковочных материалах, процедуре упаковки</w:t>
      </w:r>
      <w:r>
        <w:rPr>
          <w:rFonts w:eastAsiaTheme="majorEastAsia" w:cs="Arial"/>
          <w:szCs w:val="24"/>
        </w:rPr>
        <w:t>.</w:t>
      </w:r>
    </w:p>
    <w:p w14:paraId="36541350" w14:textId="78395B87" w:rsidR="006E1B85" w:rsidRDefault="006E1B85" w:rsidP="006E1B85">
      <w:pPr>
        <w:rPr>
          <w:rFonts w:cs="Arial"/>
          <w:color w:val="000000"/>
        </w:rPr>
      </w:pPr>
      <w:r>
        <w:rPr>
          <w:szCs w:val="24"/>
          <w:lang w:eastAsia="de-DE"/>
        </w:rPr>
        <w:tab/>
        <w:t xml:space="preserve">Для обеспечения кодирования и нумерации Упаковочных спецификаций в модуле </w:t>
      </w:r>
      <w:r>
        <w:rPr>
          <w:szCs w:val="24"/>
          <w:lang w:val="en-US" w:eastAsia="de-DE"/>
        </w:rPr>
        <w:t>SAP</w:t>
      </w:r>
      <w:r w:rsidRPr="006E1B85">
        <w:rPr>
          <w:szCs w:val="24"/>
          <w:lang w:eastAsia="de-DE"/>
        </w:rPr>
        <w:t xml:space="preserve"> </w:t>
      </w:r>
      <w:r>
        <w:rPr>
          <w:szCs w:val="24"/>
          <w:lang w:val="en-US" w:eastAsia="de-DE"/>
        </w:rPr>
        <w:t>EWM</w:t>
      </w:r>
      <w:r w:rsidRPr="006E1B85">
        <w:rPr>
          <w:szCs w:val="24"/>
          <w:lang w:eastAsia="de-DE"/>
        </w:rPr>
        <w:t xml:space="preserve"> </w:t>
      </w:r>
      <w:r>
        <w:t>н</w:t>
      </w:r>
      <w:r>
        <w:rPr>
          <w:rFonts w:cs="Arial"/>
          <w:color w:val="000000"/>
        </w:rPr>
        <w:t xml:space="preserve">астраивается последовательная выдача системой номеров определенного диапазона. </w:t>
      </w:r>
    </w:p>
    <w:p w14:paraId="085F6B7A" w14:textId="7444DD97" w:rsidR="006E1B85" w:rsidRDefault="006E1B85" w:rsidP="006A306B">
      <w:pPr>
        <w:ind w:firstLine="709"/>
      </w:pPr>
      <w:bookmarkStart w:id="2567" w:name="_Toc521519420"/>
      <w:bookmarkStart w:id="2568" w:name="_Toc519007483"/>
      <w:r>
        <w:t>Ключевыми параметрами объекта</w:t>
      </w:r>
      <w:bookmarkEnd w:id="2567"/>
      <w:bookmarkEnd w:id="2568"/>
      <w:r>
        <w:t xml:space="preserve"> являются номер и тип упаковочной спецификации, записи условий для опреде</w:t>
      </w:r>
      <w:r w:rsidR="00B4038D">
        <w:t>ления упаковочной спецификации.</w:t>
      </w:r>
    </w:p>
    <w:p w14:paraId="7A88D5CB" w14:textId="54AB5B65" w:rsidR="006E1B85" w:rsidRDefault="006E1B85" w:rsidP="006E1B85">
      <w:pPr>
        <w:pStyle w:val="aa"/>
        <w:jc w:val="right"/>
        <w:rPr>
          <w:rFonts w:cs="Arial"/>
          <w:b/>
          <w:bCs/>
          <w:color w:val="auto"/>
          <w:sz w:val="22"/>
          <w:szCs w:val="22"/>
        </w:rPr>
      </w:pPr>
      <w:r>
        <w:rPr>
          <w:rFonts w:cs="Arial"/>
          <w:b/>
          <w:bCs/>
          <w:sz w:val="22"/>
          <w:szCs w:val="22"/>
        </w:rPr>
        <w:t xml:space="preserve">Таблица </w:t>
      </w:r>
      <w:r w:rsidR="00781E65" w:rsidRPr="001B7DA3">
        <w:rPr>
          <w:rFonts w:cs="Arial"/>
          <w:b/>
          <w:bCs/>
          <w:sz w:val="22"/>
          <w:szCs w:val="22"/>
        </w:rPr>
        <w:t>16</w:t>
      </w:r>
      <w:r w:rsidR="001E5A66">
        <w:rPr>
          <w:rFonts w:cs="Arial"/>
          <w:b/>
          <w:bCs/>
          <w:sz w:val="22"/>
          <w:szCs w:val="22"/>
        </w:rPr>
        <w:t>2</w:t>
      </w:r>
      <w:r>
        <w:rPr>
          <w:rFonts w:cs="Arial"/>
          <w:b/>
          <w:bCs/>
          <w:sz w:val="22"/>
          <w:szCs w:val="22"/>
        </w:rPr>
        <w:t>. Модель данных объекта «Упаковочные спецификации»</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0"/>
        <w:gridCol w:w="3540"/>
        <w:gridCol w:w="5946"/>
      </w:tblGrid>
      <w:tr w:rsidR="006E1B85" w14:paraId="310008A5" w14:textId="77777777" w:rsidTr="00781E65">
        <w:trPr>
          <w:cantSplit/>
          <w:trHeight w:val="517"/>
        </w:trPr>
        <w:tc>
          <w:tcPr>
            <w:tcW w:w="348" w:type="pct"/>
            <w:vMerge w:val="restart"/>
            <w:shd w:val="clear" w:color="auto" w:fill="FFC000"/>
            <w:tcMar>
              <w:top w:w="0" w:type="dxa"/>
              <w:left w:w="108" w:type="dxa"/>
              <w:bottom w:w="0" w:type="dxa"/>
              <w:right w:w="108" w:type="dxa"/>
            </w:tcMar>
            <w:vAlign w:val="center"/>
            <w:hideMark/>
          </w:tcPr>
          <w:p w14:paraId="6E7EC84D" w14:textId="77777777" w:rsidR="006E1B85" w:rsidRDefault="006E1B85">
            <w:pPr>
              <w:spacing w:line="276" w:lineRule="auto"/>
              <w:jc w:val="center"/>
              <w:rPr>
                <w:rFonts w:cs="Arial"/>
                <w:b/>
                <w:bCs/>
                <w:sz w:val="20"/>
                <w:szCs w:val="20"/>
              </w:rPr>
            </w:pPr>
            <w:r>
              <w:rPr>
                <w:rFonts w:cs="Arial"/>
                <w:b/>
                <w:bCs/>
                <w:sz w:val="20"/>
                <w:szCs w:val="20"/>
              </w:rPr>
              <w:t>№</w:t>
            </w:r>
          </w:p>
        </w:tc>
        <w:tc>
          <w:tcPr>
            <w:tcW w:w="1736" w:type="pct"/>
            <w:vMerge w:val="restart"/>
            <w:shd w:val="clear" w:color="auto" w:fill="FFC000"/>
            <w:tcMar>
              <w:top w:w="0" w:type="dxa"/>
              <w:left w:w="108" w:type="dxa"/>
              <w:bottom w:w="0" w:type="dxa"/>
              <w:right w:w="108" w:type="dxa"/>
            </w:tcMar>
            <w:vAlign w:val="center"/>
            <w:hideMark/>
          </w:tcPr>
          <w:p w14:paraId="27F51965" w14:textId="77777777" w:rsidR="006E1B85" w:rsidRDefault="006E1B85">
            <w:pPr>
              <w:spacing w:line="276" w:lineRule="auto"/>
              <w:jc w:val="center"/>
              <w:rPr>
                <w:rFonts w:cs="Arial"/>
                <w:b/>
                <w:bCs/>
                <w:sz w:val="20"/>
                <w:szCs w:val="20"/>
              </w:rPr>
            </w:pPr>
            <w:r>
              <w:rPr>
                <w:rFonts w:cs="Arial"/>
                <w:b/>
                <w:bCs/>
                <w:sz w:val="20"/>
                <w:szCs w:val="20"/>
              </w:rPr>
              <w:t>Атрибут</w:t>
            </w:r>
          </w:p>
        </w:tc>
        <w:tc>
          <w:tcPr>
            <w:tcW w:w="2916" w:type="pct"/>
            <w:vMerge w:val="restart"/>
            <w:shd w:val="clear" w:color="auto" w:fill="FFC000"/>
            <w:tcMar>
              <w:top w:w="0" w:type="dxa"/>
              <w:left w:w="108" w:type="dxa"/>
              <w:bottom w:w="0" w:type="dxa"/>
              <w:right w:w="108" w:type="dxa"/>
            </w:tcMar>
            <w:vAlign w:val="center"/>
            <w:hideMark/>
          </w:tcPr>
          <w:p w14:paraId="10CDF74E" w14:textId="1A0E1A43" w:rsidR="006E1B85" w:rsidRDefault="006E1B85">
            <w:pPr>
              <w:spacing w:line="276" w:lineRule="auto"/>
              <w:jc w:val="center"/>
              <w:rPr>
                <w:rFonts w:cs="Arial"/>
                <w:b/>
                <w:bCs/>
                <w:sz w:val="20"/>
                <w:szCs w:val="20"/>
              </w:rPr>
            </w:pPr>
            <w:r>
              <w:rPr>
                <w:rFonts w:cs="Arial"/>
                <w:b/>
                <w:bCs/>
                <w:sz w:val="20"/>
                <w:szCs w:val="20"/>
              </w:rPr>
              <w:t>Тип данных</w:t>
            </w:r>
          </w:p>
        </w:tc>
      </w:tr>
      <w:tr w:rsidR="006E1B85" w14:paraId="7670C954" w14:textId="77777777" w:rsidTr="00781E65">
        <w:trPr>
          <w:cantSplit/>
          <w:trHeight w:val="517"/>
        </w:trPr>
        <w:tc>
          <w:tcPr>
            <w:tcW w:w="348" w:type="pct"/>
            <w:vMerge/>
            <w:vAlign w:val="center"/>
            <w:hideMark/>
          </w:tcPr>
          <w:p w14:paraId="695872A3" w14:textId="77777777" w:rsidR="006E1B85" w:rsidRDefault="006E1B85">
            <w:pPr>
              <w:rPr>
                <w:rFonts w:eastAsiaTheme="minorHAnsi" w:cs="Arial"/>
                <w:b/>
                <w:bCs/>
                <w:sz w:val="20"/>
                <w:szCs w:val="20"/>
              </w:rPr>
            </w:pPr>
          </w:p>
        </w:tc>
        <w:tc>
          <w:tcPr>
            <w:tcW w:w="1736" w:type="pct"/>
            <w:vMerge/>
            <w:vAlign w:val="center"/>
            <w:hideMark/>
          </w:tcPr>
          <w:p w14:paraId="1459EE3F" w14:textId="77777777" w:rsidR="006E1B85" w:rsidRDefault="006E1B85">
            <w:pPr>
              <w:rPr>
                <w:rFonts w:eastAsiaTheme="minorHAnsi" w:cs="Arial"/>
                <w:b/>
                <w:bCs/>
                <w:sz w:val="20"/>
                <w:szCs w:val="20"/>
              </w:rPr>
            </w:pPr>
          </w:p>
        </w:tc>
        <w:tc>
          <w:tcPr>
            <w:tcW w:w="2916" w:type="pct"/>
            <w:vMerge/>
            <w:vAlign w:val="center"/>
            <w:hideMark/>
          </w:tcPr>
          <w:p w14:paraId="2FB83D77" w14:textId="77777777" w:rsidR="006E1B85" w:rsidRDefault="006E1B85">
            <w:pPr>
              <w:rPr>
                <w:rFonts w:eastAsiaTheme="minorHAnsi" w:cs="Arial"/>
                <w:b/>
                <w:bCs/>
                <w:sz w:val="20"/>
                <w:szCs w:val="20"/>
              </w:rPr>
            </w:pPr>
          </w:p>
        </w:tc>
      </w:tr>
      <w:tr w:rsidR="006E1B85" w14:paraId="4AB81810" w14:textId="77777777" w:rsidTr="00781E65">
        <w:trPr>
          <w:cantSplit/>
        </w:trPr>
        <w:tc>
          <w:tcPr>
            <w:tcW w:w="348" w:type="pct"/>
            <w:tcMar>
              <w:top w:w="0" w:type="dxa"/>
              <w:left w:w="108" w:type="dxa"/>
              <w:bottom w:w="0" w:type="dxa"/>
              <w:right w:w="108" w:type="dxa"/>
            </w:tcMar>
            <w:hideMark/>
          </w:tcPr>
          <w:p w14:paraId="551715A0" w14:textId="77777777" w:rsidR="006E1B85" w:rsidRPr="006E1B85" w:rsidRDefault="006E1B85" w:rsidP="006E1B85">
            <w:pPr>
              <w:spacing w:line="276" w:lineRule="auto"/>
              <w:jc w:val="center"/>
              <w:rPr>
                <w:rFonts w:cs="Arial"/>
                <w:b/>
                <w:sz w:val="20"/>
                <w:szCs w:val="20"/>
              </w:rPr>
            </w:pPr>
            <w:r w:rsidRPr="006E1B85">
              <w:rPr>
                <w:rFonts w:cs="Arial"/>
                <w:b/>
                <w:sz w:val="20"/>
                <w:szCs w:val="20"/>
              </w:rPr>
              <w:t>1</w:t>
            </w:r>
          </w:p>
        </w:tc>
        <w:tc>
          <w:tcPr>
            <w:tcW w:w="1736" w:type="pct"/>
            <w:tcMar>
              <w:top w:w="0" w:type="dxa"/>
              <w:left w:w="108" w:type="dxa"/>
              <w:bottom w:w="0" w:type="dxa"/>
              <w:right w:w="108" w:type="dxa"/>
            </w:tcMar>
            <w:hideMark/>
          </w:tcPr>
          <w:p w14:paraId="75B5802E" w14:textId="77777777" w:rsidR="006E1B85" w:rsidRDefault="006E1B85">
            <w:pPr>
              <w:spacing w:line="276" w:lineRule="auto"/>
              <w:jc w:val="center"/>
              <w:rPr>
                <w:rFonts w:cs="Arial"/>
                <w:sz w:val="20"/>
                <w:szCs w:val="20"/>
              </w:rPr>
            </w:pPr>
            <w:r>
              <w:rPr>
                <w:rFonts w:cs="Arial"/>
                <w:sz w:val="20"/>
                <w:szCs w:val="20"/>
              </w:rPr>
              <w:t>Спецификация упаковки</w:t>
            </w:r>
          </w:p>
        </w:tc>
        <w:tc>
          <w:tcPr>
            <w:tcW w:w="2916" w:type="pct"/>
            <w:tcMar>
              <w:top w:w="0" w:type="dxa"/>
              <w:left w:w="108" w:type="dxa"/>
              <w:bottom w:w="0" w:type="dxa"/>
              <w:right w:w="108" w:type="dxa"/>
            </w:tcMar>
            <w:hideMark/>
          </w:tcPr>
          <w:p w14:paraId="508273E9" w14:textId="77777777" w:rsidR="006E1B85" w:rsidRDefault="006E1B85">
            <w:pPr>
              <w:spacing w:line="276" w:lineRule="auto"/>
              <w:jc w:val="center"/>
              <w:rPr>
                <w:rFonts w:cs="Arial"/>
                <w:sz w:val="20"/>
                <w:szCs w:val="20"/>
              </w:rPr>
            </w:pPr>
            <w:r>
              <w:rPr>
                <w:rFonts w:cs="Arial"/>
                <w:sz w:val="20"/>
                <w:szCs w:val="20"/>
              </w:rPr>
              <w:t>Буквы, цифры</w:t>
            </w:r>
          </w:p>
        </w:tc>
      </w:tr>
      <w:tr w:rsidR="006E1B85" w14:paraId="5D32D85E" w14:textId="77777777" w:rsidTr="00781E65">
        <w:trPr>
          <w:cantSplit/>
        </w:trPr>
        <w:tc>
          <w:tcPr>
            <w:tcW w:w="348" w:type="pct"/>
            <w:tcMar>
              <w:top w:w="0" w:type="dxa"/>
              <w:left w:w="108" w:type="dxa"/>
              <w:bottom w:w="0" w:type="dxa"/>
              <w:right w:w="108" w:type="dxa"/>
            </w:tcMar>
            <w:hideMark/>
          </w:tcPr>
          <w:p w14:paraId="13800332" w14:textId="77777777" w:rsidR="006E1B85" w:rsidRPr="006E1B85" w:rsidRDefault="006E1B85" w:rsidP="006E1B85">
            <w:pPr>
              <w:spacing w:line="276" w:lineRule="auto"/>
              <w:jc w:val="center"/>
              <w:rPr>
                <w:rFonts w:cs="Arial"/>
                <w:b/>
                <w:sz w:val="20"/>
                <w:szCs w:val="20"/>
              </w:rPr>
            </w:pPr>
            <w:r w:rsidRPr="006E1B85">
              <w:rPr>
                <w:rFonts w:cs="Arial"/>
                <w:b/>
                <w:sz w:val="20"/>
                <w:szCs w:val="20"/>
              </w:rPr>
              <w:t>2</w:t>
            </w:r>
          </w:p>
        </w:tc>
        <w:tc>
          <w:tcPr>
            <w:tcW w:w="1736" w:type="pct"/>
            <w:tcMar>
              <w:top w:w="0" w:type="dxa"/>
              <w:left w:w="108" w:type="dxa"/>
              <w:bottom w:w="0" w:type="dxa"/>
              <w:right w:w="108" w:type="dxa"/>
            </w:tcMar>
            <w:hideMark/>
          </w:tcPr>
          <w:p w14:paraId="7E18FD27" w14:textId="77777777" w:rsidR="006E1B85" w:rsidRDefault="006E1B85">
            <w:pPr>
              <w:spacing w:line="276" w:lineRule="auto"/>
              <w:jc w:val="center"/>
              <w:rPr>
                <w:rFonts w:cs="Arial"/>
                <w:sz w:val="20"/>
                <w:szCs w:val="20"/>
              </w:rPr>
            </w:pPr>
            <w:r>
              <w:rPr>
                <w:rFonts w:cs="Arial"/>
                <w:sz w:val="20"/>
                <w:szCs w:val="20"/>
              </w:rPr>
              <w:t>Статус СпецУп</w:t>
            </w:r>
          </w:p>
        </w:tc>
        <w:tc>
          <w:tcPr>
            <w:tcW w:w="2916" w:type="pct"/>
            <w:tcMar>
              <w:top w:w="0" w:type="dxa"/>
              <w:left w:w="108" w:type="dxa"/>
              <w:bottom w:w="0" w:type="dxa"/>
              <w:right w:w="108" w:type="dxa"/>
            </w:tcMar>
            <w:hideMark/>
          </w:tcPr>
          <w:p w14:paraId="75933E03" w14:textId="77777777" w:rsidR="006E1B85" w:rsidRDefault="006E1B85">
            <w:pPr>
              <w:spacing w:line="276" w:lineRule="auto"/>
              <w:jc w:val="center"/>
              <w:rPr>
                <w:rFonts w:cs="Arial"/>
                <w:sz w:val="20"/>
                <w:szCs w:val="20"/>
              </w:rPr>
            </w:pPr>
            <w:r>
              <w:rPr>
                <w:rFonts w:cs="Arial"/>
                <w:sz w:val="20"/>
                <w:szCs w:val="20"/>
              </w:rPr>
              <w:t>Выбор:</w:t>
            </w:r>
          </w:p>
          <w:p w14:paraId="2CBEDDF2" w14:textId="77777777" w:rsidR="006E1B85" w:rsidRDefault="006E1B85">
            <w:pPr>
              <w:spacing w:line="276" w:lineRule="auto"/>
              <w:jc w:val="center"/>
              <w:rPr>
                <w:rFonts w:cs="Arial"/>
                <w:sz w:val="20"/>
                <w:szCs w:val="20"/>
              </w:rPr>
            </w:pPr>
            <w:r>
              <w:rPr>
                <w:rFonts w:cs="Arial"/>
                <w:sz w:val="20"/>
                <w:szCs w:val="20"/>
              </w:rPr>
              <w:t>- новый;</w:t>
            </w:r>
          </w:p>
          <w:p w14:paraId="31555346" w14:textId="77777777" w:rsidR="006E1B85" w:rsidRDefault="006E1B85">
            <w:pPr>
              <w:spacing w:line="276" w:lineRule="auto"/>
              <w:jc w:val="center"/>
              <w:rPr>
                <w:rFonts w:cs="Arial"/>
                <w:sz w:val="20"/>
                <w:szCs w:val="20"/>
              </w:rPr>
            </w:pPr>
            <w:r>
              <w:rPr>
                <w:rFonts w:cs="Arial"/>
                <w:sz w:val="20"/>
                <w:szCs w:val="20"/>
              </w:rPr>
              <w:t>- активный;</w:t>
            </w:r>
          </w:p>
          <w:p w14:paraId="31686D69" w14:textId="77777777" w:rsidR="006E1B85" w:rsidRDefault="006E1B85">
            <w:pPr>
              <w:spacing w:line="276" w:lineRule="auto"/>
              <w:jc w:val="center"/>
              <w:rPr>
                <w:rFonts w:cs="Arial"/>
                <w:sz w:val="20"/>
                <w:szCs w:val="20"/>
              </w:rPr>
            </w:pPr>
            <w:r>
              <w:rPr>
                <w:rFonts w:cs="Arial"/>
                <w:sz w:val="20"/>
                <w:szCs w:val="20"/>
              </w:rPr>
              <w:t>- неактивный</w:t>
            </w:r>
          </w:p>
        </w:tc>
      </w:tr>
      <w:tr w:rsidR="006E1B85" w14:paraId="66AE53C8" w14:textId="77777777" w:rsidTr="00781E65">
        <w:trPr>
          <w:cantSplit/>
        </w:trPr>
        <w:tc>
          <w:tcPr>
            <w:tcW w:w="348" w:type="pct"/>
            <w:tcMar>
              <w:top w:w="0" w:type="dxa"/>
              <w:left w:w="108" w:type="dxa"/>
              <w:bottom w:w="0" w:type="dxa"/>
              <w:right w:w="108" w:type="dxa"/>
            </w:tcMar>
            <w:hideMark/>
          </w:tcPr>
          <w:p w14:paraId="02A36D50" w14:textId="77777777" w:rsidR="006E1B85" w:rsidRPr="006E1B85" w:rsidRDefault="006E1B85" w:rsidP="006E1B85">
            <w:pPr>
              <w:spacing w:line="276" w:lineRule="auto"/>
              <w:jc w:val="center"/>
              <w:rPr>
                <w:rFonts w:cs="Arial"/>
                <w:b/>
                <w:sz w:val="20"/>
                <w:szCs w:val="20"/>
                <w:lang w:val="en-US"/>
              </w:rPr>
            </w:pPr>
            <w:r w:rsidRPr="006E1B85">
              <w:rPr>
                <w:rFonts w:cs="Arial"/>
                <w:b/>
                <w:sz w:val="20"/>
                <w:szCs w:val="20"/>
              </w:rPr>
              <w:t>3</w:t>
            </w:r>
          </w:p>
        </w:tc>
        <w:tc>
          <w:tcPr>
            <w:tcW w:w="1736" w:type="pct"/>
            <w:tcMar>
              <w:top w:w="0" w:type="dxa"/>
              <w:left w:w="108" w:type="dxa"/>
              <w:bottom w:w="0" w:type="dxa"/>
              <w:right w:w="108" w:type="dxa"/>
            </w:tcMar>
            <w:hideMark/>
          </w:tcPr>
          <w:p w14:paraId="283159C2" w14:textId="77777777" w:rsidR="006E1B85" w:rsidRDefault="006E1B85">
            <w:pPr>
              <w:spacing w:line="276" w:lineRule="auto"/>
              <w:jc w:val="center"/>
              <w:rPr>
                <w:rFonts w:cs="Arial"/>
                <w:sz w:val="20"/>
                <w:szCs w:val="20"/>
              </w:rPr>
            </w:pPr>
            <w:r>
              <w:rPr>
                <w:rFonts w:cs="Arial"/>
                <w:sz w:val="20"/>
                <w:szCs w:val="20"/>
              </w:rPr>
              <w:t>Описание</w:t>
            </w:r>
          </w:p>
        </w:tc>
        <w:tc>
          <w:tcPr>
            <w:tcW w:w="2916" w:type="pct"/>
            <w:tcMar>
              <w:top w:w="0" w:type="dxa"/>
              <w:left w:w="108" w:type="dxa"/>
              <w:bottom w:w="0" w:type="dxa"/>
              <w:right w:w="108" w:type="dxa"/>
            </w:tcMar>
            <w:hideMark/>
          </w:tcPr>
          <w:p w14:paraId="16C132BF" w14:textId="77777777" w:rsidR="006E1B85" w:rsidRDefault="006E1B85">
            <w:pPr>
              <w:spacing w:line="276" w:lineRule="auto"/>
              <w:jc w:val="center"/>
              <w:rPr>
                <w:rFonts w:cs="Arial"/>
                <w:sz w:val="20"/>
                <w:szCs w:val="20"/>
              </w:rPr>
            </w:pPr>
            <w:r>
              <w:rPr>
                <w:rFonts w:cs="Arial"/>
                <w:sz w:val="20"/>
                <w:szCs w:val="20"/>
              </w:rPr>
              <w:t>текст</w:t>
            </w:r>
          </w:p>
        </w:tc>
      </w:tr>
      <w:tr w:rsidR="006E1B85" w14:paraId="7F80AAA7" w14:textId="77777777" w:rsidTr="00781E65">
        <w:trPr>
          <w:cantSplit/>
        </w:trPr>
        <w:tc>
          <w:tcPr>
            <w:tcW w:w="348" w:type="pct"/>
            <w:tcMar>
              <w:top w:w="0" w:type="dxa"/>
              <w:left w:w="108" w:type="dxa"/>
              <w:bottom w:w="0" w:type="dxa"/>
              <w:right w:w="108" w:type="dxa"/>
            </w:tcMar>
            <w:hideMark/>
          </w:tcPr>
          <w:p w14:paraId="48D10196" w14:textId="77777777" w:rsidR="006E1B85" w:rsidRPr="006E1B85" w:rsidRDefault="006E1B85" w:rsidP="006E1B85">
            <w:pPr>
              <w:spacing w:line="276" w:lineRule="auto"/>
              <w:jc w:val="center"/>
              <w:rPr>
                <w:rFonts w:cs="Arial"/>
                <w:b/>
                <w:sz w:val="20"/>
                <w:szCs w:val="20"/>
              </w:rPr>
            </w:pPr>
            <w:r w:rsidRPr="006E1B85">
              <w:rPr>
                <w:rFonts w:cs="Arial"/>
                <w:b/>
                <w:sz w:val="20"/>
                <w:szCs w:val="20"/>
              </w:rPr>
              <w:t>4</w:t>
            </w:r>
          </w:p>
        </w:tc>
        <w:tc>
          <w:tcPr>
            <w:tcW w:w="1736" w:type="pct"/>
            <w:tcMar>
              <w:top w:w="0" w:type="dxa"/>
              <w:left w:w="108" w:type="dxa"/>
              <w:bottom w:w="0" w:type="dxa"/>
              <w:right w:w="108" w:type="dxa"/>
            </w:tcMar>
            <w:hideMark/>
          </w:tcPr>
          <w:p w14:paraId="7090E0C7" w14:textId="77777777" w:rsidR="006E1B85" w:rsidRDefault="006E1B85">
            <w:pPr>
              <w:spacing w:line="276" w:lineRule="auto"/>
              <w:jc w:val="center"/>
              <w:rPr>
                <w:rFonts w:cs="Arial"/>
                <w:sz w:val="20"/>
                <w:szCs w:val="20"/>
              </w:rPr>
            </w:pPr>
            <w:r>
              <w:rPr>
                <w:rFonts w:cs="Arial"/>
                <w:sz w:val="20"/>
                <w:szCs w:val="20"/>
              </w:rPr>
              <w:t>Продукт</w:t>
            </w:r>
          </w:p>
        </w:tc>
        <w:tc>
          <w:tcPr>
            <w:tcW w:w="2916" w:type="pct"/>
            <w:tcMar>
              <w:top w:w="0" w:type="dxa"/>
              <w:left w:w="108" w:type="dxa"/>
              <w:bottom w:w="0" w:type="dxa"/>
              <w:right w:w="108" w:type="dxa"/>
            </w:tcMar>
            <w:hideMark/>
          </w:tcPr>
          <w:p w14:paraId="4A8CF43C" w14:textId="77777777" w:rsidR="006E1B85" w:rsidRDefault="006E1B85">
            <w:pPr>
              <w:spacing w:line="276" w:lineRule="auto"/>
              <w:jc w:val="center"/>
              <w:rPr>
                <w:rFonts w:cs="Arial"/>
                <w:sz w:val="20"/>
                <w:szCs w:val="20"/>
              </w:rPr>
            </w:pPr>
            <w:r>
              <w:rPr>
                <w:rFonts w:cs="Arial"/>
                <w:sz w:val="20"/>
                <w:szCs w:val="20"/>
              </w:rPr>
              <w:t>Выбор из справочника</w:t>
            </w:r>
          </w:p>
        </w:tc>
      </w:tr>
      <w:tr w:rsidR="006E1B85" w14:paraId="71076B83" w14:textId="77777777" w:rsidTr="00781E65">
        <w:trPr>
          <w:cantSplit/>
        </w:trPr>
        <w:tc>
          <w:tcPr>
            <w:tcW w:w="348" w:type="pct"/>
            <w:tcMar>
              <w:top w:w="0" w:type="dxa"/>
              <w:left w:w="108" w:type="dxa"/>
              <w:bottom w:w="0" w:type="dxa"/>
              <w:right w:w="108" w:type="dxa"/>
            </w:tcMar>
            <w:hideMark/>
          </w:tcPr>
          <w:p w14:paraId="061FCBF2" w14:textId="77777777" w:rsidR="006E1B85" w:rsidRPr="006E1B85" w:rsidRDefault="006E1B85" w:rsidP="006E1B85">
            <w:pPr>
              <w:spacing w:line="276" w:lineRule="auto"/>
              <w:jc w:val="center"/>
              <w:rPr>
                <w:rFonts w:cs="Arial"/>
                <w:b/>
                <w:sz w:val="20"/>
                <w:szCs w:val="20"/>
              </w:rPr>
            </w:pPr>
            <w:r w:rsidRPr="006E1B85">
              <w:rPr>
                <w:rFonts w:cs="Arial"/>
                <w:b/>
                <w:sz w:val="20"/>
                <w:szCs w:val="20"/>
              </w:rPr>
              <w:t>5</w:t>
            </w:r>
          </w:p>
        </w:tc>
        <w:tc>
          <w:tcPr>
            <w:tcW w:w="1736" w:type="pct"/>
            <w:tcMar>
              <w:top w:w="0" w:type="dxa"/>
              <w:left w:w="108" w:type="dxa"/>
              <w:bottom w:w="0" w:type="dxa"/>
              <w:right w:w="108" w:type="dxa"/>
            </w:tcMar>
            <w:hideMark/>
          </w:tcPr>
          <w:p w14:paraId="7EBDDC7A" w14:textId="77777777" w:rsidR="006E1B85" w:rsidRDefault="006E1B85">
            <w:pPr>
              <w:spacing w:line="276" w:lineRule="auto"/>
              <w:jc w:val="center"/>
              <w:rPr>
                <w:rFonts w:cs="Arial"/>
                <w:sz w:val="20"/>
                <w:szCs w:val="20"/>
              </w:rPr>
            </w:pPr>
            <w:r>
              <w:rPr>
                <w:rFonts w:cs="Arial"/>
                <w:sz w:val="20"/>
                <w:szCs w:val="20"/>
              </w:rPr>
              <w:t>Количество</w:t>
            </w:r>
          </w:p>
        </w:tc>
        <w:tc>
          <w:tcPr>
            <w:tcW w:w="2916" w:type="pct"/>
            <w:tcMar>
              <w:top w:w="0" w:type="dxa"/>
              <w:left w:w="108" w:type="dxa"/>
              <w:bottom w:w="0" w:type="dxa"/>
              <w:right w:w="108" w:type="dxa"/>
            </w:tcMar>
            <w:hideMark/>
          </w:tcPr>
          <w:p w14:paraId="6D3B83F5" w14:textId="77777777" w:rsidR="006E1B85" w:rsidRDefault="006E1B85">
            <w:pPr>
              <w:spacing w:line="276" w:lineRule="auto"/>
              <w:jc w:val="center"/>
              <w:rPr>
                <w:rFonts w:cs="Arial"/>
                <w:sz w:val="20"/>
                <w:szCs w:val="20"/>
              </w:rPr>
            </w:pPr>
            <w:r>
              <w:rPr>
                <w:rFonts w:cs="Arial"/>
                <w:sz w:val="20"/>
                <w:szCs w:val="20"/>
              </w:rPr>
              <w:t>Цифры (15 знаков, 3 десятичных разряда)</w:t>
            </w:r>
          </w:p>
        </w:tc>
      </w:tr>
      <w:tr w:rsidR="006E1B85" w14:paraId="708FF24D" w14:textId="77777777" w:rsidTr="00781E65">
        <w:trPr>
          <w:cantSplit/>
        </w:trPr>
        <w:tc>
          <w:tcPr>
            <w:tcW w:w="348" w:type="pct"/>
            <w:tcMar>
              <w:top w:w="0" w:type="dxa"/>
              <w:left w:w="108" w:type="dxa"/>
              <w:bottom w:w="0" w:type="dxa"/>
              <w:right w:w="108" w:type="dxa"/>
            </w:tcMar>
            <w:hideMark/>
          </w:tcPr>
          <w:p w14:paraId="44B46B36" w14:textId="77777777" w:rsidR="006E1B85" w:rsidRPr="006E1B85" w:rsidRDefault="006E1B85" w:rsidP="006E1B85">
            <w:pPr>
              <w:spacing w:line="276" w:lineRule="auto"/>
              <w:jc w:val="center"/>
              <w:rPr>
                <w:rFonts w:cs="Arial"/>
                <w:b/>
                <w:sz w:val="20"/>
                <w:szCs w:val="20"/>
              </w:rPr>
            </w:pPr>
            <w:r w:rsidRPr="006E1B85">
              <w:rPr>
                <w:rFonts w:cs="Arial"/>
                <w:b/>
                <w:sz w:val="20"/>
                <w:szCs w:val="20"/>
              </w:rPr>
              <w:t>6</w:t>
            </w:r>
          </w:p>
        </w:tc>
        <w:tc>
          <w:tcPr>
            <w:tcW w:w="1736" w:type="pct"/>
            <w:tcMar>
              <w:top w:w="0" w:type="dxa"/>
              <w:left w:w="108" w:type="dxa"/>
              <w:bottom w:w="0" w:type="dxa"/>
              <w:right w:w="108" w:type="dxa"/>
            </w:tcMar>
            <w:hideMark/>
          </w:tcPr>
          <w:p w14:paraId="09E44AA0" w14:textId="77777777" w:rsidR="006E1B85" w:rsidRDefault="006E1B85">
            <w:pPr>
              <w:spacing w:line="276" w:lineRule="auto"/>
              <w:jc w:val="center"/>
              <w:rPr>
                <w:rFonts w:cs="Arial"/>
                <w:sz w:val="20"/>
                <w:szCs w:val="20"/>
              </w:rPr>
            </w:pPr>
            <w:r>
              <w:rPr>
                <w:rFonts w:cs="Arial"/>
                <w:sz w:val="20"/>
                <w:szCs w:val="20"/>
              </w:rPr>
              <w:t>Упаковка</w:t>
            </w:r>
          </w:p>
        </w:tc>
        <w:tc>
          <w:tcPr>
            <w:tcW w:w="2916" w:type="pct"/>
            <w:tcMar>
              <w:top w:w="0" w:type="dxa"/>
              <w:left w:w="108" w:type="dxa"/>
              <w:bottom w:w="0" w:type="dxa"/>
              <w:right w:w="108" w:type="dxa"/>
            </w:tcMar>
            <w:hideMark/>
          </w:tcPr>
          <w:p w14:paraId="6CBD275C" w14:textId="77777777" w:rsidR="006E1B85" w:rsidRDefault="006E1B85">
            <w:pPr>
              <w:spacing w:line="276" w:lineRule="auto"/>
              <w:jc w:val="center"/>
              <w:rPr>
                <w:rFonts w:cs="Arial"/>
                <w:sz w:val="20"/>
                <w:szCs w:val="20"/>
              </w:rPr>
            </w:pPr>
            <w:r>
              <w:rPr>
                <w:rFonts w:cs="Arial"/>
                <w:sz w:val="20"/>
                <w:szCs w:val="20"/>
              </w:rPr>
              <w:t>Выбор из справочника</w:t>
            </w:r>
          </w:p>
        </w:tc>
      </w:tr>
      <w:tr w:rsidR="006E1B85" w14:paraId="7B5F204A" w14:textId="77777777" w:rsidTr="00781E65">
        <w:trPr>
          <w:cantSplit/>
        </w:trPr>
        <w:tc>
          <w:tcPr>
            <w:tcW w:w="348" w:type="pct"/>
            <w:tcMar>
              <w:top w:w="0" w:type="dxa"/>
              <w:left w:w="108" w:type="dxa"/>
              <w:bottom w:w="0" w:type="dxa"/>
              <w:right w:w="108" w:type="dxa"/>
            </w:tcMar>
            <w:hideMark/>
          </w:tcPr>
          <w:p w14:paraId="5D4F74B3" w14:textId="77777777" w:rsidR="006E1B85" w:rsidRPr="006E1B85" w:rsidRDefault="006E1B85" w:rsidP="006E1B85">
            <w:pPr>
              <w:spacing w:line="276" w:lineRule="auto"/>
              <w:jc w:val="center"/>
              <w:rPr>
                <w:rFonts w:cs="Arial"/>
                <w:b/>
                <w:sz w:val="20"/>
                <w:szCs w:val="20"/>
              </w:rPr>
            </w:pPr>
            <w:r w:rsidRPr="006E1B85">
              <w:rPr>
                <w:rFonts w:cs="Arial"/>
                <w:b/>
                <w:sz w:val="20"/>
                <w:szCs w:val="20"/>
              </w:rPr>
              <w:t>7</w:t>
            </w:r>
          </w:p>
        </w:tc>
        <w:tc>
          <w:tcPr>
            <w:tcW w:w="1736" w:type="pct"/>
            <w:tcMar>
              <w:top w:w="0" w:type="dxa"/>
              <w:left w:w="108" w:type="dxa"/>
              <w:bottom w:w="0" w:type="dxa"/>
              <w:right w:w="108" w:type="dxa"/>
            </w:tcMar>
            <w:hideMark/>
          </w:tcPr>
          <w:p w14:paraId="5481A22E" w14:textId="77777777" w:rsidR="006E1B85" w:rsidRDefault="006E1B85">
            <w:pPr>
              <w:spacing w:line="276" w:lineRule="auto"/>
              <w:jc w:val="center"/>
              <w:rPr>
                <w:rFonts w:cs="Arial"/>
                <w:sz w:val="20"/>
                <w:szCs w:val="20"/>
              </w:rPr>
            </w:pPr>
            <w:r>
              <w:rPr>
                <w:rFonts w:cs="Arial"/>
                <w:sz w:val="20"/>
                <w:szCs w:val="20"/>
              </w:rPr>
              <w:t>Тип ЕО</w:t>
            </w:r>
          </w:p>
        </w:tc>
        <w:tc>
          <w:tcPr>
            <w:tcW w:w="2916" w:type="pct"/>
            <w:tcMar>
              <w:top w:w="0" w:type="dxa"/>
              <w:left w:w="108" w:type="dxa"/>
              <w:bottom w:w="0" w:type="dxa"/>
              <w:right w:w="108" w:type="dxa"/>
            </w:tcMar>
            <w:hideMark/>
          </w:tcPr>
          <w:p w14:paraId="4F0EC66D" w14:textId="77777777" w:rsidR="006E1B85" w:rsidRDefault="006E1B85">
            <w:pPr>
              <w:spacing w:line="276" w:lineRule="auto"/>
              <w:jc w:val="center"/>
              <w:rPr>
                <w:rFonts w:cs="Arial"/>
                <w:sz w:val="20"/>
                <w:szCs w:val="20"/>
              </w:rPr>
            </w:pPr>
            <w:r>
              <w:rPr>
                <w:rFonts w:cs="Arial"/>
                <w:sz w:val="20"/>
                <w:szCs w:val="20"/>
              </w:rPr>
              <w:t>Выбор из справочника</w:t>
            </w:r>
          </w:p>
        </w:tc>
      </w:tr>
    </w:tbl>
    <w:p w14:paraId="1B1C846C" w14:textId="77777777" w:rsidR="006E1B85" w:rsidRDefault="006E1B85" w:rsidP="006E1B85">
      <w:pPr>
        <w:ind w:firstLine="708"/>
        <w:rPr>
          <w:rFonts w:cs="Arial"/>
          <w:color w:val="000000"/>
        </w:rPr>
      </w:pPr>
    </w:p>
    <w:p w14:paraId="59197B5A" w14:textId="65694F69" w:rsidR="006E1B85" w:rsidRDefault="006E1B85" w:rsidP="006E1B85">
      <w:pPr>
        <w:ind w:firstLine="708"/>
        <w:rPr>
          <w:rFonts w:cs="Arial"/>
          <w:color w:val="000000"/>
          <w:sz w:val="22"/>
        </w:rPr>
      </w:pPr>
      <w:r>
        <w:rPr>
          <w:rFonts w:cs="Arial"/>
          <w:color w:val="000000"/>
        </w:rPr>
        <w:t>Настройка структуры справочника упаковочных спецификаций выполняется на этапе подготовки к внедрению системы</w:t>
      </w:r>
    </w:p>
    <w:p w14:paraId="28DF19E6" w14:textId="77777777" w:rsidR="006E1B85" w:rsidRDefault="006E1B85" w:rsidP="006E1B85">
      <w:pPr>
        <w:ind w:firstLine="708"/>
        <w:rPr>
          <w:rFonts w:cs="Arial"/>
          <w:color w:val="000000"/>
        </w:rPr>
      </w:pPr>
      <w:r>
        <w:rPr>
          <w:rFonts w:cs="Arial"/>
          <w:color w:val="000000"/>
        </w:rPr>
        <w:t xml:space="preserve">Данные вносятся в </w:t>
      </w:r>
      <w:r>
        <w:rPr>
          <w:rFonts w:cs="Arial"/>
          <w:color w:val="000000"/>
          <w:lang w:val="en-US"/>
        </w:rPr>
        <w:t>SAP</w:t>
      </w:r>
      <w:r w:rsidRPr="006E1B85">
        <w:rPr>
          <w:rFonts w:cs="Arial"/>
          <w:color w:val="000000"/>
        </w:rPr>
        <w:t xml:space="preserve"> </w:t>
      </w:r>
      <w:r>
        <w:rPr>
          <w:rFonts w:cs="Arial"/>
          <w:color w:val="000000"/>
          <w:lang w:val="en-US"/>
        </w:rPr>
        <w:t>EWM</w:t>
      </w:r>
      <w:r w:rsidRPr="006E1B85">
        <w:rPr>
          <w:rFonts w:cs="Arial"/>
          <w:color w:val="000000"/>
        </w:rPr>
        <w:t xml:space="preserve"> </w:t>
      </w:r>
      <w:r>
        <w:rPr>
          <w:rFonts w:cs="Arial"/>
          <w:color w:val="000000"/>
        </w:rPr>
        <w:t>вручную по каждой Упаковочной спецификации либо посредством загрузки из файла.</w:t>
      </w:r>
    </w:p>
    <w:p w14:paraId="0F7FE899" w14:textId="3AE295D2" w:rsidR="006E1B85" w:rsidRDefault="006E1B85" w:rsidP="006E1B85">
      <w:pPr>
        <w:ind w:firstLine="708"/>
        <w:rPr>
          <w:rFonts w:cs="Arial"/>
          <w:color w:val="000000"/>
        </w:rPr>
      </w:pPr>
      <w:r>
        <w:rPr>
          <w:rFonts w:cs="Arial"/>
          <w:color w:val="000000"/>
        </w:rPr>
        <w:t>В зависимости от условий, упаковочная спецификация может быть присвоена отдельной позиции МТР, группе МТР либо всем МТР сразу.</w:t>
      </w:r>
    </w:p>
    <w:p w14:paraId="573F3725" w14:textId="77777777" w:rsidR="007E1E78" w:rsidRDefault="007E1E78" w:rsidP="006E1B85">
      <w:pPr>
        <w:ind w:firstLine="708"/>
        <w:rPr>
          <w:rFonts w:cs="Arial"/>
          <w:color w:val="000000"/>
        </w:rPr>
      </w:pPr>
    </w:p>
    <w:p w14:paraId="10A61DFE" w14:textId="609E8310" w:rsidR="00406804" w:rsidRPr="00DD42DC" w:rsidRDefault="005C1F22" w:rsidP="00B01704">
      <w:pPr>
        <w:pStyle w:val="4"/>
      </w:pPr>
      <w:bookmarkStart w:id="2569" w:name="_Toc517256179"/>
      <w:r>
        <w:t>П</w:t>
      </w:r>
      <w:r w:rsidR="00406804">
        <w:t>риемка</w:t>
      </w:r>
      <w:bookmarkEnd w:id="2569"/>
    </w:p>
    <w:p w14:paraId="0BA2E58A" w14:textId="77777777" w:rsidR="006F306A" w:rsidRDefault="006F306A" w:rsidP="00406804">
      <w:pPr>
        <w:ind w:firstLine="709"/>
      </w:pPr>
    </w:p>
    <w:p w14:paraId="4FD9469B" w14:textId="2B8E42BC" w:rsidR="00406804" w:rsidRPr="0060680D" w:rsidRDefault="00406804" w:rsidP="00406804">
      <w:pPr>
        <w:ind w:firstLine="709"/>
      </w:pPr>
      <w:r w:rsidRPr="0060680D">
        <w:t xml:space="preserve">Поток документов в процессе поступления МТР на склад начинается на уровне системы </w:t>
      </w:r>
      <w:r>
        <w:t xml:space="preserve">SAP </w:t>
      </w:r>
      <w:r w:rsidR="00B129EB">
        <w:t xml:space="preserve">ERP </w:t>
      </w:r>
      <w:r>
        <w:t>(SAP S/4 HANA)</w:t>
      </w:r>
      <w:r w:rsidRPr="0060680D">
        <w:t xml:space="preserve">. Документы передаются в EWM стандартным интерфейсом. В </w:t>
      </w:r>
      <w:r>
        <w:t>SAP ERP (SAP S/4 HANA)</w:t>
      </w:r>
      <w:r w:rsidRPr="0060680D">
        <w:t xml:space="preserve"> создается Заказ (в зависимости от ситуации это может быть заказ на закупку, на перемещение, на возврат и т.п., что определяется видом документа), по которому может быть создана одна или несколько Входящих поставок. При создании Входящей поставки в </w:t>
      </w:r>
      <w:r>
        <w:t>SAP ERP (SAP S/4 HANA)</w:t>
      </w:r>
      <w:r w:rsidRPr="0060680D">
        <w:t>, в ней указываются следующие основные данные:</w:t>
      </w:r>
    </w:p>
    <w:p w14:paraId="5D767E06" w14:textId="6FB54579" w:rsidR="00406804" w:rsidRPr="0060680D" w:rsidRDefault="00406804" w:rsidP="00823682">
      <w:pPr>
        <w:pStyle w:val="afc"/>
        <w:numPr>
          <w:ilvl w:val="0"/>
          <w:numId w:val="66"/>
        </w:numPr>
      </w:pPr>
      <w:r w:rsidRPr="0060680D">
        <w:t>Завод</w:t>
      </w:r>
      <w:r w:rsidR="00942850">
        <w:t xml:space="preserve"> (</w:t>
      </w:r>
      <w:r w:rsidR="00B569E6">
        <w:t>«</w:t>
      </w:r>
      <w:r w:rsidR="00942850">
        <w:t>Правомочный распоряжаться</w:t>
      </w:r>
      <w:r w:rsidR="00B569E6">
        <w:t>»</w:t>
      </w:r>
      <w:r w:rsidR="00942850">
        <w:t>)</w:t>
      </w:r>
      <w:r w:rsidRPr="0060680D">
        <w:t>;</w:t>
      </w:r>
    </w:p>
    <w:p w14:paraId="25CDA497" w14:textId="77777777" w:rsidR="00406804" w:rsidRPr="0060680D" w:rsidRDefault="00406804" w:rsidP="00823682">
      <w:pPr>
        <w:pStyle w:val="afc"/>
        <w:numPr>
          <w:ilvl w:val="0"/>
          <w:numId w:val="66"/>
        </w:numPr>
      </w:pPr>
      <w:r w:rsidRPr="0060680D">
        <w:t>Склад;</w:t>
      </w:r>
    </w:p>
    <w:p w14:paraId="5D300AB9" w14:textId="77777777" w:rsidR="00406804" w:rsidRPr="0060680D" w:rsidRDefault="00406804" w:rsidP="00823682">
      <w:pPr>
        <w:pStyle w:val="afc"/>
        <w:numPr>
          <w:ilvl w:val="0"/>
          <w:numId w:val="66"/>
        </w:numPr>
      </w:pPr>
      <w:r w:rsidRPr="0060680D">
        <w:t>Поставщик (бизнес-партнер);</w:t>
      </w:r>
    </w:p>
    <w:p w14:paraId="17183B31" w14:textId="77777777" w:rsidR="00406804" w:rsidRPr="0060680D" w:rsidRDefault="00406804" w:rsidP="00823682">
      <w:pPr>
        <w:pStyle w:val="afc"/>
        <w:numPr>
          <w:ilvl w:val="0"/>
          <w:numId w:val="66"/>
        </w:numPr>
      </w:pPr>
      <w:r w:rsidRPr="0060680D">
        <w:t>МТР;</w:t>
      </w:r>
    </w:p>
    <w:p w14:paraId="17A3946E" w14:textId="77777777" w:rsidR="00406804" w:rsidRPr="0060680D" w:rsidRDefault="00406804" w:rsidP="00823682">
      <w:pPr>
        <w:pStyle w:val="afc"/>
        <w:numPr>
          <w:ilvl w:val="0"/>
          <w:numId w:val="66"/>
        </w:numPr>
      </w:pPr>
      <w:r w:rsidRPr="0060680D">
        <w:t>Партия (если ведется для материала);</w:t>
      </w:r>
    </w:p>
    <w:p w14:paraId="7981FA54" w14:textId="77777777" w:rsidR="00406804" w:rsidRPr="0060680D" w:rsidRDefault="00406804" w:rsidP="00823682">
      <w:pPr>
        <w:pStyle w:val="afc"/>
        <w:numPr>
          <w:ilvl w:val="0"/>
          <w:numId w:val="66"/>
        </w:numPr>
      </w:pPr>
      <w:r w:rsidRPr="0060680D">
        <w:t>Количество;</w:t>
      </w:r>
    </w:p>
    <w:p w14:paraId="0A6D5577" w14:textId="77777777" w:rsidR="00406804" w:rsidRPr="0060680D" w:rsidRDefault="00406804" w:rsidP="00823682">
      <w:pPr>
        <w:pStyle w:val="afc"/>
        <w:numPr>
          <w:ilvl w:val="0"/>
          <w:numId w:val="66"/>
        </w:numPr>
      </w:pPr>
      <w:r w:rsidRPr="0060680D">
        <w:t>Данные об упаковке на ЕО (если существуют).</w:t>
      </w:r>
    </w:p>
    <w:p w14:paraId="1F746DE8" w14:textId="144F5616" w:rsidR="00406804" w:rsidRDefault="00406804" w:rsidP="00406804">
      <w:pPr>
        <w:ind w:firstLine="709"/>
      </w:pPr>
      <w:r w:rsidRPr="0060680D">
        <w:t>Система выполняет проверку, указан</w:t>
      </w:r>
      <w:r w:rsidR="00B129EB">
        <w:t>а</w:t>
      </w:r>
      <w:r w:rsidRPr="0060680D">
        <w:t xml:space="preserve"> ли комбинаци</w:t>
      </w:r>
      <w:r w:rsidR="00B129EB">
        <w:t>я</w:t>
      </w:r>
      <w:r w:rsidRPr="0060680D">
        <w:t xml:space="preserve"> Завод-Склад</w:t>
      </w:r>
      <w:r w:rsidR="00B129EB">
        <w:t>-</w:t>
      </w:r>
      <w:r w:rsidRPr="0060680D">
        <w:t xml:space="preserve">Номер Склада в </w:t>
      </w:r>
      <w:r>
        <w:t>SAP ERP (SAP S/4 HANA)</w:t>
      </w:r>
      <w:r w:rsidRPr="0060680D">
        <w:t xml:space="preserve">. Затем проверяет, назначен ли в интеграционной модели Складу </w:t>
      </w:r>
      <w:r>
        <w:t>SAP ERP (SAP S/4 HANA)</w:t>
      </w:r>
      <w:r w:rsidRPr="0060680D">
        <w:t xml:space="preserve"> Номер склада EWM, и, если данные назначения существуют, </w:t>
      </w:r>
      <w:r w:rsidR="00B129EB">
        <w:t>передает</w:t>
      </w:r>
      <w:r w:rsidRPr="0060680D">
        <w:t xml:space="preserve"> Входящую поставку в EWM как </w:t>
      </w:r>
      <w:r w:rsidR="00762B5D">
        <w:t>документ «</w:t>
      </w:r>
      <w:r w:rsidR="00B129EB">
        <w:t>В</w:t>
      </w:r>
      <w:r>
        <w:t>ходящ</w:t>
      </w:r>
      <w:r w:rsidR="00762B5D">
        <w:t>ая</w:t>
      </w:r>
      <w:r w:rsidRPr="0060680D">
        <w:t xml:space="preserve"> поставк</w:t>
      </w:r>
      <w:r w:rsidR="00762B5D">
        <w:t>а»</w:t>
      </w:r>
      <w:r w:rsidRPr="0060680D">
        <w:t xml:space="preserve">. Входящая поставка </w:t>
      </w:r>
      <w:r w:rsidR="00B129EB">
        <w:rPr>
          <w:lang w:val="en-US"/>
        </w:rPr>
        <w:t>EWM</w:t>
      </w:r>
      <w:r w:rsidR="00B129EB" w:rsidRPr="00B129EB">
        <w:t xml:space="preserve"> </w:t>
      </w:r>
      <w:r w:rsidRPr="0060680D">
        <w:t xml:space="preserve">создается в </w:t>
      </w:r>
      <w:r w:rsidR="00B129EB">
        <w:rPr>
          <w:lang w:val="en-US"/>
        </w:rPr>
        <w:t>SAP</w:t>
      </w:r>
      <w:r w:rsidR="00B129EB" w:rsidRPr="00B129EB">
        <w:t xml:space="preserve"> </w:t>
      </w:r>
      <w:r w:rsidRPr="0060680D">
        <w:t xml:space="preserve">EWM автоматически (при выполнении определенных </w:t>
      </w:r>
      <w:r w:rsidR="00CB432F">
        <w:t xml:space="preserve">автоматических фоновых </w:t>
      </w:r>
      <w:r w:rsidRPr="0060680D">
        <w:t>проверок на консистентность и полноту данных)</w:t>
      </w:r>
      <w:r w:rsidR="00CB432F">
        <w:t xml:space="preserve">. Данные в документ </w:t>
      </w:r>
      <w:r w:rsidR="00CB432F">
        <w:rPr>
          <w:lang w:val="en-US"/>
        </w:rPr>
        <w:t>SAP</w:t>
      </w:r>
      <w:r w:rsidR="00CB432F" w:rsidRPr="00CB432F">
        <w:t xml:space="preserve"> </w:t>
      </w:r>
      <w:r w:rsidR="00CB432F">
        <w:rPr>
          <w:lang w:val="en-US"/>
        </w:rPr>
        <w:t>EWM</w:t>
      </w:r>
      <w:r w:rsidR="00CB432F" w:rsidRPr="00CB432F">
        <w:t xml:space="preserve"> </w:t>
      </w:r>
      <w:r w:rsidRPr="0060680D">
        <w:t>копиру</w:t>
      </w:r>
      <w:r w:rsidR="00CB432F">
        <w:t xml:space="preserve">ются из соответствующей </w:t>
      </w:r>
      <w:r w:rsidR="00B129EB">
        <w:t xml:space="preserve">Входящей поставки </w:t>
      </w:r>
      <w:r w:rsidR="00B129EB">
        <w:rPr>
          <w:lang w:val="en-US"/>
        </w:rPr>
        <w:t>SAP</w:t>
      </w:r>
      <w:r w:rsidR="00B129EB" w:rsidRPr="00B129EB">
        <w:t xml:space="preserve"> </w:t>
      </w:r>
      <w:r w:rsidR="00B129EB">
        <w:rPr>
          <w:lang w:val="en-US"/>
        </w:rPr>
        <w:t>ERP</w:t>
      </w:r>
      <w:r w:rsidR="00B129EB">
        <w:t xml:space="preserve"> (SAP S/4 HANA)</w:t>
      </w:r>
      <w:r w:rsidRPr="0060680D">
        <w:t>.</w:t>
      </w:r>
    </w:p>
    <w:p w14:paraId="3DACC7E4" w14:textId="016DF54B" w:rsidR="00362F3F" w:rsidRPr="005F0DD8" w:rsidRDefault="005F0DD8" w:rsidP="00406804">
      <w:pPr>
        <w:ind w:firstLine="709"/>
      </w:pPr>
      <w:r>
        <w:t xml:space="preserve">Завод в </w:t>
      </w:r>
      <w:r>
        <w:rPr>
          <w:lang w:val="en-US"/>
        </w:rPr>
        <w:t>SAP</w:t>
      </w:r>
      <w:r w:rsidRPr="005F0DD8">
        <w:t xml:space="preserve"> </w:t>
      </w:r>
      <w:r>
        <w:rPr>
          <w:lang w:val="en-US"/>
        </w:rPr>
        <w:t>ERP</w:t>
      </w:r>
      <w:r w:rsidRPr="005F0DD8">
        <w:t xml:space="preserve"> </w:t>
      </w:r>
      <w:r w:rsidR="00584E8D">
        <w:t xml:space="preserve">(SAP S/4 HANA) </w:t>
      </w:r>
      <w:r>
        <w:t xml:space="preserve">соответствует </w:t>
      </w:r>
      <w:r w:rsidR="00B569E6">
        <w:t>«</w:t>
      </w:r>
      <w:r>
        <w:t>Правомочному распоряжаться</w:t>
      </w:r>
      <w:r w:rsidR="00B569E6">
        <w:t>»</w:t>
      </w:r>
      <w:r>
        <w:t xml:space="preserve"> в </w:t>
      </w:r>
      <w:r>
        <w:rPr>
          <w:lang w:val="en-US"/>
        </w:rPr>
        <w:t>SAP</w:t>
      </w:r>
      <w:r w:rsidRPr="005F0DD8">
        <w:t xml:space="preserve"> </w:t>
      </w:r>
      <w:r>
        <w:rPr>
          <w:lang w:val="en-US"/>
        </w:rPr>
        <w:t>EWM</w:t>
      </w:r>
      <w:r>
        <w:t xml:space="preserve">. </w:t>
      </w:r>
      <w:r w:rsidR="0024069A">
        <w:t>В</w:t>
      </w:r>
      <w:r>
        <w:t xml:space="preserve"> том случае, если МТР числятся в </w:t>
      </w:r>
      <w:r>
        <w:rPr>
          <w:lang w:val="en-US"/>
        </w:rPr>
        <w:t>SAP</w:t>
      </w:r>
      <w:r w:rsidRPr="005F0DD8">
        <w:t xml:space="preserve"> </w:t>
      </w:r>
      <w:r>
        <w:rPr>
          <w:lang w:val="en-US"/>
        </w:rPr>
        <w:t>ERP</w:t>
      </w:r>
      <w:r w:rsidRPr="005F0DD8">
        <w:t xml:space="preserve"> </w:t>
      </w:r>
      <w:r w:rsidR="00584E8D">
        <w:t xml:space="preserve">(SAP S/4 HANA) </w:t>
      </w:r>
      <w:r>
        <w:t>на разных заводах в рамках единого склада, находящегося под управлени</w:t>
      </w:r>
      <w:r w:rsidR="00CB432F">
        <w:t>е</w:t>
      </w:r>
      <w:r>
        <w:t xml:space="preserve">м </w:t>
      </w:r>
      <w:r>
        <w:rPr>
          <w:lang w:val="en-US"/>
        </w:rPr>
        <w:t>SAP</w:t>
      </w:r>
      <w:r w:rsidRPr="005F0DD8">
        <w:t xml:space="preserve"> </w:t>
      </w:r>
      <w:r>
        <w:rPr>
          <w:lang w:val="en-US"/>
        </w:rPr>
        <w:t>EWM</w:t>
      </w:r>
      <w:r>
        <w:t>, то при формировании Входящей поставк</w:t>
      </w:r>
      <w:r w:rsidR="0024069A">
        <w:t>и</w:t>
      </w:r>
      <w:r>
        <w:t xml:space="preserve"> в </w:t>
      </w:r>
      <w:r>
        <w:rPr>
          <w:lang w:val="en-US"/>
        </w:rPr>
        <w:t>SAP</w:t>
      </w:r>
      <w:r w:rsidRPr="005F0DD8">
        <w:t xml:space="preserve"> </w:t>
      </w:r>
      <w:r>
        <w:rPr>
          <w:lang w:val="en-US"/>
        </w:rPr>
        <w:t>EWM</w:t>
      </w:r>
      <w:r>
        <w:t xml:space="preserve"> завод будет определяться как </w:t>
      </w:r>
      <w:r w:rsidR="00B569E6">
        <w:t>«</w:t>
      </w:r>
      <w:r>
        <w:t>Правомочный распоряжаться</w:t>
      </w:r>
      <w:r w:rsidR="00B569E6">
        <w:t>»</w:t>
      </w:r>
      <w:r>
        <w:t xml:space="preserve">. Таким образом, </w:t>
      </w:r>
      <w:r w:rsidR="00584E8D">
        <w:t xml:space="preserve">все </w:t>
      </w:r>
      <w:r>
        <w:t xml:space="preserve">МТР, поступившие от разных заводов, но на один склад, находящийся под управлением </w:t>
      </w:r>
      <w:r>
        <w:rPr>
          <w:lang w:val="en-US"/>
        </w:rPr>
        <w:t>SAP</w:t>
      </w:r>
      <w:r w:rsidRPr="005F0DD8">
        <w:t xml:space="preserve"> </w:t>
      </w:r>
      <w:r>
        <w:rPr>
          <w:lang w:val="en-US"/>
        </w:rPr>
        <w:t>EWM</w:t>
      </w:r>
      <w:r>
        <w:t xml:space="preserve">, </w:t>
      </w:r>
      <w:r w:rsidR="00584E8D">
        <w:t xml:space="preserve">учитываются в </w:t>
      </w:r>
      <w:r w:rsidR="009872A8">
        <w:t>модуле</w:t>
      </w:r>
      <w:r>
        <w:t xml:space="preserve"> </w:t>
      </w:r>
      <w:r>
        <w:rPr>
          <w:lang w:val="en-US"/>
        </w:rPr>
        <w:t>SAP</w:t>
      </w:r>
      <w:r w:rsidRPr="005F0DD8">
        <w:t xml:space="preserve"> </w:t>
      </w:r>
      <w:r>
        <w:rPr>
          <w:lang w:val="en-US"/>
        </w:rPr>
        <w:t>EWM</w:t>
      </w:r>
      <w:r w:rsidRPr="005F0DD8">
        <w:t xml:space="preserve"> </w:t>
      </w:r>
      <w:r w:rsidR="00584E8D">
        <w:t xml:space="preserve">как МТР, принадлежащие разным </w:t>
      </w:r>
      <w:r w:rsidR="00B569E6">
        <w:t>«</w:t>
      </w:r>
      <w:r w:rsidR="00584E8D">
        <w:t>Правомочным распоряжаться</w:t>
      </w:r>
      <w:r w:rsidR="00B569E6">
        <w:t>»</w:t>
      </w:r>
      <w:r w:rsidR="00584E8D">
        <w:t xml:space="preserve">. Эта информация </w:t>
      </w:r>
      <w:r>
        <w:t>сохраня</w:t>
      </w:r>
      <w:r w:rsidR="00584E8D">
        <w:t xml:space="preserve">ется в </w:t>
      </w:r>
      <w:r w:rsidR="00584E8D">
        <w:rPr>
          <w:lang w:val="en-US"/>
        </w:rPr>
        <w:t>SAP</w:t>
      </w:r>
      <w:r w:rsidR="00584E8D" w:rsidRPr="00584E8D">
        <w:t xml:space="preserve"> </w:t>
      </w:r>
      <w:r w:rsidR="00584E8D">
        <w:rPr>
          <w:lang w:val="en-US"/>
        </w:rPr>
        <w:t>EWM</w:t>
      </w:r>
      <w:r>
        <w:t xml:space="preserve"> во всех документах, транзакциях, запасах</w:t>
      </w:r>
      <w:r w:rsidR="009872A8">
        <w:t>, что</w:t>
      </w:r>
      <w:r>
        <w:t xml:space="preserve"> позвол</w:t>
      </w:r>
      <w:r w:rsidR="00584E8D">
        <w:t>яе</w:t>
      </w:r>
      <w:r>
        <w:t xml:space="preserve">т разделять в </w:t>
      </w:r>
      <w:r>
        <w:rPr>
          <w:lang w:val="en-US"/>
        </w:rPr>
        <w:t>SAP</w:t>
      </w:r>
      <w:r w:rsidRPr="005F0DD8">
        <w:t xml:space="preserve"> </w:t>
      </w:r>
      <w:r>
        <w:rPr>
          <w:lang w:val="en-US"/>
        </w:rPr>
        <w:t>EWM</w:t>
      </w:r>
      <w:r w:rsidRPr="005F0DD8">
        <w:t xml:space="preserve"> </w:t>
      </w:r>
      <w:r>
        <w:t>запасы разных заводов (собствен</w:t>
      </w:r>
      <w:r w:rsidR="00CB432F">
        <w:t>н</w:t>
      </w:r>
      <w:r>
        <w:t>иков) как логически, так и физически (при необходимости).</w:t>
      </w:r>
    </w:p>
    <w:p w14:paraId="50A90F2F" w14:textId="6A3C136C" w:rsidR="00406804" w:rsidRPr="0060680D" w:rsidRDefault="00584E8D" w:rsidP="00406804">
      <w:pPr>
        <w:ind w:firstLine="709"/>
      </w:pPr>
      <w:r>
        <w:t xml:space="preserve">Входящая поставка </w:t>
      </w:r>
      <w:r w:rsidR="00406804" w:rsidRPr="0060680D">
        <w:t xml:space="preserve">будет в дальнейшем хранить исходные данные об МТР и их количестве, а проводка поступления материала и все возможные расхождения по количеству будут учитываться на уровне Входящей поставки и передаваться во Входящую поставку </w:t>
      </w:r>
      <w:r w:rsidR="00406804">
        <w:t>SAP ERP (SAP S/4 HANA)</w:t>
      </w:r>
      <w:r w:rsidR="00406804" w:rsidRPr="0060680D">
        <w:t>.</w:t>
      </w:r>
    </w:p>
    <w:p w14:paraId="1998D745" w14:textId="77777777" w:rsidR="00D31F9F" w:rsidRDefault="004F492A" w:rsidP="00406804">
      <w:pPr>
        <w:ind w:firstLine="709"/>
      </w:pPr>
      <w:r>
        <w:t>С</w:t>
      </w:r>
      <w:r w:rsidR="00406804">
        <w:t xml:space="preserve">клад делится на </w:t>
      </w:r>
      <w:r w:rsidR="00D31F9F">
        <w:t xml:space="preserve">типы складов и на </w:t>
      </w:r>
      <w:r w:rsidR="00406804">
        <w:t>складские участки согласно группам хранимых МТР, правил</w:t>
      </w:r>
      <w:r w:rsidR="00F307EC">
        <w:t>ам</w:t>
      </w:r>
      <w:r w:rsidR="00406804">
        <w:t xml:space="preserve"> их </w:t>
      </w:r>
      <w:r w:rsidR="00D31F9F">
        <w:t xml:space="preserve">хранения и </w:t>
      </w:r>
      <w:r w:rsidR="00406804">
        <w:t xml:space="preserve">обработки либо по другим признакам. </w:t>
      </w:r>
    </w:p>
    <w:p w14:paraId="450342EA" w14:textId="36125CAD" w:rsidR="00174A87" w:rsidRDefault="00F307EC" w:rsidP="00406804">
      <w:pPr>
        <w:ind w:firstLine="709"/>
      </w:pPr>
      <w:r>
        <w:t>Складским участкам</w:t>
      </w:r>
      <w:r w:rsidR="00406804">
        <w:t xml:space="preserve"> </w:t>
      </w:r>
      <w:r>
        <w:t>в</w:t>
      </w:r>
      <w:r w:rsidR="00406804">
        <w:t xml:space="preserve"> </w:t>
      </w:r>
      <w:r w:rsidR="001B118F">
        <w:t>модуле</w:t>
      </w:r>
      <w:r>
        <w:t xml:space="preserve"> </w:t>
      </w:r>
      <w:r>
        <w:rPr>
          <w:lang w:val="en-US"/>
        </w:rPr>
        <w:t>SAP</w:t>
      </w:r>
      <w:r w:rsidRPr="00F307EC">
        <w:t xml:space="preserve"> </w:t>
      </w:r>
      <w:r>
        <w:rPr>
          <w:lang w:val="en-US"/>
        </w:rPr>
        <w:t>EWM</w:t>
      </w:r>
      <w:r w:rsidR="00406804">
        <w:t xml:space="preserve"> </w:t>
      </w:r>
      <w:r>
        <w:t xml:space="preserve">могут быть присвоены </w:t>
      </w:r>
      <w:r w:rsidR="00406804">
        <w:t xml:space="preserve">буквенные наименования, к примеру: </w:t>
      </w:r>
      <w:r w:rsidR="00E80B53">
        <w:rPr>
          <w:lang w:val="en-US"/>
        </w:rPr>
        <w:t>STR</w:t>
      </w:r>
      <w:r w:rsidR="00E80B53">
        <w:t xml:space="preserve"> – строительные материалы, </w:t>
      </w:r>
      <w:r w:rsidR="00E80B53">
        <w:rPr>
          <w:lang w:val="en-US"/>
        </w:rPr>
        <w:t>NAS</w:t>
      </w:r>
      <w:r w:rsidR="00E80B53">
        <w:t xml:space="preserve"> – насосы, </w:t>
      </w:r>
      <w:r w:rsidR="00E80B53">
        <w:rPr>
          <w:lang w:val="en-US"/>
        </w:rPr>
        <w:t>CIA</w:t>
      </w:r>
      <w:r w:rsidR="00E80B53" w:rsidRPr="00E80B53">
        <w:t xml:space="preserve"> </w:t>
      </w:r>
      <w:r w:rsidR="00E80B53">
        <w:t xml:space="preserve">– цианиды и т.д. </w:t>
      </w:r>
      <w:r w:rsidR="00406804">
        <w:t xml:space="preserve">На каждой площадке есть </w:t>
      </w:r>
      <w:r w:rsidR="005864D8">
        <w:t>ворота</w:t>
      </w:r>
      <w:r w:rsidR="00406804">
        <w:t xml:space="preserve"> (участок) приемки/отгрузки, котор</w:t>
      </w:r>
      <w:r w:rsidR="005864D8">
        <w:t>ы</w:t>
      </w:r>
      <w:r w:rsidR="00406804">
        <w:t xml:space="preserve">м </w:t>
      </w:r>
      <w:r w:rsidR="005864D8">
        <w:t xml:space="preserve">также </w:t>
      </w:r>
      <w:r w:rsidR="00406804">
        <w:t>присваивается наименование</w:t>
      </w:r>
      <w:r w:rsidR="005864D8">
        <w:t xml:space="preserve"> и код. В кодировку ворот можно заложить необходимую логику, к примеру, </w:t>
      </w:r>
      <w:r w:rsidR="005864D8">
        <w:rPr>
          <w:lang w:val="en-US"/>
        </w:rPr>
        <w:t>OVPI</w:t>
      </w:r>
      <w:r w:rsidR="005864D8" w:rsidRPr="005864D8">
        <w:t xml:space="preserve">1, </w:t>
      </w:r>
      <w:r w:rsidR="005864D8">
        <w:rPr>
          <w:lang w:val="en-US"/>
        </w:rPr>
        <w:t>OVP</w:t>
      </w:r>
      <w:r w:rsidR="005864D8" w:rsidRPr="005864D8">
        <w:t>2</w:t>
      </w:r>
      <w:r w:rsidR="005864D8">
        <w:t xml:space="preserve">, где </w:t>
      </w:r>
      <w:r w:rsidR="005864D8">
        <w:rPr>
          <w:lang w:val="en-US"/>
        </w:rPr>
        <w:t>O</w:t>
      </w:r>
      <w:r w:rsidR="005864D8">
        <w:t xml:space="preserve"> – открытая площадка, </w:t>
      </w:r>
      <w:r w:rsidR="005864D8">
        <w:rPr>
          <w:lang w:val="en-US"/>
        </w:rPr>
        <w:t>V</w:t>
      </w:r>
      <w:r w:rsidR="005864D8">
        <w:t xml:space="preserve"> – ворота, </w:t>
      </w:r>
      <w:r w:rsidR="005864D8">
        <w:rPr>
          <w:lang w:val="en-US"/>
        </w:rPr>
        <w:t>P</w:t>
      </w:r>
      <w:r w:rsidR="005864D8">
        <w:t xml:space="preserve"> – приемка, 1 или 2 – номер ворот.</w:t>
      </w:r>
    </w:p>
    <w:p w14:paraId="061ED139" w14:textId="740E4EBC" w:rsidR="00406804" w:rsidRDefault="005864D8" w:rsidP="00406804">
      <w:pPr>
        <w:ind w:firstLine="709"/>
      </w:pPr>
      <w:r>
        <w:t xml:space="preserve">Для назначения ворот применяются как минимум </w:t>
      </w:r>
      <w:r w:rsidR="00406804">
        <w:t>два правил</w:t>
      </w:r>
      <w:r>
        <w:t>а</w:t>
      </w:r>
      <w:r w:rsidR="00406804">
        <w:t>:</w:t>
      </w:r>
    </w:p>
    <w:p w14:paraId="674D2AF5" w14:textId="543C3968" w:rsidR="00406804" w:rsidRDefault="005864D8" w:rsidP="00823682">
      <w:pPr>
        <w:pStyle w:val="afc"/>
        <w:numPr>
          <w:ilvl w:val="0"/>
          <w:numId w:val="65"/>
        </w:numPr>
      </w:pPr>
      <w:r>
        <w:t>ворота</w:t>
      </w:r>
      <w:r w:rsidR="00406804">
        <w:t xml:space="preserve"> ограничиваются типом обрабатываемых ТС. В таком случае, система по прибытии ТС определенного типа </w:t>
      </w:r>
      <w:r>
        <w:t>назнач</w:t>
      </w:r>
      <w:r w:rsidR="00CB432F">
        <w:t>а</w:t>
      </w:r>
      <w:r>
        <w:t>ет ворота, на которых допускается обработка такого типа ТС</w:t>
      </w:r>
      <w:r w:rsidR="00CB432F">
        <w:t>.</w:t>
      </w:r>
      <w:r>
        <w:t xml:space="preserve"> </w:t>
      </w:r>
      <w:r w:rsidR="00406804">
        <w:t xml:space="preserve">Такой подход </w:t>
      </w:r>
      <w:r w:rsidR="00CB432F">
        <w:t>целесообразен</w:t>
      </w:r>
      <w:r w:rsidR="00406804">
        <w:t xml:space="preserve"> только в том случае, </w:t>
      </w:r>
      <w:r w:rsidR="00CB432F">
        <w:t>когда</w:t>
      </w:r>
      <w:r w:rsidR="00406804">
        <w:t xml:space="preserve"> конкретный тип ТС может обрабатываться только на определенной площадке</w:t>
      </w:r>
      <w:r w:rsidR="00CA617C">
        <w:t xml:space="preserve"> (</w:t>
      </w:r>
      <w:r w:rsidR="00406804">
        <w:t>ж/д транспорт</w:t>
      </w:r>
      <w:r w:rsidR="00CA617C">
        <w:t xml:space="preserve"> или док с рампой и т.д.)</w:t>
      </w:r>
      <w:r>
        <w:t xml:space="preserve"> и </w:t>
      </w:r>
      <w:r w:rsidR="00CA617C">
        <w:t xml:space="preserve">тип прибывающего ТС </w:t>
      </w:r>
      <w:r>
        <w:t>известен заранее</w:t>
      </w:r>
      <w:r w:rsidR="00406804">
        <w:t>;</w:t>
      </w:r>
    </w:p>
    <w:p w14:paraId="428AEA1B" w14:textId="4D56E4A1" w:rsidR="00406804" w:rsidRDefault="00406804" w:rsidP="00823682">
      <w:pPr>
        <w:pStyle w:val="afc"/>
        <w:numPr>
          <w:ilvl w:val="0"/>
          <w:numId w:val="65"/>
        </w:numPr>
      </w:pPr>
      <w:r>
        <w:t xml:space="preserve">группы МТР имеют привязку к конкретным складам и складским участкам. В таком случае система </w:t>
      </w:r>
      <w:r w:rsidR="00CA617C">
        <w:t xml:space="preserve">назначает ворота на входящую поставку исходя из того, на каком типе склада хранятся поступившие МТР. Например, если поступившие запчасти должны храниться на крытом складе, то система назначает ворота, принадлежащие крытому складу. </w:t>
      </w:r>
      <w:r>
        <w:t>Для случаев, когда на одном ТС поставляются группы МТР для разных складов, в системе остается возможность ручн</w:t>
      </w:r>
      <w:r w:rsidR="007465E9">
        <w:t>о</w:t>
      </w:r>
      <w:r>
        <w:t xml:space="preserve">го </w:t>
      </w:r>
      <w:r w:rsidR="00CA617C">
        <w:t xml:space="preserve">назначения ворот </w:t>
      </w:r>
      <w:r>
        <w:t xml:space="preserve">силами диспетчера склада СП. В остальных случаях </w:t>
      </w:r>
      <w:r w:rsidR="00584E8D">
        <w:t xml:space="preserve">необходимо </w:t>
      </w:r>
      <w:r>
        <w:t>предусмотреть:</w:t>
      </w:r>
    </w:p>
    <w:p w14:paraId="6643DAE8" w14:textId="77777777" w:rsidR="00406804" w:rsidRPr="002B4AB6" w:rsidRDefault="00406804" w:rsidP="00823682">
      <w:pPr>
        <w:pStyle w:val="afc"/>
        <w:numPr>
          <w:ilvl w:val="0"/>
          <w:numId w:val="64"/>
        </w:numPr>
        <w:rPr>
          <w:rFonts w:cstheme="minorHAnsi"/>
          <w:szCs w:val="24"/>
        </w:rPr>
      </w:pPr>
      <w:r w:rsidRPr="002B4AB6">
        <w:rPr>
          <w:rFonts w:cstheme="minorHAnsi"/>
          <w:szCs w:val="24"/>
        </w:rPr>
        <w:t>автоматическое направление водителя, прибывшего на выгрузку, на площадку, которой соответствуют поставленные ТМЦ;</w:t>
      </w:r>
    </w:p>
    <w:p w14:paraId="5431F2F6" w14:textId="77777777" w:rsidR="00406804" w:rsidRPr="002B4AB6" w:rsidRDefault="00406804" w:rsidP="00823682">
      <w:pPr>
        <w:pStyle w:val="afc"/>
        <w:numPr>
          <w:ilvl w:val="0"/>
          <w:numId w:val="64"/>
        </w:numPr>
        <w:rPr>
          <w:rFonts w:cstheme="minorHAnsi"/>
          <w:szCs w:val="24"/>
        </w:rPr>
      </w:pPr>
      <w:r w:rsidRPr="002B4AB6">
        <w:rPr>
          <w:rFonts w:cstheme="minorHAnsi"/>
          <w:szCs w:val="24"/>
        </w:rPr>
        <w:t>автоматическое направление водителя, прибывшего на загрузку, на площадку, которой соответствуют отгружаемые ТМЦ.</w:t>
      </w:r>
    </w:p>
    <w:p w14:paraId="1CCC29B1" w14:textId="2DA60D68" w:rsidR="00584E8D" w:rsidRDefault="00EC17C0" w:rsidP="00771861">
      <w:pPr>
        <w:ind w:firstLine="708"/>
      </w:pPr>
      <w:r w:rsidRPr="00771861">
        <w:t xml:space="preserve">В </w:t>
      </w:r>
      <w:r w:rsidR="001B118F">
        <w:t>модуле</w:t>
      </w:r>
      <w:r w:rsidRPr="00771861">
        <w:t xml:space="preserve"> </w:t>
      </w:r>
      <w:r w:rsidR="00771861" w:rsidRPr="00771861">
        <w:rPr>
          <w:lang w:val="en-US"/>
        </w:rPr>
        <w:t>SAP</w:t>
      </w:r>
      <w:r w:rsidR="00771861" w:rsidRPr="00771861">
        <w:t xml:space="preserve"> </w:t>
      </w:r>
      <w:r w:rsidR="00771861" w:rsidRPr="00771861">
        <w:rPr>
          <w:lang w:val="en-US"/>
        </w:rPr>
        <w:t>EWM</w:t>
      </w:r>
      <w:r w:rsidR="00771861" w:rsidRPr="00771861">
        <w:t xml:space="preserve"> </w:t>
      </w:r>
      <w:r w:rsidRPr="00771861">
        <w:t xml:space="preserve">также настраивается правило совместимости МТР на одной </w:t>
      </w:r>
      <w:r w:rsidR="00584E8D">
        <w:t>единице обработки</w:t>
      </w:r>
      <w:r w:rsidRPr="00771861">
        <w:t>.</w:t>
      </w:r>
      <w:r w:rsidR="00771861" w:rsidRPr="00771861">
        <w:t xml:space="preserve"> Для этого на уровне позиций МТР или групп МТР необходимо настроить ограничения по гру</w:t>
      </w:r>
      <w:r w:rsidR="00CB432F">
        <w:t>п</w:t>
      </w:r>
      <w:r w:rsidR="00771861" w:rsidRPr="00771861">
        <w:t xml:space="preserve">пам совместимости. К примеру: </w:t>
      </w:r>
    </w:p>
    <w:p w14:paraId="126003DF" w14:textId="77777777" w:rsidR="00584E8D" w:rsidRDefault="00771861" w:rsidP="007579D6">
      <w:pPr>
        <w:ind w:left="426" w:firstLine="567"/>
      </w:pPr>
      <w:r w:rsidRPr="00771861">
        <w:t xml:space="preserve">а) МТР, стоимость которых отнесена на CAPEX, необходимо принимать и размещать отдельно от МТР, стоимость которых отнесена на OPEX; </w:t>
      </w:r>
    </w:p>
    <w:p w14:paraId="0D3A3EA3" w14:textId="38438C09" w:rsidR="00771861" w:rsidRPr="00771861" w:rsidRDefault="00771861" w:rsidP="007579D6">
      <w:pPr>
        <w:ind w:left="426" w:firstLine="567"/>
      </w:pPr>
      <w:r w:rsidRPr="00771861">
        <w:t>б) трубы с различным содержанием вольфрама должны приниматься и храниться на разных ЕО во избежание ошибок при их идентификации и т.д.</w:t>
      </w:r>
    </w:p>
    <w:p w14:paraId="201FC2D7" w14:textId="357AE8ED" w:rsidR="00771861" w:rsidRDefault="00771861" w:rsidP="00771861">
      <w:pPr>
        <w:ind w:firstLine="709"/>
      </w:pPr>
      <w:r w:rsidRPr="00771861">
        <w:t>Аналогичные ограничения должны применяться в отношении МТР, хранящихся в различных режимах хранения, если таковые применяются на складе. Так, МТР, хранящиеся на закрытом складе, не должны приниматься на одну и ту же ЕО с МТР, хранящимися на открытой площадке (если идет их одновременная приемка в рамках общей ВП).</w:t>
      </w:r>
    </w:p>
    <w:p w14:paraId="5C88AEBB" w14:textId="61E908DF" w:rsidR="004C0142" w:rsidRPr="00AD6D13" w:rsidRDefault="004C0142" w:rsidP="00AD6D13">
      <w:pPr>
        <w:ind w:firstLine="709"/>
        <w:rPr>
          <w:rFonts w:eastAsiaTheme="majorEastAsia"/>
        </w:rPr>
      </w:pPr>
      <w:r>
        <w:t>При</w:t>
      </w:r>
      <w:r w:rsidR="00AD6D13">
        <w:t>н</w:t>
      </w:r>
      <w:r>
        <w:t xml:space="preserve">имаемые МТР могут маркироваться этикетками со штриховыми кодами, распечатываемыми из </w:t>
      </w:r>
      <w:r w:rsidR="001B118F">
        <w:t>модуля</w:t>
      </w:r>
      <w:r>
        <w:t xml:space="preserve"> </w:t>
      </w:r>
      <w:r>
        <w:rPr>
          <w:lang w:val="en-US"/>
        </w:rPr>
        <w:t>SAP</w:t>
      </w:r>
      <w:r w:rsidRPr="004C0142">
        <w:t xml:space="preserve"> </w:t>
      </w:r>
      <w:r>
        <w:rPr>
          <w:lang w:val="en-US"/>
        </w:rPr>
        <w:t>EWM</w:t>
      </w:r>
      <w:r>
        <w:t>. При этом, настоящим документом определена необходимость разработки печатной формы документа приемки, в котором будут указаны штриховые коды принимаемых позиций МТР, что позволит кладовщику СП сканировать ШК позиции МТР без потребнос</w:t>
      </w:r>
      <w:r w:rsidR="00492D5E">
        <w:t>ти маркировки (</w:t>
      </w:r>
      <w:r w:rsidR="00AD6D13">
        <w:t xml:space="preserve">разработка </w:t>
      </w:r>
      <w:r w:rsidR="00034CA1">
        <w:t xml:space="preserve">№ </w:t>
      </w:r>
      <w:r w:rsidR="00AD6D13">
        <w:t>ММ24</w:t>
      </w:r>
      <w:r w:rsidR="00AD6D13">
        <w:rPr>
          <w:rFonts w:eastAsiaTheme="majorEastAsia"/>
        </w:rPr>
        <w:t xml:space="preserve">). </w:t>
      </w:r>
      <w:r>
        <w:t>При этом, на печатной форме можно выводить ШК любых МТР вне зависимости от типа склада, правил хранения и других факторов.</w:t>
      </w:r>
    </w:p>
    <w:p w14:paraId="47469FDE" w14:textId="565D0F12" w:rsidR="004C0142" w:rsidRDefault="007465E9" w:rsidP="00771861">
      <w:pPr>
        <w:ind w:firstLine="709"/>
      </w:pPr>
      <w:r>
        <w:t xml:space="preserve">Вариант </w:t>
      </w:r>
      <w:r w:rsidR="008B3733">
        <w:t>разбивки МТР по группам в зависимости от потребности в маркировке</w:t>
      </w:r>
      <w:r w:rsidR="004C0142">
        <w:t>:</w:t>
      </w:r>
    </w:p>
    <w:p w14:paraId="566313BA" w14:textId="77777777" w:rsidR="00B35A1D" w:rsidRPr="004C0142" w:rsidRDefault="00B35A1D" w:rsidP="00771861">
      <w:pPr>
        <w:ind w:firstLine="709"/>
      </w:pPr>
    </w:p>
    <w:p w14:paraId="186FA42D" w14:textId="12C3AAEC" w:rsidR="004C0142" w:rsidRDefault="004C0142" w:rsidP="004C0142">
      <w:pPr>
        <w:pStyle w:val="afff6"/>
        <w:ind w:left="0" w:firstLine="709"/>
        <w:jc w:val="right"/>
        <w:rPr>
          <w:rFonts w:cs="Arial"/>
          <w:b/>
          <w:sz w:val="22"/>
        </w:rPr>
      </w:pPr>
      <w:r w:rsidRPr="00916FAB">
        <w:rPr>
          <w:rFonts w:cs="Arial"/>
          <w:b/>
          <w:sz w:val="22"/>
        </w:rPr>
        <w:t>Таблица</w:t>
      </w:r>
      <w:r>
        <w:rPr>
          <w:rFonts w:cs="Arial"/>
          <w:b/>
          <w:sz w:val="22"/>
        </w:rPr>
        <w:t xml:space="preserve"> </w:t>
      </w:r>
      <w:r w:rsidR="00781E65" w:rsidRPr="001B7DA3">
        <w:rPr>
          <w:rFonts w:cs="Arial"/>
          <w:b/>
          <w:sz w:val="22"/>
        </w:rPr>
        <w:t>16</w:t>
      </w:r>
      <w:r w:rsidR="001E5A66">
        <w:rPr>
          <w:rFonts w:cs="Arial"/>
          <w:b/>
          <w:sz w:val="22"/>
        </w:rPr>
        <w:t>3</w:t>
      </w:r>
      <w:r w:rsidRPr="00916FAB">
        <w:rPr>
          <w:rFonts w:cs="Arial"/>
          <w:b/>
          <w:sz w:val="22"/>
        </w:rPr>
        <w:t xml:space="preserve">. </w:t>
      </w:r>
      <w:r>
        <w:rPr>
          <w:rFonts w:cs="Arial"/>
          <w:b/>
          <w:sz w:val="22"/>
        </w:rPr>
        <w:t>Перечень групп МТР</w:t>
      </w:r>
      <w:r w:rsidR="000513F6">
        <w:rPr>
          <w:rFonts w:cs="Arial"/>
          <w:b/>
          <w:sz w:val="22"/>
        </w:rPr>
        <w:t xml:space="preserve"> в отношении к</w:t>
      </w:r>
      <w:r>
        <w:rPr>
          <w:rFonts w:cs="Arial"/>
          <w:b/>
          <w:sz w:val="22"/>
        </w:rPr>
        <w:t xml:space="preserve"> маркировке</w:t>
      </w:r>
      <w:r w:rsidR="00807940">
        <w:rPr>
          <w:rStyle w:val="af6"/>
          <w:rFonts w:cs="Arial"/>
          <w:b/>
          <w:sz w:val="22"/>
        </w:rPr>
        <w:footnoteReference w:id="4"/>
      </w:r>
    </w:p>
    <w:tbl>
      <w:tblPr>
        <w:tblW w:w="8070" w:type="dxa"/>
        <w:jc w:val="center"/>
        <w:tblCellMar>
          <w:left w:w="0" w:type="dxa"/>
          <w:right w:w="0" w:type="dxa"/>
        </w:tblCellMar>
        <w:tblLook w:val="04A0" w:firstRow="1" w:lastRow="0" w:firstColumn="1" w:lastColumn="0" w:noHBand="0" w:noVBand="1"/>
      </w:tblPr>
      <w:tblGrid>
        <w:gridCol w:w="680"/>
        <w:gridCol w:w="5122"/>
        <w:gridCol w:w="2268"/>
      </w:tblGrid>
      <w:tr w:rsidR="004C0142" w:rsidRPr="004C0142" w14:paraId="53F8F573" w14:textId="77777777" w:rsidTr="004C0142">
        <w:trPr>
          <w:trHeight w:val="54"/>
          <w:jc w:val="center"/>
        </w:trPr>
        <w:tc>
          <w:tcPr>
            <w:tcW w:w="680" w:type="dxa"/>
            <w:tcBorders>
              <w:top w:val="single" w:sz="8" w:space="0" w:color="000000"/>
              <w:left w:val="single" w:sz="8" w:space="0" w:color="000000"/>
              <w:bottom w:val="single" w:sz="8" w:space="0" w:color="000000"/>
              <w:right w:val="single" w:sz="8" w:space="0" w:color="000000"/>
            </w:tcBorders>
            <w:shd w:val="clear" w:color="auto" w:fill="FFC000"/>
            <w:tcMar>
              <w:top w:w="15" w:type="dxa"/>
              <w:left w:w="108" w:type="dxa"/>
              <w:bottom w:w="0" w:type="dxa"/>
              <w:right w:w="108" w:type="dxa"/>
            </w:tcMar>
            <w:vAlign w:val="center"/>
            <w:hideMark/>
          </w:tcPr>
          <w:p w14:paraId="1248D1D7" w14:textId="58586440" w:rsidR="004C0142" w:rsidRPr="004C0142" w:rsidRDefault="004C0142" w:rsidP="004C0142">
            <w:pPr>
              <w:jc w:val="center"/>
              <w:rPr>
                <w:rFonts w:cs="Arial"/>
                <w:b/>
                <w:sz w:val="20"/>
                <w:szCs w:val="20"/>
              </w:rPr>
            </w:pPr>
            <w:r w:rsidRPr="004C0142">
              <w:rPr>
                <w:rFonts w:cs="Arial"/>
                <w:b/>
                <w:sz w:val="20"/>
                <w:szCs w:val="20"/>
              </w:rPr>
              <w:t>№</w:t>
            </w:r>
          </w:p>
        </w:tc>
        <w:tc>
          <w:tcPr>
            <w:tcW w:w="5122" w:type="dxa"/>
            <w:tcBorders>
              <w:top w:val="single" w:sz="8" w:space="0" w:color="000000"/>
              <w:left w:val="single" w:sz="8" w:space="0" w:color="000000"/>
              <w:bottom w:val="single" w:sz="8" w:space="0" w:color="000000"/>
              <w:right w:val="single" w:sz="8" w:space="0" w:color="000000"/>
            </w:tcBorders>
            <w:shd w:val="clear" w:color="auto" w:fill="FFC000"/>
            <w:tcMar>
              <w:top w:w="15" w:type="dxa"/>
              <w:left w:w="108" w:type="dxa"/>
              <w:bottom w:w="0" w:type="dxa"/>
              <w:right w:w="108" w:type="dxa"/>
            </w:tcMar>
            <w:vAlign w:val="center"/>
            <w:hideMark/>
          </w:tcPr>
          <w:p w14:paraId="0EA6E061" w14:textId="77777777" w:rsidR="004C0142" w:rsidRPr="004C0142" w:rsidRDefault="004C0142" w:rsidP="004C0142">
            <w:pPr>
              <w:jc w:val="center"/>
              <w:rPr>
                <w:rFonts w:cs="Arial"/>
                <w:b/>
                <w:sz w:val="20"/>
                <w:szCs w:val="20"/>
              </w:rPr>
            </w:pPr>
            <w:r w:rsidRPr="004C0142">
              <w:rPr>
                <w:rFonts w:cs="Arial"/>
                <w:b/>
                <w:sz w:val="20"/>
                <w:szCs w:val="20"/>
              </w:rPr>
              <w:t>Группа МТР</w:t>
            </w:r>
          </w:p>
        </w:tc>
        <w:tc>
          <w:tcPr>
            <w:tcW w:w="2268" w:type="dxa"/>
            <w:tcBorders>
              <w:top w:val="single" w:sz="8" w:space="0" w:color="000000"/>
              <w:left w:val="single" w:sz="8" w:space="0" w:color="000000"/>
              <w:bottom w:val="single" w:sz="8" w:space="0" w:color="000000"/>
              <w:right w:val="single" w:sz="8" w:space="0" w:color="000000"/>
            </w:tcBorders>
            <w:shd w:val="clear" w:color="auto" w:fill="FFC000"/>
            <w:tcMar>
              <w:top w:w="15" w:type="dxa"/>
              <w:left w:w="108" w:type="dxa"/>
              <w:bottom w:w="0" w:type="dxa"/>
              <w:right w:w="108" w:type="dxa"/>
            </w:tcMar>
            <w:vAlign w:val="center"/>
            <w:hideMark/>
          </w:tcPr>
          <w:p w14:paraId="30542CA2" w14:textId="110114FA" w:rsidR="004C0142" w:rsidRPr="004C0142" w:rsidRDefault="004C0142" w:rsidP="004C0142">
            <w:pPr>
              <w:jc w:val="center"/>
              <w:rPr>
                <w:rFonts w:cs="Arial"/>
                <w:b/>
                <w:sz w:val="20"/>
                <w:szCs w:val="20"/>
              </w:rPr>
            </w:pPr>
            <w:r>
              <w:rPr>
                <w:rFonts w:cs="Arial"/>
                <w:b/>
                <w:sz w:val="20"/>
                <w:szCs w:val="20"/>
                <w:lang w:val="en-US"/>
              </w:rPr>
              <w:t>М</w:t>
            </w:r>
            <w:r w:rsidRPr="004C0142">
              <w:rPr>
                <w:rFonts w:cs="Arial"/>
                <w:b/>
                <w:sz w:val="20"/>
                <w:szCs w:val="20"/>
                <w:lang w:val="en-US"/>
              </w:rPr>
              <w:t>аркировка</w:t>
            </w:r>
          </w:p>
          <w:p w14:paraId="28410D1B" w14:textId="2B721B6C" w:rsidR="004C0142" w:rsidRPr="004C0142" w:rsidRDefault="004C0142" w:rsidP="004C0142">
            <w:pPr>
              <w:jc w:val="center"/>
              <w:rPr>
                <w:rFonts w:cs="Arial"/>
                <w:b/>
                <w:sz w:val="20"/>
                <w:szCs w:val="20"/>
              </w:rPr>
            </w:pPr>
            <w:r w:rsidRPr="004C0142">
              <w:rPr>
                <w:rFonts w:cs="Arial"/>
                <w:b/>
                <w:sz w:val="20"/>
                <w:szCs w:val="20"/>
                <w:lang w:val="en-US"/>
              </w:rPr>
              <w:t>МТР</w:t>
            </w:r>
            <w:r>
              <w:rPr>
                <w:rFonts w:cs="Arial"/>
                <w:b/>
                <w:sz w:val="20"/>
                <w:szCs w:val="20"/>
              </w:rPr>
              <w:t xml:space="preserve"> штрих-кодом</w:t>
            </w:r>
          </w:p>
        </w:tc>
      </w:tr>
      <w:tr w:rsidR="004C0142" w:rsidRPr="004C0142" w14:paraId="078C63D6" w14:textId="77777777" w:rsidTr="004C0142">
        <w:trPr>
          <w:trHeight w:val="149"/>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0ED2455" w14:textId="77777777" w:rsidR="004C0142" w:rsidRPr="004C0142" w:rsidRDefault="004C0142" w:rsidP="004C0142">
            <w:pPr>
              <w:jc w:val="center"/>
              <w:rPr>
                <w:rFonts w:cs="Arial"/>
                <w:b/>
                <w:sz w:val="20"/>
                <w:szCs w:val="20"/>
              </w:rPr>
            </w:pPr>
            <w:r w:rsidRPr="004C0142">
              <w:rPr>
                <w:rFonts w:cs="Arial"/>
                <w:b/>
                <w:sz w:val="20"/>
                <w:szCs w:val="20"/>
                <w:lang w:val="en-US"/>
              </w:rPr>
              <w:t>1</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4978567" w14:textId="77777777" w:rsidR="004C0142" w:rsidRPr="004C0142" w:rsidRDefault="004C0142" w:rsidP="004C0142">
            <w:pPr>
              <w:jc w:val="left"/>
              <w:rPr>
                <w:rFonts w:cs="Arial"/>
                <w:sz w:val="20"/>
                <w:szCs w:val="20"/>
              </w:rPr>
            </w:pPr>
            <w:r w:rsidRPr="004C0142">
              <w:rPr>
                <w:rFonts w:cs="Arial"/>
                <w:sz w:val="20"/>
                <w:szCs w:val="20"/>
                <w:lang w:val="en-US"/>
              </w:rPr>
              <w:t>Дизельное топливо в резервуарах</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5B74C4C" w14:textId="77777777" w:rsidR="004C0142" w:rsidRPr="004C0142" w:rsidRDefault="004C0142" w:rsidP="004C0142">
            <w:pPr>
              <w:jc w:val="center"/>
              <w:rPr>
                <w:rFonts w:cs="Arial"/>
                <w:sz w:val="20"/>
                <w:szCs w:val="20"/>
              </w:rPr>
            </w:pPr>
            <w:r w:rsidRPr="004C0142">
              <w:rPr>
                <w:rFonts w:cs="Arial"/>
                <w:sz w:val="20"/>
                <w:szCs w:val="20"/>
                <w:lang w:val="en-US"/>
              </w:rPr>
              <w:t>Нет</w:t>
            </w:r>
          </w:p>
        </w:tc>
      </w:tr>
      <w:tr w:rsidR="004C0142" w:rsidRPr="004C0142" w14:paraId="707D9FFB" w14:textId="77777777" w:rsidTr="004C0142">
        <w:trPr>
          <w:trHeight w:val="153"/>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FDEB780" w14:textId="77777777" w:rsidR="004C0142" w:rsidRPr="004C0142" w:rsidRDefault="004C0142" w:rsidP="004C0142">
            <w:pPr>
              <w:jc w:val="center"/>
              <w:rPr>
                <w:rFonts w:cs="Arial"/>
                <w:b/>
                <w:sz w:val="20"/>
                <w:szCs w:val="20"/>
              </w:rPr>
            </w:pPr>
            <w:r w:rsidRPr="004C0142">
              <w:rPr>
                <w:rFonts w:cs="Arial"/>
                <w:b/>
                <w:sz w:val="20"/>
                <w:szCs w:val="20"/>
                <w:lang w:val="en-US"/>
              </w:rPr>
              <w:t>2</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E326A2B" w14:textId="77777777" w:rsidR="004C0142" w:rsidRPr="004C0142" w:rsidRDefault="004C0142" w:rsidP="004C0142">
            <w:pPr>
              <w:jc w:val="left"/>
              <w:rPr>
                <w:rFonts w:cs="Arial"/>
                <w:sz w:val="20"/>
                <w:szCs w:val="20"/>
              </w:rPr>
            </w:pPr>
            <w:r w:rsidRPr="004C0142">
              <w:rPr>
                <w:rFonts w:cs="Arial"/>
                <w:sz w:val="20"/>
                <w:szCs w:val="20"/>
                <w:lang w:val="en-US"/>
              </w:rPr>
              <w:t>ГСМ в бочках</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451802C" w14:textId="77777777" w:rsidR="004C0142" w:rsidRPr="004C0142" w:rsidRDefault="004C0142" w:rsidP="004C0142">
            <w:pPr>
              <w:jc w:val="center"/>
              <w:rPr>
                <w:rFonts w:cs="Arial"/>
                <w:sz w:val="20"/>
                <w:szCs w:val="20"/>
              </w:rPr>
            </w:pPr>
            <w:r w:rsidRPr="004C0142">
              <w:rPr>
                <w:rFonts w:cs="Arial"/>
                <w:sz w:val="20"/>
                <w:szCs w:val="20"/>
                <w:lang w:val="en-US"/>
              </w:rPr>
              <w:t>Нет</w:t>
            </w:r>
          </w:p>
        </w:tc>
      </w:tr>
      <w:tr w:rsidR="004C0142" w:rsidRPr="004C0142" w14:paraId="13A152F5" w14:textId="77777777" w:rsidTr="004C0142">
        <w:trPr>
          <w:trHeight w:val="70"/>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E6F57D9" w14:textId="77777777" w:rsidR="004C0142" w:rsidRPr="004C0142" w:rsidRDefault="004C0142" w:rsidP="004C0142">
            <w:pPr>
              <w:jc w:val="center"/>
              <w:rPr>
                <w:rFonts w:cs="Arial"/>
                <w:b/>
                <w:sz w:val="20"/>
                <w:szCs w:val="20"/>
              </w:rPr>
            </w:pPr>
            <w:r w:rsidRPr="004C0142">
              <w:rPr>
                <w:rFonts w:cs="Arial"/>
                <w:b/>
                <w:sz w:val="20"/>
                <w:szCs w:val="20"/>
                <w:lang w:val="en-US"/>
              </w:rPr>
              <w:t>3</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089D675" w14:textId="77777777" w:rsidR="004C0142" w:rsidRPr="004C0142" w:rsidRDefault="004C0142" w:rsidP="004C0142">
            <w:pPr>
              <w:jc w:val="left"/>
              <w:rPr>
                <w:rFonts w:cs="Arial"/>
                <w:sz w:val="20"/>
                <w:szCs w:val="20"/>
              </w:rPr>
            </w:pPr>
            <w:r w:rsidRPr="004C0142">
              <w:rPr>
                <w:rFonts w:cs="Arial"/>
                <w:sz w:val="20"/>
                <w:szCs w:val="20"/>
                <w:lang w:val="en-US"/>
              </w:rPr>
              <w:t>Серная кислота в резервуарах</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E963CA8" w14:textId="77777777" w:rsidR="004C0142" w:rsidRPr="004C0142" w:rsidRDefault="004C0142" w:rsidP="004C0142">
            <w:pPr>
              <w:jc w:val="center"/>
              <w:rPr>
                <w:rFonts w:cs="Arial"/>
                <w:sz w:val="20"/>
                <w:szCs w:val="20"/>
              </w:rPr>
            </w:pPr>
            <w:r w:rsidRPr="004C0142">
              <w:rPr>
                <w:rFonts w:cs="Arial"/>
                <w:sz w:val="20"/>
                <w:szCs w:val="20"/>
                <w:lang w:val="en-US"/>
              </w:rPr>
              <w:t>Нет</w:t>
            </w:r>
          </w:p>
        </w:tc>
      </w:tr>
      <w:tr w:rsidR="004C0142" w:rsidRPr="004C0142" w14:paraId="41DB9650" w14:textId="77777777" w:rsidTr="004C0142">
        <w:trPr>
          <w:trHeight w:val="147"/>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F8353B" w14:textId="77777777" w:rsidR="004C0142" w:rsidRPr="004C0142" w:rsidRDefault="004C0142" w:rsidP="004C0142">
            <w:pPr>
              <w:jc w:val="center"/>
              <w:rPr>
                <w:rFonts w:cs="Arial"/>
                <w:b/>
                <w:sz w:val="20"/>
                <w:szCs w:val="20"/>
              </w:rPr>
            </w:pPr>
            <w:r w:rsidRPr="004C0142">
              <w:rPr>
                <w:rFonts w:cs="Arial"/>
                <w:b/>
                <w:sz w:val="20"/>
                <w:szCs w:val="20"/>
                <w:lang w:val="en-US"/>
              </w:rPr>
              <w:t>4</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31EE311" w14:textId="77777777" w:rsidR="004C0142" w:rsidRPr="004C0142" w:rsidRDefault="004C0142" w:rsidP="004C0142">
            <w:pPr>
              <w:jc w:val="left"/>
              <w:rPr>
                <w:rFonts w:cs="Arial"/>
                <w:sz w:val="20"/>
                <w:szCs w:val="20"/>
              </w:rPr>
            </w:pPr>
            <w:r w:rsidRPr="004C0142">
              <w:rPr>
                <w:rFonts w:cs="Arial"/>
                <w:sz w:val="20"/>
                <w:szCs w:val="20"/>
                <w:lang w:val="en-US"/>
              </w:rPr>
              <w:t>Циан</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D3D24CE" w14:textId="77777777" w:rsidR="004C0142" w:rsidRPr="004C0142" w:rsidRDefault="004C0142" w:rsidP="004C0142">
            <w:pPr>
              <w:jc w:val="center"/>
              <w:rPr>
                <w:rFonts w:cs="Arial"/>
                <w:sz w:val="20"/>
                <w:szCs w:val="20"/>
              </w:rPr>
            </w:pPr>
            <w:r w:rsidRPr="004C0142">
              <w:rPr>
                <w:rFonts w:cs="Arial"/>
                <w:sz w:val="20"/>
                <w:szCs w:val="20"/>
                <w:lang w:val="en-US"/>
              </w:rPr>
              <w:t>Нет</w:t>
            </w:r>
          </w:p>
        </w:tc>
      </w:tr>
      <w:tr w:rsidR="004C0142" w:rsidRPr="004C0142" w14:paraId="4A6AD725" w14:textId="77777777" w:rsidTr="004C0142">
        <w:trPr>
          <w:trHeight w:val="147"/>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0223FD9" w14:textId="77777777" w:rsidR="004C0142" w:rsidRPr="004C0142" w:rsidRDefault="004C0142" w:rsidP="004C0142">
            <w:pPr>
              <w:jc w:val="center"/>
              <w:rPr>
                <w:rFonts w:cs="Arial"/>
                <w:b/>
                <w:sz w:val="20"/>
                <w:szCs w:val="20"/>
              </w:rPr>
            </w:pPr>
            <w:r w:rsidRPr="004C0142">
              <w:rPr>
                <w:rFonts w:cs="Arial"/>
                <w:b/>
                <w:sz w:val="20"/>
                <w:szCs w:val="20"/>
                <w:lang w:val="en-US"/>
              </w:rPr>
              <w:t>5</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CF837EE" w14:textId="77777777" w:rsidR="004C0142" w:rsidRPr="004C0142" w:rsidRDefault="004C0142" w:rsidP="004C0142">
            <w:pPr>
              <w:jc w:val="left"/>
              <w:rPr>
                <w:rFonts w:cs="Arial"/>
                <w:sz w:val="20"/>
                <w:szCs w:val="20"/>
              </w:rPr>
            </w:pPr>
            <w:r w:rsidRPr="004C0142">
              <w:rPr>
                <w:rFonts w:cs="Arial"/>
                <w:sz w:val="20"/>
                <w:szCs w:val="20"/>
                <w:lang w:val="en-US"/>
              </w:rPr>
              <w:t>Мелющие шары</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E58299A" w14:textId="77777777" w:rsidR="004C0142" w:rsidRPr="004C0142" w:rsidRDefault="004C0142" w:rsidP="004C0142">
            <w:pPr>
              <w:jc w:val="center"/>
              <w:rPr>
                <w:rFonts w:cs="Arial"/>
                <w:sz w:val="20"/>
                <w:szCs w:val="20"/>
              </w:rPr>
            </w:pPr>
            <w:r w:rsidRPr="004C0142">
              <w:rPr>
                <w:rFonts w:cs="Arial"/>
                <w:sz w:val="20"/>
                <w:szCs w:val="20"/>
                <w:lang w:val="en-US"/>
              </w:rPr>
              <w:t>Нет</w:t>
            </w:r>
          </w:p>
        </w:tc>
      </w:tr>
      <w:tr w:rsidR="004C0142" w:rsidRPr="004C0142" w14:paraId="0EB47151" w14:textId="77777777" w:rsidTr="004C0142">
        <w:trPr>
          <w:trHeight w:val="147"/>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CC71BE" w14:textId="77777777" w:rsidR="004C0142" w:rsidRPr="004C0142" w:rsidRDefault="004C0142" w:rsidP="004C0142">
            <w:pPr>
              <w:jc w:val="center"/>
              <w:rPr>
                <w:rFonts w:cs="Arial"/>
                <w:b/>
                <w:sz w:val="20"/>
                <w:szCs w:val="20"/>
              </w:rPr>
            </w:pPr>
            <w:r w:rsidRPr="004C0142">
              <w:rPr>
                <w:rFonts w:cs="Arial"/>
                <w:b/>
                <w:sz w:val="20"/>
                <w:szCs w:val="20"/>
                <w:lang w:val="en-US"/>
              </w:rPr>
              <w:t>6</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13474EA" w14:textId="77777777" w:rsidR="004C0142" w:rsidRPr="004C0142" w:rsidRDefault="004C0142" w:rsidP="004C0142">
            <w:pPr>
              <w:jc w:val="left"/>
              <w:rPr>
                <w:rFonts w:cs="Arial"/>
                <w:sz w:val="20"/>
                <w:szCs w:val="20"/>
              </w:rPr>
            </w:pPr>
            <w:r w:rsidRPr="004C0142">
              <w:rPr>
                <w:rFonts w:cs="Arial"/>
                <w:sz w:val="20"/>
                <w:szCs w:val="20"/>
                <w:lang w:val="en-US"/>
              </w:rPr>
              <w:t>Селитра</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502CBE5" w14:textId="77777777" w:rsidR="004C0142" w:rsidRPr="004C0142" w:rsidRDefault="004C0142" w:rsidP="004C0142">
            <w:pPr>
              <w:jc w:val="center"/>
              <w:rPr>
                <w:rFonts w:cs="Arial"/>
                <w:sz w:val="20"/>
                <w:szCs w:val="20"/>
              </w:rPr>
            </w:pPr>
            <w:r w:rsidRPr="004C0142">
              <w:rPr>
                <w:rFonts w:cs="Arial"/>
                <w:sz w:val="20"/>
                <w:szCs w:val="20"/>
                <w:lang w:val="en-US"/>
              </w:rPr>
              <w:t>Нет</w:t>
            </w:r>
          </w:p>
        </w:tc>
      </w:tr>
      <w:tr w:rsidR="004C0142" w:rsidRPr="004C0142" w14:paraId="09A6F265" w14:textId="77777777" w:rsidTr="004C0142">
        <w:trPr>
          <w:trHeight w:val="70"/>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B6BE04E" w14:textId="77777777" w:rsidR="004C0142" w:rsidRPr="004C0142" w:rsidRDefault="004C0142" w:rsidP="004C0142">
            <w:pPr>
              <w:jc w:val="center"/>
              <w:rPr>
                <w:rFonts w:cs="Arial"/>
                <w:b/>
                <w:sz w:val="20"/>
                <w:szCs w:val="20"/>
              </w:rPr>
            </w:pPr>
            <w:r w:rsidRPr="004C0142">
              <w:rPr>
                <w:rFonts w:cs="Arial"/>
                <w:b/>
                <w:sz w:val="20"/>
                <w:szCs w:val="20"/>
                <w:lang w:val="en-US"/>
              </w:rPr>
              <w:t>7</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88ECCC" w14:textId="77777777" w:rsidR="004C0142" w:rsidRPr="004C0142" w:rsidRDefault="004C0142" w:rsidP="004C0142">
            <w:pPr>
              <w:jc w:val="left"/>
              <w:rPr>
                <w:rFonts w:cs="Arial"/>
                <w:sz w:val="20"/>
                <w:szCs w:val="20"/>
              </w:rPr>
            </w:pPr>
            <w:r w:rsidRPr="004C0142">
              <w:rPr>
                <w:rFonts w:cs="Arial"/>
                <w:sz w:val="20"/>
                <w:szCs w:val="20"/>
                <w:lang w:val="en-US"/>
              </w:rPr>
              <w:t>Химреагенты в таре</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52ED93" w14:textId="77777777" w:rsidR="004C0142" w:rsidRPr="004C0142" w:rsidRDefault="004C0142" w:rsidP="004C0142">
            <w:pPr>
              <w:jc w:val="center"/>
              <w:rPr>
                <w:rFonts w:cs="Arial"/>
                <w:sz w:val="20"/>
                <w:szCs w:val="20"/>
              </w:rPr>
            </w:pPr>
            <w:r w:rsidRPr="004C0142">
              <w:rPr>
                <w:rFonts w:cs="Arial"/>
                <w:b/>
                <w:bCs/>
                <w:sz w:val="20"/>
                <w:szCs w:val="20"/>
                <w:lang w:val="en-US"/>
              </w:rPr>
              <w:t>Да</w:t>
            </w:r>
          </w:p>
        </w:tc>
      </w:tr>
      <w:tr w:rsidR="004C0142" w:rsidRPr="004C0142" w14:paraId="5C68146E" w14:textId="77777777" w:rsidTr="004C0142">
        <w:trPr>
          <w:trHeight w:val="70"/>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4ADBC0B" w14:textId="77777777" w:rsidR="004C0142" w:rsidRPr="004C0142" w:rsidRDefault="004C0142" w:rsidP="004C0142">
            <w:pPr>
              <w:jc w:val="center"/>
              <w:rPr>
                <w:rFonts w:cs="Arial"/>
                <w:b/>
                <w:sz w:val="20"/>
                <w:szCs w:val="20"/>
              </w:rPr>
            </w:pPr>
            <w:r w:rsidRPr="004C0142">
              <w:rPr>
                <w:rFonts w:cs="Arial"/>
                <w:b/>
                <w:sz w:val="20"/>
                <w:szCs w:val="20"/>
                <w:lang w:val="en-US"/>
              </w:rPr>
              <w:t>8</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813EA67" w14:textId="77777777" w:rsidR="004C0142" w:rsidRPr="004C0142" w:rsidRDefault="004C0142" w:rsidP="004C0142">
            <w:pPr>
              <w:jc w:val="left"/>
              <w:rPr>
                <w:rFonts w:cs="Arial"/>
                <w:sz w:val="20"/>
                <w:szCs w:val="20"/>
              </w:rPr>
            </w:pPr>
            <w:r w:rsidRPr="004C0142">
              <w:rPr>
                <w:rFonts w:cs="Arial"/>
                <w:sz w:val="20"/>
                <w:szCs w:val="20"/>
                <w:lang w:val="en-US"/>
              </w:rPr>
              <w:t>Запчасти</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0D6F93F" w14:textId="77777777" w:rsidR="004C0142" w:rsidRPr="004C0142" w:rsidRDefault="004C0142" w:rsidP="004C0142">
            <w:pPr>
              <w:jc w:val="center"/>
              <w:rPr>
                <w:rFonts w:cs="Arial"/>
                <w:sz w:val="20"/>
                <w:szCs w:val="20"/>
              </w:rPr>
            </w:pPr>
            <w:r w:rsidRPr="004C0142">
              <w:rPr>
                <w:rFonts w:cs="Arial"/>
                <w:b/>
                <w:bCs/>
                <w:sz w:val="20"/>
                <w:szCs w:val="20"/>
                <w:lang w:val="en-US"/>
              </w:rPr>
              <w:t>Да</w:t>
            </w:r>
          </w:p>
        </w:tc>
      </w:tr>
      <w:tr w:rsidR="004C0142" w:rsidRPr="004C0142" w14:paraId="178BA1BB" w14:textId="77777777" w:rsidTr="004C0142">
        <w:trPr>
          <w:trHeight w:val="70"/>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E49DC7" w14:textId="77777777" w:rsidR="004C0142" w:rsidRPr="004C0142" w:rsidRDefault="004C0142" w:rsidP="004C0142">
            <w:pPr>
              <w:jc w:val="center"/>
              <w:rPr>
                <w:rFonts w:cs="Arial"/>
                <w:b/>
                <w:sz w:val="20"/>
                <w:szCs w:val="20"/>
              </w:rPr>
            </w:pPr>
            <w:r w:rsidRPr="004C0142">
              <w:rPr>
                <w:rFonts w:cs="Arial"/>
                <w:b/>
                <w:sz w:val="20"/>
                <w:szCs w:val="20"/>
                <w:lang w:val="en-US"/>
              </w:rPr>
              <w:t>9</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0858F4C" w14:textId="77777777" w:rsidR="004C0142" w:rsidRPr="004C0142" w:rsidRDefault="004C0142" w:rsidP="004C0142">
            <w:pPr>
              <w:jc w:val="left"/>
              <w:rPr>
                <w:rFonts w:cs="Arial"/>
                <w:sz w:val="20"/>
                <w:szCs w:val="20"/>
              </w:rPr>
            </w:pPr>
            <w:r w:rsidRPr="004C0142">
              <w:rPr>
                <w:rFonts w:cs="Arial"/>
                <w:sz w:val="20"/>
                <w:szCs w:val="20"/>
                <w:lang w:val="en-US"/>
              </w:rPr>
              <w:t>Оборудование</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C81EDE" w14:textId="77777777" w:rsidR="004C0142" w:rsidRPr="004C0142" w:rsidRDefault="004C0142" w:rsidP="004C0142">
            <w:pPr>
              <w:jc w:val="center"/>
              <w:rPr>
                <w:rFonts w:cs="Arial"/>
                <w:sz w:val="20"/>
                <w:szCs w:val="20"/>
              </w:rPr>
            </w:pPr>
            <w:r w:rsidRPr="004C0142">
              <w:rPr>
                <w:rFonts w:cs="Arial"/>
                <w:b/>
                <w:bCs/>
                <w:sz w:val="20"/>
                <w:szCs w:val="20"/>
                <w:lang w:val="en-US"/>
              </w:rPr>
              <w:t>Да</w:t>
            </w:r>
          </w:p>
        </w:tc>
      </w:tr>
      <w:tr w:rsidR="004C0142" w:rsidRPr="004C0142" w14:paraId="42F0920C" w14:textId="77777777" w:rsidTr="004C0142">
        <w:trPr>
          <w:trHeight w:val="70"/>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2C84A90" w14:textId="77777777" w:rsidR="004C0142" w:rsidRPr="004C0142" w:rsidRDefault="004C0142" w:rsidP="004C0142">
            <w:pPr>
              <w:jc w:val="center"/>
              <w:rPr>
                <w:rFonts w:cs="Arial"/>
                <w:b/>
                <w:sz w:val="20"/>
                <w:szCs w:val="20"/>
              </w:rPr>
            </w:pPr>
            <w:r w:rsidRPr="004C0142">
              <w:rPr>
                <w:rFonts w:cs="Arial"/>
                <w:b/>
                <w:sz w:val="20"/>
                <w:szCs w:val="20"/>
                <w:lang w:val="en-US"/>
              </w:rPr>
              <w:t>10</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E16907" w14:textId="77777777" w:rsidR="004C0142" w:rsidRPr="004C0142" w:rsidRDefault="004C0142" w:rsidP="004C0142">
            <w:pPr>
              <w:jc w:val="left"/>
              <w:rPr>
                <w:rFonts w:cs="Arial"/>
                <w:sz w:val="20"/>
                <w:szCs w:val="20"/>
              </w:rPr>
            </w:pPr>
            <w:r w:rsidRPr="004C0142">
              <w:rPr>
                <w:rFonts w:cs="Arial"/>
                <w:sz w:val="20"/>
                <w:szCs w:val="20"/>
                <w:lang w:val="en-US"/>
              </w:rPr>
              <w:t>Строительные конструкции (ЖБИ)</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44F47AF" w14:textId="77777777" w:rsidR="004C0142" w:rsidRPr="004C0142" w:rsidRDefault="004C0142" w:rsidP="004C0142">
            <w:pPr>
              <w:jc w:val="center"/>
              <w:rPr>
                <w:rFonts w:cs="Arial"/>
                <w:sz w:val="20"/>
                <w:szCs w:val="20"/>
              </w:rPr>
            </w:pPr>
            <w:r w:rsidRPr="004C0142">
              <w:rPr>
                <w:rFonts w:cs="Arial"/>
                <w:b/>
                <w:bCs/>
                <w:sz w:val="20"/>
                <w:szCs w:val="20"/>
                <w:lang w:val="en-US"/>
              </w:rPr>
              <w:t>Да</w:t>
            </w:r>
          </w:p>
        </w:tc>
      </w:tr>
      <w:tr w:rsidR="004C0142" w:rsidRPr="004C0142" w14:paraId="00F9B085" w14:textId="77777777" w:rsidTr="004C0142">
        <w:trPr>
          <w:trHeight w:val="70"/>
          <w:jc w:val="center"/>
        </w:trPr>
        <w:tc>
          <w:tcPr>
            <w:tcW w:w="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1A6DB5A" w14:textId="615D1549" w:rsidR="004C0142" w:rsidRPr="004C0142" w:rsidRDefault="004C0142" w:rsidP="004C0142">
            <w:pPr>
              <w:jc w:val="center"/>
              <w:rPr>
                <w:rFonts w:cs="Arial"/>
                <w:b/>
                <w:sz w:val="20"/>
                <w:szCs w:val="20"/>
              </w:rPr>
            </w:pPr>
            <w:r w:rsidRPr="004C0142">
              <w:rPr>
                <w:rFonts w:cs="Arial"/>
                <w:b/>
                <w:sz w:val="20"/>
                <w:szCs w:val="20"/>
                <w:lang w:val="en-US"/>
              </w:rPr>
              <w:t>1</w:t>
            </w:r>
            <w:r w:rsidR="00627AB6">
              <w:rPr>
                <w:rFonts w:cs="Arial"/>
                <w:b/>
                <w:sz w:val="20"/>
                <w:szCs w:val="20"/>
              </w:rPr>
              <w:t>1</w:t>
            </w:r>
          </w:p>
        </w:tc>
        <w:tc>
          <w:tcPr>
            <w:tcW w:w="51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939EE99" w14:textId="207A41BD" w:rsidR="004C0142" w:rsidRPr="004C0142" w:rsidRDefault="004C0142" w:rsidP="00627AB6">
            <w:pPr>
              <w:jc w:val="left"/>
              <w:rPr>
                <w:rFonts w:cs="Arial"/>
                <w:sz w:val="20"/>
                <w:szCs w:val="20"/>
              </w:rPr>
            </w:pPr>
            <w:r w:rsidRPr="004C0142">
              <w:rPr>
                <w:rFonts w:cs="Arial"/>
                <w:sz w:val="20"/>
                <w:szCs w:val="20"/>
                <w:lang w:val="en-US"/>
              </w:rPr>
              <w:t>С</w:t>
            </w:r>
            <w:r w:rsidR="00627AB6">
              <w:rPr>
                <w:rFonts w:cs="Arial"/>
                <w:sz w:val="20"/>
                <w:szCs w:val="20"/>
              </w:rPr>
              <w:t>ы</w:t>
            </w:r>
            <w:r w:rsidRPr="004C0142">
              <w:rPr>
                <w:rFonts w:cs="Arial"/>
                <w:sz w:val="20"/>
                <w:szCs w:val="20"/>
                <w:lang w:val="en-US"/>
              </w:rPr>
              <w:t>пучие грузы (песок, уголь)</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A9EA7CF" w14:textId="77777777" w:rsidR="004C0142" w:rsidRPr="004C0142" w:rsidRDefault="004C0142" w:rsidP="004C0142">
            <w:pPr>
              <w:jc w:val="center"/>
              <w:rPr>
                <w:rFonts w:cs="Arial"/>
                <w:sz w:val="20"/>
                <w:szCs w:val="20"/>
              </w:rPr>
            </w:pPr>
            <w:r w:rsidRPr="004C0142">
              <w:rPr>
                <w:rFonts w:cs="Arial"/>
                <w:sz w:val="20"/>
                <w:szCs w:val="20"/>
                <w:lang w:val="en-US"/>
              </w:rPr>
              <w:t>Нет</w:t>
            </w:r>
          </w:p>
        </w:tc>
      </w:tr>
    </w:tbl>
    <w:p w14:paraId="248ADA89" w14:textId="46B3B641" w:rsidR="00F816D3" w:rsidRDefault="00F816D3" w:rsidP="00406804"/>
    <w:p w14:paraId="0C4E4FBA" w14:textId="77777777" w:rsidR="007E1E78" w:rsidRDefault="007E1E78" w:rsidP="00406804"/>
    <w:p w14:paraId="679F2F5F" w14:textId="209B80F0" w:rsidR="00406804" w:rsidRDefault="008C48A4" w:rsidP="00B01704">
      <w:pPr>
        <w:pStyle w:val="4"/>
      </w:pPr>
      <w:bookmarkStart w:id="2570" w:name="_Toc517256180"/>
      <w:r>
        <w:t xml:space="preserve"> </w:t>
      </w:r>
      <w:r w:rsidR="005C1F22">
        <w:t>Р</w:t>
      </w:r>
      <w:r w:rsidR="00406804">
        <w:t>азмещение</w:t>
      </w:r>
      <w:bookmarkEnd w:id="2570"/>
    </w:p>
    <w:p w14:paraId="2D61A82C" w14:textId="77777777" w:rsidR="006F306A" w:rsidRDefault="006F306A" w:rsidP="00406804">
      <w:pPr>
        <w:ind w:firstLine="709"/>
      </w:pPr>
    </w:p>
    <w:p w14:paraId="60E9327E" w14:textId="034C9E4D" w:rsidR="00406804" w:rsidRDefault="00406804" w:rsidP="00406804">
      <w:pPr>
        <w:ind w:firstLine="709"/>
      </w:pPr>
      <w:r>
        <w:t>Стратегии размещения тесно связаны с топологией склада и характеристиками МТР. Если на складе применяются различные типы складов, то в системе предусмотрена возможность привязки определенного МТР или группы МТР к конкретному типу склада. Если в отношении МТР такая привязка не настроена, то он:</w:t>
      </w:r>
    </w:p>
    <w:p w14:paraId="6D42E396" w14:textId="77777777" w:rsidR="00406804" w:rsidRDefault="00406804" w:rsidP="00823682">
      <w:pPr>
        <w:pStyle w:val="afc"/>
        <w:numPr>
          <w:ilvl w:val="0"/>
          <w:numId w:val="63"/>
        </w:numPr>
      </w:pPr>
      <w:r>
        <w:t>размещается на основной склад;</w:t>
      </w:r>
    </w:p>
    <w:p w14:paraId="3A21ED33" w14:textId="77777777" w:rsidR="00406804" w:rsidRDefault="00406804" w:rsidP="00823682">
      <w:pPr>
        <w:pStyle w:val="afc"/>
        <w:numPr>
          <w:ilvl w:val="0"/>
          <w:numId w:val="63"/>
        </w:numPr>
      </w:pPr>
      <w:r>
        <w:t>размещается посредством создания складского заказа и складской задачи вручную;</w:t>
      </w:r>
    </w:p>
    <w:p w14:paraId="4295932C" w14:textId="77777777" w:rsidR="00406804" w:rsidRPr="00220E9C" w:rsidRDefault="00406804" w:rsidP="00823682">
      <w:pPr>
        <w:pStyle w:val="afc"/>
        <w:numPr>
          <w:ilvl w:val="0"/>
          <w:numId w:val="63"/>
        </w:numPr>
      </w:pPr>
      <w:r>
        <w:t>не размещается до тех пор, пока в системе не будет создана привязка к определенному типу склада.</w:t>
      </w:r>
    </w:p>
    <w:p w14:paraId="7F3BCA0F" w14:textId="23AED2AF" w:rsidR="00406804" w:rsidRDefault="00406804" w:rsidP="00406804">
      <w:pPr>
        <w:ind w:firstLine="709"/>
      </w:pPr>
      <w:r>
        <w:t xml:space="preserve">Стратегии размещения можно разделить по типам </w:t>
      </w:r>
      <w:r w:rsidR="00433D78">
        <w:t>хранения</w:t>
      </w:r>
      <w:r>
        <w:t xml:space="preserve"> согласно таблице</w:t>
      </w:r>
      <w:r w:rsidR="00D176B9">
        <w:t>.</w:t>
      </w:r>
    </w:p>
    <w:p w14:paraId="3BF502A1" w14:textId="0FFA0ACB" w:rsidR="00F06FAF" w:rsidRDefault="00F06FAF" w:rsidP="00406804">
      <w:pPr>
        <w:ind w:firstLine="709"/>
      </w:pPr>
    </w:p>
    <w:p w14:paraId="73231527" w14:textId="0A41D22A" w:rsidR="00406804" w:rsidRDefault="00406804" w:rsidP="00406804">
      <w:pPr>
        <w:pStyle w:val="afff6"/>
        <w:ind w:left="0" w:firstLine="709"/>
        <w:jc w:val="right"/>
        <w:rPr>
          <w:rFonts w:cs="Arial"/>
          <w:b/>
          <w:sz w:val="22"/>
        </w:rPr>
      </w:pPr>
      <w:r w:rsidRPr="00916FAB">
        <w:rPr>
          <w:rFonts w:cs="Arial"/>
          <w:b/>
          <w:sz w:val="22"/>
        </w:rPr>
        <w:t>Таблица</w:t>
      </w:r>
      <w:r>
        <w:rPr>
          <w:rFonts w:cs="Arial"/>
          <w:b/>
          <w:sz w:val="22"/>
        </w:rPr>
        <w:t xml:space="preserve"> </w:t>
      </w:r>
      <w:r w:rsidR="00781E65" w:rsidRPr="001B7DA3">
        <w:rPr>
          <w:rFonts w:cs="Arial"/>
          <w:b/>
          <w:sz w:val="22"/>
        </w:rPr>
        <w:t>16</w:t>
      </w:r>
      <w:r w:rsidR="001E5A66">
        <w:rPr>
          <w:rFonts w:cs="Arial"/>
          <w:b/>
          <w:sz w:val="22"/>
        </w:rPr>
        <w:t>4</w:t>
      </w:r>
      <w:r w:rsidRPr="00916FAB">
        <w:rPr>
          <w:rFonts w:cs="Arial"/>
          <w:b/>
          <w:sz w:val="22"/>
        </w:rPr>
        <w:t xml:space="preserve">. </w:t>
      </w:r>
      <w:r>
        <w:rPr>
          <w:rFonts w:cs="Arial"/>
          <w:b/>
          <w:sz w:val="22"/>
        </w:rPr>
        <w:t>Виды шаблонных складов и хранимые на них группы МТР</w:t>
      </w:r>
    </w:p>
    <w:tbl>
      <w:tblPr>
        <w:tblW w:w="99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39"/>
        <w:gridCol w:w="2724"/>
        <w:gridCol w:w="3216"/>
        <w:gridCol w:w="2835"/>
        <w:gridCol w:w="750"/>
      </w:tblGrid>
      <w:tr w:rsidR="00406804" w:rsidRPr="002F608C" w14:paraId="1B93131C" w14:textId="77777777" w:rsidTr="00781E65">
        <w:trPr>
          <w:trHeight w:val="255"/>
        </w:trPr>
        <w:tc>
          <w:tcPr>
            <w:tcW w:w="439" w:type="dxa"/>
            <w:shd w:val="clear" w:color="000000" w:fill="FFC000"/>
            <w:vAlign w:val="center"/>
            <w:hideMark/>
          </w:tcPr>
          <w:p w14:paraId="23EF77A6" w14:textId="77777777" w:rsidR="00406804" w:rsidRPr="002F608C" w:rsidRDefault="00406804" w:rsidP="008F535A">
            <w:pPr>
              <w:jc w:val="center"/>
              <w:rPr>
                <w:rFonts w:cs="Arial"/>
                <w:b/>
                <w:bCs/>
                <w:color w:val="000000"/>
                <w:sz w:val="20"/>
                <w:szCs w:val="20"/>
                <w:lang w:eastAsia="ru-RU"/>
              </w:rPr>
            </w:pPr>
            <w:r w:rsidRPr="002F608C">
              <w:rPr>
                <w:rFonts w:cs="Arial"/>
                <w:b/>
                <w:bCs/>
                <w:color w:val="000000"/>
                <w:sz w:val="20"/>
                <w:szCs w:val="20"/>
                <w:lang w:eastAsia="ru-RU"/>
              </w:rPr>
              <w:t>№</w:t>
            </w:r>
          </w:p>
        </w:tc>
        <w:tc>
          <w:tcPr>
            <w:tcW w:w="2724" w:type="dxa"/>
            <w:shd w:val="clear" w:color="000000" w:fill="FFC000"/>
            <w:vAlign w:val="center"/>
            <w:hideMark/>
          </w:tcPr>
          <w:p w14:paraId="34CDE629" w14:textId="77777777" w:rsidR="00406804" w:rsidRPr="002F608C" w:rsidRDefault="00406804" w:rsidP="008F535A">
            <w:pPr>
              <w:jc w:val="center"/>
              <w:rPr>
                <w:rFonts w:cs="Arial"/>
                <w:b/>
                <w:bCs/>
                <w:color w:val="000000"/>
                <w:sz w:val="20"/>
                <w:szCs w:val="20"/>
                <w:lang w:eastAsia="ru-RU"/>
              </w:rPr>
            </w:pPr>
            <w:r w:rsidRPr="002F608C">
              <w:rPr>
                <w:rFonts w:cs="Arial"/>
                <w:b/>
                <w:bCs/>
                <w:color w:val="000000"/>
                <w:sz w:val="20"/>
                <w:szCs w:val="20"/>
                <w:lang w:eastAsia="ru-RU"/>
              </w:rPr>
              <w:t>Шаблонные склады</w:t>
            </w:r>
          </w:p>
        </w:tc>
        <w:tc>
          <w:tcPr>
            <w:tcW w:w="3216" w:type="dxa"/>
            <w:shd w:val="clear" w:color="000000" w:fill="FFC000"/>
            <w:vAlign w:val="center"/>
            <w:hideMark/>
          </w:tcPr>
          <w:p w14:paraId="5A0377FA" w14:textId="77777777" w:rsidR="00406804" w:rsidRPr="002F608C" w:rsidRDefault="00406804" w:rsidP="008F535A">
            <w:pPr>
              <w:jc w:val="center"/>
              <w:rPr>
                <w:rFonts w:cs="Arial"/>
                <w:b/>
                <w:bCs/>
                <w:color w:val="000000"/>
                <w:sz w:val="20"/>
                <w:szCs w:val="20"/>
                <w:lang w:eastAsia="ru-RU"/>
              </w:rPr>
            </w:pPr>
            <w:r w:rsidRPr="002F608C">
              <w:rPr>
                <w:rFonts w:cs="Arial"/>
                <w:b/>
                <w:bCs/>
                <w:color w:val="000000"/>
                <w:sz w:val="20"/>
                <w:szCs w:val="20"/>
                <w:lang w:eastAsia="ru-RU"/>
              </w:rPr>
              <w:t>Тип хранения</w:t>
            </w:r>
          </w:p>
        </w:tc>
        <w:tc>
          <w:tcPr>
            <w:tcW w:w="2835" w:type="dxa"/>
            <w:shd w:val="clear" w:color="000000" w:fill="FFC000"/>
            <w:vAlign w:val="center"/>
            <w:hideMark/>
          </w:tcPr>
          <w:p w14:paraId="521E9DCB" w14:textId="77777777" w:rsidR="00406804" w:rsidRPr="002F608C" w:rsidRDefault="00406804" w:rsidP="008F535A">
            <w:pPr>
              <w:jc w:val="center"/>
              <w:rPr>
                <w:rFonts w:cs="Arial"/>
                <w:b/>
                <w:bCs/>
                <w:color w:val="000000"/>
                <w:sz w:val="20"/>
                <w:szCs w:val="20"/>
                <w:lang w:eastAsia="ru-RU"/>
              </w:rPr>
            </w:pPr>
            <w:r w:rsidRPr="002F608C">
              <w:rPr>
                <w:rFonts w:cs="Arial"/>
                <w:b/>
                <w:bCs/>
                <w:color w:val="000000"/>
                <w:sz w:val="20"/>
                <w:szCs w:val="20"/>
                <w:lang w:eastAsia="ru-RU"/>
              </w:rPr>
              <w:t>Склад/МТР</w:t>
            </w:r>
          </w:p>
        </w:tc>
        <w:tc>
          <w:tcPr>
            <w:tcW w:w="750" w:type="dxa"/>
            <w:shd w:val="clear" w:color="000000" w:fill="FFC000"/>
            <w:vAlign w:val="center"/>
            <w:hideMark/>
          </w:tcPr>
          <w:p w14:paraId="7B9844C4" w14:textId="77777777" w:rsidR="00406804" w:rsidRPr="002F608C" w:rsidRDefault="00406804" w:rsidP="008F535A">
            <w:pPr>
              <w:jc w:val="center"/>
              <w:rPr>
                <w:rFonts w:cs="Arial"/>
                <w:b/>
                <w:bCs/>
                <w:color w:val="000000"/>
                <w:sz w:val="20"/>
                <w:szCs w:val="20"/>
                <w:lang w:eastAsia="ru-RU"/>
              </w:rPr>
            </w:pPr>
            <w:r w:rsidRPr="002F608C">
              <w:rPr>
                <w:rFonts w:cs="Arial"/>
                <w:b/>
                <w:bCs/>
                <w:color w:val="000000"/>
                <w:sz w:val="20"/>
                <w:szCs w:val="20"/>
                <w:lang w:eastAsia="ru-RU"/>
              </w:rPr>
              <w:t>ЕО</w:t>
            </w:r>
          </w:p>
        </w:tc>
      </w:tr>
      <w:tr w:rsidR="00406804" w:rsidRPr="002F608C" w14:paraId="34A85019" w14:textId="77777777" w:rsidTr="00781E65">
        <w:trPr>
          <w:trHeight w:val="255"/>
        </w:trPr>
        <w:tc>
          <w:tcPr>
            <w:tcW w:w="439" w:type="dxa"/>
            <w:vMerge w:val="restart"/>
            <w:shd w:val="clear" w:color="auto" w:fill="auto"/>
            <w:vAlign w:val="center"/>
            <w:hideMark/>
          </w:tcPr>
          <w:p w14:paraId="7450CF0B" w14:textId="77777777" w:rsidR="00406804" w:rsidRPr="001E553D" w:rsidRDefault="00406804" w:rsidP="008F535A">
            <w:pPr>
              <w:jc w:val="center"/>
              <w:rPr>
                <w:rFonts w:cs="Arial"/>
                <w:b/>
                <w:color w:val="000000"/>
                <w:sz w:val="20"/>
                <w:szCs w:val="20"/>
                <w:lang w:eastAsia="ru-RU"/>
              </w:rPr>
            </w:pPr>
            <w:r w:rsidRPr="001E553D">
              <w:rPr>
                <w:rFonts w:cs="Arial"/>
                <w:b/>
                <w:color w:val="000000"/>
                <w:sz w:val="20"/>
                <w:szCs w:val="20"/>
                <w:lang w:eastAsia="ru-RU"/>
              </w:rPr>
              <w:t>1</w:t>
            </w:r>
          </w:p>
        </w:tc>
        <w:tc>
          <w:tcPr>
            <w:tcW w:w="2724" w:type="dxa"/>
            <w:vMerge w:val="restart"/>
            <w:shd w:val="clear" w:color="auto" w:fill="auto"/>
            <w:vAlign w:val="center"/>
            <w:hideMark/>
          </w:tcPr>
          <w:p w14:paraId="5B23C9D6"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Крытые склады</w:t>
            </w:r>
          </w:p>
        </w:tc>
        <w:tc>
          <w:tcPr>
            <w:tcW w:w="3216" w:type="dxa"/>
            <w:shd w:val="clear" w:color="auto" w:fill="auto"/>
            <w:vAlign w:val="center"/>
            <w:hideMark/>
          </w:tcPr>
          <w:p w14:paraId="070305DD"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Стеллажное  хранение</w:t>
            </w:r>
          </w:p>
        </w:tc>
        <w:tc>
          <w:tcPr>
            <w:tcW w:w="2835" w:type="dxa"/>
            <w:shd w:val="clear" w:color="auto" w:fill="auto"/>
            <w:vAlign w:val="center"/>
            <w:hideMark/>
          </w:tcPr>
          <w:p w14:paraId="1A04B113"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Запчасти, Оборудование</w:t>
            </w:r>
          </w:p>
        </w:tc>
        <w:tc>
          <w:tcPr>
            <w:tcW w:w="750" w:type="dxa"/>
            <w:shd w:val="clear" w:color="auto" w:fill="auto"/>
            <w:vAlign w:val="center"/>
            <w:hideMark/>
          </w:tcPr>
          <w:p w14:paraId="4109EBD0" w14:textId="77777777" w:rsidR="00406804" w:rsidRPr="002F608C" w:rsidRDefault="00406804" w:rsidP="008F535A">
            <w:pPr>
              <w:jc w:val="center"/>
              <w:rPr>
                <w:rFonts w:cs="Arial"/>
                <w:color w:val="000000"/>
                <w:sz w:val="20"/>
                <w:szCs w:val="20"/>
                <w:lang w:eastAsia="ru-RU"/>
              </w:rPr>
            </w:pPr>
            <w:r w:rsidRPr="002F608C">
              <w:rPr>
                <w:rFonts w:cs="Arial"/>
                <w:color w:val="000000"/>
                <w:sz w:val="20"/>
                <w:szCs w:val="20"/>
                <w:lang w:eastAsia="ru-RU"/>
              </w:rPr>
              <w:t>Да</w:t>
            </w:r>
          </w:p>
        </w:tc>
      </w:tr>
      <w:tr w:rsidR="00406804" w:rsidRPr="002F608C" w14:paraId="14643374" w14:textId="77777777" w:rsidTr="00781E65">
        <w:trPr>
          <w:trHeight w:val="510"/>
        </w:trPr>
        <w:tc>
          <w:tcPr>
            <w:tcW w:w="439" w:type="dxa"/>
            <w:vMerge/>
            <w:vAlign w:val="center"/>
            <w:hideMark/>
          </w:tcPr>
          <w:p w14:paraId="38159823" w14:textId="77777777" w:rsidR="00406804" w:rsidRPr="001E553D" w:rsidRDefault="00406804" w:rsidP="008F535A">
            <w:pPr>
              <w:jc w:val="center"/>
              <w:rPr>
                <w:rFonts w:cs="Arial"/>
                <w:b/>
                <w:color w:val="000000"/>
                <w:sz w:val="20"/>
                <w:szCs w:val="20"/>
                <w:lang w:eastAsia="ru-RU"/>
              </w:rPr>
            </w:pPr>
          </w:p>
        </w:tc>
        <w:tc>
          <w:tcPr>
            <w:tcW w:w="2724" w:type="dxa"/>
            <w:vMerge/>
            <w:vAlign w:val="center"/>
            <w:hideMark/>
          </w:tcPr>
          <w:p w14:paraId="2F7A5460" w14:textId="77777777" w:rsidR="00406804" w:rsidRPr="002F608C" w:rsidRDefault="00406804" w:rsidP="008F535A">
            <w:pPr>
              <w:jc w:val="left"/>
              <w:rPr>
                <w:rFonts w:cs="Arial"/>
                <w:color w:val="000000"/>
                <w:sz w:val="20"/>
                <w:szCs w:val="20"/>
                <w:lang w:eastAsia="ru-RU"/>
              </w:rPr>
            </w:pPr>
          </w:p>
        </w:tc>
        <w:tc>
          <w:tcPr>
            <w:tcW w:w="3216" w:type="dxa"/>
            <w:shd w:val="clear" w:color="auto" w:fill="auto"/>
            <w:vAlign w:val="center"/>
            <w:hideMark/>
          </w:tcPr>
          <w:p w14:paraId="0303C2AB" w14:textId="4D9DCF59"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Блочное, напольное</w:t>
            </w:r>
            <w:r w:rsidR="00E878AB">
              <w:rPr>
                <w:rFonts w:cs="Arial"/>
                <w:color w:val="000000"/>
                <w:sz w:val="20"/>
                <w:szCs w:val="20"/>
                <w:lang w:eastAsia="ru-RU"/>
              </w:rPr>
              <w:t>, контейнерное</w:t>
            </w:r>
            <w:r w:rsidRPr="002F608C">
              <w:rPr>
                <w:rFonts w:cs="Arial"/>
                <w:color w:val="000000"/>
                <w:sz w:val="20"/>
                <w:szCs w:val="20"/>
                <w:lang w:eastAsia="ru-RU"/>
              </w:rPr>
              <w:t xml:space="preserve"> хранение</w:t>
            </w:r>
            <w:r w:rsidR="00A675EC">
              <w:rPr>
                <w:rFonts w:cs="Arial"/>
                <w:color w:val="000000"/>
                <w:sz w:val="20"/>
                <w:szCs w:val="20"/>
                <w:lang w:eastAsia="ru-RU"/>
              </w:rPr>
              <w:t xml:space="preserve"> (</w:t>
            </w:r>
            <w:r w:rsidR="00A675EC">
              <w:rPr>
                <w:rFonts w:eastAsia="Calibri"/>
                <w:sz w:val="20"/>
              </w:rPr>
              <w:t>физически контейнеры размещены на открытой площадке и их дислокация может быть не статичной)</w:t>
            </w:r>
          </w:p>
        </w:tc>
        <w:tc>
          <w:tcPr>
            <w:tcW w:w="2835" w:type="dxa"/>
            <w:shd w:val="clear" w:color="auto" w:fill="auto"/>
            <w:vAlign w:val="center"/>
            <w:hideMark/>
          </w:tcPr>
          <w:p w14:paraId="424FBACA"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Запчасти, Оборудование, Строительные конструкции</w:t>
            </w:r>
          </w:p>
        </w:tc>
        <w:tc>
          <w:tcPr>
            <w:tcW w:w="750" w:type="dxa"/>
            <w:shd w:val="clear" w:color="auto" w:fill="auto"/>
            <w:vAlign w:val="center"/>
            <w:hideMark/>
          </w:tcPr>
          <w:p w14:paraId="07BDB8B9" w14:textId="77777777" w:rsidR="00406804" w:rsidRPr="002F608C" w:rsidRDefault="00406804" w:rsidP="008F535A">
            <w:pPr>
              <w:jc w:val="center"/>
              <w:rPr>
                <w:rFonts w:cs="Arial"/>
                <w:color w:val="000000"/>
                <w:sz w:val="20"/>
                <w:szCs w:val="20"/>
                <w:lang w:eastAsia="ru-RU"/>
              </w:rPr>
            </w:pPr>
            <w:r w:rsidRPr="002F608C">
              <w:rPr>
                <w:rFonts w:cs="Arial"/>
                <w:color w:val="000000"/>
                <w:sz w:val="20"/>
                <w:szCs w:val="20"/>
                <w:lang w:eastAsia="ru-RU"/>
              </w:rPr>
              <w:t>Да</w:t>
            </w:r>
          </w:p>
        </w:tc>
      </w:tr>
      <w:tr w:rsidR="00406804" w:rsidRPr="002F608C" w14:paraId="0C41FD8A" w14:textId="77777777" w:rsidTr="00781E65">
        <w:trPr>
          <w:trHeight w:val="510"/>
        </w:trPr>
        <w:tc>
          <w:tcPr>
            <w:tcW w:w="439" w:type="dxa"/>
            <w:vMerge w:val="restart"/>
            <w:shd w:val="clear" w:color="auto" w:fill="auto"/>
            <w:vAlign w:val="center"/>
            <w:hideMark/>
          </w:tcPr>
          <w:p w14:paraId="63169CFD" w14:textId="77777777" w:rsidR="00406804" w:rsidRPr="001E553D" w:rsidRDefault="00406804" w:rsidP="008F535A">
            <w:pPr>
              <w:jc w:val="center"/>
              <w:rPr>
                <w:rFonts w:cs="Arial"/>
                <w:b/>
                <w:color w:val="000000"/>
                <w:sz w:val="20"/>
                <w:szCs w:val="20"/>
                <w:lang w:eastAsia="ru-RU"/>
              </w:rPr>
            </w:pPr>
            <w:r w:rsidRPr="001E553D">
              <w:rPr>
                <w:rFonts w:cs="Arial"/>
                <w:b/>
                <w:color w:val="000000"/>
                <w:sz w:val="20"/>
                <w:szCs w:val="20"/>
                <w:lang w:eastAsia="ru-RU"/>
              </w:rPr>
              <w:t>2</w:t>
            </w:r>
          </w:p>
        </w:tc>
        <w:tc>
          <w:tcPr>
            <w:tcW w:w="2724" w:type="dxa"/>
            <w:vMerge w:val="restart"/>
            <w:shd w:val="clear" w:color="auto" w:fill="auto"/>
            <w:vAlign w:val="center"/>
            <w:hideMark/>
          </w:tcPr>
          <w:p w14:paraId="75918A6C"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Открытые площадки</w:t>
            </w:r>
          </w:p>
        </w:tc>
        <w:tc>
          <w:tcPr>
            <w:tcW w:w="3216" w:type="dxa"/>
            <w:shd w:val="clear" w:color="auto" w:fill="auto"/>
            <w:vAlign w:val="center"/>
            <w:hideMark/>
          </w:tcPr>
          <w:p w14:paraId="6B783C61"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Открытая зона с ЕО</w:t>
            </w:r>
          </w:p>
        </w:tc>
        <w:tc>
          <w:tcPr>
            <w:tcW w:w="2835" w:type="dxa"/>
            <w:shd w:val="clear" w:color="auto" w:fill="auto"/>
            <w:vAlign w:val="center"/>
            <w:hideMark/>
          </w:tcPr>
          <w:p w14:paraId="7EB14BD9" w14:textId="3D26E9C2" w:rsidR="00406804" w:rsidRPr="002F608C" w:rsidRDefault="00406804" w:rsidP="00627AB6">
            <w:pPr>
              <w:jc w:val="left"/>
              <w:rPr>
                <w:rFonts w:cs="Arial"/>
                <w:color w:val="000000"/>
                <w:sz w:val="20"/>
                <w:szCs w:val="20"/>
                <w:lang w:eastAsia="ru-RU"/>
              </w:rPr>
            </w:pPr>
            <w:r w:rsidRPr="002F608C">
              <w:rPr>
                <w:rFonts w:cs="Arial"/>
                <w:color w:val="000000"/>
                <w:sz w:val="20"/>
                <w:szCs w:val="20"/>
                <w:lang w:eastAsia="ru-RU"/>
              </w:rPr>
              <w:t xml:space="preserve">ГСМ в бочках, Химреагенты в таре, Циан, </w:t>
            </w:r>
          </w:p>
        </w:tc>
        <w:tc>
          <w:tcPr>
            <w:tcW w:w="750" w:type="dxa"/>
            <w:shd w:val="clear" w:color="auto" w:fill="auto"/>
            <w:vAlign w:val="center"/>
            <w:hideMark/>
          </w:tcPr>
          <w:p w14:paraId="72B7B259" w14:textId="77777777" w:rsidR="00406804" w:rsidRPr="002F608C" w:rsidRDefault="00406804" w:rsidP="008F535A">
            <w:pPr>
              <w:jc w:val="center"/>
              <w:rPr>
                <w:rFonts w:cs="Arial"/>
                <w:color w:val="000000"/>
                <w:sz w:val="20"/>
                <w:szCs w:val="20"/>
                <w:lang w:eastAsia="ru-RU"/>
              </w:rPr>
            </w:pPr>
            <w:r w:rsidRPr="002F608C">
              <w:rPr>
                <w:rFonts w:cs="Arial"/>
                <w:color w:val="000000"/>
                <w:sz w:val="20"/>
                <w:szCs w:val="20"/>
                <w:lang w:eastAsia="ru-RU"/>
              </w:rPr>
              <w:t>Да</w:t>
            </w:r>
          </w:p>
        </w:tc>
      </w:tr>
      <w:tr w:rsidR="00406804" w:rsidRPr="002F608C" w14:paraId="7F09A259" w14:textId="77777777" w:rsidTr="00781E65">
        <w:trPr>
          <w:trHeight w:val="1020"/>
        </w:trPr>
        <w:tc>
          <w:tcPr>
            <w:tcW w:w="439" w:type="dxa"/>
            <w:vMerge/>
            <w:vAlign w:val="center"/>
            <w:hideMark/>
          </w:tcPr>
          <w:p w14:paraId="5AA85EB0" w14:textId="77777777" w:rsidR="00406804" w:rsidRPr="002F608C" w:rsidRDefault="00406804" w:rsidP="008F535A">
            <w:pPr>
              <w:jc w:val="left"/>
              <w:rPr>
                <w:rFonts w:cs="Arial"/>
                <w:color w:val="000000"/>
                <w:sz w:val="20"/>
                <w:szCs w:val="20"/>
                <w:lang w:eastAsia="ru-RU"/>
              </w:rPr>
            </w:pPr>
          </w:p>
        </w:tc>
        <w:tc>
          <w:tcPr>
            <w:tcW w:w="2724" w:type="dxa"/>
            <w:vMerge/>
            <w:vAlign w:val="center"/>
            <w:hideMark/>
          </w:tcPr>
          <w:p w14:paraId="084571B0" w14:textId="77777777" w:rsidR="00406804" w:rsidRPr="002F608C" w:rsidRDefault="00406804" w:rsidP="008F535A">
            <w:pPr>
              <w:jc w:val="left"/>
              <w:rPr>
                <w:rFonts w:cs="Arial"/>
                <w:color w:val="000000"/>
                <w:sz w:val="20"/>
                <w:szCs w:val="20"/>
                <w:lang w:eastAsia="ru-RU"/>
              </w:rPr>
            </w:pPr>
          </w:p>
        </w:tc>
        <w:tc>
          <w:tcPr>
            <w:tcW w:w="3216" w:type="dxa"/>
            <w:shd w:val="clear" w:color="auto" w:fill="auto"/>
            <w:vAlign w:val="center"/>
            <w:hideMark/>
          </w:tcPr>
          <w:p w14:paraId="6B27280E"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Открытая зона без ЕО</w:t>
            </w:r>
          </w:p>
        </w:tc>
        <w:tc>
          <w:tcPr>
            <w:tcW w:w="2835" w:type="dxa"/>
            <w:shd w:val="clear" w:color="auto" w:fill="auto"/>
            <w:vAlign w:val="center"/>
            <w:hideMark/>
          </w:tcPr>
          <w:p w14:paraId="583886FD" w14:textId="70829DFF" w:rsidR="00406804" w:rsidRPr="002F608C" w:rsidRDefault="00406804" w:rsidP="00627AB6">
            <w:pPr>
              <w:jc w:val="left"/>
              <w:rPr>
                <w:rFonts w:cs="Arial"/>
                <w:color w:val="000000"/>
                <w:sz w:val="20"/>
                <w:szCs w:val="20"/>
                <w:lang w:eastAsia="ru-RU"/>
              </w:rPr>
            </w:pPr>
            <w:r w:rsidRPr="002F608C">
              <w:rPr>
                <w:rFonts w:cs="Arial"/>
                <w:color w:val="000000"/>
                <w:sz w:val="20"/>
                <w:szCs w:val="20"/>
                <w:lang w:eastAsia="ru-RU"/>
              </w:rPr>
              <w:t>Мелющие шары, Селитра, Запчасти, Оборудование, Строительные конструкции (ЖБИ), С</w:t>
            </w:r>
            <w:r w:rsidR="00627AB6">
              <w:rPr>
                <w:rFonts w:cs="Arial"/>
                <w:color w:val="000000"/>
                <w:sz w:val="20"/>
                <w:szCs w:val="20"/>
                <w:lang w:eastAsia="ru-RU"/>
              </w:rPr>
              <w:t>ы</w:t>
            </w:r>
            <w:r w:rsidRPr="002F608C">
              <w:rPr>
                <w:rFonts w:cs="Arial"/>
                <w:color w:val="000000"/>
                <w:sz w:val="20"/>
                <w:szCs w:val="20"/>
                <w:lang w:eastAsia="ru-RU"/>
              </w:rPr>
              <w:t>пучие грузы (песок, уголь)</w:t>
            </w:r>
          </w:p>
        </w:tc>
        <w:tc>
          <w:tcPr>
            <w:tcW w:w="750" w:type="dxa"/>
            <w:shd w:val="clear" w:color="auto" w:fill="auto"/>
            <w:vAlign w:val="center"/>
            <w:hideMark/>
          </w:tcPr>
          <w:p w14:paraId="0B9F72F4" w14:textId="77777777" w:rsidR="00406804" w:rsidRPr="002F608C" w:rsidRDefault="00406804" w:rsidP="008F535A">
            <w:pPr>
              <w:jc w:val="center"/>
              <w:rPr>
                <w:rFonts w:cs="Arial"/>
                <w:color w:val="000000"/>
                <w:sz w:val="20"/>
                <w:szCs w:val="20"/>
                <w:lang w:eastAsia="ru-RU"/>
              </w:rPr>
            </w:pPr>
            <w:r w:rsidRPr="002F608C">
              <w:rPr>
                <w:rFonts w:cs="Arial"/>
                <w:color w:val="000000"/>
                <w:sz w:val="20"/>
                <w:szCs w:val="20"/>
                <w:lang w:eastAsia="ru-RU"/>
              </w:rPr>
              <w:t>Нет</w:t>
            </w:r>
          </w:p>
        </w:tc>
      </w:tr>
    </w:tbl>
    <w:p w14:paraId="2FA63AE0" w14:textId="77777777" w:rsidR="00406804" w:rsidRDefault="00406804" w:rsidP="00406804">
      <w:pPr>
        <w:pStyle w:val="afff6"/>
        <w:ind w:left="0" w:firstLine="709"/>
      </w:pPr>
    </w:p>
    <w:p w14:paraId="172D77AC" w14:textId="77777777" w:rsidR="00406804" w:rsidRPr="00865817" w:rsidRDefault="00406804" w:rsidP="00406804">
      <w:pPr>
        <w:ind w:firstLine="709"/>
      </w:pPr>
      <w:r w:rsidRPr="0019487F">
        <w:t>Стеллажное хранение</w:t>
      </w:r>
      <w:r w:rsidRPr="00865817">
        <w:t xml:space="preserve"> </w:t>
      </w:r>
      <w:r>
        <w:t>позволяет учитывать МТР с точностью до единицы обработки и отдельного товарного кванта в конкретном складском месте. Любой МТР доступен в любое время, есть возможность настройки любой стратегии размещения и комплектования.</w:t>
      </w:r>
    </w:p>
    <w:p w14:paraId="4654C239" w14:textId="77777777" w:rsidR="00406804" w:rsidRPr="00865817" w:rsidRDefault="00406804" w:rsidP="00406804">
      <w:pPr>
        <w:ind w:firstLine="709"/>
      </w:pPr>
      <w:r w:rsidRPr="00865817">
        <w:t>Стратегии:</w:t>
      </w:r>
    </w:p>
    <w:p w14:paraId="3CABDC26" w14:textId="3A981265" w:rsidR="00406804" w:rsidRDefault="00406804" w:rsidP="00823682">
      <w:pPr>
        <w:pStyle w:val="afc"/>
        <w:numPr>
          <w:ilvl w:val="0"/>
          <w:numId w:val="48"/>
        </w:numPr>
      </w:pPr>
      <w:r>
        <w:t>размещение на стеллажах в зоне хранения либо напрямую в зоне комплект</w:t>
      </w:r>
      <w:r w:rsidR="00662427">
        <w:t>ования</w:t>
      </w:r>
      <w:r>
        <w:t xml:space="preserve"> в случае, если МТР в ней не представлен, но в нем есть необходимость по текущим заказам;</w:t>
      </w:r>
    </w:p>
    <w:p w14:paraId="282976AC" w14:textId="477E4AF7" w:rsidR="00406804" w:rsidRDefault="00406804" w:rsidP="00823682">
      <w:pPr>
        <w:pStyle w:val="afc"/>
        <w:numPr>
          <w:ilvl w:val="0"/>
          <w:numId w:val="48"/>
        </w:numPr>
      </w:pPr>
      <w:r>
        <w:t>размещение в зоне комплект</w:t>
      </w:r>
      <w:r w:rsidR="00C37AC6">
        <w:t>ования</w:t>
      </w:r>
      <w:r>
        <w:t xml:space="preserve"> при отсутствии зоны хранения как таковой (на складе не выделена отдельная зона хранения и все складские места одновременно являются зоной хранения и комплект</w:t>
      </w:r>
      <w:r w:rsidR="00662427">
        <w:t>ования</w:t>
      </w:r>
      <w:r>
        <w:t>);</w:t>
      </w:r>
    </w:p>
    <w:p w14:paraId="59BA684B" w14:textId="77777777" w:rsidR="00406804" w:rsidRDefault="00406804" w:rsidP="00823682">
      <w:pPr>
        <w:pStyle w:val="afc"/>
        <w:numPr>
          <w:ilvl w:val="0"/>
          <w:numId w:val="48"/>
        </w:numPr>
      </w:pPr>
      <w:r>
        <w:t>размещение МТР с учетом нагрузки на балку и максимально допустимой грузоподъемностью в складском месте (тяжелые ЕО остаются на 1-ярусе);</w:t>
      </w:r>
    </w:p>
    <w:p w14:paraId="5F3FEDD8" w14:textId="795B9FE9" w:rsidR="00406804" w:rsidRDefault="00406804" w:rsidP="00823682">
      <w:pPr>
        <w:pStyle w:val="afc"/>
        <w:numPr>
          <w:ilvl w:val="0"/>
          <w:numId w:val="48"/>
        </w:numPr>
      </w:pPr>
      <w:r>
        <w:t>размещение с учетом класса оборачив</w:t>
      </w:r>
      <w:r w:rsidR="00EF327C">
        <w:t>а</w:t>
      </w:r>
      <w:r>
        <w:t>емости: МТР с высокой оборачиваемостью раз</w:t>
      </w:r>
      <w:r w:rsidR="00EF327C">
        <w:t>м</w:t>
      </w:r>
      <w:r>
        <w:t>ещаются на нижние ярусы либо ближе к началу стеллажа, МТР с низкой оборачиваемостью – на верхние ярусы либо в удаленные от начала стеллажа складские места;</w:t>
      </w:r>
    </w:p>
    <w:p w14:paraId="32946730" w14:textId="77777777" w:rsidR="00406804" w:rsidRDefault="00406804" w:rsidP="00823682">
      <w:pPr>
        <w:pStyle w:val="afc"/>
        <w:numPr>
          <w:ilvl w:val="0"/>
          <w:numId w:val="48"/>
        </w:numPr>
      </w:pPr>
      <w:r>
        <w:t>размещение и закрепление МТР по зонам: разделение групп МТР по рядам стеллажей (аллеям, ярусам и т.д.);</w:t>
      </w:r>
    </w:p>
    <w:p w14:paraId="02476F9D" w14:textId="77777777" w:rsidR="00406804" w:rsidRDefault="00406804" w:rsidP="00823682">
      <w:pPr>
        <w:pStyle w:val="afc"/>
        <w:numPr>
          <w:ilvl w:val="0"/>
          <w:numId w:val="48"/>
        </w:numPr>
      </w:pPr>
      <w:r>
        <w:t>размещение в любое свободное складское место;</w:t>
      </w:r>
    </w:p>
    <w:p w14:paraId="09917EFA" w14:textId="77777777" w:rsidR="00406804" w:rsidRDefault="00406804" w:rsidP="00823682">
      <w:pPr>
        <w:pStyle w:val="afc"/>
        <w:numPr>
          <w:ilvl w:val="0"/>
          <w:numId w:val="48"/>
        </w:numPr>
      </w:pPr>
      <w:r>
        <w:t>размещение в фиксированные или динамические складские места (фиксированные – с закреплением конкретной позиции МТР за конкретным складским местом; динамические – без закрепления МТР за конкретным складским местом);</w:t>
      </w:r>
    </w:p>
    <w:p w14:paraId="2DC1055B" w14:textId="77777777" w:rsidR="00406804" w:rsidRDefault="00406804" w:rsidP="00823682">
      <w:pPr>
        <w:pStyle w:val="afc"/>
        <w:numPr>
          <w:ilvl w:val="0"/>
          <w:numId w:val="48"/>
        </w:numPr>
      </w:pPr>
      <w:r>
        <w:t>произвольное размещение (система не планирует конкретное складское место).</w:t>
      </w:r>
    </w:p>
    <w:p w14:paraId="337DEDA9" w14:textId="616BA7EE" w:rsidR="00A523FB" w:rsidRDefault="00406804" w:rsidP="00406804">
      <w:pPr>
        <w:ind w:firstLine="709"/>
      </w:pPr>
      <w:r>
        <w:t xml:space="preserve">В </w:t>
      </w:r>
      <w:r w:rsidR="005C3E35">
        <w:rPr>
          <w:lang w:val="en-US"/>
        </w:rPr>
        <w:t>SAP</w:t>
      </w:r>
      <w:r w:rsidR="005C3E35" w:rsidRPr="005C3E35">
        <w:t xml:space="preserve"> </w:t>
      </w:r>
      <w:r w:rsidR="005C3E35">
        <w:rPr>
          <w:lang w:val="en-US"/>
        </w:rPr>
        <w:t>EWM</w:t>
      </w:r>
      <w:r>
        <w:t xml:space="preserve"> существует возможность применения различных стратегий размещения на одном и том же</w:t>
      </w:r>
      <w:r w:rsidR="00662427">
        <w:t xml:space="preserve"> складе для разных позиций МТР.</w:t>
      </w:r>
    </w:p>
    <w:p w14:paraId="697ABD52" w14:textId="59714CC8" w:rsidR="00662427" w:rsidRDefault="00662427" w:rsidP="00406804">
      <w:pPr>
        <w:ind w:firstLine="709"/>
      </w:pPr>
      <w:r>
        <w:t>Например, в рамках открытого склада, где не используются единицы обработки, МТР, имеющие ограничения по сроку хранения, могут учитываться на единицах обработки, что повысит эффективность учета срока хранения по каждому кванту. Для таких МТР настраивается отдельный тип склада.</w:t>
      </w:r>
    </w:p>
    <w:p w14:paraId="6A9B82F3" w14:textId="502DB874" w:rsidR="00662427" w:rsidRDefault="00662427" w:rsidP="00406804">
      <w:pPr>
        <w:ind w:firstLine="709"/>
      </w:pPr>
      <w:r>
        <w:t>Так, кабели, либо другие аналогичные МТР, учитываемые погонными метрами, требуют также учета барабанов (бухт). Барабаны и бухты имеют уникальный заводской номер, который технически может использоваться в качестве вне</w:t>
      </w:r>
      <w:r w:rsidR="00C254AD">
        <w:t>шнего номера единицы обработки, что позволит однозначно идентифицировать номер бух</w:t>
      </w:r>
      <w:r w:rsidR="00CB432F">
        <w:t>т</w:t>
      </w:r>
      <w:r w:rsidR="00C254AD">
        <w:t xml:space="preserve">ы в системе. </w:t>
      </w:r>
      <w:r w:rsidR="00875328">
        <w:t>Сами кабели могут отгружаться не кратно барабану (бух</w:t>
      </w:r>
      <w:r w:rsidR="00C254AD">
        <w:t>те) посред</w:t>
      </w:r>
      <w:r w:rsidR="00875328">
        <w:t xml:space="preserve">ством отреза необходимого количества, что требует учета товарных остатков </w:t>
      </w:r>
      <w:r>
        <w:t xml:space="preserve">с точностью до </w:t>
      </w:r>
      <w:r w:rsidR="00875328">
        <w:t xml:space="preserve">конкретного </w:t>
      </w:r>
      <w:r w:rsidR="004F34C3">
        <w:t>барабана (бухты).</w:t>
      </w:r>
    </w:p>
    <w:p w14:paraId="7D8570EC" w14:textId="6CA7B499" w:rsidR="00AF7B04" w:rsidRDefault="00AF7B04" w:rsidP="00AF7B04">
      <w:pPr>
        <w:ind w:firstLine="709"/>
      </w:pPr>
      <w:r w:rsidRPr="00A523FB">
        <w:t xml:space="preserve">Для МТР, хранимых внутри контейнеров, настраивается как произвольное размещение, так и </w:t>
      </w:r>
      <w:r w:rsidR="00CB432F">
        <w:t>детализаци</w:t>
      </w:r>
      <w:r>
        <w:t xml:space="preserve">я контейнера до уровня </w:t>
      </w:r>
      <w:r w:rsidRPr="00A523FB">
        <w:t>складски</w:t>
      </w:r>
      <w:r>
        <w:t>х</w:t>
      </w:r>
      <w:r w:rsidRPr="00A523FB">
        <w:t xml:space="preserve"> мест (ряд, сте</w:t>
      </w:r>
      <w:r w:rsidR="00CB432F">
        <w:t>л</w:t>
      </w:r>
      <w:r w:rsidRPr="00A523FB">
        <w:t>лаж, ячейка)</w:t>
      </w:r>
      <w:r>
        <w:t>.</w:t>
      </w:r>
    </w:p>
    <w:p w14:paraId="0729AC26" w14:textId="7BF06A2C" w:rsidR="00406804" w:rsidRPr="00487EBD" w:rsidRDefault="00406804" w:rsidP="00406804">
      <w:pPr>
        <w:ind w:firstLine="709"/>
      </w:pPr>
      <w:r w:rsidRPr="00A523FB">
        <w:t xml:space="preserve">Блочное, напольное хранение позволяют учитывать </w:t>
      </w:r>
      <w:r>
        <w:t>МТР с точностью до единицы обработки и отдельного товарного кванта на конкретном складском участке или складском месте, не ограниченном количеством хранимых ЕО. Физически доступны только те МТР, что размещены последними. Для изъятия других МТР возникает необходимость временного перемещения тех, что размещены позднее. Такой тип хранения поддерживает ограниченное число стратегий размещения:</w:t>
      </w:r>
    </w:p>
    <w:p w14:paraId="64BDE134" w14:textId="77777777" w:rsidR="00406804" w:rsidRPr="008E6A96" w:rsidRDefault="00406804" w:rsidP="00823682">
      <w:pPr>
        <w:pStyle w:val="afc"/>
        <w:numPr>
          <w:ilvl w:val="0"/>
          <w:numId w:val="47"/>
        </w:numPr>
        <w:rPr>
          <w:rFonts w:eastAsiaTheme="majorEastAsia"/>
        </w:rPr>
      </w:pPr>
      <w:r w:rsidRPr="008E6A96">
        <w:rPr>
          <w:rFonts w:eastAsiaTheme="majorEastAsia"/>
        </w:rPr>
        <w:t>МТР привязаны к конкретной зоне или участку в рамках склада</w:t>
      </w:r>
      <w:r>
        <w:rPr>
          <w:rFonts w:eastAsiaTheme="majorEastAsia"/>
        </w:rPr>
        <w:t xml:space="preserve"> (например, крупногабаритные, сверхтяжелые)</w:t>
      </w:r>
      <w:r w:rsidRPr="008E6A96">
        <w:rPr>
          <w:rFonts w:eastAsiaTheme="majorEastAsia"/>
        </w:rPr>
        <w:t>;</w:t>
      </w:r>
    </w:p>
    <w:p w14:paraId="637578F5" w14:textId="77777777" w:rsidR="00406804" w:rsidRPr="008E6A96" w:rsidRDefault="00406804" w:rsidP="00823682">
      <w:pPr>
        <w:pStyle w:val="afc"/>
        <w:numPr>
          <w:ilvl w:val="0"/>
          <w:numId w:val="47"/>
        </w:numPr>
        <w:rPr>
          <w:rFonts w:eastAsiaTheme="majorEastAsia"/>
        </w:rPr>
      </w:pPr>
      <w:r w:rsidRPr="008E6A96">
        <w:rPr>
          <w:rFonts w:eastAsiaTheme="majorEastAsia"/>
        </w:rPr>
        <w:t>МТР не привязаны к зоне и размещаются произвольно в любую зону (участок);</w:t>
      </w:r>
    </w:p>
    <w:p w14:paraId="2CAE2C84" w14:textId="77777777" w:rsidR="00406804" w:rsidRDefault="00406804" w:rsidP="00823682">
      <w:pPr>
        <w:pStyle w:val="afc"/>
        <w:numPr>
          <w:ilvl w:val="0"/>
          <w:numId w:val="47"/>
        </w:numPr>
        <w:rPr>
          <w:rFonts w:eastAsiaTheme="majorEastAsia"/>
        </w:rPr>
      </w:pPr>
      <w:r w:rsidRPr="008E6A96">
        <w:rPr>
          <w:rFonts w:eastAsiaTheme="majorEastAsia"/>
        </w:rPr>
        <w:t xml:space="preserve">размещение по принципу </w:t>
      </w:r>
      <w:r w:rsidRPr="008E6A96">
        <w:rPr>
          <w:rFonts w:eastAsiaTheme="majorEastAsia"/>
          <w:lang w:val="en-US"/>
        </w:rPr>
        <w:t>LIFO</w:t>
      </w:r>
      <w:r w:rsidRPr="008E6A96">
        <w:rPr>
          <w:rFonts w:eastAsiaTheme="majorEastAsia"/>
        </w:rPr>
        <w:t xml:space="preserve"> (для блочного хранения);</w:t>
      </w:r>
    </w:p>
    <w:p w14:paraId="30EE91CE" w14:textId="77777777" w:rsidR="00406804" w:rsidRPr="008E6A96" w:rsidRDefault="00406804" w:rsidP="00823682">
      <w:pPr>
        <w:pStyle w:val="afc"/>
        <w:numPr>
          <w:ilvl w:val="0"/>
          <w:numId w:val="47"/>
        </w:numPr>
        <w:rPr>
          <w:rFonts w:eastAsiaTheme="majorEastAsia"/>
        </w:rPr>
      </w:pPr>
      <w:r w:rsidRPr="008E6A96">
        <w:rPr>
          <w:rFonts w:eastAsiaTheme="majorEastAsia"/>
        </w:rPr>
        <w:t>использование крана-балки для размещения и комплектования (напольное хранение внутри крытого склада).</w:t>
      </w:r>
    </w:p>
    <w:p w14:paraId="4B5C5B1C" w14:textId="361EF2FA" w:rsidR="00406804" w:rsidRPr="00784543" w:rsidRDefault="00406804" w:rsidP="00406804">
      <w:pPr>
        <w:ind w:firstLine="709"/>
        <w:rPr>
          <w:rFonts w:eastAsiaTheme="majorEastAsia"/>
        </w:rPr>
      </w:pPr>
      <w:r>
        <w:rPr>
          <w:rFonts w:eastAsiaTheme="majorEastAsia"/>
        </w:rPr>
        <w:t>Настройка правил размещения в блочном хранении позволяет определить количество стеллажей и ярусов. По этим данным система определяет максимальное количество единиц хранения, которые можно разместить в зоне блочного хранения. При необходимости, это количество можно и</w:t>
      </w:r>
      <w:r w:rsidR="00CB432F">
        <w:rPr>
          <w:rFonts w:eastAsiaTheme="majorEastAsia"/>
        </w:rPr>
        <w:t>з</w:t>
      </w:r>
      <w:r>
        <w:rPr>
          <w:rFonts w:eastAsiaTheme="majorEastAsia"/>
        </w:rPr>
        <w:t>менить. Такие настройки применимы как к отдельному типу хранения, так и типу ЕО или участку блочного хранения. Для напольного хранения данная схема применима только в части, касающейся количестве рядов и их вместимости (все МТР размещаются только на первом ярусе).</w:t>
      </w:r>
    </w:p>
    <w:p w14:paraId="312021C1" w14:textId="77777777" w:rsidR="00406804" w:rsidRDefault="00406804" w:rsidP="00406804">
      <w:pPr>
        <w:ind w:firstLine="709"/>
        <w:rPr>
          <w:rFonts w:eastAsiaTheme="majorEastAsia"/>
        </w:rPr>
      </w:pPr>
      <w:r w:rsidRPr="0019487F">
        <w:rPr>
          <w:rFonts w:eastAsiaTheme="majorEastAsia"/>
        </w:rPr>
        <w:t>Открытая зона, в которой ведется учет единиц обработки,</w:t>
      </w:r>
      <w:r>
        <w:rPr>
          <w:rFonts w:eastAsiaTheme="majorEastAsia"/>
        </w:rPr>
        <w:t xml:space="preserve"> предназначена для хранения крупногабаритных МТР и МТР, не требующих хранения на закрытом складе. В открытой зоне допускается приемка и размещение МТР со всех видов транспортных средств, в которых осуществляется поставка. Возможно комплектование МТР сразу в ТС с использованием различных видов ресурсов и складской техники. Имеется возможность учитывать МТР с точностью до складской площадки и единицы обработки с использованием следующих стратегий размещения:</w:t>
      </w:r>
    </w:p>
    <w:p w14:paraId="38BBC820" w14:textId="77777777" w:rsidR="00406804" w:rsidRPr="008E6A96" w:rsidRDefault="00406804" w:rsidP="00823682">
      <w:pPr>
        <w:pStyle w:val="afc"/>
        <w:numPr>
          <w:ilvl w:val="0"/>
          <w:numId w:val="49"/>
        </w:numPr>
        <w:rPr>
          <w:rFonts w:eastAsiaTheme="majorEastAsia"/>
        </w:rPr>
      </w:pPr>
      <w:r w:rsidRPr="008E6A96">
        <w:rPr>
          <w:rFonts w:eastAsiaTheme="majorEastAsia"/>
        </w:rPr>
        <w:t>МТР привязаны к конкретной зоне или участку в рамках открытой зоны;</w:t>
      </w:r>
    </w:p>
    <w:p w14:paraId="16F93364" w14:textId="77777777" w:rsidR="00406804" w:rsidRPr="008E6A96" w:rsidRDefault="00406804" w:rsidP="00823682">
      <w:pPr>
        <w:pStyle w:val="afc"/>
        <w:numPr>
          <w:ilvl w:val="0"/>
          <w:numId w:val="49"/>
        </w:numPr>
        <w:rPr>
          <w:rFonts w:eastAsiaTheme="majorEastAsia"/>
        </w:rPr>
      </w:pPr>
      <w:r w:rsidRPr="008E6A96">
        <w:rPr>
          <w:rFonts w:eastAsiaTheme="majorEastAsia"/>
        </w:rPr>
        <w:t>МТР не привязаны к зоне или участку и размещаются произвольно;</w:t>
      </w:r>
    </w:p>
    <w:p w14:paraId="71354CE8" w14:textId="77777777" w:rsidR="00406804" w:rsidRPr="008E6A96" w:rsidRDefault="00406804" w:rsidP="00823682">
      <w:pPr>
        <w:pStyle w:val="afc"/>
        <w:numPr>
          <w:ilvl w:val="0"/>
          <w:numId w:val="49"/>
        </w:numPr>
        <w:rPr>
          <w:rFonts w:eastAsiaTheme="majorEastAsia"/>
        </w:rPr>
      </w:pPr>
      <w:r w:rsidRPr="008E6A96">
        <w:rPr>
          <w:rFonts w:eastAsiaTheme="majorEastAsia"/>
        </w:rPr>
        <w:t>размещение многих ЕО в рамках одной складской зоны;</w:t>
      </w:r>
    </w:p>
    <w:p w14:paraId="24D4485C" w14:textId="77777777" w:rsidR="00406804" w:rsidRPr="008E6A96" w:rsidRDefault="00406804" w:rsidP="00823682">
      <w:pPr>
        <w:pStyle w:val="afc"/>
        <w:numPr>
          <w:ilvl w:val="0"/>
          <w:numId w:val="49"/>
        </w:numPr>
        <w:rPr>
          <w:rFonts w:eastAsiaTheme="majorEastAsia"/>
        </w:rPr>
      </w:pPr>
      <w:r w:rsidRPr="008E6A96">
        <w:rPr>
          <w:rFonts w:eastAsiaTheme="majorEastAsia"/>
        </w:rPr>
        <w:t>размещение крупногабаритных и сверхтяжелых МТР;</w:t>
      </w:r>
    </w:p>
    <w:p w14:paraId="7EE8B06F" w14:textId="77777777" w:rsidR="00406804" w:rsidRDefault="00406804" w:rsidP="00406804">
      <w:pPr>
        <w:ind w:firstLine="709"/>
        <w:rPr>
          <w:rFonts w:cstheme="minorHAnsi"/>
          <w:szCs w:val="24"/>
        </w:rPr>
      </w:pPr>
      <w:r>
        <w:rPr>
          <w:rFonts w:eastAsiaTheme="majorEastAsia"/>
        </w:rPr>
        <w:t>Для обеспечения настройки перечисленных стратегий необходимо на уровне системы идентифицировать отдельные площадки в рамках от</w:t>
      </w:r>
      <w:r>
        <w:rPr>
          <w:rFonts w:cstheme="minorHAnsi"/>
          <w:szCs w:val="24"/>
        </w:rPr>
        <w:t>крытой зоны уникальными обозначениями в виде числовых или буквенных идентификаторов.</w:t>
      </w:r>
    </w:p>
    <w:p w14:paraId="3FC58950" w14:textId="77777777" w:rsidR="00406804" w:rsidRDefault="00406804" w:rsidP="00406804">
      <w:pPr>
        <w:ind w:firstLine="709"/>
        <w:rPr>
          <w:rFonts w:eastAsiaTheme="majorEastAsia"/>
        </w:rPr>
      </w:pPr>
      <w:r w:rsidRPr="0019487F">
        <w:rPr>
          <w:rFonts w:eastAsiaTheme="majorEastAsia"/>
        </w:rPr>
        <w:t>Открытая зона без учета ЕО</w:t>
      </w:r>
      <w:r>
        <w:rPr>
          <w:rFonts w:eastAsiaTheme="majorEastAsia"/>
        </w:rPr>
        <w:t xml:space="preserve"> используется для хранения и обработки крупногабаритных, сыпучих и иных МТР, не требующих хранения на закрытом складе. Также на территории открытой зоны без учета ЕО могут находиться цистерны с ГСМ.</w:t>
      </w:r>
    </w:p>
    <w:p w14:paraId="183186A0" w14:textId="77777777" w:rsidR="00406804" w:rsidRDefault="00406804" w:rsidP="00406804">
      <w:pPr>
        <w:ind w:firstLine="709"/>
        <w:rPr>
          <w:rFonts w:eastAsiaTheme="majorEastAsia"/>
        </w:rPr>
      </w:pPr>
      <w:r>
        <w:rPr>
          <w:rFonts w:eastAsiaTheme="majorEastAsia"/>
        </w:rPr>
        <w:t>Имеется возможность учитывать МТР с точностью до складской площадки с использованием следующих стратегий размещения:</w:t>
      </w:r>
    </w:p>
    <w:p w14:paraId="3F066352" w14:textId="77777777" w:rsidR="00406804" w:rsidRPr="008E6A96" w:rsidRDefault="00406804" w:rsidP="00823682">
      <w:pPr>
        <w:pStyle w:val="afc"/>
        <w:numPr>
          <w:ilvl w:val="0"/>
          <w:numId w:val="50"/>
        </w:numPr>
        <w:rPr>
          <w:rFonts w:eastAsiaTheme="majorEastAsia"/>
        </w:rPr>
      </w:pPr>
      <w:r w:rsidRPr="008E6A96">
        <w:rPr>
          <w:rFonts w:eastAsiaTheme="majorEastAsia"/>
        </w:rPr>
        <w:t>МТР привязаны к конкретной зоне или участку в рамках открытой зоны;</w:t>
      </w:r>
    </w:p>
    <w:p w14:paraId="731D074B" w14:textId="77777777" w:rsidR="00406804" w:rsidRPr="008E6A96" w:rsidRDefault="00406804" w:rsidP="00823682">
      <w:pPr>
        <w:pStyle w:val="afc"/>
        <w:numPr>
          <w:ilvl w:val="0"/>
          <w:numId w:val="50"/>
        </w:numPr>
        <w:rPr>
          <w:rFonts w:eastAsiaTheme="majorEastAsia"/>
        </w:rPr>
      </w:pPr>
      <w:r w:rsidRPr="008E6A96">
        <w:rPr>
          <w:rFonts w:eastAsiaTheme="majorEastAsia"/>
        </w:rPr>
        <w:t>МТР не привязаны к зоне или участку и размещаются произвольно;</w:t>
      </w:r>
    </w:p>
    <w:p w14:paraId="3BADC587" w14:textId="4EADAECD" w:rsidR="00406804" w:rsidRPr="008E6A96" w:rsidRDefault="00406804" w:rsidP="00823682">
      <w:pPr>
        <w:pStyle w:val="afc"/>
        <w:numPr>
          <w:ilvl w:val="0"/>
          <w:numId w:val="50"/>
        </w:numPr>
        <w:rPr>
          <w:rFonts w:eastAsiaTheme="majorEastAsia"/>
        </w:rPr>
      </w:pPr>
      <w:r w:rsidRPr="008E6A96">
        <w:rPr>
          <w:rFonts w:eastAsiaTheme="majorEastAsia"/>
        </w:rPr>
        <w:t>размещение круп</w:t>
      </w:r>
      <w:r w:rsidR="00860B78">
        <w:rPr>
          <w:rFonts w:eastAsiaTheme="majorEastAsia"/>
        </w:rPr>
        <w:t>ногабаритных и сверхтяжелых МТР.</w:t>
      </w:r>
    </w:p>
    <w:p w14:paraId="147F9A7F" w14:textId="63D4387D" w:rsidR="00406804" w:rsidRPr="0019487F" w:rsidRDefault="00406804" w:rsidP="00406804">
      <w:pPr>
        <w:ind w:firstLine="709"/>
        <w:rPr>
          <w:rFonts w:eastAsiaTheme="majorEastAsia"/>
        </w:rPr>
      </w:pPr>
      <w:r>
        <w:rPr>
          <w:rFonts w:eastAsiaTheme="majorEastAsia"/>
        </w:rPr>
        <w:t>Д</w:t>
      </w:r>
      <w:r w:rsidRPr="00F42FC9">
        <w:rPr>
          <w:rFonts w:eastAsiaTheme="majorEastAsia"/>
        </w:rPr>
        <w:t xml:space="preserve">ля приемки, размещения и комплектования МТР в такой зоне склад не использует единицы обработки. </w:t>
      </w:r>
      <w:r>
        <w:rPr>
          <w:rFonts w:eastAsiaTheme="majorEastAsia"/>
        </w:rPr>
        <w:t xml:space="preserve">При выполнении внутренних перемещений МТР на ТСД указывается только позиция МТР, количество, партия и другие необходимые характеристики. При этом, МТР закрепляются не за конкретными складским местами (ввиду отсутствия таковых), а за складскими участками. Следовательно, </w:t>
      </w:r>
      <w:r w:rsidR="00CB432F">
        <w:rPr>
          <w:rFonts w:eastAsiaTheme="majorEastAsia"/>
        </w:rPr>
        <w:t xml:space="preserve">визуальный </w:t>
      </w:r>
      <w:r>
        <w:rPr>
          <w:rFonts w:eastAsiaTheme="majorEastAsia"/>
        </w:rPr>
        <w:t>поиск МТР при комплектовании осуществляется в рамках складского участка.</w:t>
      </w:r>
    </w:p>
    <w:p w14:paraId="7E56B46D" w14:textId="77777777" w:rsidR="00406804" w:rsidRPr="00FB4B06" w:rsidRDefault="00406804" w:rsidP="00406804">
      <w:pPr>
        <w:ind w:firstLine="709"/>
      </w:pPr>
      <w:r>
        <w:rPr>
          <w:rFonts w:eastAsia="Calibri"/>
        </w:rPr>
        <w:tab/>
      </w:r>
      <w:r w:rsidRPr="00FB4B06">
        <w:t xml:space="preserve">В </w:t>
      </w:r>
      <w:r>
        <w:t xml:space="preserve">общие </w:t>
      </w:r>
      <w:r w:rsidRPr="00FB4B06">
        <w:t xml:space="preserve">настройки стратегий размещения </w:t>
      </w:r>
      <w:r>
        <w:t xml:space="preserve">на крытом складе </w:t>
      </w:r>
      <w:r w:rsidRPr="00FB4B06">
        <w:t>необходимо заложить два основных требования:</w:t>
      </w:r>
    </w:p>
    <w:p w14:paraId="5F54C5F0" w14:textId="1C8E06ED" w:rsidR="00406804" w:rsidRPr="00FB4B06" w:rsidRDefault="00406804" w:rsidP="00823682">
      <w:pPr>
        <w:pStyle w:val="afc"/>
        <w:numPr>
          <w:ilvl w:val="0"/>
          <w:numId w:val="51"/>
        </w:numPr>
      </w:pPr>
      <w:r w:rsidRPr="00FB4B06">
        <w:t xml:space="preserve">зонирование склада с целью обособленного хранения определенных групп </w:t>
      </w:r>
      <w:r>
        <w:t xml:space="preserve">МТР посредством использования уровня </w:t>
      </w:r>
      <w:r w:rsidRPr="00D82298">
        <w:t>Типа склада</w:t>
      </w:r>
      <w:r>
        <w:t xml:space="preserve">. Необходима </w:t>
      </w:r>
      <w:r w:rsidRPr="00FB4B06">
        <w:t>настройк</w:t>
      </w:r>
      <w:r>
        <w:t>а</w:t>
      </w:r>
      <w:r w:rsidRPr="00FB4B06">
        <w:t xml:space="preserve"> последовательностей поиска Типа склада, </w:t>
      </w:r>
      <w:r>
        <w:t>определяемых</w:t>
      </w:r>
      <w:r w:rsidRPr="00FB4B06">
        <w:t xml:space="preserve"> для сочетаний </w:t>
      </w:r>
      <w:r>
        <w:t xml:space="preserve">МТР </w:t>
      </w:r>
      <w:r w:rsidRPr="00FB4B06">
        <w:t xml:space="preserve">– Вид процесса </w:t>
      </w:r>
      <w:r>
        <w:t>–</w:t>
      </w:r>
      <w:r w:rsidRPr="00FB4B06">
        <w:t xml:space="preserve"> Вид запаса и др</w:t>
      </w:r>
      <w:r>
        <w:t>угих параметров и характеристик;</w:t>
      </w:r>
    </w:p>
    <w:p w14:paraId="523A6A45" w14:textId="7EA24B07" w:rsidR="00406804" w:rsidRDefault="00406804" w:rsidP="00823682">
      <w:pPr>
        <w:pStyle w:val="afc"/>
        <w:numPr>
          <w:ilvl w:val="0"/>
          <w:numId w:val="51"/>
        </w:numPr>
      </w:pPr>
      <w:r w:rsidRPr="00FB4B06">
        <w:t>зониров</w:t>
      </w:r>
      <w:r>
        <w:t>ание склада с точки зрения АВС-</w:t>
      </w:r>
      <w:r w:rsidRPr="00FB4B06">
        <w:t>оборачиваемости материалов</w:t>
      </w:r>
      <w:r>
        <w:t xml:space="preserve">. Реализуется </w:t>
      </w:r>
      <w:r w:rsidRPr="00FB4B06">
        <w:t xml:space="preserve">на уровне настройки поиска оптимального </w:t>
      </w:r>
      <w:r w:rsidRPr="008E6A96">
        <w:t>Складского участка</w:t>
      </w:r>
      <w:r w:rsidRPr="00FB4B06">
        <w:t xml:space="preserve"> в рамках Типа склада: стеллажи делятся на участки из соображений топологии и скорости доступа к ячейкам, </w:t>
      </w:r>
      <w:r>
        <w:t xml:space="preserve">а конкретным МТР присваивается </w:t>
      </w:r>
      <w:r w:rsidRPr="00FB4B06">
        <w:t>признак поиска А, В или С (или больше)</w:t>
      </w:r>
      <w:r>
        <w:t>. В</w:t>
      </w:r>
      <w:r w:rsidRPr="00FB4B06">
        <w:t xml:space="preserve"> результате система при поиске </w:t>
      </w:r>
      <w:r>
        <w:t>целевого складского места будет учитывать,</w:t>
      </w:r>
      <w:r w:rsidRPr="00FB4B06">
        <w:t xml:space="preserve"> в каком складском участке необходимо разместить </w:t>
      </w:r>
      <w:r>
        <w:t>МТР.</w:t>
      </w:r>
    </w:p>
    <w:p w14:paraId="260BA9FE" w14:textId="77777777" w:rsidR="00406804" w:rsidRPr="00530F05" w:rsidRDefault="00406804" w:rsidP="00406804">
      <w:pPr>
        <w:ind w:firstLine="709"/>
      </w:pPr>
      <w:r w:rsidRPr="00FB4B06">
        <w:t>Кроме этого</w:t>
      </w:r>
      <w:r>
        <w:t>,</w:t>
      </w:r>
      <w:r w:rsidRPr="00FB4B06">
        <w:t xml:space="preserve"> в алгоритме стратегии поиска принимающего складского места </w:t>
      </w:r>
      <w:r>
        <w:t>необходимо учитывать</w:t>
      </w:r>
      <w:r w:rsidRPr="00FB4B06">
        <w:t>:</w:t>
      </w:r>
    </w:p>
    <w:p w14:paraId="28852F58" w14:textId="77777777" w:rsidR="00406804" w:rsidRPr="00FB4B06" w:rsidRDefault="00406804" w:rsidP="00823682">
      <w:pPr>
        <w:pStyle w:val="afc"/>
        <w:numPr>
          <w:ilvl w:val="0"/>
          <w:numId w:val="52"/>
        </w:numPr>
      </w:pPr>
      <w:r w:rsidRPr="00FB4B06">
        <w:t xml:space="preserve">требования по полноте/пустоте/добавлению запаса для Типа склада (например, для </w:t>
      </w:r>
      <w:r>
        <w:t xml:space="preserve">размещения крупного оборудования на стеллажном складе </w:t>
      </w:r>
      <w:r w:rsidRPr="00FB4B06">
        <w:t xml:space="preserve">система будет искать только пустое </w:t>
      </w:r>
      <w:r>
        <w:t xml:space="preserve">складское </w:t>
      </w:r>
      <w:r w:rsidRPr="00FB4B06">
        <w:t xml:space="preserve">место, для </w:t>
      </w:r>
      <w:r>
        <w:t xml:space="preserve">размещения мелких деталей – </w:t>
      </w:r>
      <w:r w:rsidRPr="00FB4B06">
        <w:t>ячейку, где данный</w:t>
      </w:r>
      <w:r>
        <w:t xml:space="preserve"> МТР</w:t>
      </w:r>
      <w:r w:rsidRPr="00FB4B06">
        <w:t xml:space="preserve"> уже есть)</w:t>
      </w:r>
      <w:r>
        <w:t>;</w:t>
      </w:r>
    </w:p>
    <w:p w14:paraId="1876140B" w14:textId="77777777" w:rsidR="00406804" w:rsidRPr="00FB4B06" w:rsidRDefault="00406804" w:rsidP="00823682">
      <w:pPr>
        <w:pStyle w:val="afc"/>
        <w:numPr>
          <w:ilvl w:val="0"/>
          <w:numId w:val="52"/>
        </w:numPr>
      </w:pPr>
      <w:r w:rsidRPr="00FB4B06">
        <w:t xml:space="preserve">учет допустимых нагрузок и доступного объема в </w:t>
      </w:r>
      <w:r>
        <w:t>складских местах</w:t>
      </w:r>
      <w:r w:rsidRPr="00FB4B06">
        <w:t xml:space="preserve"> – станет возможным </w:t>
      </w:r>
      <w:r>
        <w:t xml:space="preserve">только </w:t>
      </w:r>
      <w:r w:rsidRPr="00FB4B06">
        <w:t xml:space="preserve">после введения </w:t>
      </w:r>
      <w:r>
        <w:t xml:space="preserve">корректных </w:t>
      </w:r>
      <w:r w:rsidRPr="00FB4B06">
        <w:t xml:space="preserve">данных по ВГХ в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t>;</w:t>
      </w:r>
    </w:p>
    <w:p w14:paraId="04EBB202" w14:textId="77777777" w:rsidR="00406804" w:rsidRPr="00FB4B06" w:rsidRDefault="00406804" w:rsidP="00823682">
      <w:pPr>
        <w:pStyle w:val="afc"/>
        <w:numPr>
          <w:ilvl w:val="0"/>
          <w:numId w:val="52"/>
        </w:numPr>
      </w:pPr>
      <w:r w:rsidRPr="00FB4B06">
        <w:t>запрет/разрешение на смешивание материалов, партий и/или единиц обработки в одно</w:t>
      </w:r>
      <w:r>
        <w:t xml:space="preserve">м складском месте, </w:t>
      </w:r>
      <w:r w:rsidRPr="00FB4B06">
        <w:t xml:space="preserve">размер ограничений (например, не более 10 ЕО в </w:t>
      </w:r>
      <w:r>
        <w:t>одном складском месте</w:t>
      </w:r>
      <w:r w:rsidRPr="00FB4B06">
        <w:t xml:space="preserve">, разных </w:t>
      </w:r>
      <w:r>
        <w:t>позиций МТР</w:t>
      </w:r>
      <w:r w:rsidRPr="00FB4B06">
        <w:t>, разных партий</w:t>
      </w:r>
      <w:r>
        <w:t xml:space="preserve"> и т.д.</w:t>
      </w:r>
      <w:r w:rsidRPr="00FB4B06">
        <w:t>)</w:t>
      </w:r>
      <w:r>
        <w:t>;</w:t>
      </w:r>
    </w:p>
    <w:p w14:paraId="61189931" w14:textId="77777777" w:rsidR="00406804" w:rsidRPr="00FB4B06" w:rsidRDefault="00406804" w:rsidP="00823682">
      <w:pPr>
        <w:pStyle w:val="afc"/>
        <w:numPr>
          <w:ilvl w:val="0"/>
          <w:numId w:val="52"/>
        </w:numPr>
      </w:pPr>
      <w:r w:rsidRPr="00FB4B06">
        <w:t xml:space="preserve">последовательность сортировки </w:t>
      </w:r>
      <w:r>
        <w:t>складских мест</w:t>
      </w:r>
      <w:r w:rsidRPr="00FB4B06">
        <w:t xml:space="preserve"> для Типа склада и </w:t>
      </w:r>
      <w:r>
        <w:t>Вида процесса</w:t>
      </w:r>
      <w:r w:rsidRPr="00FB4B06">
        <w:t xml:space="preserve"> (в данном случае </w:t>
      </w:r>
      <w:r>
        <w:t xml:space="preserve">– </w:t>
      </w:r>
      <w:r w:rsidRPr="00FB4B06">
        <w:t xml:space="preserve">размещение), т.е. среди прочих равных система предложит </w:t>
      </w:r>
      <w:r>
        <w:t>складское место</w:t>
      </w:r>
      <w:r w:rsidRPr="00FB4B06">
        <w:t>, расположенн</w:t>
      </w:r>
      <w:r>
        <w:t>ое</w:t>
      </w:r>
      <w:r w:rsidRPr="00FB4B06">
        <w:t xml:space="preserve"> оптимально</w:t>
      </w:r>
      <w:r>
        <w:t xml:space="preserve"> согласно стратегии.</w:t>
      </w:r>
    </w:p>
    <w:p w14:paraId="07B9DBEC" w14:textId="77777777" w:rsidR="00406804" w:rsidRDefault="00406804" w:rsidP="00406804">
      <w:pPr>
        <w:ind w:firstLine="709"/>
      </w:pPr>
      <w:r>
        <w:t xml:space="preserve">Складские задачи на размещение </w:t>
      </w:r>
      <w:r w:rsidRPr="00FB4B06">
        <w:t>сортируются в соответстви</w:t>
      </w:r>
      <w:r>
        <w:t>и</w:t>
      </w:r>
      <w:r w:rsidRPr="00FB4B06">
        <w:t xml:space="preserve"> с последовательностью сортировки ячеек</w:t>
      </w:r>
      <w:r>
        <w:t xml:space="preserve"> и выдаются </w:t>
      </w:r>
      <w:r w:rsidRPr="00FB4B06">
        <w:t>по настроенному маршруту внутри стеллажных зон (по проходам и ярусам последовательно), что оптимизирует пробеги</w:t>
      </w:r>
      <w:r>
        <w:t xml:space="preserve"> при выполнении размещения</w:t>
      </w:r>
      <w:r w:rsidRPr="00FB4B06">
        <w:t>.</w:t>
      </w:r>
    </w:p>
    <w:p w14:paraId="0036AE87" w14:textId="77777777" w:rsidR="00406804" w:rsidRPr="00FB4B06" w:rsidRDefault="00406804" w:rsidP="00406804">
      <w:pPr>
        <w:ind w:firstLine="709"/>
      </w:pPr>
      <w:r w:rsidRPr="00FB4B06">
        <w:t xml:space="preserve">Таким образом, при размещении </w:t>
      </w:r>
      <w:r>
        <w:t xml:space="preserve">МТР используются </w:t>
      </w:r>
      <w:r w:rsidRPr="00FB4B06">
        <w:t>две схемы:</w:t>
      </w:r>
    </w:p>
    <w:p w14:paraId="4CD21096" w14:textId="63641C1D" w:rsidR="00406804" w:rsidRPr="00FB4B06" w:rsidRDefault="00406804" w:rsidP="00823682">
      <w:pPr>
        <w:pStyle w:val="afc"/>
        <w:numPr>
          <w:ilvl w:val="0"/>
          <w:numId w:val="53"/>
        </w:numPr>
      </w:pPr>
      <w:r>
        <w:t>е</w:t>
      </w:r>
      <w:r w:rsidRPr="00FB4B06">
        <w:t xml:space="preserve">сли в </w:t>
      </w:r>
      <w:r>
        <w:t xml:space="preserve">рамках входящей поставки </w:t>
      </w:r>
      <w:r w:rsidRPr="00FB4B06">
        <w:t xml:space="preserve">приняты крупные </w:t>
      </w:r>
      <w:r>
        <w:t>МТР (одна ЕО – одна позиция</w:t>
      </w:r>
      <w:r w:rsidRPr="00FB4B06">
        <w:t xml:space="preserve"> </w:t>
      </w:r>
      <w:r>
        <w:t>МТР</w:t>
      </w:r>
      <w:r w:rsidRPr="00FB4B06">
        <w:t>)</w:t>
      </w:r>
      <w:r>
        <w:t xml:space="preserve"> или МТР, равные по объему целой единице обработки (в объеме</w:t>
      </w:r>
      <w:r w:rsidR="00FD531C">
        <w:t xml:space="preserve"> целой </w:t>
      </w:r>
      <w:r>
        <w:t>паллеты)</w:t>
      </w:r>
      <w:r w:rsidRPr="00FB4B06">
        <w:t xml:space="preserve">, </w:t>
      </w:r>
      <w:r>
        <w:t xml:space="preserve">то для их размещения исполнитель самостоятельно </w:t>
      </w:r>
      <w:r w:rsidRPr="00FB4B06">
        <w:t>иницииру</w:t>
      </w:r>
      <w:r>
        <w:t>ет</w:t>
      </w:r>
      <w:r w:rsidRPr="00FB4B06">
        <w:t xml:space="preserve"> получение задачи сканированием </w:t>
      </w:r>
      <w:r>
        <w:t xml:space="preserve">ШК </w:t>
      </w:r>
      <w:r w:rsidRPr="00FB4B06">
        <w:t>выбранной ЕО</w:t>
      </w:r>
      <w:r>
        <w:t>;</w:t>
      </w:r>
    </w:p>
    <w:p w14:paraId="31D33664" w14:textId="77777777" w:rsidR="00406804" w:rsidRDefault="00406804" w:rsidP="00823682">
      <w:pPr>
        <w:pStyle w:val="afc"/>
        <w:numPr>
          <w:ilvl w:val="0"/>
          <w:numId w:val="53"/>
        </w:numPr>
      </w:pPr>
      <w:r>
        <w:t>е</w:t>
      </w:r>
      <w:r w:rsidRPr="00FB4B06">
        <w:t xml:space="preserve">сли в </w:t>
      </w:r>
      <w:r>
        <w:t>рамках входящей поставки</w:t>
      </w:r>
      <w:r w:rsidRPr="00FB4B06">
        <w:t xml:space="preserve"> приняты мелкие </w:t>
      </w:r>
      <w:r>
        <w:t>МТР или МТР</w:t>
      </w:r>
      <w:r w:rsidRPr="00FB4B06">
        <w:t xml:space="preserve"> </w:t>
      </w:r>
      <w:r>
        <w:t xml:space="preserve">в коробах </w:t>
      </w:r>
      <w:r w:rsidRPr="00FB4B06">
        <w:t xml:space="preserve">(метизы, мелки части и пр.), принятые ЕО </w:t>
      </w:r>
      <w:r>
        <w:t xml:space="preserve">(короба) </w:t>
      </w:r>
      <w:r w:rsidRPr="00FB4B06">
        <w:t xml:space="preserve">могут быть сложены на один поддон, а задачи </w:t>
      </w:r>
      <w:r>
        <w:t xml:space="preserve">на размещение будут выдаваться по стеллажному </w:t>
      </w:r>
      <w:r w:rsidRPr="00FB4B06">
        <w:t xml:space="preserve">маршруту (в этом случае </w:t>
      </w:r>
      <w:r>
        <w:t xml:space="preserve">для размещения необходимо изымать с поддона </w:t>
      </w:r>
      <w:r w:rsidRPr="00FB4B06">
        <w:t>требуемую ЕО</w:t>
      </w:r>
      <w:r>
        <w:t xml:space="preserve"> и размещать в целевое складское место до исчерпания ЕО на поддоне</w:t>
      </w:r>
      <w:r w:rsidRPr="00FB4B06">
        <w:t>)</w:t>
      </w:r>
      <w:r>
        <w:t>.</w:t>
      </w:r>
    </w:p>
    <w:p w14:paraId="0EDA71C6" w14:textId="77777777" w:rsidR="00406804" w:rsidRPr="00FB4B06" w:rsidRDefault="00406804" w:rsidP="00406804">
      <w:pPr>
        <w:ind w:firstLine="709"/>
      </w:pPr>
      <w:r>
        <w:t xml:space="preserve">В качестве дальнейшего расширения функционала есть возможность использовать инструмент </w:t>
      </w:r>
      <w:r>
        <w:rPr>
          <w:lang w:val="en-US"/>
        </w:rPr>
        <w:t>Slotting</w:t>
      </w:r>
      <w:r>
        <w:t xml:space="preserve">, который </w:t>
      </w:r>
      <w:r w:rsidRPr="00FB4B06">
        <w:t xml:space="preserve">позволяет автоматически, с заданной периодичностью или по требованию, производить расчет оборачиваемости </w:t>
      </w:r>
      <w:r>
        <w:t>МТР</w:t>
      </w:r>
      <w:r w:rsidRPr="00FB4B06">
        <w:t xml:space="preserve">, для которых </w:t>
      </w:r>
      <w:r>
        <w:t>такой расчет активирован</w:t>
      </w:r>
      <w:r w:rsidRPr="00FB4B06">
        <w:t xml:space="preserve">, и, в случае необходимости, </w:t>
      </w:r>
      <w:r>
        <w:t xml:space="preserve">редактировать </w:t>
      </w:r>
      <w:r w:rsidRPr="00FB4B06">
        <w:t>в материалах индикаторы поиска склад</w:t>
      </w:r>
      <w:r>
        <w:t xml:space="preserve">ских участков, соответствующие </w:t>
      </w:r>
      <w:r w:rsidRPr="00FB4B06">
        <w:t>участкам АВС-оборачиваемости.</w:t>
      </w:r>
    </w:p>
    <w:p w14:paraId="6D4B6B6E" w14:textId="33254AC6" w:rsidR="00406804" w:rsidRDefault="00406804" w:rsidP="00406804">
      <w:pPr>
        <w:ind w:firstLine="709"/>
      </w:pPr>
      <w:r w:rsidRPr="00634E98">
        <w:t xml:space="preserve">В общие настройки стратегий размещения на открытой площадке </w:t>
      </w:r>
      <w:r>
        <w:t>(как с использованием ЕО, так и без такового) будет</w:t>
      </w:r>
      <w:r w:rsidRPr="00634E98">
        <w:t xml:space="preserve"> залож</w:t>
      </w:r>
      <w:r>
        <w:t>ено</w:t>
      </w:r>
      <w:r w:rsidRPr="00634E98">
        <w:t xml:space="preserve"> зонирование склада с целью обособленного хранения определенных групп МТР посредством использования уровня Типа склада. Необходима настройка последовательностей поиска Типа склада, определяемых для сочетаний МТР – Вид процесса – Вид запаса и других параметров и характеристик.</w:t>
      </w:r>
    </w:p>
    <w:p w14:paraId="01654523" w14:textId="77777777" w:rsidR="00406804" w:rsidRPr="002708FA" w:rsidRDefault="00406804" w:rsidP="00406804">
      <w:pPr>
        <w:ind w:firstLine="709"/>
      </w:pPr>
      <w:r w:rsidRPr="002708FA">
        <w:t>В алгоритме стратегии поиска принимающего складского участка учитываются:</w:t>
      </w:r>
    </w:p>
    <w:p w14:paraId="251A1207" w14:textId="77777777" w:rsidR="00406804" w:rsidRPr="002708FA" w:rsidRDefault="00406804" w:rsidP="00823682">
      <w:pPr>
        <w:pStyle w:val="afc"/>
        <w:numPr>
          <w:ilvl w:val="0"/>
          <w:numId w:val="52"/>
        </w:numPr>
      </w:pPr>
      <w:r w:rsidRPr="002708FA">
        <w:t>требования по добавлению запаса для Типа склада (например, для размещения МТР конкретной группы система будет искать только складской участок, предназначенный для хранения этой группы МТР, либо тот, где данный МТР уже есть);</w:t>
      </w:r>
    </w:p>
    <w:p w14:paraId="743266DD" w14:textId="77777777" w:rsidR="00406804" w:rsidRPr="002708FA" w:rsidRDefault="00406804" w:rsidP="00823682">
      <w:pPr>
        <w:pStyle w:val="afc"/>
        <w:numPr>
          <w:ilvl w:val="0"/>
          <w:numId w:val="52"/>
        </w:numPr>
      </w:pPr>
      <w:r w:rsidRPr="002708FA">
        <w:t>запрет/разрешение на смешивание материалов, партий и/или единиц МТР на территории одного и того же складского участка, размер ограничений (например, разных позиций МТР, разных партий и т.д.);</w:t>
      </w:r>
    </w:p>
    <w:p w14:paraId="4CA12D33" w14:textId="77777777" w:rsidR="00406804" w:rsidRPr="002708FA" w:rsidRDefault="00406804" w:rsidP="00823682">
      <w:pPr>
        <w:pStyle w:val="afc"/>
        <w:numPr>
          <w:ilvl w:val="0"/>
          <w:numId w:val="52"/>
        </w:numPr>
      </w:pPr>
      <w:r w:rsidRPr="002708FA">
        <w:t>последовательность сортировки складских участков для Склада, Типа склада и Вида процесса (в данном случае – размещение), т.е. система предложит релевантный для конкретного МТР складской участок.</w:t>
      </w:r>
    </w:p>
    <w:p w14:paraId="5E4FD7F7" w14:textId="38B251E4" w:rsidR="00406804" w:rsidRPr="00BC33CA" w:rsidRDefault="00406804" w:rsidP="00406804">
      <w:pPr>
        <w:ind w:firstLine="709"/>
      </w:pPr>
      <w:r w:rsidRPr="00BC33CA">
        <w:t>Складские задачи на размещение сортируются в соответствии с последовательностью</w:t>
      </w:r>
      <w:r w:rsidRPr="00386DFD">
        <w:t xml:space="preserve"> </w:t>
      </w:r>
      <w:r w:rsidRPr="00BC33CA">
        <w:t>обхода склад</w:t>
      </w:r>
      <w:r w:rsidR="00CB432F">
        <w:t>с</w:t>
      </w:r>
      <w:r w:rsidRPr="00BC33CA">
        <w:t>ких участков и выдаются по настроенному маршруту внутри открытой площадки, что оптимизирует пробеги и использование специальной складской техники при выполнении размещения.</w:t>
      </w:r>
    </w:p>
    <w:p w14:paraId="381D01C9" w14:textId="77777777" w:rsidR="00406804" w:rsidRPr="002C2902" w:rsidRDefault="00406804" w:rsidP="00406804">
      <w:pPr>
        <w:ind w:firstLine="709"/>
      </w:pPr>
      <w:r w:rsidRPr="002C2902">
        <w:t>При размещении МТР на открытой площадке (с ЕО или без ЕО) используется схема, когда для размещения крупных МТР (одна ЕО – одна позиция МТР) или крупных МТР без использования ЕО исполнитель самостоятельно инициирует получение задачи сканированием ШК выбранной ЕО/МТР или дока приемки.</w:t>
      </w:r>
    </w:p>
    <w:p w14:paraId="7565A1C8" w14:textId="77777777" w:rsidR="00CB432F" w:rsidRDefault="00CB432F" w:rsidP="00406804">
      <w:pPr>
        <w:autoSpaceDE w:val="0"/>
        <w:autoSpaceDN w:val="0"/>
        <w:spacing w:before="40" w:after="40"/>
        <w:rPr>
          <w:rFonts w:cs="Arial"/>
          <w:color w:val="000000"/>
          <w:szCs w:val="24"/>
        </w:rPr>
      </w:pPr>
    </w:p>
    <w:p w14:paraId="4D959D72" w14:textId="1C2DEC81" w:rsidR="007113C5" w:rsidRDefault="007113C5" w:rsidP="00406804">
      <w:pPr>
        <w:autoSpaceDE w:val="0"/>
        <w:autoSpaceDN w:val="0"/>
        <w:spacing w:before="40" w:after="40"/>
        <w:rPr>
          <w:rFonts w:cs="Arial"/>
          <w:color w:val="000000"/>
          <w:szCs w:val="24"/>
        </w:rPr>
      </w:pPr>
    </w:p>
    <w:p w14:paraId="504FB05E" w14:textId="77777777" w:rsidR="007113C5" w:rsidRDefault="007113C5" w:rsidP="00406804">
      <w:pPr>
        <w:autoSpaceDE w:val="0"/>
        <w:autoSpaceDN w:val="0"/>
        <w:spacing w:before="40" w:after="40"/>
        <w:rPr>
          <w:rFonts w:cs="Arial"/>
          <w:color w:val="000000"/>
          <w:szCs w:val="24"/>
        </w:rPr>
      </w:pPr>
    </w:p>
    <w:p w14:paraId="108E22AF" w14:textId="692FA00F" w:rsidR="00406804" w:rsidRDefault="00E31A87" w:rsidP="00B01704">
      <w:pPr>
        <w:pStyle w:val="4"/>
      </w:pPr>
      <w:bookmarkStart w:id="2571" w:name="_Toc517256181"/>
      <w:r>
        <w:t xml:space="preserve"> </w:t>
      </w:r>
      <w:r w:rsidR="005C1F22">
        <w:t>П</w:t>
      </w:r>
      <w:r w:rsidR="00406804">
        <w:t>ополнение</w:t>
      </w:r>
      <w:bookmarkEnd w:id="2571"/>
    </w:p>
    <w:p w14:paraId="624AEF48" w14:textId="77777777" w:rsidR="006F306A" w:rsidRDefault="006F306A" w:rsidP="00406804">
      <w:pPr>
        <w:ind w:firstLine="708"/>
        <w:rPr>
          <w:rFonts w:eastAsia="Calibri"/>
        </w:rPr>
      </w:pPr>
    </w:p>
    <w:p w14:paraId="37D54434" w14:textId="167D5C4F" w:rsidR="00406804" w:rsidRDefault="00406804" w:rsidP="00406804">
      <w:pPr>
        <w:ind w:firstLine="708"/>
        <w:rPr>
          <w:rFonts w:eastAsia="Calibri"/>
        </w:rPr>
      </w:pPr>
      <w:r>
        <w:rPr>
          <w:rFonts w:eastAsia="Calibri"/>
        </w:rPr>
        <w:t xml:space="preserve">Пополнение применяется в тех случаях, когда склад использует зону комплектования, отделенную от зоны хранения. Пополнение необходимо для </w:t>
      </w:r>
      <w:r w:rsidRPr="008B2C88">
        <w:rPr>
          <w:rFonts w:eastAsia="Calibri"/>
        </w:rPr>
        <w:t xml:space="preserve">наполнения зоны </w:t>
      </w:r>
      <w:r>
        <w:rPr>
          <w:rFonts w:eastAsia="Calibri"/>
        </w:rPr>
        <w:t xml:space="preserve">комплектования </w:t>
      </w:r>
      <w:r w:rsidRPr="008B2C88">
        <w:rPr>
          <w:rFonts w:eastAsia="Calibri"/>
        </w:rPr>
        <w:t xml:space="preserve">в соответствии с требованиями </w:t>
      </w:r>
      <w:r>
        <w:rPr>
          <w:rFonts w:eastAsia="Calibri"/>
        </w:rPr>
        <w:t>МТР,</w:t>
      </w:r>
      <w:r w:rsidRPr="008B2C88">
        <w:rPr>
          <w:rFonts w:eastAsia="Calibri"/>
        </w:rPr>
        <w:t xml:space="preserve"> </w:t>
      </w:r>
      <w:r>
        <w:rPr>
          <w:rFonts w:eastAsia="Calibri"/>
        </w:rPr>
        <w:t>комплектуемых</w:t>
      </w:r>
      <w:r w:rsidRPr="008B2C88">
        <w:rPr>
          <w:rFonts w:eastAsia="Calibri"/>
        </w:rPr>
        <w:t xml:space="preserve"> для этой зоны.</w:t>
      </w:r>
    </w:p>
    <w:p w14:paraId="0BA65450" w14:textId="77777777" w:rsidR="00406804" w:rsidRDefault="00406804" w:rsidP="00406804">
      <w:pPr>
        <w:ind w:firstLine="708"/>
        <w:rPr>
          <w:rFonts w:eastAsia="Calibri"/>
        </w:rPr>
      </w:pPr>
      <w:r>
        <w:rPr>
          <w:rFonts w:eastAsia="Calibri"/>
        </w:rPr>
        <w:t>На складах компании «Полюс» пополнение целесообразно использовать при стеллажном хранении на закрытых складах, когда МТР размещаются на фронтальные стеллажи. Таким образом, целесообразность применения данного вида движения распределяется между складами следующим образом:</w:t>
      </w:r>
    </w:p>
    <w:p w14:paraId="06FD373D" w14:textId="77777777" w:rsidR="00406804" w:rsidRDefault="00406804" w:rsidP="00406804">
      <w:pPr>
        <w:ind w:firstLine="708"/>
        <w:rPr>
          <w:rFonts w:eastAsia="Calibri"/>
        </w:rPr>
      </w:pPr>
    </w:p>
    <w:p w14:paraId="3B3CDF26" w14:textId="19EA7F33" w:rsidR="00406804" w:rsidRDefault="00406804" w:rsidP="00406804">
      <w:pPr>
        <w:pStyle w:val="afff6"/>
        <w:ind w:left="0" w:firstLine="709"/>
        <w:jc w:val="right"/>
        <w:rPr>
          <w:rFonts w:cs="Arial"/>
          <w:b/>
          <w:sz w:val="22"/>
        </w:rPr>
      </w:pPr>
      <w:r w:rsidRPr="00916FAB">
        <w:rPr>
          <w:rFonts w:cs="Arial"/>
          <w:b/>
          <w:sz w:val="22"/>
        </w:rPr>
        <w:t>Таблица</w:t>
      </w:r>
      <w:r>
        <w:rPr>
          <w:rFonts w:cs="Arial"/>
          <w:b/>
          <w:sz w:val="22"/>
        </w:rPr>
        <w:t xml:space="preserve"> </w:t>
      </w:r>
      <w:r w:rsidR="00781E65" w:rsidRPr="001B7DA3">
        <w:rPr>
          <w:rFonts w:cs="Arial"/>
          <w:b/>
          <w:sz w:val="22"/>
        </w:rPr>
        <w:t>16</w:t>
      </w:r>
      <w:r w:rsidR="001E5A66">
        <w:rPr>
          <w:rFonts w:cs="Arial"/>
          <w:b/>
          <w:sz w:val="22"/>
        </w:rPr>
        <w:t>5</w:t>
      </w:r>
      <w:r w:rsidRPr="00916FAB">
        <w:rPr>
          <w:rFonts w:cs="Arial"/>
          <w:b/>
          <w:sz w:val="22"/>
        </w:rPr>
        <w:t xml:space="preserve">. </w:t>
      </w:r>
      <w:r>
        <w:rPr>
          <w:rFonts w:cs="Arial"/>
          <w:b/>
          <w:sz w:val="22"/>
        </w:rPr>
        <w:t>Применимость вида движения «Пополнение» для шаблонных складов</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39"/>
        <w:gridCol w:w="2326"/>
        <w:gridCol w:w="2703"/>
        <w:gridCol w:w="1478"/>
        <w:gridCol w:w="3119"/>
      </w:tblGrid>
      <w:tr w:rsidR="00406804" w:rsidRPr="002F608C" w14:paraId="7D2063F4" w14:textId="77777777" w:rsidTr="007113C5">
        <w:trPr>
          <w:trHeight w:val="255"/>
        </w:trPr>
        <w:tc>
          <w:tcPr>
            <w:tcW w:w="439" w:type="dxa"/>
            <w:shd w:val="clear" w:color="000000" w:fill="FFC000"/>
            <w:vAlign w:val="center"/>
            <w:hideMark/>
          </w:tcPr>
          <w:p w14:paraId="2949934A" w14:textId="77777777" w:rsidR="00406804" w:rsidRPr="002F608C" w:rsidRDefault="00406804" w:rsidP="008F535A">
            <w:pPr>
              <w:jc w:val="center"/>
              <w:rPr>
                <w:rFonts w:cs="Arial"/>
                <w:b/>
                <w:bCs/>
                <w:color w:val="000000"/>
                <w:sz w:val="20"/>
                <w:szCs w:val="20"/>
                <w:lang w:eastAsia="ru-RU"/>
              </w:rPr>
            </w:pPr>
            <w:r w:rsidRPr="002F608C">
              <w:rPr>
                <w:rFonts w:cs="Arial"/>
                <w:b/>
                <w:bCs/>
                <w:color w:val="000000"/>
                <w:sz w:val="20"/>
                <w:szCs w:val="20"/>
                <w:lang w:eastAsia="ru-RU"/>
              </w:rPr>
              <w:t>№</w:t>
            </w:r>
          </w:p>
        </w:tc>
        <w:tc>
          <w:tcPr>
            <w:tcW w:w="2326" w:type="dxa"/>
            <w:shd w:val="clear" w:color="000000" w:fill="FFC000"/>
            <w:vAlign w:val="center"/>
            <w:hideMark/>
          </w:tcPr>
          <w:p w14:paraId="06A45999" w14:textId="77777777" w:rsidR="00406804" w:rsidRPr="002F608C" w:rsidRDefault="00406804" w:rsidP="008F535A">
            <w:pPr>
              <w:jc w:val="center"/>
              <w:rPr>
                <w:rFonts w:cs="Arial"/>
                <w:b/>
                <w:bCs/>
                <w:color w:val="000000"/>
                <w:sz w:val="20"/>
                <w:szCs w:val="20"/>
                <w:lang w:eastAsia="ru-RU"/>
              </w:rPr>
            </w:pPr>
            <w:r w:rsidRPr="002F608C">
              <w:rPr>
                <w:rFonts w:cs="Arial"/>
                <w:b/>
                <w:bCs/>
                <w:color w:val="000000"/>
                <w:sz w:val="20"/>
                <w:szCs w:val="20"/>
                <w:lang w:eastAsia="ru-RU"/>
              </w:rPr>
              <w:t>Шаблонные склады</w:t>
            </w:r>
          </w:p>
        </w:tc>
        <w:tc>
          <w:tcPr>
            <w:tcW w:w="2703" w:type="dxa"/>
            <w:shd w:val="clear" w:color="000000" w:fill="FFC000"/>
            <w:vAlign w:val="center"/>
            <w:hideMark/>
          </w:tcPr>
          <w:p w14:paraId="6A0E02A5" w14:textId="77777777" w:rsidR="00406804" w:rsidRPr="002F608C" w:rsidRDefault="00406804" w:rsidP="008F535A">
            <w:pPr>
              <w:jc w:val="center"/>
              <w:rPr>
                <w:rFonts w:cs="Arial"/>
                <w:b/>
                <w:bCs/>
                <w:color w:val="000000"/>
                <w:sz w:val="20"/>
                <w:szCs w:val="20"/>
                <w:lang w:eastAsia="ru-RU"/>
              </w:rPr>
            </w:pPr>
            <w:r w:rsidRPr="002F608C">
              <w:rPr>
                <w:rFonts w:cs="Arial"/>
                <w:b/>
                <w:bCs/>
                <w:color w:val="000000"/>
                <w:sz w:val="20"/>
                <w:szCs w:val="20"/>
                <w:lang w:eastAsia="ru-RU"/>
              </w:rPr>
              <w:t>Тип хранения</w:t>
            </w:r>
          </w:p>
        </w:tc>
        <w:tc>
          <w:tcPr>
            <w:tcW w:w="1478" w:type="dxa"/>
            <w:shd w:val="clear" w:color="000000" w:fill="FFC000"/>
          </w:tcPr>
          <w:p w14:paraId="36885965" w14:textId="77777777" w:rsidR="00406804" w:rsidRPr="002F608C" w:rsidRDefault="00406804" w:rsidP="008F535A">
            <w:pPr>
              <w:jc w:val="center"/>
              <w:rPr>
                <w:rFonts w:cs="Arial"/>
                <w:b/>
                <w:bCs/>
                <w:color w:val="000000"/>
                <w:sz w:val="20"/>
                <w:szCs w:val="20"/>
                <w:lang w:eastAsia="ru-RU"/>
              </w:rPr>
            </w:pPr>
            <w:r>
              <w:rPr>
                <w:rFonts w:cs="Arial"/>
                <w:b/>
                <w:bCs/>
                <w:color w:val="000000"/>
                <w:sz w:val="20"/>
                <w:szCs w:val="20"/>
                <w:lang w:eastAsia="ru-RU"/>
              </w:rPr>
              <w:t>Пополнение</w:t>
            </w:r>
          </w:p>
        </w:tc>
        <w:tc>
          <w:tcPr>
            <w:tcW w:w="3119" w:type="dxa"/>
            <w:shd w:val="clear" w:color="000000" w:fill="FFC000"/>
            <w:vAlign w:val="center"/>
            <w:hideMark/>
          </w:tcPr>
          <w:p w14:paraId="27DA4F49" w14:textId="77777777" w:rsidR="00406804" w:rsidRPr="002F608C" w:rsidRDefault="00406804" w:rsidP="008F535A">
            <w:pPr>
              <w:jc w:val="center"/>
              <w:rPr>
                <w:rFonts w:cs="Arial"/>
                <w:b/>
                <w:bCs/>
                <w:color w:val="000000"/>
                <w:sz w:val="20"/>
                <w:szCs w:val="20"/>
                <w:lang w:eastAsia="ru-RU"/>
              </w:rPr>
            </w:pPr>
            <w:r>
              <w:rPr>
                <w:rFonts w:cs="Arial"/>
                <w:b/>
                <w:bCs/>
                <w:color w:val="000000"/>
                <w:sz w:val="20"/>
                <w:szCs w:val="20"/>
                <w:lang w:eastAsia="ru-RU"/>
              </w:rPr>
              <w:t>Примечание</w:t>
            </w:r>
          </w:p>
        </w:tc>
      </w:tr>
      <w:tr w:rsidR="00406804" w:rsidRPr="002F608C" w14:paraId="44CF492F" w14:textId="77777777" w:rsidTr="007113C5">
        <w:trPr>
          <w:trHeight w:val="255"/>
        </w:trPr>
        <w:tc>
          <w:tcPr>
            <w:tcW w:w="439" w:type="dxa"/>
            <w:vMerge w:val="restart"/>
            <w:shd w:val="clear" w:color="auto" w:fill="auto"/>
            <w:vAlign w:val="center"/>
            <w:hideMark/>
          </w:tcPr>
          <w:p w14:paraId="5EA78FEF" w14:textId="77777777" w:rsidR="00406804" w:rsidRPr="001E553D" w:rsidRDefault="00406804" w:rsidP="008F535A">
            <w:pPr>
              <w:jc w:val="center"/>
              <w:rPr>
                <w:rFonts w:cs="Arial"/>
                <w:b/>
                <w:color w:val="000000"/>
                <w:sz w:val="20"/>
                <w:szCs w:val="20"/>
                <w:lang w:eastAsia="ru-RU"/>
              </w:rPr>
            </w:pPr>
            <w:r w:rsidRPr="001E553D">
              <w:rPr>
                <w:rFonts w:cs="Arial"/>
                <w:b/>
                <w:color w:val="000000"/>
                <w:sz w:val="20"/>
                <w:szCs w:val="20"/>
                <w:lang w:eastAsia="ru-RU"/>
              </w:rPr>
              <w:t>1</w:t>
            </w:r>
          </w:p>
        </w:tc>
        <w:tc>
          <w:tcPr>
            <w:tcW w:w="2326" w:type="dxa"/>
            <w:vMerge w:val="restart"/>
            <w:shd w:val="clear" w:color="auto" w:fill="auto"/>
            <w:vAlign w:val="center"/>
            <w:hideMark/>
          </w:tcPr>
          <w:p w14:paraId="5D49AD3F"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Крытые склады</w:t>
            </w:r>
          </w:p>
        </w:tc>
        <w:tc>
          <w:tcPr>
            <w:tcW w:w="2703" w:type="dxa"/>
            <w:shd w:val="clear" w:color="auto" w:fill="auto"/>
            <w:vAlign w:val="center"/>
            <w:hideMark/>
          </w:tcPr>
          <w:p w14:paraId="6E883987"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Стеллажное  хранение</w:t>
            </w:r>
          </w:p>
        </w:tc>
        <w:tc>
          <w:tcPr>
            <w:tcW w:w="1478" w:type="dxa"/>
            <w:vAlign w:val="center"/>
          </w:tcPr>
          <w:p w14:paraId="7B13E29B" w14:textId="77777777" w:rsidR="00406804" w:rsidRPr="009E51E1" w:rsidRDefault="00406804" w:rsidP="008F535A">
            <w:pPr>
              <w:jc w:val="center"/>
              <w:rPr>
                <w:rFonts w:cs="Arial"/>
                <w:b/>
                <w:color w:val="000000"/>
                <w:sz w:val="20"/>
                <w:szCs w:val="20"/>
                <w:lang w:eastAsia="ru-RU"/>
              </w:rPr>
            </w:pPr>
            <w:r>
              <w:rPr>
                <w:rFonts w:cs="Arial"/>
                <w:b/>
                <w:color w:val="000000"/>
                <w:sz w:val="20"/>
                <w:szCs w:val="20"/>
                <w:lang w:eastAsia="ru-RU"/>
              </w:rPr>
              <w:t>да</w:t>
            </w:r>
          </w:p>
        </w:tc>
        <w:tc>
          <w:tcPr>
            <w:tcW w:w="3119" w:type="dxa"/>
            <w:shd w:val="clear" w:color="auto" w:fill="auto"/>
            <w:vAlign w:val="center"/>
          </w:tcPr>
          <w:p w14:paraId="44E94A2C" w14:textId="2B3D0D89" w:rsidR="00406804" w:rsidRPr="002F608C" w:rsidRDefault="00406804" w:rsidP="008F535A">
            <w:pPr>
              <w:jc w:val="left"/>
              <w:rPr>
                <w:rFonts w:cs="Arial"/>
                <w:color w:val="000000"/>
                <w:sz w:val="20"/>
                <w:szCs w:val="20"/>
                <w:lang w:eastAsia="ru-RU"/>
              </w:rPr>
            </w:pPr>
            <w:r>
              <w:rPr>
                <w:rFonts w:cs="Arial"/>
                <w:color w:val="000000"/>
                <w:sz w:val="20"/>
                <w:szCs w:val="20"/>
                <w:lang w:eastAsia="ru-RU"/>
              </w:rPr>
              <w:t>Для фронтальных стеллажей при отделении зоны хранения и зоны компле</w:t>
            </w:r>
            <w:r w:rsidR="00CB432F">
              <w:rPr>
                <w:rFonts w:cs="Arial"/>
                <w:color w:val="000000"/>
                <w:sz w:val="20"/>
                <w:szCs w:val="20"/>
                <w:lang w:eastAsia="ru-RU"/>
              </w:rPr>
              <w:t>к</w:t>
            </w:r>
            <w:r>
              <w:rPr>
                <w:rFonts w:cs="Arial"/>
                <w:color w:val="000000"/>
                <w:sz w:val="20"/>
                <w:szCs w:val="20"/>
                <w:lang w:eastAsia="ru-RU"/>
              </w:rPr>
              <w:t>тования</w:t>
            </w:r>
          </w:p>
        </w:tc>
      </w:tr>
      <w:tr w:rsidR="00406804" w:rsidRPr="002F608C" w14:paraId="1FD6E5B4" w14:textId="77777777" w:rsidTr="007113C5">
        <w:trPr>
          <w:trHeight w:val="510"/>
        </w:trPr>
        <w:tc>
          <w:tcPr>
            <w:tcW w:w="439" w:type="dxa"/>
            <w:vMerge/>
            <w:vAlign w:val="center"/>
            <w:hideMark/>
          </w:tcPr>
          <w:p w14:paraId="5F3769B0" w14:textId="77777777" w:rsidR="00406804" w:rsidRPr="001E553D" w:rsidRDefault="00406804" w:rsidP="008F535A">
            <w:pPr>
              <w:jc w:val="center"/>
              <w:rPr>
                <w:rFonts w:cs="Arial"/>
                <w:b/>
                <w:color w:val="000000"/>
                <w:sz w:val="20"/>
                <w:szCs w:val="20"/>
                <w:lang w:eastAsia="ru-RU"/>
              </w:rPr>
            </w:pPr>
          </w:p>
        </w:tc>
        <w:tc>
          <w:tcPr>
            <w:tcW w:w="2326" w:type="dxa"/>
            <w:vMerge/>
            <w:vAlign w:val="center"/>
            <w:hideMark/>
          </w:tcPr>
          <w:p w14:paraId="6BDE6811" w14:textId="77777777" w:rsidR="00406804" w:rsidRPr="002F608C" w:rsidRDefault="00406804" w:rsidP="008F535A">
            <w:pPr>
              <w:jc w:val="left"/>
              <w:rPr>
                <w:rFonts w:cs="Arial"/>
                <w:color w:val="000000"/>
                <w:sz w:val="20"/>
                <w:szCs w:val="20"/>
                <w:lang w:eastAsia="ru-RU"/>
              </w:rPr>
            </w:pPr>
          </w:p>
        </w:tc>
        <w:tc>
          <w:tcPr>
            <w:tcW w:w="2703" w:type="dxa"/>
            <w:shd w:val="clear" w:color="auto" w:fill="auto"/>
            <w:vAlign w:val="center"/>
            <w:hideMark/>
          </w:tcPr>
          <w:p w14:paraId="4E4B39EE"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Блочное, напольное хранение</w:t>
            </w:r>
          </w:p>
        </w:tc>
        <w:tc>
          <w:tcPr>
            <w:tcW w:w="1478" w:type="dxa"/>
            <w:vAlign w:val="center"/>
          </w:tcPr>
          <w:p w14:paraId="36FA2CB6" w14:textId="77777777" w:rsidR="00406804" w:rsidRPr="009E51E1" w:rsidRDefault="00406804" w:rsidP="008F535A">
            <w:pPr>
              <w:jc w:val="center"/>
              <w:rPr>
                <w:rFonts w:cs="Arial"/>
                <w:b/>
                <w:color w:val="000000"/>
                <w:sz w:val="20"/>
                <w:szCs w:val="20"/>
                <w:lang w:eastAsia="ru-RU"/>
              </w:rPr>
            </w:pPr>
            <w:r>
              <w:rPr>
                <w:rFonts w:cs="Arial"/>
                <w:b/>
                <w:color w:val="000000"/>
                <w:sz w:val="20"/>
                <w:szCs w:val="20"/>
                <w:lang w:eastAsia="ru-RU"/>
              </w:rPr>
              <w:t>нет</w:t>
            </w:r>
          </w:p>
        </w:tc>
        <w:tc>
          <w:tcPr>
            <w:tcW w:w="3119" w:type="dxa"/>
            <w:shd w:val="clear" w:color="auto" w:fill="auto"/>
            <w:vAlign w:val="center"/>
          </w:tcPr>
          <w:p w14:paraId="3692265F" w14:textId="77777777" w:rsidR="00406804" w:rsidRPr="002F608C" w:rsidRDefault="00406804" w:rsidP="008F535A">
            <w:pPr>
              <w:jc w:val="left"/>
              <w:rPr>
                <w:rFonts w:cs="Arial"/>
                <w:color w:val="000000"/>
                <w:sz w:val="20"/>
                <w:szCs w:val="20"/>
                <w:lang w:eastAsia="ru-RU"/>
              </w:rPr>
            </w:pPr>
            <w:r>
              <w:rPr>
                <w:rFonts w:cs="Arial"/>
                <w:color w:val="000000"/>
                <w:sz w:val="20"/>
                <w:szCs w:val="20"/>
                <w:lang w:eastAsia="ru-RU"/>
              </w:rPr>
              <w:t>Нет в силу особенности конструкции блочного стеллажа и особенности напольного хранения</w:t>
            </w:r>
          </w:p>
        </w:tc>
      </w:tr>
      <w:tr w:rsidR="00406804" w:rsidRPr="002F608C" w14:paraId="63900351" w14:textId="77777777" w:rsidTr="007113C5">
        <w:trPr>
          <w:trHeight w:val="510"/>
        </w:trPr>
        <w:tc>
          <w:tcPr>
            <w:tcW w:w="439" w:type="dxa"/>
            <w:vMerge w:val="restart"/>
            <w:shd w:val="clear" w:color="auto" w:fill="auto"/>
            <w:vAlign w:val="center"/>
            <w:hideMark/>
          </w:tcPr>
          <w:p w14:paraId="1236E00B" w14:textId="77777777" w:rsidR="00406804" w:rsidRPr="001E553D" w:rsidRDefault="00406804" w:rsidP="008F535A">
            <w:pPr>
              <w:jc w:val="center"/>
              <w:rPr>
                <w:rFonts w:cs="Arial"/>
                <w:b/>
                <w:color w:val="000000"/>
                <w:sz w:val="20"/>
                <w:szCs w:val="20"/>
                <w:lang w:eastAsia="ru-RU"/>
              </w:rPr>
            </w:pPr>
            <w:r w:rsidRPr="001E553D">
              <w:rPr>
                <w:rFonts w:cs="Arial"/>
                <w:b/>
                <w:color w:val="000000"/>
                <w:sz w:val="20"/>
                <w:szCs w:val="20"/>
                <w:lang w:eastAsia="ru-RU"/>
              </w:rPr>
              <w:t>2</w:t>
            </w:r>
          </w:p>
        </w:tc>
        <w:tc>
          <w:tcPr>
            <w:tcW w:w="2326" w:type="dxa"/>
            <w:vMerge w:val="restart"/>
            <w:shd w:val="clear" w:color="auto" w:fill="auto"/>
            <w:vAlign w:val="center"/>
            <w:hideMark/>
          </w:tcPr>
          <w:p w14:paraId="5E3DBB91"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Открытые площадки</w:t>
            </w:r>
          </w:p>
        </w:tc>
        <w:tc>
          <w:tcPr>
            <w:tcW w:w="2703" w:type="dxa"/>
            <w:shd w:val="clear" w:color="auto" w:fill="auto"/>
            <w:vAlign w:val="center"/>
            <w:hideMark/>
          </w:tcPr>
          <w:p w14:paraId="0151A503"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Открытая зона с ЕО</w:t>
            </w:r>
          </w:p>
        </w:tc>
        <w:tc>
          <w:tcPr>
            <w:tcW w:w="1478" w:type="dxa"/>
            <w:vAlign w:val="center"/>
          </w:tcPr>
          <w:p w14:paraId="343416D1" w14:textId="77777777" w:rsidR="00406804" w:rsidRPr="009E51E1" w:rsidRDefault="00406804" w:rsidP="008F535A">
            <w:pPr>
              <w:jc w:val="center"/>
              <w:rPr>
                <w:rFonts w:cs="Arial"/>
                <w:b/>
                <w:color w:val="000000"/>
                <w:sz w:val="20"/>
                <w:szCs w:val="20"/>
                <w:lang w:eastAsia="ru-RU"/>
              </w:rPr>
            </w:pPr>
            <w:r>
              <w:rPr>
                <w:rFonts w:cs="Arial"/>
                <w:b/>
                <w:color w:val="000000"/>
                <w:sz w:val="20"/>
                <w:szCs w:val="20"/>
                <w:lang w:eastAsia="ru-RU"/>
              </w:rPr>
              <w:t>нет</w:t>
            </w:r>
          </w:p>
        </w:tc>
        <w:tc>
          <w:tcPr>
            <w:tcW w:w="3119" w:type="dxa"/>
            <w:shd w:val="clear" w:color="auto" w:fill="auto"/>
            <w:vAlign w:val="center"/>
          </w:tcPr>
          <w:p w14:paraId="4D5C28A4" w14:textId="77777777" w:rsidR="00406804" w:rsidRPr="002F608C" w:rsidRDefault="00406804" w:rsidP="008F535A">
            <w:pPr>
              <w:jc w:val="left"/>
              <w:rPr>
                <w:rFonts w:cs="Arial"/>
                <w:color w:val="000000"/>
                <w:sz w:val="20"/>
                <w:szCs w:val="20"/>
                <w:lang w:eastAsia="ru-RU"/>
              </w:rPr>
            </w:pPr>
            <w:r>
              <w:rPr>
                <w:rFonts w:cs="Arial"/>
                <w:color w:val="000000"/>
                <w:sz w:val="20"/>
                <w:szCs w:val="20"/>
                <w:lang w:eastAsia="ru-RU"/>
              </w:rPr>
              <w:t>Ввиду отсутствия необходимости пополнения</w:t>
            </w:r>
          </w:p>
        </w:tc>
      </w:tr>
      <w:tr w:rsidR="00406804" w:rsidRPr="002F608C" w14:paraId="749C4DCC" w14:textId="77777777" w:rsidTr="007113C5">
        <w:trPr>
          <w:trHeight w:val="561"/>
        </w:trPr>
        <w:tc>
          <w:tcPr>
            <w:tcW w:w="439" w:type="dxa"/>
            <w:vMerge/>
            <w:vAlign w:val="center"/>
            <w:hideMark/>
          </w:tcPr>
          <w:p w14:paraId="26DC1398" w14:textId="77777777" w:rsidR="00406804" w:rsidRPr="002F608C" w:rsidRDefault="00406804" w:rsidP="008F535A">
            <w:pPr>
              <w:jc w:val="left"/>
              <w:rPr>
                <w:rFonts w:cs="Arial"/>
                <w:color w:val="000000"/>
                <w:sz w:val="20"/>
                <w:szCs w:val="20"/>
                <w:lang w:eastAsia="ru-RU"/>
              </w:rPr>
            </w:pPr>
          </w:p>
        </w:tc>
        <w:tc>
          <w:tcPr>
            <w:tcW w:w="2326" w:type="dxa"/>
            <w:vMerge/>
            <w:vAlign w:val="center"/>
            <w:hideMark/>
          </w:tcPr>
          <w:p w14:paraId="63E86789" w14:textId="77777777" w:rsidR="00406804" w:rsidRPr="002F608C" w:rsidRDefault="00406804" w:rsidP="008F535A">
            <w:pPr>
              <w:jc w:val="left"/>
              <w:rPr>
                <w:rFonts w:cs="Arial"/>
                <w:color w:val="000000"/>
                <w:sz w:val="20"/>
                <w:szCs w:val="20"/>
                <w:lang w:eastAsia="ru-RU"/>
              </w:rPr>
            </w:pPr>
          </w:p>
        </w:tc>
        <w:tc>
          <w:tcPr>
            <w:tcW w:w="2703" w:type="dxa"/>
            <w:shd w:val="clear" w:color="auto" w:fill="auto"/>
            <w:vAlign w:val="center"/>
            <w:hideMark/>
          </w:tcPr>
          <w:p w14:paraId="65D8F13F" w14:textId="77777777" w:rsidR="00406804" w:rsidRPr="002F608C" w:rsidRDefault="00406804" w:rsidP="008F535A">
            <w:pPr>
              <w:jc w:val="left"/>
              <w:rPr>
                <w:rFonts w:cs="Arial"/>
                <w:color w:val="000000"/>
                <w:sz w:val="20"/>
                <w:szCs w:val="20"/>
                <w:lang w:eastAsia="ru-RU"/>
              </w:rPr>
            </w:pPr>
            <w:r w:rsidRPr="002F608C">
              <w:rPr>
                <w:rFonts w:cs="Arial"/>
                <w:color w:val="000000"/>
                <w:sz w:val="20"/>
                <w:szCs w:val="20"/>
                <w:lang w:eastAsia="ru-RU"/>
              </w:rPr>
              <w:t>Открытая зона без ЕО</w:t>
            </w:r>
          </w:p>
        </w:tc>
        <w:tc>
          <w:tcPr>
            <w:tcW w:w="1478" w:type="dxa"/>
            <w:vAlign w:val="center"/>
          </w:tcPr>
          <w:p w14:paraId="4EABEF1A" w14:textId="77777777" w:rsidR="00406804" w:rsidRPr="009E51E1" w:rsidRDefault="00406804" w:rsidP="008F535A">
            <w:pPr>
              <w:jc w:val="center"/>
              <w:rPr>
                <w:rFonts w:cs="Arial"/>
                <w:b/>
                <w:color w:val="000000"/>
                <w:sz w:val="20"/>
                <w:szCs w:val="20"/>
                <w:lang w:eastAsia="ru-RU"/>
              </w:rPr>
            </w:pPr>
            <w:r>
              <w:rPr>
                <w:rFonts w:cs="Arial"/>
                <w:b/>
                <w:color w:val="000000"/>
                <w:sz w:val="20"/>
                <w:szCs w:val="20"/>
                <w:lang w:eastAsia="ru-RU"/>
              </w:rPr>
              <w:t>нет</w:t>
            </w:r>
          </w:p>
        </w:tc>
        <w:tc>
          <w:tcPr>
            <w:tcW w:w="3119" w:type="dxa"/>
            <w:shd w:val="clear" w:color="auto" w:fill="auto"/>
            <w:vAlign w:val="center"/>
          </w:tcPr>
          <w:p w14:paraId="3500A3E5" w14:textId="77777777" w:rsidR="00406804" w:rsidRPr="002F608C" w:rsidRDefault="00406804" w:rsidP="008F535A">
            <w:pPr>
              <w:jc w:val="left"/>
              <w:rPr>
                <w:rFonts w:cs="Arial"/>
                <w:color w:val="000000"/>
                <w:sz w:val="20"/>
                <w:szCs w:val="20"/>
                <w:lang w:eastAsia="ru-RU"/>
              </w:rPr>
            </w:pPr>
            <w:r>
              <w:rPr>
                <w:rFonts w:cs="Arial"/>
                <w:color w:val="000000"/>
                <w:sz w:val="20"/>
                <w:szCs w:val="20"/>
                <w:lang w:eastAsia="ru-RU"/>
              </w:rPr>
              <w:t>Ввиду отсутствия необходимости пополнения</w:t>
            </w:r>
          </w:p>
        </w:tc>
      </w:tr>
    </w:tbl>
    <w:p w14:paraId="2B61817F" w14:textId="77777777" w:rsidR="00406804" w:rsidRDefault="00406804" w:rsidP="00406804">
      <w:r>
        <w:tab/>
      </w:r>
    </w:p>
    <w:p w14:paraId="56B1BEAD" w14:textId="14BC7165" w:rsidR="00406804" w:rsidRPr="00250402" w:rsidRDefault="00406804" w:rsidP="00406804">
      <w:pPr>
        <w:rPr>
          <w:rFonts w:eastAsia="Calibri"/>
        </w:rPr>
      </w:pPr>
      <w:r>
        <w:tab/>
      </w:r>
      <w:r>
        <w:rPr>
          <w:rFonts w:eastAsia="Calibri"/>
        </w:rPr>
        <w:t xml:space="preserve">Стандартный функционал </w:t>
      </w:r>
      <w:r w:rsidR="001B118F">
        <w:rPr>
          <w:rFonts w:eastAsia="Calibri"/>
        </w:rPr>
        <w:t>модуля</w:t>
      </w:r>
      <w:r>
        <w:rPr>
          <w:rFonts w:eastAsia="Calibri"/>
        </w:rPr>
        <w:t xml:space="preserve"> </w:t>
      </w:r>
      <w:r>
        <w:rPr>
          <w:rFonts w:eastAsia="Calibri"/>
          <w:lang w:val="en-US"/>
        </w:rPr>
        <w:t>SAP</w:t>
      </w:r>
      <w:r w:rsidRPr="00250402">
        <w:rPr>
          <w:rFonts w:eastAsia="Calibri"/>
        </w:rPr>
        <w:t xml:space="preserve"> </w:t>
      </w:r>
      <w:r>
        <w:rPr>
          <w:rFonts w:eastAsia="Calibri"/>
          <w:lang w:val="en-US"/>
        </w:rPr>
        <w:t>EWM</w:t>
      </w:r>
      <w:r>
        <w:rPr>
          <w:rFonts w:eastAsia="Calibri"/>
        </w:rPr>
        <w:t xml:space="preserve"> позволяет осуществлять пополнение по следующим складским областям:</w:t>
      </w:r>
    </w:p>
    <w:p w14:paraId="7BECCF02" w14:textId="77777777" w:rsidR="00406804" w:rsidRPr="00D05B84" w:rsidRDefault="00406804" w:rsidP="00823682">
      <w:pPr>
        <w:pStyle w:val="afc"/>
        <w:numPr>
          <w:ilvl w:val="0"/>
          <w:numId w:val="62"/>
        </w:numPr>
        <w:rPr>
          <w:rFonts w:eastAsia="Calibri"/>
        </w:rPr>
      </w:pPr>
      <w:r>
        <w:rPr>
          <w:rFonts w:eastAsia="Calibri"/>
        </w:rPr>
        <w:t>пополнение фиксированных складских мест;</w:t>
      </w:r>
    </w:p>
    <w:p w14:paraId="46CE699A" w14:textId="77777777" w:rsidR="00406804" w:rsidRPr="00D05B84" w:rsidRDefault="00406804" w:rsidP="00823682">
      <w:pPr>
        <w:pStyle w:val="afc"/>
        <w:numPr>
          <w:ilvl w:val="0"/>
          <w:numId w:val="62"/>
        </w:numPr>
        <w:rPr>
          <w:rFonts w:eastAsia="Calibri"/>
        </w:rPr>
      </w:pPr>
      <w:r>
        <w:rPr>
          <w:rFonts w:eastAsia="Calibri"/>
        </w:rPr>
        <w:t>п</w:t>
      </w:r>
      <w:r w:rsidRPr="00D05B84">
        <w:rPr>
          <w:rFonts w:eastAsia="Calibri"/>
        </w:rPr>
        <w:t xml:space="preserve">ополнение динамических </w:t>
      </w:r>
      <w:r>
        <w:rPr>
          <w:rFonts w:eastAsia="Calibri"/>
        </w:rPr>
        <w:t>складских мест.</w:t>
      </w:r>
    </w:p>
    <w:p w14:paraId="77B605BE" w14:textId="325C78F4" w:rsidR="00406804" w:rsidRDefault="00406804" w:rsidP="00406804">
      <w:pPr>
        <w:ind w:firstLine="709"/>
        <w:rPr>
          <w:rFonts w:eastAsia="Calibri"/>
        </w:rPr>
      </w:pPr>
      <w:r>
        <w:rPr>
          <w:rFonts w:eastAsia="Calibri"/>
        </w:rPr>
        <w:t>Пополнение может пр</w:t>
      </w:r>
      <w:r w:rsidR="00CB432F">
        <w:rPr>
          <w:rFonts w:eastAsia="Calibri"/>
        </w:rPr>
        <w:t>о</w:t>
      </w:r>
      <w:r>
        <w:rPr>
          <w:rFonts w:eastAsia="Calibri"/>
        </w:rPr>
        <w:t>исходить по следующим алгоритмам:</w:t>
      </w:r>
    </w:p>
    <w:p w14:paraId="1D075132" w14:textId="77777777" w:rsidR="00406804" w:rsidRDefault="00406804" w:rsidP="00823682">
      <w:pPr>
        <w:pStyle w:val="afc"/>
        <w:numPr>
          <w:ilvl w:val="0"/>
          <w:numId w:val="67"/>
        </w:numPr>
        <w:rPr>
          <w:rFonts w:eastAsia="Calibri"/>
        </w:rPr>
      </w:pPr>
      <w:r w:rsidRPr="00EA136E">
        <w:rPr>
          <w:rFonts w:eastAsia="Calibri"/>
        </w:rPr>
        <w:t>плановое пополнение</w:t>
      </w:r>
      <w:r>
        <w:rPr>
          <w:rFonts w:eastAsia="Calibri"/>
        </w:rPr>
        <w:t>;</w:t>
      </w:r>
    </w:p>
    <w:p w14:paraId="3CC2B8B7" w14:textId="77777777" w:rsidR="00406804" w:rsidRDefault="00406804" w:rsidP="00823682">
      <w:pPr>
        <w:pStyle w:val="afc"/>
        <w:numPr>
          <w:ilvl w:val="0"/>
          <w:numId w:val="67"/>
        </w:numPr>
        <w:rPr>
          <w:rFonts w:eastAsia="Calibri"/>
        </w:rPr>
      </w:pPr>
      <w:r>
        <w:rPr>
          <w:rFonts w:eastAsia="Calibri"/>
        </w:rPr>
        <w:t>пополнение под заказы;</w:t>
      </w:r>
    </w:p>
    <w:p w14:paraId="15351E3F" w14:textId="77777777" w:rsidR="00406804" w:rsidRDefault="00406804" w:rsidP="00823682">
      <w:pPr>
        <w:pStyle w:val="afc"/>
        <w:numPr>
          <w:ilvl w:val="0"/>
          <w:numId w:val="67"/>
        </w:numPr>
        <w:rPr>
          <w:rFonts w:eastAsia="Calibri"/>
        </w:rPr>
      </w:pPr>
      <w:r>
        <w:rPr>
          <w:rFonts w:eastAsia="Calibri"/>
        </w:rPr>
        <w:t>автоматическое пополнение;</w:t>
      </w:r>
    </w:p>
    <w:p w14:paraId="31D62197" w14:textId="7EBDE5B0" w:rsidR="00406804" w:rsidRPr="00EA136E" w:rsidRDefault="00406804" w:rsidP="00823682">
      <w:pPr>
        <w:pStyle w:val="afc"/>
        <w:numPr>
          <w:ilvl w:val="0"/>
          <w:numId w:val="67"/>
        </w:numPr>
        <w:rPr>
          <w:rFonts w:eastAsia="Calibri"/>
        </w:rPr>
      </w:pPr>
      <w:r>
        <w:rPr>
          <w:rFonts w:eastAsia="Calibri"/>
        </w:rPr>
        <w:t>пополнение при отказе комплектования.</w:t>
      </w:r>
    </w:p>
    <w:p w14:paraId="7ED37B5D" w14:textId="77777777" w:rsidR="00406804" w:rsidRDefault="00406804" w:rsidP="00406804">
      <w:pPr>
        <w:ind w:firstLine="708"/>
        <w:rPr>
          <w:rFonts w:eastAsia="Calibri"/>
        </w:rPr>
      </w:pPr>
      <w:r>
        <w:rPr>
          <w:rFonts w:eastAsia="Calibri"/>
        </w:rPr>
        <w:t>Схема пополнения определяется для каждого конкретного крытого склада со стеллажным хранением и прорабатывается на стадии разработки решения с учетом особенностей склада и обрабатываемых на нем МТР.</w:t>
      </w:r>
    </w:p>
    <w:p w14:paraId="12309301" w14:textId="77777777" w:rsidR="00406804" w:rsidRDefault="00406804" w:rsidP="00406804">
      <w:pPr>
        <w:ind w:firstLine="709"/>
        <w:rPr>
          <w:rFonts w:eastAsia="Calibri"/>
          <w:b/>
        </w:rPr>
      </w:pPr>
    </w:p>
    <w:p w14:paraId="6C843659" w14:textId="72BB904B" w:rsidR="00406804" w:rsidRPr="009E2549" w:rsidRDefault="008C48A4" w:rsidP="00B01704">
      <w:pPr>
        <w:pStyle w:val="4"/>
      </w:pPr>
      <w:bookmarkStart w:id="2572" w:name="_Toc517256182"/>
      <w:r>
        <w:t xml:space="preserve"> </w:t>
      </w:r>
      <w:r w:rsidR="005C1F22">
        <w:t>К</w:t>
      </w:r>
      <w:r w:rsidR="00406804">
        <w:t>омплектование и отгрузка МТР</w:t>
      </w:r>
      <w:bookmarkEnd w:id="2572"/>
    </w:p>
    <w:p w14:paraId="45B40144" w14:textId="77777777" w:rsidR="006F306A" w:rsidRDefault="006F306A" w:rsidP="00276E59">
      <w:pPr>
        <w:ind w:firstLine="709"/>
      </w:pPr>
    </w:p>
    <w:p w14:paraId="7EE95B26" w14:textId="456D4BD5" w:rsidR="00406804" w:rsidRPr="003F2867" w:rsidRDefault="00406804" w:rsidP="00276E59">
      <w:pPr>
        <w:ind w:firstLine="709"/>
      </w:pPr>
      <w:r w:rsidRPr="00B544B9">
        <w:t xml:space="preserve">Процесс отпуска </w:t>
      </w:r>
      <w:r>
        <w:t xml:space="preserve">МТР </w:t>
      </w:r>
      <w:r w:rsidRPr="00B544B9">
        <w:t xml:space="preserve">со склада </w:t>
      </w:r>
      <w:r>
        <w:t xml:space="preserve">под управлением </w:t>
      </w:r>
      <w:r w:rsidRPr="00B544B9">
        <w:rPr>
          <w:lang w:val="en-US"/>
        </w:rPr>
        <w:t>EWM</w:t>
      </w:r>
      <w:r w:rsidRPr="00B544B9">
        <w:t xml:space="preserve"> начинается на уровне </w:t>
      </w:r>
      <w:r w:rsidR="0027694F">
        <w:t xml:space="preserve">системы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rsidRPr="00B544B9">
        <w:t xml:space="preserve">. В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rsidRPr="00B544B9">
        <w:t xml:space="preserve"> создается </w:t>
      </w:r>
      <w:r w:rsidR="00276E59">
        <w:t xml:space="preserve">один или несколько заказов на исходящую поставку. </w:t>
      </w:r>
      <w:r w:rsidRPr="00B544B9">
        <w:t>Создание каждо</w:t>
      </w:r>
      <w:r w:rsidR="00276E59">
        <w:t>го такого заказа</w:t>
      </w:r>
      <w:r w:rsidRPr="00B544B9">
        <w:t xml:space="preserve"> в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rsidRPr="00B544B9">
        <w:t xml:space="preserve"> порождает автоматическое создание </w:t>
      </w:r>
      <w:r w:rsidR="00276E59">
        <w:t xml:space="preserve">исходящей поставки </w:t>
      </w:r>
      <w:r w:rsidR="0027694F">
        <w:t>в</w:t>
      </w:r>
      <w:r w:rsidR="00276E59">
        <w:t xml:space="preserve"> </w:t>
      </w:r>
      <w:r w:rsidR="00276E59">
        <w:rPr>
          <w:lang w:val="en-US"/>
        </w:rPr>
        <w:t>SAP</w:t>
      </w:r>
      <w:r w:rsidR="00276E59" w:rsidRPr="00276E59">
        <w:t xml:space="preserve"> </w:t>
      </w:r>
      <w:r w:rsidR="00276E59">
        <w:rPr>
          <w:lang w:val="en-US"/>
        </w:rPr>
        <w:t>EWM</w:t>
      </w:r>
      <w:r w:rsidR="003F2867">
        <w:t xml:space="preserve">, если заказ в </w:t>
      </w:r>
      <w:r w:rsidR="003F2867">
        <w:rPr>
          <w:lang w:val="en-US"/>
        </w:rPr>
        <w:t>SAP</w:t>
      </w:r>
      <w:r w:rsidR="003F2867" w:rsidRPr="00662E6B">
        <w:t xml:space="preserve"> </w:t>
      </w:r>
      <w:r w:rsidR="003F2867">
        <w:rPr>
          <w:lang w:val="en-US"/>
        </w:rPr>
        <w:t>ERP</w:t>
      </w:r>
      <w:r w:rsidR="003F2867" w:rsidRPr="00662E6B">
        <w:t xml:space="preserve"> (</w:t>
      </w:r>
      <w:r w:rsidR="003F2867">
        <w:rPr>
          <w:lang w:val="en-US"/>
        </w:rPr>
        <w:t>SAP</w:t>
      </w:r>
      <w:r w:rsidR="003F2867" w:rsidRPr="00662E6B">
        <w:t xml:space="preserve"> </w:t>
      </w:r>
      <w:r w:rsidR="003F2867">
        <w:rPr>
          <w:lang w:val="en-US"/>
        </w:rPr>
        <w:t>S</w:t>
      </w:r>
      <w:r w:rsidR="003F2867" w:rsidRPr="00662E6B">
        <w:t xml:space="preserve">/4 </w:t>
      </w:r>
      <w:r w:rsidR="003F2867">
        <w:rPr>
          <w:lang w:val="en-US"/>
        </w:rPr>
        <w:t>HANA</w:t>
      </w:r>
      <w:r w:rsidR="003F2867" w:rsidRPr="00662E6B">
        <w:t>)</w:t>
      </w:r>
      <w:r w:rsidR="003F2867">
        <w:t xml:space="preserve"> создан в отношении склада под управлением </w:t>
      </w:r>
      <w:r w:rsidR="003F2867">
        <w:rPr>
          <w:lang w:val="en-US"/>
        </w:rPr>
        <w:t>SAP</w:t>
      </w:r>
      <w:r w:rsidR="003F2867" w:rsidRPr="003F2867">
        <w:t xml:space="preserve"> </w:t>
      </w:r>
      <w:r w:rsidR="003F2867">
        <w:rPr>
          <w:lang w:val="en-US"/>
        </w:rPr>
        <w:t>EWM</w:t>
      </w:r>
      <w:r w:rsidR="003F2867">
        <w:t>.</w:t>
      </w:r>
    </w:p>
    <w:p w14:paraId="595ACB7F" w14:textId="654FC465" w:rsidR="00406804" w:rsidRDefault="00406804" w:rsidP="00406804">
      <w:pPr>
        <w:ind w:firstLine="709"/>
      </w:pPr>
      <w:r>
        <w:t xml:space="preserve">В </w:t>
      </w:r>
      <w:r w:rsidRPr="0019797F">
        <w:t>исходящую поставку</w:t>
      </w:r>
      <w:r w:rsidRPr="00B544B9">
        <w:t xml:space="preserve"> </w:t>
      </w:r>
      <w:r w:rsidR="003F2867">
        <w:t xml:space="preserve">в </w:t>
      </w:r>
      <w:r w:rsidR="003F2867">
        <w:rPr>
          <w:lang w:val="en-US"/>
        </w:rPr>
        <w:t>SAP</w:t>
      </w:r>
      <w:r w:rsidR="003F2867" w:rsidRPr="003F2867">
        <w:t xml:space="preserve"> </w:t>
      </w:r>
      <w:r w:rsidR="003F2867">
        <w:rPr>
          <w:lang w:val="en-US"/>
        </w:rPr>
        <w:t>EWM</w:t>
      </w:r>
      <w:r w:rsidR="003F2867" w:rsidRPr="003F2867">
        <w:t xml:space="preserve"> </w:t>
      </w:r>
      <w:r>
        <w:t xml:space="preserve">копируются данные </w:t>
      </w:r>
      <w:r w:rsidR="00276E59">
        <w:t>из</w:t>
      </w:r>
      <w:r>
        <w:t xml:space="preserve"> конкретно</w:t>
      </w:r>
      <w:r w:rsidR="00276E59">
        <w:t xml:space="preserve">го заказа на исходящую поставку в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t xml:space="preserve">: </w:t>
      </w:r>
      <w:r w:rsidRPr="00B544B9">
        <w:t xml:space="preserve">данные по Заводу (отправителю и получателю), Складу, Типу стока, на основании которых в товарных позициях заявки определяется Вид запаса, с которого должен произойти отбор </w:t>
      </w:r>
      <w:r>
        <w:t>МТР</w:t>
      </w:r>
      <w:r w:rsidRPr="00B544B9">
        <w:t xml:space="preserve"> в </w:t>
      </w:r>
      <w:r w:rsidRPr="00B544B9">
        <w:rPr>
          <w:lang w:val="en-US"/>
        </w:rPr>
        <w:t>EWM</w:t>
      </w:r>
      <w:r w:rsidRPr="00B544B9">
        <w:t xml:space="preserve">, а также данные по требуемым </w:t>
      </w:r>
      <w:r>
        <w:t>МТР и их</w:t>
      </w:r>
      <w:r w:rsidRPr="00B544B9">
        <w:t xml:space="preserve"> количеств</w:t>
      </w:r>
      <w:r>
        <w:t>у, номеру партии</w:t>
      </w:r>
      <w:r w:rsidR="00D01670">
        <w:t>, сроку годности</w:t>
      </w:r>
      <w:r>
        <w:t xml:space="preserve"> и т.д.</w:t>
      </w:r>
    </w:p>
    <w:p w14:paraId="20994DBD" w14:textId="29123995" w:rsidR="0024069A" w:rsidRPr="0024069A" w:rsidRDefault="00916974" w:rsidP="00916974">
      <w:pPr>
        <w:ind w:firstLine="709"/>
      </w:pPr>
      <w:r>
        <w:t xml:space="preserve">На уровне исходящей поставки в </w:t>
      </w:r>
      <w:r>
        <w:rPr>
          <w:lang w:val="en-US"/>
        </w:rPr>
        <w:t>SAP</w:t>
      </w:r>
      <w:r w:rsidRPr="00916974">
        <w:t xml:space="preserve"> </w:t>
      </w:r>
      <w:r>
        <w:rPr>
          <w:lang w:val="en-US"/>
        </w:rPr>
        <w:t>ERP</w:t>
      </w:r>
      <w:r w:rsidRPr="00916974">
        <w:t xml:space="preserve"> </w:t>
      </w:r>
      <w:r>
        <w:t xml:space="preserve">определяется завод. В </w:t>
      </w:r>
      <w:r w:rsidR="001B118F">
        <w:t>модуле</w:t>
      </w:r>
      <w:r>
        <w:t xml:space="preserve"> </w:t>
      </w:r>
      <w:r>
        <w:rPr>
          <w:lang w:val="en-US"/>
        </w:rPr>
        <w:t>SAP</w:t>
      </w:r>
      <w:r w:rsidRPr="0024069A">
        <w:t xml:space="preserve"> </w:t>
      </w:r>
      <w:r>
        <w:rPr>
          <w:lang w:val="en-US"/>
        </w:rPr>
        <w:t>EWM</w:t>
      </w:r>
      <w:r>
        <w:t xml:space="preserve"> завод </w:t>
      </w:r>
      <w:r>
        <w:rPr>
          <w:lang w:val="en-US"/>
        </w:rPr>
        <w:t>SAP</w:t>
      </w:r>
      <w:r w:rsidRPr="005F0DD8">
        <w:t xml:space="preserve"> </w:t>
      </w:r>
      <w:r>
        <w:rPr>
          <w:lang w:val="en-US"/>
        </w:rPr>
        <w:t>ERP</w:t>
      </w:r>
      <w:r w:rsidRPr="005F0DD8">
        <w:t xml:space="preserve"> </w:t>
      </w:r>
      <w:r>
        <w:t xml:space="preserve">соответствует </w:t>
      </w:r>
      <w:r w:rsidR="00B569E6">
        <w:t>«</w:t>
      </w:r>
      <w:r>
        <w:t>Правомочному распоряжаться</w:t>
      </w:r>
      <w:r w:rsidR="00B569E6">
        <w:t>»</w:t>
      </w:r>
      <w:r>
        <w:t xml:space="preserve">. </w:t>
      </w:r>
      <w:r w:rsidR="0024069A">
        <w:t>В</w:t>
      </w:r>
      <w:r>
        <w:t xml:space="preserve"> том случае, если МТР числятся в </w:t>
      </w:r>
      <w:r>
        <w:rPr>
          <w:lang w:val="en-US"/>
        </w:rPr>
        <w:t>SAP</w:t>
      </w:r>
      <w:r w:rsidRPr="005F0DD8">
        <w:t xml:space="preserve"> </w:t>
      </w:r>
      <w:r>
        <w:rPr>
          <w:lang w:val="en-US"/>
        </w:rPr>
        <w:t>ERP</w:t>
      </w:r>
      <w:r w:rsidRPr="005F0DD8">
        <w:t xml:space="preserve"> </w:t>
      </w:r>
      <w:r>
        <w:t>на разных заводах в рамках единого склада, находящегося под управлени</w:t>
      </w:r>
      <w:r w:rsidR="00CB432F">
        <w:t>е</w:t>
      </w:r>
      <w:r>
        <w:t xml:space="preserve">м </w:t>
      </w:r>
      <w:r>
        <w:rPr>
          <w:lang w:val="en-US"/>
        </w:rPr>
        <w:t>SAP</w:t>
      </w:r>
      <w:r w:rsidRPr="005F0DD8">
        <w:t xml:space="preserve"> </w:t>
      </w:r>
      <w:r>
        <w:rPr>
          <w:lang w:val="en-US"/>
        </w:rPr>
        <w:t>EWM</w:t>
      </w:r>
      <w:r>
        <w:t xml:space="preserve">, то при формировании </w:t>
      </w:r>
      <w:r w:rsidR="0024069A">
        <w:t>Ис</w:t>
      </w:r>
      <w:r>
        <w:t>ходящей поставк</w:t>
      </w:r>
      <w:r w:rsidR="0024069A">
        <w:t>и</w:t>
      </w:r>
      <w:r>
        <w:t xml:space="preserve"> в </w:t>
      </w:r>
      <w:r>
        <w:rPr>
          <w:lang w:val="en-US"/>
        </w:rPr>
        <w:t>SAP</w:t>
      </w:r>
      <w:r w:rsidRPr="005F0DD8">
        <w:t xml:space="preserve"> </w:t>
      </w:r>
      <w:r>
        <w:rPr>
          <w:lang w:val="en-US"/>
        </w:rPr>
        <w:t>EWM</w:t>
      </w:r>
      <w:r>
        <w:t xml:space="preserve"> завод будет определяться как </w:t>
      </w:r>
      <w:r w:rsidR="00B569E6">
        <w:t>«</w:t>
      </w:r>
      <w:r>
        <w:t>Правомочный распоряжаться</w:t>
      </w:r>
      <w:r w:rsidR="00B569E6">
        <w:t>»</w:t>
      </w:r>
      <w:r>
        <w:t xml:space="preserve">. Таким образом, </w:t>
      </w:r>
      <w:r w:rsidR="00376301">
        <w:t xml:space="preserve">в отношении </w:t>
      </w:r>
      <w:r>
        <w:t>МТР, п</w:t>
      </w:r>
      <w:r w:rsidR="0024069A">
        <w:t>редназначенны</w:t>
      </w:r>
      <w:r w:rsidR="00376301">
        <w:t>х</w:t>
      </w:r>
      <w:r w:rsidR="0024069A">
        <w:t xml:space="preserve"> разным заводам, но подлежащи</w:t>
      </w:r>
      <w:r w:rsidR="00376301">
        <w:t>х</w:t>
      </w:r>
      <w:r w:rsidR="0024069A">
        <w:t xml:space="preserve"> отгрузке с одного физического склада</w:t>
      </w:r>
      <w:r>
        <w:t>, находящ</w:t>
      </w:r>
      <w:r w:rsidR="0024069A">
        <w:t>егос</w:t>
      </w:r>
      <w:r>
        <w:t xml:space="preserve">я под управлением </w:t>
      </w:r>
      <w:r>
        <w:rPr>
          <w:lang w:val="en-US"/>
        </w:rPr>
        <w:t>SAP</w:t>
      </w:r>
      <w:r w:rsidRPr="005F0DD8">
        <w:t xml:space="preserve"> </w:t>
      </w:r>
      <w:r>
        <w:rPr>
          <w:lang w:val="en-US"/>
        </w:rPr>
        <w:t>EWM</w:t>
      </w:r>
      <w:r>
        <w:t xml:space="preserve">, </w:t>
      </w:r>
      <w:r w:rsidR="001B118F">
        <w:t>модуль</w:t>
      </w:r>
      <w:r>
        <w:t xml:space="preserve"> </w:t>
      </w:r>
      <w:r>
        <w:rPr>
          <w:lang w:val="en-US"/>
        </w:rPr>
        <w:t>SAP</w:t>
      </w:r>
      <w:r w:rsidRPr="005F0DD8">
        <w:t xml:space="preserve"> </w:t>
      </w:r>
      <w:r>
        <w:rPr>
          <w:lang w:val="en-US"/>
        </w:rPr>
        <w:t>EWM</w:t>
      </w:r>
      <w:r w:rsidRPr="005F0DD8">
        <w:t xml:space="preserve"> </w:t>
      </w:r>
      <w:r>
        <w:t xml:space="preserve">будет </w:t>
      </w:r>
      <w:r w:rsidR="0024069A">
        <w:t xml:space="preserve">создавать складские задачи с учетом </w:t>
      </w:r>
      <w:r w:rsidR="00B569E6">
        <w:t>«</w:t>
      </w:r>
      <w:r w:rsidR="0024069A">
        <w:t>Правомочного распоряжаться</w:t>
      </w:r>
      <w:r w:rsidR="00B569E6">
        <w:t>»</w:t>
      </w:r>
      <w:r w:rsidR="0024069A">
        <w:t xml:space="preserve">. Таким образом, в комплектование для конкретного </w:t>
      </w:r>
      <w:r w:rsidR="00B569E6">
        <w:t>«</w:t>
      </w:r>
      <w:r w:rsidR="0024069A">
        <w:t>Правомочного распоряжаться</w:t>
      </w:r>
      <w:r w:rsidR="00B569E6">
        <w:t>»</w:t>
      </w:r>
      <w:r w:rsidR="0024069A">
        <w:t xml:space="preserve"> (завода в </w:t>
      </w:r>
      <w:r w:rsidR="0024069A">
        <w:rPr>
          <w:lang w:val="en-US"/>
        </w:rPr>
        <w:t>SAP</w:t>
      </w:r>
      <w:r w:rsidR="0024069A" w:rsidRPr="0024069A">
        <w:t xml:space="preserve"> </w:t>
      </w:r>
      <w:r w:rsidR="0024069A">
        <w:rPr>
          <w:lang w:val="en-US"/>
        </w:rPr>
        <w:t>ERP</w:t>
      </w:r>
      <w:r w:rsidR="0024069A" w:rsidRPr="0024069A">
        <w:t>)</w:t>
      </w:r>
      <w:r w:rsidR="0024069A">
        <w:t xml:space="preserve"> </w:t>
      </w:r>
      <w:r w:rsidR="001B118F">
        <w:t>модуль</w:t>
      </w:r>
      <w:r w:rsidR="0024069A">
        <w:t xml:space="preserve"> </w:t>
      </w:r>
      <w:r w:rsidR="0024069A">
        <w:rPr>
          <w:lang w:val="en-US"/>
        </w:rPr>
        <w:t>SAP</w:t>
      </w:r>
      <w:r w:rsidR="0024069A" w:rsidRPr="0024069A">
        <w:t xml:space="preserve"> </w:t>
      </w:r>
      <w:r w:rsidR="0024069A">
        <w:rPr>
          <w:lang w:val="en-US"/>
        </w:rPr>
        <w:t>EWM</w:t>
      </w:r>
      <w:r w:rsidR="0024069A">
        <w:t xml:space="preserve"> будет отправлять только те МТР, к</w:t>
      </w:r>
      <w:r w:rsidR="00CB432F">
        <w:t>о</w:t>
      </w:r>
      <w:r w:rsidR="0024069A">
        <w:t xml:space="preserve">торые были приняты </w:t>
      </w:r>
      <w:r w:rsidR="00376301">
        <w:t xml:space="preserve">и хранились на складе </w:t>
      </w:r>
      <w:r w:rsidR="0024069A">
        <w:t xml:space="preserve">для этого </w:t>
      </w:r>
      <w:r w:rsidR="00B569E6">
        <w:t>«</w:t>
      </w:r>
      <w:r w:rsidR="0024069A">
        <w:t>Правомочного распоряжаться</w:t>
      </w:r>
      <w:r w:rsidR="00B569E6">
        <w:t>»</w:t>
      </w:r>
      <w:r w:rsidR="0024069A">
        <w:t xml:space="preserve"> (завода в </w:t>
      </w:r>
      <w:r w:rsidR="0024069A">
        <w:rPr>
          <w:lang w:val="en-US"/>
        </w:rPr>
        <w:t>SAP</w:t>
      </w:r>
      <w:r w:rsidR="0024069A" w:rsidRPr="0024069A">
        <w:t xml:space="preserve"> </w:t>
      </w:r>
      <w:r w:rsidR="0024069A">
        <w:rPr>
          <w:lang w:val="en-US"/>
        </w:rPr>
        <w:t>ERP</w:t>
      </w:r>
      <w:r w:rsidR="0024069A">
        <w:t>).</w:t>
      </w:r>
    </w:p>
    <w:p w14:paraId="0B3DA95F" w14:textId="50BCAF0B" w:rsidR="00406804" w:rsidRPr="00B544B9" w:rsidRDefault="00406804" w:rsidP="00406804">
      <w:pPr>
        <w:ind w:firstLine="709"/>
      </w:pPr>
      <w:r>
        <w:t>На</w:t>
      </w:r>
      <w:r w:rsidRPr="00B544B9">
        <w:t xml:space="preserve"> уровне </w:t>
      </w:r>
      <w:r w:rsidR="00831F76">
        <w:t xml:space="preserve">исходящей поставки </w:t>
      </w:r>
      <w:r w:rsidRPr="00B544B9">
        <w:t xml:space="preserve">определяется </w:t>
      </w:r>
      <w:r w:rsidRPr="0019797F">
        <w:t>Вид складского процесса (</w:t>
      </w:r>
      <w:r w:rsidRPr="0019797F">
        <w:rPr>
          <w:lang w:val="en-US"/>
        </w:rPr>
        <w:t>WPT</w:t>
      </w:r>
      <w:r w:rsidRPr="0019797F">
        <w:t xml:space="preserve">, </w:t>
      </w:r>
      <w:r w:rsidRPr="0019797F">
        <w:rPr>
          <w:lang w:val="en-US"/>
        </w:rPr>
        <w:t>Warehouse</w:t>
      </w:r>
      <w:r w:rsidRPr="0019797F">
        <w:t xml:space="preserve"> </w:t>
      </w:r>
      <w:r w:rsidRPr="0019797F">
        <w:rPr>
          <w:lang w:val="en-US"/>
        </w:rPr>
        <w:t>Process</w:t>
      </w:r>
      <w:r w:rsidRPr="0019797F">
        <w:t xml:space="preserve"> </w:t>
      </w:r>
      <w:r w:rsidRPr="0019797F">
        <w:rPr>
          <w:lang w:val="en-US"/>
        </w:rPr>
        <w:t>Type</w:t>
      </w:r>
      <w:r w:rsidRPr="0019797F">
        <w:t>),</w:t>
      </w:r>
      <w:r w:rsidRPr="00B544B9">
        <w:t xml:space="preserve"> отвечающий за определение стратегии отпуска, а также за правила округления количеств в задачах, формирование шагов процесса</w:t>
      </w:r>
      <w:r>
        <w:t>, определения Очередей задач (</w:t>
      </w:r>
      <w:r w:rsidRPr="00B544B9">
        <w:t>логику подтверждения параметров на ТСД</w:t>
      </w:r>
      <w:r>
        <w:t>)</w:t>
      </w:r>
      <w:r w:rsidRPr="00B544B9">
        <w:t xml:space="preserve"> и др. Выбор Вида складского процесса </w:t>
      </w:r>
      <w:r>
        <w:t>в</w:t>
      </w:r>
      <w:r w:rsidRPr="00B544B9">
        <w:t xml:space="preserve"> </w:t>
      </w:r>
      <w:r w:rsidRPr="00B544B9">
        <w:rPr>
          <w:lang w:val="en-US"/>
        </w:rPr>
        <w:t>SAP</w:t>
      </w:r>
      <w:r w:rsidRPr="00B544B9">
        <w:t xml:space="preserve"> </w:t>
      </w:r>
      <w:r w:rsidRPr="00B544B9">
        <w:rPr>
          <w:lang w:val="en-US"/>
        </w:rPr>
        <w:t>EWM</w:t>
      </w:r>
      <w:r w:rsidRPr="00B544B9">
        <w:t xml:space="preserve"> </w:t>
      </w:r>
      <w:r>
        <w:t>будет также зависеть от других параметров: в</w:t>
      </w:r>
      <w:r w:rsidRPr="00B544B9">
        <w:t>иды документа и позиции</w:t>
      </w:r>
      <w:r>
        <w:t>, п</w:t>
      </w:r>
      <w:r w:rsidRPr="00B544B9">
        <w:t>риоритеты поставок (определяются на уровне Заказчика)</w:t>
      </w:r>
      <w:r>
        <w:t xml:space="preserve">, </w:t>
      </w:r>
      <w:r w:rsidRPr="00B544B9">
        <w:t>передаваемых вместе с поставками.</w:t>
      </w:r>
    </w:p>
    <w:p w14:paraId="57975A02" w14:textId="6D96AE4C" w:rsidR="00406804" w:rsidRPr="00B544B9" w:rsidRDefault="00406804" w:rsidP="00406804">
      <w:pPr>
        <w:ind w:firstLine="709"/>
      </w:pPr>
      <w:r w:rsidRPr="0019797F">
        <w:t>Заказ на исходящую поставку</w:t>
      </w:r>
      <w:r w:rsidRPr="00B544B9">
        <w:t xml:space="preserve"> используется </w:t>
      </w:r>
      <w:r>
        <w:t xml:space="preserve">в </w:t>
      </w:r>
      <w:r>
        <w:rPr>
          <w:lang w:val="en-US"/>
        </w:rPr>
        <w:t>SAP</w:t>
      </w:r>
      <w:r w:rsidRPr="0019797F">
        <w:t xml:space="preserve"> </w:t>
      </w:r>
      <w:r>
        <w:rPr>
          <w:lang w:val="en-US"/>
        </w:rPr>
        <w:t>EWM</w:t>
      </w:r>
      <w:r w:rsidRPr="0019797F">
        <w:t xml:space="preserve"> </w:t>
      </w:r>
      <w:r w:rsidRPr="00B544B9">
        <w:t xml:space="preserve">как оперативный документ для инициирования и мониторинга складских активностей по подбору и отгрузке по данной исходящей поставке. При постировании Отпуска материалов (ОМ) по Заказу на исходящую поставку данные из </w:t>
      </w:r>
      <w:r w:rsidR="00376301">
        <w:rPr>
          <w:lang w:val="en-US"/>
        </w:rPr>
        <w:t>SAP</w:t>
      </w:r>
      <w:r w:rsidR="00376301" w:rsidRPr="00376301">
        <w:t xml:space="preserve"> </w:t>
      </w:r>
      <w:r w:rsidR="00376301">
        <w:rPr>
          <w:lang w:val="en-US"/>
        </w:rPr>
        <w:t>EWM</w:t>
      </w:r>
      <w:r w:rsidRPr="00B544B9">
        <w:t xml:space="preserve"> передаются в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rsidRPr="00B544B9">
        <w:t xml:space="preserve"> на уровень Исходящей поставки. При этом</w:t>
      </w:r>
      <w:r>
        <w:t>,</w:t>
      </w:r>
      <w:r w:rsidRPr="00B544B9">
        <w:t xml:space="preserve"> возможна настройка допусков недопоставки и перепоставки. </w:t>
      </w:r>
    </w:p>
    <w:p w14:paraId="6464D6EA" w14:textId="59360AF4" w:rsidR="00406804" w:rsidRPr="00DE7A24" w:rsidRDefault="00C47810" w:rsidP="00406804">
      <w:pPr>
        <w:ind w:firstLine="709"/>
      </w:pPr>
      <w:r>
        <w:t>Технические сторон</w:t>
      </w:r>
      <w:r w:rsidR="007648B9">
        <w:t>ы</w:t>
      </w:r>
      <w:r>
        <w:t xml:space="preserve"> п</w:t>
      </w:r>
      <w:r w:rsidR="00406804" w:rsidRPr="00DE7A24">
        <w:t>роцесс</w:t>
      </w:r>
      <w:r>
        <w:t>ов</w:t>
      </w:r>
      <w:r w:rsidR="00406804" w:rsidRPr="00DE7A24">
        <w:t xml:space="preserve"> комплект</w:t>
      </w:r>
      <w:r w:rsidR="00406804">
        <w:t>ования</w:t>
      </w:r>
      <w:r w:rsidR="00406804" w:rsidRPr="00DE7A24">
        <w:t xml:space="preserve"> и отпуска материалов по исходящим поставкам для </w:t>
      </w:r>
      <w:r w:rsidR="00406804">
        <w:t xml:space="preserve">крытых складов и открытых площадок </w:t>
      </w:r>
      <w:r w:rsidR="00406804" w:rsidRPr="00DE7A24">
        <w:t xml:space="preserve">не отличаются. В обоих случаях на первом шаге в </w:t>
      </w:r>
      <w:r w:rsidR="00406804">
        <w:rPr>
          <w:lang w:val="en-US"/>
        </w:rPr>
        <w:t>SAP</w:t>
      </w:r>
      <w:r w:rsidR="00406804" w:rsidRPr="00662E6B">
        <w:t xml:space="preserve"> </w:t>
      </w:r>
      <w:r w:rsidR="00406804">
        <w:rPr>
          <w:lang w:val="en-US"/>
        </w:rPr>
        <w:t>ERP</w:t>
      </w:r>
      <w:r w:rsidR="00406804" w:rsidRPr="00662E6B">
        <w:t xml:space="preserve"> (</w:t>
      </w:r>
      <w:r w:rsidR="00406804">
        <w:rPr>
          <w:lang w:val="en-US"/>
        </w:rPr>
        <w:t>SAP</w:t>
      </w:r>
      <w:r w:rsidR="00406804" w:rsidRPr="00AC51EB">
        <w:t xml:space="preserve"> </w:t>
      </w:r>
      <w:r w:rsidR="00406804">
        <w:rPr>
          <w:lang w:val="en-US"/>
        </w:rPr>
        <w:t>S</w:t>
      </w:r>
      <w:r w:rsidR="00406804" w:rsidRPr="00AC51EB">
        <w:t xml:space="preserve">/4 </w:t>
      </w:r>
      <w:r w:rsidR="00406804">
        <w:rPr>
          <w:lang w:val="en-US"/>
        </w:rPr>
        <w:t>HANA</w:t>
      </w:r>
      <w:r w:rsidR="00406804" w:rsidRPr="00AC51EB">
        <w:t>)</w:t>
      </w:r>
      <w:r w:rsidR="00406804" w:rsidRPr="00DE7A24">
        <w:t xml:space="preserve"> создается исходящая поставка, которая передается в </w:t>
      </w:r>
      <w:r w:rsidR="00406804" w:rsidRPr="00DE7A24">
        <w:rPr>
          <w:lang w:val="en-US"/>
        </w:rPr>
        <w:t>SAP</w:t>
      </w:r>
      <w:r w:rsidR="00406804" w:rsidRPr="00DE7A24">
        <w:t xml:space="preserve"> </w:t>
      </w:r>
      <w:r w:rsidR="00406804" w:rsidRPr="00DE7A24">
        <w:rPr>
          <w:lang w:val="en-US"/>
        </w:rPr>
        <w:t>EWM</w:t>
      </w:r>
      <w:r w:rsidR="00406804" w:rsidRPr="00DE7A24">
        <w:t xml:space="preserve"> в вид</w:t>
      </w:r>
      <w:r w:rsidR="00406804">
        <w:t>е Заказа на исходящую поставку. П</w:t>
      </w:r>
      <w:r w:rsidR="00406804" w:rsidRPr="00DE7A24">
        <w:t xml:space="preserve">осле проведения отпуска материала по </w:t>
      </w:r>
      <w:r w:rsidR="00406804">
        <w:t>всем скомплектованным по этому з</w:t>
      </w:r>
      <w:r w:rsidR="00406804" w:rsidRPr="00DE7A24">
        <w:t xml:space="preserve">аказу </w:t>
      </w:r>
      <w:r w:rsidR="00406804">
        <w:t>МТР,</w:t>
      </w:r>
      <w:r w:rsidR="00406804" w:rsidRPr="00DE7A24">
        <w:t xml:space="preserve"> данные передаются в исходящую поставку </w:t>
      </w:r>
      <w:r w:rsidR="00406804">
        <w:rPr>
          <w:lang w:val="en-US"/>
        </w:rPr>
        <w:t>SAP</w:t>
      </w:r>
      <w:r w:rsidR="00406804" w:rsidRPr="00662E6B">
        <w:t xml:space="preserve"> </w:t>
      </w:r>
      <w:r w:rsidR="00406804">
        <w:rPr>
          <w:lang w:val="en-US"/>
        </w:rPr>
        <w:t>ERP</w:t>
      </w:r>
      <w:r w:rsidR="00406804" w:rsidRPr="00662E6B">
        <w:t xml:space="preserve"> (</w:t>
      </w:r>
      <w:r w:rsidR="00406804">
        <w:rPr>
          <w:lang w:val="en-US"/>
        </w:rPr>
        <w:t>SAP</w:t>
      </w:r>
      <w:r w:rsidR="00406804" w:rsidRPr="00662E6B">
        <w:t xml:space="preserve"> </w:t>
      </w:r>
      <w:r w:rsidR="00406804">
        <w:rPr>
          <w:lang w:val="en-US"/>
        </w:rPr>
        <w:t>S</w:t>
      </w:r>
      <w:r w:rsidR="00406804" w:rsidRPr="00662E6B">
        <w:t xml:space="preserve">/4 </w:t>
      </w:r>
      <w:r w:rsidR="00406804">
        <w:rPr>
          <w:lang w:val="en-US"/>
        </w:rPr>
        <w:t>HANA</w:t>
      </w:r>
      <w:r w:rsidR="00406804" w:rsidRPr="00662E6B">
        <w:t>)</w:t>
      </w:r>
      <w:r w:rsidR="00406804" w:rsidRPr="00DE7A24">
        <w:t>, поставка закрывается, создаются документы материала (проводки движения).</w:t>
      </w:r>
    </w:p>
    <w:p w14:paraId="0B95C732" w14:textId="77777777" w:rsidR="00406804" w:rsidRDefault="00406804" w:rsidP="00406804">
      <w:pPr>
        <w:ind w:firstLine="709"/>
      </w:pPr>
      <w:r w:rsidRPr="00DE7A24">
        <w:t xml:space="preserve">Процесс обработки Заказа на исходящую поставку </w:t>
      </w:r>
      <w:r>
        <w:t xml:space="preserve">в </w:t>
      </w:r>
      <w:r>
        <w:rPr>
          <w:lang w:val="en-US"/>
        </w:rPr>
        <w:t>SAP</w:t>
      </w:r>
      <w:r w:rsidRPr="00FF3F1A">
        <w:t xml:space="preserve"> </w:t>
      </w:r>
      <w:r>
        <w:rPr>
          <w:lang w:val="en-US"/>
        </w:rPr>
        <w:t>EWM</w:t>
      </w:r>
      <w:r w:rsidRPr="00FF3F1A">
        <w:t xml:space="preserve"> </w:t>
      </w:r>
      <w:r w:rsidRPr="00DE7A24">
        <w:t>состоит из следующих этапов:</w:t>
      </w:r>
    </w:p>
    <w:p w14:paraId="0C078A21" w14:textId="77777777" w:rsidR="00406804" w:rsidRPr="0006739C" w:rsidRDefault="00406804" w:rsidP="00823682">
      <w:pPr>
        <w:pStyle w:val="afc"/>
        <w:numPr>
          <w:ilvl w:val="0"/>
          <w:numId w:val="54"/>
        </w:numPr>
        <w:ind w:left="1134"/>
      </w:pPr>
      <w:r>
        <w:t>п</w:t>
      </w:r>
      <w:r w:rsidRPr="0006739C">
        <w:t>ланирование;</w:t>
      </w:r>
    </w:p>
    <w:p w14:paraId="184AD9F9" w14:textId="77777777" w:rsidR="00406804" w:rsidRPr="0006739C" w:rsidRDefault="00406804" w:rsidP="00823682">
      <w:pPr>
        <w:pStyle w:val="afc"/>
        <w:numPr>
          <w:ilvl w:val="0"/>
          <w:numId w:val="54"/>
        </w:numPr>
        <w:ind w:left="1134"/>
      </w:pPr>
      <w:r>
        <w:t>с</w:t>
      </w:r>
      <w:r w:rsidRPr="0006739C">
        <w:t>борка;</w:t>
      </w:r>
    </w:p>
    <w:p w14:paraId="0A98F1F6" w14:textId="77777777" w:rsidR="00406804" w:rsidRPr="0006739C" w:rsidRDefault="00406804" w:rsidP="00823682">
      <w:pPr>
        <w:pStyle w:val="afc"/>
        <w:numPr>
          <w:ilvl w:val="0"/>
          <w:numId w:val="54"/>
        </w:numPr>
        <w:ind w:left="1134"/>
      </w:pPr>
      <w:r>
        <w:t>к</w:t>
      </w:r>
      <w:r w:rsidRPr="0006739C">
        <w:t>онтроль;</w:t>
      </w:r>
    </w:p>
    <w:p w14:paraId="28872F4E" w14:textId="77777777" w:rsidR="00406804" w:rsidRPr="0006739C" w:rsidRDefault="00406804" w:rsidP="00823682">
      <w:pPr>
        <w:pStyle w:val="afc"/>
        <w:numPr>
          <w:ilvl w:val="0"/>
          <w:numId w:val="54"/>
        </w:numPr>
        <w:ind w:left="1134"/>
      </w:pPr>
      <w:r>
        <w:t>п</w:t>
      </w:r>
      <w:r w:rsidRPr="0006739C">
        <w:t>огрузка и отпуск материалов.</w:t>
      </w:r>
    </w:p>
    <w:p w14:paraId="652E7B01" w14:textId="77777777" w:rsidR="00406804" w:rsidRPr="00DE7A24" w:rsidRDefault="00406804" w:rsidP="00406804">
      <w:pPr>
        <w:ind w:firstLine="709"/>
      </w:pPr>
      <w:r w:rsidRPr="00DE7A24">
        <w:t>Поиск необходим</w:t>
      </w:r>
      <w:r>
        <w:t xml:space="preserve">ых для заказа МТР, учитывающий </w:t>
      </w:r>
      <w:r w:rsidRPr="00DE7A24">
        <w:t>различны</w:t>
      </w:r>
      <w:r>
        <w:t>е</w:t>
      </w:r>
      <w:r w:rsidRPr="00DE7A24">
        <w:t xml:space="preserve"> требовани</w:t>
      </w:r>
      <w:r>
        <w:t>я</w:t>
      </w:r>
      <w:r w:rsidRPr="00DE7A24">
        <w:t xml:space="preserve"> и ограничени</w:t>
      </w:r>
      <w:r>
        <w:t>я,</w:t>
      </w:r>
      <w:r w:rsidRPr="00DE7A24">
        <w:t xml:space="preserve"> реализуется в системе на основе блока настроек «Стратегия отпуска». В рамках настроек определяется:</w:t>
      </w:r>
    </w:p>
    <w:p w14:paraId="4331D3FE" w14:textId="77777777" w:rsidR="00406804" w:rsidRPr="00DE7A24" w:rsidRDefault="00406804" w:rsidP="00823682">
      <w:pPr>
        <w:pStyle w:val="afc"/>
        <w:numPr>
          <w:ilvl w:val="0"/>
          <w:numId w:val="55"/>
        </w:numPr>
        <w:ind w:left="1134"/>
      </w:pPr>
      <w:r>
        <w:t>п</w:t>
      </w:r>
      <w:r w:rsidRPr="00DE7A24">
        <w:t xml:space="preserve">оследовательность поиска Типов склада и Групп типов складов (в каких зонах предпочтительно искать </w:t>
      </w:r>
      <w:r>
        <w:t>МТР или за какими зонами МТР закреплен</w:t>
      </w:r>
      <w:r w:rsidRPr="00DE7A24">
        <w:t>)</w:t>
      </w:r>
      <w:r>
        <w:t>;</w:t>
      </w:r>
    </w:p>
    <w:p w14:paraId="699E9010" w14:textId="77777777" w:rsidR="00406804" w:rsidRDefault="00406804" w:rsidP="00823682">
      <w:pPr>
        <w:pStyle w:val="afc"/>
        <w:numPr>
          <w:ilvl w:val="0"/>
          <w:numId w:val="55"/>
        </w:numPr>
        <w:ind w:left="1134"/>
      </w:pPr>
      <w:r>
        <w:t>п</w:t>
      </w:r>
      <w:r w:rsidRPr="00DE7A24">
        <w:t>равила ротации (срок годности, дата приемки, количественные предпочтения и многое другое – по возрастанию или убыванию)</w:t>
      </w:r>
      <w:r>
        <w:t>;</w:t>
      </w:r>
    </w:p>
    <w:p w14:paraId="03099906" w14:textId="77777777" w:rsidR="00406804" w:rsidRPr="00DE7A24" w:rsidRDefault="00406804" w:rsidP="00406804">
      <w:pPr>
        <w:ind w:firstLine="709"/>
      </w:pPr>
      <w:r w:rsidRPr="00DE7A24">
        <w:t>Данное сочетание требований определяется в зависимости от следующих параметров и их комбинаций:</w:t>
      </w:r>
    </w:p>
    <w:p w14:paraId="22401B2D" w14:textId="77777777" w:rsidR="00406804" w:rsidRPr="00DE7A24" w:rsidRDefault="00406804" w:rsidP="00823682">
      <w:pPr>
        <w:pStyle w:val="afc"/>
        <w:numPr>
          <w:ilvl w:val="0"/>
          <w:numId w:val="56"/>
        </w:numPr>
        <w:ind w:left="1134"/>
      </w:pPr>
      <w:r>
        <w:t>и</w:t>
      </w:r>
      <w:r w:rsidRPr="00DE7A24">
        <w:t xml:space="preserve">ндикатора, указываемого в </w:t>
      </w:r>
      <w:r>
        <w:t>МТР;</w:t>
      </w:r>
    </w:p>
    <w:p w14:paraId="105F5655" w14:textId="77777777" w:rsidR="00406804" w:rsidRPr="00DE7A24" w:rsidRDefault="00406804" w:rsidP="00823682">
      <w:pPr>
        <w:pStyle w:val="afc"/>
        <w:numPr>
          <w:ilvl w:val="0"/>
          <w:numId w:val="56"/>
        </w:numPr>
        <w:ind w:left="1134"/>
      </w:pPr>
      <w:r>
        <w:t>в</w:t>
      </w:r>
      <w:r w:rsidRPr="00DE7A24">
        <w:t>ида складского процесса</w:t>
      </w:r>
      <w:r>
        <w:t>;</w:t>
      </w:r>
    </w:p>
    <w:p w14:paraId="347FC236" w14:textId="77777777" w:rsidR="00406804" w:rsidRPr="00DE7A24" w:rsidRDefault="00406804" w:rsidP="00823682">
      <w:pPr>
        <w:pStyle w:val="afc"/>
        <w:numPr>
          <w:ilvl w:val="0"/>
          <w:numId w:val="56"/>
        </w:numPr>
        <w:ind w:left="1134"/>
      </w:pPr>
      <w:r>
        <w:t>в</w:t>
      </w:r>
      <w:r w:rsidRPr="00DE7A24">
        <w:t>ида запаса</w:t>
      </w:r>
      <w:r>
        <w:t>;</w:t>
      </w:r>
    </w:p>
    <w:p w14:paraId="244A6876" w14:textId="77777777" w:rsidR="00406804" w:rsidRDefault="00406804" w:rsidP="00823682">
      <w:pPr>
        <w:pStyle w:val="afc"/>
        <w:numPr>
          <w:ilvl w:val="0"/>
          <w:numId w:val="56"/>
        </w:numPr>
        <w:ind w:left="1134"/>
      </w:pPr>
      <w:r>
        <w:t>к</w:t>
      </w:r>
      <w:r w:rsidRPr="00DE7A24">
        <w:t xml:space="preserve">оличественного классификатора и других </w:t>
      </w:r>
      <w:r>
        <w:t xml:space="preserve">применяемых </w:t>
      </w:r>
      <w:r w:rsidRPr="00DE7A24">
        <w:t>параметров</w:t>
      </w:r>
      <w:r>
        <w:t>.</w:t>
      </w:r>
    </w:p>
    <w:p w14:paraId="55963E59" w14:textId="77777777" w:rsidR="00406804" w:rsidRPr="00DE7A24" w:rsidRDefault="00406804" w:rsidP="00406804">
      <w:pPr>
        <w:ind w:firstLine="709"/>
      </w:pPr>
      <w:r w:rsidRPr="00DE7A24">
        <w:t xml:space="preserve">На уровне Типа склада и/или Вида складского процесса настраиваются </w:t>
      </w:r>
      <w:r w:rsidRPr="00C46533">
        <w:t>правила округления</w:t>
      </w:r>
      <w:r w:rsidRPr="00DE7A24">
        <w:t xml:space="preserve">, которые необходимо использовать при обработке потребностей на такие </w:t>
      </w:r>
      <w:r>
        <w:t xml:space="preserve">МТР, как, например, </w:t>
      </w:r>
      <w:r w:rsidRPr="00DE7A24">
        <w:t>кабели в мотках, металлические листы</w:t>
      </w:r>
      <w:r>
        <w:t>,</w:t>
      </w:r>
      <w:r w:rsidRPr="00DE7A24">
        <w:t xml:space="preserve"> крупные тарные места </w:t>
      </w:r>
      <w:r>
        <w:t>с различными МТР</w:t>
      </w:r>
      <w:r w:rsidRPr="00DE7A24">
        <w:t xml:space="preserve">. Количество в заказах по ним </w:t>
      </w:r>
      <w:r>
        <w:t xml:space="preserve">может отличаться от </w:t>
      </w:r>
      <w:r w:rsidRPr="00DE7A24">
        <w:t>цело</w:t>
      </w:r>
      <w:r>
        <w:t>й неделимой единицы, имеющейся на складе и доступной</w:t>
      </w:r>
      <w:r w:rsidRPr="00DE7A24">
        <w:t xml:space="preserve"> к отгрузке. </w:t>
      </w:r>
      <w:r>
        <w:t xml:space="preserve">Следовательно, </w:t>
      </w:r>
      <w:r w:rsidRPr="00DE7A24">
        <w:t xml:space="preserve">потребность </w:t>
      </w:r>
      <w:r>
        <w:t xml:space="preserve">необходимо автоматически </w:t>
      </w:r>
      <w:r w:rsidRPr="00DE7A24">
        <w:t xml:space="preserve">округляться до целой </w:t>
      </w:r>
      <w:r>
        <w:t xml:space="preserve">(неделимой) </w:t>
      </w:r>
      <w:r w:rsidRPr="00DE7A24">
        <w:t xml:space="preserve">ЕО. </w:t>
      </w:r>
      <w:r>
        <w:t xml:space="preserve">Такой алгоритм требует корректной настройки </w:t>
      </w:r>
      <w:r w:rsidRPr="00DE7A24">
        <w:t>допуск</w:t>
      </w:r>
      <w:r>
        <w:t>ов</w:t>
      </w:r>
      <w:r w:rsidRPr="00DE7A24">
        <w:t xml:space="preserve"> на перегруз/недогруз</w:t>
      </w:r>
      <w:r>
        <w:t xml:space="preserve"> по конкретным МТР/группам МТР</w:t>
      </w:r>
      <w:r w:rsidRPr="00DE7A24">
        <w:t>.</w:t>
      </w:r>
    </w:p>
    <w:p w14:paraId="7FE2C11B" w14:textId="77777777" w:rsidR="00406804" w:rsidRDefault="00406804" w:rsidP="00406804">
      <w:pPr>
        <w:ind w:firstLine="709"/>
      </w:pPr>
      <w:r>
        <w:t>С</w:t>
      </w:r>
      <w:r w:rsidRPr="00DE7A24">
        <w:t xml:space="preserve">кладские задачи </w:t>
      </w:r>
      <w:r>
        <w:t xml:space="preserve">на комплектование </w:t>
      </w:r>
      <w:r w:rsidRPr="00DE7A24">
        <w:t xml:space="preserve">группируются в </w:t>
      </w:r>
      <w:r w:rsidRPr="00027E15">
        <w:t>складские заказы</w:t>
      </w:r>
      <w:r>
        <w:t xml:space="preserve">. </w:t>
      </w:r>
      <w:r w:rsidRPr="00DE7A24">
        <w:t xml:space="preserve">Для </w:t>
      </w:r>
      <w:r>
        <w:t xml:space="preserve">отбора </w:t>
      </w:r>
      <w:r w:rsidRPr="00DE7A24">
        <w:t xml:space="preserve">целых ЕО Правило создания складских заказов настраивается таким образом, что одна ЕО </w:t>
      </w:r>
      <w:r>
        <w:t xml:space="preserve">была равна одному </w:t>
      </w:r>
      <w:r w:rsidRPr="00DE7A24">
        <w:t>складско</w:t>
      </w:r>
      <w:r>
        <w:t>му</w:t>
      </w:r>
      <w:r w:rsidRPr="00DE7A24">
        <w:t xml:space="preserve"> заказ</w:t>
      </w:r>
      <w:r>
        <w:t>у</w:t>
      </w:r>
      <w:r w:rsidRPr="00DE7A24">
        <w:t xml:space="preserve">. </w:t>
      </w:r>
      <w:r>
        <w:t>З</w:t>
      </w:r>
      <w:r w:rsidRPr="00DE7A24">
        <w:t>адач</w:t>
      </w:r>
      <w:r>
        <w:t>и, по которым</w:t>
      </w:r>
      <w:r w:rsidRPr="00DE7A24">
        <w:t xml:space="preserve"> </w:t>
      </w:r>
      <w:r>
        <w:t xml:space="preserve">предусмотрено </w:t>
      </w:r>
      <w:r w:rsidRPr="00DE7A24">
        <w:t>комплектовани</w:t>
      </w:r>
      <w:r>
        <w:t>е</w:t>
      </w:r>
      <w:r w:rsidRPr="00DE7A24">
        <w:t xml:space="preserve"> неполных количеств</w:t>
      </w:r>
      <w:r>
        <w:t xml:space="preserve">, группируются в единый складской заказ таким образом, чтобы его выполнение привело к сбору одной </w:t>
      </w:r>
      <w:r w:rsidRPr="00DE7A24">
        <w:t xml:space="preserve">ЕО комплектования. </w:t>
      </w:r>
    </w:p>
    <w:p w14:paraId="391734C6" w14:textId="77777777" w:rsidR="00406804" w:rsidRPr="00DE7A24" w:rsidRDefault="00406804" w:rsidP="00406804">
      <w:pPr>
        <w:ind w:firstLine="709"/>
      </w:pPr>
      <w:r>
        <w:t>В</w:t>
      </w:r>
      <w:r w:rsidRPr="00DE7A24">
        <w:t xml:space="preserve"> Правиле создания складских заказов </w:t>
      </w:r>
      <w:r>
        <w:t xml:space="preserve">необходимо </w:t>
      </w:r>
      <w:r w:rsidRPr="00DE7A24">
        <w:t>использ</w:t>
      </w:r>
      <w:r>
        <w:t>овать следующие</w:t>
      </w:r>
      <w:r w:rsidRPr="00DE7A24">
        <w:t xml:space="preserve"> фильтры и ограничения:</w:t>
      </w:r>
    </w:p>
    <w:p w14:paraId="4A507575" w14:textId="42EF14B2" w:rsidR="00406804" w:rsidRPr="00DE7A24" w:rsidRDefault="00406804" w:rsidP="00823682">
      <w:pPr>
        <w:pStyle w:val="afc"/>
        <w:numPr>
          <w:ilvl w:val="0"/>
          <w:numId w:val="57"/>
        </w:numPr>
        <w:ind w:left="1134"/>
      </w:pPr>
      <w:r w:rsidRPr="00DE7A24">
        <w:t>максимальный объем или вес</w:t>
      </w:r>
      <w:r w:rsidR="001C103E">
        <w:t xml:space="preserve"> (если применимо на конкретном складе или типе склада)</w:t>
      </w:r>
      <w:r>
        <w:t>;</w:t>
      </w:r>
    </w:p>
    <w:p w14:paraId="0BB6E811" w14:textId="77777777" w:rsidR="00406804" w:rsidRPr="00DE7A24" w:rsidRDefault="00406804" w:rsidP="00823682">
      <w:pPr>
        <w:pStyle w:val="afc"/>
        <w:numPr>
          <w:ilvl w:val="0"/>
          <w:numId w:val="57"/>
        </w:numPr>
        <w:ind w:left="1134"/>
      </w:pPr>
      <w:r w:rsidRPr="00DE7A24">
        <w:t>количество позиций</w:t>
      </w:r>
      <w:r>
        <w:t xml:space="preserve"> МТР;</w:t>
      </w:r>
    </w:p>
    <w:p w14:paraId="02F1907F" w14:textId="77777777" w:rsidR="00406804" w:rsidRPr="00DE7A24" w:rsidRDefault="00406804" w:rsidP="00823682">
      <w:pPr>
        <w:pStyle w:val="afc"/>
        <w:numPr>
          <w:ilvl w:val="0"/>
          <w:numId w:val="57"/>
        </w:numPr>
        <w:ind w:left="1134"/>
      </w:pPr>
      <w:r>
        <w:t>количество ЕО;</w:t>
      </w:r>
    </w:p>
    <w:p w14:paraId="08411415" w14:textId="77777777" w:rsidR="00406804" w:rsidRDefault="00406804" w:rsidP="00823682">
      <w:pPr>
        <w:pStyle w:val="afc"/>
        <w:numPr>
          <w:ilvl w:val="0"/>
          <w:numId w:val="57"/>
        </w:numPr>
        <w:ind w:left="1134"/>
      </w:pPr>
      <w:r w:rsidRPr="00DE7A24">
        <w:t>количество получателей (</w:t>
      </w:r>
      <w:r>
        <w:t xml:space="preserve">например, 1; в таком случае </w:t>
      </w:r>
      <w:r w:rsidRPr="00DE7A24">
        <w:t xml:space="preserve">на одной ЕО комплектования </w:t>
      </w:r>
      <w:r>
        <w:t>будут собраны МТР, предназначенные для одного конкретного получателя.</w:t>
      </w:r>
    </w:p>
    <w:p w14:paraId="43AC2918" w14:textId="3B37C9CB" w:rsidR="00406804" w:rsidRPr="00DE7A24" w:rsidRDefault="00406804" w:rsidP="00406804">
      <w:pPr>
        <w:ind w:firstLine="708"/>
      </w:pPr>
      <w:r w:rsidRPr="00DE7A24">
        <w:t xml:space="preserve">Правило создания складских заказов определяется в зависимости от Области действия, </w:t>
      </w:r>
      <w:r>
        <w:t xml:space="preserve">для которой </w:t>
      </w:r>
      <w:r w:rsidRPr="00DE7A24">
        <w:t>создается заказ</w:t>
      </w:r>
      <w:r>
        <w:t xml:space="preserve">. Разделение открытой площадки или закрытого склада на области действия </w:t>
      </w:r>
      <w:r w:rsidRPr="00DE7A24">
        <w:t>(например, проходы</w:t>
      </w:r>
      <w:r>
        <w:t>, участки</w:t>
      </w:r>
      <w:r w:rsidRPr="00DE7A24">
        <w:t>)</w:t>
      </w:r>
      <w:r>
        <w:t xml:space="preserve"> позволит </w:t>
      </w:r>
      <w:r w:rsidRPr="00DE7A24">
        <w:t>группировать задачи в заказы по этим областям</w:t>
      </w:r>
      <w:r>
        <w:t>. Кроме того, остается возможность назначения задач из разных зон в разные очереди задач, что обеспечит одновременную сборку МТР из разных областей склада разными ресурсами (например, краном-балкой, дизельным погрузчиком и т.д.).</w:t>
      </w:r>
    </w:p>
    <w:p w14:paraId="3EB168C8" w14:textId="77777777" w:rsidR="00406804" w:rsidRPr="00DE7A24" w:rsidRDefault="00406804" w:rsidP="00406804">
      <w:pPr>
        <w:ind w:firstLine="709"/>
      </w:pPr>
      <w:r>
        <w:t>На всех закрытых складах и открытых площадках применим также д</w:t>
      </w:r>
      <w:r w:rsidRPr="00DE7A24">
        <w:t>ругой способ группировки – по исходящим поставкам</w:t>
      </w:r>
      <w:r>
        <w:t xml:space="preserve">, когда </w:t>
      </w:r>
      <w:r w:rsidRPr="00DE7A24">
        <w:t xml:space="preserve">каждая исходящая поставка </w:t>
      </w:r>
      <w:r>
        <w:t xml:space="preserve">собирается в рамках отдельных </w:t>
      </w:r>
      <w:r w:rsidRPr="00DE7A24">
        <w:t>складских заказ</w:t>
      </w:r>
      <w:r>
        <w:t>ов</w:t>
      </w:r>
      <w:r w:rsidRPr="00DE7A24">
        <w:t xml:space="preserve"> на </w:t>
      </w:r>
      <w:r>
        <w:t>отдельные ЕО с исключением возможности пересечений с МТР по другим исходящим поставкам.</w:t>
      </w:r>
    </w:p>
    <w:p w14:paraId="370DA0DD" w14:textId="69626D6C" w:rsidR="00406804" w:rsidRDefault="00406804" w:rsidP="00406804">
      <w:pPr>
        <w:ind w:firstLine="709"/>
      </w:pPr>
      <w:r>
        <w:t xml:space="preserve">Данные </w:t>
      </w:r>
      <w:r w:rsidRPr="00DE7A24">
        <w:t>правила группировки могут быть применены одновременно</w:t>
      </w:r>
      <w:r>
        <w:t>. В таком случае, в один складской заказ будут включены задачи по одной исходящей поставке на МТР, с</w:t>
      </w:r>
      <w:r w:rsidR="007F154D">
        <w:t>о</w:t>
      </w:r>
      <w:r>
        <w:t>бираемые из одной складской зоны (применимо для крупногабаритных МТР, сыпучих МТР, металлолома и т.д.).</w:t>
      </w:r>
    </w:p>
    <w:p w14:paraId="20E120D1" w14:textId="55F27C95" w:rsidR="00406804" w:rsidRDefault="00406804" w:rsidP="00406804">
      <w:pPr>
        <w:ind w:firstLine="709"/>
      </w:pPr>
      <w:r>
        <w:t xml:space="preserve">Применяемые правила создания складских заказов поддерживают все стандартные фильтры и ограничения. Задачи </w:t>
      </w:r>
      <w:r w:rsidRPr="00DE7A24">
        <w:t>могут быть отсортированы по ячейкам, объему, весу и другим параметрам</w:t>
      </w:r>
      <w:r>
        <w:t>.</w:t>
      </w:r>
    </w:p>
    <w:p w14:paraId="77B4C64B" w14:textId="77777777" w:rsidR="00406804" w:rsidRDefault="00406804" w:rsidP="00406804">
      <w:pPr>
        <w:rPr>
          <w:rFonts w:eastAsia="Calibri"/>
        </w:rPr>
      </w:pPr>
    </w:p>
    <w:p w14:paraId="6D281950" w14:textId="120C08D5" w:rsidR="00406804" w:rsidRDefault="008C48A4" w:rsidP="00B01704">
      <w:pPr>
        <w:pStyle w:val="4"/>
      </w:pPr>
      <w:bookmarkStart w:id="2573" w:name="_Toc517256183"/>
      <w:r>
        <w:t xml:space="preserve"> </w:t>
      </w:r>
      <w:r w:rsidR="005C1F22">
        <w:t>В</w:t>
      </w:r>
      <w:r w:rsidR="00406804">
        <w:t>нутренние перемещения, проводка переноса и обработка брака</w:t>
      </w:r>
      <w:bookmarkEnd w:id="2573"/>
    </w:p>
    <w:p w14:paraId="3AE8DE5C" w14:textId="77777777" w:rsidR="006F306A" w:rsidRDefault="006F306A" w:rsidP="00406804">
      <w:pPr>
        <w:ind w:firstLine="709"/>
      </w:pPr>
    </w:p>
    <w:p w14:paraId="36600BD2" w14:textId="25A15FE7" w:rsidR="00406804" w:rsidRDefault="00406804" w:rsidP="00406804">
      <w:pPr>
        <w:ind w:firstLine="709"/>
      </w:pPr>
      <w:r>
        <w:t>В качестве внутренних перемещений на закрытых складах и открытых площадках могут выступать следующие физические и логические перемещения:</w:t>
      </w:r>
    </w:p>
    <w:p w14:paraId="1DB25793" w14:textId="77777777" w:rsidR="00406804" w:rsidRDefault="00406804" w:rsidP="00823682">
      <w:pPr>
        <w:pStyle w:val="afc"/>
        <w:numPr>
          <w:ilvl w:val="0"/>
          <w:numId w:val="58"/>
        </w:numPr>
      </w:pPr>
      <w:r>
        <w:t>перемещение МТР между складскими местами;</w:t>
      </w:r>
    </w:p>
    <w:p w14:paraId="5DD66589" w14:textId="77777777" w:rsidR="00406804" w:rsidRDefault="00406804" w:rsidP="00823682">
      <w:pPr>
        <w:pStyle w:val="afc"/>
        <w:numPr>
          <w:ilvl w:val="0"/>
          <w:numId w:val="58"/>
        </w:numPr>
      </w:pPr>
      <w:r>
        <w:t>отбраковка целых ЕО, переупаковка ЕО для отделения части МТР (например, брака);</w:t>
      </w:r>
    </w:p>
    <w:p w14:paraId="05022F63" w14:textId="77777777" w:rsidR="00406804" w:rsidRDefault="00406804" w:rsidP="00823682">
      <w:pPr>
        <w:pStyle w:val="afc"/>
        <w:numPr>
          <w:ilvl w:val="0"/>
          <w:numId w:val="58"/>
        </w:numPr>
      </w:pPr>
      <w:r>
        <w:t>перемещение МТР в иной вид товарного запаса или партию (логическое движение Проводка переноса).</w:t>
      </w:r>
    </w:p>
    <w:p w14:paraId="3FE08AAF" w14:textId="77777777" w:rsidR="00406804" w:rsidRPr="003D5E49" w:rsidRDefault="00406804" w:rsidP="00406804">
      <w:pPr>
        <w:ind w:firstLine="709"/>
      </w:pPr>
      <w:r>
        <w:t>Складские задачи на выполнение внутренних перемещений могут создаваться как в отношении единиц обработки (для МТР с единицами обработки на складах с учетом ЕО), так и в отношении непосредственно МТР (на складах без учета ЕО). Оба типа складских задач могут выдаваться как на ТСД, так и на бумажном носителе с последующим подтверждением складской задачи оператором склада СП либо заведующим складом СП.</w:t>
      </w:r>
    </w:p>
    <w:p w14:paraId="24352B60" w14:textId="5056152F" w:rsidR="00406804" w:rsidRPr="002E130E" w:rsidRDefault="00406804" w:rsidP="00406804">
      <w:pPr>
        <w:ind w:firstLine="709"/>
      </w:pPr>
      <w:r>
        <w:t>Отбраковка представляет собой изменение вида товарного запаса в отношении определенных порций МТР (</w:t>
      </w:r>
      <w:r w:rsidR="00AF7B04">
        <w:t>т</w:t>
      </w:r>
      <w:r>
        <w:t xml:space="preserve">оварных квантов). В системе </w:t>
      </w:r>
      <w:r>
        <w:rPr>
          <w:lang w:val="en-US"/>
        </w:rPr>
        <w:t>SAP</w:t>
      </w:r>
      <w:r w:rsidRPr="00662E6B">
        <w:t xml:space="preserve"> </w:t>
      </w:r>
      <w:r>
        <w:rPr>
          <w:lang w:val="en-US"/>
        </w:rPr>
        <w:t>ERP</w:t>
      </w:r>
      <w:r w:rsidRPr="00662E6B">
        <w:t xml:space="preserve"> (</w:t>
      </w:r>
      <w:r>
        <w:rPr>
          <w:lang w:val="en-US"/>
        </w:rPr>
        <w:t>SAP</w:t>
      </w:r>
      <w:r w:rsidRPr="00662E6B">
        <w:t xml:space="preserve"> </w:t>
      </w:r>
      <w:r>
        <w:rPr>
          <w:lang w:val="en-US"/>
        </w:rPr>
        <w:t>S</w:t>
      </w:r>
      <w:r w:rsidRPr="00662E6B">
        <w:t xml:space="preserve">/4 </w:t>
      </w:r>
      <w:r>
        <w:rPr>
          <w:lang w:val="en-US"/>
        </w:rPr>
        <w:t>HANA</w:t>
      </w:r>
      <w:r w:rsidRPr="00662E6B">
        <w:t>)</w:t>
      </w:r>
      <w:r w:rsidRPr="002E130E">
        <w:t xml:space="preserve"> </w:t>
      </w:r>
      <w:r>
        <w:t>такое изменение должно инициировать перемещение МТР на соответствующий склад либо категорию запаса.</w:t>
      </w:r>
    </w:p>
    <w:p w14:paraId="26CDC683" w14:textId="658B67E0" w:rsidR="00406804" w:rsidRDefault="00406804" w:rsidP="00406804">
      <w:pPr>
        <w:ind w:firstLine="709"/>
      </w:pPr>
      <w:r w:rsidRPr="00411E87">
        <w:t xml:space="preserve">Для смены вида товарного запаса в </w:t>
      </w:r>
      <w:r w:rsidR="001B118F">
        <w:t>модуле</w:t>
      </w:r>
      <w:r w:rsidRPr="00411E87">
        <w:t xml:space="preserve"> </w:t>
      </w:r>
      <w:r w:rsidRPr="00411E87">
        <w:rPr>
          <w:lang w:val="en-US"/>
        </w:rPr>
        <w:t>SAP</w:t>
      </w:r>
      <w:r w:rsidRPr="00411E87">
        <w:t xml:space="preserve"> </w:t>
      </w:r>
      <w:r w:rsidRPr="00411E87">
        <w:rPr>
          <w:lang w:val="en-US"/>
        </w:rPr>
        <w:t>EWM</w:t>
      </w:r>
      <w:r>
        <w:t xml:space="preserve"> применяется транзакция «Проводка переноса». На закрытых складах и на открытых площадках Проводка переноса может быть выполнена как в ручном режиме, так и автоматически при перемещении МТР в складские места соответствующего Типа склада (к примеру, при перемещении в зону хранения брака).</w:t>
      </w:r>
    </w:p>
    <w:p w14:paraId="3ADE3A69" w14:textId="77777777" w:rsidR="007E3646" w:rsidRDefault="007E3646" w:rsidP="00406804">
      <w:pPr>
        <w:ind w:firstLine="709"/>
      </w:pPr>
      <w:r>
        <w:t>Если МТР имеют срок годности, то по истечению срока годности вид товарного запаса автоматически изменяется системой на некондиционный (брак, просроченный и т.д.).</w:t>
      </w:r>
    </w:p>
    <w:p w14:paraId="6A3D0207" w14:textId="244C81BF" w:rsidR="007E3646" w:rsidRDefault="007E3646" w:rsidP="00406804">
      <w:pPr>
        <w:ind w:firstLine="709"/>
      </w:pPr>
      <w:r>
        <w:t xml:space="preserve">В </w:t>
      </w:r>
      <w:r>
        <w:rPr>
          <w:lang w:val="en-US"/>
        </w:rPr>
        <w:t>SAP</w:t>
      </w:r>
      <w:r w:rsidRPr="007E3646">
        <w:t xml:space="preserve"> </w:t>
      </w:r>
      <w:r>
        <w:rPr>
          <w:lang w:val="en-US"/>
        </w:rPr>
        <w:t>EWM</w:t>
      </w:r>
      <w:r w:rsidRPr="007E3646">
        <w:t xml:space="preserve"> </w:t>
      </w:r>
      <w:r>
        <w:t xml:space="preserve">разрабатывается автоматическая </w:t>
      </w:r>
      <w:r w:rsidRPr="007E3646">
        <w:t>выдач</w:t>
      </w:r>
      <w:r>
        <w:t>а</w:t>
      </w:r>
      <w:r w:rsidRPr="007E3646">
        <w:t xml:space="preserve"> уведомления об истечении срока годности МТР с возможностью настройки параметров, а именно </w:t>
      </w:r>
      <w:r>
        <w:t>–</w:t>
      </w:r>
      <w:r w:rsidRPr="007E3646">
        <w:t xml:space="preserve"> процента остаточного срока годности</w:t>
      </w:r>
      <w:r>
        <w:t>, по достижении которого необходимо формировать такое уведомление</w:t>
      </w:r>
      <w:r w:rsidRPr="007E3646">
        <w:t xml:space="preserve">. Вид уведомления </w:t>
      </w:r>
      <w:r>
        <w:t>–</w:t>
      </w:r>
      <w:r w:rsidRPr="007E3646">
        <w:t xml:space="preserve"> письмо на электронную почту </w:t>
      </w:r>
      <w:r>
        <w:t xml:space="preserve">(адресат или адресаты вносятся вручную по необходимости), а также </w:t>
      </w:r>
      <w:r w:rsidRPr="007E3646">
        <w:t>уведомление на экране</w:t>
      </w:r>
      <w:r>
        <w:t xml:space="preserve">, которое видит </w:t>
      </w:r>
      <w:del w:id="2574" w:author="Кращенко Олег Владимирович (Подрядчик. ООО БерингПойнт)" w:date="2020-04-23T15:40:00Z">
        <w:r w:rsidDel="004E728B">
          <w:delText>оператор склада СП</w:delText>
        </w:r>
      </w:del>
      <w:ins w:id="2575" w:author="Кращенко Олег Владимирович (Подрядчик. ООО БерингПойнт)" w:date="2020-04-23T15:40:00Z">
        <w:r w:rsidR="004E728B">
          <w:t>Оператор склада</w:t>
        </w:r>
      </w:ins>
      <w:r>
        <w:t xml:space="preserve"> и </w:t>
      </w:r>
      <w:del w:id="2576" w:author="Кращенко Олег Владимирович (Подрядчик. ООО БерингПойнт)" w:date="2020-04-23T15:40:00Z">
        <w:r w:rsidDel="004E728B">
          <w:delText>заведующий складом СП</w:delText>
        </w:r>
      </w:del>
      <w:ins w:id="2577" w:author="Кращенко Олег Владимирович (Подрядчик. ООО БерингПойнт)" w:date="2020-04-23T15:40:00Z">
        <w:r w:rsidR="004E728B">
          <w:t>Заведующий складом</w:t>
        </w:r>
      </w:ins>
      <w:r>
        <w:t xml:space="preserve"> (</w:t>
      </w:r>
      <w:r w:rsidR="003E18E8" w:rsidRPr="003E18E8">
        <w:t>Реестр разработок, ММ2</w:t>
      </w:r>
      <w:r w:rsidR="003E18E8">
        <w:t>5</w:t>
      </w:r>
      <w:r w:rsidR="003E18E8" w:rsidRPr="003E18E8">
        <w:t>. Подробнее в п. 5.10.12.</w:t>
      </w:r>
      <w:r w:rsidR="00407B18">
        <w:t>2</w:t>
      </w:r>
      <w:r w:rsidR="00BA51CD">
        <w:t>).</w:t>
      </w:r>
    </w:p>
    <w:p w14:paraId="7EF279B7" w14:textId="77777777" w:rsidR="002B70FB" w:rsidRDefault="002B70FB" w:rsidP="00406804">
      <w:pPr>
        <w:ind w:firstLine="709"/>
      </w:pPr>
    </w:p>
    <w:p w14:paraId="615E1B7F" w14:textId="631C40A1" w:rsidR="00406804" w:rsidRPr="00DE7A24" w:rsidRDefault="00E31A87" w:rsidP="00B01704">
      <w:pPr>
        <w:pStyle w:val="4"/>
      </w:pPr>
      <w:bookmarkStart w:id="2578" w:name="_Toc517256184"/>
      <w:r>
        <w:t xml:space="preserve"> </w:t>
      </w:r>
      <w:r w:rsidR="005C1F22">
        <w:t>И</w:t>
      </w:r>
      <w:r w:rsidR="00406804" w:rsidRPr="00DE7A24">
        <w:t>нвентаризация</w:t>
      </w:r>
      <w:bookmarkEnd w:id="2578"/>
    </w:p>
    <w:p w14:paraId="075B9153" w14:textId="77777777" w:rsidR="007A3584" w:rsidRDefault="007A3584" w:rsidP="007A3584">
      <w:pPr>
        <w:rPr>
          <w:rFonts w:eastAsia="Calibri"/>
        </w:rPr>
      </w:pPr>
    </w:p>
    <w:p w14:paraId="5EE2D86C" w14:textId="77777777" w:rsidR="007A3584" w:rsidRDefault="007A3584" w:rsidP="007A3584">
      <w:pPr>
        <w:pStyle w:val="5"/>
        <w:rPr>
          <w:rFonts w:eastAsia="Calibri"/>
        </w:rPr>
      </w:pPr>
      <w:r>
        <w:rPr>
          <w:rFonts w:eastAsia="Calibri"/>
        </w:rPr>
        <w:t xml:space="preserve"> Группы допуска пользователей для проведения инвентаризации</w:t>
      </w:r>
    </w:p>
    <w:p w14:paraId="3F958BB4" w14:textId="77777777" w:rsidR="007A3584" w:rsidRPr="003A1169" w:rsidRDefault="007A3584" w:rsidP="007A3584">
      <w:pPr>
        <w:ind w:firstLine="709"/>
      </w:pPr>
      <w:r>
        <w:rPr>
          <w:lang w:eastAsia="de-DE"/>
        </w:rPr>
        <w:t xml:space="preserve">При помощи </w:t>
      </w:r>
      <w:r w:rsidRPr="003A1169">
        <w:rPr>
          <w:lang w:eastAsia="de-DE"/>
        </w:rPr>
        <w:t>данной настройк</w:t>
      </w:r>
      <w:r>
        <w:rPr>
          <w:lang w:eastAsia="de-DE"/>
        </w:rPr>
        <w:t>и</w:t>
      </w:r>
      <w:r w:rsidRPr="003A1169">
        <w:rPr>
          <w:lang w:eastAsia="de-DE"/>
        </w:rPr>
        <w:t xml:space="preserve"> назначается группа допуска для каждого пользователя, осуществляющего подсчет и проводку результатов инвентаризации. Группа допуска определяет разрешенные лимиты для операций пересчета и проводки результатов инвентаризации.</w:t>
      </w:r>
    </w:p>
    <w:p w14:paraId="671D5932" w14:textId="77777777" w:rsidR="007A3584" w:rsidRDefault="007A3584" w:rsidP="007A3584">
      <w:pPr>
        <w:ind w:firstLine="709"/>
        <w:rPr>
          <w:lang w:eastAsia="de-DE"/>
        </w:rPr>
      </w:pPr>
      <w:r w:rsidRPr="003A1169">
        <w:rPr>
          <w:lang w:eastAsia="de-DE"/>
        </w:rPr>
        <w:t>Н</w:t>
      </w:r>
      <w:r>
        <w:rPr>
          <w:lang w:eastAsia="de-DE"/>
        </w:rPr>
        <w:t xml:space="preserve">а складах компании не </w:t>
      </w:r>
      <w:r w:rsidRPr="003A1169">
        <w:rPr>
          <w:lang w:eastAsia="de-DE"/>
        </w:rPr>
        <w:t xml:space="preserve">планируется </w:t>
      </w:r>
      <w:r>
        <w:rPr>
          <w:lang w:eastAsia="de-DE"/>
        </w:rPr>
        <w:t>применять</w:t>
      </w:r>
      <w:r w:rsidRPr="003A1169">
        <w:rPr>
          <w:lang w:eastAsia="de-DE"/>
        </w:rPr>
        <w:t xml:space="preserve"> автоматизированный контроль лимитов по инвентаризации</w:t>
      </w:r>
      <w:r>
        <w:rPr>
          <w:lang w:eastAsia="de-DE"/>
        </w:rPr>
        <w:t xml:space="preserve">. Тем не менее, </w:t>
      </w:r>
      <w:r w:rsidRPr="003A1169">
        <w:rPr>
          <w:lang w:eastAsia="de-DE"/>
        </w:rPr>
        <w:t>в данной настройке должны быть указаны все пользоват</w:t>
      </w:r>
      <w:r>
        <w:rPr>
          <w:lang w:eastAsia="de-DE"/>
        </w:rPr>
        <w:t>ели, выполняющие инвентаризацию</w:t>
      </w:r>
      <w:r w:rsidRPr="003A1169">
        <w:rPr>
          <w:lang w:eastAsia="de-DE"/>
        </w:rPr>
        <w:t xml:space="preserve"> с безлимитной группой допуска.</w:t>
      </w:r>
    </w:p>
    <w:p w14:paraId="6BF3C713" w14:textId="00E9DDC2" w:rsidR="007A3584" w:rsidRPr="003A1169" w:rsidRDefault="007A3584" w:rsidP="007A3584">
      <w:pPr>
        <w:pStyle w:val="aa"/>
        <w:keepNext/>
        <w:spacing w:after="240" w:afterAutospacing="0" w:line="276" w:lineRule="auto"/>
        <w:jc w:val="right"/>
        <w:rPr>
          <w:lang w:eastAsia="de-DE"/>
        </w:rPr>
      </w:pPr>
      <w:r w:rsidRPr="00916FAB">
        <w:rPr>
          <w:rFonts w:cs="Arial"/>
          <w:b/>
          <w:sz w:val="22"/>
        </w:rPr>
        <w:t xml:space="preserve">Таблица </w:t>
      </w:r>
      <w:r w:rsidR="00781E65" w:rsidRPr="001B7DA3">
        <w:rPr>
          <w:rFonts w:cs="Arial"/>
          <w:b/>
          <w:sz w:val="22"/>
        </w:rPr>
        <w:t>16</w:t>
      </w:r>
      <w:r w:rsidR="001E5A66">
        <w:rPr>
          <w:rFonts w:cs="Arial"/>
          <w:b/>
          <w:sz w:val="22"/>
        </w:rPr>
        <w:t>6</w:t>
      </w:r>
      <w:r>
        <w:rPr>
          <w:rFonts w:cs="Arial"/>
          <w:b/>
          <w:sz w:val="22"/>
        </w:rPr>
        <w:t>. Структура справочника групп допуска для инвентаризации</w:t>
      </w:r>
    </w:p>
    <w:tbl>
      <w:tblPr>
        <w:tblStyle w:val="StandardTable"/>
        <w:tblW w:w="9918" w:type="dxa"/>
        <w:tblInd w:w="137" w:type="dxa"/>
        <w:tblLayout w:type="fixed"/>
        <w:tblLook w:val="0620" w:firstRow="1" w:lastRow="0" w:firstColumn="0" w:lastColumn="0" w:noHBand="1" w:noVBand="1"/>
      </w:tblPr>
      <w:tblGrid>
        <w:gridCol w:w="3823"/>
        <w:gridCol w:w="6095"/>
      </w:tblGrid>
      <w:tr w:rsidR="007A3584" w:rsidRPr="002A42BF" w14:paraId="70AE2AEC" w14:textId="77777777" w:rsidTr="0096739B">
        <w:trPr>
          <w:cnfStyle w:val="100000000000" w:firstRow="1" w:lastRow="0" w:firstColumn="0" w:lastColumn="0" w:oddVBand="0" w:evenVBand="0" w:oddHBand="0" w:evenHBand="0" w:firstRowFirstColumn="0" w:firstRowLastColumn="0" w:lastRowFirstColumn="0" w:lastRowLastColumn="0"/>
          <w:trHeight w:val="298"/>
        </w:trPr>
        <w:tc>
          <w:tcPr>
            <w:tcW w:w="3823" w:type="dxa"/>
            <w:shd w:val="clear" w:color="auto" w:fill="FFC000"/>
          </w:tcPr>
          <w:p w14:paraId="02292409" w14:textId="77777777" w:rsidR="007A3584" w:rsidRPr="002A42BF" w:rsidRDefault="007A3584" w:rsidP="0096739B">
            <w:pPr>
              <w:jc w:val="center"/>
              <w:rPr>
                <w:sz w:val="20"/>
                <w:szCs w:val="20"/>
              </w:rPr>
            </w:pPr>
            <w:r w:rsidRPr="002A42BF">
              <w:rPr>
                <w:sz w:val="20"/>
                <w:szCs w:val="20"/>
              </w:rPr>
              <w:t>Атрибут</w:t>
            </w:r>
          </w:p>
        </w:tc>
        <w:tc>
          <w:tcPr>
            <w:tcW w:w="6095" w:type="dxa"/>
            <w:shd w:val="clear" w:color="auto" w:fill="FFC000"/>
          </w:tcPr>
          <w:p w14:paraId="7F5811C2" w14:textId="77777777" w:rsidR="007A3584" w:rsidRPr="002A42BF" w:rsidRDefault="007A3584" w:rsidP="0096739B">
            <w:pPr>
              <w:jc w:val="center"/>
              <w:rPr>
                <w:sz w:val="20"/>
                <w:szCs w:val="20"/>
              </w:rPr>
            </w:pPr>
            <w:r w:rsidRPr="002A42BF">
              <w:rPr>
                <w:sz w:val="20"/>
                <w:szCs w:val="20"/>
              </w:rPr>
              <w:t>Примечание</w:t>
            </w:r>
          </w:p>
        </w:tc>
      </w:tr>
      <w:tr w:rsidR="007A3584" w:rsidRPr="002A42BF" w14:paraId="6AE5E806" w14:textId="77777777" w:rsidTr="0096739B">
        <w:trPr>
          <w:trHeight w:val="298"/>
        </w:trPr>
        <w:tc>
          <w:tcPr>
            <w:tcW w:w="3823" w:type="dxa"/>
          </w:tcPr>
          <w:p w14:paraId="64B1A2C8" w14:textId="77777777" w:rsidR="007A3584" w:rsidRPr="002A42BF" w:rsidRDefault="007A3584" w:rsidP="0096739B">
            <w:pPr>
              <w:rPr>
                <w:sz w:val="20"/>
                <w:szCs w:val="20"/>
              </w:rPr>
            </w:pPr>
            <w:r w:rsidRPr="002A42BF">
              <w:rPr>
                <w:sz w:val="20"/>
                <w:szCs w:val="20"/>
              </w:rPr>
              <w:t>Номер склада</w:t>
            </w:r>
          </w:p>
        </w:tc>
        <w:tc>
          <w:tcPr>
            <w:tcW w:w="6095" w:type="dxa"/>
          </w:tcPr>
          <w:p w14:paraId="0DBEC706" w14:textId="77777777" w:rsidR="007A3584" w:rsidRPr="002A42BF" w:rsidRDefault="007A3584" w:rsidP="0096739B">
            <w:pPr>
              <w:rPr>
                <w:sz w:val="20"/>
                <w:szCs w:val="20"/>
              </w:rPr>
            </w:pPr>
            <w:r w:rsidRPr="002A42BF">
              <w:rPr>
                <w:sz w:val="20"/>
                <w:szCs w:val="20"/>
              </w:rPr>
              <w:t>Выбор из справочника</w:t>
            </w:r>
          </w:p>
        </w:tc>
      </w:tr>
      <w:tr w:rsidR="007A3584" w:rsidRPr="002A42BF" w14:paraId="7232EBE0" w14:textId="77777777" w:rsidTr="0096739B">
        <w:trPr>
          <w:trHeight w:val="298"/>
        </w:trPr>
        <w:tc>
          <w:tcPr>
            <w:tcW w:w="3823" w:type="dxa"/>
          </w:tcPr>
          <w:p w14:paraId="11032CE3" w14:textId="77777777" w:rsidR="007A3584" w:rsidRPr="002A42BF" w:rsidRDefault="007A3584" w:rsidP="0096739B">
            <w:pPr>
              <w:rPr>
                <w:sz w:val="20"/>
                <w:szCs w:val="20"/>
              </w:rPr>
            </w:pPr>
            <w:r w:rsidRPr="002A42BF">
              <w:rPr>
                <w:sz w:val="20"/>
                <w:szCs w:val="20"/>
              </w:rPr>
              <w:t>Имя пользователя</w:t>
            </w:r>
          </w:p>
        </w:tc>
        <w:tc>
          <w:tcPr>
            <w:tcW w:w="6095" w:type="dxa"/>
          </w:tcPr>
          <w:p w14:paraId="41DDB9EF" w14:textId="77777777" w:rsidR="007A3584" w:rsidRPr="002A42BF" w:rsidRDefault="007A3584" w:rsidP="0096739B">
            <w:pPr>
              <w:rPr>
                <w:sz w:val="20"/>
                <w:szCs w:val="20"/>
              </w:rPr>
            </w:pPr>
            <w:r w:rsidRPr="002A42BF">
              <w:rPr>
                <w:sz w:val="20"/>
                <w:szCs w:val="20"/>
              </w:rPr>
              <w:t>Выбор из справочника</w:t>
            </w:r>
          </w:p>
        </w:tc>
      </w:tr>
      <w:tr w:rsidR="007A3584" w:rsidRPr="002A42BF" w14:paraId="3AA05AD8" w14:textId="77777777" w:rsidTr="0096739B">
        <w:trPr>
          <w:trHeight w:val="298"/>
        </w:trPr>
        <w:tc>
          <w:tcPr>
            <w:tcW w:w="3823" w:type="dxa"/>
          </w:tcPr>
          <w:p w14:paraId="268FD95A" w14:textId="77777777" w:rsidR="007A3584" w:rsidRPr="002A42BF" w:rsidRDefault="007A3584" w:rsidP="0096739B">
            <w:pPr>
              <w:rPr>
                <w:sz w:val="20"/>
                <w:szCs w:val="20"/>
              </w:rPr>
            </w:pPr>
            <w:r w:rsidRPr="002A42BF">
              <w:rPr>
                <w:sz w:val="20"/>
                <w:szCs w:val="20"/>
              </w:rPr>
              <w:t>Область действия</w:t>
            </w:r>
          </w:p>
        </w:tc>
        <w:tc>
          <w:tcPr>
            <w:tcW w:w="6095" w:type="dxa"/>
          </w:tcPr>
          <w:p w14:paraId="7792179A" w14:textId="77777777" w:rsidR="007A3584" w:rsidRPr="002A42BF" w:rsidRDefault="007A3584" w:rsidP="0096739B">
            <w:pPr>
              <w:rPr>
                <w:sz w:val="20"/>
                <w:szCs w:val="20"/>
              </w:rPr>
            </w:pPr>
            <w:r w:rsidRPr="002A42BF">
              <w:rPr>
                <w:sz w:val="20"/>
                <w:szCs w:val="20"/>
              </w:rPr>
              <w:t>Выбор из справочника</w:t>
            </w:r>
          </w:p>
        </w:tc>
      </w:tr>
      <w:tr w:rsidR="007A3584" w:rsidRPr="002A42BF" w14:paraId="38AE3065" w14:textId="77777777" w:rsidTr="0096739B">
        <w:trPr>
          <w:trHeight w:val="298"/>
        </w:trPr>
        <w:tc>
          <w:tcPr>
            <w:tcW w:w="3823" w:type="dxa"/>
          </w:tcPr>
          <w:p w14:paraId="34C9D986" w14:textId="77777777" w:rsidR="007A3584" w:rsidRPr="002A42BF" w:rsidRDefault="007A3584" w:rsidP="0096739B">
            <w:pPr>
              <w:rPr>
                <w:sz w:val="20"/>
                <w:szCs w:val="20"/>
              </w:rPr>
            </w:pPr>
            <w:r w:rsidRPr="002A42BF">
              <w:rPr>
                <w:sz w:val="20"/>
                <w:szCs w:val="20"/>
              </w:rPr>
              <w:t>Группа допусков для списания</w:t>
            </w:r>
          </w:p>
        </w:tc>
        <w:tc>
          <w:tcPr>
            <w:tcW w:w="6095" w:type="dxa"/>
          </w:tcPr>
          <w:p w14:paraId="3EAAC757" w14:textId="77777777" w:rsidR="007A3584" w:rsidRPr="002A42BF" w:rsidRDefault="007A3584" w:rsidP="0096739B">
            <w:pPr>
              <w:rPr>
                <w:sz w:val="20"/>
                <w:szCs w:val="20"/>
              </w:rPr>
            </w:pPr>
            <w:r w:rsidRPr="002A42BF">
              <w:rPr>
                <w:sz w:val="20"/>
                <w:szCs w:val="20"/>
              </w:rPr>
              <w:t>Выбор из справочника</w:t>
            </w:r>
          </w:p>
        </w:tc>
      </w:tr>
      <w:tr w:rsidR="007A3584" w:rsidRPr="002A42BF" w14:paraId="7B935918" w14:textId="77777777" w:rsidTr="0096739B">
        <w:trPr>
          <w:trHeight w:val="298"/>
        </w:trPr>
        <w:tc>
          <w:tcPr>
            <w:tcW w:w="3823" w:type="dxa"/>
          </w:tcPr>
          <w:p w14:paraId="0D8359BA" w14:textId="77777777" w:rsidR="007A3584" w:rsidRPr="002A42BF" w:rsidRDefault="007A3584" w:rsidP="0096739B">
            <w:pPr>
              <w:rPr>
                <w:sz w:val="20"/>
                <w:szCs w:val="20"/>
              </w:rPr>
            </w:pPr>
            <w:r w:rsidRPr="002A42BF">
              <w:rPr>
                <w:sz w:val="20"/>
                <w:szCs w:val="20"/>
              </w:rPr>
              <w:t>Группа допусков для подсчета</w:t>
            </w:r>
          </w:p>
        </w:tc>
        <w:tc>
          <w:tcPr>
            <w:tcW w:w="6095" w:type="dxa"/>
          </w:tcPr>
          <w:p w14:paraId="0315EF8B" w14:textId="77777777" w:rsidR="007A3584" w:rsidRPr="002A42BF" w:rsidRDefault="007A3584" w:rsidP="0096739B">
            <w:pPr>
              <w:rPr>
                <w:sz w:val="20"/>
                <w:szCs w:val="20"/>
              </w:rPr>
            </w:pPr>
            <w:r w:rsidRPr="002A42BF">
              <w:rPr>
                <w:sz w:val="20"/>
                <w:szCs w:val="20"/>
              </w:rPr>
              <w:t>Выбор из справочника</w:t>
            </w:r>
          </w:p>
        </w:tc>
      </w:tr>
    </w:tbl>
    <w:p w14:paraId="5ECDF75D" w14:textId="77777777" w:rsidR="007A3584" w:rsidRDefault="007A3584" w:rsidP="007A3584">
      <w:pPr>
        <w:ind w:firstLine="709"/>
      </w:pPr>
    </w:p>
    <w:p w14:paraId="1E978F1E" w14:textId="7A1632E5" w:rsidR="007A3584" w:rsidRDefault="007A3584" w:rsidP="007A3584">
      <w:pPr>
        <w:ind w:firstLine="709"/>
        <w:rPr>
          <w:lang w:eastAsia="de-DE"/>
        </w:rPr>
      </w:pPr>
      <w:r w:rsidRPr="003A1169">
        <w:t xml:space="preserve">Ведение </w:t>
      </w:r>
      <w:r w:rsidRPr="003A1169">
        <w:rPr>
          <w:lang w:eastAsia="de-DE"/>
        </w:rPr>
        <w:t>справочника осуществляется ответственными специалистами склада.</w:t>
      </w:r>
      <w:r>
        <w:rPr>
          <w:lang w:eastAsia="de-DE"/>
        </w:rPr>
        <w:t xml:space="preserve"> </w:t>
      </w:r>
      <w:r w:rsidRPr="003A1169">
        <w:t xml:space="preserve">Первоначальное заполнение </w:t>
      </w:r>
      <w:r w:rsidRPr="003A1169">
        <w:rPr>
          <w:lang w:eastAsia="de-DE"/>
        </w:rPr>
        <w:t>справочника осуществляется ответственными специалистами склада.</w:t>
      </w:r>
    </w:p>
    <w:p w14:paraId="1FF375E0" w14:textId="77777777" w:rsidR="007113C5" w:rsidRDefault="007113C5" w:rsidP="007A3584">
      <w:pPr>
        <w:ind w:firstLine="709"/>
        <w:rPr>
          <w:lang w:eastAsia="de-DE"/>
        </w:rPr>
      </w:pPr>
    </w:p>
    <w:p w14:paraId="1997B732" w14:textId="77777777" w:rsidR="007A3584" w:rsidRDefault="007A3584" w:rsidP="007A3584">
      <w:pPr>
        <w:pStyle w:val="5"/>
        <w:rPr>
          <w:rFonts w:eastAsia="Calibri"/>
        </w:rPr>
      </w:pPr>
      <w:r>
        <w:rPr>
          <w:rFonts w:eastAsia="Calibri"/>
        </w:rPr>
        <w:t xml:space="preserve"> Группы допуска пользователей для Анализатора разниц</w:t>
      </w:r>
    </w:p>
    <w:p w14:paraId="6C5BAF1C" w14:textId="77777777" w:rsidR="007A3584" w:rsidRPr="003A1169" w:rsidRDefault="007A3584" w:rsidP="007A3584">
      <w:pPr>
        <w:ind w:firstLine="709"/>
        <w:rPr>
          <w:lang w:eastAsia="de-DE"/>
        </w:rPr>
      </w:pPr>
      <w:r>
        <w:rPr>
          <w:lang w:eastAsia="de-DE"/>
        </w:rPr>
        <w:t xml:space="preserve">Данная настройка предназначена для назначения </w:t>
      </w:r>
      <w:r w:rsidRPr="003A1169">
        <w:rPr>
          <w:lang w:eastAsia="de-DE"/>
        </w:rPr>
        <w:t>групп допуска для каждого пользователя, осуществляющего проводку списания разниц на складе. Группа допуска определяет разрешенные лими</w:t>
      </w:r>
      <w:r>
        <w:rPr>
          <w:lang w:eastAsia="de-DE"/>
        </w:rPr>
        <w:t>ты для операций списания разниц с использованием Анализатора разниц.</w:t>
      </w:r>
    </w:p>
    <w:p w14:paraId="1459BCFC" w14:textId="77777777" w:rsidR="007A3584" w:rsidRDefault="007A3584" w:rsidP="007A3584">
      <w:pPr>
        <w:ind w:firstLine="709"/>
        <w:rPr>
          <w:lang w:eastAsia="de-DE"/>
        </w:rPr>
      </w:pPr>
      <w:r w:rsidRPr="003A1169">
        <w:rPr>
          <w:lang w:eastAsia="de-DE"/>
        </w:rPr>
        <w:t>Н</w:t>
      </w:r>
      <w:r>
        <w:rPr>
          <w:lang w:eastAsia="de-DE"/>
        </w:rPr>
        <w:t>а складах компании н</w:t>
      </w:r>
      <w:r w:rsidRPr="003A1169">
        <w:rPr>
          <w:lang w:eastAsia="de-DE"/>
        </w:rPr>
        <w:t xml:space="preserve">е планируется осуществлять автоматизированный контроль лимитов по списанию разниц, </w:t>
      </w:r>
      <w:r>
        <w:rPr>
          <w:lang w:eastAsia="de-DE"/>
        </w:rPr>
        <w:t xml:space="preserve">Тем не менее, </w:t>
      </w:r>
      <w:r w:rsidRPr="003A1169">
        <w:rPr>
          <w:lang w:eastAsia="de-DE"/>
        </w:rPr>
        <w:t>в данной настройке должны быть указаны все пользоват</w:t>
      </w:r>
      <w:r>
        <w:rPr>
          <w:lang w:eastAsia="de-DE"/>
        </w:rPr>
        <w:t>ели, выполняющие списание разниц</w:t>
      </w:r>
      <w:r w:rsidRPr="003A1169">
        <w:rPr>
          <w:lang w:eastAsia="de-DE"/>
        </w:rPr>
        <w:t xml:space="preserve"> с безлимитной группой допуска.</w:t>
      </w:r>
    </w:p>
    <w:p w14:paraId="51B3D41B" w14:textId="0AB9C23A" w:rsidR="007A3584" w:rsidRPr="003A1169" w:rsidRDefault="007A3584" w:rsidP="007A3584">
      <w:pPr>
        <w:pStyle w:val="aa"/>
        <w:keepNext/>
        <w:spacing w:after="240" w:afterAutospacing="0" w:line="276" w:lineRule="auto"/>
        <w:jc w:val="right"/>
        <w:rPr>
          <w:lang w:eastAsia="de-DE"/>
        </w:rPr>
      </w:pPr>
      <w:r w:rsidRPr="00916FAB">
        <w:rPr>
          <w:rFonts w:cs="Arial"/>
          <w:b/>
          <w:sz w:val="22"/>
        </w:rPr>
        <w:t xml:space="preserve">Таблица </w:t>
      </w:r>
      <w:r w:rsidR="00781E65" w:rsidRPr="001B7DA3">
        <w:rPr>
          <w:rFonts w:cs="Arial"/>
          <w:b/>
          <w:sz w:val="22"/>
        </w:rPr>
        <w:t>16</w:t>
      </w:r>
      <w:r w:rsidR="001E5A66">
        <w:rPr>
          <w:rFonts w:cs="Arial"/>
          <w:b/>
          <w:sz w:val="22"/>
        </w:rPr>
        <w:t>7</w:t>
      </w:r>
      <w:r>
        <w:rPr>
          <w:rFonts w:cs="Arial"/>
          <w:b/>
          <w:sz w:val="22"/>
        </w:rPr>
        <w:t>. Структура справочника групп допуска для Анализатора разниц</w:t>
      </w:r>
    </w:p>
    <w:tbl>
      <w:tblPr>
        <w:tblStyle w:val="StandardTable"/>
        <w:tblW w:w="9072" w:type="dxa"/>
        <w:tblInd w:w="421" w:type="dxa"/>
        <w:tblLayout w:type="fixed"/>
        <w:tblLook w:val="0620" w:firstRow="1" w:lastRow="0" w:firstColumn="0" w:lastColumn="0" w:noHBand="1" w:noVBand="1"/>
      </w:tblPr>
      <w:tblGrid>
        <w:gridCol w:w="3685"/>
        <w:gridCol w:w="5387"/>
      </w:tblGrid>
      <w:tr w:rsidR="007A3584" w:rsidRPr="00585ADE" w14:paraId="54F62906" w14:textId="77777777" w:rsidTr="0096739B">
        <w:trPr>
          <w:cnfStyle w:val="100000000000" w:firstRow="1" w:lastRow="0" w:firstColumn="0" w:lastColumn="0" w:oddVBand="0" w:evenVBand="0" w:oddHBand="0" w:evenHBand="0" w:firstRowFirstColumn="0" w:firstRowLastColumn="0" w:lastRowFirstColumn="0" w:lastRowLastColumn="0"/>
          <w:trHeight w:val="298"/>
        </w:trPr>
        <w:tc>
          <w:tcPr>
            <w:tcW w:w="3685" w:type="dxa"/>
            <w:shd w:val="clear" w:color="auto" w:fill="FFC000"/>
            <w:vAlign w:val="center"/>
          </w:tcPr>
          <w:p w14:paraId="7ADCF15D" w14:textId="77777777" w:rsidR="007A3584" w:rsidRPr="00585ADE" w:rsidRDefault="007A3584" w:rsidP="0096739B">
            <w:pPr>
              <w:jc w:val="center"/>
              <w:rPr>
                <w:sz w:val="20"/>
                <w:szCs w:val="20"/>
              </w:rPr>
            </w:pPr>
            <w:r w:rsidRPr="00585ADE">
              <w:rPr>
                <w:sz w:val="20"/>
                <w:szCs w:val="20"/>
              </w:rPr>
              <w:t>Атрибут</w:t>
            </w:r>
          </w:p>
        </w:tc>
        <w:tc>
          <w:tcPr>
            <w:tcW w:w="5387" w:type="dxa"/>
            <w:shd w:val="clear" w:color="auto" w:fill="FFC000"/>
            <w:vAlign w:val="center"/>
          </w:tcPr>
          <w:p w14:paraId="092469A9" w14:textId="77777777" w:rsidR="007A3584" w:rsidRPr="00585ADE" w:rsidRDefault="007A3584" w:rsidP="0096739B">
            <w:pPr>
              <w:jc w:val="center"/>
              <w:rPr>
                <w:sz w:val="20"/>
                <w:szCs w:val="20"/>
              </w:rPr>
            </w:pPr>
            <w:r w:rsidRPr="00585ADE">
              <w:rPr>
                <w:sz w:val="20"/>
                <w:szCs w:val="20"/>
              </w:rPr>
              <w:t>Примечание</w:t>
            </w:r>
          </w:p>
        </w:tc>
      </w:tr>
      <w:tr w:rsidR="007A3584" w:rsidRPr="00585ADE" w14:paraId="70BB6740" w14:textId="77777777" w:rsidTr="0096739B">
        <w:trPr>
          <w:trHeight w:val="298"/>
        </w:trPr>
        <w:tc>
          <w:tcPr>
            <w:tcW w:w="3685" w:type="dxa"/>
          </w:tcPr>
          <w:p w14:paraId="0290A09A" w14:textId="77777777" w:rsidR="007A3584" w:rsidRPr="00585ADE" w:rsidRDefault="007A3584" w:rsidP="0096739B">
            <w:pPr>
              <w:rPr>
                <w:sz w:val="20"/>
                <w:szCs w:val="20"/>
              </w:rPr>
            </w:pPr>
            <w:r w:rsidRPr="00585ADE">
              <w:rPr>
                <w:sz w:val="20"/>
                <w:szCs w:val="20"/>
              </w:rPr>
              <w:t>Номер склада</w:t>
            </w:r>
          </w:p>
        </w:tc>
        <w:tc>
          <w:tcPr>
            <w:tcW w:w="5387" w:type="dxa"/>
          </w:tcPr>
          <w:p w14:paraId="016DEA1F" w14:textId="77777777" w:rsidR="007A3584" w:rsidRPr="00585ADE" w:rsidRDefault="007A3584" w:rsidP="0096739B">
            <w:pPr>
              <w:rPr>
                <w:sz w:val="20"/>
                <w:szCs w:val="20"/>
              </w:rPr>
            </w:pPr>
            <w:r w:rsidRPr="00585ADE">
              <w:rPr>
                <w:sz w:val="20"/>
                <w:szCs w:val="20"/>
              </w:rPr>
              <w:t>Выбор из справочника</w:t>
            </w:r>
          </w:p>
        </w:tc>
      </w:tr>
      <w:tr w:rsidR="007A3584" w:rsidRPr="00585ADE" w14:paraId="6B201AA6" w14:textId="77777777" w:rsidTr="0096739B">
        <w:trPr>
          <w:trHeight w:val="298"/>
        </w:trPr>
        <w:tc>
          <w:tcPr>
            <w:tcW w:w="3685" w:type="dxa"/>
          </w:tcPr>
          <w:p w14:paraId="6074F7BB" w14:textId="77777777" w:rsidR="007A3584" w:rsidRPr="00585ADE" w:rsidRDefault="007A3584" w:rsidP="0096739B">
            <w:pPr>
              <w:rPr>
                <w:sz w:val="20"/>
                <w:szCs w:val="20"/>
              </w:rPr>
            </w:pPr>
            <w:r w:rsidRPr="00585ADE">
              <w:rPr>
                <w:sz w:val="20"/>
                <w:szCs w:val="20"/>
              </w:rPr>
              <w:t>Имя пользователя</w:t>
            </w:r>
          </w:p>
        </w:tc>
        <w:tc>
          <w:tcPr>
            <w:tcW w:w="5387" w:type="dxa"/>
          </w:tcPr>
          <w:p w14:paraId="0250A6EA" w14:textId="77777777" w:rsidR="007A3584" w:rsidRPr="00585ADE" w:rsidRDefault="007A3584" w:rsidP="0096739B">
            <w:pPr>
              <w:rPr>
                <w:sz w:val="20"/>
                <w:szCs w:val="20"/>
              </w:rPr>
            </w:pPr>
            <w:r w:rsidRPr="00585ADE">
              <w:rPr>
                <w:sz w:val="20"/>
                <w:szCs w:val="20"/>
              </w:rPr>
              <w:t>Выбор из справочника</w:t>
            </w:r>
          </w:p>
        </w:tc>
      </w:tr>
      <w:tr w:rsidR="007A3584" w:rsidRPr="00585ADE" w14:paraId="7363166B" w14:textId="77777777" w:rsidTr="0096739B">
        <w:trPr>
          <w:trHeight w:val="298"/>
        </w:trPr>
        <w:tc>
          <w:tcPr>
            <w:tcW w:w="3685" w:type="dxa"/>
          </w:tcPr>
          <w:p w14:paraId="49AB42A0" w14:textId="77777777" w:rsidR="007A3584" w:rsidRPr="00585ADE" w:rsidRDefault="007A3584" w:rsidP="0096739B">
            <w:pPr>
              <w:rPr>
                <w:sz w:val="20"/>
                <w:szCs w:val="20"/>
              </w:rPr>
            </w:pPr>
            <w:r w:rsidRPr="00585ADE">
              <w:rPr>
                <w:sz w:val="20"/>
                <w:szCs w:val="20"/>
              </w:rPr>
              <w:t>Группа допусков для разниц</w:t>
            </w:r>
          </w:p>
        </w:tc>
        <w:tc>
          <w:tcPr>
            <w:tcW w:w="5387" w:type="dxa"/>
          </w:tcPr>
          <w:p w14:paraId="4A27C951" w14:textId="77777777" w:rsidR="007A3584" w:rsidRPr="00585ADE" w:rsidRDefault="007A3584" w:rsidP="0096739B">
            <w:pPr>
              <w:rPr>
                <w:sz w:val="20"/>
                <w:szCs w:val="20"/>
              </w:rPr>
            </w:pPr>
            <w:r w:rsidRPr="00585ADE">
              <w:rPr>
                <w:sz w:val="20"/>
                <w:szCs w:val="20"/>
              </w:rPr>
              <w:t>Выбор из справочника</w:t>
            </w:r>
          </w:p>
        </w:tc>
      </w:tr>
    </w:tbl>
    <w:p w14:paraId="3B5FF996" w14:textId="77777777" w:rsidR="007A3584" w:rsidRDefault="007A3584" w:rsidP="007A3584">
      <w:pPr>
        <w:rPr>
          <w:lang w:eastAsia="de-DE"/>
        </w:rPr>
      </w:pPr>
    </w:p>
    <w:p w14:paraId="6BF6CCED" w14:textId="77777777" w:rsidR="007A3584" w:rsidRDefault="007A3584" w:rsidP="007A3584">
      <w:pPr>
        <w:rPr>
          <w:rFonts w:eastAsia="Calibri"/>
        </w:rPr>
      </w:pPr>
      <w:r w:rsidRPr="003A1169">
        <w:tab/>
        <w:t xml:space="preserve">Ведение </w:t>
      </w:r>
      <w:r w:rsidRPr="003A1169">
        <w:rPr>
          <w:lang w:eastAsia="de-DE"/>
        </w:rPr>
        <w:t>справочника осуществляется ответственными специалистами склада.</w:t>
      </w:r>
      <w:r>
        <w:rPr>
          <w:lang w:eastAsia="de-DE"/>
        </w:rPr>
        <w:t xml:space="preserve"> </w:t>
      </w:r>
      <w:r w:rsidRPr="003A1169">
        <w:t xml:space="preserve">Первоначальное заполнение </w:t>
      </w:r>
      <w:r w:rsidRPr="003A1169">
        <w:rPr>
          <w:lang w:eastAsia="de-DE"/>
        </w:rPr>
        <w:t>справочника осуществляется ответственными специалистами склада.</w:t>
      </w:r>
    </w:p>
    <w:p w14:paraId="68676EC2" w14:textId="4AAD5BCF" w:rsidR="007A3584" w:rsidRDefault="007A3584" w:rsidP="00406804">
      <w:pPr>
        <w:ind w:firstLine="709"/>
      </w:pPr>
    </w:p>
    <w:p w14:paraId="01805A81" w14:textId="049621AB" w:rsidR="007A3584" w:rsidRDefault="007A3584" w:rsidP="007A3584">
      <w:pPr>
        <w:pStyle w:val="5"/>
        <w:rPr>
          <w:rFonts w:eastAsia="Calibri"/>
        </w:rPr>
      </w:pPr>
      <w:r>
        <w:rPr>
          <w:rFonts w:eastAsia="Calibri"/>
        </w:rPr>
        <w:t xml:space="preserve"> Реализация процесса инвентаризации МТР на складах</w:t>
      </w:r>
    </w:p>
    <w:p w14:paraId="7251D4CA" w14:textId="12A7472A" w:rsidR="00406804" w:rsidRPr="008361BC" w:rsidRDefault="00406804" w:rsidP="00406804">
      <w:pPr>
        <w:ind w:firstLine="709"/>
      </w:pPr>
      <w:r w:rsidRPr="008361BC">
        <w:t>На закрытых складах и открытых площадках будут выполняться следующие виды инвентаризационных подсчетов и корректировок запаса:</w:t>
      </w:r>
    </w:p>
    <w:p w14:paraId="25278552" w14:textId="6AFE0F74" w:rsidR="00F031A9" w:rsidRDefault="00406804" w:rsidP="00823682">
      <w:pPr>
        <w:pStyle w:val="afc"/>
        <w:numPr>
          <w:ilvl w:val="0"/>
          <w:numId w:val="61"/>
        </w:numPr>
      </w:pPr>
      <w:r w:rsidRPr="008361BC">
        <w:t xml:space="preserve">Плановая инвентаризация. При выполнении данного вида инвентаризационного подсчета </w:t>
      </w:r>
      <w:r>
        <w:t xml:space="preserve">выполнение </w:t>
      </w:r>
      <w:r w:rsidRPr="008361BC">
        <w:t>все</w:t>
      </w:r>
      <w:r>
        <w:t>х видов</w:t>
      </w:r>
      <w:r w:rsidRPr="008361BC">
        <w:t xml:space="preserve"> операци</w:t>
      </w:r>
      <w:r>
        <w:t>й</w:t>
      </w:r>
      <w:r w:rsidRPr="008361BC">
        <w:t xml:space="preserve"> на складе останавлива</w:t>
      </w:r>
      <w:r w:rsidR="008758B2">
        <w:t>е</w:t>
      </w:r>
      <w:r w:rsidRPr="008361BC">
        <w:t xml:space="preserve">тся. </w:t>
      </w:r>
      <w:r w:rsidR="00671811">
        <w:t>В случаях, когда ос</w:t>
      </w:r>
      <w:r w:rsidR="00AF7B04">
        <w:t>тановка склада не возможна, осущ</w:t>
      </w:r>
      <w:r w:rsidR="00671811">
        <w:t>ествляется фиксирование остатков на дату, а учет всех поступающих и выдаваемых МТР в</w:t>
      </w:r>
      <w:r w:rsidR="00F031A9">
        <w:t>едется с пометкой на документах (бумажных носителях) в формате «Дата, Время, Выдано/Поступило в период инвентаризации, подпись Председателя РИК, Расшифровка подписи»;</w:t>
      </w:r>
    </w:p>
    <w:p w14:paraId="485D3AAD" w14:textId="73AA219C" w:rsidR="00406804" w:rsidRPr="008361BC" w:rsidRDefault="00406804" w:rsidP="00823682">
      <w:pPr>
        <w:pStyle w:val="afc"/>
        <w:numPr>
          <w:ilvl w:val="0"/>
          <w:numId w:val="61"/>
        </w:numPr>
      </w:pPr>
      <w:r w:rsidRPr="008361BC">
        <w:t>В EWM создаются Документы инвентаризации и Скла</w:t>
      </w:r>
      <w:r>
        <w:t>дские заказы, которые выполняются при помощи</w:t>
      </w:r>
      <w:r w:rsidRPr="008361BC">
        <w:t xml:space="preserve"> </w:t>
      </w:r>
      <w:r>
        <w:t>ТСД</w:t>
      </w:r>
      <w:r w:rsidR="0053348D" w:rsidRPr="0053348D">
        <w:t xml:space="preserve"> </w:t>
      </w:r>
      <w:r w:rsidR="0053348D">
        <w:t>или бумажных носителей</w:t>
      </w:r>
      <w:r w:rsidRPr="008361BC">
        <w:t xml:space="preserve">. </w:t>
      </w:r>
      <w:r>
        <w:t>Складские места и складские участки</w:t>
      </w:r>
      <w:r w:rsidRPr="008361BC">
        <w:t xml:space="preserve"> с открытыми инвентаризационными Заказами блокируются для создания любых </w:t>
      </w:r>
      <w:r>
        <w:t xml:space="preserve">новых </w:t>
      </w:r>
      <w:r w:rsidRPr="008361BC">
        <w:t xml:space="preserve">задач (входящих и исходящих) и выполнения </w:t>
      </w:r>
      <w:r>
        <w:t>ранее созданных</w:t>
      </w:r>
      <w:r w:rsidRPr="008361BC">
        <w:t xml:space="preserve"> задач;</w:t>
      </w:r>
    </w:p>
    <w:p w14:paraId="3BA0CAE7" w14:textId="77777777" w:rsidR="00406804" w:rsidRPr="008361BC" w:rsidRDefault="00406804" w:rsidP="00823682">
      <w:pPr>
        <w:pStyle w:val="afc"/>
        <w:numPr>
          <w:ilvl w:val="0"/>
          <w:numId w:val="61"/>
        </w:numPr>
      </w:pPr>
      <w:r w:rsidRPr="008361BC">
        <w:t xml:space="preserve">Инвентаризация по требованию (ad-hoc). </w:t>
      </w:r>
      <w:r>
        <w:t>Складские места, участки или позиции МТР, которые необходимо</w:t>
      </w:r>
      <w:r w:rsidRPr="008361BC">
        <w:t xml:space="preserve"> пересчитать</w:t>
      </w:r>
      <w:r>
        <w:t>, определяются и назначаются заведующим склада СП;</w:t>
      </w:r>
    </w:p>
    <w:p w14:paraId="2294C168" w14:textId="77777777" w:rsidR="00406804" w:rsidRPr="008361BC" w:rsidRDefault="00406804" w:rsidP="00823682">
      <w:pPr>
        <w:pStyle w:val="afc"/>
        <w:numPr>
          <w:ilvl w:val="0"/>
          <w:numId w:val="61"/>
        </w:numPr>
      </w:pPr>
      <w:r w:rsidRPr="008361BC">
        <w:t>Списание недостачи в отпускающе</w:t>
      </w:r>
      <w:r>
        <w:t>м складском месте</w:t>
      </w:r>
      <w:r w:rsidRPr="008361BC">
        <w:t xml:space="preserve">. </w:t>
      </w:r>
      <w:r>
        <w:t>Данная функция является дополнительной</w:t>
      </w:r>
      <w:r w:rsidRPr="008361BC">
        <w:t xml:space="preserve">. </w:t>
      </w:r>
      <w:r>
        <w:t xml:space="preserve">Комплектовщик склада СП </w:t>
      </w:r>
      <w:r w:rsidRPr="008361BC">
        <w:t xml:space="preserve">инициирует инвентаризационное списание разницы в </w:t>
      </w:r>
      <w:r>
        <w:t>отпускающем складском месте</w:t>
      </w:r>
      <w:r w:rsidRPr="008361BC">
        <w:t xml:space="preserve"> при невозможности подтвердить складскую задачу отбора на полное количество (вводом кода исключения DIFW). Списание </w:t>
      </w:r>
      <w:r>
        <w:t xml:space="preserve">разницы </w:t>
      </w:r>
      <w:r w:rsidRPr="008361BC">
        <w:t>происходит автоматически</w:t>
      </w:r>
      <w:r>
        <w:t>;</w:t>
      </w:r>
    </w:p>
    <w:p w14:paraId="3FCC832E" w14:textId="09E3DE55" w:rsidR="00406804" w:rsidRPr="008361BC" w:rsidRDefault="00406804" w:rsidP="00823682">
      <w:pPr>
        <w:pStyle w:val="afc"/>
        <w:numPr>
          <w:ilvl w:val="0"/>
          <w:numId w:val="61"/>
        </w:numPr>
      </w:pPr>
      <w:r w:rsidRPr="008361BC">
        <w:t xml:space="preserve">Контроль низких запасов. («zero check», проверка «нуля»). </w:t>
      </w:r>
      <w:r>
        <w:t>Данная функция является дополнительной</w:t>
      </w:r>
      <w:r w:rsidRPr="008361BC">
        <w:t xml:space="preserve">. При отборе полного количества </w:t>
      </w:r>
      <w:r>
        <w:t>МТР из отпускающего складского места с</w:t>
      </w:r>
      <w:r w:rsidRPr="008361BC">
        <w:t xml:space="preserve">истема предлагает </w:t>
      </w:r>
      <w:r>
        <w:t xml:space="preserve">комплектовщику склада СП </w:t>
      </w:r>
      <w:r w:rsidRPr="008361BC">
        <w:t>подтвердить нулевой запас в этой ячейке. В случае</w:t>
      </w:r>
      <w:r>
        <w:t xml:space="preserve">, </w:t>
      </w:r>
      <w:r w:rsidRPr="008361BC">
        <w:t xml:space="preserve">если </w:t>
      </w:r>
      <w:r>
        <w:t xml:space="preserve">комплектовщик склада СП </w:t>
      </w:r>
      <w:r w:rsidRPr="008361BC">
        <w:t xml:space="preserve">укажет отличное от нуля количество </w:t>
      </w:r>
      <w:r>
        <w:t>МТ</w:t>
      </w:r>
      <w:r w:rsidR="00CB432F">
        <w:t>Р</w:t>
      </w:r>
      <w:r w:rsidRPr="008361BC">
        <w:t xml:space="preserve">, система автоматически выполнит инвентаризационную поводку и увеличит запас в </w:t>
      </w:r>
      <w:r>
        <w:t>складском месте</w:t>
      </w:r>
      <w:r w:rsidRPr="008361BC">
        <w:t xml:space="preserve"> на указанное количество.</w:t>
      </w:r>
      <w:r>
        <w:t xml:space="preserve"> Если МТР учитывается по партии, то происходит увеличение запаса с прис</w:t>
      </w:r>
      <w:r w:rsidR="000F29FC">
        <w:t>в</w:t>
      </w:r>
      <w:r>
        <w:t>оением именно этого значения партии.</w:t>
      </w:r>
    </w:p>
    <w:p w14:paraId="23D151BB" w14:textId="6340E832" w:rsidR="00406804" w:rsidRPr="00DE7A24" w:rsidRDefault="00406804" w:rsidP="00406804">
      <w:pPr>
        <w:ind w:firstLine="709"/>
      </w:pPr>
      <w:r>
        <w:t xml:space="preserve">Для проведения инвентаризации в </w:t>
      </w:r>
      <w:r w:rsidR="001B118F">
        <w:t>модуле</w:t>
      </w:r>
      <w:r>
        <w:t xml:space="preserve"> </w:t>
      </w:r>
      <w:r w:rsidRPr="00DE7A24">
        <w:rPr>
          <w:lang w:val="en-US"/>
        </w:rPr>
        <w:t>SAP</w:t>
      </w:r>
      <w:r w:rsidRPr="00DE7A24">
        <w:t xml:space="preserve"> </w:t>
      </w:r>
      <w:r w:rsidRPr="00DE7A24">
        <w:rPr>
          <w:lang w:val="en-US"/>
        </w:rPr>
        <w:t>EWM</w:t>
      </w:r>
      <w:r w:rsidRPr="00DE7A24">
        <w:t xml:space="preserve"> инициируется </w:t>
      </w:r>
      <w:r>
        <w:t>создание</w:t>
      </w:r>
      <w:r w:rsidRPr="00DE7A24">
        <w:t xml:space="preserve"> Документа инвентаризации</w:t>
      </w:r>
      <w:r>
        <w:t>. После создания документ активируется (автоматически либо вручную)</w:t>
      </w:r>
      <w:r w:rsidRPr="00DE7A24">
        <w:t>.</w:t>
      </w:r>
    </w:p>
    <w:p w14:paraId="30393A7E" w14:textId="77777777" w:rsidR="00406804" w:rsidRDefault="00406804" w:rsidP="00406804">
      <w:pPr>
        <w:ind w:firstLine="709"/>
      </w:pPr>
      <w:r w:rsidRPr="00DE7A24">
        <w:t xml:space="preserve">Вместе с Документом инвентаризации </w:t>
      </w:r>
      <w:r>
        <w:t xml:space="preserve">в системе </w:t>
      </w:r>
      <w:r w:rsidRPr="00DE7A24">
        <w:t>автоматически создается инвентаризационный Складской заказ (применяется Правило создания заказов, но в любом случае Складские заказы разбивают</w:t>
      </w:r>
      <w:r>
        <w:t>ся по Областям инвентаризации). При выполнении инвентаризации на ТСД выбирается конкретный складской заказ либо заказы выполняются в порядке очередности.</w:t>
      </w:r>
    </w:p>
    <w:p w14:paraId="1E85B929" w14:textId="1DB03017" w:rsidR="00406804" w:rsidRPr="00DE7A24" w:rsidRDefault="00406804" w:rsidP="00406804">
      <w:pPr>
        <w:ind w:firstLine="709"/>
      </w:pPr>
      <w:r>
        <w:t>В документе инвент</w:t>
      </w:r>
      <w:r w:rsidR="000F29FC">
        <w:t>а</w:t>
      </w:r>
      <w:r>
        <w:t>ризации строки являются складскими задачами. Для складов с учетом ЕО существует два уровня детализации:</w:t>
      </w:r>
    </w:p>
    <w:p w14:paraId="0B1D1504" w14:textId="77777777" w:rsidR="00406804" w:rsidRDefault="00406804" w:rsidP="00823682">
      <w:pPr>
        <w:pStyle w:val="afc"/>
        <w:numPr>
          <w:ilvl w:val="0"/>
          <w:numId w:val="59"/>
        </w:numPr>
      </w:pPr>
      <w:r>
        <w:t>у</w:t>
      </w:r>
      <w:r w:rsidRPr="00DE7A24">
        <w:t>ровень «</w:t>
      </w:r>
      <w:r>
        <w:t xml:space="preserve">складское место – </w:t>
      </w:r>
      <w:r w:rsidRPr="00DE7A24">
        <w:t xml:space="preserve">ЕО», </w:t>
      </w:r>
    </w:p>
    <w:p w14:paraId="75BBF9FD" w14:textId="77777777" w:rsidR="00406804" w:rsidRDefault="00406804" w:rsidP="00823682">
      <w:pPr>
        <w:pStyle w:val="afc"/>
        <w:numPr>
          <w:ilvl w:val="0"/>
          <w:numId w:val="59"/>
        </w:numPr>
      </w:pPr>
      <w:r>
        <w:t>у</w:t>
      </w:r>
      <w:r w:rsidRPr="00DE7A24">
        <w:t>ровень «ЕО</w:t>
      </w:r>
      <w:r>
        <w:t xml:space="preserve"> – МТР</w:t>
      </w:r>
      <w:r w:rsidRPr="00DE7A24">
        <w:t>».</w:t>
      </w:r>
    </w:p>
    <w:p w14:paraId="47726050" w14:textId="77777777" w:rsidR="00406804" w:rsidRDefault="00406804" w:rsidP="00406804">
      <w:pPr>
        <w:ind w:firstLine="709"/>
      </w:pPr>
      <w:r>
        <w:t>Для складов без учета ЕО применяется:</w:t>
      </w:r>
    </w:p>
    <w:p w14:paraId="09E5AB37" w14:textId="77777777" w:rsidR="00406804" w:rsidRDefault="00406804" w:rsidP="00823682">
      <w:pPr>
        <w:pStyle w:val="afc"/>
        <w:numPr>
          <w:ilvl w:val="0"/>
          <w:numId w:val="59"/>
        </w:numPr>
      </w:pPr>
      <w:r>
        <w:t>у</w:t>
      </w:r>
      <w:r w:rsidRPr="00DE7A24">
        <w:t>ровень «</w:t>
      </w:r>
      <w:r>
        <w:t>складское место – МТР</w:t>
      </w:r>
      <w:r w:rsidRPr="00DE7A24">
        <w:t xml:space="preserve">», </w:t>
      </w:r>
    </w:p>
    <w:p w14:paraId="4AE621C4" w14:textId="77777777" w:rsidR="00406804" w:rsidRDefault="00406804" w:rsidP="00823682">
      <w:pPr>
        <w:pStyle w:val="afc"/>
        <w:numPr>
          <w:ilvl w:val="0"/>
          <w:numId w:val="59"/>
        </w:numPr>
      </w:pPr>
      <w:r>
        <w:t>у</w:t>
      </w:r>
      <w:r w:rsidRPr="00DE7A24">
        <w:t>ровень «</w:t>
      </w:r>
      <w:r>
        <w:t>складской участок – МТР</w:t>
      </w:r>
      <w:r w:rsidRPr="00DE7A24">
        <w:t>».</w:t>
      </w:r>
    </w:p>
    <w:p w14:paraId="79AA2C4C" w14:textId="5C4D7E91" w:rsidR="00406804" w:rsidRDefault="00406804" w:rsidP="00406804">
      <w:pPr>
        <w:ind w:firstLine="709"/>
      </w:pPr>
      <w:r>
        <w:t>Задачи на проведени</w:t>
      </w:r>
      <w:r w:rsidR="00CB432F">
        <w:t>е</w:t>
      </w:r>
      <w:r>
        <w:t xml:space="preserve"> инвентаризации при подсчете с использованием ТСД выдаются в порядке, определенном сортировкой складских мест для действия «Инвентаризация» в соответствующей области действия. Для закрытых складов со стеллажами сортировка настраивается в соответствии с физическим расположением складских мест от начала стеллажа и далее вглубь (если есть ряды стеллажей) либо от начала стеллажа и</w:t>
      </w:r>
      <w:r w:rsidR="00CB432F">
        <w:t xml:space="preserve"> далее до конца. Допускается со</w:t>
      </w:r>
      <w:r>
        <w:t>р</w:t>
      </w:r>
      <w:r w:rsidR="00CB432F">
        <w:t>т</w:t>
      </w:r>
      <w:r>
        <w:t>ировка по ярусам (сначала нижний, затем второй и т.д.) либо по колоннам. Для оперативного изменения сортировки задач используется функция «Реверс», при помощи которой сортировка изменяется на противоположную.</w:t>
      </w:r>
    </w:p>
    <w:p w14:paraId="1072667C" w14:textId="77777777" w:rsidR="00406804" w:rsidRDefault="00406804" w:rsidP="00406804">
      <w:pPr>
        <w:ind w:firstLine="709"/>
      </w:pPr>
      <w:r>
        <w:t>Процесс инвентаризации разделяется на шаги:</w:t>
      </w:r>
    </w:p>
    <w:p w14:paraId="0FD254BA" w14:textId="2E553B70" w:rsidR="00406804" w:rsidRPr="00F1328C" w:rsidRDefault="00406804" w:rsidP="00823682">
      <w:pPr>
        <w:pStyle w:val="afc"/>
        <w:numPr>
          <w:ilvl w:val="0"/>
          <w:numId w:val="60"/>
        </w:numPr>
        <w:ind w:left="1418"/>
      </w:pPr>
      <w:r>
        <w:t>п</w:t>
      </w:r>
      <w:r w:rsidRPr="00F1328C">
        <w:t xml:space="preserve">одготовка: создание Документа инвентаризации и позиций (тип инвентаризации, причина, дата, </w:t>
      </w:r>
      <w:r w:rsidR="002E37B4">
        <w:t xml:space="preserve">сроки проведения, </w:t>
      </w:r>
      <w:r>
        <w:t>складские места, участки, позиции МТР</w:t>
      </w:r>
      <w:r w:rsidRPr="00F1328C">
        <w:t>);</w:t>
      </w:r>
    </w:p>
    <w:p w14:paraId="13092775" w14:textId="77777777" w:rsidR="00406804" w:rsidRPr="00F1328C" w:rsidRDefault="00406804" w:rsidP="00823682">
      <w:pPr>
        <w:pStyle w:val="afc"/>
        <w:numPr>
          <w:ilvl w:val="0"/>
          <w:numId w:val="60"/>
        </w:numPr>
        <w:ind w:left="1418"/>
      </w:pPr>
      <w:r>
        <w:t>а</w:t>
      </w:r>
      <w:r w:rsidRPr="00F1328C">
        <w:t>ктивация: может происходить автоматически одновременно с созданием документа инвентаризации</w:t>
      </w:r>
      <w:r>
        <w:t xml:space="preserve"> либо вручную с рабочей станции</w:t>
      </w:r>
      <w:r w:rsidRPr="00F1328C">
        <w:t>;</w:t>
      </w:r>
    </w:p>
    <w:p w14:paraId="613B7CB5" w14:textId="77777777" w:rsidR="00406804" w:rsidRPr="00F1328C" w:rsidRDefault="00406804" w:rsidP="00823682">
      <w:pPr>
        <w:pStyle w:val="afc"/>
        <w:numPr>
          <w:ilvl w:val="0"/>
          <w:numId w:val="60"/>
        </w:numPr>
        <w:ind w:left="1418"/>
      </w:pPr>
      <w:r>
        <w:t>с</w:t>
      </w:r>
      <w:r w:rsidRPr="00F1328C">
        <w:t xml:space="preserve">оздание складских Заказов: происходит автоматически при сохранении Документа инвентаризации, </w:t>
      </w:r>
      <w:r>
        <w:t xml:space="preserve">исполнители с ТСД </w:t>
      </w:r>
      <w:r w:rsidRPr="00F1328C">
        <w:t>работают по Заказам;</w:t>
      </w:r>
    </w:p>
    <w:p w14:paraId="422C175A" w14:textId="77777777" w:rsidR="00406804" w:rsidRPr="00F1328C" w:rsidRDefault="00406804" w:rsidP="00823682">
      <w:pPr>
        <w:pStyle w:val="afc"/>
        <w:numPr>
          <w:ilvl w:val="0"/>
          <w:numId w:val="60"/>
        </w:numPr>
        <w:ind w:left="1418"/>
      </w:pPr>
      <w:r>
        <w:t>п</w:t>
      </w:r>
      <w:r w:rsidRPr="00F1328C">
        <w:t xml:space="preserve">одсчет: внесение данных о фактическом количестве </w:t>
      </w:r>
      <w:r>
        <w:t>МТР в складских местах</w:t>
      </w:r>
      <w:r w:rsidRPr="00F1328C">
        <w:t xml:space="preserve"> </w:t>
      </w:r>
      <w:r>
        <w:t>либо участках в</w:t>
      </w:r>
      <w:r w:rsidRPr="00F1328C">
        <w:t xml:space="preserve">ыполняется </w:t>
      </w:r>
      <w:r>
        <w:t>при помощи ТСД ил</w:t>
      </w:r>
      <w:r w:rsidRPr="00F1328C">
        <w:t xml:space="preserve">и с рабочей станции по </w:t>
      </w:r>
      <w:r>
        <w:t xml:space="preserve">конкретному </w:t>
      </w:r>
      <w:r w:rsidRPr="00F1328C">
        <w:t xml:space="preserve">складскому заказу. </w:t>
      </w:r>
      <w:r>
        <w:t xml:space="preserve">В Документе инвентаризации создаются строки подсчета. Процесс подсчета </w:t>
      </w:r>
      <w:r w:rsidRPr="00F1328C">
        <w:t xml:space="preserve">можно наблюдать и анализировать </w:t>
      </w:r>
      <w:r>
        <w:t xml:space="preserve">в реальном времени </w:t>
      </w:r>
      <w:r w:rsidRPr="00F1328C">
        <w:t xml:space="preserve">в Мониторе </w:t>
      </w:r>
      <w:r w:rsidRPr="00F1328C">
        <w:rPr>
          <w:lang w:val="en-US"/>
        </w:rPr>
        <w:t>SAP</w:t>
      </w:r>
      <w:r w:rsidRPr="00F1328C">
        <w:t xml:space="preserve"> EWM. </w:t>
      </w:r>
      <w:r>
        <w:t xml:space="preserve">В нем же </w:t>
      </w:r>
      <w:r w:rsidRPr="00F1328C">
        <w:t>создаются Документы пересчета, выполняется проводка разниц по данным подсчета;</w:t>
      </w:r>
    </w:p>
    <w:p w14:paraId="3088AB3E" w14:textId="77777777" w:rsidR="00406804" w:rsidRPr="00F1328C" w:rsidRDefault="00406804" w:rsidP="00823682">
      <w:pPr>
        <w:pStyle w:val="afc"/>
        <w:numPr>
          <w:ilvl w:val="0"/>
          <w:numId w:val="60"/>
        </w:numPr>
        <w:ind w:left="1418"/>
      </w:pPr>
      <w:r>
        <w:t>п</w:t>
      </w:r>
      <w:r w:rsidRPr="00F1328C">
        <w:t>овторный пересчет: выполняется при необходимости</w:t>
      </w:r>
      <w:r>
        <w:t xml:space="preserve">. Для этого </w:t>
      </w:r>
      <w:r w:rsidRPr="00F1328C">
        <w:t xml:space="preserve">создается дополнительный Документ пересчета со ссылкой на основной </w:t>
      </w:r>
      <w:r>
        <w:t>Д</w:t>
      </w:r>
      <w:r w:rsidRPr="00F1328C">
        <w:t>окумент</w:t>
      </w:r>
      <w:r>
        <w:t xml:space="preserve"> инвентаризации</w:t>
      </w:r>
      <w:r w:rsidRPr="00F1328C">
        <w:t>;</w:t>
      </w:r>
    </w:p>
    <w:p w14:paraId="061E314F" w14:textId="77777777" w:rsidR="00406804" w:rsidRPr="00F1328C" w:rsidRDefault="00406804" w:rsidP="00823682">
      <w:pPr>
        <w:pStyle w:val="afc"/>
        <w:numPr>
          <w:ilvl w:val="0"/>
          <w:numId w:val="60"/>
        </w:numPr>
        <w:ind w:left="1418"/>
      </w:pPr>
      <w:r>
        <w:t>п</w:t>
      </w:r>
      <w:r w:rsidRPr="00F1328C">
        <w:t xml:space="preserve">роводка результатов подсчета (разниц): выполняется с рабочей станции из транзакции «Ведение документов инвентаризации» или из Монитора </w:t>
      </w:r>
      <w:r w:rsidRPr="00F1328C">
        <w:rPr>
          <w:lang w:val="en-US"/>
        </w:rPr>
        <w:t>SAP</w:t>
      </w:r>
      <w:r w:rsidRPr="00F1328C">
        <w:t xml:space="preserve"> EWM. При выполнении проводки списания разниц запасы в </w:t>
      </w:r>
      <w:r>
        <w:t>складских местах/участках</w:t>
      </w:r>
      <w:r w:rsidRPr="00F1328C">
        <w:t xml:space="preserve"> обновляются, </w:t>
      </w:r>
      <w:r>
        <w:t>складские места</w:t>
      </w:r>
      <w:r w:rsidRPr="00F1328C">
        <w:t xml:space="preserve"> освобождаются для выполнения прочих задач, </w:t>
      </w:r>
      <w:r>
        <w:t xml:space="preserve">данные в </w:t>
      </w:r>
      <w:r w:rsidRPr="00F1328C">
        <w:t>Difference Analyzer обновляются;</w:t>
      </w:r>
    </w:p>
    <w:p w14:paraId="4F5657A0" w14:textId="638AB22E" w:rsidR="00406804" w:rsidRPr="00F1328C" w:rsidRDefault="00406804" w:rsidP="00823682">
      <w:pPr>
        <w:pStyle w:val="afc"/>
        <w:numPr>
          <w:ilvl w:val="0"/>
          <w:numId w:val="60"/>
        </w:numPr>
        <w:ind w:left="1418"/>
      </w:pPr>
      <w:r>
        <w:t>с</w:t>
      </w:r>
      <w:r w:rsidRPr="00F1328C">
        <w:t xml:space="preserve">писание разниц в </w:t>
      </w:r>
      <w:r>
        <w:t>SAP ERP (SAP S/4 HANA) в</w:t>
      </w:r>
      <w:r w:rsidRPr="00F1328C">
        <w:t xml:space="preserve">ыполняется с рабочей станции из Difference Analyzer EWM. </w:t>
      </w:r>
      <w:r>
        <w:t>П</w:t>
      </w:r>
      <w:r w:rsidRPr="00F1328C">
        <w:t xml:space="preserve">ередача разниц в </w:t>
      </w:r>
      <w:r>
        <w:t>SAP ERP (SAP S/4 HANA)</w:t>
      </w:r>
      <w:r w:rsidRPr="00F1328C">
        <w:t xml:space="preserve">-систему </w:t>
      </w:r>
      <w:r>
        <w:t xml:space="preserve">происходит </w:t>
      </w:r>
      <w:r w:rsidRPr="00F1328C">
        <w:t xml:space="preserve">с созданием документов движения материала, </w:t>
      </w:r>
      <w:r>
        <w:t xml:space="preserve">а </w:t>
      </w:r>
      <w:r w:rsidRPr="00F1328C">
        <w:t xml:space="preserve">данные о запасах на Заводе и Локации </w:t>
      </w:r>
      <w:r w:rsidR="00B129EB">
        <w:t xml:space="preserve">в SAP ERP </w:t>
      </w:r>
      <w:r>
        <w:t>(SAP S/4 HANA)</w:t>
      </w:r>
      <w:r w:rsidRPr="00F1328C">
        <w:t xml:space="preserve"> обновляются.</w:t>
      </w:r>
    </w:p>
    <w:p w14:paraId="6FA26BB4" w14:textId="77777777" w:rsidR="00760F31" w:rsidRDefault="00760F31" w:rsidP="00781E65"/>
    <w:p w14:paraId="6034B38C" w14:textId="5BCE4166" w:rsidR="00406804" w:rsidRDefault="00406804" w:rsidP="00406804">
      <w:pPr>
        <w:pStyle w:val="afff6"/>
        <w:ind w:left="0"/>
        <w:jc w:val="right"/>
        <w:rPr>
          <w:rFonts w:cs="Arial"/>
          <w:b/>
          <w:sz w:val="22"/>
        </w:rPr>
      </w:pPr>
      <w:r>
        <w:rPr>
          <w:rFonts w:cs="Arial"/>
          <w:b/>
          <w:sz w:val="22"/>
        </w:rPr>
        <w:t xml:space="preserve">Рисунок </w:t>
      </w:r>
      <w:r w:rsidR="0098303E">
        <w:rPr>
          <w:rFonts w:cs="Arial"/>
          <w:b/>
          <w:sz w:val="22"/>
        </w:rPr>
        <w:t>1</w:t>
      </w:r>
      <w:r w:rsidRPr="00916FAB">
        <w:rPr>
          <w:rFonts w:cs="Arial"/>
          <w:b/>
          <w:sz w:val="22"/>
        </w:rPr>
        <w:t xml:space="preserve">. </w:t>
      </w:r>
      <w:r>
        <w:rPr>
          <w:rFonts w:cs="Arial"/>
          <w:b/>
          <w:sz w:val="22"/>
        </w:rPr>
        <w:t>Статусная схема для Документа инвентаризации</w:t>
      </w:r>
    </w:p>
    <w:p w14:paraId="7EC9A1A6" w14:textId="77777777" w:rsidR="00406804" w:rsidRDefault="00406804" w:rsidP="00406804">
      <w:pPr>
        <w:jc w:val="center"/>
        <w:rPr>
          <w:color w:val="FF0000"/>
        </w:rPr>
      </w:pPr>
      <w:r w:rsidRPr="00DE7A24">
        <w:rPr>
          <w:noProof/>
          <w:color w:val="FF0000"/>
          <w:lang w:eastAsia="ru-RU"/>
        </w:rPr>
        <w:drawing>
          <wp:inline distT="0" distB="0" distL="0" distR="0" wp14:anchorId="4E323F8A" wp14:editId="7FD1627A">
            <wp:extent cx="4286250" cy="3458305"/>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66984" cy="3523444"/>
                    </a:xfrm>
                    <a:prstGeom prst="rect">
                      <a:avLst/>
                    </a:prstGeom>
                    <a:noFill/>
                    <a:ln>
                      <a:noFill/>
                    </a:ln>
                  </pic:spPr>
                </pic:pic>
              </a:graphicData>
            </a:graphic>
          </wp:inline>
        </w:drawing>
      </w:r>
    </w:p>
    <w:p w14:paraId="7AEDEACD" w14:textId="77777777" w:rsidR="007E1E78" w:rsidRDefault="007E1E78" w:rsidP="00406804">
      <w:pPr>
        <w:ind w:firstLine="708"/>
      </w:pPr>
    </w:p>
    <w:p w14:paraId="1AF39C92" w14:textId="16A19A4A" w:rsidR="00406804" w:rsidRPr="00AF33AA" w:rsidRDefault="00406804" w:rsidP="00406804">
      <w:pPr>
        <w:ind w:firstLine="708"/>
      </w:pPr>
      <w:r w:rsidRPr="00AF33AA">
        <w:t>Документ инвентаризации может быть удален как до, так и после выполнения просчета, но не позднее постирования документа. Документ в этом случае остается в системе со статусом «удален» и его редактирование становится невозможным.</w:t>
      </w:r>
    </w:p>
    <w:p w14:paraId="0ECA44A4" w14:textId="77777777" w:rsidR="00406804" w:rsidRPr="00AF33AA" w:rsidRDefault="00406804" w:rsidP="00406804">
      <w:pPr>
        <w:ind w:firstLine="708"/>
      </w:pPr>
      <w:r w:rsidRPr="00AF33AA">
        <w:t>По итогам просчета МТР в складском месте или участке может быть принято решение о повторном пересчете. В этом случае документ инвентаризации приобретает статус «на пересчет», а в системе автоматически создается новый документ на просчет указанного складского места или участка.</w:t>
      </w:r>
    </w:p>
    <w:p w14:paraId="00B7F284" w14:textId="77777777" w:rsidR="00406804" w:rsidRPr="00AF33AA" w:rsidRDefault="00406804" w:rsidP="00406804">
      <w:pPr>
        <w:ind w:firstLine="708"/>
      </w:pPr>
      <w:r w:rsidRPr="00AF33AA">
        <w:t xml:space="preserve">При постировании данных просчета запас МТР в складских местах актуализируется, в системе автоматически создаются инвентаризационные проводки на все обнаруженные разницы, которые становятся доступными в отчете Difference Analyzer для анализа и дальнейшего постирования в </w:t>
      </w:r>
      <w:r>
        <w:t>SAP ERP (SAP S/4 HANA)</w:t>
      </w:r>
      <w:r w:rsidRPr="00AF33AA">
        <w:t xml:space="preserve">. </w:t>
      </w:r>
    </w:p>
    <w:p w14:paraId="2BDF6881" w14:textId="1DA57159" w:rsidR="00406804" w:rsidRDefault="00406804" w:rsidP="00406804">
      <w:pPr>
        <w:ind w:firstLine="708"/>
      </w:pPr>
      <w:r w:rsidRPr="00AF33AA">
        <w:t>Возможность постирования данных подсчета присваивается отдельной группе доступа.</w:t>
      </w:r>
    </w:p>
    <w:p w14:paraId="6EFA1BC0" w14:textId="77777777" w:rsidR="00C80B64" w:rsidRDefault="00C80B64" w:rsidP="00406804">
      <w:pPr>
        <w:ind w:firstLine="708"/>
      </w:pPr>
    </w:p>
    <w:p w14:paraId="32766743" w14:textId="3AE89313" w:rsidR="00406804" w:rsidRPr="00DE7A24" w:rsidRDefault="00AB0131" w:rsidP="00B01704">
      <w:pPr>
        <w:pStyle w:val="4"/>
      </w:pPr>
      <w:bookmarkStart w:id="2579" w:name="_Toc517256185"/>
      <w:r w:rsidRPr="006E7B29">
        <w:t xml:space="preserve"> </w:t>
      </w:r>
      <w:r w:rsidR="005C1F22">
        <w:t>О</w:t>
      </w:r>
      <w:r w:rsidR="00406804">
        <w:t>бработка особой ситуации</w:t>
      </w:r>
      <w:bookmarkEnd w:id="2579"/>
    </w:p>
    <w:p w14:paraId="0E8E3C3C" w14:textId="77777777" w:rsidR="006F306A" w:rsidRDefault="006F306A" w:rsidP="00406804">
      <w:pPr>
        <w:ind w:firstLine="709"/>
      </w:pPr>
    </w:p>
    <w:p w14:paraId="03643B37" w14:textId="01D22505" w:rsidR="00406804" w:rsidRPr="00DE7A24" w:rsidRDefault="00406804" w:rsidP="00406804">
      <w:pPr>
        <w:ind w:firstLine="709"/>
      </w:pPr>
      <w:r w:rsidRPr="00DE7A24">
        <w:t xml:space="preserve">В рамках выполнения инвентаризации данная функциональность позволяет использовать код исключения, который инициирует оперативную инвентаризацию складского места в процессе подбора заказа: в том случае, когда </w:t>
      </w:r>
      <w:r>
        <w:t>комплектовщик СП</w:t>
      </w:r>
      <w:r w:rsidRPr="00DE7A24">
        <w:t xml:space="preserve"> не может взять полное количество по складской задаче (недостача в ячейке)</w:t>
      </w:r>
      <w:r>
        <w:t>,</w:t>
      </w:r>
      <w:r w:rsidRPr="00DE7A24">
        <w:t xml:space="preserve"> он вводит фактическое количество и код исключения. При этом</w:t>
      </w:r>
      <w:r>
        <w:t>, в отношении складского места системой автоматически прово</w:t>
      </w:r>
      <w:r w:rsidR="00CB432F">
        <w:t>д</w:t>
      </w:r>
      <w:r>
        <w:t>ится инвент</w:t>
      </w:r>
      <w:r w:rsidR="00CB432F">
        <w:t>а</w:t>
      </w:r>
      <w:r>
        <w:t>ризация</w:t>
      </w:r>
      <w:r w:rsidRPr="00DE7A24">
        <w:t xml:space="preserve"> н</w:t>
      </w:r>
      <w:r>
        <w:t>а размер разницы (расхождения).</w:t>
      </w:r>
    </w:p>
    <w:p w14:paraId="37405BD9" w14:textId="77777777" w:rsidR="00406804" w:rsidRDefault="00406804" w:rsidP="00406804">
      <w:pPr>
        <w:ind w:firstLine="709"/>
      </w:pPr>
      <w:r w:rsidRPr="00DE7A24">
        <w:t xml:space="preserve">При выполнении </w:t>
      </w:r>
      <w:r>
        <w:t xml:space="preserve">комплектования необходимо также использовать </w:t>
      </w:r>
      <w:r w:rsidRPr="00DE7A24">
        <w:t xml:space="preserve">возможность частичного или полного отклонения по количеству без выполнения инвентаризации, но с адаптацией позиции поставки на размер разницы. </w:t>
      </w:r>
    </w:p>
    <w:p w14:paraId="3B107221" w14:textId="77777777" w:rsidR="00406804" w:rsidRPr="00DE7A24" w:rsidRDefault="00406804" w:rsidP="00406804">
      <w:pPr>
        <w:ind w:firstLine="709"/>
      </w:pPr>
      <w:r w:rsidRPr="00DE7A24">
        <w:t xml:space="preserve">Коды особых ситуаций </w:t>
      </w:r>
      <w:r>
        <w:t>настраиваются</w:t>
      </w:r>
      <w:r w:rsidRPr="00DE7A24">
        <w:t xml:space="preserve"> в специальной ветке настроек в </w:t>
      </w:r>
      <w:r w:rsidRPr="00DE7A24">
        <w:rPr>
          <w:lang w:val="en-US"/>
        </w:rPr>
        <w:t>SAP</w:t>
      </w:r>
      <w:r w:rsidRPr="00DE7A24">
        <w:t xml:space="preserve"> </w:t>
      </w:r>
      <w:r w:rsidRPr="00DE7A24">
        <w:rPr>
          <w:lang w:val="en-US"/>
        </w:rPr>
        <w:t>EWM</w:t>
      </w:r>
      <w:r w:rsidRPr="00DE7A24">
        <w:t>.</w:t>
      </w:r>
    </w:p>
    <w:p w14:paraId="00F73981" w14:textId="77777777" w:rsidR="00406804" w:rsidRDefault="00406804" w:rsidP="00406804">
      <w:pPr>
        <w:ind w:firstLine="709"/>
      </w:pPr>
      <w:r>
        <w:t>Для определения области закрытого склада или открытой площадки, в которой допускается проведение инвентаризации по единым правилам, будет применяться настройка Области инвентаризации со следующими параметрами:</w:t>
      </w:r>
    </w:p>
    <w:p w14:paraId="2765B15A" w14:textId="4EF26909" w:rsidR="00406804" w:rsidRDefault="00406804" w:rsidP="00C728F9">
      <w:pPr>
        <w:pStyle w:val="afc"/>
        <w:numPr>
          <w:ilvl w:val="0"/>
          <w:numId w:val="38"/>
        </w:numPr>
      </w:pPr>
      <w:r>
        <w:t>к</w:t>
      </w:r>
      <w:r w:rsidRPr="00DE7A24">
        <w:t xml:space="preserve">онтроль низких запасов </w:t>
      </w:r>
      <w:r>
        <w:t>–</w:t>
      </w:r>
      <w:r w:rsidRPr="00DE7A24">
        <w:t xml:space="preserve"> </w:t>
      </w:r>
      <w:r>
        <w:t>п</w:t>
      </w:r>
      <w:r w:rsidRPr="00DE7A24">
        <w:t xml:space="preserve">ри </w:t>
      </w:r>
      <w:r>
        <w:t>комплектовании</w:t>
      </w:r>
      <w:r w:rsidRPr="00DE7A24">
        <w:t xml:space="preserve"> полного количества </w:t>
      </w:r>
      <w:r>
        <w:t>МТР из складского места</w:t>
      </w:r>
      <w:r w:rsidRPr="00DE7A24">
        <w:t xml:space="preserve"> система предлагает </w:t>
      </w:r>
      <w:r>
        <w:t xml:space="preserve">комплектовщику склада СП </w:t>
      </w:r>
      <w:r w:rsidRPr="00DE7A24">
        <w:t>подтвердить нулевой запас в это</w:t>
      </w:r>
      <w:r>
        <w:t>м склад</w:t>
      </w:r>
      <w:r w:rsidR="007B3CDB">
        <w:t>с</w:t>
      </w:r>
      <w:r>
        <w:t>ком месте;</w:t>
      </w:r>
    </w:p>
    <w:p w14:paraId="035198FA" w14:textId="77777777" w:rsidR="00406804" w:rsidRPr="00DE7A24" w:rsidRDefault="00406804" w:rsidP="00C728F9">
      <w:pPr>
        <w:pStyle w:val="afc"/>
        <w:numPr>
          <w:ilvl w:val="0"/>
          <w:numId w:val="38"/>
        </w:numPr>
      </w:pPr>
      <w:r>
        <w:t>п</w:t>
      </w:r>
      <w:r w:rsidRPr="00DE7A24">
        <w:t xml:space="preserve">росмотр количества </w:t>
      </w:r>
      <w:r>
        <w:t>– п</w:t>
      </w:r>
      <w:r w:rsidRPr="00DE7A24">
        <w:t>росмотр количества по данным бухгалтерского учета в документе инвентаризации при вводе данных о подсчете с рабочей станции</w:t>
      </w:r>
      <w:r>
        <w:t>;</w:t>
      </w:r>
    </w:p>
    <w:p w14:paraId="6C664E2D" w14:textId="77777777" w:rsidR="00406804" w:rsidRPr="00DE7A24" w:rsidRDefault="00406804" w:rsidP="00C728F9">
      <w:pPr>
        <w:pStyle w:val="afc"/>
        <w:numPr>
          <w:ilvl w:val="0"/>
          <w:numId w:val="38"/>
        </w:numPr>
      </w:pPr>
      <w:r>
        <w:t>п</w:t>
      </w:r>
      <w:r w:rsidRPr="00DE7A24">
        <w:t xml:space="preserve">росмотр объектов позиции при вводе подсчета – </w:t>
      </w:r>
      <w:r>
        <w:t>в</w:t>
      </w:r>
      <w:r w:rsidRPr="00DE7A24">
        <w:t xml:space="preserve"> документе инвентаризации отображаются все объекты в инвентаризируемо</w:t>
      </w:r>
      <w:r>
        <w:t>м складском месте</w:t>
      </w:r>
      <w:r w:rsidRPr="00DE7A24">
        <w:t xml:space="preserve"> </w:t>
      </w:r>
      <w:r>
        <w:t xml:space="preserve">или участке </w:t>
      </w:r>
      <w:r w:rsidRPr="00DE7A24">
        <w:t>(Складское место</w:t>
      </w:r>
      <w:r>
        <w:t xml:space="preserve"> или участок</w:t>
      </w:r>
      <w:r w:rsidRPr="00DE7A24">
        <w:t>/ЕО</w:t>
      </w:r>
      <w:r>
        <w:t xml:space="preserve"> (если ведется учет ЕО)</w:t>
      </w:r>
      <w:r w:rsidRPr="00DE7A24">
        <w:t>/</w:t>
      </w:r>
      <w:r>
        <w:t>Позиция МТР</w:t>
      </w:r>
      <w:r w:rsidRPr="00DE7A24">
        <w:t>)</w:t>
      </w:r>
      <w:r>
        <w:t>;</w:t>
      </w:r>
    </w:p>
    <w:p w14:paraId="2BD20202" w14:textId="77777777" w:rsidR="00406804" w:rsidRPr="00DE7A24" w:rsidRDefault="00406804" w:rsidP="00C728F9">
      <w:pPr>
        <w:pStyle w:val="afc"/>
        <w:numPr>
          <w:ilvl w:val="0"/>
          <w:numId w:val="38"/>
        </w:numPr>
      </w:pPr>
      <w:r w:rsidRPr="00DE7A24">
        <w:t xml:space="preserve">«ЕО полностью» – </w:t>
      </w:r>
      <w:r>
        <w:t xml:space="preserve">применим на типах складов, в которых ведется учет ЕО. </w:t>
      </w:r>
      <w:r w:rsidRPr="00DE7A24">
        <w:t xml:space="preserve">Данный индикатор указывает, существует ли возможность подсчета всей ЕО одним кликом. </w:t>
      </w:r>
      <w:r>
        <w:t>О</w:t>
      </w:r>
      <w:r w:rsidRPr="00DE7A24">
        <w:t xml:space="preserve">пция позволяет не проводить детальный подсчет вложенного </w:t>
      </w:r>
      <w:r>
        <w:t>МТР</w:t>
      </w:r>
      <w:r w:rsidRPr="00DE7A24">
        <w:t xml:space="preserve"> или вложенных EO, а принять текущие данные о запасах на этой ЕО за истину. </w:t>
      </w:r>
      <w:r>
        <w:t>Данная опция б</w:t>
      </w:r>
      <w:r w:rsidRPr="00DE7A24">
        <w:t xml:space="preserve">удет </w:t>
      </w:r>
      <w:r>
        <w:t>применена для складов и типов складов, в которых ведется учет ЕО (крытые склады, открытые склады с учетом ЕО);</w:t>
      </w:r>
    </w:p>
    <w:p w14:paraId="32A3DE05" w14:textId="77777777" w:rsidR="00406804" w:rsidRDefault="00406804" w:rsidP="00C728F9">
      <w:pPr>
        <w:pStyle w:val="afc"/>
        <w:numPr>
          <w:ilvl w:val="0"/>
          <w:numId w:val="38"/>
        </w:numPr>
      </w:pPr>
      <w:r w:rsidRPr="00DE7A24">
        <w:t xml:space="preserve">Печать объектов инвентаризации – при печати инвентаризационной ведомости позволяет выводить на печать все позиции складской ячейки. </w:t>
      </w:r>
    </w:p>
    <w:p w14:paraId="189F9530" w14:textId="77777777" w:rsidR="00C80B64" w:rsidRDefault="00C80B64" w:rsidP="00406804"/>
    <w:p w14:paraId="614348C7" w14:textId="4DE850E1" w:rsidR="007A3584" w:rsidRPr="00D842AA" w:rsidRDefault="00E31A87" w:rsidP="007A3584">
      <w:pPr>
        <w:pStyle w:val="4"/>
      </w:pPr>
      <w:r>
        <w:t xml:space="preserve"> </w:t>
      </w:r>
      <w:r w:rsidR="007A3584" w:rsidRPr="00D842AA">
        <w:t>Основные данные для печати</w:t>
      </w:r>
    </w:p>
    <w:p w14:paraId="6D4BF446" w14:textId="77777777" w:rsidR="007A3584" w:rsidRDefault="007A3584" w:rsidP="007A3584">
      <w:pPr>
        <w:rPr>
          <w:rFonts w:eastAsia="Calibri"/>
        </w:rPr>
      </w:pPr>
    </w:p>
    <w:p w14:paraId="15E7168C" w14:textId="77777777" w:rsidR="007A3584" w:rsidRPr="003A1169" w:rsidRDefault="007A3584" w:rsidP="007A3584">
      <w:pPr>
        <w:ind w:firstLine="709"/>
      </w:pPr>
      <w:r w:rsidRPr="00B7218E">
        <w:rPr>
          <w:lang w:eastAsia="de-DE"/>
        </w:rPr>
        <w:t>В записях условий настраиваются правила определения принтеров и формуляров</w:t>
      </w:r>
      <w:r w:rsidRPr="003A1169">
        <w:rPr>
          <w:lang w:eastAsia="de-DE"/>
        </w:rPr>
        <w:t xml:space="preserve"> для распечатки выходных документов к складским заказам, единицам обработки, документам инвентаризации.</w:t>
      </w:r>
    </w:p>
    <w:p w14:paraId="5D58A8BD" w14:textId="77777777" w:rsidR="007A3584" w:rsidRPr="003A1169" w:rsidRDefault="007A3584" w:rsidP="007A3584">
      <w:pPr>
        <w:ind w:firstLine="709"/>
      </w:pPr>
      <w:r w:rsidRPr="003A1169">
        <w:rPr>
          <w:lang w:eastAsia="de-DE"/>
        </w:rPr>
        <w:t>Критерии выбора принтеров и формуляров будут определены на фазе реализации.</w:t>
      </w:r>
    </w:p>
    <w:p w14:paraId="2D4E3720" w14:textId="77777777" w:rsidR="007A3584" w:rsidRPr="003A1169" w:rsidRDefault="007A3584" w:rsidP="007A3584">
      <w:pPr>
        <w:ind w:firstLine="709"/>
      </w:pPr>
      <w:r w:rsidRPr="003A1169">
        <w:rPr>
          <w:lang w:eastAsia="de-DE"/>
        </w:rPr>
        <w:t>Ведени</w:t>
      </w:r>
      <w:r>
        <w:rPr>
          <w:lang w:eastAsia="de-DE"/>
        </w:rPr>
        <w:t>е</w:t>
      </w:r>
      <w:r w:rsidRPr="003A1169">
        <w:rPr>
          <w:lang w:eastAsia="de-DE"/>
        </w:rPr>
        <w:t xml:space="preserve"> условий для поиска принтеров и формуляров осуществляется специалистами группы поддержки SAP</w:t>
      </w:r>
      <w:r w:rsidRPr="00B7218E">
        <w:rPr>
          <w:lang w:eastAsia="de-DE"/>
        </w:rPr>
        <w:t>.</w:t>
      </w:r>
    </w:p>
    <w:p w14:paraId="59DCA77D" w14:textId="77777777" w:rsidR="006D0C93" w:rsidRDefault="006D0C93" w:rsidP="00406804"/>
    <w:p w14:paraId="4F9CE345" w14:textId="0506183E" w:rsidR="004B49E5" w:rsidRDefault="004B49E5" w:rsidP="00406804"/>
    <w:p w14:paraId="4BFB5C05" w14:textId="77777777" w:rsidR="004B49E5" w:rsidRDefault="004B49E5" w:rsidP="00406804"/>
    <w:p w14:paraId="5B56285D" w14:textId="77777777" w:rsidR="004B49E5" w:rsidRDefault="004B49E5" w:rsidP="00406804"/>
    <w:p w14:paraId="5690ED9C" w14:textId="77777777" w:rsidR="004B49E5" w:rsidRDefault="004B49E5" w:rsidP="00406804"/>
    <w:p w14:paraId="0E8F4DD2" w14:textId="77777777" w:rsidR="004B49E5" w:rsidRDefault="004B49E5" w:rsidP="00406804"/>
    <w:p w14:paraId="7EBBFA5C" w14:textId="77777777" w:rsidR="004B49E5" w:rsidRDefault="004B49E5" w:rsidP="00406804"/>
    <w:p w14:paraId="32259E1C" w14:textId="77777777" w:rsidR="004B49E5" w:rsidRDefault="004B49E5" w:rsidP="00406804"/>
    <w:p w14:paraId="51C4DAB6" w14:textId="6B4E6E41" w:rsidR="00D93622" w:rsidRPr="00DE7A24" w:rsidRDefault="00AB0131" w:rsidP="00D93622">
      <w:pPr>
        <w:pStyle w:val="4"/>
      </w:pPr>
      <w:r w:rsidRPr="006E7B29">
        <w:t xml:space="preserve"> </w:t>
      </w:r>
      <w:r w:rsidR="00D93622">
        <w:t xml:space="preserve">Потоки информации для </w:t>
      </w:r>
      <w:r w:rsidR="00D93622">
        <w:rPr>
          <w:lang w:val="en-US"/>
        </w:rPr>
        <w:t>SAP</w:t>
      </w:r>
      <w:r w:rsidR="00D93622" w:rsidRPr="00C44F55">
        <w:t xml:space="preserve"> </w:t>
      </w:r>
      <w:r w:rsidR="00D93622">
        <w:rPr>
          <w:lang w:val="en-US"/>
        </w:rPr>
        <w:t>EWM</w:t>
      </w:r>
    </w:p>
    <w:p w14:paraId="229F386E" w14:textId="216F0AF9" w:rsidR="00D93622" w:rsidRPr="00611285" w:rsidRDefault="00D93622" w:rsidP="00D93622">
      <w:pPr>
        <w:pStyle w:val="aa"/>
        <w:keepNext/>
        <w:spacing w:after="240" w:afterAutospacing="0" w:line="276" w:lineRule="auto"/>
        <w:jc w:val="right"/>
        <w:rPr>
          <w:rFonts w:cs="Arial"/>
          <w:b/>
          <w:sz w:val="22"/>
        </w:rPr>
      </w:pPr>
      <w:r w:rsidRPr="00916FAB">
        <w:rPr>
          <w:rFonts w:cs="Arial"/>
          <w:b/>
          <w:sz w:val="22"/>
        </w:rPr>
        <w:t xml:space="preserve">Таблица </w:t>
      </w:r>
      <w:r w:rsidR="00781E65" w:rsidRPr="001B7DA3">
        <w:rPr>
          <w:rFonts w:cs="Arial"/>
          <w:b/>
          <w:sz w:val="22"/>
        </w:rPr>
        <w:t>16</w:t>
      </w:r>
      <w:r w:rsidR="001E5A66">
        <w:rPr>
          <w:rFonts w:cs="Arial"/>
          <w:b/>
          <w:sz w:val="22"/>
        </w:rPr>
        <w:t>8</w:t>
      </w:r>
      <w:r>
        <w:rPr>
          <w:rFonts w:cs="Arial"/>
          <w:b/>
          <w:sz w:val="22"/>
        </w:rPr>
        <w:t xml:space="preserve">. Потоки информации для </w:t>
      </w:r>
      <w:r>
        <w:rPr>
          <w:rFonts w:cs="Arial"/>
          <w:b/>
          <w:sz w:val="22"/>
          <w:lang w:val="en-US"/>
        </w:rPr>
        <w:t>SAP</w:t>
      </w:r>
      <w:r w:rsidRPr="00FE08F3">
        <w:rPr>
          <w:rFonts w:cs="Arial"/>
          <w:b/>
          <w:sz w:val="22"/>
        </w:rPr>
        <w:t xml:space="preserve"> </w:t>
      </w:r>
      <w:r>
        <w:rPr>
          <w:rFonts w:cs="Arial"/>
          <w:b/>
          <w:sz w:val="22"/>
          <w:lang w:val="en-US"/>
        </w:rPr>
        <w:t>EWM</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37"/>
        <w:gridCol w:w="7247"/>
        <w:gridCol w:w="2409"/>
      </w:tblGrid>
      <w:tr w:rsidR="00D93622" w:rsidRPr="00510805" w14:paraId="4EECAFC3" w14:textId="77777777" w:rsidTr="00E034FC">
        <w:trPr>
          <w:trHeight w:val="289"/>
        </w:trPr>
        <w:tc>
          <w:tcPr>
            <w:tcW w:w="10093" w:type="dxa"/>
            <w:gridSpan w:val="3"/>
            <w:shd w:val="clear" w:color="auto" w:fill="FFC000"/>
            <w:tcMar>
              <w:top w:w="0" w:type="dxa"/>
              <w:left w:w="108" w:type="dxa"/>
              <w:bottom w:w="0" w:type="dxa"/>
              <w:right w:w="108" w:type="dxa"/>
            </w:tcMar>
          </w:tcPr>
          <w:p w14:paraId="514493F3" w14:textId="77777777" w:rsidR="00D93622" w:rsidRPr="00510805" w:rsidRDefault="00D93622" w:rsidP="00E034FC">
            <w:pPr>
              <w:spacing w:before="60" w:after="60"/>
              <w:rPr>
                <w:rFonts w:cs="Arial"/>
                <w:b/>
                <w:sz w:val="20"/>
                <w:szCs w:val="20"/>
              </w:rPr>
            </w:pPr>
            <w:r w:rsidRPr="00510805">
              <w:rPr>
                <w:rFonts w:cs="Arial"/>
                <w:b/>
                <w:sz w:val="20"/>
                <w:szCs w:val="20"/>
              </w:rPr>
              <w:t>Приемка</w:t>
            </w:r>
            <w:r>
              <w:rPr>
                <w:rFonts w:cs="Arial"/>
                <w:b/>
                <w:sz w:val="20"/>
                <w:szCs w:val="20"/>
              </w:rPr>
              <w:t xml:space="preserve"> и размещение МТР на складе</w:t>
            </w:r>
            <w:r w:rsidRPr="00510805">
              <w:rPr>
                <w:rFonts w:cs="Arial"/>
                <w:b/>
                <w:sz w:val="20"/>
                <w:szCs w:val="20"/>
              </w:rPr>
              <w:t>:</w:t>
            </w:r>
          </w:p>
        </w:tc>
      </w:tr>
      <w:tr w:rsidR="00D93622" w:rsidRPr="00AF5AB8" w14:paraId="26217B89" w14:textId="77777777" w:rsidTr="00E034FC">
        <w:trPr>
          <w:trHeight w:val="512"/>
        </w:trPr>
        <w:tc>
          <w:tcPr>
            <w:tcW w:w="437" w:type="dxa"/>
            <w:tcMar>
              <w:top w:w="0" w:type="dxa"/>
              <w:left w:w="108" w:type="dxa"/>
              <w:bottom w:w="0" w:type="dxa"/>
              <w:right w:w="108" w:type="dxa"/>
            </w:tcMar>
          </w:tcPr>
          <w:p w14:paraId="691FA78D" w14:textId="77777777" w:rsidR="00D93622" w:rsidRPr="00510805" w:rsidRDefault="00D93622" w:rsidP="00E034FC">
            <w:pPr>
              <w:numPr>
                <w:ilvl w:val="0"/>
                <w:numId w:val="41"/>
              </w:numPr>
              <w:overflowPunct w:val="0"/>
              <w:autoSpaceDE w:val="0"/>
              <w:autoSpaceDN w:val="0"/>
              <w:spacing w:before="60" w:after="60" w:line="276" w:lineRule="auto"/>
              <w:jc w:val="left"/>
              <w:textAlignment w:val="baseline"/>
              <w:rPr>
                <w:rFonts w:eastAsiaTheme="minorHAnsi" w:cs="Arial"/>
                <w:b/>
                <w:sz w:val="20"/>
                <w:szCs w:val="20"/>
              </w:rPr>
            </w:pPr>
          </w:p>
        </w:tc>
        <w:tc>
          <w:tcPr>
            <w:tcW w:w="7247" w:type="dxa"/>
            <w:tcMar>
              <w:top w:w="0" w:type="dxa"/>
              <w:left w:w="108" w:type="dxa"/>
              <w:bottom w:w="0" w:type="dxa"/>
              <w:right w:w="108" w:type="dxa"/>
            </w:tcMar>
            <w:hideMark/>
          </w:tcPr>
          <w:p w14:paraId="7E6BB2A5" w14:textId="77777777" w:rsidR="00D93622" w:rsidRPr="00510805" w:rsidRDefault="00D93622" w:rsidP="00E034FC">
            <w:pPr>
              <w:keepNext/>
              <w:spacing w:before="60" w:after="60" w:line="276" w:lineRule="auto"/>
              <w:rPr>
                <w:rFonts w:eastAsiaTheme="minorHAnsi" w:cs="Arial"/>
                <w:b/>
                <w:sz w:val="20"/>
                <w:szCs w:val="20"/>
              </w:rPr>
            </w:pPr>
            <w:r w:rsidRPr="00510805">
              <w:rPr>
                <w:rFonts w:eastAsiaTheme="minorHAnsi" w:cs="Arial"/>
                <w:b/>
                <w:sz w:val="20"/>
                <w:szCs w:val="20"/>
              </w:rPr>
              <w:t xml:space="preserve">Поток данных 1: </w:t>
            </w:r>
          </w:p>
          <w:p w14:paraId="04B16FC3" w14:textId="77777777" w:rsidR="00D93622" w:rsidRPr="00510805" w:rsidRDefault="00D93622" w:rsidP="00E034FC">
            <w:pPr>
              <w:pStyle w:val="afc"/>
              <w:numPr>
                <w:ilvl w:val="0"/>
                <w:numId w:val="40"/>
              </w:numPr>
              <w:spacing w:before="60" w:after="60" w:line="276" w:lineRule="auto"/>
              <w:contextualSpacing/>
              <w:jc w:val="left"/>
              <w:rPr>
                <w:rFonts w:cs="Arial"/>
                <w:sz w:val="20"/>
                <w:szCs w:val="20"/>
              </w:rPr>
            </w:pPr>
            <w:r w:rsidRPr="00510805">
              <w:rPr>
                <w:rFonts w:cs="Arial"/>
                <w:sz w:val="20"/>
                <w:szCs w:val="20"/>
              </w:rPr>
              <w:t xml:space="preserve">Входящая поставка </w:t>
            </w:r>
          </w:p>
          <w:p w14:paraId="26193D38" w14:textId="0B31A92B" w:rsidR="00D93622" w:rsidRPr="00AC7532" w:rsidRDefault="00D93622" w:rsidP="00E034FC">
            <w:pPr>
              <w:spacing w:before="60" w:after="60"/>
              <w:rPr>
                <w:rFonts w:cs="Arial"/>
                <w:i/>
                <w:sz w:val="20"/>
                <w:szCs w:val="20"/>
              </w:rPr>
            </w:pPr>
            <w:r w:rsidRPr="00AC7532">
              <w:rPr>
                <w:rFonts w:cs="Arial"/>
                <w:i/>
                <w:sz w:val="20"/>
                <w:szCs w:val="20"/>
              </w:rPr>
              <w:t xml:space="preserve">Реплицируется в EWM, как Входящая поставка. Входящая поставка создается в EWM автоматически (при выполнении определенных проверок на консистентность и полноту данных) либо вручную. При этом, данные копируются из Входящей поставки </w:t>
            </w:r>
            <w:r w:rsidRPr="00AC7532">
              <w:rPr>
                <w:rFonts w:cs="Arial"/>
                <w:i/>
                <w:sz w:val="20"/>
                <w:szCs w:val="20"/>
                <w:lang w:val="en-US"/>
              </w:rPr>
              <w:t>ERP</w:t>
            </w:r>
          </w:p>
        </w:tc>
        <w:tc>
          <w:tcPr>
            <w:tcW w:w="2409" w:type="dxa"/>
            <w:tcMar>
              <w:top w:w="0" w:type="dxa"/>
              <w:left w:w="108" w:type="dxa"/>
              <w:bottom w:w="0" w:type="dxa"/>
              <w:right w:w="108" w:type="dxa"/>
            </w:tcMar>
          </w:tcPr>
          <w:p w14:paraId="314E5BB8" w14:textId="77777777" w:rsidR="00D93622" w:rsidRPr="00662E6B" w:rsidRDefault="00D93622" w:rsidP="007B3CDB">
            <w:pPr>
              <w:keepNext/>
              <w:spacing w:before="60" w:after="60"/>
              <w:jc w:val="left"/>
              <w:rPr>
                <w:rFonts w:eastAsiaTheme="minorHAnsi" w:cs="Arial"/>
                <w:sz w:val="20"/>
                <w:szCs w:val="20"/>
                <w:lang w:val="en-US"/>
              </w:rPr>
            </w:pPr>
            <w:r w:rsidRPr="00662E6B">
              <w:rPr>
                <w:rFonts w:cs="Arial"/>
                <w:sz w:val="20"/>
                <w:szCs w:val="20"/>
                <w:lang w:val="en-US"/>
              </w:rPr>
              <w:t>SAP ERP (SAP S/4 HANA) -&gt; SAP EWM</w:t>
            </w:r>
          </w:p>
        </w:tc>
      </w:tr>
      <w:tr w:rsidR="00D93622" w:rsidRPr="00AF5AB8" w14:paraId="1EDBD149" w14:textId="77777777" w:rsidTr="00E034FC">
        <w:tc>
          <w:tcPr>
            <w:tcW w:w="437" w:type="dxa"/>
            <w:tcMar>
              <w:top w:w="0" w:type="dxa"/>
              <w:left w:w="108" w:type="dxa"/>
              <w:bottom w:w="0" w:type="dxa"/>
              <w:right w:w="108" w:type="dxa"/>
            </w:tcMar>
          </w:tcPr>
          <w:p w14:paraId="6D8CFA81" w14:textId="77777777" w:rsidR="00D93622" w:rsidRPr="00662E6B" w:rsidRDefault="00D93622" w:rsidP="00E034FC">
            <w:pPr>
              <w:numPr>
                <w:ilvl w:val="0"/>
                <w:numId w:val="41"/>
              </w:numPr>
              <w:overflowPunct w:val="0"/>
              <w:autoSpaceDE w:val="0"/>
              <w:autoSpaceDN w:val="0"/>
              <w:spacing w:before="60" w:after="60" w:line="276" w:lineRule="auto"/>
              <w:jc w:val="left"/>
              <w:textAlignment w:val="baseline"/>
              <w:rPr>
                <w:rFonts w:eastAsiaTheme="minorHAnsi" w:cs="Arial"/>
                <w:b/>
                <w:sz w:val="20"/>
                <w:szCs w:val="20"/>
                <w:lang w:val="en-US"/>
              </w:rPr>
            </w:pPr>
          </w:p>
        </w:tc>
        <w:tc>
          <w:tcPr>
            <w:tcW w:w="7247" w:type="dxa"/>
            <w:tcMar>
              <w:top w:w="0" w:type="dxa"/>
              <w:left w:w="108" w:type="dxa"/>
              <w:bottom w:w="0" w:type="dxa"/>
              <w:right w:w="108" w:type="dxa"/>
            </w:tcMar>
          </w:tcPr>
          <w:p w14:paraId="5473087E" w14:textId="77777777" w:rsidR="00D93622" w:rsidRPr="00C736C4" w:rsidRDefault="00D93622" w:rsidP="00E034FC">
            <w:pPr>
              <w:keepNext/>
              <w:spacing w:before="60" w:after="60" w:line="276" w:lineRule="auto"/>
              <w:rPr>
                <w:rFonts w:eastAsiaTheme="minorHAnsi" w:cs="Arial"/>
                <w:b/>
                <w:sz w:val="20"/>
                <w:szCs w:val="20"/>
                <w:lang w:val="en-US"/>
              </w:rPr>
            </w:pPr>
            <w:r w:rsidRPr="00510805">
              <w:rPr>
                <w:rFonts w:eastAsiaTheme="minorHAnsi" w:cs="Arial"/>
                <w:b/>
                <w:sz w:val="20"/>
                <w:szCs w:val="20"/>
              </w:rPr>
              <w:t xml:space="preserve">Поток данных 2: </w:t>
            </w:r>
          </w:p>
          <w:p w14:paraId="5C19BDB0" w14:textId="77777777" w:rsidR="00D93622" w:rsidRPr="00510805" w:rsidRDefault="00D93622" w:rsidP="00E034FC">
            <w:pPr>
              <w:pStyle w:val="afc"/>
              <w:numPr>
                <w:ilvl w:val="0"/>
                <w:numId w:val="40"/>
              </w:numPr>
              <w:spacing w:before="60" w:after="60" w:line="276" w:lineRule="auto"/>
              <w:contextualSpacing/>
              <w:jc w:val="left"/>
              <w:rPr>
                <w:rFonts w:cs="Arial"/>
                <w:sz w:val="20"/>
                <w:szCs w:val="20"/>
              </w:rPr>
            </w:pPr>
            <w:r w:rsidRPr="00510805">
              <w:rPr>
                <w:rFonts w:cs="Arial"/>
                <w:sz w:val="20"/>
                <w:szCs w:val="20"/>
              </w:rPr>
              <w:t>проводка поступления материала (ПМ);</w:t>
            </w:r>
          </w:p>
          <w:p w14:paraId="628EE2B3" w14:textId="77777777" w:rsidR="00D93622" w:rsidRDefault="00D93622" w:rsidP="00E034FC">
            <w:pPr>
              <w:pStyle w:val="afc"/>
              <w:numPr>
                <w:ilvl w:val="0"/>
                <w:numId w:val="40"/>
              </w:numPr>
              <w:spacing w:before="60" w:after="60" w:line="276" w:lineRule="auto"/>
              <w:contextualSpacing/>
              <w:jc w:val="left"/>
              <w:rPr>
                <w:rFonts w:cs="Arial"/>
                <w:sz w:val="20"/>
                <w:szCs w:val="20"/>
              </w:rPr>
            </w:pPr>
            <w:r w:rsidRPr="00510805">
              <w:rPr>
                <w:rFonts w:cs="Arial"/>
                <w:sz w:val="20"/>
                <w:szCs w:val="20"/>
              </w:rPr>
              <w:t xml:space="preserve">возможные расхождения по количеству (учитываются на уровне Входящей поставки и передаются во Входящую поставку </w:t>
            </w:r>
            <w:r>
              <w:rPr>
                <w:rFonts w:cs="Arial"/>
                <w:sz w:val="20"/>
                <w:szCs w:val="20"/>
              </w:rPr>
              <w:t>SAP ERP (SAP S/4 HANA</w:t>
            </w:r>
            <w:r w:rsidRPr="00510805">
              <w:rPr>
                <w:rFonts w:cs="Arial"/>
                <w:sz w:val="20"/>
                <w:szCs w:val="20"/>
              </w:rPr>
              <w:t>);</w:t>
            </w:r>
          </w:p>
          <w:p w14:paraId="1E9BDE19" w14:textId="77777777" w:rsidR="00D93622" w:rsidRPr="00510805" w:rsidRDefault="00D93622" w:rsidP="00E034FC">
            <w:pPr>
              <w:pStyle w:val="afc"/>
              <w:numPr>
                <w:ilvl w:val="0"/>
                <w:numId w:val="40"/>
              </w:numPr>
              <w:spacing w:before="60" w:after="60" w:line="276" w:lineRule="auto"/>
              <w:contextualSpacing/>
              <w:jc w:val="left"/>
              <w:rPr>
                <w:rFonts w:cs="Arial"/>
                <w:sz w:val="20"/>
                <w:szCs w:val="20"/>
              </w:rPr>
            </w:pPr>
            <w:r>
              <w:rPr>
                <w:rFonts w:cs="Arial"/>
                <w:sz w:val="20"/>
                <w:szCs w:val="20"/>
              </w:rPr>
              <w:t>статус обработки транспортной единицы</w:t>
            </w:r>
          </w:p>
        </w:tc>
        <w:tc>
          <w:tcPr>
            <w:tcW w:w="2409" w:type="dxa"/>
            <w:tcMar>
              <w:top w:w="0" w:type="dxa"/>
              <w:left w:w="108" w:type="dxa"/>
              <w:bottom w:w="0" w:type="dxa"/>
              <w:right w:w="108" w:type="dxa"/>
            </w:tcMar>
          </w:tcPr>
          <w:p w14:paraId="5CA41C3A" w14:textId="77777777" w:rsidR="00D93622" w:rsidRPr="00662E6B" w:rsidRDefault="00D93622" w:rsidP="007B3CDB">
            <w:pPr>
              <w:keepNext/>
              <w:spacing w:before="60" w:after="60"/>
              <w:jc w:val="left"/>
              <w:rPr>
                <w:rFonts w:cs="Arial"/>
                <w:sz w:val="20"/>
                <w:szCs w:val="20"/>
                <w:highlight w:val="yellow"/>
                <w:lang w:val="en-US"/>
              </w:rPr>
            </w:pPr>
            <w:r w:rsidRPr="00662E6B">
              <w:rPr>
                <w:rFonts w:cs="Arial"/>
                <w:sz w:val="20"/>
                <w:szCs w:val="20"/>
                <w:lang w:val="en-US"/>
              </w:rPr>
              <w:t>SAP EWM -&gt; SAP ERP (SAP S/4 HANA)</w:t>
            </w:r>
          </w:p>
        </w:tc>
      </w:tr>
      <w:tr w:rsidR="00D93622" w:rsidRPr="00510805" w14:paraId="6C09C854" w14:textId="77777777" w:rsidTr="00E034FC">
        <w:tc>
          <w:tcPr>
            <w:tcW w:w="10093" w:type="dxa"/>
            <w:gridSpan w:val="3"/>
            <w:shd w:val="clear" w:color="auto" w:fill="FFC000"/>
            <w:tcMar>
              <w:top w:w="0" w:type="dxa"/>
              <w:left w:w="108" w:type="dxa"/>
              <w:bottom w:w="0" w:type="dxa"/>
              <w:right w:w="108" w:type="dxa"/>
            </w:tcMar>
          </w:tcPr>
          <w:p w14:paraId="71F8ACCA" w14:textId="77777777" w:rsidR="00D93622" w:rsidRPr="00510805" w:rsidRDefault="00D93622" w:rsidP="00E034FC">
            <w:pPr>
              <w:keepNext/>
              <w:spacing w:before="60" w:after="60"/>
              <w:rPr>
                <w:rFonts w:cs="Arial"/>
                <w:b/>
                <w:sz w:val="20"/>
                <w:szCs w:val="20"/>
              </w:rPr>
            </w:pPr>
            <w:r w:rsidRPr="00510805">
              <w:rPr>
                <w:rFonts w:cs="Arial"/>
                <w:b/>
                <w:sz w:val="20"/>
                <w:szCs w:val="20"/>
              </w:rPr>
              <w:t>Отгрузка:</w:t>
            </w:r>
          </w:p>
        </w:tc>
      </w:tr>
      <w:tr w:rsidR="00D93622" w:rsidRPr="00AF5AB8" w14:paraId="1EBB1030" w14:textId="77777777" w:rsidTr="00E034FC">
        <w:tc>
          <w:tcPr>
            <w:tcW w:w="437" w:type="dxa"/>
            <w:tcMar>
              <w:top w:w="0" w:type="dxa"/>
              <w:left w:w="108" w:type="dxa"/>
              <w:bottom w:w="0" w:type="dxa"/>
              <w:right w:w="108" w:type="dxa"/>
            </w:tcMar>
          </w:tcPr>
          <w:p w14:paraId="4E571D99" w14:textId="77777777" w:rsidR="00D93622" w:rsidRPr="00510805" w:rsidRDefault="00D93622" w:rsidP="00E034FC">
            <w:pPr>
              <w:numPr>
                <w:ilvl w:val="0"/>
                <w:numId w:val="41"/>
              </w:numPr>
              <w:overflowPunct w:val="0"/>
              <w:autoSpaceDE w:val="0"/>
              <w:autoSpaceDN w:val="0"/>
              <w:spacing w:before="60" w:after="60" w:line="276" w:lineRule="auto"/>
              <w:jc w:val="left"/>
              <w:textAlignment w:val="baseline"/>
              <w:rPr>
                <w:rFonts w:eastAsiaTheme="minorHAnsi" w:cs="Arial"/>
                <w:b/>
                <w:sz w:val="20"/>
                <w:szCs w:val="20"/>
              </w:rPr>
            </w:pPr>
          </w:p>
        </w:tc>
        <w:tc>
          <w:tcPr>
            <w:tcW w:w="7247" w:type="dxa"/>
            <w:tcMar>
              <w:top w:w="0" w:type="dxa"/>
              <w:left w:w="108" w:type="dxa"/>
              <w:bottom w:w="0" w:type="dxa"/>
              <w:right w:w="108" w:type="dxa"/>
            </w:tcMar>
          </w:tcPr>
          <w:p w14:paraId="7F1763C0" w14:textId="77777777" w:rsidR="00D93622" w:rsidRPr="00510805" w:rsidRDefault="00D93622" w:rsidP="00E034FC">
            <w:pPr>
              <w:keepNext/>
              <w:spacing w:before="60" w:after="60" w:line="276" w:lineRule="auto"/>
              <w:rPr>
                <w:rFonts w:eastAsiaTheme="minorHAnsi" w:cs="Arial"/>
                <w:b/>
                <w:sz w:val="20"/>
                <w:szCs w:val="20"/>
              </w:rPr>
            </w:pPr>
            <w:r w:rsidRPr="00510805">
              <w:rPr>
                <w:rFonts w:eastAsiaTheme="minorHAnsi" w:cs="Arial"/>
                <w:b/>
                <w:sz w:val="20"/>
                <w:szCs w:val="20"/>
              </w:rPr>
              <w:t>Поток данных 3:</w:t>
            </w:r>
          </w:p>
          <w:p w14:paraId="3F5AAF8A" w14:textId="77777777" w:rsidR="00D93622" w:rsidRPr="00510805" w:rsidRDefault="00D93622" w:rsidP="00E034FC">
            <w:pPr>
              <w:pStyle w:val="afc"/>
              <w:numPr>
                <w:ilvl w:val="0"/>
                <w:numId w:val="40"/>
              </w:numPr>
              <w:spacing w:before="60" w:after="60" w:line="276" w:lineRule="auto"/>
              <w:contextualSpacing/>
              <w:jc w:val="left"/>
              <w:rPr>
                <w:rFonts w:eastAsiaTheme="minorHAnsi" w:cs="Arial"/>
                <w:b/>
                <w:sz w:val="20"/>
                <w:szCs w:val="20"/>
              </w:rPr>
            </w:pPr>
            <w:r>
              <w:rPr>
                <w:rFonts w:cs="Arial"/>
                <w:sz w:val="20"/>
                <w:szCs w:val="20"/>
              </w:rPr>
              <w:t>Заказ на и</w:t>
            </w:r>
            <w:r w:rsidRPr="00510805">
              <w:rPr>
                <w:rFonts w:cs="Arial"/>
                <w:sz w:val="20"/>
                <w:szCs w:val="20"/>
              </w:rPr>
              <w:t>сходящ</w:t>
            </w:r>
            <w:r>
              <w:rPr>
                <w:rFonts w:cs="Arial"/>
                <w:sz w:val="20"/>
                <w:szCs w:val="20"/>
              </w:rPr>
              <w:t>ую</w:t>
            </w:r>
            <w:r w:rsidRPr="00510805">
              <w:rPr>
                <w:rFonts w:cs="Arial"/>
                <w:sz w:val="20"/>
                <w:szCs w:val="20"/>
              </w:rPr>
              <w:t xml:space="preserve"> поставк</w:t>
            </w:r>
            <w:r>
              <w:rPr>
                <w:rFonts w:cs="Arial"/>
                <w:sz w:val="20"/>
                <w:szCs w:val="20"/>
              </w:rPr>
              <w:t>у</w:t>
            </w:r>
            <w:r w:rsidRPr="00510805">
              <w:rPr>
                <w:rFonts w:cs="Arial"/>
                <w:sz w:val="20"/>
                <w:szCs w:val="20"/>
              </w:rPr>
              <w:t>:</w:t>
            </w:r>
          </w:p>
          <w:p w14:paraId="150D2577" w14:textId="77777777" w:rsidR="00D93622" w:rsidRPr="00510805" w:rsidRDefault="00D93622" w:rsidP="00E034FC">
            <w:pPr>
              <w:pStyle w:val="afc"/>
              <w:numPr>
                <w:ilvl w:val="1"/>
                <w:numId w:val="42"/>
              </w:numPr>
              <w:spacing w:before="60" w:after="60" w:line="276" w:lineRule="auto"/>
              <w:contextualSpacing/>
              <w:jc w:val="left"/>
              <w:rPr>
                <w:rFonts w:cs="Arial"/>
                <w:sz w:val="20"/>
                <w:szCs w:val="20"/>
              </w:rPr>
            </w:pPr>
            <w:r w:rsidRPr="00510805">
              <w:rPr>
                <w:rFonts w:cs="Arial"/>
                <w:sz w:val="20"/>
                <w:szCs w:val="20"/>
              </w:rPr>
              <w:t>товарная номенклатура;</w:t>
            </w:r>
          </w:p>
          <w:p w14:paraId="34630206" w14:textId="77777777" w:rsidR="00D93622" w:rsidRPr="00510805" w:rsidRDefault="00D93622" w:rsidP="00E034FC">
            <w:pPr>
              <w:pStyle w:val="afc"/>
              <w:numPr>
                <w:ilvl w:val="1"/>
                <w:numId w:val="42"/>
              </w:numPr>
              <w:spacing w:before="60" w:after="60" w:line="276" w:lineRule="auto"/>
              <w:contextualSpacing/>
              <w:jc w:val="left"/>
              <w:rPr>
                <w:rFonts w:cs="Arial"/>
                <w:sz w:val="20"/>
                <w:szCs w:val="20"/>
              </w:rPr>
            </w:pPr>
            <w:r w:rsidRPr="00510805">
              <w:rPr>
                <w:rFonts w:cs="Arial"/>
                <w:sz w:val="20"/>
                <w:szCs w:val="20"/>
              </w:rPr>
              <w:t>количество;</w:t>
            </w:r>
          </w:p>
          <w:p w14:paraId="55517812" w14:textId="77777777" w:rsidR="00D93622" w:rsidRPr="00510805" w:rsidRDefault="00D93622" w:rsidP="00E034FC">
            <w:pPr>
              <w:pStyle w:val="afc"/>
              <w:numPr>
                <w:ilvl w:val="1"/>
                <w:numId w:val="42"/>
              </w:numPr>
              <w:spacing w:before="60" w:after="60" w:line="276" w:lineRule="auto"/>
              <w:contextualSpacing/>
              <w:jc w:val="left"/>
              <w:rPr>
                <w:rFonts w:cs="Arial"/>
                <w:sz w:val="20"/>
                <w:szCs w:val="20"/>
              </w:rPr>
            </w:pPr>
            <w:r w:rsidRPr="00510805">
              <w:rPr>
                <w:rFonts w:cs="Arial"/>
                <w:sz w:val="20"/>
                <w:szCs w:val="20"/>
              </w:rPr>
              <w:t>вид запаса;</w:t>
            </w:r>
          </w:p>
          <w:p w14:paraId="317826DA" w14:textId="106A92C2" w:rsidR="00D93622" w:rsidRPr="00510805" w:rsidRDefault="00D93622" w:rsidP="00E034FC">
            <w:pPr>
              <w:pStyle w:val="afc"/>
              <w:numPr>
                <w:ilvl w:val="1"/>
                <w:numId w:val="42"/>
              </w:numPr>
              <w:spacing w:before="60" w:after="60" w:line="276" w:lineRule="auto"/>
              <w:contextualSpacing/>
              <w:jc w:val="left"/>
              <w:rPr>
                <w:rFonts w:eastAsiaTheme="minorHAnsi" w:cs="Arial"/>
                <w:b/>
                <w:sz w:val="20"/>
                <w:szCs w:val="20"/>
              </w:rPr>
            </w:pPr>
            <w:r w:rsidRPr="00510805">
              <w:rPr>
                <w:rFonts w:cs="Arial"/>
                <w:sz w:val="20"/>
                <w:szCs w:val="20"/>
              </w:rPr>
              <w:t>другие характе</w:t>
            </w:r>
            <w:r w:rsidR="00AC7532">
              <w:rPr>
                <w:rFonts w:cs="Arial"/>
                <w:sz w:val="20"/>
                <w:szCs w:val="20"/>
              </w:rPr>
              <w:t xml:space="preserve">ристики (срок годности, партия </w:t>
            </w:r>
            <w:r w:rsidRPr="00510805">
              <w:rPr>
                <w:rFonts w:cs="Arial"/>
                <w:sz w:val="20"/>
                <w:szCs w:val="20"/>
              </w:rPr>
              <w:t>и т.д.);</w:t>
            </w:r>
          </w:p>
          <w:p w14:paraId="69774AA4" w14:textId="491014C3" w:rsidR="00D93622" w:rsidRPr="00AC7532" w:rsidRDefault="00D93622" w:rsidP="00E034FC">
            <w:pPr>
              <w:spacing w:before="60" w:after="60"/>
              <w:rPr>
                <w:rFonts w:eastAsiaTheme="minorHAnsi" w:cs="Arial"/>
                <w:b/>
                <w:sz w:val="20"/>
                <w:szCs w:val="20"/>
              </w:rPr>
            </w:pPr>
            <w:r w:rsidRPr="00AC7532">
              <w:rPr>
                <w:rFonts w:cs="Arial"/>
                <w:i/>
                <w:sz w:val="20"/>
                <w:szCs w:val="20"/>
              </w:rPr>
              <w:t xml:space="preserve">Создание каждой заявки на исходящую поставку в SAP ERP (SAP S/4 HANA) порождает автоматическое или ручное создание волны/складских заказов на комплектование МТР в </w:t>
            </w:r>
            <w:r w:rsidRPr="00AC7532">
              <w:rPr>
                <w:rFonts w:cs="Arial"/>
                <w:i/>
                <w:sz w:val="20"/>
                <w:szCs w:val="20"/>
                <w:lang w:val="en-US"/>
              </w:rPr>
              <w:t>SAP</w:t>
            </w:r>
            <w:r w:rsidRPr="00AC7532">
              <w:rPr>
                <w:rFonts w:cs="Arial"/>
                <w:i/>
                <w:sz w:val="20"/>
                <w:szCs w:val="20"/>
              </w:rPr>
              <w:t xml:space="preserve"> </w:t>
            </w:r>
            <w:r w:rsidRPr="00AC7532">
              <w:rPr>
                <w:rFonts w:cs="Arial"/>
                <w:i/>
                <w:sz w:val="20"/>
                <w:szCs w:val="20"/>
                <w:lang w:val="en-US"/>
              </w:rPr>
              <w:t>EWM</w:t>
            </w:r>
          </w:p>
        </w:tc>
        <w:tc>
          <w:tcPr>
            <w:tcW w:w="2409" w:type="dxa"/>
            <w:tcMar>
              <w:top w:w="0" w:type="dxa"/>
              <w:left w:w="108" w:type="dxa"/>
              <w:bottom w:w="0" w:type="dxa"/>
              <w:right w:w="108" w:type="dxa"/>
            </w:tcMar>
          </w:tcPr>
          <w:p w14:paraId="2077606E" w14:textId="77777777" w:rsidR="00D93622" w:rsidRPr="00662E6B" w:rsidRDefault="00D93622" w:rsidP="007B3CDB">
            <w:pPr>
              <w:keepNext/>
              <w:spacing w:before="60" w:after="60"/>
              <w:jc w:val="left"/>
              <w:rPr>
                <w:rFonts w:cs="Arial"/>
                <w:sz w:val="20"/>
                <w:szCs w:val="20"/>
                <w:lang w:val="en-US"/>
              </w:rPr>
            </w:pPr>
            <w:r w:rsidRPr="00662E6B">
              <w:rPr>
                <w:rFonts w:cs="Arial"/>
                <w:sz w:val="20"/>
                <w:szCs w:val="20"/>
                <w:lang w:val="en-US"/>
              </w:rPr>
              <w:t>SAP ERP (SAP S/4 HANA) -&gt; SAP EWM</w:t>
            </w:r>
          </w:p>
        </w:tc>
      </w:tr>
      <w:tr w:rsidR="00D93622" w:rsidRPr="00AF5AB8" w14:paraId="24DDC2F4" w14:textId="77777777" w:rsidTr="00E034FC">
        <w:tc>
          <w:tcPr>
            <w:tcW w:w="437" w:type="dxa"/>
            <w:tcMar>
              <w:top w:w="0" w:type="dxa"/>
              <w:left w:w="108" w:type="dxa"/>
              <w:bottom w:w="0" w:type="dxa"/>
              <w:right w:w="108" w:type="dxa"/>
            </w:tcMar>
          </w:tcPr>
          <w:p w14:paraId="0968CC12" w14:textId="77777777" w:rsidR="00D93622" w:rsidRPr="00662E6B" w:rsidRDefault="00D93622" w:rsidP="00E034FC">
            <w:pPr>
              <w:numPr>
                <w:ilvl w:val="0"/>
                <w:numId w:val="41"/>
              </w:numPr>
              <w:overflowPunct w:val="0"/>
              <w:autoSpaceDE w:val="0"/>
              <w:autoSpaceDN w:val="0"/>
              <w:spacing w:before="60" w:after="60" w:line="276" w:lineRule="auto"/>
              <w:jc w:val="left"/>
              <w:textAlignment w:val="baseline"/>
              <w:rPr>
                <w:rFonts w:eastAsiaTheme="minorHAnsi" w:cs="Arial"/>
                <w:b/>
                <w:sz w:val="20"/>
                <w:szCs w:val="20"/>
                <w:lang w:val="en-US"/>
              </w:rPr>
            </w:pPr>
          </w:p>
        </w:tc>
        <w:tc>
          <w:tcPr>
            <w:tcW w:w="7247" w:type="dxa"/>
            <w:tcMar>
              <w:top w:w="0" w:type="dxa"/>
              <w:left w:w="108" w:type="dxa"/>
              <w:bottom w:w="0" w:type="dxa"/>
              <w:right w:w="108" w:type="dxa"/>
            </w:tcMar>
          </w:tcPr>
          <w:p w14:paraId="14697EB9" w14:textId="77777777" w:rsidR="00D93622" w:rsidRPr="00510805" w:rsidRDefault="00D93622" w:rsidP="00E034FC">
            <w:pPr>
              <w:keepNext/>
              <w:spacing w:before="60" w:after="60" w:line="276" w:lineRule="auto"/>
              <w:rPr>
                <w:rFonts w:eastAsiaTheme="minorHAnsi" w:cs="Arial"/>
                <w:b/>
                <w:sz w:val="20"/>
                <w:szCs w:val="20"/>
              </w:rPr>
            </w:pPr>
            <w:r w:rsidRPr="00510805">
              <w:rPr>
                <w:rFonts w:eastAsiaTheme="minorHAnsi" w:cs="Arial"/>
                <w:b/>
                <w:sz w:val="20"/>
                <w:szCs w:val="20"/>
              </w:rPr>
              <w:t xml:space="preserve">Поток данных 4: </w:t>
            </w:r>
          </w:p>
          <w:p w14:paraId="2E2F2AD1" w14:textId="77777777" w:rsidR="00D93622" w:rsidRPr="00510805" w:rsidRDefault="00D93622" w:rsidP="00E034FC">
            <w:pPr>
              <w:pStyle w:val="afc"/>
              <w:numPr>
                <w:ilvl w:val="0"/>
                <w:numId w:val="40"/>
              </w:numPr>
              <w:spacing w:before="60" w:after="60" w:line="276" w:lineRule="auto"/>
              <w:contextualSpacing/>
              <w:jc w:val="left"/>
              <w:rPr>
                <w:rFonts w:cs="Arial"/>
                <w:sz w:val="20"/>
                <w:szCs w:val="20"/>
              </w:rPr>
            </w:pPr>
            <w:r w:rsidRPr="00510805">
              <w:rPr>
                <w:rFonts w:cs="Arial"/>
                <w:sz w:val="20"/>
                <w:szCs w:val="20"/>
              </w:rPr>
              <w:t>данные о фактической отгрузке;</w:t>
            </w:r>
          </w:p>
          <w:p w14:paraId="628A62D3" w14:textId="77777777" w:rsidR="00D93622" w:rsidRPr="00510805" w:rsidRDefault="00D93622" w:rsidP="00E034FC">
            <w:pPr>
              <w:pStyle w:val="afc"/>
              <w:numPr>
                <w:ilvl w:val="1"/>
                <w:numId w:val="43"/>
              </w:numPr>
              <w:spacing w:before="60" w:after="60" w:line="276" w:lineRule="auto"/>
              <w:contextualSpacing/>
              <w:jc w:val="left"/>
              <w:rPr>
                <w:rFonts w:cs="Arial"/>
                <w:sz w:val="20"/>
                <w:szCs w:val="20"/>
              </w:rPr>
            </w:pPr>
            <w:r w:rsidRPr="00510805">
              <w:rPr>
                <w:rFonts w:cs="Arial"/>
                <w:sz w:val="20"/>
                <w:szCs w:val="20"/>
              </w:rPr>
              <w:t>товарная номенклатура;</w:t>
            </w:r>
          </w:p>
          <w:p w14:paraId="71FE1CC1" w14:textId="77777777" w:rsidR="00D93622" w:rsidRPr="00510805" w:rsidRDefault="00D93622" w:rsidP="00E034FC">
            <w:pPr>
              <w:pStyle w:val="afc"/>
              <w:numPr>
                <w:ilvl w:val="1"/>
                <w:numId w:val="43"/>
              </w:numPr>
              <w:spacing w:before="60" w:after="60" w:line="276" w:lineRule="auto"/>
              <w:contextualSpacing/>
              <w:jc w:val="left"/>
              <w:rPr>
                <w:rFonts w:cs="Arial"/>
                <w:sz w:val="20"/>
                <w:szCs w:val="20"/>
              </w:rPr>
            </w:pPr>
            <w:r w:rsidRPr="00510805">
              <w:rPr>
                <w:rFonts w:cs="Arial"/>
                <w:sz w:val="20"/>
                <w:szCs w:val="20"/>
              </w:rPr>
              <w:t>количество;</w:t>
            </w:r>
          </w:p>
          <w:p w14:paraId="3CA20BBA" w14:textId="77777777" w:rsidR="00D93622" w:rsidRPr="00510805" w:rsidRDefault="00D93622" w:rsidP="00E034FC">
            <w:pPr>
              <w:pStyle w:val="afc"/>
              <w:numPr>
                <w:ilvl w:val="1"/>
                <w:numId w:val="43"/>
              </w:numPr>
              <w:spacing w:before="60" w:after="60" w:line="276" w:lineRule="auto"/>
              <w:contextualSpacing/>
              <w:jc w:val="left"/>
              <w:rPr>
                <w:rFonts w:cs="Arial"/>
                <w:sz w:val="20"/>
                <w:szCs w:val="20"/>
              </w:rPr>
            </w:pPr>
            <w:r w:rsidRPr="00510805">
              <w:rPr>
                <w:rFonts w:cs="Arial"/>
                <w:sz w:val="20"/>
                <w:szCs w:val="20"/>
              </w:rPr>
              <w:t>вид запаса;</w:t>
            </w:r>
          </w:p>
          <w:p w14:paraId="2FA8C2E7" w14:textId="40092B8B" w:rsidR="00D93622" w:rsidRPr="00510805" w:rsidRDefault="00D93622" w:rsidP="00E034FC">
            <w:pPr>
              <w:pStyle w:val="afc"/>
              <w:numPr>
                <w:ilvl w:val="1"/>
                <w:numId w:val="43"/>
              </w:numPr>
              <w:spacing w:before="60" w:after="60" w:line="276" w:lineRule="auto"/>
              <w:contextualSpacing/>
              <w:jc w:val="left"/>
              <w:rPr>
                <w:rFonts w:eastAsiaTheme="minorHAnsi" w:cs="Arial"/>
                <w:b/>
                <w:sz w:val="20"/>
                <w:szCs w:val="20"/>
              </w:rPr>
            </w:pPr>
            <w:r w:rsidRPr="00510805">
              <w:rPr>
                <w:rFonts w:cs="Arial"/>
                <w:sz w:val="20"/>
                <w:szCs w:val="20"/>
              </w:rPr>
              <w:t>другие характеристики (срок годности, партия и т.д.);</w:t>
            </w:r>
            <w:r w:rsidRPr="00510805">
              <w:rPr>
                <w:rFonts w:eastAsiaTheme="minorHAnsi" w:cs="Arial"/>
                <w:b/>
                <w:sz w:val="20"/>
                <w:szCs w:val="20"/>
              </w:rPr>
              <w:t xml:space="preserve"> </w:t>
            </w:r>
          </w:p>
          <w:p w14:paraId="7849D3B5" w14:textId="77777777" w:rsidR="00D93622" w:rsidRDefault="00D93622" w:rsidP="00E034FC">
            <w:pPr>
              <w:pStyle w:val="afc"/>
              <w:numPr>
                <w:ilvl w:val="0"/>
                <w:numId w:val="40"/>
              </w:numPr>
              <w:spacing w:before="60" w:after="60" w:line="276" w:lineRule="auto"/>
              <w:contextualSpacing/>
              <w:jc w:val="left"/>
              <w:rPr>
                <w:rFonts w:cs="Arial"/>
                <w:sz w:val="20"/>
                <w:szCs w:val="20"/>
              </w:rPr>
            </w:pPr>
            <w:r w:rsidRPr="00510805">
              <w:rPr>
                <w:rFonts w:cs="Arial"/>
                <w:sz w:val="20"/>
                <w:szCs w:val="20"/>
              </w:rPr>
              <w:t>отпуск материала (ОМ);</w:t>
            </w:r>
          </w:p>
          <w:p w14:paraId="434BC502" w14:textId="77777777" w:rsidR="00D93622" w:rsidRPr="00510805" w:rsidRDefault="00D93622" w:rsidP="00E034FC">
            <w:pPr>
              <w:pStyle w:val="afc"/>
              <w:numPr>
                <w:ilvl w:val="0"/>
                <w:numId w:val="40"/>
              </w:numPr>
              <w:spacing w:before="60" w:after="60" w:line="276" w:lineRule="auto"/>
              <w:contextualSpacing/>
              <w:jc w:val="left"/>
              <w:rPr>
                <w:rFonts w:cs="Arial"/>
                <w:sz w:val="20"/>
                <w:szCs w:val="20"/>
              </w:rPr>
            </w:pPr>
            <w:r>
              <w:rPr>
                <w:rFonts w:cs="Arial"/>
                <w:sz w:val="20"/>
                <w:szCs w:val="20"/>
              </w:rPr>
              <w:t>статус обработки транспортной единицы</w:t>
            </w:r>
          </w:p>
        </w:tc>
        <w:tc>
          <w:tcPr>
            <w:tcW w:w="2409" w:type="dxa"/>
            <w:tcMar>
              <w:top w:w="0" w:type="dxa"/>
              <w:left w:w="108" w:type="dxa"/>
              <w:bottom w:w="0" w:type="dxa"/>
              <w:right w:w="108" w:type="dxa"/>
            </w:tcMar>
          </w:tcPr>
          <w:p w14:paraId="4CD1BA1D" w14:textId="77777777" w:rsidR="00D93622" w:rsidRPr="00662E6B" w:rsidRDefault="00D93622" w:rsidP="007B3CDB">
            <w:pPr>
              <w:keepNext/>
              <w:spacing w:before="60" w:after="60"/>
              <w:jc w:val="left"/>
              <w:rPr>
                <w:rFonts w:cs="Arial"/>
                <w:sz w:val="20"/>
                <w:szCs w:val="20"/>
                <w:lang w:val="en-US"/>
              </w:rPr>
            </w:pPr>
            <w:r w:rsidRPr="00662E6B">
              <w:rPr>
                <w:rFonts w:cs="Arial"/>
                <w:sz w:val="20"/>
                <w:szCs w:val="20"/>
                <w:lang w:val="en-US"/>
              </w:rPr>
              <w:t>SAP EWM -&gt; SAP ERP (SAP S/4 HANA)</w:t>
            </w:r>
          </w:p>
        </w:tc>
      </w:tr>
      <w:tr w:rsidR="00D93622" w:rsidRPr="00510805" w14:paraId="3654C054" w14:textId="77777777" w:rsidTr="00E034FC">
        <w:tc>
          <w:tcPr>
            <w:tcW w:w="10093" w:type="dxa"/>
            <w:gridSpan w:val="3"/>
            <w:shd w:val="clear" w:color="auto" w:fill="FFC000"/>
            <w:tcMar>
              <w:top w:w="0" w:type="dxa"/>
              <w:left w:w="108" w:type="dxa"/>
              <w:bottom w:w="0" w:type="dxa"/>
              <w:right w:w="108" w:type="dxa"/>
            </w:tcMar>
          </w:tcPr>
          <w:p w14:paraId="6A8CCB00" w14:textId="77777777" w:rsidR="00D93622" w:rsidRPr="00510805" w:rsidRDefault="00D93622" w:rsidP="00E034FC">
            <w:pPr>
              <w:keepNext/>
              <w:spacing w:before="60" w:after="60"/>
              <w:rPr>
                <w:rFonts w:cs="Arial"/>
                <w:sz w:val="20"/>
                <w:szCs w:val="20"/>
              </w:rPr>
            </w:pPr>
            <w:r>
              <w:rPr>
                <w:rFonts w:cs="Arial"/>
                <w:b/>
                <w:sz w:val="20"/>
                <w:szCs w:val="20"/>
              </w:rPr>
              <w:t>Инвентаризация</w:t>
            </w:r>
            <w:r w:rsidRPr="00510805">
              <w:rPr>
                <w:rFonts w:cs="Arial"/>
                <w:b/>
                <w:sz w:val="20"/>
                <w:szCs w:val="20"/>
              </w:rPr>
              <w:t>:</w:t>
            </w:r>
          </w:p>
        </w:tc>
      </w:tr>
      <w:tr w:rsidR="00D93622" w:rsidRPr="00AF5AB8" w14:paraId="53238C32" w14:textId="77777777" w:rsidTr="00E034FC">
        <w:tc>
          <w:tcPr>
            <w:tcW w:w="437" w:type="dxa"/>
            <w:tcMar>
              <w:top w:w="0" w:type="dxa"/>
              <w:left w:w="108" w:type="dxa"/>
              <w:bottom w:w="0" w:type="dxa"/>
              <w:right w:w="108" w:type="dxa"/>
            </w:tcMar>
          </w:tcPr>
          <w:p w14:paraId="6C631D9F" w14:textId="77777777" w:rsidR="00D93622" w:rsidRPr="00510805" w:rsidRDefault="00D93622" w:rsidP="00E034FC">
            <w:pPr>
              <w:numPr>
                <w:ilvl w:val="0"/>
                <w:numId w:val="41"/>
              </w:numPr>
              <w:overflowPunct w:val="0"/>
              <w:autoSpaceDE w:val="0"/>
              <w:autoSpaceDN w:val="0"/>
              <w:spacing w:before="60" w:after="60" w:line="276" w:lineRule="auto"/>
              <w:jc w:val="left"/>
              <w:textAlignment w:val="baseline"/>
              <w:rPr>
                <w:rFonts w:eastAsiaTheme="minorHAnsi" w:cs="Arial"/>
                <w:b/>
                <w:sz w:val="20"/>
                <w:szCs w:val="20"/>
              </w:rPr>
            </w:pPr>
          </w:p>
        </w:tc>
        <w:tc>
          <w:tcPr>
            <w:tcW w:w="7247" w:type="dxa"/>
            <w:tcMar>
              <w:top w:w="0" w:type="dxa"/>
              <w:left w:w="108" w:type="dxa"/>
              <w:bottom w:w="0" w:type="dxa"/>
              <w:right w:w="108" w:type="dxa"/>
            </w:tcMar>
          </w:tcPr>
          <w:p w14:paraId="31744510" w14:textId="77777777" w:rsidR="00D93622" w:rsidRPr="00510805" w:rsidRDefault="00D93622" w:rsidP="00E034FC">
            <w:pPr>
              <w:keepNext/>
              <w:spacing w:before="60" w:after="60" w:line="276" w:lineRule="auto"/>
              <w:rPr>
                <w:rFonts w:eastAsiaTheme="minorHAnsi" w:cs="Arial"/>
                <w:b/>
                <w:sz w:val="20"/>
                <w:szCs w:val="20"/>
              </w:rPr>
            </w:pPr>
            <w:r w:rsidRPr="00510805">
              <w:rPr>
                <w:rFonts w:eastAsiaTheme="minorHAnsi" w:cs="Arial"/>
                <w:b/>
                <w:sz w:val="20"/>
                <w:szCs w:val="20"/>
              </w:rPr>
              <w:t>Поток данных 5:</w:t>
            </w:r>
          </w:p>
          <w:p w14:paraId="548A4AA8" w14:textId="77777777" w:rsidR="00D93622" w:rsidRPr="00510805" w:rsidRDefault="00D93622" w:rsidP="00E034FC">
            <w:pPr>
              <w:pStyle w:val="afc"/>
              <w:numPr>
                <w:ilvl w:val="0"/>
                <w:numId w:val="40"/>
              </w:numPr>
              <w:spacing w:before="60" w:after="60" w:line="276" w:lineRule="auto"/>
              <w:contextualSpacing/>
              <w:jc w:val="left"/>
              <w:rPr>
                <w:rFonts w:eastAsiaTheme="minorHAnsi" w:cs="Arial"/>
                <w:b/>
                <w:sz w:val="20"/>
                <w:szCs w:val="20"/>
              </w:rPr>
            </w:pPr>
            <w:r w:rsidRPr="00510805">
              <w:rPr>
                <w:rFonts w:cs="Arial"/>
                <w:sz w:val="20"/>
                <w:szCs w:val="20"/>
              </w:rPr>
              <w:t>результаты инвентаризаций:</w:t>
            </w:r>
          </w:p>
          <w:p w14:paraId="585EF2AF" w14:textId="2EDDC9C7" w:rsidR="00D93622" w:rsidRPr="00510805" w:rsidRDefault="00D93622" w:rsidP="00E034FC">
            <w:pPr>
              <w:pStyle w:val="afc"/>
              <w:numPr>
                <w:ilvl w:val="1"/>
                <w:numId w:val="44"/>
              </w:numPr>
              <w:spacing w:before="60" w:after="60" w:line="276" w:lineRule="auto"/>
              <w:contextualSpacing/>
              <w:jc w:val="left"/>
              <w:rPr>
                <w:rFonts w:cs="Arial"/>
                <w:sz w:val="20"/>
                <w:szCs w:val="20"/>
              </w:rPr>
            </w:pPr>
            <w:r w:rsidRPr="00510805">
              <w:rPr>
                <w:rFonts w:cs="Arial"/>
                <w:sz w:val="20"/>
                <w:szCs w:val="20"/>
              </w:rPr>
              <w:t>номенклатура</w:t>
            </w:r>
            <w:r w:rsidR="000314EC">
              <w:rPr>
                <w:rFonts w:cs="Arial"/>
                <w:sz w:val="20"/>
                <w:szCs w:val="20"/>
              </w:rPr>
              <w:t xml:space="preserve"> МТР</w:t>
            </w:r>
            <w:r w:rsidRPr="00510805">
              <w:rPr>
                <w:rFonts w:cs="Arial"/>
                <w:sz w:val="20"/>
                <w:szCs w:val="20"/>
              </w:rPr>
              <w:t>;</w:t>
            </w:r>
          </w:p>
          <w:p w14:paraId="4D9113BE" w14:textId="77777777" w:rsidR="00D93622" w:rsidRPr="00510805" w:rsidRDefault="00D93622" w:rsidP="00E034FC">
            <w:pPr>
              <w:pStyle w:val="afc"/>
              <w:numPr>
                <w:ilvl w:val="1"/>
                <w:numId w:val="44"/>
              </w:numPr>
              <w:spacing w:before="60" w:after="60" w:line="276" w:lineRule="auto"/>
              <w:contextualSpacing/>
              <w:jc w:val="left"/>
              <w:rPr>
                <w:rFonts w:cs="Arial"/>
                <w:sz w:val="20"/>
                <w:szCs w:val="20"/>
              </w:rPr>
            </w:pPr>
            <w:r w:rsidRPr="00510805">
              <w:rPr>
                <w:rFonts w:cs="Arial"/>
                <w:sz w:val="20"/>
                <w:szCs w:val="20"/>
              </w:rPr>
              <w:t>плановое и фактическое количество;</w:t>
            </w:r>
          </w:p>
          <w:p w14:paraId="51AF36A4" w14:textId="77777777" w:rsidR="00D93622" w:rsidRPr="00510805" w:rsidRDefault="00D93622" w:rsidP="00E034FC">
            <w:pPr>
              <w:pStyle w:val="afc"/>
              <w:numPr>
                <w:ilvl w:val="1"/>
                <w:numId w:val="44"/>
              </w:numPr>
              <w:spacing w:before="60" w:after="60" w:line="276" w:lineRule="auto"/>
              <w:contextualSpacing/>
              <w:jc w:val="left"/>
              <w:rPr>
                <w:rFonts w:eastAsiaTheme="minorHAnsi" w:cs="Arial"/>
                <w:b/>
                <w:sz w:val="20"/>
                <w:szCs w:val="20"/>
              </w:rPr>
            </w:pPr>
            <w:r w:rsidRPr="00510805">
              <w:rPr>
                <w:rFonts w:cs="Arial"/>
                <w:sz w:val="20"/>
                <w:szCs w:val="20"/>
              </w:rPr>
              <w:t>данные о расхождениях по количеству, срокам годности, партиям, видам запаса и т.д.;</w:t>
            </w:r>
            <w:r w:rsidRPr="00510805">
              <w:rPr>
                <w:rFonts w:eastAsiaTheme="minorHAnsi" w:cs="Arial"/>
                <w:b/>
                <w:sz w:val="20"/>
                <w:szCs w:val="20"/>
              </w:rPr>
              <w:t xml:space="preserve"> </w:t>
            </w:r>
          </w:p>
          <w:p w14:paraId="49D00A85" w14:textId="76A3CFD9" w:rsidR="00D93622" w:rsidRPr="00AC7532" w:rsidRDefault="00D93622" w:rsidP="00E034FC">
            <w:pPr>
              <w:spacing w:before="60" w:after="60"/>
              <w:rPr>
                <w:rFonts w:eastAsia="Calibri" w:cs="Arial"/>
                <w:sz w:val="20"/>
                <w:szCs w:val="20"/>
              </w:rPr>
            </w:pPr>
            <w:r w:rsidRPr="00AC7532">
              <w:rPr>
                <w:rFonts w:cs="Arial"/>
                <w:i/>
                <w:sz w:val="20"/>
                <w:szCs w:val="20"/>
              </w:rPr>
              <w:t>Расхождения, выявленные по итогам инвентаризации (в том числе, о выявленных нарушениях технических характеристик МТР), анализируются при помощи инструмента Difference Analyzer. Результаты передаются в SAP ERP (SAP S/4 HANA) с заданной периодичностью либо единоразово (плановая инвентаризац</w:t>
            </w:r>
            <w:r w:rsidR="007B3CDB" w:rsidRPr="00AC7532">
              <w:rPr>
                <w:rFonts w:cs="Arial"/>
                <w:i/>
                <w:sz w:val="20"/>
                <w:szCs w:val="20"/>
              </w:rPr>
              <w:t>и</w:t>
            </w:r>
            <w:r w:rsidRPr="00AC7532">
              <w:rPr>
                <w:rFonts w:cs="Arial"/>
                <w:i/>
                <w:sz w:val="20"/>
                <w:szCs w:val="20"/>
              </w:rPr>
              <w:t xml:space="preserve">я) </w:t>
            </w:r>
            <w:r w:rsidR="00AC7532">
              <w:rPr>
                <w:rFonts w:cs="Arial"/>
                <w:i/>
                <w:sz w:val="20"/>
                <w:szCs w:val="20"/>
              </w:rPr>
              <w:t>автоматически либо вручную</w:t>
            </w:r>
          </w:p>
        </w:tc>
        <w:tc>
          <w:tcPr>
            <w:tcW w:w="2409" w:type="dxa"/>
            <w:tcMar>
              <w:top w:w="0" w:type="dxa"/>
              <w:left w:w="108" w:type="dxa"/>
              <w:bottom w:w="0" w:type="dxa"/>
              <w:right w:w="108" w:type="dxa"/>
            </w:tcMar>
          </w:tcPr>
          <w:p w14:paraId="4D305B18" w14:textId="77777777" w:rsidR="00D93622" w:rsidRPr="00662E6B" w:rsidRDefault="00D93622" w:rsidP="007B3CDB">
            <w:pPr>
              <w:keepNext/>
              <w:spacing w:before="60" w:after="60"/>
              <w:jc w:val="left"/>
              <w:rPr>
                <w:rFonts w:cs="Arial"/>
                <w:sz w:val="20"/>
                <w:szCs w:val="20"/>
                <w:highlight w:val="yellow"/>
                <w:lang w:val="en-US"/>
              </w:rPr>
            </w:pPr>
            <w:r w:rsidRPr="00662E6B">
              <w:rPr>
                <w:rFonts w:cs="Arial"/>
                <w:sz w:val="20"/>
                <w:szCs w:val="20"/>
                <w:lang w:val="en-US"/>
              </w:rPr>
              <w:t>SAP EWM -&gt; SAP ERP (SAP S/4 HANA)</w:t>
            </w:r>
          </w:p>
        </w:tc>
      </w:tr>
    </w:tbl>
    <w:p w14:paraId="2B065F2A" w14:textId="55CDB19D" w:rsidR="00335F7D" w:rsidRPr="005C1F22" w:rsidRDefault="00AB0131" w:rsidP="004B49E5">
      <w:pPr>
        <w:pStyle w:val="4"/>
      </w:pPr>
      <w:bookmarkStart w:id="2580" w:name="_Toc517256186"/>
      <w:r>
        <w:rPr>
          <w:lang w:val="en-US"/>
        </w:rPr>
        <w:t xml:space="preserve"> </w:t>
      </w:r>
      <w:r w:rsidR="003D180A" w:rsidRPr="005C1F22">
        <w:t>П</w:t>
      </w:r>
      <w:r w:rsidR="00335F7D" w:rsidRPr="005C1F22">
        <w:t>ользовательский интерфейс</w:t>
      </w:r>
      <w:bookmarkEnd w:id="2580"/>
    </w:p>
    <w:p w14:paraId="35D417AE" w14:textId="77777777" w:rsidR="0033481B" w:rsidRDefault="0033481B" w:rsidP="00335F7D">
      <w:pPr>
        <w:jc w:val="right"/>
        <w:rPr>
          <w:rFonts w:eastAsia="Calibri"/>
          <w:b/>
          <w:sz w:val="22"/>
        </w:rPr>
      </w:pPr>
    </w:p>
    <w:p w14:paraId="2E7D9CDC" w14:textId="2F8D4196" w:rsidR="00335F7D" w:rsidRPr="008745D4" w:rsidRDefault="00335F7D" w:rsidP="00335F7D">
      <w:pPr>
        <w:jc w:val="right"/>
        <w:rPr>
          <w:rFonts w:eastAsia="Calibri"/>
          <w:b/>
          <w:sz w:val="22"/>
        </w:rPr>
      </w:pPr>
      <w:r w:rsidRPr="008745D4">
        <w:rPr>
          <w:rFonts w:eastAsia="Calibri"/>
          <w:b/>
          <w:sz w:val="22"/>
        </w:rPr>
        <w:t xml:space="preserve">Таблица </w:t>
      </w:r>
      <w:r w:rsidR="00781E65">
        <w:rPr>
          <w:rFonts w:eastAsia="Calibri"/>
          <w:b/>
          <w:sz w:val="22"/>
          <w:lang w:val="en-US"/>
        </w:rPr>
        <w:t>16</w:t>
      </w:r>
      <w:r w:rsidR="001E5A66">
        <w:rPr>
          <w:rFonts w:eastAsia="Calibri"/>
          <w:b/>
          <w:sz w:val="22"/>
        </w:rPr>
        <w:t>9</w:t>
      </w:r>
      <w:r w:rsidRPr="008745D4">
        <w:rPr>
          <w:rFonts w:eastAsia="Calibri"/>
          <w:b/>
          <w:sz w:val="22"/>
        </w:rPr>
        <w:t>. Требования к пользовательскому интерфейсу</w:t>
      </w:r>
    </w:p>
    <w:p w14:paraId="23F76C28" w14:textId="77777777" w:rsidR="00335F7D" w:rsidRDefault="00335F7D" w:rsidP="00335F7D">
      <w:pPr>
        <w:rPr>
          <w:rFonts w:eastAsia="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
        <w:gridCol w:w="9323"/>
      </w:tblGrid>
      <w:tr w:rsidR="00335F7D" w:rsidRPr="00E01431" w14:paraId="28EE68C3" w14:textId="77777777" w:rsidTr="007113C5">
        <w:trPr>
          <w:cantSplit/>
          <w:trHeight w:val="397"/>
          <w:tblHeader/>
        </w:trPr>
        <w:tc>
          <w:tcPr>
            <w:tcW w:w="428" w:type="pct"/>
            <w:shd w:val="clear" w:color="auto" w:fill="FFC000"/>
            <w:vAlign w:val="center"/>
          </w:tcPr>
          <w:p w14:paraId="65FCF1E7" w14:textId="77777777" w:rsidR="00335F7D" w:rsidRPr="00E01431" w:rsidRDefault="00335F7D" w:rsidP="008F535A">
            <w:pPr>
              <w:rPr>
                <w:rFonts w:cs="Arial"/>
                <w:b/>
                <w:sz w:val="20"/>
                <w:szCs w:val="20"/>
              </w:rPr>
            </w:pPr>
            <w:r w:rsidRPr="00E01431">
              <w:rPr>
                <w:rFonts w:cs="Arial"/>
                <w:b/>
                <w:sz w:val="20"/>
                <w:szCs w:val="20"/>
                <w:lang w:eastAsia="ru-RU"/>
              </w:rPr>
              <w:t xml:space="preserve">№ </w:t>
            </w:r>
          </w:p>
        </w:tc>
        <w:tc>
          <w:tcPr>
            <w:tcW w:w="4572" w:type="pct"/>
            <w:shd w:val="clear" w:color="auto" w:fill="FFC000"/>
            <w:vAlign w:val="center"/>
          </w:tcPr>
          <w:p w14:paraId="33D90DAD" w14:textId="77777777" w:rsidR="00335F7D" w:rsidRPr="00E01431" w:rsidRDefault="00335F7D" w:rsidP="008F535A">
            <w:pPr>
              <w:jc w:val="center"/>
              <w:rPr>
                <w:rFonts w:cs="Arial"/>
                <w:b/>
                <w:sz w:val="20"/>
                <w:szCs w:val="20"/>
              </w:rPr>
            </w:pPr>
            <w:r w:rsidRPr="00E01431">
              <w:rPr>
                <w:rFonts w:cs="Arial"/>
                <w:b/>
                <w:bCs/>
                <w:color w:val="000000"/>
                <w:sz w:val="20"/>
                <w:szCs w:val="20"/>
                <w:lang w:eastAsia="ru-RU"/>
              </w:rPr>
              <w:t>Описание требования</w:t>
            </w:r>
          </w:p>
        </w:tc>
      </w:tr>
      <w:tr w:rsidR="00335F7D" w:rsidRPr="00E01431" w14:paraId="57573150" w14:textId="77777777" w:rsidTr="007113C5">
        <w:trPr>
          <w:cantSplit/>
        </w:trPr>
        <w:tc>
          <w:tcPr>
            <w:tcW w:w="428" w:type="pct"/>
            <w:shd w:val="clear" w:color="auto" w:fill="auto"/>
          </w:tcPr>
          <w:p w14:paraId="5D35BC2E" w14:textId="77777777" w:rsidR="00335F7D" w:rsidRPr="00E01431" w:rsidRDefault="00335F7D" w:rsidP="008F535A">
            <w:pPr>
              <w:jc w:val="center"/>
              <w:rPr>
                <w:rFonts w:cs="Arial"/>
                <w:b/>
                <w:sz w:val="20"/>
                <w:szCs w:val="20"/>
              </w:rPr>
            </w:pPr>
            <w:r>
              <w:rPr>
                <w:rFonts w:cs="Arial"/>
                <w:b/>
                <w:sz w:val="20"/>
                <w:szCs w:val="20"/>
              </w:rPr>
              <w:t>1</w:t>
            </w:r>
          </w:p>
        </w:tc>
        <w:tc>
          <w:tcPr>
            <w:tcW w:w="4572" w:type="pct"/>
          </w:tcPr>
          <w:p w14:paraId="71812B84" w14:textId="77777777" w:rsidR="00335F7D" w:rsidRPr="00E01431" w:rsidRDefault="00335F7D" w:rsidP="008F535A">
            <w:pPr>
              <w:pStyle w:val="afff8"/>
              <w:spacing w:before="60" w:after="60"/>
              <w:rPr>
                <w:sz w:val="20"/>
              </w:rPr>
            </w:pPr>
            <w:r>
              <w:rPr>
                <w:sz w:val="20"/>
              </w:rPr>
              <w:t>О</w:t>
            </w:r>
            <w:r w:rsidRPr="00E01431">
              <w:rPr>
                <w:sz w:val="20"/>
              </w:rPr>
              <w:t>беспечен</w:t>
            </w:r>
            <w:r>
              <w:rPr>
                <w:sz w:val="20"/>
              </w:rPr>
              <w:t xml:space="preserve">ие реализации пользовательских функций </w:t>
            </w:r>
            <w:r w:rsidRPr="00E01431">
              <w:rPr>
                <w:sz w:val="20"/>
              </w:rPr>
              <w:t xml:space="preserve">с использованием </w:t>
            </w:r>
            <w:r>
              <w:rPr>
                <w:sz w:val="20"/>
              </w:rPr>
              <w:t xml:space="preserve">встроенного </w:t>
            </w:r>
            <w:r w:rsidRPr="00E01431">
              <w:rPr>
                <w:sz w:val="20"/>
              </w:rPr>
              <w:t>визуального графического интерфейса (GUI</w:t>
            </w:r>
            <w:r>
              <w:rPr>
                <w:sz w:val="20"/>
              </w:rPr>
              <w:t xml:space="preserve"> или </w:t>
            </w:r>
            <w:r>
              <w:rPr>
                <w:sz w:val="20"/>
                <w:lang w:val="en-US"/>
              </w:rPr>
              <w:t>Fiori</w:t>
            </w:r>
            <w:r w:rsidRPr="00E01431">
              <w:rPr>
                <w:sz w:val="20"/>
              </w:rPr>
              <w:t>). Интерфейс должен отвечать современным требованиям и обеспечивать удобный доступ к основным функциям и операциям системы.</w:t>
            </w:r>
          </w:p>
          <w:p w14:paraId="6228EE9F" w14:textId="1D9B03FB" w:rsidR="00335F7D" w:rsidRPr="00E01431" w:rsidRDefault="00335F7D" w:rsidP="00942850">
            <w:pPr>
              <w:pStyle w:val="afff8"/>
              <w:spacing w:before="60" w:after="60"/>
              <w:rPr>
                <w:sz w:val="20"/>
              </w:rPr>
            </w:pPr>
            <w:r w:rsidRPr="00E01431">
              <w:rPr>
                <w:sz w:val="20"/>
              </w:rPr>
              <w:t>Интерфейс должен быть ориентирован на использование манипулятора типа «мышь». Клавиатурный режим ввода должен использоваться главным образом при заполнении и/или редактировании текстовых и числовых полей экранных форм.</w:t>
            </w:r>
          </w:p>
        </w:tc>
      </w:tr>
      <w:tr w:rsidR="00335F7D" w:rsidRPr="00E01431" w14:paraId="3319FEA0" w14:textId="77777777" w:rsidTr="007113C5">
        <w:trPr>
          <w:cantSplit/>
        </w:trPr>
        <w:tc>
          <w:tcPr>
            <w:tcW w:w="428" w:type="pct"/>
            <w:shd w:val="clear" w:color="auto" w:fill="auto"/>
          </w:tcPr>
          <w:p w14:paraId="470BA4F3" w14:textId="77777777" w:rsidR="00335F7D" w:rsidRPr="00E01431" w:rsidRDefault="00335F7D" w:rsidP="008F535A">
            <w:pPr>
              <w:jc w:val="center"/>
              <w:rPr>
                <w:rFonts w:cs="Arial"/>
                <w:b/>
                <w:color w:val="000000"/>
                <w:sz w:val="20"/>
                <w:szCs w:val="20"/>
                <w:lang w:eastAsia="ru-RU"/>
              </w:rPr>
            </w:pPr>
            <w:r>
              <w:rPr>
                <w:rFonts w:cs="Arial"/>
                <w:b/>
                <w:color w:val="000000"/>
                <w:sz w:val="20"/>
                <w:szCs w:val="20"/>
                <w:lang w:eastAsia="ru-RU"/>
              </w:rPr>
              <w:t>2</w:t>
            </w:r>
          </w:p>
        </w:tc>
        <w:tc>
          <w:tcPr>
            <w:tcW w:w="4572" w:type="pct"/>
          </w:tcPr>
          <w:p w14:paraId="24C3E4C8" w14:textId="77777777" w:rsidR="00335F7D" w:rsidRPr="00E01431" w:rsidRDefault="00335F7D" w:rsidP="008F535A">
            <w:pPr>
              <w:pStyle w:val="afff8"/>
              <w:spacing w:before="60" w:after="60"/>
              <w:rPr>
                <w:sz w:val="20"/>
              </w:rPr>
            </w:pPr>
            <w:r w:rsidRPr="00E01431">
              <w:rPr>
                <w:sz w:val="20"/>
              </w:rPr>
              <w:t>Экранные формы должны быть спроектированы с учетом требований унификации:</w:t>
            </w:r>
          </w:p>
          <w:p w14:paraId="0A2C92B8" w14:textId="77777777" w:rsidR="00335F7D" w:rsidRPr="00E01431" w:rsidRDefault="00335F7D" w:rsidP="00C728F9">
            <w:pPr>
              <w:pStyle w:val="afff8"/>
              <w:numPr>
                <w:ilvl w:val="0"/>
                <w:numId w:val="45"/>
              </w:numPr>
              <w:spacing w:before="60" w:after="60"/>
              <w:ind w:left="312" w:hanging="283"/>
              <w:rPr>
                <w:sz w:val="20"/>
              </w:rPr>
            </w:pPr>
            <w:r w:rsidRPr="00E01431">
              <w:rPr>
                <w:sz w:val="20"/>
              </w:rPr>
              <w:t>Все экранные формы интерфейса пользователя должны быть выполнены в едином графическом дизайне, с одинаковым расположением основных элементов управления и навигации;</w:t>
            </w:r>
          </w:p>
          <w:p w14:paraId="6B0549F3" w14:textId="77777777" w:rsidR="00335F7D" w:rsidRPr="00E01431" w:rsidRDefault="00335F7D" w:rsidP="00C728F9">
            <w:pPr>
              <w:pStyle w:val="afff8"/>
              <w:numPr>
                <w:ilvl w:val="0"/>
                <w:numId w:val="45"/>
              </w:numPr>
              <w:spacing w:before="60" w:after="60"/>
              <w:ind w:left="312" w:hanging="283"/>
              <w:rPr>
                <w:sz w:val="20"/>
              </w:rPr>
            </w:pPr>
            <w:r w:rsidRPr="00E01431">
              <w:rPr>
                <w:sz w:val="20"/>
              </w:rPr>
              <w:t>Для обозначения однотипных операций должны быть использованы одинаковые значки, кнопки и другие элементы управления и навигации;</w:t>
            </w:r>
          </w:p>
          <w:p w14:paraId="44F2D674" w14:textId="77777777" w:rsidR="00335F7D" w:rsidRDefault="00335F7D" w:rsidP="008F535A">
            <w:pPr>
              <w:pStyle w:val="afff8"/>
              <w:spacing w:before="60" w:after="60"/>
              <w:rPr>
                <w:sz w:val="20"/>
              </w:rPr>
            </w:pPr>
            <w:r w:rsidRPr="00E01431">
              <w:rPr>
                <w:sz w:val="20"/>
              </w:rPr>
              <w:t>Внешнее поведение однотипных элементов интерфейса (реакция на наведение указателя «мыши», нажатие кнопки и др.) должны быть реализованы одинаково.</w:t>
            </w:r>
          </w:p>
        </w:tc>
      </w:tr>
      <w:tr w:rsidR="00335F7D" w:rsidRPr="00E01431" w14:paraId="6D82054D" w14:textId="77777777" w:rsidTr="007113C5">
        <w:trPr>
          <w:cantSplit/>
        </w:trPr>
        <w:tc>
          <w:tcPr>
            <w:tcW w:w="428" w:type="pct"/>
            <w:shd w:val="clear" w:color="auto" w:fill="auto"/>
          </w:tcPr>
          <w:p w14:paraId="074A1BD7" w14:textId="77777777" w:rsidR="00335F7D" w:rsidRPr="00E4412F" w:rsidRDefault="00335F7D" w:rsidP="008F535A">
            <w:pPr>
              <w:jc w:val="center"/>
              <w:rPr>
                <w:rFonts w:cs="Arial"/>
                <w:b/>
                <w:color w:val="000000"/>
                <w:sz w:val="20"/>
                <w:szCs w:val="20"/>
                <w:lang w:eastAsia="ru-RU"/>
              </w:rPr>
            </w:pPr>
            <w:r>
              <w:rPr>
                <w:rFonts w:cs="Arial"/>
                <w:b/>
                <w:color w:val="000000"/>
                <w:sz w:val="20"/>
                <w:szCs w:val="20"/>
                <w:lang w:eastAsia="ru-RU"/>
              </w:rPr>
              <w:t>3</w:t>
            </w:r>
          </w:p>
        </w:tc>
        <w:tc>
          <w:tcPr>
            <w:tcW w:w="4572" w:type="pct"/>
          </w:tcPr>
          <w:p w14:paraId="411AC72B" w14:textId="77777777" w:rsidR="00335F7D" w:rsidRPr="00E4412F" w:rsidRDefault="00335F7D" w:rsidP="008F535A">
            <w:pPr>
              <w:pStyle w:val="afff8"/>
              <w:spacing w:before="60" w:after="60"/>
              <w:rPr>
                <w:sz w:val="20"/>
              </w:rPr>
            </w:pPr>
            <w:r w:rsidRPr="00E4412F">
              <w:rPr>
                <w:sz w:val="20"/>
              </w:rPr>
              <w:t xml:space="preserve">В части диалога с пользователем: </w:t>
            </w:r>
          </w:p>
          <w:p w14:paraId="3B57A213" w14:textId="77777777" w:rsidR="00335F7D" w:rsidRPr="00E4412F" w:rsidRDefault="00335F7D" w:rsidP="00C728F9">
            <w:pPr>
              <w:pStyle w:val="afff8"/>
              <w:numPr>
                <w:ilvl w:val="0"/>
                <w:numId w:val="45"/>
              </w:numPr>
              <w:spacing w:before="60" w:after="60"/>
              <w:ind w:left="312" w:hanging="283"/>
              <w:rPr>
                <w:sz w:val="20"/>
              </w:rPr>
            </w:pPr>
            <w:r>
              <w:rPr>
                <w:sz w:val="20"/>
              </w:rPr>
              <w:t>О</w:t>
            </w:r>
            <w:r w:rsidRPr="00E4412F">
              <w:rPr>
                <w:sz w:val="20"/>
              </w:rPr>
              <w:t>беспечен</w:t>
            </w:r>
            <w:r>
              <w:rPr>
                <w:sz w:val="20"/>
              </w:rPr>
              <w:t>ие</w:t>
            </w:r>
            <w:r w:rsidRPr="00E4412F">
              <w:rPr>
                <w:sz w:val="20"/>
              </w:rPr>
              <w:t xml:space="preserve"> удобн</w:t>
            </w:r>
            <w:r>
              <w:rPr>
                <w:sz w:val="20"/>
              </w:rPr>
              <w:t>ого</w:t>
            </w:r>
            <w:r w:rsidRPr="00E4412F">
              <w:rPr>
                <w:sz w:val="20"/>
              </w:rPr>
              <w:t xml:space="preserve"> и интуитивно понятн</w:t>
            </w:r>
            <w:r>
              <w:rPr>
                <w:sz w:val="20"/>
              </w:rPr>
              <w:t>ого</w:t>
            </w:r>
            <w:r w:rsidRPr="00E4412F">
              <w:rPr>
                <w:sz w:val="20"/>
              </w:rPr>
              <w:t xml:space="preserve"> интерфейс</w:t>
            </w:r>
            <w:r>
              <w:rPr>
                <w:sz w:val="20"/>
              </w:rPr>
              <w:t>а</w:t>
            </w:r>
            <w:r w:rsidRPr="00E4412F">
              <w:rPr>
                <w:sz w:val="20"/>
              </w:rPr>
              <w:t xml:space="preserve"> для пользователя, который хорошо знает свою предметную область и не является специалистом в обл</w:t>
            </w:r>
            <w:r>
              <w:rPr>
                <w:sz w:val="20"/>
              </w:rPr>
              <w:t>асти информационных технологий;</w:t>
            </w:r>
          </w:p>
          <w:p w14:paraId="2BF18A7F" w14:textId="77777777" w:rsidR="00335F7D" w:rsidRPr="00E4412F" w:rsidRDefault="00335F7D" w:rsidP="00C728F9">
            <w:pPr>
              <w:pStyle w:val="afff8"/>
              <w:numPr>
                <w:ilvl w:val="0"/>
                <w:numId w:val="45"/>
              </w:numPr>
              <w:spacing w:before="60" w:after="60"/>
              <w:ind w:left="312" w:hanging="283"/>
              <w:rPr>
                <w:sz w:val="20"/>
              </w:rPr>
            </w:pPr>
            <w:r>
              <w:rPr>
                <w:sz w:val="20"/>
              </w:rPr>
              <w:t>О</w:t>
            </w:r>
            <w:r w:rsidRPr="00E4412F">
              <w:rPr>
                <w:sz w:val="20"/>
              </w:rPr>
              <w:t>птимиз</w:t>
            </w:r>
            <w:r>
              <w:rPr>
                <w:sz w:val="20"/>
              </w:rPr>
              <w:t xml:space="preserve">ация интерфейса </w:t>
            </w:r>
            <w:r w:rsidRPr="00E4412F">
              <w:rPr>
                <w:sz w:val="20"/>
              </w:rPr>
              <w:t>для выполнения типовых и часто используемых прикладных операций для уменьшения временных затрат на ввод и корр</w:t>
            </w:r>
            <w:r>
              <w:rPr>
                <w:sz w:val="20"/>
              </w:rPr>
              <w:t>ектировку информации в системе;</w:t>
            </w:r>
          </w:p>
          <w:p w14:paraId="6C5AEA93" w14:textId="77777777" w:rsidR="00335F7D" w:rsidRPr="00E4412F" w:rsidRDefault="00335F7D" w:rsidP="00C728F9">
            <w:pPr>
              <w:pStyle w:val="afff8"/>
              <w:numPr>
                <w:ilvl w:val="0"/>
                <w:numId w:val="45"/>
              </w:numPr>
              <w:spacing w:before="60" w:after="60"/>
              <w:ind w:left="312" w:hanging="283"/>
              <w:rPr>
                <w:sz w:val="20"/>
              </w:rPr>
            </w:pPr>
            <w:r>
              <w:rPr>
                <w:sz w:val="20"/>
              </w:rPr>
              <w:t>Обеспечение</w:t>
            </w:r>
            <w:r w:rsidRPr="00E4412F">
              <w:rPr>
                <w:sz w:val="20"/>
              </w:rPr>
              <w:t xml:space="preserve"> предоставлен</w:t>
            </w:r>
            <w:r>
              <w:rPr>
                <w:sz w:val="20"/>
              </w:rPr>
              <w:t>ия контекстно-зависимой помощи.</w:t>
            </w:r>
          </w:p>
          <w:p w14:paraId="76E5EB55" w14:textId="77777777" w:rsidR="00335F7D" w:rsidRPr="00071AC0" w:rsidRDefault="00335F7D" w:rsidP="008F535A">
            <w:pPr>
              <w:jc w:val="left"/>
              <w:rPr>
                <w:rFonts w:cs="Arial"/>
                <w:sz w:val="20"/>
                <w:szCs w:val="20"/>
              </w:rPr>
            </w:pPr>
            <w:r w:rsidRPr="00E4412F">
              <w:rPr>
                <w:sz w:val="20"/>
                <w:szCs w:val="20"/>
              </w:rPr>
              <w:t>Интерфейс пользователя должен способствовать уменьшению вероятности совершения пользователем случайных ошибочных действий.</w:t>
            </w:r>
          </w:p>
        </w:tc>
      </w:tr>
      <w:tr w:rsidR="00335F7D" w:rsidRPr="00E01431" w14:paraId="44A13C21" w14:textId="77777777" w:rsidTr="007113C5">
        <w:trPr>
          <w:cantSplit/>
        </w:trPr>
        <w:tc>
          <w:tcPr>
            <w:tcW w:w="428" w:type="pct"/>
            <w:shd w:val="clear" w:color="auto" w:fill="auto"/>
          </w:tcPr>
          <w:p w14:paraId="30124AB1" w14:textId="77777777" w:rsidR="00335F7D" w:rsidRPr="00E01431" w:rsidRDefault="00335F7D" w:rsidP="008F535A">
            <w:pPr>
              <w:jc w:val="center"/>
              <w:rPr>
                <w:rFonts w:cs="Arial"/>
                <w:b/>
                <w:color w:val="000000"/>
                <w:sz w:val="20"/>
                <w:szCs w:val="20"/>
                <w:lang w:eastAsia="ru-RU"/>
              </w:rPr>
            </w:pPr>
            <w:r>
              <w:rPr>
                <w:rFonts w:cs="Arial"/>
                <w:b/>
                <w:color w:val="000000"/>
                <w:sz w:val="20"/>
                <w:szCs w:val="20"/>
                <w:lang w:eastAsia="ru-RU"/>
              </w:rPr>
              <w:t>4</w:t>
            </w:r>
          </w:p>
        </w:tc>
        <w:tc>
          <w:tcPr>
            <w:tcW w:w="4572" w:type="pct"/>
          </w:tcPr>
          <w:p w14:paraId="48C83B8C" w14:textId="77777777" w:rsidR="00335F7D" w:rsidRPr="00FC7884" w:rsidRDefault="00335F7D" w:rsidP="008F535A">
            <w:pPr>
              <w:jc w:val="left"/>
              <w:rPr>
                <w:rFonts w:cs="Arial"/>
                <w:sz w:val="20"/>
                <w:szCs w:val="20"/>
              </w:rPr>
            </w:pPr>
            <w:r w:rsidRPr="00FC7884">
              <w:rPr>
                <w:sz w:val="20"/>
                <w:szCs w:val="20"/>
              </w:rPr>
              <w:t xml:space="preserve">Система управления </w:t>
            </w:r>
            <w:r>
              <w:rPr>
                <w:sz w:val="20"/>
                <w:szCs w:val="20"/>
              </w:rPr>
              <w:t>складом</w:t>
            </w:r>
            <w:r w:rsidRPr="00FC7884">
              <w:rPr>
                <w:sz w:val="20"/>
                <w:szCs w:val="20"/>
              </w:rPr>
              <w:t xml:space="preserve"> SAP EWM должн</w:t>
            </w:r>
            <w:r>
              <w:rPr>
                <w:sz w:val="20"/>
                <w:szCs w:val="20"/>
              </w:rPr>
              <w:t>а</w:t>
            </w:r>
            <w:r w:rsidRPr="00FC7884">
              <w:rPr>
                <w:sz w:val="20"/>
                <w:szCs w:val="20"/>
              </w:rPr>
              <w:t xml:space="preserve"> обеспечивать работу на русском языке в полном объеме интерфейса пользователя.</w:t>
            </w:r>
          </w:p>
        </w:tc>
      </w:tr>
    </w:tbl>
    <w:p w14:paraId="788CA8C2" w14:textId="2D5E56EE" w:rsidR="00335F7D" w:rsidRDefault="00335F7D" w:rsidP="00335F7D">
      <w:pPr>
        <w:rPr>
          <w:rFonts w:eastAsia="Calibri"/>
          <w:b/>
        </w:rPr>
      </w:pPr>
    </w:p>
    <w:p w14:paraId="73F5FBC1" w14:textId="7C8307CF" w:rsidR="00317C08" w:rsidRDefault="00317C08" w:rsidP="00335F7D">
      <w:pPr>
        <w:rPr>
          <w:rFonts w:eastAsia="Calibri"/>
          <w:b/>
        </w:rPr>
      </w:pPr>
    </w:p>
    <w:p w14:paraId="53B071AF" w14:textId="1DBE67E4" w:rsidR="00317C08" w:rsidRDefault="00AB0131" w:rsidP="00B01704">
      <w:pPr>
        <w:pStyle w:val="4"/>
      </w:pPr>
      <w:r w:rsidRPr="00D828CD">
        <w:t xml:space="preserve"> </w:t>
      </w:r>
      <w:r w:rsidR="00760F31">
        <w:t>Описание р</w:t>
      </w:r>
      <w:r w:rsidR="00317C08">
        <w:t>азработ</w:t>
      </w:r>
      <w:r w:rsidR="00760F31">
        <w:t>о</w:t>
      </w:r>
      <w:r w:rsidR="008E669E">
        <w:t>к</w:t>
      </w:r>
      <w:r w:rsidR="00760F31">
        <w:t xml:space="preserve"> для </w:t>
      </w:r>
      <w:r w:rsidR="00B01704">
        <w:rPr>
          <w:lang w:val="en-US"/>
        </w:rPr>
        <w:t>SAP</w:t>
      </w:r>
      <w:r w:rsidR="00B01704" w:rsidRPr="00760F31">
        <w:t xml:space="preserve"> </w:t>
      </w:r>
      <w:r w:rsidR="00B01704">
        <w:rPr>
          <w:lang w:val="en-US"/>
        </w:rPr>
        <w:t>EWM</w:t>
      </w:r>
    </w:p>
    <w:p w14:paraId="53EB9EF2" w14:textId="77777777" w:rsidR="007B0357" w:rsidRPr="007B0357" w:rsidRDefault="007B0357" w:rsidP="007B0357"/>
    <w:p w14:paraId="3401B5C4" w14:textId="7E502729" w:rsidR="00317C08" w:rsidRDefault="00D93622" w:rsidP="00D93622">
      <w:pPr>
        <w:pStyle w:val="5"/>
        <w:numPr>
          <w:ilvl w:val="0"/>
          <w:numId w:val="0"/>
        </w:numPr>
        <w:ind w:firstLine="709"/>
      </w:pPr>
      <w:r>
        <w:t xml:space="preserve">ММ24. </w:t>
      </w:r>
      <w:r w:rsidR="007B0357">
        <w:t>Печатная форма листа входящей поставки</w:t>
      </w:r>
    </w:p>
    <w:p w14:paraId="00BD8BBD" w14:textId="2CA4596A" w:rsidR="007B0357" w:rsidRDefault="004515A5" w:rsidP="009107D9">
      <w:pPr>
        <w:ind w:firstLine="709"/>
        <w:rPr>
          <w:rFonts w:eastAsia="Calibri"/>
        </w:rPr>
      </w:pPr>
      <w:r>
        <w:rPr>
          <w:rFonts w:eastAsia="Calibri"/>
        </w:rPr>
        <w:t xml:space="preserve">Печатная форма листа </w:t>
      </w:r>
      <w:r w:rsidR="009107D9">
        <w:rPr>
          <w:rFonts w:eastAsia="Calibri"/>
        </w:rPr>
        <w:t>входящей поставки призвана сократить объем ручного количества операций при приемке</w:t>
      </w:r>
      <w:r w:rsidR="0063730C">
        <w:rPr>
          <w:rFonts w:eastAsia="Calibri"/>
        </w:rPr>
        <w:t xml:space="preserve"> МТР </w:t>
      </w:r>
      <w:r w:rsidR="005F21A7">
        <w:rPr>
          <w:rFonts w:eastAsia="Calibri"/>
        </w:rPr>
        <w:t>с</w:t>
      </w:r>
      <w:r w:rsidR="0063730C">
        <w:rPr>
          <w:rFonts w:eastAsia="Calibri"/>
        </w:rPr>
        <w:t xml:space="preserve"> помощ</w:t>
      </w:r>
      <w:r w:rsidR="005F21A7">
        <w:rPr>
          <w:rFonts w:eastAsia="Calibri"/>
        </w:rPr>
        <w:t>ью</w:t>
      </w:r>
      <w:r w:rsidR="0063730C">
        <w:rPr>
          <w:rFonts w:eastAsia="Calibri"/>
        </w:rPr>
        <w:t xml:space="preserve"> ТСД.</w:t>
      </w:r>
      <w:r w:rsidR="005F21A7">
        <w:rPr>
          <w:rFonts w:eastAsia="Calibri"/>
        </w:rPr>
        <w:t xml:space="preserve"> В том случае, если МТР поступают без маркировки штриховыми кодами, печатная форма листа входящей поставки позволит идентифицировать позицию МТР ск</w:t>
      </w:r>
      <w:r w:rsidR="008E669E">
        <w:rPr>
          <w:rFonts w:eastAsia="Calibri"/>
        </w:rPr>
        <w:t>а</w:t>
      </w:r>
      <w:r w:rsidR="005F21A7">
        <w:rPr>
          <w:rFonts w:eastAsia="Calibri"/>
        </w:rPr>
        <w:t>нированием его ШК прямо с листа входящей поставки.</w:t>
      </w:r>
    </w:p>
    <w:p w14:paraId="15B28212" w14:textId="6708F5B7" w:rsidR="005F21A7" w:rsidRDefault="005F21A7" w:rsidP="009107D9">
      <w:pPr>
        <w:ind w:firstLine="709"/>
        <w:rPr>
          <w:rFonts w:eastAsia="Calibri"/>
        </w:rPr>
      </w:pPr>
      <w:r>
        <w:rPr>
          <w:rFonts w:eastAsia="Calibri"/>
        </w:rPr>
        <w:t>Для этого, на стандартной печатной форме листа ВП необходимо выводить построчно в отдельном столбце штриховые коды номенклатуры согласно дан</w:t>
      </w:r>
      <w:r w:rsidR="008E669E">
        <w:rPr>
          <w:rFonts w:eastAsia="Calibri"/>
        </w:rPr>
        <w:t>н</w:t>
      </w:r>
      <w:r>
        <w:rPr>
          <w:rFonts w:eastAsia="Calibri"/>
        </w:rPr>
        <w:t>ым в справочнике складируемы</w:t>
      </w:r>
      <w:r w:rsidR="008E669E">
        <w:rPr>
          <w:rFonts w:eastAsia="Calibri"/>
        </w:rPr>
        <w:t>х</w:t>
      </w:r>
      <w:r>
        <w:rPr>
          <w:rFonts w:eastAsia="Calibri"/>
        </w:rPr>
        <w:t xml:space="preserve"> продуктов (в </w:t>
      </w:r>
      <w:r>
        <w:rPr>
          <w:rFonts w:eastAsia="Calibri"/>
          <w:lang w:val="en-US"/>
        </w:rPr>
        <w:t>SAP</w:t>
      </w:r>
      <w:r w:rsidRPr="005F21A7">
        <w:rPr>
          <w:rFonts w:eastAsia="Calibri"/>
        </w:rPr>
        <w:t xml:space="preserve"> </w:t>
      </w:r>
      <w:r>
        <w:rPr>
          <w:rFonts w:eastAsia="Calibri"/>
          <w:lang w:val="en-US"/>
        </w:rPr>
        <w:t>ERP</w:t>
      </w:r>
      <w:r w:rsidRPr="005F21A7">
        <w:rPr>
          <w:rFonts w:eastAsia="Calibri"/>
        </w:rPr>
        <w:t xml:space="preserve"> </w:t>
      </w:r>
      <w:r>
        <w:rPr>
          <w:rFonts w:eastAsia="Calibri"/>
        </w:rPr>
        <w:t>–</w:t>
      </w:r>
      <w:r w:rsidRPr="005F21A7">
        <w:rPr>
          <w:rFonts w:eastAsia="Calibri"/>
        </w:rPr>
        <w:t xml:space="preserve"> </w:t>
      </w:r>
      <w:r>
        <w:rPr>
          <w:rFonts w:eastAsia="Calibri"/>
        </w:rPr>
        <w:t>ОЗМ).</w:t>
      </w:r>
    </w:p>
    <w:p w14:paraId="12678129" w14:textId="462F5690" w:rsidR="005F21A7" w:rsidRDefault="005F21A7" w:rsidP="009107D9">
      <w:pPr>
        <w:ind w:firstLine="709"/>
        <w:rPr>
          <w:rFonts w:eastAsia="Calibri"/>
        </w:rPr>
      </w:pPr>
      <w:r>
        <w:rPr>
          <w:rFonts w:eastAsia="Calibri"/>
        </w:rPr>
        <w:t>Кроме того, для удобства идентификации документа вход</w:t>
      </w:r>
      <w:r w:rsidR="008E669E">
        <w:rPr>
          <w:rFonts w:eastAsia="Calibri"/>
        </w:rPr>
        <w:t>ящей поставки на печатн</w:t>
      </w:r>
      <w:r>
        <w:rPr>
          <w:rFonts w:eastAsia="Calibri"/>
        </w:rPr>
        <w:t xml:space="preserve">ой форме листа ВП необходимо выводить ШК номера документа </w:t>
      </w:r>
      <w:r w:rsidR="00DC63D2">
        <w:rPr>
          <w:rFonts w:eastAsia="Calibri"/>
        </w:rPr>
        <w:t xml:space="preserve">входящей поставки </w:t>
      </w:r>
      <w:r w:rsidR="00DC63D2">
        <w:rPr>
          <w:rFonts w:eastAsia="Calibri"/>
          <w:lang w:val="en-US"/>
        </w:rPr>
        <w:t>SAP</w:t>
      </w:r>
      <w:r w:rsidR="00DC63D2" w:rsidRPr="00DC63D2">
        <w:rPr>
          <w:rFonts w:eastAsia="Calibri"/>
        </w:rPr>
        <w:t xml:space="preserve"> </w:t>
      </w:r>
      <w:r w:rsidR="00DC63D2">
        <w:rPr>
          <w:rFonts w:eastAsia="Calibri"/>
          <w:lang w:val="en-US"/>
        </w:rPr>
        <w:t>ERP</w:t>
      </w:r>
      <w:r w:rsidR="00DC63D2">
        <w:rPr>
          <w:rFonts w:eastAsia="Calibri"/>
        </w:rPr>
        <w:t xml:space="preserve"> либо внешний номер авизо об отправке, что позволит идентифицировать документ входящей поставки при приемке МТР на складе.</w:t>
      </w:r>
      <w:r w:rsidR="001D7AA0">
        <w:rPr>
          <w:rFonts w:eastAsia="Calibri"/>
        </w:rPr>
        <w:t xml:space="preserve"> Решение о том, номер какого из перечисленных документов следует выводить, принимается на этапе разработки печатной формы листа входящей поставки.</w:t>
      </w:r>
    </w:p>
    <w:p w14:paraId="5359FBE8" w14:textId="4EC0BCEC" w:rsidR="001D7AA0" w:rsidRPr="00DC63D2" w:rsidRDefault="001D7AA0" w:rsidP="009107D9">
      <w:pPr>
        <w:ind w:firstLine="709"/>
        <w:rPr>
          <w:rFonts w:eastAsia="Calibri"/>
        </w:rPr>
      </w:pPr>
      <w:r>
        <w:rPr>
          <w:rFonts w:eastAsia="Calibri"/>
        </w:rPr>
        <w:t xml:space="preserve">Печатная форма листа входящей поставки разрабатывается на основе стандартной печатной формы входящей поставки в </w:t>
      </w:r>
      <w:r>
        <w:rPr>
          <w:rFonts w:eastAsia="Calibri"/>
          <w:lang w:val="en-US"/>
        </w:rPr>
        <w:t>SAP</w:t>
      </w:r>
      <w:r w:rsidRPr="001D7AA0">
        <w:rPr>
          <w:rFonts w:eastAsia="Calibri"/>
        </w:rPr>
        <w:t xml:space="preserve"> </w:t>
      </w:r>
      <w:r>
        <w:rPr>
          <w:rFonts w:eastAsia="Calibri"/>
          <w:lang w:val="en-US"/>
        </w:rPr>
        <w:t>EWM</w:t>
      </w:r>
      <w:r>
        <w:rPr>
          <w:rFonts w:eastAsia="Calibri"/>
        </w:rPr>
        <w:t xml:space="preserve">, в которую добавляются дополнительные значения из </w:t>
      </w:r>
      <w:r>
        <w:rPr>
          <w:rFonts w:eastAsia="Calibri"/>
          <w:lang w:val="en-US"/>
        </w:rPr>
        <w:t>SAP</w:t>
      </w:r>
      <w:r w:rsidRPr="001D7AA0">
        <w:rPr>
          <w:rFonts w:eastAsia="Calibri"/>
        </w:rPr>
        <w:t xml:space="preserve"> </w:t>
      </w:r>
      <w:r>
        <w:rPr>
          <w:rFonts w:eastAsia="Calibri"/>
          <w:lang w:val="en-US"/>
        </w:rPr>
        <w:t>EWM</w:t>
      </w:r>
      <w:r>
        <w:rPr>
          <w:rFonts w:eastAsia="Calibri"/>
        </w:rPr>
        <w:t xml:space="preserve">. </w:t>
      </w:r>
    </w:p>
    <w:p w14:paraId="7853AF8A" w14:textId="74DCB5ED" w:rsidR="005131EF" w:rsidRDefault="005131EF" w:rsidP="005131EF">
      <w:pPr>
        <w:ind w:firstLine="709"/>
        <w:rPr>
          <w:rFonts w:eastAsia="Calibri"/>
        </w:rPr>
      </w:pPr>
      <w:r>
        <w:rPr>
          <w:rFonts w:eastAsia="Calibri"/>
        </w:rPr>
        <w:t xml:space="preserve">Детальное техническое задание для печатной формы листа входящей поставки разрабатывается на этапе </w:t>
      </w:r>
      <w:r w:rsidR="000C0BB2">
        <w:rPr>
          <w:rFonts w:eastAsia="Calibri"/>
        </w:rPr>
        <w:t>настройки и внедрения</w:t>
      </w:r>
      <w:r>
        <w:rPr>
          <w:rFonts w:eastAsia="Calibri"/>
        </w:rPr>
        <w:t xml:space="preserve"> </w:t>
      </w:r>
      <w:r w:rsidR="001B118F">
        <w:rPr>
          <w:rFonts w:eastAsia="Calibri"/>
        </w:rPr>
        <w:t>модуля</w:t>
      </w:r>
      <w:r w:rsidR="000C0BB2" w:rsidRPr="000C0BB2">
        <w:rPr>
          <w:rFonts w:eastAsia="Calibri"/>
        </w:rPr>
        <w:t xml:space="preserve"> </w:t>
      </w:r>
      <w:r w:rsidR="000C0BB2">
        <w:rPr>
          <w:rFonts w:eastAsia="Calibri"/>
          <w:lang w:val="en-US"/>
        </w:rPr>
        <w:t>SAP</w:t>
      </w:r>
      <w:r w:rsidR="000C0BB2" w:rsidRPr="000C0BB2">
        <w:rPr>
          <w:rFonts w:eastAsia="Calibri"/>
        </w:rPr>
        <w:t xml:space="preserve"> </w:t>
      </w:r>
      <w:r w:rsidR="000C0BB2">
        <w:rPr>
          <w:rFonts w:eastAsia="Calibri"/>
          <w:lang w:val="en-US"/>
        </w:rPr>
        <w:t>EWM</w:t>
      </w:r>
      <w:r>
        <w:rPr>
          <w:rFonts w:eastAsia="Calibri"/>
        </w:rPr>
        <w:t>.</w:t>
      </w:r>
    </w:p>
    <w:p w14:paraId="523C3A6F" w14:textId="404924A2" w:rsidR="000B6709" w:rsidRDefault="000B6709" w:rsidP="005131EF">
      <w:pPr>
        <w:ind w:firstLine="709"/>
        <w:rPr>
          <w:rFonts w:eastAsia="Calibri"/>
        </w:rPr>
      </w:pPr>
    </w:p>
    <w:p w14:paraId="5A474A92" w14:textId="6585A155" w:rsidR="001D7AA0" w:rsidRDefault="001D7AA0" w:rsidP="001D7AA0">
      <w:pPr>
        <w:pStyle w:val="afff6"/>
        <w:ind w:left="0"/>
        <w:jc w:val="right"/>
        <w:rPr>
          <w:rFonts w:cs="Arial"/>
          <w:b/>
          <w:sz w:val="22"/>
        </w:rPr>
      </w:pPr>
      <w:r>
        <w:rPr>
          <w:rFonts w:cs="Arial"/>
          <w:b/>
          <w:sz w:val="22"/>
        </w:rPr>
        <w:t xml:space="preserve">Рисунок </w:t>
      </w:r>
      <w:r w:rsidRPr="001D7AA0">
        <w:rPr>
          <w:rFonts w:cs="Arial"/>
          <w:b/>
          <w:sz w:val="22"/>
        </w:rPr>
        <w:t>2</w:t>
      </w:r>
      <w:r w:rsidRPr="00916FAB">
        <w:rPr>
          <w:rFonts w:cs="Arial"/>
          <w:b/>
          <w:sz w:val="22"/>
        </w:rPr>
        <w:t xml:space="preserve">. </w:t>
      </w:r>
      <w:r>
        <w:rPr>
          <w:rFonts w:cs="Arial"/>
          <w:b/>
          <w:sz w:val="22"/>
        </w:rPr>
        <w:t>Пример печатной формы листа входящей поставки</w:t>
      </w:r>
    </w:p>
    <w:p w14:paraId="0943AE5B" w14:textId="77777777" w:rsidR="001D7AA0" w:rsidRDefault="001D7AA0" w:rsidP="009107D9">
      <w:pPr>
        <w:ind w:firstLine="709"/>
        <w:rPr>
          <w:rFonts w:eastAsia="Calibri"/>
        </w:rPr>
      </w:pPr>
    </w:p>
    <w:p w14:paraId="20E3776E" w14:textId="550492CC" w:rsidR="007B0357" w:rsidRPr="007B0357" w:rsidRDefault="00250688" w:rsidP="007B0357">
      <w:pPr>
        <w:rPr>
          <w:rFonts w:eastAsia="Calibri"/>
        </w:rPr>
      </w:pPr>
      <w:r>
        <w:rPr>
          <w:rFonts w:eastAsia="Calibri"/>
          <w:noProof/>
          <w:lang w:eastAsia="ru-RU"/>
        </w:rPr>
        <w:drawing>
          <wp:inline distT="0" distB="0" distL="0" distR="0" wp14:anchorId="3CD00376" wp14:editId="05A71EDB">
            <wp:extent cx="6492240" cy="205143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7">
                      <a:extLst>
                        <a:ext uri="{28A0092B-C50C-407E-A947-70E740481C1C}">
                          <a14:useLocalDpi xmlns:a14="http://schemas.microsoft.com/office/drawing/2010/main" val="0"/>
                        </a:ext>
                      </a:extLst>
                    </a:blip>
                    <a:srcRect b="16908"/>
                    <a:stretch/>
                  </pic:blipFill>
                  <pic:spPr bwMode="auto">
                    <a:xfrm>
                      <a:off x="0" y="0"/>
                      <a:ext cx="6492240" cy="2051437"/>
                    </a:xfrm>
                    <a:prstGeom prst="rect">
                      <a:avLst/>
                    </a:prstGeom>
                    <a:noFill/>
                    <a:ln>
                      <a:noFill/>
                    </a:ln>
                    <a:extLst>
                      <a:ext uri="{53640926-AAD7-44D8-BBD7-CCE9431645EC}">
                        <a14:shadowObscured xmlns:a14="http://schemas.microsoft.com/office/drawing/2010/main"/>
                      </a:ext>
                    </a:extLst>
                  </pic:spPr>
                </pic:pic>
              </a:graphicData>
            </a:graphic>
          </wp:inline>
        </w:drawing>
      </w:r>
    </w:p>
    <w:p w14:paraId="4D7B69E1" w14:textId="77777777" w:rsidR="001D7AA0" w:rsidRDefault="001D7AA0" w:rsidP="001D7AA0">
      <w:pPr>
        <w:rPr>
          <w:rFonts w:eastAsia="Calibri"/>
          <w:lang w:val="en-US"/>
        </w:rPr>
      </w:pPr>
      <w:r>
        <w:rPr>
          <w:rFonts w:eastAsia="Calibri"/>
          <w:lang w:val="en-US"/>
        </w:rPr>
        <w:tab/>
      </w:r>
    </w:p>
    <w:p w14:paraId="3F322C7A" w14:textId="047311B8" w:rsidR="001D7AA0" w:rsidRDefault="001D7AA0" w:rsidP="001D7AA0">
      <w:pPr>
        <w:ind w:firstLine="708"/>
        <w:rPr>
          <w:rFonts w:eastAsia="Calibri"/>
        </w:rPr>
      </w:pPr>
      <w:r w:rsidRPr="001D7AA0">
        <w:rPr>
          <w:rFonts w:eastAsia="Calibri"/>
        </w:rPr>
        <w:t xml:space="preserve">На </w:t>
      </w:r>
      <w:r>
        <w:rPr>
          <w:rFonts w:eastAsia="Calibri"/>
        </w:rPr>
        <w:t>приведенном примере использованы поля:</w:t>
      </w:r>
    </w:p>
    <w:p w14:paraId="32B11BCD" w14:textId="4C8741F5" w:rsidR="009107D9" w:rsidRDefault="001D7AA0" w:rsidP="00823682">
      <w:pPr>
        <w:pStyle w:val="afc"/>
        <w:numPr>
          <w:ilvl w:val="0"/>
          <w:numId w:val="80"/>
        </w:numPr>
        <w:rPr>
          <w:rFonts w:eastAsia="Calibri"/>
        </w:rPr>
      </w:pPr>
      <w:r w:rsidRPr="001D7AA0">
        <w:rPr>
          <w:rFonts w:eastAsia="Calibri"/>
          <w:lang w:val="en-US"/>
        </w:rPr>
        <w:t>ASN</w:t>
      </w:r>
      <w:r w:rsidRPr="001D7AA0">
        <w:rPr>
          <w:rFonts w:eastAsia="Calibri"/>
        </w:rPr>
        <w:t>4500000387-1</w:t>
      </w:r>
      <w:r>
        <w:rPr>
          <w:rFonts w:eastAsia="Calibri"/>
        </w:rPr>
        <w:t xml:space="preserve"> – внешний номер авизо об отправке (может использоваться номер входящей поставки </w:t>
      </w:r>
      <w:r>
        <w:rPr>
          <w:rFonts w:eastAsia="Calibri"/>
          <w:lang w:val="en-US"/>
        </w:rPr>
        <w:t>ERP</w:t>
      </w:r>
      <w:r>
        <w:rPr>
          <w:rFonts w:eastAsia="Calibri"/>
        </w:rPr>
        <w:t xml:space="preserve"> – решение принимается на этапе разработки печатной формы;</w:t>
      </w:r>
    </w:p>
    <w:p w14:paraId="4601DD96" w14:textId="2177D803" w:rsidR="001D7AA0" w:rsidRDefault="0048784F" w:rsidP="00823682">
      <w:pPr>
        <w:pStyle w:val="afc"/>
        <w:numPr>
          <w:ilvl w:val="0"/>
          <w:numId w:val="80"/>
        </w:numPr>
        <w:rPr>
          <w:rFonts w:eastAsia="Calibri"/>
        </w:rPr>
      </w:pPr>
      <w:r>
        <w:rPr>
          <w:rFonts w:eastAsia="Calibri"/>
        </w:rPr>
        <w:t>ш</w:t>
      </w:r>
      <w:r w:rsidR="001D7AA0">
        <w:rPr>
          <w:rFonts w:eastAsia="Calibri"/>
        </w:rPr>
        <w:t xml:space="preserve">триховой код справа от внешнего номера авизо об отправке – штриховой код </w:t>
      </w:r>
      <w:r>
        <w:rPr>
          <w:rFonts w:eastAsia="Calibri"/>
        </w:rPr>
        <w:t xml:space="preserve">внешнего </w:t>
      </w:r>
      <w:r w:rsidR="001D7AA0">
        <w:rPr>
          <w:rFonts w:eastAsia="Calibri"/>
        </w:rPr>
        <w:t xml:space="preserve">номера </w:t>
      </w:r>
      <w:r>
        <w:rPr>
          <w:rFonts w:eastAsia="Calibri"/>
        </w:rPr>
        <w:t xml:space="preserve">авизо об отправке в формате </w:t>
      </w:r>
      <w:r>
        <w:rPr>
          <w:rFonts w:eastAsia="Calibri"/>
          <w:lang w:val="en-US"/>
        </w:rPr>
        <w:t>Code</w:t>
      </w:r>
      <w:r>
        <w:rPr>
          <w:rFonts w:eastAsia="Calibri"/>
        </w:rPr>
        <w:t>128;</w:t>
      </w:r>
    </w:p>
    <w:p w14:paraId="0DA6C1A3" w14:textId="59663351" w:rsidR="0048784F" w:rsidRDefault="0048784F" w:rsidP="00823682">
      <w:pPr>
        <w:pStyle w:val="afc"/>
        <w:numPr>
          <w:ilvl w:val="0"/>
          <w:numId w:val="80"/>
        </w:numPr>
        <w:rPr>
          <w:rFonts w:eastAsia="Calibri"/>
        </w:rPr>
      </w:pPr>
      <w:r>
        <w:rPr>
          <w:rFonts w:eastAsia="Calibri"/>
        </w:rPr>
        <w:t>место приемки – значение в примере «</w:t>
      </w:r>
      <w:r>
        <w:rPr>
          <w:rFonts w:eastAsia="Calibri"/>
          <w:lang w:val="en-US"/>
        </w:rPr>
        <w:t>GR</w:t>
      </w:r>
      <w:r w:rsidRPr="0048784F">
        <w:rPr>
          <w:rFonts w:eastAsia="Calibri"/>
        </w:rPr>
        <w:t>-</w:t>
      </w:r>
      <w:r>
        <w:rPr>
          <w:rFonts w:eastAsia="Calibri"/>
          <w:lang w:val="en-US"/>
        </w:rPr>
        <w:t>COLD</w:t>
      </w:r>
      <w:r>
        <w:rPr>
          <w:rFonts w:eastAsia="Calibri"/>
        </w:rPr>
        <w:t xml:space="preserve">» – техническое наименование участка приемки из </w:t>
      </w:r>
      <w:r w:rsidR="001B118F">
        <w:rPr>
          <w:rFonts w:eastAsia="Calibri"/>
        </w:rPr>
        <w:t>модуля</w:t>
      </w:r>
      <w:r>
        <w:rPr>
          <w:rFonts w:eastAsia="Calibri"/>
        </w:rPr>
        <w:t xml:space="preserve"> </w:t>
      </w:r>
      <w:r>
        <w:rPr>
          <w:rFonts w:eastAsia="Calibri"/>
          <w:lang w:val="en-US"/>
        </w:rPr>
        <w:t>SAP</w:t>
      </w:r>
      <w:r w:rsidRPr="0048784F">
        <w:rPr>
          <w:rFonts w:eastAsia="Calibri"/>
        </w:rPr>
        <w:t xml:space="preserve"> </w:t>
      </w:r>
      <w:r>
        <w:rPr>
          <w:rFonts w:eastAsia="Calibri"/>
          <w:lang w:val="en-US"/>
        </w:rPr>
        <w:t>EWM</w:t>
      </w:r>
      <w:r>
        <w:rPr>
          <w:rFonts w:eastAsia="Calibri"/>
        </w:rPr>
        <w:t>. Значение в данном поле зависит от того, на каком участке приемки будет обрабатываться данная входящая поставка. Назначение участка приемки происходит в системе автоматически при постановке ТЕ на ворота либо вручную оператором склада СП.</w:t>
      </w:r>
    </w:p>
    <w:p w14:paraId="36051ECA" w14:textId="127C609C" w:rsidR="0048784F" w:rsidRDefault="0048784F" w:rsidP="00823682">
      <w:pPr>
        <w:pStyle w:val="afc"/>
        <w:numPr>
          <w:ilvl w:val="0"/>
          <w:numId w:val="80"/>
        </w:numPr>
        <w:rPr>
          <w:rFonts w:eastAsia="Calibri"/>
        </w:rPr>
      </w:pPr>
      <w:r>
        <w:rPr>
          <w:rFonts w:eastAsia="Calibri"/>
        </w:rPr>
        <w:t>штриховой код ниже значения «</w:t>
      </w:r>
      <w:r>
        <w:rPr>
          <w:rFonts w:eastAsia="Calibri"/>
          <w:lang w:val="en-US"/>
        </w:rPr>
        <w:t>GR</w:t>
      </w:r>
      <w:r w:rsidRPr="0048784F">
        <w:rPr>
          <w:rFonts w:eastAsia="Calibri"/>
        </w:rPr>
        <w:t>-</w:t>
      </w:r>
      <w:r>
        <w:rPr>
          <w:rFonts w:eastAsia="Calibri"/>
          <w:lang w:val="en-US"/>
        </w:rPr>
        <w:t>COLD</w:t>
      </w:r>
      <w:r>
        <w:rPr>
          <w:rFonts w:eastAsia="Calibri"/>
        </w:rPr>
        <w:t xml:space="preserve">» – штриховой код участка приемки, генерируемый либо задаваемый вручную в </w:t>
      </w:r>
      <w:r w:rsidR="001B118F">
        <w:rPr>
          <w:rFonts w:eastAsia="Calibri"/>
        </w:rPr>
        <w:t>модуле</w:t>
      </w:r>
      <w:r>
        <w:rPr>
          <w:rFonts w:eastAsia="Calibri"/>
        </w:rPr>
        <w:t xml:space="preserve"> </w:t>
      </w:r>
      <w:r>
        <w:rPr>
          <w:rFonts w:eastAsia="Calibri"/>
          <w:lang w:val="en-US"/>
        </w:rPr>
        <w:t>SAP</w:t>
      </w:r>
      <w:r w:rsidRPr="0048784F">
        <w:rPr>
          <w:rFonts w:eastAsia="Calibri"/>
        </w:rPr>
        <w:t xml:space="preserve"> </w:t>
      </w:r>
      <w:r>
        <w:rPr>
          <w:rFonts w:eastAsia="Calibri"/>
          <w:lang w:val="en-US"/>
        </w:rPr>
        <w:t>EWM</w:t>
      </w:r>
      <w:r>
        <w:rPr>
          <w:rFonts w:eastAsia="Calibri"/>
        </w:rPr>
        <w:t xml:space="preserve"> для данного участка приемки;</w:t>
      </w:r>
    </w:p>
    <w:p w14:paraId="6C692DBA" w14:textId="2118BE49" w:rsidR="0048784F" w:rsidRDefault="0086146E" w:rsidP="00823682">
      <w:pPr>
        <w:pStyle w:val="afc"/>
        <w:numPr>
          <w:ilvl w:val="0"/>
          <w:numId w:val="80"/>
        </w:numPr>
        <w:rPr>
          <w:rFonts w:eastAsia="Calibri"/>
        </w:rPr>
      </w:pPr>
      <w:r>
        <w:rPr>
          <w:rFonts w:eastAsia="Calibri"/>
        </w:rPr>
        <w:t>штриховой код товара – штриховой код позиции МТР, подлежащей приемк</w:t>
      </w:r>
      <w:r w:rsidR="008E669E">
        <w:rPr>
          <w:rFonts w:eastAsia="Calibri"/>
        </w:rPr>
        <w:t>е</w:t>
      </w:r>
      <w:r>
        <w:rPr>
          <w:rFonts w:eastAsia="Calibri"/>
        </w:rPr>
        <w:t xml:space="preserve"> в рамках данной входящей поставки. Штриховой код присутствует в </w:t>
      </w:r>
      <w:r w:rsidR="001B118F">
        <w:rPr>
          <w:rFonts w:eastAsia="Calibri"/>
        </w:rPr>
        <w:t>модуле</w:t>
      </w:r>
      <w:r>
        <w:rPr>
          <w:rFonts w:eastAsia="Calibri"/>
        </w:rPr>
        <w:t xml:space="preserve"> </w:t>
      </w:r>
      <w:r>
        <w:rPr>
          <w:rFonts w:eastAsia="Calibri"/>
          <w:lang w:val="en-US"/>
        </w:rPr>
        <w:t>SAP</w:t>
      </w:r>
      <w:r w:rsidRPr="0086146E">
        <w:rPr>
          <w:rFonts w:eastAsia="Calibri"/>
        </w:rPr>
        <w:t xml:space="preserve"> </w:t>
      </w:r>
      <w:r>
        <w:rPr>
          <w:rFonts w:eastAsia="Calibri"/>
          <w:lang w:val="en-US"/>
        </w:rPr>
        <w:t>EWM</w:t>
      </w:r>
      <w:r w:rsidRPr="0086146E">
        <w:rPr>
          <w:rFonts w:eastAsia="Calibri"/>
        </w:rPr>
        <w:t xml:space="preserve"> </w:t>
      </w:r>
      <w:r>
        <w:rPr>
          <w:rFonts w:eastAsia="Calibri"/>
        </w:rPr>
        <w:t>на уровне позиции МТР. В случае отсутствия ШК для позиции поставки, система авто</w:t>
      </w:r>
      <w:r w:rsidR="005131EF">
        <w:rPr>
          <w:rFonts w:eastAsia="Calibri"/>
        </w:rPr>
        <w:t xml:space="preserve">матически генерирует ШК товара (код </w:t>
      </w:r>
      <w:r w:rsidR="005131EF">
        <w:rPr>
          <w:rFonts w:eastAsia="Calibri"/>
          <w:lang w:val="en-US"/>
        </w:rPr>
        <w:t>SAP</w:t>
      </w:r>
      <w:r w:rsidR="005131EF">
        <w:rPr>
          <w:rFonts w:eastAsia="Calibri"/>
        </w:rPr>
        <w:t xml:space="preserve">) в формате </w:t>
      </w:r>
      <w:r w:rsidR="005131EF">
        <w:rPr>
          <w:rFonts w:eastAsia="Calibri"/>
          <w:lang w:val="en-US"/>
        </w:rPr>
        <w:t>Code</w:t>
      </w:r>
      <w:r w:rsidR="005131EF">
        <w:rPr>
          <w:rFonts w:eastAsia="Calibri"/>
        </w:rPr>
        <w:t>128 и заполняет поле этим штриховым кодом.</w:t>
      </w:r>
    </w:p>
    <w:p w14:paraId="7B4AD0A9" w14:textId="769C7B3E" w:rsidR="00250688" w:rsidRDefault="00250688" w:rsidP="00250688">
      <w:pPr>
        <w:ind w:firstLine="709"/>
        <w:rPr>
          <w:rFonts w:eastAsia="Calibri"/>
        </w:rPr>
      </w:pPr>
    </w:p>
    <w:p w14:paraId="1684A99B" w14:textId="7260FF06" w:rsidR="005131EF" w:rsidRDefault="00D93622" w:rsidP="00D93622">
      <w:pPr>
        <w:pStyle w:val="5"/>
        <w:numPr>
          <w:ilvl w:val="0"/>
          <w:numId w:val="0"/>
        </w:numPr>
        <w:ind w:firstLine="709"/>
      </w:pPr>
      <w:r>
        <w:t xml:space="preserve">ММ25. </w:t>
      </w:r>
      <w:r w:rsidR="005131EF" w:rsidRPr="005131EF">
        <w:t>Уведомление об истечении срока годности МТР</w:t>
      </w:r>
    </w:p>
    <w:p w14:paraId="3C1A661F" w14:textId="7CE3288B" w:rsidR="005131EF" w:rsidRDefault="00407B18" w:rsidP="00407B18">
      <w:pPr>
        <w:ind w:firstLine="709"/>
        <w:rPr>
          <w:rFonts w:eastAsia="Calibri"/>
        </w:rPr>
      </w:pPr>
      <w:r>
        <w:rPr>
          <w:rFonts w:eastAsia="Calibri"/>
        </w:rPr>
        <w:t xml:space="preserve">Автоматическое уведомление об истечении срока годности МТР разрабатывается для удобства пользователей при мониторинге остаточного срока годности МТР, в отношении которых такой учет ведется. Данная разработка позволит также снизить количество ручных операций по формированию отчетов </w:t>
      </w:r>
      <w:r w:rsidR="001C0EBB">
        <w:rPr>
          <w:rFonts w:eastAsia="Calibri"/>
        </w:rPr>
        <w:t>по остаточным срокам годности МТР, находящихся на хранении на складе, а также позволит своевременно уведомлять заинтересованные подразделения компании об истечении сроков годности МТР</w:t>
      </w:r>
      <w:r>
        <w:rPr>
          <w:rFonts w:eastAsia="Calibri"/>
        </w:rPr>
        <w:t xml:space="preserve">. </w:t>
      </w:r>
    </w:p>
    <w:p w14:paraId="7AD3C544" w14:textId="4D48C68B" w:rsidR="00407B18" w:rsidRDefault="001C0EBB" w:rsidP="00250688">
      <w:pPr>
        <w:ind w:firstLine="709"/>
        <w:rPr>
          <w:rFonts w:eastAsia="Calibri"/>
        </w:rPr>
      </w:pPr>
      <w:r>
        <w:rPr>
          <w:rFonts w:eastAsia="Calibri"/>
          <w:lang w:val="en-US"/>
        </w:rPr>
        <w:t>SAP</w:t>
      </w:r>
      <w:r w:rsidRPr="001C0EBB">
        <w:rPr>
          <w:rFonts w:eastAsia="Calibri"/>
        </w:rPr>
        <w:t xml:space="preserve"> </w:t>
      </w:r>
      <w:r>
        <w:rPr>
          <w:rFonts w:eastAsia="Calibri"/>
          <w:lang w:val="en-US"/>
        </w:rPr>
        <w:t>EWM</w:t>
      </w:r>
      <w:r w:rsidRPr="001C0EBB">
        <w:rPr>
          <w:rFonts w:eastAsia="Calibri"/>
        </w:rPr>
        <w:t xml:space="preserve"> </w:t>
      </w:r>
      <w:r>
        <w:rPr>
          <w:rFonts w:eastAsia="Calibri"/>
        </w:rPr>
        <w:t>в фоновом режиме осуществляет проверку остаточного срока годности по МТР, в отношении которых такой учет ведется. Периодичность такой проверки будет определена на этапе составления технического задания для реализаци</w:t>
      </w:r>
      <w:r w:rsidR="008E669E">
        <w:rPr>
          <w:rFonts w:eastAsia="Calibri"/>
        </w:rPr>
        <w:t>и</w:t>
      </w:r>
      <w:r>
        <w:rPr>
          <w:rFonts w:eastAsia="Calibri"/>
        </w:rPr>
        <w:t xml:space="preserve"> данной разработки.</w:t>
      </w:r>
    </w:p>
    <w:p w14:paraId="03FD2F1F" w14:textId="186FE16F" w:rsidR="005A35B8" w:rsidRDefault="005A35B8" w:rsidP="00250688">
      <w:pPr>
        <w:ind w:firstLine="709"/>
        <w:rPr>
          <w:rFonts w:eastAsia="Calibri"/>
        </w:rPr>
      </w:pPr>
      <w:r>
        <w:rPr>
          <w:rFonts w:eastAsia="Calibri"/>
        </w:rPr>
        <w:t xml:space="preserve">В </w:t>
      </w:r>
      <w:r w:rsidR="001B118F">
        <w:rPr>
          <w:rFonts w:eastAsia="Calibri"/>
        </w:rPr>
        <w:t>модуле</w:t>
      </w:r>
      <w:r>
        <w:rPr>
          <w:rFonts w:eastAsia="Calibri"/>
        </w:rPr>
        <w:t xml:space="preserve"> </w:t>
      </w:r>
      <w:r>
        <w:rPr>
          <w:rFonts w:eastAsia="Calibri"/>
          <w:lang w:val="en-US"/>
        </w:rPr>
        <w:t>SAP</w:t>
      </w:r>
      <w:r w:rsidRPr="005A35B8">
        <w:rPr>
          <w:rFonts w:eastAsia="Calibri"/>
        </w:rPr>
        <w:t xml:space="preserve"> </w:t>
      </w:r>
      <w:r>
        <w:rPr>
          <w:rFonts w:eastAsia="Calibri"/>
          <w:lang w:val="en-US"/>
        </w:rPr>
        <w:t>EWM</w:t>
      </w:r>
      <w:r w:rsidRPr="005A35B8">
        <w:rPr>
          <w:rFonts w:eastAsia="Calibri"/>
        </w:rPr>
        <w:t xml:space="preserve"> </w:t>
      </w:r>
      <w:r w:rsidR="00C4515D">
        <w:rPr>
          <w:rFonts w:eastAsia="Calibri"/>
        </w:rPr>
        <w:t>на уровне</w:t>
      </w:r>
      <w:r>
        <w:rPr>
          <w:rFonts w:eastAsia="Calibri"/>
        </w:rPr>
        <w:t xml:space="preserve"> </w:t>
      </w:r>
      <w:r w:rsidR="00C4515D">
        <w:rPr>
          <w:rFonts w:eastAsia="Calibri"/>
        </w:rPr>
        <w:t xml:space="preserve">записи </w:t>
      </w:r>
      <w:r>
        <w:rPr>
          <w:rFonts w:eastAsia="Calibri"/>
        </w:rPr>
        <w:t>склад</w:t>
      </w:r>
      <w:r w:rsidR="00C4515D">
        <w:rPr>
          <w:rFonts w:eastAsia="Calibri"/>
        </w:rPr>
        <w:t xml:space="preserve">ского продукта </w:t>
      </w:r>
      <w:r>
        <w:rPr>
          <w:rFonts w:eastAsia="Calibri"/>
        </w:rPr>
        <w:t xml:space="preserve">добавляется признак «Учет ОСГ». Данный признак заполняется посредством чекбокса. Кроме того, в запись </w:t>
      </w:r>
      <w:r w:rsidR="00C4515D">
        <w:rPr>
          <w:rFonts w:eastAsia="Calibri"/>
        </w:rPr>
        <w:t xml:space="preserve">складского продукта </w:t>
      </w:r>
      <w:r>
        <w:rPr>
          <w:rFonts w:eastAsia="Calibri"/>
        </w:rPr>
        <w:t>добавляется поле «% ОСГ»</w:t>
      </w:r>
      <w:r w:rsidR="00C4515D">
        <w:rPr>
          <w:rFonts w:eastAsia="Calibri"/>
        </w:rPr>
        <w:t xml:space="preserve"> </w:t>
      </w:r>
      <w:r>
        <w:rPr>
          <w:rFonts w:eastAsia="Calibri"/>
        </w:rPr>
        <w:t>для указания порогового значения остаточного срока годности дл</w:t>
      </w:r>
      <w:r w:rsidR="008E669E">
        <w:rPr>
          <w:rFonts w:eastAsia="Calibri"/>
        </w:rPr>
        <w:t>я</w:t>
      </w:r>
      <w:r>
        <w:rPr>
          <w:rFonts w:eastAsia="Calibri"/>
        </w:rPr>
        <w:t xml:space="preserve"> данной позиции МТР. Значение представляет собой двузначный численный код, целое число. В случае, если признак «Учет ОСГ» заполнен, поле «%ОСГ» становится активным и может быть заполнено значением.</w:t>
      </w:r>
    </w:p>
    <w:p w14:paraId="38B54AC4" w14:textId="6FBC2C5C" w:rsidR="009E2DFD" w:rsidRDefault="005A35B8" w:rsidP="00250688">
      <w:pPr>
        <w:ind w:firstLine="709"/>
        <w:rPr>
          <w:rFonts w:eastAsia="Calibri"/>
        </w:rPr>
      </w:pPr>
      <w:r>
        <w:rPr>
          <w:rFonts w:eastAsia="Calibri"/>
        </w:rPr>
        <w:t xml:space="preserve">В </w:t>
      </w:r>
      <w:r w:rsidR="001B118F">
        <w:rPr>
          <w:rFonts w:eastAsia="Calibri"/>
        </w:rPr>
        <w:t>модуль</w:t>
      </w:r>
      <w:r w:rsidR="009E2DFD">
        <w:rPr>
          <w:rFonts w:eastAsia="Calibri"/>
        </w:rPr>
        <w:t xml:space="preserve"> </w:t>
      </w:r>
      <w:r w:rsidR="009E2DFD">
        <w:rPr>
          <w:rFonts w:eastAsia="Calibri"/>
          <w:lang w:val="en-US"/>
        </w:rPr>
        <w:t>SAP</w:t>
      </w:r>
      <w:r w:rsidR="009E2DFD" w:rsidRPr="009E2DFD">
        <w:rPr>
          <w:rFonts w:eastAsia="Calibri"/>
        </w:rPr>
        <w:t xml:space="preserve"> </w:t>
      </w:r>
      <w:r w:rsidR="009E2DFD">
        <w:rPr>
          <w:rFonts w:eastAsia="Calibri"/>
          <w:lang w:val="en-US"/>
        </w:rPr>
        <w:t>EWM</w:t>
      </w:r>
      <w:r w:rsidR="009E2DFD" w:rsidRPr="009E2DFD">
        <w:rPr>
          <w:rFonts w:eastAsia="Calibri"/>
        </w:rPr>
        <w:t xml:space="preserve"> </w:t>
      </w:r>
      <w:r w:rsidR="009E2DFD">
        <w:rPr>
          <w:rFonts w:eastAsia="Calibri"/>
        </w:rPr>
        <w:t xml:space="preserve">в отношении групп МТР массовой обработкой либо попозиционно вносятся данные, необходимые для выдачи уведомления об истечении срока годности. Эти данные содержат </w:t>
      </w:r>
      <w:r>
        <w:rPr>
          <w:rFonts w:eastAsia="Calibri"/>
        </w:rPr>
        <w:t xml:space="preserve">пороговое </w:t>
      </w:r>
      <w:r w:rsidR="009E2DFD">
        <w:rPr>
          <w:rFonts w:eastAsia="Calibri"/>
        </w:rPr>
        <w:t xml:space="preserve">значение процента остаточного срока годности, при котором </w:t>
      </w:r>
      <w:r w:rsidR="001B118F">
        <w:rPr>
          <w:rFonts w:eastAsia="Calibri"/>
        </w:rPr>
        <w:t>модуль</w:t>
      </w:r>
      <w:r w:rsidR="009E2DFD">
        <w:rPr>
          <w:rFonts w:eastAsia="Calibri"/>
        </w:rPr>
        <w:t xml:space="preserve"> </w:t>
      </w:r>
      <w:r w:rsidR="009E2DFD">
        <w:rPr>
          <w:rFonts w:eastAsia="Calibri"/>
          <w:lang w:val="en-US"/>
        </w:rPr>
        <w:t>SAP</w:t>
      </w:r>
      <w:r w:rsidR="009E2DFD" w:rsidRPr="009E2DFD">
        <w:rPr>
          <w:rFonts w:eastAsia="Calibri"/>
        </w:rPr>
        <w:t xml:space="preserve"> </w:t>
      </w:r>
      <w:r w:rsidR="009E2DFD">
        <w:rPr>
          <w:rFonts w:eastAsia="Calibri"/>
          <w:lang w:val="en-US"/>
        </w:rPr>
        <w:t>EWM</w:t>
      </w:r>
      <w:r w:rsidR="009E2DFD">
        <w:rPr>
          <w:rFonts w:eastAsia="Calibri"/>
        </w:rPr>
        <w:t xml:space="preserve"> долж</w:t>
      </w:r>
      <w:r w:rsidR="001B118F">
        <w:rPr>
          <w:rFonts w:eastAsia="Calibri"/>
        </w:rPr>
        <w:t>ен</w:t>
      </w:r>
      <w:r w:rsidR="009E2DFD">
        <w:rPr>
          <w:rFonts w:eastAsia="Calibri"/>
        </w:rPr>
        <w:t xml:space="preserve"> формировать уведомление. Уведомление формируется применительно к каждому отдельному товарному кванту, имеющему срок годности.</w:t>
      </w:r>
    </w:p>
    <w:p w14:paraId="64D6EB00" w14:textId="77777777" w:rsidR="00C4515D" w:rsidRDefault="009E2DFD" w:rsidP="00250688">
      <w:pPr>
        <w:ind w:firstLine="709"/>
        <w:rPr>
          <w:rFonts w:eastAsia="Calibri"/>
        </w:rPr>
      </w:pPr>
      <w:r>
        <w:rPr>
          <w:rFonts w:eastAsia="Calibri"/>
        </w:rPr>
        <w:t xml:space="preserve">К примеру, по позиции 52 </w:t>
      </w:r>
      <w:r w:rsidR="005A35B8">
        <w:rPr>
          <w:rFonts w:eastAsia="Calibri"/>
        </w:rPr>
        <w:t xml:space="preserve">пороговое </w:t>
      </w:r>
      <w:r>
        <w:rPr>
          <w:rFonts w:eastAsia="Calibri"/>
        </w:rPr>
        <w:t xml:space="preserve">значение остаточного срока годности </w:t>
      </w:r>
      <w:r w:rsidR="00C4515D">
        <w:rPr>
          <w:rFonts w:eastAsia="Calibri"/>
        </w:rPr>
        <w:t xml:space="preserve">МТР на остатках </w:t>
      </w:r>
      <w:r>
        <w:rPr>
          <w:rFonts w:eastAsia="Calibri"/>
        </w:rPr>
        <w:t xml:space="preserve">равно 30%, а </w:t>
      </w:r>
      <w:r w:rsidR="00C4515D">
        <w:rPr>
          <w:rFonts w:eastAsia="Calibri"/>
        </w:rPr>
        <w:t xml:space="preserve">значение в поле «% ОСГ» для данного складского продукта равно </w:t>
      </w:r>
      <w:r>
        <w:rPr>
          <w:rFonts w:eastAsia="Calibri"/>
        </w:rPr>
        <w:t>35. В данном</w:t>
      </w:r>
      <w:r w:rsidR="00C4515D">
        <w:rPr>
          <w:rFonts w:eastAsia="Calibri"/>
        </w:rPr>
        <w:t xml:space="preserve"> случае значение в поле «% ОСГ» выше, чем фактический остаточный срок годности МТР. Следовательно, </w:t>
      </w:r>
      <w:r>
        <w:rPr>
          <w:rFonts w:eastAsia="Calibri"/>
        </w:rPr>
        <w:t xml:space="preserve">системой формируется уведомление. </w:t>
      </w:r>
    </w:p>
    <w:p w14:paraId="750A17B8" w14:textId="192B3013" w:rsidR="009E2DFD" w:rsidRDefault="009E2DFD" w:rsidP="00250688">
      <w:pPr>
        <w:ind w:firstLine="709"/>
        <w:rPr>
          <w:rFonts w:eastAsia="Calibri"/>
        </w:rPr>
      </w:pPr>
      <w:r>
        <w:rPr>
          <w:rFonts w:eastAsia="Calibri"/>
        </w:rPr>
        <w:t xml:space="preserve">Если для позиции МТР </w:t>
      </w:r>
      <w:r w:rsidR="0086043F">
        <w:rPr>
          <w:rFonts w:eastAsia="Calibri"/>
        </w:rPr>
        <w:t xml:space="preserve">признак «Учет ОСГ» заполнен, но </w:t>
      </w:r>
      <w:r w:rsidR="005A35B8">
        <w:rPr>
          <w:rFonts w:eastAsia="Calibri"/>
        </w:rPr>
        <w:t>пороговое значение остаточного срока годности равно нулю, то уведомление будет формироваться после полного истечения срока годности.</w:t>
      </w:r>
    </w:p>
    <w:p w14:paraId="28DFF6D6" w14:textId="00E80C7D" w:rsidR="0086043F" w:rsidRDefault="0086043F" w:rsidP="00250688">
      <w:pPr>
        <w:ind w:firstLine="709"/>
        <w:rPr>
          <w:rFonts w:eastAsia="Calibri"/>
        </w:rPr>
      </w:pPr>
      <w:r>
        <w:rPr>
          <w:rFonts w:eastAsia="Calibri"/>
        </w:rPr>
        <w:t>В случае изменения значения поля «% ОСГ» для конкретной позиции МТР, система автоматически запускает фоновую проверку остаточного срока годности в отношении данной позиции МТР.</w:t>
      </w:r>
    </w:p>
    <w:p w14:paraId="41FB917A" w14:textId="56E96BE9" w:rsidR="001C0EBB" w:rsidRDefault="009E2DFD" w:rsidP="00250688">
      <w:pPr>
        <w:ind w:firstLine="709"/>
        <w:rPr>
          <w:rFonts w:eastAsia="Calibri"/>
        </w:rPr>
      </w:pPr>
      <w:r>
        <w:rPr>
          <w:rFonts w:eastAsia="Calibri"/>
        </w:rPr>
        <w:t xml:space="preserve">Уведомление об истечении срока годности </w:t>
      </w:r>
      <w:r w:rsidR="0086043F">
        <w:rPr>
          <w:rFonts w:eastAsia="Calibri"/>
        </w:rPr>
        <w:t>формируется в виде письма на электронную почту. В данной разработке необходимо предусмотреть возможность редактирования адреса электронной почты получателя и текста сообщения, а также периодичности проверки системой остаточных сроков годности МТР, находящихся на хранении на складе.</w:t>
      </w:r>
    </w:p>
    <w:p w14:paraId="53DDA9C7" w14:textId="08FF98C0" w:rsidR="00546EA1" w:rsidRDefault="00546EA1" w:rsidP="00250688">
      <w:pPr>
        <w:ind w:firstLine="709"/>
        <w:rPr>
          <w:rFonts w:eastAsia="Calibri"/>
        </w:rPr>
      </w:pPr>
      <w:r>
        <w:rPr>
          <w:rFonts w:eastAsia="Calibri"/>
        </w:rPr>
        <w:t>Данная разработка требует соблюдения минимальных условий:</w:t>
      </w:r>
    </w:p>
    <w:p w14:paraId="5093A7B6" w14:textId="020F57F6" w:rsidR="00546EA1" w:rsidRDefault="00546EA1" w:rsidP="00823682">
      <w:pPr>
        <w:pStyle w:val="afc"/>
        <w:numPr>
          <w:ilvl w:val="0"/>
          <w:numId w:val="81"/>
        </w:numPr>
        <w:rPr>
          <w:rFonts w:eastAsia="Calibri"/>
        </w:rPr>
      </w:pPr>
      <w:r>
        <w:rPr>
          <w:rFonts w:eastAsia="Calibri"/>
        </w:rPr>
        <w:t xml:space="preserve">ведения значения </w:t>
      </w:r>
      <w:r>
        <w:rPr>
          <w:rFonts w:eastAsia="Calibri"/>
          <w:lang w:val="en-US"/>
        </w:rPr>
        <w:t>shelf</w:t>
      </w:r>
      <w:r w:rsidRPr="00546EA1">
        <w:rPr>
          <w:rFonts w:eastAsia="Calibri"/>
        </w:rPr>
        <w:t>-</w:t>
      </w:r>
      <w:r>
        <w:rPr>
          <w:rFonts w:eastAsia="Calibri"/>
          <w:lang w:val="en-US"/>
        </w:rPr>
        <w:t>life</w:t>
      </w:r>
      <w:r w:rsidRPr="00546EA1">
        <w:rPr>
          <w:rFonts w:eastAsia="Calibri"/>
        </w:rPr>
        <w:t xml:space="preserve"> </w:t>
      </w:r>
      <w:r>
        <w:rPr>
          <w:rFonts w:eastAsia="Calibri"/>
        </w:rPr>
        <w:t>для позиций МТР;</w:t>
      </w:r>
    </w:p>
    <w:p w14:paraId="21AE306A" w14:textId="172822FD" w:rsidR="00546EA1" w:rsidRPr="00546EA1" w:rsidRDefault="00D4426D" w:rsidP="00823682">
      <w:pPr>
        <w:pStyle w:val="afc"/>
        <w:numPr>
          <w:ilvl w:val="0"/>
          <w:numId w:val="81"/>
        </w:numPr>
        <w:rPr>
          <w:rFonts w:eastAsia="Calibri"/>
        </w:rPr>
      </w:pPr>
      <w:r>
        <w:rPr>
          <w:rFonts w:eastAsia="Calibri"/>
        </w:rPr>
        <w:t>ввода даты производства либ</w:t>
      </w:r>
      <w:r w:rsidR="008E669E">
        <w:rPr>
          <w:rFonts w:eastAsia="Calibri"/>
        </w:rPr>
        <w:t>о</w:t>
      </w:r>
      <w:r>
        <w:rPr>
          <w:rFonts w:eastAsia="Calibri"/>
        </w:rPr>
        <w:t xml:space="preserve"> даты истечения срока годности при приемке для МТР, в отношении которых требуется учет срока годности.</w:t>
      </w:r>
    </w:p>
    <w:p w14:paraId="1E69E755" w14:textId="3B887C98" w:rsidR="000C0BB2" w:rsidRPr="005131EF" w:rsidRDefault="000C0BB2" w:rsidP="000C0BB2">
      <w:pPr>
        <w:ind w:firstLine="709"/>
        <w:rPr>
          <w:rFonts w:eastAsia="Calibri"/>
        </w:rPr>
      </w:pPr>
      <w:r>
        <w:rPr>
          <w:rFonts w:eastAsia="Calibri"/>
        </w:rPr>
        <w:t xml:space="preserve">Детальное техническое задание будет разработано на этапе настройки и внедрения </w:t>
      </w:r>
      <w:r w:rsidR="001B118F">
        <w:rPr>
          <w:rFonts w:eastAsia="Calibri"/>
        </w:rPr>
        <w:t>модуля</w:t>
      </w:r>
      <w:r>
        <w:rPr>
          <w:rFonts w:eastAsia="Calibri"/>
        </w:rPr>
        <w:t xml:space="preserve"> </w:t>
      </w:r>
      <w:r>
        <w:rPr>
          <w:rFonts w:eastAsia="Calibri"/>
          <w:lang w:val="en-US"/>
        </w:rPr>
        <w:t>SAP</w:t>
      </w:r>
      <w:r w:rsidRPr="000C0BB2">
        <w:rPr>
          <w:rFonts w:eastAsia="Calibri"/>
        </w:rPr>
        <w:t xml:space="preserve"> </w:t>
      </w:r>
      <w:r>
        <w:rPr>
          <w:rFonts w:eastAsia="Calibri"/>
          <w:lang w:val="en-US"/>
        </w:rPr>
        <w:t>EWM</w:t>
      </w:r>
      <w:r>
        <w:rPr>
          <w:rFonts w:eastAsia="Calibri"/>
        </w:rPr>
        <w:t>.</w:t>
      </w:r>
    </w:p>
    <w:p w14:paraId="1FBC85E8" w14:textId="77777777" w:rsidR="000C0BB2" w:rsidRDefault="000C0BB2" w:rsidP="00250688">
      <w:pPr>
        <w:ind w:firstLine="709"/>
        <w:rPr>
          <w:rFonts w:eastAsia="Calibri"/>
        </w:rPr>
      </w:pPr>
    </w:p>
    <w:p w14:paraId="5E1DA840" w14:textId="5FFEF448" w:rsidR="005131EF" w:rsidRDefault="00D93622" w:rsidP="00D93622">
      <w:pPr>
        <w:pStyle w:val="5"/>
        <w:numPr>
          <w:ilvl w:val="0"/>
          <w:numId w:val="0"/>
        </w:numPr>
        <w:ind w:firstLine="709"/>
      </w:pPr>
      <w:r>
        <w:t xml:space="preserve">ММ26. </w:t>
      </w:r>
      <w:r w:rsidR="005131EF" w:rsidRPr="005131EF">
        <w:t>Запрет массовой обработки ЕО при проведении отпуска материалов</w:t>
      </w:r>
    </w:p>
    <w:p w14:paraId="605C85C8" w14:textId="05E01E47" w:rsidR="00B60F57" w:rsidRDefault="00B60F57" w:rsidP="00250688">
      <w:pPr>
        <w:ind w:firstLine="709"/>
        <w:rPr>
          <w:rFonts w:eastAsia="Calibri"/>
        </w:rPr>
      </w:pPr>
      <w:r>
        <w:rPr>
          <w:rFonts w:eastAsia="Calibri"/>
        </w:rPr>
        <w:t>Данное бизнес-требование обусловлено необходимостью минимизации ошибок исполнителей при проводке отпуска материалов в отношении транспортной единицы при отгрузке МТР на единицах обработки и касается изменения статуса документа с рабочего места.</w:t>
      </w:r>
    </w:p>
    <w:p w14:paraId="4D50457B" w14:textId="2E0E4C4A" w:rsidR="00B60F57" w:rsidRDefault="00B60F57" w:rsidP="00250688">
      <w:pPr>
        <w:ind w:firstLine="709"/>
        <w:rPr>
          <w:rFonts w:eastAsia="Calibri"/>
        </w:rPr>
      </w:pPr>
      <w:r>
        <w:rPr>
          <w:rFonts w:eastAsia="Calibri"/>
        </w:rPr>
        <w:t xml:space="preserve">При обработке транспортной единицы по исходящей поставке (транзакция </w:t>
      </w:r>
      <w:r>
        <w:rPr>
          <w:rFonts w:eastAsia="Calibri"/>
          <w:lang w:val="en-US"/>
        </w:rPr>
        <w:t>SCWM</w:t>
      </w:r>
      <w:r w:rsidRPr="00B60F57">
        <w:rPr>
          <w:rFonts w:eastAsia="Calibri"/>
        </w:rPr>
        <w:t>/</w:t>
      </w:r>
      <w:r>
        <w:rPr>
          <w:rFonts w:eastAsia="Calibri"/>
          <w:lang w:val="en-US"/>
        </w:rPr>
        <w:t>TU</w:t>
      </w:r>
      <w:r>
        <w:rPr>
          <w:rFonts w:eastAsia="Calibri"/>
        </w:rPr>
        <w:t>) необходимо запретить проводку отпуска материала по ТЕ посредством массовой обработки всех ЕО. Остается техническая возможность проводки отпуска материалов по каждой отдельно взятой ЕО.</w:t>
      </w:r>
    </w:p>
    <w:p w14:paraId="0A24E8FB" w14:textId="77777777" w:rsidR="00B60F57" w:rsidRDefault="00B60F57" w:rsidP="00250688">
      <w:pPr>
        <w:ind w:firstLine="709"/>
        <w:rPr>
          <w:rFonts w:eastAsia="Calibri"/>
        </w:rPr>
      </w:pPr>
    </w:p>
    <w:p w14:paraId="73BDFDB8" w14:textId="33EA175B" w:rsidR="005131EF" w:rsidRDefault="00D93622" w:rsidP="00D93622">
      <w:pPr>
        <w:pStyle w:val="5"/>
        <w:numPr>
          <w:ilvl w:val="0"/>
          <w:numId w:val="0"/>
        </w:numPr>
        <w:ind w:firstLine="709"/>
      </w:pPr>
      <w:r>
        <w:t xml:space="preserve">ММ27. </w:t>
      </w:r>
      <w:r w:rsidR="005131EF" w:rsidRPr="005131EF">
        <w:t>Подтверждение (сканированием) транспортной единицы после отгрузки каждой единицы обработки при помощи ТСД</w:t>
      </w:r>
    </w:p>
    <w:p w14:paraId="4B6D382C" w14:textId="286107DD" w:rsidR="00BE08A5" w:rsidRDefault="00BE08A5" w:rsidP="00BE08A5">
      <w:pPr>
        <w:ind w:firstLine="709"/>
        <w:rPr>
          <w:rFonts w:eastAsia="Calibri"/>
        </w:rPr>
      </w:pPr>
      <w:r>
        <w:rPr>
          <w:rFonts w:eastAsia="Calibri"/>
        </w:rPr>
        <w:t xml:space="preserve">Бизнес-требование, призванное минимизировать ошибки при отгрузке </w:t>
      </w:r>
      <w:r w:rsidR="00A8353F">
        <w:rPr>
          <w:rFonts w:eastAsia="Calibri"/>
        </w:rPr>
        <w:t>МТР на единицах обработки.</w:t>
      </w:r>
    </w:p>
    <w:p w14:paraId="2D77733E" w14:textId="79D2F835" w:rsidR="00A8353F" w:rsidRDefault="00A8353F" w:rsidP="00BE08A5">
      <w:pPr>
        <w:ind w:firstLine="709"/>
        <w:rPr>
          <w:rFonts w:eastAsia="Calibri"/>
        </w:rPr>
      </w:pPr>
      <w:r>
        <w:rPr>
          <w:rFonts w:eastAsia="Calibri"/>
        </w:rPr>
        <w:t>Стандартными настройками предусм</w:t>
      </w:r>
      <w:r w:rsidR="008E669E">
        <w:rPr>
          <w:rFonts w:eastAsia="Calibri"/>
        </w:rPr>
        <w:t>о</w:t>
      </w:r>
      <w:r>
        <w:rPr>
          <w:rFonts w:eastAsia="Calibri"/>
        </w:rPr>
        <w:t>трено единовременное сканирование кладовщиком СП штрихового кода дока отгрузки (в самом начале процесса отгрузки).</w:t>
      </w:r>
    </w:p>
    <w:p w14:paraId="65F45134" w14:textId="05E86774" w:rsidR="00A8353F" w:rsidRDefault="00A8353F" w:rsidP="00BE08A5">
      <w:pPr>
        <w:ind w:firstLine="709"/>
        <w:rPr>
          <w:rFonts w:eastAsia="Calibri"/>
        </w:rPr>
      </w:pPr>
      <w:r>
        <w:rPr>
          <w:rFonts w:eastAsia="Calibri"/>
        </w:rPr>
        <w:t>Данной разработкой предусм</w:t>
      </w:r>
      <w:r w:rsidR="008E669E">
        <w:rPr>
          <w:rFonts w:eastAsia="Calibri"/>
        </w:rPr>
        <w:t>о</w:t>
      </w:r>
      <w:r>
        <w:rPr>
          <w:rFonts w:eastAsia="Calibri"/>
        </w:rPr>
        <w:t>трена настройка потребности сканирования ШК дока отгрузки после подтверждения каждой ЕО. То есть, система не должна возвращать кладовщика СП на несколько шагов назад в меню. Напротив,</w:t>
      </w:r>
      <w:del w:id="2581" w:author="Кращенко Олег Владимирович (Подрядчик. ООО БерингПойнт)" w:date="2020-04-23T15:39:00Z">
        <w:r w:rsidDel="004E728B">
          <w:rPr>
            <w:rFonts w:eastAsia="Calibri"/>
          </w:rPr>
          <w:delText xml:space="preserve"> кладовщик СП</w:delText>
        </w:r>
      </w:del>
      <w:ins w:id="2582" w:author="Кращенко Олег Владимирович (Подрядчик. ООО БерингПойнт)" w:date="2020-04-23T15:39:00Z">
        <w:r w:rsidR="004E728B">
          <w:rPr>
            <w:rFonts w:eastAsia="Calibri"/>
          </w:rPr>
          <w:t xml:space="preserve"> Кладовщик</w:t>
        </w:r>
      </w:ins>
      <w:r>
        <w:rPr>
          <w:rFonts w:eastAsia="Calibri"/>
        </w:rPr>
        <w:t xml:space="preserve"> остается в обработке того же документа исходящей поставки, но после каждой отгрузки ЕО подтверждает док сканированием его ШК.</w:t>
      </w:r>
    </w:p>
    <w:p w14:paraId="45E588D6" w14:textId="6F9C864E" w:rsidR="000C0BB2" w:rsidRPr="005131EF" w:rsidRDefault="000C0BB2" w:rsidP="000C0BB2">
      <w:pPr>
        <w:ind w:firstLine="709"/>
        <w:rPr>
          <w:rFonts w:eastAsia="Calibri"/>
        </w:rPr>
      </w:pPr>
      <w:r>
        <w:rPr>
          <w:rFonts w:eastAsia="Calibri"/>
        </w:rPr>
        <w:t xml:space="preserve">Детальное техническое задание будет разработано на этапе настройки и внедрения </w:t>
      </w:r>
      <w:r w:rsidR="001B118F">
        <w:rPr>
          <w:rFonts w:eastAsia="Calibri"/>
        </w:rPr>
        <w:t>модуля</w:t>
      </w:r>
      <w:r>
        <w:rPr>
          <w:rFonts w:eastAsia="Calibri"/>
        </w:rPr>
        <w:t xml:space="preserve"> </w:t>
      </w:r>
      <w:r>
        <w:rPr>
          <w:rFonts w:eastAsia="Calibri"/>
          <w:lang w:val="en-US"/>
        </w:rPr>
        <w:t>SAP</w:t>
      </w:r>
      <w:r w:rsidRPr="000C0BB2">
        <w:rPr>
          <w:rFonts w:eastAsia="Calibri"/>
        </w:rPr>
        <w:t xml:space="preserve"> </w:t>
      </w:r>
      <w:r>
        <w:rPr>
          <w:rFonts w:eastAsia="Calibri"/>
          <w:lang w:val="en-US"/>
        </w:rPr>
        <w:t>EWM</w:t>
      </w:r>
      <w:r>
        <w:rPr>
          <w:rFonts w:eastAsia="Calibri"/>
        </w:rPr>
        <w:t>.</w:t>
      </w:r>
    </w:p>
    <w:p w14:paraId="7EB9D31F" w14:textId="77777777" w:rsidR="00A8353F" w:rsidRDefault="00A8353F" w:rsidP="00BE08A5">
      <w:pPr>
        <w:ind w:firstLine="709"/>
        <w:rPr>
          <w:rFonts w:eastAsia="Calibri"/>
        </w:rPr>
      </w:pPr>
    </w:p>
    <w:p w14:paraId="27092C0A" w14:textId="74563E19" w:rsidR="005131EF" w:rsidRDefault="00D93622" w:rsidP="00D93622">
      <w:pPr>
        <w:pStyle w:val="5"/>
        <w:numPr>
          <w:ilvl w:val="0"/>
          <w:numId w:val="0"/>
        </w:numPr>
        <w:ind w:firstLine="709"/>
      </w:pPr>
      <w:r>
        <w:t xml:space="preserve">ММ28. </w:t>
      </w:r>
      <w:r w:rsidR="005131EF" w:rsidRPr="005131EF">
        <w:t>Добавление в Монитор склада в части исходящей поставки поля со временем распечатывания товаросопроводительных документов</w:t>
      </w:r>
    </w:p>
    <w:p w14:paraId="2AC15436" w14:textId="3774BAA3" w:rsidR="001F32DB" w:rsidRDefault="001F32DB" w:rsidP="00BC0F30">
      <w:pPr>
        <w:ind w:firstLine="709"/>
        <w:rPr>
          <w:rFonts w:eastAsia="Calibri"/>
        </w:rPr>
      </w:pPr>
      <w:r>
        <w:rPr>
          <w:rFonts w:eastAsia="Calibri"/>
        </w:rPr>
        <w:t>Данное требование обусловлено необходимостью фикси</w:t>
      </w:r>
      <w:r w:rsidR="008E669E">
        <w:rPr>
          <w:rFonts w:eastAsia="Calibri"/>
        </w:rPr>
        <w:t>р</w:t>
      </w:r>
      <w:r>
        <w:rPr>
          <w:rFonts w:eastAsia="Calibri"/>
        </w:rPr>
        <w:t>ования времени освобождения кладовщика СП и его бригады, выполнявших отпуск материала по исходящей поставке.</w:t>
      </w:r>
    </w:p>
    <w:p w14:paraId="0D8A967C" w14:textId="49710043" w:rsidR="001F32DB" w:rsidRDefault="001F32DB" w:rsidP="00BC0F30">
      <w:pPr>
        <w:ind w:firstLine="709"/>
        <w:rPr>
          <w:rFonts w:eastAsia="Calibri"/>
        </w:rPr>
      </w:pPr>
      <w:r>
        <w:rPr>
          <w:rFonts w:eastAsia="Calibri"/>
        </w:rPr>
        <w:t xml:space="preserve">После того, как транспортное средство покидает док отгрузки, кладовщик выполняет ряд несистемных действий (пломбирование ТС, </w:t>
      </w:r>
      <w:r w:rsidR="00AE5A61">
        <w:rPr>
          <w:rFonts w:eastAsia="Calibri"/>
        </w:rPr>
        <w:t xml:space="preserve">работа с водителем, распечатка и передача документации и т.д.). </w:t>
      </w:r>
    </w:p>
    <w:p w14:paraId="0F23ED67" w14:textId="2DA9F893" w:rsidR="00AE5A61" w:rsidRPr="00740843" w:rsidRDefault="00AE5A61" w:rsidP="00BC0F30">
      <w:pPr>
        <w:ind w:firstLine="709"/>
        <w:rPr>
          <w:rFonts w:eastAsia="Calibri"/>
        </w:rPr>
      </w:pPr>
      <w:r>
        <w:rPr>
          <w:rFonts w:eastAsia="Calibri"/>
        </w:rPr>
        <w:t xml:space="preserve">Для фиксирования фактического окончания работы кладовщика СП с ТС, в </w:t>
      </w:r>
      <w:r w:rsidR="001B118F">
        <w:rPr>
          <w:rFonts w:eastAsia="Calibri"/>
        </w:rPr>
        <w:t>модуле</w:t>
      </w:r>
      <w:r>
        <w:rPr>
          <w:rFonts w:eastAsia="Calibri"/>
        </w:rPr>
        <w:t xml:space="preserve"> </w:t>
      </w:r>
      <w:r>
        <w:rPr>
          <w:rFonts w:eastAsia="Calibri"/>
          <w:lang w:val="en-US"/>
        </w:rPr>
        <w:t>SAP</w:t>
      </w:r>
      <w:r w:rsidRPr="00AE5A61">
        <w:rPr>
          <w:rFonts w:eastAsia="Calibri"/>
        </w:rPr>
        <w:t xml:space="preserve"> </w:t>
      </w:r>
      <w:r>
        <w:rPr>
          <w:rFonts w:eastAsia="Calibri"/>
          <w:lang w:val="en-US"/>
        </w:rPr>
        <w:t>EWM</w:t>
      </w:r>
      <w:r>
        <w:rPr>
          <w:rFonts w:eastAsia="Calibri"/>
        </w:rPr>
        <w:t xml:space="preserve"> необходимо иметь информацию о времени распечатывания пакета товаросопроводительных документов из системы </w:t>
      </w:r>
      <w:r>
        <w:rPr>
          <w:rFonts w:eastAsia="Calibri"/>
          <w:lang w:val="en-US"/>
        </w:rPr>
        <w:t>SAP</w:t>
      </w:r>
      <w:r w:rsidRPr="00AE5A61">
        <w:rPr>
          <w:rFonts w:eastAsia="Calibri"/>
        </w:rPr>
        <w:t xml:space="preserve"> </w:t>
      </w:r>
      <w:r>
        <w:rPr>
          <w:rFonts w:eastAsia="Calibri"/>
          <w:lang w:val="en-US"/>
        </w:rPr>
        <w:t>ERP</w:t>
      </w:r>
      <w:r w:rsidR="00740843">
        <w:rPr>
          <w:rFonts w:eastAsia="Calibri"/>
        </w:rPr>
        <w:t xml:space="preserve"> (это значение фиксируется в </w:t>
      </w:r>
      <w:r w:rsidR="00740843">
        <w:rPr>
          <w:rFonts w:eastAsia="Calibri"/>
          <w:lang w:val="en-US"/>
        </w:rPr>
        <w:t>SAP</w:t>
      </w:r>
      <w:r w:rsidR="00740843" w:rsidRPr="00740843">
        <w:rPr>
          <w:rFonts w:eastAsia="Calibri"/>
        </w:rPr>
        <w:t xml:space="preserve"> </w:t>
      </w:r>
      <w:r w:rsidR="00740843">
        <w:rPr>
          <w:rFonts w:eastAsia="Calibri"/>
          <w:lang w:val="en-US"/>
        </w:rPr>
        <w:t>ERP</w:t>
      </w:r>
      <w:r w:rsidR="00740843" w:rsidRPr="00740843">
        <w:rPr>
          <w:rFonts w:eastAsia="Calibri"/>
        </w:rPr>
        <w:t>)</w:t>
      </w:r>
      <w:r w:rsidR="00740843">
        <w:rPr>
          <w:rFonts w:eastAsia="Calibri"/>
        </w:rPr>
        <w:t xml:space="preserve">. необходимо настроить аналогичное поле в стандартном Мониторе склада </w:t>
      </w:r>
      <w:r w:rsidR="00740843">
        <w:rPr>
          <w:rFonts w:eastAsia="Calibri"/>
          <w:lang w:val="en-US"/>
        </w:rPr>
        <w:t>SAP</w:t>
      </w:r>
      <w:r w:rsidR="00740843" w:rsidRPr="00740843">
        <w:rPr>
          <w:rFonts w:eastAsia="Calibri"/>
        </w:rPr>
        <w:t xml:space="preserve"> </w:t>
      </w:r>
      <w:r w:rsidR="00740843">
        <w:rPr>
          <w:rFonts w:eastAsia="Calibri"/>
          <w:lang w:val="en-US"/>
        </w:rPr>
        <w:t>EWM</w:t>
      </w:r>
      <w:r w:rsidR="00C7660D">
        <w:rPr>
          <w:rFonts w:eastAsia="Calibri"/>
        </w:rPr>
        <w:t xml:space="preserve"> в части обработки Исходящей поставки.</w:t>
      </w:r>
    </w:p>
    <w:p w14:paraId="0E1E3561" w14:textId="11F6CE75" w:rsidR="005131EF" w:rsidRDefault="000C0BB2" w:rsidP="00C7660D">
      <w:pPr>
        <w:ind w:firstLine="709"/>
      </w:pPr>
      <w:r>
        <w:rPr>
          <w:rFonts w:eastAsia="Calibri"/>
        </w:rPr>
        <w:t xml:space="preserve">Детальное техническое задание будет разработано на этапе настройки и внедрения </w:t>
      </w:r>
      <w:r w:rsidR="001B118F">
        <w:rPr>
          <w:rFonts w:eastAsia="Calibri"/>
        </w:rPr>
        <w:t>модуля</w:t>
      </w:r>
      <w:r>
        <w:rPr>
          <w:rFonts w:eastAsia="Calibri"/>
        </w:rPr>
        <w:t xml:space="preserve"> </w:t>
      </w:r>
      <w:r>
        <w:rPr>
          <w:rFonts w:eastAsia="Calibri"/>
          <w:lang w:val="en-US"/>
        </w:rPr>
        <w:t>SAP</w:t>
      </w:r>
      <w:r w:rsidRPr="000C0BB2">
        <w:rPr>
          <w:rFonts w:eastAsia="Calibri"/>
        </w:rPr>
        <w:t xml:space="preserve"> </w:t>
      </w:r>
      <w:r>
        <w:rPr>
          <w:rFonts w:eastAsia="Calibri"/>
          <w:lang w:val="en-US"/>
        </w:rPr>
        <w:t>EWM</w:t>
      </w:r>
      <w:r>
        <w:rPr>
          <w:rFonts w:eastAsia="Calibri"/>
        </w:rPr>
        <w:t>.</w:t>
      </w:r>
    </w:p>
    <w:p w14:paraId="6CF5E557" w14:textId="306C2707" w:rsidR="005131EF" w:rsidRDefault="005131EF" w:rsidP="005131EF"/>
    <w:p w14:paraId="75103922" w14:textId="2AC3FB01" w:rsidR="005131EF" w:rsidRDefault="00D93622" w:rsidP="00D93622">
      <w:pPr>
        <w:pStyle w:val="5"/>
        <w:numPr>
          <w:ilvl w:val="0"/>
          <w:numId w:val="0"/>
        </w:numPr>
        <w:ind w:firstLine="709"/>
      </w:pPr>
      <w:r>
        <w:t xml:space="preserve">ММ29. </w:t>
      </w:r>
      <w:r w:rsidR="005131EF" w:rsidRPr="005131EF">
        <w:t>Применение волн комплектования только для сборных грузов, отгружаемых в одном транспортном средстве. При отгрузке одной позиции в одном ТС волну не применять</w:t>
      </w:r>
    </w:p>
    <w:p w14:paraId="2BDFCA04" w14:textId="31D71C7C" w:rsidR="00BC0F30" w:rsidRDefault="00D4426D" w:rsidP="008C7E46">
      <w:pPr>
        <w:ind w:firstLine="709"/>
      </w:pPr>
      <w:r>
        <w:t>Согласно данному бизнес-требованию, необходимо технически исключить возможность применения волн комплектования в отношении исходящих поставок, содержащих только одну позицию МТР, при их отгрузке в одном транспортном средстве и при следовании в один пункт назначения. Данная разработка включает в себя и те случаи, когда в одном ТС отгружаются несколько исходящих поставок, но все они содержат одну и ту же позицию МТР.</w:t>
      </w:r>
    </w:p>
    <w:p w14:paraId="3208CB55" w14:textId="03F837FA" w:rsidR="00D4426D" w:rsidRPr="00D4426D" w:rsidRDefault="00D4426D" w:rsidP="008C7E46">
      <w:pPr>
        <w:ind w:firstLine="709"/>
      </w:pPr>
      <w:r>
        <w:t xml:space="preserve">Вместе с тем, применения волны для исходящих поставок, содержащих в себе две и более позиции МТР, остается в рамках стандартного функционала </w:t>
      </w:r>
      <w:r w:rsidR="001B118F">
        <w:t>модуля</w:t>
      </w:r>
      <w:r>
        <w:t xml:space="preserve"> </w:t>
      </w:r>
      <w:r>
        <w:rPr>
          <w:lang w:val="en-US"/>
        </w:rPr>
        <w:t>SAP</w:t>
      </w:r>
      <w:r w:rsidRPr="00D4426D">
        <w:t xml:space="preserve"> </w:t>
      </w:r>
      <w:r>
        <w:rPr>
          <w:lang w:val="en-US"/>
        </w:rPr>
        <w:t>EWM</w:t>
      </w:r>
      <w:r>
        <w:t>.</w:t>
      </w:r>
    </w:p>
    <w:p w14:paraId="0F3E1DFA" w14:textId="56259F31" w:rsidR="000C0BB2" w:rsidRDefault="000C0BB2" w:rsidP="000C0BB2">
      <w:pPr>
        <w:ind w:firstLine="709"/>
        <w:rPr>
          <w:rFonts w:eastAsia="Calibri"/>
        </w:rPr>
      </w:pPr>
      <w:r>
        <w:rPr>
          <w:rFonts w:eastAsia="Calibri"/>
        </w:rPr>
        <w:t>Детальное техническое задание</w:t>
      </w:r>
      <w:r w:rsidR="007D5868">
        <w:rPr>
          <w:rFonts w:eastAsia="Calibri"/>
        </w:rPr>
        <w:t xml:space="preserve"> </w:t>
      </w:r>
      <w:r>
        <w:rPr>
          <w:rFonts w:eastAsia="Calibri"/>
        </w:rPr>
        <w:t xml:space="preserve">будет разработано на этапе настройки и внедрения </w:t>
      </w:r>
      <w:r w:rsidR="001B118F">
        <w:rPr>
          <w:rFonts w:eastAsia="Calibri"/>
        </w:rPr>
        <w:t>модуля</w:t>
      </w:r>
      <w:r>
        <w:rPr>
          <w:rFonts w:eastAsia="Calibri"/>
        </w:rPr>
        <w:t xml:space="preserve"> </w:t>
      </w:r>
      <w:r>
        <w:rPr>
          <w:rFonts w:eastAsia="Calibri"/>
          <w:lang w:val="en-US"/>
        </w:rPr>
        <w:t>SAP</w:t>
      </w:r>
      <w:r w:rsidRPr="000C0BB2">
        <w:rPr>
          <w:rFonts w:eastAsia="Calibri"/>
        </w:rPr>
        <w:t xml:space="preserve"> </w:t>
      </w:r>
      <w:r>
        <w:rPr>
          <w:rFonts w:eastAsia="Calibri"/>
          <w:lang w:val="en-US"/>
        </w:rPr>
        <w:t>EWM</w:t>
      </w:r>
      <w:r>
        <w:rPr>
          <w:rFonts w:eastAsia="Calibri"/>
        </w:rPr>
        <w:t>.</w:t>
      </w:r>
    </w:p>
    <w:p w14:paraId="7C590C8A" w14:textId="77777777" w:rsidR="00AB0131" w:rsidRPr="005131EF" w:rsidRDefault="00AB0131" w:rsidP="000C0BB2">
      <w:pPr>
        <w:ind w:firstLine="709"/>
        <w:rPr>
          <w:rFonts w:eastAsia="Calibri"/>
        </w:rPr>
      </w:pPr>
    </w:p>
    <w:p w14:paraId="2629C7F3" w14:textId="753F5144" w:rsidR="005131EF" w:rsidRDefault="00D93622" w:rsidP="00D93622">
      <w:pPr>
        <w:pStyle w:val="5"/>
        <w:numPr>
          <w:ilvl w:val="0"/>
          <w:numId w:val="0"/>
        </w:numPr>
        <w:ind w:firstLine="709"/>
      </w:pPr>
      <w:r>
        <w:t xml:space="preserve">ММ30. </w:t>
      </w:r>
      <w:r w:rsidR="005131EF" w:rsidRPr="005131EF">
        <w:t>Переда</w:t>
      </w:r>
      <w:r w:rsidR="005131EF">
        <w:t>ча статуса обработки транспортной единицы</w:t>
      </w:r>
    </w:p>
    <w:p w14:paraId="2B9781BB" w14:textId="08570C54" w:rsidR="00F50BD1" w:rsidRDefault="00F50BD1" w:rsidP="00BC0F30">
      <w:pPr>
        <w:ind w:firstLine="709"/>
        <w:rPr>
          <w:rFonts w:eastAsia="Calibri"/>
        </w:rPr>
      </w:pPr>
      <w:r>
        <w:rPr>
          <w:rFonts w:eastAsia="Calibri"/>
        </w:rPr>
        <w:t>Передача статуса транспортной единицы происходит при обработке ТС в процессе обработки входящих и исходящих поставок на складе.</w:t>
      </w:r>
    </w:p>
    <w:p w14:paraId="77FE134F" w14:textId="7B52DFD4" w:rsidR="00F50BD1" w:rsidRDefault="00F50BD1" w:rsidP="00BC0F30">
      <w:pPr>
        <w:ind w:firstLine="709"/>
        <w:rPr>
          <w:rFonts w:eastAsia="Calibri"/>
        </w:rPr>
      </w:pPr>
      <w:r>
        <w:rPr>
          <w:rFonts w:eastAsia="Calibri"/>
        </w:rPr>
        <w:t>Вход</w:t>
      </w:r>
      <w:r w:rsidR="008E669E">
        <w:rPr>
          <w:rFonts w:eastAsia="Calibri"/>
        </w:rPr>
        <w:t>я</w:t>
      </w:r>
      <w:r>
        <w:rPr>
          <w:rFonts w:eastAsia="Calibri"/>
        </w:rPr>
        <w:t>щая поставка:</w:t>
      </w:r>
    </w:p>
    <w:p w14:paraId="1212FAB7" w14:textId="77777777" w:rsidR="00F50BD1" w:rsidRDefault="00F50BD1" w:rsidP="00823682">
      <w:pPr>
        <w:pStyle w:val="afc"/>
        <w:numPr>
          <w:ilvl w:val="0"/>
          <w:numId w:val="82"/>
        </w:numPr>
        <w:rPr>
          <w:rFonts w:eastAsia="Calibri"/>
        </w:rPr>
      </w:pPr>
      <w:r>
        <w:rPr>
          <w:rFonts w:eastAsia="Calibri"/>
        </w:rPr>
        <w:t>п</w:t>
      </w:r>
      <w:r w:rsidRPr="00F50BD1">
        <w:rPr>
          <w:rFonts w:eastAsia="Calibri"/>
        </w:rPr>
        <w:t>остановка ТЕ на ворота</w:t>
      </w:r>
      <w:r>
        <w:rPr>
          <w:rFonts w:eastAsia="Calibri"/>
        </w:rPr>
        <w:t xml:space="preserve"> – передача статуса;</w:t>
      </w:r>
    </w:p>
    <w:p w14:paraId="57FB3084" w14:textId="77777777" w:rsidR="00F50BD1" w:rsidRDefault="00F50BD1" w:rsidP="00823682">
      <w:pPr>
        <w:pStyle w:val="afc"/>
        <w:numPr>
          <w:ilvl w:val="0"/>
          <w:numId w:val="82"/>
        </w:numPr>
        <w:rPr>
          <w:rFonts w:eastAsia="Calibri"/>
        </w:rPr>
      </w:pPr>
      <w:r>
        <w:rPr>
          <w:rFonts w:eastAsia="Calibri"/>
        </w:rPr>
        <w:t>убытие ТЕ от ворот – передача статуса;</w:t>
      </w:r>
    </w:p>
    <w:p w14:paraId="0E80B415" w14:textId="4598F584" w:rsidR="00F50BD1" w:rsidRPr="00F50BD1" w:rsidRDefault="00F50BD1" w:rsidP="00F50BD1">
      <w:pPr>
        <w:ind w:left="708"/>
        <w:rPr>
          <w:rFonts w:eastAsia="Calibri"/>
        </w:rPr>
      </w:pPr>
      <w:r>
        <w:rPr>
          <w:rFonts w:eastAsia="Calibri"/>
        </w:rPr>
        <w:t>Исходящая поставка:</w:t>
      </w:r>
      <w:r w:rsidRPr="00F50BD1">
        <w:rPr>
          <w:rFonts w:eastAsia="Calibri"/>
        </w:rPr>
        <w:t xml:space="preserve"> </w:t>
      </w:r>
    </w:p>
    <w:p w14:paraId="79D54B10" w14:textId="77777777" w:rsidR="00F50BD1" w:rsidRDefault="00F50BD1" w:rsidP="00823682">
      <w:pPr>
        <w:pStyle w:val="afc"/>
        <w:numPr>
          <w:ilvl w:val="0"/>
          <w:numId w:val="82"/>
        </w:numPr>
        <w:rPr>
          <w:rFonts w:eastAsia="Calibri"/>
        </w:rPr>
      </w:pPr>
      <w:r>
        <w:rPr>
          <w:rFonts w:eastAsia="Calibri"/>
        </w:rPr>
        <w:t>п</w:t>
      </w:r>
      <w:r w:rsidRPr="00F50BD1">
        <w:rPr>
          <w:rFonts w:eastAsia="Calibri"/>
        </w:rPr>
        <w:t>остановка ТЕ на ворота</w:t>
      </w:r>
      <w:r>
        <w:rPr>
          <w:rFonts w:eastAsia="Calibri"/>
        </w:rPr>
        <w:t xml:space="preserve"> – передача статуса;</w:t>
      </w:r>
    </w:p>
    <w:p w14:paraId="06ADACD0" w14:textId="37C499D5" w:rsidR="00F50BD1" w:rsidRDefault="00F50BD1" w:rsidP="00823682">
      <w:pPr>
        <w:pStyle w:val="afc"/>
        <w:numPr>
          <w:ilvl w:val="0"/>
          <w:numId w:val="82"/>
        </w:numPr>
        <w:rPr>
          <w:rFonts w:eastAsia="Calibri"/>
        </w:rPr>
      </w:pPr>
      <w:r>
        <w:rPr>
          <w:rFonts w:eastAsia="Calibri"/>
        </w:rPr>
        <w:t>убытие ТЕ от ворот – передача статуса.</w:t>
      </w:r>
    </w:p>
    <w:p w14:paraId="5D10BC49" w14:textId="016CA08E" w:rsidR="000C0BB2" w:rsidRDefault="000C0BB2" w:rsidP="000C0BB2">
      <w:pPr>
        <w:ind w:firstLine="709"/>
        <w:rPr>
          <w:ins w:id="2583" w:author="Тухбатов Руслан Наильевич (Подрядчик. ООО БерингПойнт)" w:date="2020-06-15T09:49:00Z"/>
          <w:rFonts w:eastAsia="Calibri"/>
        </w:rPr>
      </w:pPr>
      <w:r>
        <w:rPr>
          <w:rFonts w:eastAsia="Calibri"/>
        </w:rPr>
        <w:t xml:space="preserve">Детальное техническое задание будет разработано на этапе настройки и внедрения </w:t>
      </w:r>
      <w:r w:rsidR="001B118F">
        <w:rPr>
          <w:rFonts w:eastAsia="Calibri"/>
        </w:rPr>
        <w:t>модуля</w:t>
      </w:r>
      <w:r>
        <w:rPr>
          <w:rFonts w:eastAsia="Calibri"/>
        </w:rPr>
        <w:t xml:space="preserve"> </w:t>
      </w:r>
      <w:r>
        <w:rPr>
          <w:rFonts w:eastAsia="Calibri"/>
          <w:lang w:val="en-US"/>
        </w:rPr>
        <w:t>SAP</w:t>
      </w:r>
      <w:r w:rsidRPr="000C0BB2">
        <w:rPr>
          <w:rFonts w:eastAsia="Calibri"/>
        </w:rPr>
        <w:t xml:space="preserve"> </w:t>
      </w:r>
      <w:r>
        <w:rPr>
          <w:rFonts w:eastAsia="Calibri"/>
          <w:lang w:val="en-US"/>
        </w:rPr>
        <w:t>EWM</w:t>
      </w:r>
      <w:r>
        <w:rPr>
          <w:rFonts w:eastAsia="Calibri"/>
        </w:rPr>
        <w:t>.</w:t>
      </w:r>
    </w:p>
    <w:p w14:paraId="761FD66C" w14:textId="65FDF17F" w:rsidR="00480694" w:rsidRDefault="00480694" w:rsidP="000C0BB2">
      <w:pPr>
        <w:ind w:firstLine="709"/>
        <w:rPr>
          <w:ins w:id="2584" w:author="Тухбатов Руслан Наильевич (Подрядчик. ООО БерингПойнт)" w:date="2020-06-15T09:49:00Z"/>
          <w:rFonts w:eastAsia="Calibri"/>
        </w:rPr>
      </w:pPr>
    </w:p>
    <w:p w14:paraId="4DE50502" w14:textId="77777777" w:rsidR="00480694" w:rsidRDefault="00480694" w:rsidP="000C0BB2">
      <w:pPr>
        <w:ind w:firstLine="709"/>
        <w:rPr>
          <w:ins w:id="2585" w:author="Тухбатов Руслан Наильевич (Подрядчик. ООО БерингПойнт)" w:date="2020-06-15T09:49:00Z"/>
          <w:rFonts w:eastAsia="Calibri"/>
        </w:rPr>
      </w:pPr>
    </w:p>
    <w:p w14:paraId="7E817ACD" w14:textId="38E19A49" w:rsidR="00480694" w:rsidRDefault="007F5E00" w:rsidP="00480694">
      <w:pPr>
        <w:pStyle w:val="5"/>
        <w:numPr>
          <w:ilvl w:val="0"/>
          <w:numId w:val="0"/>
        </w:numPr>
        <w:ind w:firstLine="709"/>
        <w:rPr>
          <w:ins w:id="2586" w:author="Тухбатов Руслан Наильевич (Подрядчик. ООО БерингПойнт)" w:date="2020-06-15T09:49:00Z"/>
        </w:rPr>
      </w:pPr>
      <w:ins w:id="2587" w:author="Тухбатов Руслан Наильевич (Подрядчик. ООО БерингПойнт)" w:date="2020-06-15T10:13:00Z">
        <w:r>
          <w:rPr>
            <w:lang w:val="en-US"/>
          </w:rPr>
          <w:t>MM</w:t>
        </w:r>
      </w:ins>
      <w:ins w:id="2588" w:author="Тухбатов Руслан Наильевич (Подрядчик. ООО БерингПойнт)" w:date="2020-06-15T09:49:00Z">
        <w:r w:rsidR="00480694">
          <w:t xml:space="preserve">100. </w:t>
        </w:r>
        <w:r w:rsidR="00480694" w:rsidRPr="00480694">
          <w:t>Подмена даты проводки при передаче поставки EWM-ERP</w:t>
        </w:r>
      </w:ins>
    </w:p>
    <w:p w14:paraId="485107E7" w14:textId="6198AB00" w:rsidR="00480694" w:rsidRDefault="00480694" w:rsidP="00480694">
      <w:pPr>
        <w:ind w:firstLine="709"/>
        <w:rPr>
          <w:ins w:id="2589" w:author="Тухбатов Руслан Наильевич (Подрядчик. ООО БерингПойнт)" w:date="2020-06-15T09:56:00Z"/>
          <w:rFonts w:eastAsia="Calibri"/>
        </w:rPr>
      </w:pPr>
      <w:ins w:id="2590" w:author="Тухбатов Руслан Наильевич (Подрядчик. ООО БерингПойнт)" w:date="2020-06-15T09:49:00Z">
        <w:r>
          <w:rPr>
            <w:rFonts w:eastAsia="Calibri"/>
          </w:rPr>
          <w:t xml:space="preserve">Доработка для подмены </w:t>
        </w:r>
      </w:ins>
      <w:ins w:id="2591" w:author="Тухбатов Руслан Наильевич (Подрядчик. ООО БерингПойнт)" w:date="2020-06-15T09:50:00Z">
        <w:r>
          <w:rPr>
            <w:rFonts w:eastAsia="Calibri"/>
          </w:rPr>
          <w:t xml:space="preserve">даты проводки документа поставки </w:t>
        </w:r>
      </w:ins>
      <w:ins w:id="2592" w:author="Тухбатов Руслан Наильевич (Подрядчик. ООО БерингПойнт)" w:date="2020-06-15T09:56:00Z">
        <w:r>
          <w:rPr>
            <w:rFonts w:eastAsia="Calibri"/>
          </w:rPr>
          <w:t>для возможности отражения движений задним числом.</w:t>
        </w:r>
      </w:ins>
    </w:p>
    <w:p w14:paraId="38E50D25" w14:textId="77777777" w:rsidR="00480694" w:rsidRDefault="00480694" w:rsidP="00480694">
      <w:pPr>
        <w:ind w:firstLine="709"/>
        <w:rPr>
          <w:ins w:id="2593" w:author="Тухбатов Руслан Наильевич (Подрядчик. ООО БерингПойнт)" w:date="2020-06-15T09:58:00Z"/>
          <w:rFonts w:eastAsia="Calibri"/>
        </w:rPr>
      </w:pPr>
    </w:p>
    <w:p w14:paraId="46361EBB" w14:textId="77777777" w:rsidR="00480694" w:rsidRDefault="00480694" w:rsidP="00480694">
      <w:pPr>
        <w:ind w:firstLine="709"/>
        <w:rPr>
          <w:ins w:id="2594" w:author="Тухбатов Руслан Наильевич (Подрядчик. ООО БерингПойнт)" w:date="2020-06-15T10:01:00Z"/>
          <w:rFonts w:eastAsia="Calibri"/>
        </w:rPr>
      </w:pPr>
    </w:p>
    <w:p w14:paraId="582D6457" w14:textId="5C028176" w:rsidR="00480694" w:rsidRPr="00480694" w:rsidRDefault="007F5E00">
      <w:pPr>
        <w:pStyle w:val="5"/>
        <w:numPr>
          <w:ilvl w:val="0"/>
          <w:numId w:val="0"/>
        </w:numPr>
        <w:ind w:firstLine="709"/>
        <w:rPr>
          <w:ins w:id="2595" w:author="Тухбатов Руслан Наильевич (Подрядчик. ООО БерингПойнт)" w:date="2020-06-15T09:58:00Z"/>
          <w:rPrChange w:id="2596" w:author="Тухбатов Руслан Наильевич (Подрядчик. ООО БерингПойнт)" w:date="2020-06-15T10:01:00Z">
            <w:rPr>
              <w:ins w:id="2597" w:author="Тухбатов Руслан Наильевич (Подрядчик. ООО БерингПойнт)" w:date="2020-06-15T09:58:00Z"/>
              <w:rFonts w:eastAsia="Calibri"/>
            </w:rPr>
          </w:rPrChange>
        </w:rPr>
        <w:pPrChange w:id="2598" w:author="Тухбатов Руслан Наильевич (Подрядчик. ООО БерингПойнт)" w:date="2020-06-15T10:01:00Z">
          <w:pPr>
            <w:ind w:firstLine="709"/>
          </w:pPr>
        </w:pPrChange>
      </w:pPr>
      <w:ins w:id="2599" w:author="Тухбатов Руслан Наильевич (Подрядчик. ООО БерингПойнт)" w:date="2020-06-15T10:13:00Z">
        <w:r>
          <w:rPr>
            <w:lang w:val="en-US"/>
          </w:rPr>
          <w:t>MM</w:t>
        </w:r>
      </w:ins>
      <w:ins w:id="2600" w:author="Тухбатов Руслан Наильевич (Подрядчик. ООО БерингПойнт)" w:date="2020-06-15T10:01:00Z">
        <w:r w:rsidR="00480694">
          <w:t>102. Миграция признаков партий</w:t>
        </w:r>
      </w:ins>
    </w:p>
    <w:p w14:paraId="156F8C36" w14:textId="016CA274" w:rsidR="00480694" w:rsidRPr="00480694" w:rsidRDefault="00480694" w:rsidP="00480694">
      <w:pPr>
        <w:ind w:firstLine="709"/>
        <w:rPr>
          <w:ins w:id="2601" w:author="Тухбатов Руслан Наильевич (Подрядчик. ООО БерингПойнт)" w:date="2020-06-15T09:58:00Z"/>
          <w:rFonts w:eastAsia="Calibri"/>
        </w:rPr>
      </w:pPr>
      <w:ins w:id="2602" w:author="Тухбатов Руслан Наильевич (Подрядчик. ООО БерингПойнт)" w:date="2020-06-15T09:58:00Z">
        <w:r w:rsidRPr="00480694">
          <w:rPr>
            <w:rFonts w:eastAsia="Calibri"/>
          </w:rPr>
          <w:t>Необходи</w:t>
        </w:r>
        <w:r>
          <w:rPr>
            <w:rFonts w:eastAsia="Calibri"/>
          </w:rPr>
          <w:t>мо реализовать правило на основ</w:t>
        </w:r>
        <w:r w:rsidRPr="00480694">
          <w:rPr>
            <w:rFonts w:eastAsia="Calibri"/>
          </w:rPr>
          <w:t>е события в объекте миграции «Партия (на уровне материала)» для переноса значений признаков партий в соответствующие исходные структуры с основного листа «Данные партии».</w:t>
        </w:r>
      </w:ins>
    </w:p>
    <w:p w14:paraId="7362A90A" w14:textId="77777777" w:rsidR="00480694" w:rsidRPr="00480694" w:rsidRDefault="00480694" w:rsidP="00480694">
      <w:pPr>
        <w:ind w:firstLine="709"/>
        <w:rPr>
          <w:ins w:id="2603" w:author="Тухбатов Руслан Наильевич (Подрядчик. ООО БерингПойнт)" w:date="2020-06-15T09:58:00Z"/>
          <w:rFonts w:eastAsia="Calibri"/>
        </w:rPr>
      </w:pPr>
    </w:p>
    <w:p w14:paraId="2545C10E" w14:textId="2AFBD208" w:rsidR="00480694" w:rsidRDefault="00480694" w:rsidP="00480694">
      <w:pPr>
        <w:ind w:firstLine="709"/>
        <w:rPr>
          <w:ins w:id="2604" w:author="Тухбатов Руслан Наильевич (Подрядчик. ООО БерингПойнт)" w:date="2020-06-15T09:49:00Z"/>
          <w:rFonts w:eastAsia="Calibri"/>
        </w:rPr>
      </w:pPr>
      <w:ins w:id="2605" w:author="Тухбатов Руслан Наильевич (Подрядчик. ООО БерингПойнт)" w:date="2020-06-15T09:58:00Z">
        <w:r w:rsidRPr="00480694">
          <w:rPr>
            <w:rFonts w:eastAsia="Calibri"/>
          </w:rPr>
          <w:t>Данное правило необходимо, поскольку значения признаков партий подаются на загрузку в рамках шаблона MM_31 «Входящие остатки МТР на складах» в отдельных столбцах одной строкой на каждую новую партию, а стандартный инструмент загрузки предполагает наличие от-дельной строки на каждый признак каждой партии.</w:t>
        </w:r>
      </w:ins>
    </w:p>
    <w:p w14:paraId="6E9C2E5A" w14:textId="77777777" w:rsidR="00480694" w:rsidRPr="005131EF" w:rsidRDefault="00480694" w:rsidP="000C0BB2">
      <w:pPr>
        <w:ind w:firstLine="709"/>
        <w:rPr>
          <w:rFonts w:eastAsia="Calibri"/>
        </w:rPr>
      </w:pPr>
    </w:p>
    <w:p w14:paraId="0E478B97" w14:textId="0BBE1194" w:rsidR="000C0BB2" w:rsidRDefault="000C0BB2" w:rsidP="00250688">
      <w:pPr>
        <w:ind w:firstLine="709"/>
        <w:rPr>
          <w:rFonts w:eastAsia="Calibri"/>
        </w:rPr>
      </w:pPr>
    </w:p>
    <w:p w14:paraId="02182FF2" w14:textId="77777777" w:rsidR="002F400F" w:rsidRPr="00F94454" w:rsidRDefault="002F400F" w:rsidP="002F400F">
      <w:pPr>
        <w:pStyle w:val="1"/>
        <w:overflowPunct w:val="0"/>
        <w:autoSpaceDE w:val="0"/>
        <w:autoSpaceDN w:val="0"/>
        <w:adjustRightInd w:val="0"/>
        <w:spacing w:before="360" w:after="120"/>
        <w:ind w:left="0" w:firstLine="0"/>
        <w:textAlignment w:val="baseline"/>
      </w:pPr>
      <w:bookmarkStart w:id="2606" w:name="_Toc523232570"/>
      <w:bookmarkStart w:id="2607" w:name="_Toc523401934"/>
      <w:bookmarkStart w:id="2608" w:name="_Toc523413753"/>
      <w:bookmarkStart w:id="2609" w:name="_Toc524079892"/>
      <w:bookmarkStart w:id="2610" w:name="_Toc524083195"/>
      <w:bookmarkStart w:id="2611" w:name="_Toc525914761"/>
      <w:r w:rsidRPr="00F94454">
        <w:t>Информационная Безопасность</w:t>
      </w:r>
      <w:bookmarkEnd w:id="2199"/>
      <w:bookmarkEnd w:id="2200"/>
      <w:bookmarkEnd w:id="2606"/>
      <w:bookmarkEnd w:id="2607"/>
      <w:bookmarkEnd w:id="2608"/>
      <w:bookmarkEnd w:id="2609"/>
      <w:bookmarkEnd w:id="2610"/>
      <w:bookmarkEnd w:id="2611"/>
    </w:p>
    <w:p w14:paraId="74F413AE" w14:textId="39788C6A" w:rsidR="001C5FA5" w:rsidRDefault="001C5FA5" w:rsidP="00335F7D">
      <w:pPr>
        <w:rPr>
          <w:rFonts w:eastAsia="Calibri"/>
        </w:rPr>
      </w:pPr>
    </w:p>
    <w:p w14:paraId="56DEE2C4" w14:textId="2A6FA740" w:rsidR="000B6709" w:rsidRDefault="004A7D8F" w:rsidP="004A7D8F">
      <w:pPr>
        <w:ind w:firstLine="709"/>
        <w:rPr>
          <w:rFonts w:eastAsia="Calibri"/>
        </w:rPr>
      </w:pPr>
      <w:r w:rsidRPr="00303140">
        <w:rPr>
          <w:rFonts w:eastAsia="Calibri"/>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1D824A78" w14:textId="77777777" w:rsidR="004D73C3" w:rsidRDefault="004D73C3" w:rsidP="004A7D8F">
      <w:pPr>
        <w:ind w:firstLine="709"/>
        <w:rPr>
          <w:rFonts w:eastAsia="Calibri"/>
        </w:rPr>
      </w:pPr>
    </w:p>
    <w:p w14:paraId="146E9107" w14:textId="77777777" w:rsidR="004D73C3" w:rsidRDefault="004D73C3" w:rsidP="004A7D8F">
      <w:pPr>
        <w:ind w:firstLine="709"/>
        <w:rPr>
          <w:rFonts w:eastAsia="Calibri"/>
        </w:rPr>
      </w:pPr>
    </w:p>
    <w:p w14:paraId="0D6CEA1B" w14:textId="77777777" w:rsidR="004D73C3" w:rsidRDefault="004D73C3" w:rsidP="004D73C3">
      <w:pPr>
        <w:pStyle w:val="1"/>
        <w:rPr>
          <w:rFonts w:eastAsia="Calibri"/>
        </w:rPr>
      </w:pPr>
      <w:bookmarkStart w:id="2612" w:name="_Toc523232571"/>
      <w:bookmarkStart w:id="2613" w:name="_Toc523401935"/>
      <w:bookmarkStart w:id="2614" w:name="_Toc523413754"/>
      <w:bookmarkStart w:id="2615" w:name="_Toc524079893"/>
      <w:bookmarkStart w:id="2616" w:name="_Toc524083196"/>
      <w:bookmarkStart w:id="2617" w:name="_Toc525914762"/>
      <w:r w:rsidRPr="00F94454">
        <w:rPr>
          <w:rFonts w:eastAsia="Calibri"/>
        </w:rPr>
        <w:t>Организационные изменения</w:t>
      </w:r>
      <w:bookmarkEnd w:id="2612"/>
      <w:bookmarkEnd w:id="2613"/>
      <w:bookmarkEnd w:id="2614"/>
      <w:bookmarkEnd w:id="2615"/>
      <w:bookmarkEnd w:id="2616"/>
      <w:bookmarkEnd w:id="2617"/>
    </w:p>
    <w:p w14:paraId="265DD3DE" w14:textId="77777777" w:rsidR="004D73C3" w:rsidRPr="008C7F95" w:rsidRDefault="004D73C3" w:rsidP="004D73C3">
      <w:pPr>
        <w:pStyle w:val="22"/>
        <w:keepNext/>
        <w:keepLines/>
        <w:numPr>
          <w:ilvl w:val="1"/>
          <w:numId w:val="8"/>
        </w:numPr>
        <w:spacing w:before="160" w:after="120" w:line="276" w:lineRule="auto"/>
        <w:rPr>
          <w:rFonts w:eastAsiaTheme="majorEastAsia" w:cstheme="majorBidi"/>
          <w:bCs w:val="0"/>
          <w:iCs w:val="0"/>
          <w:szCs w:val="26"/>
        </w:rPr>
      </w:pPr>
      <w:bookmarkStart w:id="2618" w:name="_Toc523232572"/>
      <w:bookmarkStart w:id="2619" w:name="_Toc523401936"/>
      <w:bookmarkStart w:id="2620" w:name="_Toc523413755"/>
      <w:bookmarkStart w:id="2621" w:name="_Toc524079894"/>
      <w:bookmarkStart w:id="2622" w:name="_Toc524083197"/>
      <w:bookmarkStart w:id="2623" w:name="_Toc525914763"/>
      <w:r>
        <w:rPr>
          <w:rFonts w:eastAsiaTheme="majorEastAsia" w:cstheme="majorBidi"/>
          <w:bCs w:val="0"/>
          <w:iCs w:val="0"/>
          <w:szCs w:val="26"/>
        </w:rPr>
        <w:t>Ключевые процессные изменения и области улучшений</w:t>
      </w:r>
      <w:bookmarkEnd w:id="2618"/>
      <w:bookmarkEnd w:id="2619"/>
      <w:bookmarkEnd w:id="2620"/>
      <w:bookmarkEnd w:id="2621"/>
      <w:bookmarkEnd w:id="2622"/>
      <w:bookmarkEnd w:id="2623"/>
    </w:p>
    <w:p w14:paraId="58015468" w14:textId="54B68B46" w:rsidR="00386C3A" w:rsidRDefault="00386C3A" w:rsidP="00916FAB">
      <w:pPr>
        <w:pStyle w:val="aa"/>
        <w:keepNext/>
        <w:spacing w:after="240" w:afterAutospacing="0" w:line="276" w:lineRule="auto"/>
        <w:jc w:val="right"/>
        <w:rPr>
          <w:rFonts w:cs="Arial"/>
          <w:b/>
          <w:sz w:val="22"/>
        </w:rPr>
      </w:pPr>
      <w:r w:rsidRPr="00916FAB">
        <w:rPr>
          <w:rFonts w:cs="Arial"/>
          <w:b/>
          <w:sz w:val="22"/>
        </w:rPr>
        <w:t xml:space="preserve">Таблица </w:t>
      </w:r>
      <w:r w:rsidR="00781E65">
        <w:rPr>
          <w:rFonts w:cs="Arial"/>
          <w:b/>
          <w:sz w:val="22"/>
          <w:lang w:val="en-US"/>
        </w:rPr>
        <w:t>1</w:t>
      </w:r>
      <w:r w:rsidR="001E5A66">
        <w:rPr>
          <w:rFonts w:cs="Arial"/>
          <w:b/>
          <w:sz w:val="22"/>
        </w:rPr>
        <w:t>70</w:t>
      </w:r>
      <w:r w:rsidRPr="00916FAB">
        <w:rPr>
          <w:rFonts w:cs="Arial"/>
          <w:b/>
          <w:sz w:val="22"/>
        </w:rPr>
        <w:t>.</w:t>
      </w:r>
      <w:r w:rsidR="008C7F95">
        <w:rPr>
          <w:rFonts w:cs="Arial"/>
          <w:b/>
          <w:sz w:val="22"/>
        </w:rPr>
        <w:t xml:space="preserve"> </w:t>
      </w:r>
      <w:r w:rsidR="00E30D22">
        <w:rPr>
          <w:rFonts w:cs="Arial"/>
          <w:b/>
          <w:sz w:val="22"/>
        </w:rPr>
        <w:t>Ключевые процессные изменения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5"/>
        <w:gridCol w:w="1034"/>
        <w:gridCol w:w="1103"/>
        <w:gridCol w:w="787"/>
        <w:gridCol w:w="899"/>
        <w:gridCol w:w="2135"/>
        <w:gridCol w:w="830"/>
        <w:gridCol w:w="1162"/>
        <w:gridCol w:w="1701"/>
      </w:tblGrid>
      <w:tr w:rsidR="00D47B10" w:rsidRPr="006F5656" w14:paraId="10401E1A" w14:textId="7E5D0BA3" w:rsidTr="00CC78CA">
        <w:trPr>
          <w:trHeight w:val="397"/>
          <w:tblHeader/>
        </w:trPr>
        <w:tc>
          <w:tcPr>
            <w:tcW w:w="267" w:type="pct"/>
            <w:shd w:val="clear" w:color="auto" w:fill="FFC000"/>
            <w:vAlign w:val="center"/>
          </w:tcPr>
          <w:p w14:paraId="0D29EEDC" w14:textId="77777777" w:rsidR="00D47B10" w:rsidRPr="00C40F13" w:rsidRDefault="00D47B10" w:rsidP="00D47B10">
            <w:pPr>
              <w:rPr>
                <w:rFonts w:cs="Arial"/>
                <w:b/>
                <w:sz w:val="18"/>
                <w:szCs w:val="18"/>
                <w:lang w:eastAsia="ru-RU"/>
              </w:rPr>
            </w:pPr>
            <w:r w:rsidRPr="00C40F13">
              <w:rPr>
                <w:rFonts w:cs="Arial"/>
                <w:b/>
                <w:sz w:val="18"/>
                <w:szCs w:val="18"/>
                <w:lang w:eastAsia="ru-RU"/>
              </w:rPr>
              <w:t>№</w:t>
            </w:r>
          </w:p>
          <w:p w14:paraId="386E10EF" w14:textId="1CBD2C0A" w:rsidR="00D47B10" w:rsidRPr="00B4018C" w:rsidRDefault="00D47B10" w:rsidP="00D47B10">
            <w:pPr>
              <w:rPr>
                <w:rFonts w:cs="Arial"/>
                <w:b/>
                <w:sz w:val="18"/>
                <w:szCs w:val="18"/>
              </w:rPr>
            </w:pPr>
            <w:r w:rsidRPr="00C40F13">
              <w:rPr>
                <w:rFonts w:cs="Arial"/>
                <w:b/>
                <w:sz w:val="18"/>
                <w:szCs w:val="18"/>
                <w:lang w:eastAsia="ru-RU"/>
              </w:rPr>
              <w:t>п</w:t>
            </w:r>
            <w:r w:rsidRPr="00C40F13">
              <w:rPr>
                <w:rFonts w:cs="Arial"/>
                <w:b/>
                <w:sz w:val="18"/>
                <w:szCs w:val="18"/>
                <w:lang w:val="en-US" w:eastAsia="ru-RU"/>
              </w:rPr>
              <w:t>/</w:t>
            </w:r>
            <w:r w:rsidRPr="00C40F13">
              <w:rPr>
                <w:rFonts w:cs="Arial"/>
                <w:b/>
                <w:sz w:val="18"/>
                <w:szCs w:val="18"/>
                <w:lang w:eastAsia="ru-RU"/>
              </w:rPr>
              <w:t>п</w:t>
            </w:r>
          </w:p>
        </w:tc>
        <w:tc>
          <w:tcPr>
            <w:tcW w:w="507" w:type="pct"/>
            <w:shd w:val="clear" w:color="auto" w:fill="FFC000"/>
            <w:vAlign w:val="center"/>
          </w:tcPr>
          <w:p w14:paraId="718C65AE" w14:textId="1C24D070" w:rsidR="00D47B10" w:rsidRPr="006F5656" w:rsidRDefault="00D47B10" w:rsidP="00D47B10">
            <w:pPr>
              <w:jc w:val="center"/>
              <w:rPr>
                <w:rFonts w:cs="Arial"/>
                <w:b/>
                <w:sz w:val="20"/>
                <w:szCs w:val="20"/>
              </w:rPr>
            </w:pPr>
            <w:r w:rsidRPr="00C40F13">
              <w:rPr>
                <w:rFonts w:cs="Arial"/>
                <w:b/>
                <w:bCs/>
                <w:color w:val="000000"/>
                <w:sz w:val="18"/>
                <w:szCs w:val="18"/>
                <w:lang w:eastAsia="ru-RU"/>
              </w:rPr>
              <w:t>Код и наименование бизнес-процесса</w:t>
            </w:r>
            <w:r w:rsidRPr="00C40F13">
              <w:rPr>
                <w:rFonts w:cs="Arial"/>
                <w:b/>
                <w:bCs/>
                <w:color w:val="000000"/>
                <w:sz w:val="18"/>
                <w:szCs w:val="18"/>
                <w:lang w:eastAsia="ru-RU"/>
              </w:rPr>
              <w:br/>
              <w:t xml:space="preserve">(1-ый ур-нь) </w:t>
            </w:r>
          </w:p>
        </w:tc>
        <w:tc>
          <w:tcPr>
            <w:tcW w:w="541" w:type="pct"/>
            <w:shd w:val="clear" w:color="auto" w:fill="FFC000"/>
            <w:vAlign w:val="center"/>
          </w:tcPr>
          <w:p w14:paraId="3225C1A4" w14:textId="4C24135E" w:rsidR="00D47B10" w:rsidRPr="006F5656" w:rsidRDefault="00D47B10" w:rsidP="00D47B10">
            <w:pPr>
              <w:jc w:val="center"/>
              <w:rPr>
                <w:rFonts w:cs="Arial"/>
                <w:b/>
                <w:sz w:val="20"/>
                <w:szCs w:val="20"/>
              </w:rPr>
            </w:pPr>
            <w:r w:rsidRPr="00C40F13">
              <w:rPr>
                <w:rFonts w:cs="Arial"/>
                <w:b/>
                <w:bCs/>
                <w:color w:val="000000"/>
                <w:sz w:val="18"/>
                <w:szCs w:val="18"/>
                <w:lang w:eastAsia="ru-RU"/>
              </w:rPr>
              <w:t>Наименование</w:t>
            </w:r>
            <w:r w:rsidRPr="00C40F13">
              <w:rPr>
                <w:rFonts w:cs="Arial"/>
                <w:b/>
                <w:bCs/>
                <w:color w:val="000000"/>
                <w:sz w:val="18"/>
                <w:szCs w:val="18"/>
                <w:lang w:eastAsia="ru-RU"/>
              </w:rPr>
              <w:br/>
              <w:t>бизнес-процесса</w:t>
            </w:r>
            <w:r w:rsidRPr="00C40F13">
              <w:rPr>
                <w:rFonts w:cs="Arial"/>
                <w:b/>
                <w:bCs/>
                <w:color w:val="000000"/>
                <w:sz w:val="18"/>
                <w:szCs w:val="18"/>
                <w:lang w:eastAsia="ru-RU"/>
              </w:rPr>
              <w:br/>
              <w:t>(2-ой ур-нь)</w:t>
            </w:r>
          </w:p>
        </w:tc>
        <w:tc>
          <w:tcPr>
            <w:tcW w:w="386" w:type="pct"/>
            <w:shd w:val="clear" w:color="auto" w:fill="FFC000"/>
            <w:vAlign w:val="center"/>
          </w:tcPr>
          <w:p w14:paraId="3CDF40FB" w14:textId="0CEEC125" w:rsidR="00D47B10" w:rsidRPr="008C7F95" w:rsidRDefault="00D47B10" w:rsidP="00D47B10">
            <w:pPr>
              <w:jc w:val="center"/>
              <w:rPr>
                <w:rFonts w:cs="Arial"/>
                <w:b/>
                <w:sz w:val="20"/>
                <w:szCs w:val="20"/>
                <w:lang w:eastAsia="ru-RU"/>
              </w:rPr>
            </w:pPr>
            <w:r w:rsidRPr="00C40F13">
              <w:rPr>
                <w:rFonts w:cs="Arial"/>
                <w:b/>
                <w:bCs/>
                <w:color w:val="000000"/>
                <w:sz w:val="18"/>
                <w:szCs w:val="18"/>
                <w:lang w:eastAsia="ru-RU"/>
              </w:rPr>
              <w:t>Область улучшения</w:t>
            </w:r>
          </w:p>
        </w:tc>
        <w:tc>
          <w:tcPr>
            <w:tcW w:w="441" w:type="pct"/>
            <w:shd w:val="clear" w:color="auto" w:fill="FFC000"/>
            <w:vAlign w:val="center"/>
          </w:tcPr>
          <w:p w14:paraId="38D0B828" w14:textId="0F284CDE" w:rsidR="00D47B10" w:rsidRPr="008C7F95" w:rsidRDefault="00D47B10" w:rsidP="00D47B10">
            <w:pPr>
              <w:jc w:val="center"/>
              <w:rPr>
                <w:rFonts w:cs="Arial"/>
                <w:b/>
                <w:sz w:val="20"/>
                <w:szCs w:val="20"/>
                <w:lang w:eastAsia="ru-RU"/>
              </w:rPr>
            </w:pPr>
            <w:r w:rsidRPr="00C40F13">
              <w:rPr>
                <w:rFonts w:cs="Arial"/>
                <w:b/>
                <w:bCs/>
                <w:color w:val="000000"/>
                <w:sz w:val="18"/>
                <w:szCs w:val="18"/>
                <w:lang w:eastAsia="ru-RU"/>
              </w:rPr>
              <w:t>Код и название</w:t>
            </w:r>
            <w:r w:rsidRPr="00C40F13">
              <w:rPr>
                <w:rFonts w:cs="Arial"/>
                <w:b/>
                <w:bCs/>
                <w:color w:val="000000"/>
                <w:sz w:val="18"/>
                <w:szCs w:val="18"/>
                <w:lang w:eastAsia="ru-RU"/>
              </w:rPr>
              <w:br/>
              <w:t>процессного изменения</w:t>
            </w:r>
          </w:p>
        </w:tc>
        <w:tc>
          <w:tcPr>
            <w:tcW w:w="1047" w:type="pct"/>
            <w:shd w:val="clear" w:color="auto" w:fill="FFC000"/>
            <w:vAlign w:val="center"/>
          </w:tcPr>
          <w:p w14:paraId="1A5B9A80" w14:textId="29F52E8C" w:rsidR="00D47B10" w:rsidRPr="008C7F95" w:rsidRDefault="00D47B10" w:rsidP="00D47B10">
            <w:pPr>
              <w:jc w:val="center"/>
              <w:rPr>
                <w:rFonts w:cs="Arial"/>
                <w:b/>
                <w:sz w:val="20"/>
                <w:szCs w:val="20"/>
                <w:lang w:eastAsia="ru-RU"/>
              </w:rPr>
            </w:pPr>
            <w:r w:rsidRPr="00C40F13">
              <w:rPr>
                <w:rFonts w:cs="Arial"/>
                <w:b/>
                <w:bCs/>
                <w:color w:val="000000"/>
                <w:sz w:val="18"/>
                <w:szCs w:val="18"/>
                <w:lang w:eastAsia="ru-RU"/>
              </w:rPr>
              <w:t>Описание изменения</w:t>
            </w:r>
          </w:p>
        </w:tc>
        <w:tc>
          <w:tcPr>
            <w:tcW w:w="407" w:type="pct"/>
            <w:shd w:val="clear" w:color="auto" w:fill="FFC000"/>
            <w:vAlign w:val="center"/>
          </w:tcPr>
          <w:p w14:paraId="203A244B" w14:textId="3EFF8DA0" w:rsidR="00D47B10" w:rsidRPr="008C7F95" w:rsidRDefault="00D47B10" w:rsidP="00D47B10">
            <w:pPr>
              <w:jc w:val="center"/>
              <w:rPr>
                <w:rFonts w:cs="Arial"/>
                <w:b/>
                <w:sz w:val="20"/>
                <w:szCs w:val="20"/>
                <w:lang w:eastAsia="ru-RU"/>
              </w:rPr>
            </w:pPr>
            <w:r w:rsidRPr="00C40F13">
              <w:rPr>
                <w:rFonts w:cs="Arial"/>
                <w:b/>
                <w:bCs/>
                <w:color w:val="000000"/>
                <w:sz w:val="18"/>
                <w:szCs w:val="18"/>
                <w:lang w:eastAsia="ru-RU"/>
              </w:rPr>
              <w:t xml:space="preserve">Вид </w:t>
            </w:r>
            <w:r w:rsidRPr="00C40F13">
              <w:rPr>
                <w:rFonts w:cs="Arial"/>
                <w:b/>
                <w:bCs/>
                <w:color w:val="000000"/>
                <w:sz w:val="18"/>
                <w:szCs w:val="18"/>
                <w:lang w:eastAsia="ru-RU"/>
              </w:rPr>
              <w:br/>
              <w:t>изменения</w:t>
            </w:r>
          </w:p>
        </w:tc>
        <w:tc>
          <w:tcPr>
            <w:tcW w:w="570" w:type="pct"/>
            <w:shd w:val="clear" w:color="auto" w:fill="FFC000"/>
            <w:vAlign w:val="center"/>
          </w:tcPr>
          <w:p w14:paraId="6D828D1D" w14:textId="457D7C10" w:rsidR="00D47B10" w:rsidRPr="006F5656" w:rsidRDefault="00D47B10" w:rsidP="00D47B10">
            <w:pPr>
              <w:jc w:val="center"/>
              <w:rPr>
                <w:rFonts w:cs="Arial"/>
                <w:b/>
                <w:sz w:val="20"/>
                <w:szCs w:val="20"/>
              </w:rPr>
            </w:pPr>
            <w:r w:rsidRPr="00C40F13">
              <w:rPr>
                <w:rFonts w:cs="Arial"/>
                <w:b/>
                <w:bCs/>
                <w:color w:val="000000"/>
                <w:sz w:val="18"/>
                <w:szCs w:val="18"/>
                <w:lang w:eastAsia="ru-RU"/>
              </w:rPr>
              <w:t xml:space="preserve">Показатели улучшений </w:t>
            </w:r>
          </w:p>
        </w:tc>
        <w:tc>
          <w:tcPr>
            <w:tcW w:w="834" w:type="pct"/>
            <w:shd w:val="clear" w:color="auto" w:fill="FFC000"/>
            <w:vAlign w:val="center"/>
          </w:tcPr>
          <w:p w14:paraId="5294757C" w14:textId="6CA305C0" w:rsidR="00D47B10" w:rsidRDefault="00D47B10" w:rsidP="00D47B10">
            <w:pPr>
              <w:jc w:val="center"/>
              <w:rPr>
                <w:rFonts w:cs="Arial"/>
                <w:b/>
                <w:bCs/>
                <w:color w:val="000000"/>
                <w:sz w:val="18"/>
                <w:szCs w:val="18"/>
                <w:lang w:eastAsia="ru-RU"/>
              </w:rPr>
            </w:pPr>
            <w:r w:rsidRPr="00C40F13">
              <w:rPr>
                <w:rFonts w:cs="Arial"/>
                <w:b/>
                <w:bCs/>
                <w:color w:val="000000"/>
                <w:sz w:val="18"/>
                <w:szCs w:val="18"/>
                <w:lang w:eastAsia="ru-RU"/>
              </w:rPr>
              <w:t>Подход к расчету (бизнес терминами)</w:t>
            </w:r>
          </w:p>
        </w:tc>
      </w:tr>
      <w:tr w:rsidR="00FA2762" w:rsidRPr="00B4018C" w14:paraId="695AEAE5" w14:textId="246BE6E6" w:rsidTr="00CC78CA">
        <w:tc>
          <w:tcPr>
            <w:tcW w:w="267" w:type="pct"/>
            <w:shd w:val="clear" w:color="auto" w:fill="auto"/>
          </w:tcPr>
          <w:p w14:paraId="06CF8EBC" w14:textId="77777777" w:rsidR="00FA2762" w:rsidRPr="00B4018C" w:rsidRDefault="00FA2762" w:rsidP="00FA2762">
            <w:pPr>
              <w:jc w:val="left"/>
              <w:rPr>
                <w:rFonts w:cs="Arial"/>
                <w:sz w:val="18"/>
                <w:szCs w:val="18"/>
              </w:rPr>
            </w:pPr>
            <w:r w:rsidRPr="00B4018C">
              <w:rPr>
                <w:rFonts w:cs="Arial"/>
                <w:sz w:val="18"/>
                <w:szCs w:val="18"/>
                <w:lang w:eastAsia="ru-RU"/>
              </w:rPr>
              <w:t>1.</w:t>
            </w:r>
          </w:p>
        </w:tc>
        <w:tc>
          <w:tcPr>
            <w:tcW w:w="507" w:type="pct"/>
          </w:tcPr>
          <w:p w14:paraId="08CD0AC9" w14:textId="77777777" w:rsidR="00FA2762" w:rsidRPr="00C00521" w:rsidRDefault="00FA2762" w:rsidP="00FA2762">
            <w:pPr>
              <w:jc w:val="center"/>
              <w:rPr>
                <w:rFonts w:cs="Arial"/>
                <w:sz w:val="18"/>
                <w:szCs w:val="18"/>
              </w:rPr>
            </w:pPr>
            <w:r w:rsidRPr="00C00521">
              <w:rPr>
                <w:rFonts w:cs="Arial"/>
                <w:sz w:val="18"/>
                <w:szCs w:val="18"/>
              </w:rPr>
              <w:t>ПП-10</w:t>
            </w:r>
          </w:p>
          <w:p w14:paraId="63A37A1E" w14:textId="3D2363A3" w:rsidR="00FA2762" w:rsidRPr="00B4018C" w:rsidRDefault="00FA2762" w:rsidP="00FA2762">
            <w:pPr>
              <w:jc w:val="center"/>
              <w:rPr>
                <w:rFonts w:cs="Arial"/>
                <w:sz w:val="18"/>
                <w:szCs w:val="18"/>
              </w:rPr>
            </w:pPr>
            <w:r w:rsidRPr="00C00521">
              <w:rPr>
                <w:rFonts w:cs="Arial"/>
                <w:sz w:val="18"/>
                <w:szCs w:val="18"/>
              </w:rPr>
              <w:t>Обеспечение МТР, работами и услугами</w:t>
            </w:r>
          </w:p>
        </w:tc>
        <w:tc>
          <w:tcPr>
            <w:tcW w:w="541" w:type="pct"/>
          </w:tcPr>
          <w:p w14:paraId="1190B71B" w14:textId="11B23AE9" w:rsidR="00FA2762" w:rsidRPr="00B4018C" w:rsidRDefault="00FA2762" w:rsidP="00FA2762">
            <w:pPr>
              <w:jc w:val="center"/>
              <w:rPr>
                <w:rFonts w:cs="Arial"/>
                <w:sz w:val="18"/>
                <w:szCs w:val="18"/>
              </w:rPr>
            </w:pPr>
            <w:r w:rsidRPr="00C00521">
              <w:rPr>
                <w:rFonts w:cs="Arial"/>
                <w:sz w:val="18"/>
                <w:szCs w:val="18"/>
              </w:rPr>
              <w:t>ПП-10.07  Складская логистика</w:t>
            </w:r>
          </w:p>
        </w:tc>
        <w:tc>
          <w:tcPr>
            <w:tcW w:w="386" w:type="pct"/>
          </w:tcPr>
          <w:p w14:paraId="552F0E87" w14:textId="432E82EB" w:rsidR="00FA2762" w:rsidRPr="00B4018C" w:rsidRDefault="00FA2762" w:rsidP="00FA2762">
            <w:pPr>
              <w:jc w:val="center"/>
              <w:rPr>
                <w:rFonts w:cs="Arial"/>
                <w:sz w:val="18"/>
                <w:szCs w:val="18"/>
              </w:rPr>
            </w:pPr>
            <w:r w:rsidRPr="00C51676">
              <w:rPr>
                <w:rFonts w:cs="Arial"/>
                <w:sz w:val="18"/>
                <w:szCs w:val="18"/>
              </w:rPr>
              <w:t>Повышение качества приемки материалов на склад, сокращение количества нераспознанных МТР</w:t>
            </w:r>
          </w:p>
        </w:tc>
        <w:tc>
          <w:tcPr>
            <w:tcW w:w="441" w:type="pct"/>
          </w:tcPr>
          <w:p w14:paraId="379C8B1E" w14:textId="30C5F158" w:rsidR="00FA2762" w:rsidRPr="00B4018C" w:rsidRDefault="00FA2762" w:rsidP="00FA2762">
            <w:pPr>
              <w:jc w:val="center"/>
              <w:rPr>
                <w:rFonts w:cs="Arial"/>
                <w:sz w:val="18"/>
                <w:szCs w:val="18"/>
              </w:rPr>
            </w:pPr>
            <w:r w:rsidRPr="00C51676">
              <w:rPr>
                <w:rFonts w:cs="Arial"/>
                <w:color w:val="000000"/>
                <w:sz w:val="18"/>
                <w:szCs w:val="18"/>
              </w:rPr>
              <w:t>MM.PC.2.1 Оптимизация процесса приёмки и оприходования ТМЦ на складах поступления</w:t>
            </w:r>
          </w:p>
        </w:tc>
        <w:tc>
          <w:tcPr>
            <w:tcW w:w="1047" w:type="pct"/>
          </w:tcPr>
          <w:p w14:paraId="6B859B93" w14:textId="0B79F577" w:rsidR="00FA2762" w:rsidRPr="00B4018C" w:rsidRDefault="00FA2762" w:rsidP="00FA2762">
            <w:pPr>
              <w:jc w:val="center"/>
              <w:rPr>
                <w:rFonts w:cs="Arial"/>
                <w:sz w:val="18"/>
                <w:szCs w:val="18"/>
              </w:rPr>
            </w:pPr>
            <w:r w:rsidRPr="00C51676">
              <w:rPr>
                <w:rFonts w:cs="Arial"/>
                <w:sz w:val="18"/>
                <w:szCs w:val="18"/>
              </w:rPr>
              <w:t xml:space="preserve">Одна система учета и однократный ввод данных для </w:t>
            </w:r>
            <w:r w:rsidRPr="00C51676">
              <w:rPr>
                <w:rFonts w:cs="Arial"/>
                <w:b/>
                <w:bCs/>
                <w:sz w:val="18"/>
                <w:szCs w:val="18"/>
              </w:rPr>
              <w:t>Полюс Логистика и БЕ</w:t>
            </w:r>
            <w:r w:rsidRPr="00C51676">
              <w:rPr>
                <w:rFonts w:cs="Arial"/>
                <w:sz w:val="18"/>
                <w:szCs w:val="18"/>
              </w:rPr>
              <w:br/>
              <w:t>Приёмка производится в одной системе на основе входящей поставки или спецификации, созданной менеджером по сопровождению договора</w:t>
            </w:r>
            <w:r w:rsidRPr="00C51676">
              <w:rPr>
                <w:rFonts w:cs="Arial"/>
                <w:sz w:val="18"/>
                <w:szCs w:val="18"/>
              </w:rPr>
              <w:br/>
              <w:t xml:space="preserve">Одномоментное проведение трёхсторонней сверки при приёмке на складе одним лицом – </w:t>
            </w:r>
            <w:r w:rsidRPr="00C51676">
              <w:rPr>
                <w:rFonts w:cs="Arial"/>
                <w:b/>
                <w:bCs/>
                <w:sz w:val="18"/>
                <w:szCs w:val="18"/>
              </w:rPr>
              <w:t>кладовщиком</w:t>
            </w:r>
            <w:r w:rsidRPr="00C51676">
              <w:rPr>
                <w:rFonts w:cs="Arial"/>
                <w:sz w:val="18"/>
                <w:szCs w:val="18"/>
              </w:rPr>
              <w:t>: сверка спецификации/входящей поставки, сопроводительных документов, фактического поступления</w:t>
            </w:r>
            <w:r w:rsidRPr="00C51676">
              <w:rPr>
                <w:rFonts w:cs="Arial"/>
                <w:sz w:val="18"/>
                <w:szCs w:val="18"/>
              </w:rPr>
              <w:br/>
              <w:t>Прикрепление к объектам ERP скан-образов технической документации для каждого поступившего ТМЦ в момент оприходования, доступность документов для всех потребителей. Пользователи работают в ERP, авторизация на контент-сервере* хранения документов не требуется</w:t>
            </w:r>
            <w:r w:rsidRPr="00C51676">
              <w:rPr>
                <w:rFonts w:cs="Arial"/>
                <w:sz w:val="18"/>
                <w:szCs w:val="18"/>
              </w:rPr>
              <w:br/>
            </w:r>
            <w:r w:rsidRPr="00C51676">
              <w:rPr>
                <w:rFonts w:cs="Arial"/>
                <w:sz w:val="18"/>
                <w:szCs w:val="18"/>
              </w:rPr>
              <w:br/>
              <w:t>* контент-сервер для хранения документации будет определен на этапе КД</w:t>
            </w:r>
          </w:p>
        </w:tc>
        <w:tc>
          <w:tcPr>
            <w:tcW w:w="407" w:type="pct"/>
          </w:tcPr>
          <w:p w14:paraId="19166377" w14:textId="3C6F60CB" w:rsidR="00FA2762" w:rsidRPr="00D573C4" w:rsidRDefault="00FA2762" w:rsidP="00FA2762">
            <w:pPr>
              <w:rPr>
                <w:rFonts w:cs="Arial"/>
                <w:sz w:val="18"/>
                <w:szCs w:val="18"/>
                <w:lang w:val="en-US"/>
              </w:rPr>
            </w:pPr>
            <w:r w:rsidRPr="00D573C4">
              <w:rPr>
                <w:rFonts w:cs="Arial"/>
                <w:sz w:val="18"/>
                <w:szCs w:val="18"/>
              </w:rPr>
              <w:t>Изменяемые функции</w:t>
            </w:r>
          </w:p>
        </w:tc>
        <w:tc>
          <w:tcPr>
            <w:tcW w:w="570" w:type="pct"/>
            <w:shd w:val="clear" w:color="auto" w:fill="auto"/>
          </w:tcPr>
          <w:p w14:paraId="6449D3BF" w14:textId="43D13DCC" w:rsidR="00FA2762" w:rsidRPr="0087315E" w:rsidRDefault="00FA2762" w:rsidP="00FA2762">
            <w:pPr>
              <w:jc w:val="left"/>
              <w:rPr>
                <w:rFonts w:cs="Arial"/>
                <w:sz w:val="18"/>
                <w:szCs w:val="18"/>
              </w:rPr>
            </w:pPr>
            <w:r w:rsidRPr="0087315E">
              <w:rPr>
                <w:rFonts w:cs="Arial"/>
                <w:sz w:val="18"/>
                <w:szCs w:val="18"/>
              </w:rPr>
              <w:t>1.1</w:t>
            </w:r>
            <w:r>
              <w:rPr>
                <w:rFonts w:cs="Arial"/>
                <w:sz w:val="18"/>
                <w:szCs w:val="18"/>
              </w:rPr>
              <w:t>.</w:t>
            </w:r>
            <w:r w:rsidRPr="0087315E">
              <w:rPr>
                <w:rFonts w:cs="Arial"/>
                <w:sz w:val="18"/>
                <w:szCs w:val="18"/>
              </w:rPr>
              <w:t xml:space="preserve"> Доля транспортировок, выполненных в срок</w:t>
            </w:r>
          </w:p>
          <w:p w14:paraId="51B3EADF" w14:textId="77777777" w:rsidR="00FA2762" w:rsidRPr="0087315E" w:rsidRDefault="00FA2762" w:rsidP="00FA2762">
            <w:pPr>
              <w:jc w:val="left"/>
              <w:rPr>
                <w:rFonts w:cs="Arial"/>
                <w:sz w:val="18"/>
                <w:szCs w:val="18"/>
              </w:rPr>
            </w:pPr>
          </w:p>
          <w:p w14:paraId="7E465D53" w14:textId="77777777" w:rsidR="00FA2762" w:rsidRPr="0087315E" w:rsidRDefault="00FA2762" w:rsidP="00FA2762">
            <w:pPr>
              <w:jc w:val="left"/>
              <w:rPr>
                <w:rFonts w:cs="Arial"/>
                <w:sz w:val="18"/>
                <w:szCs w:val="18"/>
              </w:rPr>
            </w:pPr>
          </w:p>
          <w:p w14:paraId="6C774411" w14:textId="77777777" w:rsidR="00FA2762" w:rsidRPr="0087315E" w:rsidRDefault="00FA2762" w:rsidP="00FA2762">
            <w:pPr>
              <w:jc w:val="left"/>
              <w:rPr>
                <w:rFonts w:cs="Arial"/>
                <w:sz w:val="18"/>
                <w:szCs w:val="18"/>
              </w:rPr>
            </w:pPr>
          </w:p>
          <w:p w14:paraId="367B3763" w14:textId="77777777" w:rsidR="00FA2762" w:rsidRPr="0087315E" w:rsidRDefault="00FA2762" w:rsidP="00FA2762">
            <w:pPr>
              <w:jc w:val="left"/>
              <w:rPr>
                <w:rFonts w:cs="Arial"/>
                <w:sz w:val="18"/>
                <w:szCs w:val="18"/>
              </w:rPr>
            </w:pPr>
          </w:p>
          <w:p w14:paraId="2EB0AA70" w14:textId="66F3FCDA" w:rsidR="00FA2762" w:rsidRPr="0087315E" w:rsidRDefault="00FA2762" w:rsidP="00FA2762">
            <w:pPr>
              <w:jc w:val="left"/>
              <w:rPr>
                <w:rFonts w:cs="Arial"/>
                <w:sz w:val="18"/>
                <w:szCs w:val="18"/>
              </w:rPr>
            </w:pPr>
          </w:p>
          <w:p w14:paraId="04EBD917" w14:textId="77777777" w:rsidR="00FA2762" w:rsidRPr="0087315E" w:rsidRDefault="00FA2762" w:rsidP="00FA2762">
            <w:pPr>
              <w:jc w:val="left"/>
              <w:rPr>
                <w:rFonts w:cs="Arial"/>
                <w:sz w:val="18"/>
                <w:szCs w:val="18"/>
              </w:rPr>
            </w:pPr>
          </w:p>
          <w:p w14:paraId="4786808E" w14:textId="77777777" w:rsidR="00FA2762" w:rsidRPr="0087315E" w:rsidRDefault="00FA2762" w:rsidP="00FA2762">
            <w:pPr>
              <w:jc w:val="left"/>
              <w:rPr>
                <w:rFonts w:cs="Arial"/>
                <w:sz w:val="18"/>
                <w:szCs w:val="18"/>
              </w:rPr>
            </w:pPr>
          </w:p>
          <w:p w14:paraId="6C46B762" w14:textId="77777777" w:rsidR="00FA2762" w:rsidRPr="0087315E" w:rsidRDefault="00FA2762" w:rsidP="00FA2762">
            <w:pPr>
              <w:jc w:val="left"/>
              <w:rPr>
                <w:rFonts w:cs="Arial"/>
                <w:sz w:val="18"/>
                <w:szCs w:val="18"/>
              </w:rPr>
            </w:pPr>
          </w:p>
          <w:p w14:paraId="347C426D" w14:textId="77777777" w:rsidR="00FA2762" w:rsidRPr="0087315E" w:rsidRDefault="00FA2762" w:rsidP="00FA2762">
            <w:pPr>
              <w:jc w:val="left"/>
              <w:rPr>
                <w:rFonts w:cs="Arial"/>
                <w:sz w:val="18"/>
                <w:szCs w:val="18"/>
              </w:rPr>
            </w:pPr>
          </w:p>
          <w:p w14:paraId="7250F5D1" w14:textId="77777777" w:rsidR="00FA2762" w:rsidRPr="0087315E" w:rsidRDefault="00FA2762" w:rsidP="00FA2762">
            <w:pPr>
              <w:jc w:val="left"/>
              <w:rPr>
                <w:rFonts w:cs="Arial"/>
                <w:sz w:val="18"/>
                <w:szCs w:val="18"/>
              </w:rPr>
            </w:pPr>
          </w:p>
          <w:p w14:paraId="7369185A" w14:textId="77777777" w:rsidR="00FA2762" w:rsidRPr="0087315E" w:rsidRDefault="00FA2762" w:rsidP="00FA2762">
            <w:pPr>
              <w:jc w:val="left"/>
              <w:rPr>
                <w:rFonts w:cs="Arial"/>
                <w:sz w:val="18"/>
                <w:szCs w:val="18"/>
              </w:rPr>
            </w:pPr>
          </w:p>
          <w:p w14:paraId="2F176C6F" w14:textId="77777777" w:rsidR="00FA2762" w:rsidRPr="0087315E" w:rsidRDefault="00FA2762" w:rsidP="00FA2762">
            <w:pPr>
              <w:jc w:val="left"/>
              <w:rPr>
                <w:rFonts w:cs="Arial"/>
                <w:sz w:val="18"/>
                <w:szCs w:val="18"/>
              </w:rPr>
            </w:pPr>
          </w:p>
          <w:p w14:paraId="3A84BF5A" w14:textId="77777777" w:rsidR="00FA2762" w:rsidRPr="0087315E" w:rsidRDefault="00FA2762" w:rsidP="00FA2762">
            <w:pPr>
              <w:jc w:val="left"/>
              <w:rPr>
                <w:rFonts w:cs="Arial"/>
                <w:sz w:val="18"/>
                <w:szCs w:val="18"/>
              </w:rPr>
            </w:pPr>
          </w:p>
          <w:p w14:paraId="1F16B8B2" w14:textId="77777777" w:rsidR="00FA2762" w:rsidRPr="0087315E" w:rsidRDefault="00FA2762" w:rsidP="00FA2762">
            <w:pPr>
              <w:jc w:val="left"/>
              <w:rPr>
                <w:rFonts w:cs="Arial"/>
                <w:sz w:val="18"/>
                <w:szCs w:val="18"/>
              </w:rPr>
            </w:pPr>
          </w:p>
          <w:p w14:paraId="3D172B2C" w14:textId="77777777" w:rsidR="00FA2762" w:rsidRPr="0087315E" w:rsidRDefault="00FA2762" w:rsidP="00FA2762">
            <w:pPr>
              <w:jc w:val="left"/>
              <w:rPr>
                <w:rFonts w:cs="Arial"/>
                <w:sz w:val="18"/>
                <w:szCs w:val="18"/>
              </w:rPr>
            </w:pPr>
          </w:p>
          <w:p w14:paraId="31939E87" w14:textId="77777777" w:rsidR="00FA2762" w:rsidRPr="0087315E" w:rsidRDefault="00FA2762" w:rsidP="00FA2762">
            <w:pPr>
              <w:jc w:val="left"/>
              <w:rPr>
                <w:rFonts w:cs="Arial"/>
                <w:sz w:val="18"/>
                <w:szCs w:val="18"/>
              </w:rPr>
            </w:pPr>
          </w:p>
          <w:p w14:paraId="00DB5D9D" w14:textId="77777777" w:rsidR="00FA2762" w:rsidRPr="0087315E" w:rsidRDefault="00FA2762" w:rsidP="00FA2762">
            <w:pPr>
              <w:jc w:val="left"/>
              <w:rPr>
                <w:rFonts w:cs="Arial"/>
                <w:sz w:val="18"/>
                <w:szCs w:val="18"/>
              </w:rPr>
            </w:pPr>
          </w:p>
          <w:p w14:paraId="37E216EE" w14:textId="77777777" w:rsidR="00FA2762" w:rsidRPr="0087315E" w:rsidRDefault="00FA2762" w:rsidP="00FA2762">
            <w:pPr>
              <w:jc w:val="left"/>
              <w:rPr>
                <w:rFonts w:cs="Arial"/>
                <w:sz w:val="18"/>
                <w:szCs w:val="18"/>
              </w:rPr>
            </w:pPr>
          </w:p>
          <w:p w14:paraId="7845D625" w14:textId="77777777" w:rsidR="00FA2762" w:rsidRPr="0087315E" w:rsidRDefault="00FA2762" w:rsidP="00FA2762">
            <w:pPr>
              <w:jc w:val="left"/>
              <w:rPr>
                <w:rFonts w:cs="Arial"/>
                <w:sz w:val="18"/>
                <w:szCs w:val="18"/>
              </w:rPr>
            </w:pPr>
          </w:p>
          <w:p w14:paraId="667A6995" w14:textId="77777777" w:rsidR="00FA2762" w:rsidRPr="0087315E" w:rsidRDefault="00FA2762" w:rsidP="00FA2762">
            <w:pPr>
              <w:jc w:val="left"/>
              <w:rPr>
                <w:rFonts w:cs="Arial"/>
                <w:sz w:val="18"/>
                <w:szCs w:val="18"/>
              </w:rPr>
            </w:pPr>
          </w:p>
          <w:p w14:paraId="42AEE22A" w14:textId="77777777" w:rsidR="00FA2762" w:rsidRPr="0087315E" w:rsidRDefault="00FA2762" w:rsidP="00FA2762">
            <w:pPr>
              <w:jc w:val="left"/>
              <w:rPr>
                <w:rFonts w:cs="Arial"/>
                <w:sz w:val="18"/>
                <w:szCs w:val="18"/>
              </w:rPr>
            </w:pPr>
          </w:p>
          <w:p w14:paraId="6E9AF649" w14:textId="77777777" w:rsidR="00FA2762" w:rsidRPr="0087315E" w:rsidRDefault="00FA2762" w:rsidP="00FA2762">
            <w:pPr>
              <w:jc w:val="left"/>
              <w:rPr>
                <w:rFonts w:cs="Arial"/>
                <w:sz w:val="18"/>
                <w:szCs w:val="18"/>
              </w:rPr>
            </w:pPr>
          </w:p>
          <w:p w14:paraId="2562DC0C" w14:textId="77777777" w:rsidR="00FA2762" w:rsidRPr="0087315E" w:rsidRDefault="00FA2762" w:rsidP="00FA2762">
            <w:pPr>
              <w:jc w:val="left"/>
              <w:rPr>
                <w:rFonts w:cs="Arial"/>
                <w:sz w:val="18"/>
                <w:szCs w:val="18"/>
              </w:rPr>
            </w:pPr>
          </w:p>
          <w:p w14:paraId="3008AA81" w14:textId="77777777" w:rsidR="00FA2762" w:rsidRPr="0087315E" w:rsidRDefault="00FA2762" w:rsidP="00FA2762">
            <w:pPr>
              <w:jc w:val="left"/>
              <w:rPr>
                <w:rFonts w:cs="Arial"/>
                <w:sz w:val="18"/>
                <w:szCs w:val="18"/>
              </w:rPr>
            </w:pPr>
          </w:p>
          <w:p w14:paraId="5781F306" w14:textId="77777777" w:rsidR="00FA2762" w:rsidRPr="0087315E" w:rsidRDefault="00FA2762" w:rsidP="00FA2762">
            <w:pPr>
              <w:jc w:val="left"/>
              <w:rPr>
                <w:rFonts w:cs="Arial"/>
                <w:sz w:val="18"/>
                <w:szCs w:val="18"/>
              </w:rPr>
            </w:pPr>
          </w:p>
          <w:p w14:paraId="2F55170E" w14:textId="77777777" w:rsidR="00FA2762" w:rsidRPr="0087315E" w:rsidRDefault="00FA2762" w:rsidP="00FA2762">
            <w:pPr>
              <w:jc w:val="left"/>
              <w:rPr>
                <w:rFonts w:cs="Arial"/>
                <w:sz w:val="18"/>
                <w:szCs w:val="18"/>
              </w:rPr>
            </w:pPr>
          </w:p>
          <w:p w14:paraId="6E6240CF" w14:textId="77777777" w:rsidR="00FA2762" w:rsidRPr="0087315E" w:rsidRDefault="00FA2762" w:rsidP="00FA2762">
            <w:pPr>
              <w:jc w:val="left"/>
              <w:rPr>
                <w:rFonts w:cs="Arial"/>
                <w:sz w:val="18"/>
                <w:szCs w:val="18"/>
              </w:rPr>
            </w:pPr>
          </w:p>
          <w:p w14:paraId="4A5D4567" w14:textId="77777777" w:rsidR="00FA2762" w:rsidRPr="0087315E" w:rsidRDefault="00FA2762" w:rsidP="00FA2762">
            <w:pPr>
              <w:jc w:val="left"/>
              <w:rPr>
                <w:rFonts w:cs="Arial"/>
                <w:sz w:val="18"/>
                <w:szCs w:val="18"/>
              </w:rPr>
            </w:pPr>
          </w:p>
          <w:p w14:paraId="773C5229" w14:textId="77777777" w:rsidR="00FA2762" w:rsidRPr="0087315E" w:rsidRDefault="00FA2762" w:rsidP="00FA2762">
            <w:pPr>
              <w:jc w:val="left"/>
              <w:rPr>
                <w:rFonts w:cs="Arial"/>
                <w:sz w:val="18"/>
                <w:szCs w:val="18"/>
              </w:rPr>
            </w:pPr>
          </w:p>
          <w:p w14:paraId="4AA3AC86" w14:textId="77777777" w:rsidR="00FA2762" w:rsidRPr="0087315E" w:rsidRDefault="00FA2762" w:rsidP="00FA2762">
            <w:pPr>
              <w:jc w:val="left"/>
              <w:rPr>
                <w:rFonts w:cs="Arial"/>
                <w:sz w:val="18"/>
                <w:szCs w:val="18"/>
              </w:rPr>
            </w:pPr>
          </w:p>
          <w:p w14:paraId="5CC3CC8F" w14:textId="77777777" w:rsidR="00FA2762" w:rsidRPr="0087315E" w:rsidRDefault="00FA2762" w:rsidP="00FA2762">
            <w:pPr>
              <w:jc w:val="left"/>
              <w:rPr>
                <w:rFonts w:cs="Arial"/>
                <w:sz w:val="18"/>
                <w:szCs w:val="18"/>
              </w:rPr>
            </w:pPr>
          </w:p>
          <w:p w14:paraId="24D36A4E" w14:textId="77777777" w:rsidR="00FA2762" w:rsidRPr="0087315E" w:rsidRDefault="00FA2762" w:rsidP="00FA2762">
            <w:pPr>
              <w:jc w:val="left"/>
              <w:rPr>
                <w:rFonts w:cs="Arial"/>
                <w:sz w:val="18"/>
                <w:szCs w:val="18"/>
              </w:rPr>
            </w:pPr>
          </w:p>
          <w:p w14:paraId="5DA2074E" w14:textId="77777777" w:rsidR="00FA2762" w:rsidRPr="0087315E" w:rsidRDefault="00FA2762" w:rsidP="00FA2762">
            <w:pPr>
              <w:jc w:val="left"/>
              <w:rPr>
                <w:rFonts w:cs="Arial"/>
                <w:sz w:val="18"/>
                <w:szCs w:val="18"/>
              </w:rPr>
            </w:pPr>
          </w:p>
          <w:p w14:paraId="2BFF146D" w14:textId="77777777" w:rsidR="00FA2762" w:rsidRPr="0087315E" w:rsidRDefault="00FA2762" w:rsidP="00FA2762">
            <w:pPr>
              <w:jc w:val="left"/>
              <w:rPr>
                <w:rFonts w:cs="Arial"/>
                <w:sz w:val="18"/>
                <w:szCs w:val="18"/>
              </w:rPr>
            </w:pPr>
          </w:p>
          <w:p w14:paraId="73BF724F" w14:textId="77777777" w:rsidR="00FA2762" w:rsidRPr="0087315E" w:rsidRDefault="00FA2762" w:rsidP="00FA2762">
            <w:pPr>
              <w:jc w:val="left"/>
              <w:rPr>
                <w:rFonts w:cs="Arial"/>
                <w:sz w:val="18"/>
                <w:szCs w:val="18"/>
              </w:rPr>
            </w:pPr>
          </w:p>
          <w:p w14:paraId="1291434D" w14:textId="77777777" w:rsidR="00FA2762" w:rsidRPr="0087315E" w:rsidRDefault="00FA2762" w:rsidP="00FA2762">
            <w:pPr>
              <w:jc w:val="left"/>
              <w:rPr>
                <w:rFonts w:cs="Arial"/>
                <w:sz w:val="18"/>
                <w:szCs w:val="18"/>
              </w:rPr>
            </w:pPr>
          </w:p>
          <w:p w14:paraId="69CFAB86" w14:textId="77777777" w:rsidR="00FA2762" w:rsidRPr="0087315E" w:rsidRDefault="00FA2762" w:rsidP="00FA2762">
            <w:pPr>
              <w:jc w:val="left"/>
              <w:rPr>
                <w:rFonts w:cs="Arial"/>
                <w:sz w:val="18"/>
                <w:szCs w:val="18"/>
              </w:rPr>
            </w:pPr>
          </w:p>
          <w:p w14:paraId="5EF4299E" w14:textId="77777777" w:rsidR="00FA2762" w:rsidRPr="0087315E" w:rsidRDefault="00FA2762" w:rsidP="00FA2762">
            <w:pPr>
              <w:jc w:val="left"/>
              <w:rPr>
                <w:rFonts w:cs="Arial"/>
                <w:sz w:val="18"/>
                <w:szCs w:val="18"/>
              </w:rPr>
            </w:pPr>
          </w:p>
          <w:p w14:paraId="57ED687D" w14:textId="77777777" w:rsidR="00FA2762" w:rsidRPr="0087315E" w:rsidRDefault="00FA2762" w:rsidP="00FA2762">
            <w:pPr>
              <w:jc w:val="left"/>
              <w:rPr>
                <w:rFonts w:cs="Arial"/>
                <w:sz w:val="18"/>
                <w:szCs w:val="18"/>
              </w:rPr>
            </w:pPr>
          </w:p>
          <w:p w14:paraId="49CE784C" w14:textId="77777777" w:rsidR="00FA2762" w:rsidRPr="0087315E" w:rsidRDefault="00FA2762" w:rsidP="00FA2762">
            <w:pPr>
              <w:jc w:val="left"/>
              <w:rPr>
                <w:rFonts w:cs="Arial"/>
                <w:sz w:val="18"/>
                <w:szCs w:val="18"/>
              </w:rPr>
            </w:pPr>
          </w:p>
          <w:p w14:paraId="10E9E33D" w14:textId="77777777" w:rsidR="00FA2762" w:rsidRPr="0087315E" w:rsidRDefault="00FA2762" w:rsidP="00FA2762">
            <w:pPr>
              <w:jc w:val="left"/>
              <w:rPr>
                <w:rFonts w:cs="Arial"/>
                <w:sz w:val="18"/>
                <w:szCs w:val="18"/>
              </w:rPr>
            </w:pPr>
          </w:p>
          <w:p w14:paraId="77BF56A6" w14:textId="77777777" w:rsidR="00FA2762" w:rsidRPr="0087315E" w:rsidRDefault="00FA2762" w:rsidP="00FA2762">
            <w:pPr>
              <w:jc w:val="left"/>
              <w:rPr>
                <w:rFonts w:cs="Arial"/>
                <w:sz w:val="18"/>
                <w:szCs w:val="18"/>
              </w:rPr>
            </w:pPr>
          </w:p>
          <w:p w14:paraId="026C270E" w14:textId="77777777" w:rsidR="00FA2762" w:rsidRPr="0087315E" w:rsidRDefault="00FA2762" w:rsidP="00FA2762">
            <w:pPr>
              <w:jc w:val="left"/>
              <w:rPr>
                <w:rFonts w:cs="Arial"/>
                <w:sz w:val="18"/>
                <w:szCs w:val="18"/>
              </w:rPr>
            </w:pPr>
          </w:p>
          <w:p w14:paraId="0A22E43C" w14:textId="77777777" w:rsidR="00FA2762" w:rsidRPr="0087315E" w:rsidRDefault="00FA2762" w:rsidP="00FA2762">
            <w:pPr>
              <w:jc w:val="left"/>
              <w:rPr>
                <w:rFonts w:cs="Arial"/>
                <w:sz w:val="18"/>
                <w:szCs w:val="18"/>
              </w:rPr>
            </w:pPr>
          </w:p>
          <w:p w14:paraId="779A825A" w14:textId="77777777" w:rsidR="00FA2762" w:rsidRPr="0087315E" w:rsidRDefault="00FA2762" w:rsidP="00FA2762">
            <w:pPr>
              <w:jc w:val="left"/>
              <w:rPr>
                <w:rFonts w:cs="Arial"/>
                <w:sz w:val="18"/>
                <w:szCs w:val="18"/>
              </w:rPr>
            </w:pPr>
          </w:p>
          <w:p w14:paraId="7D879C23" w14:textId="77777777" w:rsidR="00FA2762" w:rsidRPr="0087315E" w:rsidRDefault="00FA2762" w:rsidP="00FA2762">
            <w:pPr>
              <w:jc w:val="left"/>
              <w:rPr>
                <w:rFonts w:cs="Arial"/>
                <w:sz w:val="18"/>
                <w:szCs w:val="18"/>
              </w:rPr>
            </w:pPr>
          </w:p>
          <w:p w14:paraId="567DD988" w14:textId="77777777" w:rsidR="00FA2762" w:rsidRPr="0087315E" w:rsidRDefault="00FA2762" w:rsidP="00FA2762">
            <w:pPr>
              <w:jc w:val="left"/>
              <w:rPr>
                <w:rFonts w:cs="Arial"/>
                <w:sz w:val="18"/>
                <w:szCs w:val="18"/>
              </w:rPr>
            </w:pPr>
          </w:p>
          <w:p w14:paraId="350F291F" w14:textId="77777777" w:rsidR="00FA2762" w:rsidRPr="0087315E" w:rsidRDefault="00FA2762" w:rsidP="00FA2762">
            <w:pPr>
              <w:jc w:val="left"/>
              <w:rPr>
                <w:rFonts w:cs="Arial"/>
                <w:sz w:val="18"/>
                <w:szCs w:val="18"/>
              </w:rPr>
            </w:pPr>
          </w:p>
          <w:p w14:paraId="21A967A0" w14:textId="77777777" w:rsidR="00FA2762" w:rsidRPr="0087315E" w:rsidRDefault="00FA2762" w:rsidP="00FA2762">
            <w:pPr>
              <w:jc w:val="left"/>
              <w:rPr>
                <w:rFonts w:cs="Arial"/>
                <w:sz w:val="18"/>
                <w:szCs w:val="18"/>
              </w:rPr>
            </w:pPr>
          </w:p>
          <w:p w14:paraId="7AF92509" w14:textId="77777777" w:rsidR="00FA2762" w:rsidRPr="0087315E" w:rsidRDefault="00FA2762" w:rsidP="00FA2762">
            <w:pPr>
              <w:jc w:val="left"/>
              <w:rPr>
                <w:rFonts w:cs="Arial"/>
                <w:sz w:val="18"/>
                <w:szCs w:val="18"/>
              </w:rPr>
            </w:pPr>
          </w:p>
          <w:p w14:paraId="430EC826" w14:textId="77777777" w:rsidR="00FA2762" w:rsidRPr="0087315E" w:rsidRDefault="00FA2762" w:rsidP="00FA2762">
            <w:pPr>
              <w:jc w:val="left"/>
              <w:rPr>
                <w:rFonts w:cs="Arial"/>
                <w:sz w:val="18"/>
                <w:szCs w:val="18"/>
              </w:rPr>
            </w:pPr>
          </w:p>
          <w:p w14:paraId="28D4629E" w14:textId="5E8B65F6" w:rsidR="00FA2762" w:rsidRPr="0087315E" w:rsidRDefault="00FA2762" w:rsidP="00FA2762">
            <w:pPr>
              <w:jc w:val="left"/>
              <w:rPr>
                <w:rFonts w:cs="Arial"/>
                <w:sz w:val="18"/>
                <w:szCs w:val="18"/>
              </w:rPr>
            </w:pPr>
            <w:r w:rsidRPr="0087315E">
              <w:rPr>
                <w:rFonts w:cs="Arial"/>
                <w:sz w:val="18"/>
                <w:szCs w:val="18"/>
              </w:rPr>
              <w:t>1.2. . Равномерность грузооборота за период</w:t>
            </w:r>
          </w:p>
          <w:p w14:paraId="76D816BF" w14:textId="77777777" w:rsidR="00FA2762" w:rsidRPr="0087315E" w:rsidRDefault="00FA2762" w:rsidP="00FA2762">
            <w:pPr>
              <w:jc w:val="left"/>
              <w:rPr>
                <w:rFonts w:cs="Arial"/>
                <w:sz w:val="18"/>
                <w:szCs w:val="18"/>
              </w:rPr>
            </w:pPr>
          </w:p>
          <w:p w14:paraId="5AED84F0" w14:textId="77777777" w:rsidR="00FA2762" w:rsidRPr="0087315E" w:rsidRDefault="00FA2762" w:rsidP="00FA2762">
            <w:pPr>
              <w:jc w:val="left"/>
              <w:rPr>
                <w:rFonts w:cs="Arial"/>
                <w:sz w:val="18"/>
                <w:szCs w:val="18"/>
              </w:rPr>
            </w:pPr>
          </w:p>
          <w:p w14:paraId="2D042DF2" w14:textId="77777777" w:rsidR="00FA2762" w:rsidRPr="0087315E" w:rsidRDefault="00FA2762" w:rsidP="00FA2762">
            <w:pPr>
              <w:jc w:val="left"/>
              <w:rPr>
                <w:rFonts w:cs="Arial"/>
                <w:sz w:val="18"/>
                <w:szCs w:val="18"/>
              </w:rPr>
            </w:pPr>
          </w:p>
          <w:p w14:paraId="1463763B" w14:textId="77777777" w:rsidR="00FA2762" w:rsidRPr="0087315E" w:rsidRDefault="00FA2762" w:rsidP="00FA2762">
            <w:pPr>
              <w:jc w:val="left"/>
              <w:rPr>
                <w:rFonts w:cs="Arial"/>
                <w:sz w:val="18"/>
                <w:szCs w:val="18"/>
              </w:rPr>
            </w:pPr>
          </w:p>
          <w:p w14:paraId="46BB7CB1" w14:textId="77777777" w:rsidR="00FA2762" w:rsidRPr="0087315E" w:rsidRDefault="00FA2762" w:rsidP="00FA2762">
            <w:pPr>
              <w:jc w:val="left"/>
              <w:rPr>
                <w:rFonts w:cs="Arial"/>
                <w:sz w:val="18"/>
                <w:szCs w:val="18"/>
              </w:rPr>
            </w:pPr>
          </w:p>
          <w:p w14:paraId="57D1AAD5" w14:textId="77777777" w:rsidR="00FA2762" w:rsidRPr="0087315E" w:rsidRDefault="00FA2762" w:rsidP="00FA2762">
            <w:pPr>
              <w:jc w:val="left"/>
              <w:rPr>
                <w:rFonts w:cs="Arial"/>
                <w:sz w:val="18"/>
                <w:szCs w:val="18"/>
              </w:rPr>
            </w:pPr>
          </w:p>
          <w:p w14:paraId="15A93440" w14:textId="06C188C6" w:rsidR="00FA2762" w:rsidRPr="0087315E" w:rsidRDefault="00FA2762" w:rsidP="00FA2762">
            <w:pPr>
              <w:jc w:val="left"/>
              <w:rPr>
                <w:sz w:val="18"/>
                <w:szCs w:val="18"/>
              </w:rPr>
            </w:pPr>
            <w:r w:rsidRPr="0087315E">
              <w:rPr>
                <w:rFonts w:cs="Arial"/>
                <w:sz w:val="18"/>
                <w:szCs w:val="18"/>
              </w:rPr>
              <w:t>1.3. Выполнение целевых показателей по полноте и своевременности обеспечения потребности</w:t>
            </w:r>
          </w:p>
          <w:p w14:paraId="77CD30FD" w14:textId="241D1565" w:rsidR="00FA2762" w:rsidRPr="0087315E" w:rsidRDefault="00FA2762" w:rsidP="00FA2762">
            <w:pPr>
              <w:jc w:val="left"/>
              <w:rPr>
                <w:rFonts w:cs="Arial"/>
                <w:sz w:val="18"/>
                <w:szCs w:val="18"/>
              </w:rPr>
            </w:pPr>
          </w:p>
        </w:tc>
        <w:tc>
          <w:tcPr>
            <w:tcW w:w="834" w:type="pct"/>
          </w:tcPr>
          <w:p w14:paraId="3EF9BE3F" w14:textId="77777777" w:rsidR="00FA2762" w:rsidRPr="0087315E" w:rsidRDefault="00FA2762" w:rsidP="00FA2762">
            <w:pPr>
              <w:jc w:val="left"/>
              <w:rPr>
                <w:sz w:val="18"/>
                <w:szCs w:val="18"/>
              </w:rPr>
            </w:pPr>
            <w:r w:rsidRPr="0087315E">
              <w:rPr>
                <w:sz w:val="18"/>
                <w:szCs w:val="18"/>
              </w:rPr>
              <w:t>1.1. Отношение стоимости транспортировок (количества позиций, тоннажа) выполненных в срок к общему объему запланированных перевозок.</w:t>
            </w:r>
          </w:p>
          <w:p w14:paraId="0E044138" w14:textId="77777777" w:rsidR="00FA2762" w:rsidRPr="0087315E" w:rsidRDefault="00FA2762" w:rsidP="00FA2762">
            <w:pPr>
              <w:jc w:val="left"/>
              <w:rPr>
                <w:sz w:val="18"/>
                <w:szCs w:val="18"/>
              </w:rPr>
            </w:pPr>
            <w:r w:rsidRPr="0087315E">
              <w:rPr>
                <w:sz w:val="18"/>
                <w:szCs w:val="18"/>
              </w:rPr>
              <w:t>Транспортировка считается выполненной в срок, если:</w:t>
            </w:r>
          </w:p>
          <w:p w14:paraId="5446BC03" w14:textId="77777777" w:rsidR="00FA2762" w:rsidRPr="0087315E" w:rsidRDefault="00FA2762" w:rsidP="00FA2762">
            <w:pPr>
              <w:jc w:val="left"/>
              <w:rPr>
                <w:sz w:val="18"/>
                <w:szCs w:val="18"/>
              </w:rPr>
            </w:pPr>
            <w:r w:rsidRPr="0087315E">
              <w:rPr>
                <w:sz w:val="18"/>
                <w:szCs w:val="18"/>
              </w:rPr>
              <w:t>- Для перевалочная база - центральный завод: фактическая дата исполнения транспортировки соответствует периоду заявки на перемещение.</w:t>
            </w:r>
          </w:p>
          <w:p w14:paraId="17A5D4A6" w14:textId="38A7A18C" w:rsidR="00FA2762" w:rsidRPr="0087315E" w:rsidRDefault="00FA2762" w:rsidP="00FA2762">
            <w:pPr>
              <w:jc w:val="left"/>
              <w:rPr>
                <w:sz w:val="18"/>
                <w:szCs w:val="18"/>
              </w:rPr>
            </w:pPr>
            <w:r w:rsidRPr="0087315E">
              <w:rPr>
                <w:sz w:val="18"/>
                <w:szCs w:val="18"/>
              </w:rPr>
              <w:t>- Для развоза МТР внутри центрального завода: фактическая дата исполнения транспортировки находится в допустимых пределах (толеранс) от запланированной даты в заказе на перемещение. Рассчитывается только для заказов не перемещение с признаком "центрозавоз".</w:t>
            </w:r>
          </w:p>
          <w:p w14:paraId="008C5031" w14:textId="0ED197F6" w:rsidR="00FA2762" w:rsidRPr="0087315E" w:rsidRDefault="00FA2762" w:rsidP="00FA2762">
            <w:pPr>
              <w:jc w:val="left"/>
              <w:rPr>
                <w:sz w:val="18"/>
                <w:szCs w:val="18"/>
              </w:rPr>
            </w:pPr>
          </w:p>
          <w:p w14:paraId="14DD36EA" w14:textId="77777777" w:rsidR="00FA2762" w:rsidRPr="0087315E" w:rsidRDefault="00FA2762" w:rsidP="00FA2762">
            <w:pPr>
              <w:jc w:val="left"/>
              <w:rPr>
                <w:sz w:val="18"/>
                <w:szCs w:val="18"/>
              </w:rPr>
            </w:pPr>
          </w:p>
          <w:p w14:paraId="36B16F5A" w14:textId="32EC5444" w:rsidR="00FA2762" w:rsidRPr="0087315E" w:rsidRDefault="00FA2762" w:rsidP="00FA2762">
            <w:pPr>
              <w:jc w:val="left"/>
              <w:rPr>
                <w:rFonts w:cs="Arial"/>
                <w:sz w:val="18"/>
                <w:szCs w:val="18"/>
              </w:rPr>
            </w:pPr>
            <w:r w:rsidRPr="0087315E">
              <w:rPr>
                <w:rFonts w:cs="Arial"/>
                <w:sz w:val="18"/>
                <w:szCs w:val="18"/>
              </w:rPr>
              <w:t>1.2. Отношение максимального грузооборота за день к среднедневному грузообороту за период.</w:t>
            </w:r>
          </w:p>
          <w:p w14:paraId="21AB622D" w14:textId="77777777" w:rsidR="00FA2762" w:rsidRPr="0087315E" w:rsidRDefault="00FA2762" w:rsidP="00FA2762">
            <w:pPr>
              <w:jc w:val="left"/>
              <w:rPr>
                <w:rFonts w:cs="Arial"/>
                <w:sz w:val="18"/>
                <w:szCs w:val="18"/>
              </w:rPr>
            </w:pPr>
          </w:p>
          <w:p w14:paraId="7EB832FC" w14:textId="77777777" w:rsidR="00FA2762" w:rsidRPr="0087315E" w:rsidRDefault="00FA2762" w:rsidP="00FA2762">
            <w:pPr>
              <w:jc w:val="left"/>
              <w:rPr>
                <w:rFonts w:cs="Arial"/>
                <w:sz w:val="18"/>
                <w:szCs w:val="18"/>
              </w:rPr>
            </w:pPr>
            <w:r w:rsidRPr="0087315E">
              <w:rPr>
                <w:rFonts w:cs="Arial"/>
                <w:sz w:val="18"/>
                <w:szCs w:val="18"/>
              </w:rPr>
              <w:t>1.3. Отношение стоимости (количества позиций) обеспеченной потребности к стоимости всей потребности.</w:t>
            </w:r>
          </w:p>
          <w:p w14:paraId="7B88E8A7" w14:textId="413BCD06" w:rsidR="00FA2762" w:rsidRPr="0087315E" w:rsidRDefault="00FA2762" w:rsidP="00FA2762">
            <w:pPr>
              <w:jc w:val="left"/>
              <w:rPr>
                <w:rFonts w:cs="Arial"/>
                <w:sz w:val="18"/>
                <w:szCs w:val="18"/>
              </w:rPr>
            </w:pPr>
            <w:r w:rsidRPr="0087315E">
              <w:rPr>
                <w:rFonts w:cs="Arial"/>
                <w:sz w:val="18"/>
                <w:szCs w:val="18"/>
              </w:rPr>
              <w:t>Потребность считается обеспеченной, если она списана или покрыта запасом: Запас перевалочной базы + Запас центрального завода.</w:t>
            </w:r>
          </w:p>
          <w:p w14:paraId="4E52394A" w14:textId="77777777" w:rsidR="00FA2762" w:rsidRPr="0087315E" w:rsidRDefault="00FA2762" w:rsidP="00FA2762">
            <w:pPr>
              <w:jc w:val="left"/>
              <w:rPr>
                <w:rFonts w:cs="Arial"/>
                <w:sz w:val="18"/>
                <w:szCs w:val="18"/>
              </w:rPr>
            </w:pPr>
            <w:r w:rsidRPr="0087315E">
              <w:rPr>
                <w:rFonts w:cs="Arial"/>
                <w:sz w:val="18"/>
                <w:szCs w:val="18"/>
              </w:rPr>
              <w:t>Для расчета прогнозного значения показателя учитывается Запас перевалочной базы + Запас центрального завода + Законтрактованный объем.</w:t>
            </w:r>
          </w:p>
          <w:p w14:paraId="5A85B8A8" w14:textId="436CB801" w:rsidR="00FA2762" w:rsidRPr="0087315E" w:rsidRDefault="00FA2762" w:rsidP="00FA2762">
            <w:pPr>
              <w:jc w:val="left"/>
              <w:rPr>
                <w:rFonts w:cs="Arial"/>
                <w:sz w:val="18"/>
                <w:szCs w:val="18"/>
              </w:rPr>
            </w:pPr>
            <w:r w:rsidRPr="0087315E">
              <w:rPr>
                <w:rFonts w:cs="Arial"/>
                <w:sz w:val="18"/>
                <w:szCs w:val="18"/>
              </w:rPr>
              <w:t>Показатель рассчитывается накопительным итогом.</w:t>
            </w:r>
          </w:p>
        </w:tc>
      </w:tr>
      <w:tr w:rsidR="00FA2762" w:rsidRPr="00B4018C" w14:paraId="32D535B7" w14:textId="5709DA39" w:rsidTr="00CC78CA">
        <w:tc>
          <w:tcPr>
            <w:tcW w:w="267" w:type="pct"/>
            <w:shd w:val="clear" w:color="auto" w:fill="auto"/>
          </w:tcPr>
          <w:p w14:paraId="5FF24D9F" w14:textId="77777777" w:rsidR="00FA2762" w:rsidRPr="00B4018C" w:rsidRDefault="00FA2762" w:rsidP="00FA2762">
            <w:pPr>
              <w:jc w:val="left"/>
              <w:rPr>
                <w:rFonts w:cs="Arial"/>
                <w:sz w:val="18"/>
                <w:szCs w:val="18"/>
              </w:rPr>
            </w:pPr>
            <w:r w:rsidRPr="00B4018C">
              <w:rPr>
                <w:rFonts w:cs="Arial"/>
                <w:color w:val="000000"/>
                <w:sz w:val="18"/>
                <w:szCs w:val="18"/>
                <w:lang w:eastAsia="ru-RU"/>
              </w:rPr>
              <w:t>2.</w:t>
            </w:r>
          </w:p>
        </w:tc>
        <w:tc>
          <w:tcPr>
            <w:tcW w:w="507" w:type="pct"/>
          </w:tcPr>
          <w:p w14:paraId="65157C52" w14:textId="77777777" w:rsidR="00FA2762" w:rsidRPr="00C00521" w:rsidRDefault="00FA2762" w:rsidP="00FA2762">
            <w:pPr>
              <w:jc w:val="center"/>
              <w:rPr>
                <w:rFonts w:cs="Arial"/>
                <w:sz w:val="18"/>
                <w:szCs w:val="18"/>
              </w:rPr>
            </w:pPr>
            <w:r w:rsidRPr="00C00521">
              <w:rPr>
                <w:rFonts w:cs="Arial"/>
                <w:sz w:val="18"/>
                <w:szCs w:val="18"/>
              </w:rPr>
              <w:t>ПП-10</w:t>
            </w:r>
          </w:p>
          <w:p w14:paraId="6D98C552" w14:textId="044F3195" w:rsidR="00FA2762" w:rsidRPr="00B4018C" w:rsidRDefault="00FA2762" w:rsidP="00FA2762">
            <w:pPr>
              <w:jc w:val="center"/>
              <w:rPr>
                <w:rFonts w:cs="Arial"/>
                <w:sz w:val="18"/>
                <w:szCs w:val="18"/>
              </w:rPr>
            </w:pPr>
            <w:r w:rsidRPr="00C00521">
              <w:rPr>
                <w:rFonts w:cs="Arial"/>
                <w:sz w:val="18"/>
                <w:szCs w:val="18"/>
              </w:rPr>
              <w:t>Обеспечение МТР, работами и услугами</w:t>
            </w:r>
          </w:p>
        </w:tc>
        <w:tc>
          <w:tcPr>
            <w:tcW w:w="541" w:type="pct"/>
          </w:tcPr>
          <w:p w14:paraId="18D6BE99" w14:textId="6D2DC1CC" w:rsidR="00FA2762" w:rsidRPr="00B4018C" w:rsidRDefault="00FA2762" w:rsidP="00FA2762">
            <w:pPr>
              <w:jc w:val="center"/>
              <w:rPr>
                <w:rFonts w:cs="Arial"/>
                <w:sz w:val="18"/>
                <w:szCs w:val="18"/>
              </w:rPr>
            </w:pPr>
            <w:r w:rsidRPr="00C00521">
              <w:rPr>
                <w:rFonts w:cs="Arial"/>
                <w:sz w:val="18"/>
                <w:szCs w:val="18"/>
              </w:rPr>
              <w:t>ПП-10.07  Складская логистика</w:t>
            </w:r>
          </w:p>
        </w:tc>
        <w:tc>
          <w:tcPr>
            <w:tcW w:w="386" w:type="pct"/>
          </w:tcPr>
          <w:p w14:paraId="70507353" w14:textId="35F93060" w:rsidR="00FA2762" w:rsidRPr="00B4018C" w:rsidRDefault="00FA2762" w:rsidP="00FA2762">
            <w:pPr>
              <w:jc w:val="center"/>
              <w:rPr>
                <w:rFonts w:cs="Arial"/>
                <w:sz w:val="18"/>
                <w:szCs w:val="18"/>
              </w:rPr>
            </w:pPr>
            <w:r w:rsidRPr="00C51676">
              <w:rPr>
                <w:rFonts w:cs="Arial"/>
                <w:sz w:val="18"/>
                <w:szCs w:val="18"/>
              </w:rPr>
              <w:t>Повышение эффективности выполнения складских операций</w:t>
            </w:r>
          </w:p>
        </w:tc>
        <w:tc>
          <w:tcPr>
            <w:tcW w:w="441" w:type="pct"/>
          </w:tcPr>
          <w:p w14:paraId="7381912D" w14:textId="25C43468" w:rsidR="00FA2762" w:rsidRPr="00B4018C" w:rsidRDefault="00FA2762" w:rsidP="00FA2762">
            <w:pPr>
              <w:jc w:val="center"/>
              <w:rPr>
                <w:rFonts w:cs="Arial"/>
                <w:sz w:val="18"/>
                <w:szCs w:val="18"/>
              </w:rPr>
            </w:pPr>
            <w:r w:rsidRPr="00C51676">
              <w:rPr>
                <w:rFonts w:cs="Arial"/>
                <w:color w:val="000000"/>
                <w:sz w:val="18"/>
                <w:szCs w:val="18"/>
              </w:rPr>
              <w:t>MM.PC.3.1 Автоматизация процессов управления складом и межзаводских перемещений</w:t>
            </w:r>
          </w:p>
        </w:tc>
        <w:tc>
          <w:tcPr>
            <w:tcW w:w="1047" w:type="pct"/>
          </w:tcPr>
          <w:p w14:paraId="5B0CEEC8" w14:textId="7935FA02" w:rsidR="00FA2762" w:rsidRPr="00B4018C" w:rsidRDefault="00FA2762" w:rsidP="00FA2762">
            <w:pPr>
              <w:jc w:val="center"/>
              <w:rPr>
                <w:rFonts w:cs="Arial"/>
                <w:sz w:val="18"/>
                <w:szCs w:val="18"/>
              </w:rPr>
            </w:pPr>
            <w:r w:rsidRPr="00C51676">
              <w:rPr>
                <w:rFonts w:cs="Arial"/>
                <w:sz w:val="18"/>
                <w:szCs w:val="18"/>
              </w:rPr>
              <w:t>Накопление запаса на время логистических пауз сток-контролером путем корректировки сроков автоматически сформированных заявок на перемещение в части нормируемых материалов (в ручную)</w:t>
            </w:r>
            <w:r w:rsidRPr="00C51676">
              <w:rPr>
                <w:rFonts w:cs="Arial"/>
                <w:sz w:val="18"/>
                <w:szCs w:val="18"/>
              </w:rPr>
              <w:br/>
              <w:t>Планирование работы складского персонала производится автоматизировано системой с распределением задач между складским персоналом с возможностью ручной корректировки задач, с отслеживанием загруженности и хронометража выполнения складских операций</w:t>
            </w:r>
            <w:r w:rsidRPr="00C51676">
              <w:rPr>
                <w:rFonts w:cs="Arial"/>
                <w:sz w:val="18"/>
                <w:szCs w:val="18"/>
              </w:rPr>
              <w:br/>
              <w:t>Использование штрих-кодов для идентификации МТР, грузовых единиц, мобильных терминалов сбора данных при выполнении внутрискладских операций повышает производительность, оперативность отражения информации о внутрискладских операциях, даёт возможность повышения функциональности персонала. Автоматизированный учёт сроков годности, назначения к выдаче МТР раннего поступления (истекающего срока годности). Возможность проведения оперативной инвентаризации в разрезе ячейка, номенклатура</w:t>
            </w:r>
            <w:r w:rsidRPr="00C51676">
              <w:rPr>
                <w:rFonts w:cs="Arial"/>
                <w:sz w:val="18"/>
                <w:szCs w:val="18"/>
              </w:rPr>
              <w:br/>
              <w:t>Автоматизированное назначение места складирования поступающих МТР, создание маршрута комплектации МТР</w:t>
            </w:r>
            <w:r w:rsidRPr="00C51676">
              <w:rPr>
                <w:rFonts w:cs="Arial"/>
                <w:sz w:val="18"/>
                <w:szCs w:val="18"/>
              </w:rPr>
              <w:br/>
              <w:t>Наличие интеграции с системой оперативного учёта и движения топлива по предприятию «Контур ГСМ»</w:t>
            </w:r>
          </w:p>
        </w:tc>
        <w:tc>
          <w:tcPr>
            <w:tcW w:w="407" w:type="pct"/>
          </w:tcPr>
          <w:p w14:paraId="155C05F2" w14:textId="0ABC7EAB" w:rsidR="00FA2762" w:rsidRPr="00B4018C" w:rsidRDefault="00FA2762" w:rsidP="00FA2762">
            <w:pPr>
              <w:jc w:val="center"/>
              <w:rPr>
                <w:rFonts w:cs="Arial"/>
                <w:sz w:val="18"/>
                <w:szCs w:val="18"/>
              </w:rPr>
            </w:pPr>
            <w:r w:rsidRPr="00C00521">
              <w:rPr>
                <w:rFonts w:cs="Arial"/>
                <w:sz w:val="18"/>
                <w:szCs w:val="18"/>
              </w:rPr>
              <w:t>Изменяемые функции</w:t>
            </w:r>
          </w:p>
        </w:tc>
        <w:tc>
          <w:tcPr>
            <w:tcW w:w="570" w:type="pct"/>
            <w:shd w:val="clear" w:color="auto" w:fill="auto"/>
          </w:tcPr>
          <w:p w14:paraId="2EB1108C" w14:textId="798F9240" w:rsidR="00FA2762" w:rsidRPr="0087315E" w:rsidRDefault="00FA2762" w:rsidP="00FA2762">
            <w:pPr>
              <w:jc w:val="left"/>
              <w:rPr>
                <w:sz w:val="18"/>
                <w:szCs w:val="18"/>
              </w:rPr>
            </w:pPr>
            <w:r w:rsidRPr="0087315E">
              <w:rPr>
                <w:rFonts w:cs="Arial"/>
                <w:sz w:val="18"/>
                <w:szCs w:val="18"/>
              </w:rPr>
              <w:t xml:space="preserve">2.1. </w:t>
            </w:r>
            <w:r w:rsidRPr="0087315E">
              <w:rPr>
                <w:sz w:val="18"/>
                <w:szCs w:val="18"/>
              </w:rPr>
              <w:t>Коэффициент заполненности склада</w:t>
            </w:r>
          </w:p>
          <w:p w14:paraId="09B404C5" w14:textId="77777777" w:rsidR="00FA2762" w:rsidRPr="0087315E" w:rsidRDefault="00FA2762" w:rsidP="00FA2762">
            <w:pPr>
              <w:jc w:val="left"/>
              <w:rPr>
                <w:rFonts w:cs="Arial"/>
                <w:sz w:val="18"/>
                <w:szCs w:val="18"/>
              </w:rPr>
            </w:pPr>
          </w:p>
          <w:p w14:paraId="5A27BF8C" w14:textId="77777777" w:rsidR="00FA2762" w:rsidRPr="0087315E" w:rsidRDefault="00FA2762" w:rsidP="00FA2762">
            <w:pPr>
              <w:jc w:val="left"/>
              <w:rPr>
                <w:rFonts w:cs="Arial"/>
                <w:sz w:val="18"/>
                <w:szCs w:val="18"/>
              </w:rPr>
            </w:pPr>
          </w:p>
          <w:p w14:paraId="41EC50BA" w14:textId="77777777" w:rsidR="00FA2762" w:rsidRPr="0087315E" w:rsidRDefault="00FA2762" w:rsidP="00FA2762">
            <w:pPr>
              <w:jc w:val="left"/>
              <w:rPr>
                <w:rFonts w:cs="Arial"/>
                <w:sz w:val="18"/>
                <w:szCs w:val="18"/>
              </w:rPr>
            </w:pPr>
          </w:p>
          <w:p w14:paraId="21E1B482" w14:textId="77777777" w:rsidR="00FA2762" w:rsidRPr="0087315E" w:rsidRDefault="00FA2762" w:rsidP="00FA2762">
            <w:pPr>
              <w:jc w:val="left"/>
              <w:rPr>
                <w:rFonts w:cs="Arial"/>
                <w:sz w:val="18"/>
                <w:szCs w:val="18"/>
              </w:rPr>
            </w:pPr>
          </w:p>
          <w:p w14:paraId="6AD696E5" w14:textId="77777777" w:rsidR="00FA2762" w:rsidRPr="0087315E" w:rsidRDefault="00FA2762" w:rsidP="00FA2762">
            <w:pPr>
              <w:jc w:val="left"/>
              <w:rPr>
                <w:rFonts w:cs="Arial"/>
                <w:sz w:val="18"/>
                <w:szCs w:val="18"/>
              </w:rPr>
            </w:pPr>
          </w:p>
          <w:p w14:paraId="4567CDD2" w14:textId="77777777" w:rsidR="00FA2762" w:rsidRPr="0087315E" w:rsidRDefault="00FA2762" w:rsidP="00FA2762">
            <w:pPr>
              <w:jc w:val="left"/>
              <w:rPr>
                <w:rFonts w:cs="Arial"/>
                <w:sz w:val="18"/>
                <w:szCs w:val="18"/>
              </w:rPr>
            </w:pPr>
          </w:p>
          <w:p w14:paraId="33C6DDBA" w14:textId="155124E1" w:rsidR="00FA2762" w:rsidRPr="0087315E" w:rsidRDefault="00FA2762" w:rsidP="00FA2762">
            <w:pPr>
              <w:jc w:val="left"/>
              <w:rPr>
                <w:rFonts w:cs="Arial"/>
                <w:sz w:val="18"/>
                <w:szCs w:val="18"/>
              </w:rPr>
            </w:pPr>
          </w:p>
          <w:p w14:paraId="697A5664" w14:textId="77777777" w:rsidR="00FA2762" w:rsidRPr="0087315E" w:rsidRDefault="00FA2762" w:rsidP="00FA2762">
            <w:pPr>
              <w:jc w:val="left"/>
              <w:rPr>
                <w:rFonts w:cs="Arial"/>
                <w:sz w:val="18"/>
                <w:szCs w:val="18"/>
              </w:rPr>
            </w:pPr>
          </w:p>
          <w:p w14:paraId="0F9EAE18" w14:textId="77777777" w:rsidR="00FA2762" w:rsidRPr="0087315E" w:rsidRDefault="00FA2762" w:rsidP="00FA2762">
            <w:pPr>
              <w:jc w:val="left"/>
              <w:rPr>
                <w:rFonts w:cs="Arial"/>
                <w:sz w:val="18"/>
                <w:szCs w:val="18"/>
              </w:rPr>
            </w:pPr>
          </w:p>
          <w:p w14:paraId="083ED3D8" w14:textId="77777777" w:rsidR="00FA2762" w:rsidRPr="0087315E" w:rsidRDefault="00FA2762" w:rsidP="00FA2762">
            <w:pPr>
              <w:jc w:val="left"/>
              <w:rPr>
                <w:rFonts w:cs="Arial"/>
                <w:sz w:val="18"/>
                <w:szCs w:val="18"/>
              </w:rPr>
            </w:pPr>
          </w:p>
          <w:p w14:paraId="28327D63" w14:textId="77777777" w:rsidR="00FA2762" w:rsidRPr="0087315E" w:rsidRDefault="00FA2762" w:rsidP="00FA2762">
            <w:pPr>
              <w:jc w:val="left"/>
              <w:rPr>
                <w:rFonts w:cs="Arial"/>
                <w:sz w:val="18"/>
                <w:szCs w:val="18"/>
              </w:rPr>
            </w:pPr>
          </w:p>
          <w:p w14:paraId="078B939A" w14:textId="77777777" w:rsidR="00FA2762" w:rsidRPr="0087315E" w:rsidRDefault="00FA2762" w:rsidP="00FA2762">
            <w:pPr>
              <w:jc w:val="left"/>
              <w:rPr>
                <w:rFonts w:cs="Arial"/>
                <w:sz w:val="18"/>
                <w:szCs w:val="18"/>
              </w:rPr>
            </w:pPr>
          </w:p>
          <w:p w14:paraId="56A6F074" w14:textId="5ECDCF16" w:rsidR="00FA2762" w:rsidRPr="0087315E" w:rsidRDefault="00FA2762" w:rsidP="00FA2762">
            <w:pPr>
              <w:jc w:val="left"/>
              <w:rPr>
                <w:rFonts w:cs="Arial"/>
                <w:sz w:val="18"/>
                <w:szCs w:val="18"/>
              </w:rPr>
            </w:pPr>
            <w:r w:rsidRPr="0087315E">
              <w:rPr>
                <w:rFonts w:cs="Arial"/>
                <w:sz w:val="18"/>
                <w:szCs w:val="18"/>
              </w:rPr>
              <w:t>2.2. Выполнения нормативов по ПРР на складе</w:t>
            </w:r>
          </w:p>
          <w:p w14:paraId="0FBF00A2" w14:textId="77777777" w:rsidR="00FA2762" w:rsidRPr="0087315E" w:rsidRDefault="00FA2762" w:rsidP="00FA2762">
            <w:pPr>
              <w:jc w:val="left"/>
              <w:rPr>
                <w:rFonts w:cs="Arial"/>
                <w:sz w:val="18"/>
                <w:szCs w:val="18"/>
              </w:rPr>
            </w:pPr>
          </w:p>
          <w:p w14:paraId="2D880352" w14:textId="77777777" w:rsidR="00FA2762" w:rsidRPr="0087315E" w:rsidRDefault="00FA2762" w:rsidP="00FA2762">
            <w:pPr>
              <w:jc w:val="left"/>
              <w:rPr>
                <w:rFonts w:cs="Arial"/>
                <w:sz w:val="18"/>
                <w:szCs w:val="18"/>
              </w:rPr>
            </w:pPr>
          </w:p>
          <w:p w14:paraId="55F42AAB" w14:textId="77777777" w:rsidR="00FA2762" w:rsidRPr="0087315E" w:rsidRDefault="00FA2762" w:rsidP="00FA2762">
            <w:pPr>
              <w:jc w:val="left"/>
              <w:rPr>
                <w:rFonts w:cs="Arial"/>
                <w:sz w:val="18"/>
                <w:szCs w:val="18"/>
              </w:rPr>
            </w:pPr>
          </w:p>
          <w:p w14:paraId="1315BFB6" w14:textId="77777777" w:rsidR="00FA2762" w:rsidRPr="0087315E" w:rsidRDefault="00FA2762" w:rsidP="00FA2762">
            <w:pPr>
              <w:jc w:val="left"/>
              <w:rPr>
                <w:rFonts w:cs="Arial"/>
                <w:sz w:val="18"/>
                <w:szCs w:val="18"/>
              </w:rPr>
            </w:pPr>
          </w:p>
          <w:p w14:paraId="44685793" w14:textId="77777777" w:rsidR="00FA2762" w:rsidRPr="0087315E" w:rsidRDefault="00FA2762" w:rsidP="00FA2762">
            <w:pPr>
              <w:jc w:val="left"/>
              <w:rPr>
                <w:rFonts w:cs="Arial"/>
                <w:sz w:val="18"/>
                <w:szCs w:val="18"/>
              </w:rPr>
            </w:pPr>
          </w:p>
          <w:p w14:paraId="71F46D8D" w14:textId="77777777" w:rsidR="00FA2762" w:rsidRPr="0087315E" w:rsidRDefault="00FA2762" w:rsidP="00FA2762">
            <w:pPr>
              <w:jc w:val="left"/>
              <w:rPr>
                <w:rFonts w:cs="Arial"/>
                <w:sz w:val="18"/>
                <w:szCs w:val="18"/>
              </w:rPr>
            </w:pPr>
          </w:p>
          <w:p w14:paraId="491BC18B" w14:textId="77777777" w:rsidR="00FA2762" w:rsidRPr="0087315E" w:rsidRDefault="00FA2762" w:rsidP="00FA2762">
            <w:pPr>
              <w:jc w:val="left"/>
              <w:rPr>
                <w:rFonts w:cs="Arial"/>
                <w:sz w:val="18"/>
                <w:szCs w:val="18"/>
              </w:rPr>
            </w:pPr>
          </w:p>
          <w:p w14:paraId="48DCCD22" w14:textId="77777777" w:rsidR="00FA2762" w:rsidRPr="0087315E" w:rsidRDefault="00FA2762" w:rsidP="00FA2762">
            <w:pPr>
              <w:jc w:val="left"/>
              <w:rPr>
                <w:rFonts w:cs="Arial"/>
                <w:sz w:val="18"/>
                <w:szCs w:val="18"/>
              </w:rPr>
            </w:pPr>
          </w:p>
          <w:p w14:paraId="59B670CF" w14:textId="77777777" w:rsidR="00FA2762" w:rsidRPr="0087315E" w:rsidRDefault="00FA2762" w:rsidP="00FA2762">
            <w:pPr>
              <w:jc w:val="left"/>
              <w:rPr>
                <w:rFonts w:cs="Arial"/>
                <w:sz w:val="18"/>
                <w:szCs w:val="18"/>
              </w:rPr>
            </w:pPr>
          </w:p>
          <w:p w14:paraId="3755C9A5" w14:textId="77777777" w:rsidR="00FA2762" w:rsidRPr="0087315E" w:rsidRDefault="00FA2762" w:rsidP="00FA2762">
            <w:pPr>
              <w:jc w:val="left"/>
              <w:rPr>
                <w:rFonts w:cs="Arial"/>
                <w:sz w:val="18"/>
                <w:szCs w:val="18"/>
              </w:rPr>
            </w:pPr>
            <w:r w:rsidRPr="0087315E">
              <w:rPr>
                <w:rFonts w:cs="Arial"/>
                <w:sz w:val="18"/>
                <w:szCs w:val="18"/>
              </w:rPr>
              <w:t>2.3. Соблюдение установленных норм УДР по складу</w:t>
            </w:r>
          </w:p>
          <w:p w14:paraId="2C244289" w14:textId="77777777" w:rsidR="00FA2762" w:rsidRPr="0087315E" w:rsidRDefault="00FA2762" w:rsidP="00FA2762">
            <w:pPr>
              <w:jc w:val="left"/>
              <w:rPr>
                <w:rFonts w:cs="Arial"/>
                <w:sz w:val="18"/>
                <w:szCs w:val="18"/>
              </w:rPr>
            </w:pPr>
          </w:p>
          <w:p w14:paraId="06195013" w14:textId="77777777" w:rsidR="00FA2762" w:rsidRPr="0087315E" w:rsidRDefault="00FA2762" w:rsidP="00FA2762">
            <w:pPr>
              <w:jc w:val="left"/>
              <w:rPr>
                <w:rFonts w:cs="Arial"/>
                <w:sz w:val="18"/>
                <w:szCs w:val="18"/>
              </w:rPr>
            </w:pPr>
          </w:p>
          <w:p w14:paraId="14219543" w14:textId="77777777" w:rsidR="00FA2762" w:rsidRPr="0087315E" w:rsidRDefault="00FA2762" w:rsidP="00FA2762">
            <w:pPr>
              <w:jc w:val="left"/>
              <w:rPr>
                <w:rFonts w:cs="Arial"/>
                <w:sz w:val="18"/>
                <w:szCs w:val="18"/>
              </w:rPr>
            </w:pPr>
          </w:p>
          <w:p w14:paraId="6767F332" w14:textId="77777777" w:rsidR="00FA2762" w:rsidRPr="0087315E" w:rsidRDefault="00FA2762" w:rsidP="00FA2762">
            <w:pPr>
              <w:jc w:val="left"/>
              <w:rPr>
                <w:rFonts w:cs="Arial"/>
                <w:sz w:val="18"/>
                <w:szCs w:val="18"/>
              </w:rPr>
            </w:pPr>
          </w:p>
          <w:p w14:paraId="19E9A66C" w14:textId="77777777" w:rsidR="00FA2762" w:rsidRPr="0087315E" w:rsidRDefault="00FA2762" w:rsidP="00FA2762">
            <w:pPr>
              <w:jc w:val="left"/>
              <w:rPr>
                <w:rFonts w:cs="Arial"/>
                <w:sz w:val="18"/>
                <w:szCs w:val="18"/>
              </w:rPr>
            </w:pPr>
          </w:p>
          <w:p w14:paraId="33A24E3C" w14:textId="77777777" w:rsidR="00FA2762" w:rsidRPr="0087315E" w:rsidRDefault="00FA2762" w:rsidP="00FA2762">
            <w:pPr>
              <w:jc w:val="left"/>
              <w:rPr>
                <w:rFonts w:cs="Arial"/>
                <w:sz w:val="18"/>
                <w:szCs w:val="18"/>
              </w:rPr>
            </w:pPr>
          </w:p>
          <w:p w14:paraId="74A014D5" w14:textId="77777777" w:rsidR="00FA2762" w:rsidRPr="0087315E" w:rsidRDefault="00FA2762" w:rsidP="00FA2762">
            <w:pPr>
              <w:jc w:val="left"/>
              <w:rPr>
                <w:rFonts w:cs="Arial"/>
                <w:sz w:val="18"/>
                <w:szCs w:val="18"/>
              </w:rPr>
            </w:pPr>
          </w:p>
          <w:p w14:paraId="3C4C22B2" w14:textId="77777777" w:rsidR="00FA2762" w:rsidRPr="0087315E" w:rsidRDefault="00FA2762" w:rsidP="00FA2762">
            <w:pPr>
              <w:jc w:val="left"/>
              <w:rPr>
                <w:rFonts w:cs="Arial"/>
                <w:sz w:val="18"/>
                <w:szCs w:val="18"/>
              </w:rPr>
            </w:pPr>
          </w:p>
          <w:p w14:paraId="4FDBCF1E" w14:textId="77777777" w:rsidR="00FA2762" w:rsidRPr="0087315E" w:rsidRDefault="00FA2762" w:rsidP="00FA2762">
            <w:pPr>
              <w:jc w:val="left"/>
              <w:rPr>
                <w:rFonts w:cs="Arial"/>
                <w:sz w:val="18"/>
                <w:szCs w:val="18"/>
              </w:rPr>
            </w:pPr>
          </w:p>
          <w:p w14:paraId="76A0062C" w14:textId="77777777" w:rsidR="00FA2762" w:rsidRPr="0087315E" w:rsidRDefault="00FA2762" w:rsidP="00FA2762">
            <w:pPr>
              <w:jc w:val="left"/>
              <w:rPr>
                <w:rFonts w:cs="Arial"/>
                <w:sz w:val="18"/>
                <w:szCs w:val="18"/>
              </w:rPr>
            </w:pPr>
            <w:r w:rsidRPr="0087315E">
              <w:rPr>
                <w:rFonts w:cs="Arial"/>
                <w:sz w:val="18"/>
                <w:szCs w:val="18"/>
              </w:rPr>
              <w:t>2.4. Коэффициент использования складского оборудования</w:t>
            </w:r>
          </w:p>
          <w:p w14:paraId="1B3118A2" w14:textId="77777777" w:rsidR="00FA2762" w:rsidRPr="0087315E" w:rsidRDefault="00FA2762" w:rsidP="00FA2762">
            <w:pPr>
              <w:jc w:val="left"/>
              <w:rPr>
                <w:rFonts w:cs="Arial"/>
                <w:sz w:val="18"/>
                <w:szCs w:val="18"/>
              </w:rPr>
            </w:pPr>
          </w:p>
          <w:p w14:paraId="458AC49C" w14:textId="77777777" w:rsidR="00FA2762" w:rsidRPr="0087315E" w:rsidRDefault="00FA2762" w:rsidP="00FA2762">
            <w:pPr>
              <w:jc w:val="left"/>
              <w:rPr>
                <w:rFonts w:cs="Arial"/>
                <w:sz w:val="18"/>
                <w:szCs w:val="18"/>
              </w:rPr>
            </w:pPr>
          </w:p>
          <w:p w14:paraId="77A572A1" w14:textId="77777777" w:rsidR="00FA2762" w:rsidRPr="0087315E" w:rsidRDefault="00FA2762" w:rsidP="00FA2762">
            <w:pPr>
              <w:jc w:val="left"/>
              <w:rPr>
                <w:rFonts w:cs="Arial"/>
                <w:sz w:val="18"/>
                <w:szCs w:val="18"/>
              </w:rPr>
            </w:pPr>
          </w:p>
          <w:p w14:paraId="212B8227" w14:textId="77777777" w:rsidR="00FA2762" w:rsidRPr="0087315E" w:rsidRDefault="00FA2762" w:rsidP="00FA2762">
            <w:pPr>
              <w:jc w:val="left"/>
              <w:rPr>
                <w:rFonts w:cs="Arial"/>
                <w:sz w:val="18"/>
                <w:szCs w:val="18"/>
              </w:rPr>
            </w:pPr>
          </w:p>
          <w:p w14:paraId="1D2CC8CB" w14:textId="77777777" w:rsidR="00FA2762" w:rsidRPr="0087315E" w:rsidRDefault="00FA2762" w:rsidP="00FA2762">
            <w:pPr>
              <w:jc w:val="left"/>
              <w:rPr>
                <w:rFonts w:cs="Arial"/>
                <w:sz w:val="18"/>
                <w:szCs w:val="18"/>
              </w:rPr>
            </w:pPr>
          </w:p>
          <w:p w14:paraId="5A1FD72E" w14:textId="77777777" w:rsidR="00FA2762" w:rsidRPr="0087315E" w:rsidRDefault="00FA2762" w:rsidP="00FA2762">
            <w:pPr>
              <w:jc w:val="left"/>
              <w:rPr>
                <w:rFonts w:cs="Arial"/>
                <w:sz w:val="18"/>
                <w:szCs w:val="18"/>
              </w:rPr>
            </w:pPr>
          </w:p>
          <w:p w14:paraId="128EEBD6" w14:textId="77777777" w:rsidR="00FA2762" w:rsidRPr="0087315E" w:rsidRDefault="00FA2762" w:rsidP="00FA2762">
            <w:pPr>
              <w:jc w:val="left"/>
              <w:rPr>
                <w:rFonts w:cs="Arial"/>
                <w:sz w:val="18"/>
                <w:szCs w:val="18"/>
              </w:rPr>
            </w:pPr>
          </w:p>
          <w:p w14:paraId="0FFA2858" w14:textId="77777777" w:rsidR="00FA2762" w:rsidRPr="0087315E" w:rsidRDefault="00FA2762" w:rsidP="00FA2762">
            <w:pPr>
              <w:jc w:val="left"/>
              <w:rPr>
                <w:rFonts w:cs="Arial"/>
                <w:sz w:val="18"/>
                <w:szCs w:val="18"/>
              </w:rPr>
            </w:pPr>
          </w:p>
          <w:p w14:paraId="0AEA62E8" w14:textId="77777777" w:rsidR="00FA2762" w:rsidRPr="0087315E" w:rsidRDefault="00FA2762" w:rsidP="00FA2762">
            <w:pPr>
              <w:jc w:val="left"/>
              <w:rPr>
                <w:rFonts w:cs="Arial"/>
                <w:sz w:val="18"/>
                <w:szCs w:val="18"/>
              </w:rPr>
            </w:pPr>
          </w:p>
          <w:p w14:paraId="5CE114D4" w14:textId="77777777" w:rsidR="00FA2762" w:rsidRPr="0087315E" w:rsidRDefault="00FA2762" w:rsidP="00FA2762">
            <w:pPr>
              <w:jc w:val="left"/>
              <w:rPr>
                <w:rFonts w:cs="Arial"/>
                <w:sz w:val="18"/>
                <w:szCs w:val="18"/>
              </w:rPr>
            </w:pPr>
          </w:p>
          <w:p w14:paraId="41E8EBD9" w14:textId="77777777" w:rsidR="00FA2762" w:rsidRPr="0087315E" w:rsidRDefault="00FA2762" w:rsidP="00FA2762">
            <w:pPr>
              <w:jc w:val="left"/>
              <w:rPr>
                <w:rFonts w:cs="Arial"/>
                <w:sz w:val="18"/>
                <w:szCs w:val="18"/>
              </w:rPr>
            </w:pPr>
          </w:p>
          <w:p w14:paraId="1FACADB7" w14:textId="77777777" w:rsidR="00FA2762" w:rsidRPr="0087315E" w:rsidRDefault="00FA2762" w:rsidP="00FA2762">
            <w:pPr>
              <w:jc w:val="left"/>
              <w:rPr>
                <w:rFonts w:cs="Arial"/>
                <w:sz w:val="18"/>
                <w:szCs w:val="18"/>
              </w:rPr>
            </w:pPr>
          </w:p>
          <w:p w14:paraId="3E90FCB4" w14:textId="77777777" w:rsidR="00FA2762" w:rsidRPr="0087315E" w:rsidRDefault="00FA2762" w:rsidP="00FA2762">
            <w:pPr>
              <w:jc w:val="left"/>
              <w:rPr>
                <w:rFonts w:cs="Arial"/>
                <w:sz w:val="18"/>
                <w:szCs w:val="18"/>
              </w:rPr>
            </w:pPr>
          </w:p>
          <w:p w14:paraId="5B3B5A35" w14:textId="77777777" w:rsidR="00FA2762" w:rsidRPr="0087315E" w:rsidRDefault="00FA2762" w:rsidP="00FA2762">
            <w:pPr>
              <w:jc w:val="left"/>
              <w:rPr>
                <w:rFonts w:cs="Arial"/>
                <w:sz w:val="18"/>
                <w:szCs w:val="18"/>
              </w:rPr>
            </w:pPr>
          </w:p>
          <w:p w14:paraId="0F0094C6" w14:textId="77777777" w:rsidR="00FA2762" w:rsidRPr="0087315E" w:rsidRDefault="00FA2762" w:rsidP="00FA2762">
            <w:pPr>
              <w:jc w:val="left"/>
              <w:rPr>
                <w:rFonts w:cs="Arial"/>
                <w:sz w:val="18"/>
                <w:szCs w:val="18"/>
              </w:rPr>
            </w:pPr>
          </w:p>
          <w:p w14:paraId="24582A87" w14:textId="77777777" w:rsidR="00FA2762" w:rsidRPr="0087315E" w:rsidRDefault="00FA2762" w:rsidP="00FA2762">
            <w:pPr>
              <w:jc w:val="left"/>
              <w:rPr>
                <w:rFonts w:cs="Arial"/>
                <w:sz w:val="18"/>
                <w:szCs w:val="18"/>
              </w:rPr>
            </w:pPr>
          </w:p>
          <w:p w14:paraId="6564322A" w14:textId="77777777" w:rsidR="00FA2762" w:rsidRPr="0087315E" w:rsidRDefault="00FA2762" w:rsidP="00FA2762">
            <w:pPr>
              <w:jc w:val="left"/>
              <w:rPr>
                <w:rFonts w:cs="Arial"/>
                <w:sz w:val="18"/>
                <w:szCs w:val="18"/>
              </w:rPr>
            </w:pPr>
          </w:p>
          <w:p w14:paraId="46EE4C13" w14:textId="77777777" w:rsidR="00FA2762" w:rsidRPr="0087315E" w:rsidRDefault="00FA2762" w:rsidP="00FA2762">
            <w:pPr>
              <w:jc w:val="left"/>
              <w:rPr>
                <w:rFonts w:cs="Arial"/>
                <w:sz w:val="18"/>
                <w:szCs w:val="18"/>
              </w:rPr>
            </w:pPr>
          </w:p>
          <w:p w14:paraId="015AA4F7" w14:textId="1397F067" w:rsidR="00FA2762" w:rsidRPr="0087315E" w:rsidRDefault="00FA2762" w:rsidP="00FA2762">
            <w:pPr>
              <w:jc w:val="left"/>
              <w:rPr>
                <w:rFonts w:cs="Arial"/>
                <w:sz w:val="18"/>
                <w:szCs w:val="18"/>
              </w:rPr>
            </w:pPr>
            <w:r w:rsidRPr="0087315E">
              <w:rPr>
                <w:rFonts w:cs="Arial"/>
                <w:sz w:val="18"/>
                <w:szCs w:val="18"/>
              </w:rPr>
              <w:t>2.5. Удельная производительность складского оборудования</w:t>
            </w:r>
          </w:p>
        </w:tc>
        <w:tc>
          <w:tcPr>
            <w:tcW w:w="834" w:type="pct"/>
          </w:tcPr>
          <w:p w14:paraId="787939FA" w14:textId="4DFCFC87" w:rsidR="00FA2762" w:rsidRPr="0087315E" w:rsidRDefault="00FA2762" w:rsidP="00FA2762">
            <w:pPr>
              <w:jc w:val="left"/>
              <w:rPr>
                <w:rFonts w:cs="Arial"/>
                <w:sz w:val="18"/>
                <w:szCs w:val="18"/>
              </w:rPr>
            </w:pPr>
            <w:r w:rsidRPr="0087315E">
              <w:rPr>
                <w:rFonts w:cs="Arial"/>
                <w:sz w:val="18"/>
                <w:szCs w:val="18"/>
              </w:rPr>
              <w:t>2.1. Отношение фактически занятых складских мест/площадей к общему количеству складских мест/площадей.</w:t>
            </w:r>
          </w:p>
          <w:p w14:paraId="4B0FA3E6" w14:textId="7BA8BE9D" w:rsidR="00FA2762" w:rsidRPr="0087315E" w:rsidRDefault="00FA2762" w:rsidP="00FA2762">
            <w:pPr>
              <w:jc w:val="left"/>
              <w:rPr>
                <w:rFonts w:cs="Arial"/>
                <w:sz w:val="18"/>
                <w:szCs w:val="18"/>
              </w:rPr>
            </w:pPr>
            <w:r w:rsidRPr="0087315E">
              <w:rPr>
                <w:rFonts w:cs="Arial"/>
                <w:sz w:val="18"/>
                <w:szCs w:val="18"/>
              </w:rPr>
              <w:t>Расчет возможен только для складов EWM.</w:t>
            </w:r>
          </w:p>
          <w:p w14:paraId="0A10945A" w14:textId="77777777" w:rsidR="00FA2762" w:rsidRDefault="00FA2762" w:rsidP="00FA2762">
            <w:pPr>
              <w:jc w:val="left"/>
              <w:rPr>
                <w:rFonts w:cs="Arial"/>
                <w:sz w:val="18"/>
                <w:szCs w:val="18"/>
              </w:rPr>
            </w:pPr>
          </w:p>
          <w:p w14:paraId="74DEDA2E" w14:textId="77777777" w:rsidR="00FA2762" w:rsidRPr="0087315E" w:rsidRDefault="00FA2762" w:rsidP="00FA2762">
            <w:pPr>
              <w:jc w:val="left"/>
              <w:rPr>
                <w:rFonts w:cs="Arial"/>
                <w:sz w:val="18"/>
                <w:szCs w:val="18"/>
              </w:rPr>
            </w:pPr>
          </w:p>
          <w:p w14:paraId="2D1B71FF" w14:textId="2AF7F244" w:rsidR="00FA2762" w:rsidRPr="0087315E" w:rsidRDefault="00FA2762" w:rsidP="00FA2762">
            <w:pPr>
              <w:jc w:val="left"/>
              <w:rPr>
                <w:rFonts w:cs="Arial"/>
                <w:sz w:val="18"/>
                <w:szCs w:val="18"/>
              </w:rPr>
            </w:pPr>
            <w:r w:rsidRPr="0087315E">
              <w:rPr>
                <w:rFonts w:cs="Arial"/>
                <w:sz w:val="18"/>
                <w:szCs w:val="18"/>
              </w:rPr>
              <w:t>2.2. Фактическое время выполнения ПРР на складе (фиксируется только для складов EWM) отнесенное к плановым нормативам.</w:t>
            </w:r>
          </w:p>
          <w:p w14:paraId="2F104CAF" w14:textId="3FB8CE3D" w:rsidR="00FA2762" w:rsidRPr="0087315E" w:rsidRDefault="00FA2762" w:rsidP="00FA2762">
            <w:pPr>
              <w:jc w:val="left"/>
              <w:rPr>
                <w:rFonts w:cs="Arial"/>
                <w:sz w:val="18"/>
                <w:szCs w:val="18"/>
              </w:rPr>
            </w:pPr>
          </w:p>
          <w:p w14:paraId="0989EDB4" w14:textId="4F8BF57E" w:rsidR="00FA2762" w:rsidRPr="0087315E" w:rsidRDefault="00FA2762" w:rsidP="00FA2762">
            <w:pPr>
              <w:jc w:val="left"/>
              <w:rPr>
                <w:rFonts w:cs="Arial"/>
                <w:sz w:val="18"/>
                <w:szCs w:val="18"/>
              </w:rPr>
            </w:pPr>
            <w:r w:rsidRPr="0087315E">
              <w:rPr>
                <w:rFonts w:cs="Arial"/>
                <w:sz w:val="18"/>
                <w:szCs w:val="18"/>
              </w:rPr>
              <w:t>2.3. Фактические затраты на склад (помещения, оборудование, ФОТ и прочее), отнесенные на:</w:t>
            </w:r>
          </w:p>
          <w:p w14:paraId="0B70CC9D" w14:textId="365DF0BA" w:rsidR="00FA2762" w:rsidRPr="0087315E" w:rsidRDefault="00FA2762" w:rsidP="00FA2762">
            <w:pPr>
              <w:jc w:val="left"/>
              <w:rPr>
                <w:rFonts w:cs="Arial"/>
                <w:sz w:val="18"/>
                <w:szCs w:val="18"/>
              </w:rPr>
            </w:pPr>
            <w:r w:rsidRPr="0087315E">
              <w:rPr>
                <w:rFonts w:cs="Arial"/>
                <w:sz w:val="18"/>
                <w:szCs w:val="18"/>
              </w:rPr>
              <w:t>1. Т обработанного груза;</w:t>
            </w:r>
          </w:p>
          <w:p w14:paraId="4CE8D328" w14:textId="49655573" w:rsidR="00FA2762" w:rsidRPr="0087315E" w:rsidRDefault="00FA2762" w:rsidP="00FA2762">
            <w:pPr>
              <w:jc w:val="left"/>
              <w:rPr>
                <w:rFonts w:cs="Arial"/>
                <w:sz w:val="18"/>
                <w:szCs w:val="18"/>
              </w:rPr>
            </w:pPr>
            <w:r w:rsidRPr="0087315E">
              <w:rPr>
                <w:rFonts w:cs="Arial"/>
                <w:sz w:val="18"/>
                <w:szCs w:val="18"/>
              </w:rPr>
              <w:t>2. Т*ДЕНЬ хранимого груза.</w:t>
            </w:r>
          </w:p>
          <w:p w14:paraId="00CAE624" w14:textId="77777777" w:rsidR="00FA2762" w:rsidRPr="0087315E" w:rsidRDefault="00FA2762" w:rsidP="00FA2762">
            <w:pPr>
              <w:jc w:val="left"/>
              <w:rPr>
                <w:rFonts w:cs="Arial"/>
                <w:sz w:val="18"/>
                <w:szCs w:val="18"/>
              </w:rPr>
            </w:pPr>
          </w:p>
          <w:p w14:paraId="44004A98" w14:textId="2F3A9CD9" w:rsidR="00FA2762" w:rsidRPr="0087315E" w:rsidRDefault="00FA2762" w:rsidP="00FA2762">
            <w:pPr>
              <w:jc w:val="left"/>
              <w:rPr>
                <w:rFonts w:cs="Arial"/>
                <w:sz w:val="18"/>
                <w:szCs w:val="18"/>
              </w:rPr>
            </w:pPr>
            <w:r w:rsidRPr="0087315E">
              <w:rPr>
                <w:rFonts w:cs="Arial"/>
                <w:sz w:val="18"/>
                <w:szCs w:val="18"/>
              </w:rPr>
              <w:t>2.4. Фактическое время, потраченное на исполнение складских операций отнесенное к общему рабочему времени оборудования.</w:t>
            </w:r>
          </w:p>
          <w:p w14:paraId="5A3A8CA6" w14:textId="77777777" w:rsidR="00FA2762" w:rsidRPr="0087315E" w:rsidRDefault="00FA2762" w:rsidP="00FA2762">
            <w:pPr>
              <w:jc w:val="left"/>
              <w:rPr>
                <w:rFonts w:cs="Arial"/>
                <w:sz w:val="18"/>
                <w:szCs w:val="18"/>
              </w:rPr>
            </w:pPr>
            <w:r w:rsidRPr="0087315E">
              <w:rPr>
                <w:rFonts w:cs="Arial"/>
                <w:sz w:val="18"/>
                <w:szCs w:val="18"/>
              </w:rPr>
              <w:t xml:space="preserve">Общее рабочее время задается в таблицах системы аналитической отчетности. </w:t>
            </w:r>
          </w:p>
          <w:p w14:paraId="02EBA103" w14:textId="13329792" w:rsidR="00FA2762" w:rsidRPr="0087315E" w:rsidRDefault="00FA2762" w:rsidP="00FA2762">
            <w:pPr>
              <w:jc w:val="left"/>
              <w:rPr>
                <w:rFonts w:cs="Arial"/>
                <w:sz w:val="18"/>
                <w:szCs w:val="18"/>
              </w:rPr>
            </w:pPr>
            <w:r w:rsidRPr="0087315E">
              <w:rPr>
                <w:rFonts w:cs="Arial"/>
                <w:sz w:val="18"/>
                <w:szCs w:val="18"/>
              </w:rPr>
              <w:t>Расчет возможен только для складов EWM.</w:t>
            </w:r>
          </w:p>
          <w:p w14:paraId="3EE958A2" w14:textId="77777777" w:rsidR="00FA2762" w:rsidRPr="0087315E" w:rsidRDefault="00FA2762" w:rsidP="00FA2762">
            <w:pPr>
              <w:jc w:val="left"/>
              <w:rPr>
                <w:rFonts w:cs="Arial"/>
                <w:sz w:val="18"/>
                <w:szCs w:val="18"/>
              </w:rPr>
            </w:pPr>
          </w:p>
          <w:p w14:paraId="03756ED8" w14:textId="77777777" w:rsidR="00FA2762" w:rsidRPr="0087315E" w:rsidRDefault="00FA2762" w:rsidP="00FA2762">
            <w:pPr>
              <w:jc w:val="left"/>
              <w:rPr>
                <w:rFonts w:cs="Arial"/>
                <w:sz w:val="18"/>
                <w:szCs w:val="18"/>
              </w:rPr>
            </w:pPr>
            <w:r w:rsidRPr="0087315E">
              <w:rPr>
                <w:rFonts w:cs="Arial"/>
                <w:sz w:val="18"/>
                <w:szCs w:val="18"/>
              </w:rPr>
              <w:t>2.5. Фактический выполненный объем работ (количество складских заказов, тонн груза и т.п.), отнесенный к рабочему времени.</w:t>
            </w:r>
          </w:p>
          <w:p w14:paraId="4B2A173B" w14:textId="77777777" w:rsidR="00FA2762" w:rsidRPr="0087315E" w:rsidRDefault="00FA2762" w:rsidP="00FA2762">
            <w:pPr>
              <w:jc w:val="left"/>
              <w:rPr>
                <w:rFonts w:cs="Arial"/>
                <w:sz w:val="18"/>
                <w:szCs w:val="18"/>
              </w:rPr>
            </w:pPr>
            <w:r w:rsidRPr="0087315E">
              <w:rPr>
                <w:rFonts w:cs="Arial"/>
                <w:sz w:val="18"/>
                <w:szCs w:val="18"/>
              </w:rPr>
              <w:t>Нормативные показатели по производительности должны быть заданы в таблицах системы аналитической отчетности.</w:t>
            </w:r>
          </w:p>
          <w:p w14:paraId="3005AAB4" w14:textId="79189BA1" w:rsidR="00FA2762" w:rsidRPr="0087315E" w:rsidRDefault="00FA2762" w:rsidP="00FA2762">
            <w:pPr>
              <w:jc w:val="left"/>
              <w:rPr>
                <w:rFonts w:cs="Arial"/>
                <w:sz w:val="18"/>
                <w:szCs w:val="18"/>
              </w:rPr>
            </w:pPr>
            <w:r w:rsidRPr="0087315E">
              <w:rPr>
                <w:rFonts w:cs="Arial"/>
                <w:sz w:val="18"/>
                <w:szCs w:val="18"/>
              </w:rPr>
              <w:t>Расчет возможен только для складов EWM.</w:t>
            </w:r>
          </w:p>
        </w:tc>
      </w:tr>
      <w:tr w:rsidR="008E2456" w:rsidRPr="00B4018C" w14:paraId="435E1954" w14:textId="77777777" w:rsidTr="00CC78CA">
        <w:tc>
          <w:tcPr>
            <w:tcW w:w="267" w:type="pct"/>
            <w:shd w:val="clear" w:color="auto" w:fill="auto"/>
          </w:tcPr>
          <w:p w14:paraId="3C5F31E0" w14:textId="1AF9793B" w:rsidR="008E2456" w:rsidRPr="00B4018C" w:rsidRDefault="008E2456" w:rsidP="008E2456">
            <w:pPr>
              <w:jc w:val="left"/>
              <w:rPr>
                <w:rFonts w:cs="Arial"/>
                <w:color w:val="000000"/>
                <w:sz w:val="18"/>
                <w:szCs w:val="18"/>
                <w:lang w:eastAsia="ru-RU"/>
              </w:rPr>
            </w:pPr>
            <w:r>
              <w:rPr>
                <w:rFonts w:cs="Arial"/>
                <w:color w:val="000000"/>
                <w:sz w:val="18"/>
                <w:szCs w:val="18"/>
                <w:lang w:eastAsia="ru-RU"/>
              </w:rPr>
              <w:t>3.</w:t>
            </w:r>
          </w:p>
        </w:tc>
        <w:tc>
          <w:tcPr>
            <w:tcW w:w="507" w:type="pct"/>
          </w:tcPr>
          <w:p w14:paraId="72BC3726" w14:textId="77777777" w:rsidR="008E2456" w:rsidRPr="00C00521" w:rsidRDefault="008E2456" w:rsidP="008E2456">
            <w:pPr>
              <w:jc w:val="center"/>
              <w:rPr>
                <w:rFonts w:cs="Arial"/>
                <w:sz w:val="18"/>
                <w:szCs w:val="18"/>
              </w:rPr>
            </w:pPr>
            <w:r w:rsidRPr="00C00521">
              <w:rPr>
                <w:rFonts w:cs="Arial"/>
                <w:sz w:val="18"/>
                <w:szCs w:val="18"/>
              </w:rPr>
              <w:t>ПП-10</w:t>
            </w:r>
          </w:p>
          <w:p w14:paraId="2B091FA4" w14:textId="399CAD75" w:rsidR="008E2456" w:rsidRPr="00C00521" w:rsidRDefault="008E2456" w:rsidP="008E2456">
            <w:pPr>
              <w:jc w:val="center"/>
              <w:rPr>
                <w:rFonts w:cs="Arial"/>
                <w:sz w:val="18"/>
                <w:szCs w:val="18"/>
              </w:rPr>
            </w:pPr>
            <w:r w:rsidRPr="00C00521">
              <w:rPr>
                <w:rFonts w:cs="Arial"/>
                <w:sz w:val="18"/>
                <w:szCs w:val="18"/>
              </w:rPr>
              <w:t>Обеспечение МТР, работами и услугами</w:t>
            </w:r>
          </w:p>
        </w:tc>
        <w:tc>
          <w:tcPr>
            <w:tcW w:w="541" w:type="pct"/>
          </w:tcPr>
          <w:p w14:paraId="180F9213" w14:textId="4AB736B2" w:rsidR="008E2456" w:rsidRPr="00C00521" w:rsidRDefault="008E2456" w:rsidP="008E2456">
            <w:pPr>
              <w:jc w:val="center"/>
              <w:rPr>
                <w:rFonts w:cs="Arial"/>
                <w:sz w:val="18"/>
                <w:szCs w:val="18"/>
              </w:rPr>
            </w:pPr>
            <w:r w:rsidRPr="00C00521">
              <w:rPr>
                <w:rFonts w:cs="Arial"/>
                <w:sz w:val="18"/>
                <w:szCs w:val="18"/>
              </w:rPr>
              <w:t>ПП-10.07  Складская логистика</w:t>
            </w:r>
          </w:p>
        </w:tc>
        <w:tc>
          <w:tcPr>
            <w:tcW w:w="386" w:type="pct"/>
          </w:tcPr>
          <w:p w14:paraId="28639EEC" w14:textId="3AD8300F" w:rsidR="008E2456" w:rsidRPr="00C00521" w:rsidRDefault="008E2456" w:rsidP="008E2456">
            <w:pPr>
              <w:jc w:val="center"/>
              <w:rPr>
                <w:rFonts w:cs="Arial"/>
                <w:sz w:val="18"/>
                <w:szCs w:val="18"/>
              </w:rPr>
            </w:pPr>
            <w:r w:rsidRPr="00E72F57">
              <w:rPr>
                <w:rFonts w:cs="Arial"/>
                <w:sz w:val="18"/>
                <w:szCs w:val="18"/>
              </w:rPr>
              <w:t>Проектирование бизнес-процессов с учётом требований по контрольным процедурам</w:t>
            </w:r>
          </w:p>
        </w:tc>
        <w:tc>
          <w:tcPr>
            <w:tcW w:w="441" w:type="pct"/>
          </w:tcPr>
          <w:p w14:paraId="10D48A2C" w14:textId="32682A8E" w:rsidR="008E2456" w:rsidRPr="00C00521" w:rsidRDefault="008E2456" w:rsidP="008E2456">
            <w:pPr>
              <w:jc w:val="center"/>
              <w:rPr>
                <w:rFonts w:cs="Arial"/>
                <w:sz w:val="18"/>
                <w:szCs w:val="18"/>
              </w:rPr>
            </w:pPr>
            <w:r w:rsidRPr="00E72F57">
              <w:rPr>
                <w:rFonts w:cs="Arial"/>
                <w:color w:val="000000"/>
                <w:sz w:val="18"/>
                <w:szCs w:val="18"/>
              </w:rPr>
              <w:t xml:space="preserve">MM.PC.4.1 Реализация контрольных процедур в </w:t>
            </w:r>
            <w:r w:rsidRPr="00E72F57">
              <w:rPr>
                <w:rFonts w:cs="Arial"/>
                <w:color w:val="000000"/>
                <w:sz w:val="18"/>
                <w:szCs w:val="18"/>
                <w:lang w:val="en-US"/>
              </w:rPr>
              <w:t>ERP</w:t>
            </w:r>
          </w:p>
        </w:tc>
        <w:tc>
          <w:tcPr>
            <w:tcW w:w="1047" w:type="pct"/>
          </w:tcPr>
          <w:p w14:paraId="554C9A33" w14:textId="77777777" w:rsidR="008E2456" w:rsidRPr="008E2456" w:rsidRDefault="008E2456" w:rsidP="008E2456">
            <w:pPr>
              <w:jc w:val="left"/>
              <w:rPr>
                <w:rFonts w:cs="Arial"/>
                <w:color w:val="auto"/>
                <w:sz w:val="18"/>
                <w:szCs w:val="18"/>
              </w:rPr>
            </w:pPr>
            <w:r w:rsidRPr="008E2456">
              <w:rPr>
                <w:rFonts w:cs="Arial"/>
                <w:color w:val="auto"/>
                <w:sz w:val="18"/>
                <w:szCs w:val="18"/>
              </w:rPr>
              <w:t>Автоматическое планирование закупок (ППМ)</w:t>
            </w:r>
          </w:p>
          <w:p w14:paraId="76C47AB4" w14:textId="77777777" w:rsidR="008E2456" w:rsidRPr="008E2456" w:rsidRDefault="008E2456" w:rsidP="008E2456">
            <w:pPr>
              <w:jc w:val="left"/>
              <w:rPr>
                <w:rFonts w:cs="Arial"/>
                <w:color w:val="auto"/>
                <w:sz w:val="18"/>
                <w:szCs w:val="18"/>
              </w:rPr>
            </w:pPr>
            <w:r w:rsidRPr="008E2456">
              <w:rPr>
                <w:rFonts w:cs="Arial"/>
                <w:color w:val="auto"/>
                <w:sz w:val="18"/>
                <w:szCs w:val="18"/>
              </w:rPr>
              <w:t>Возможность выполнения закупки только при наличии утвержденной потребности</w:t>
            </w:r>
          </w:p>
          <w:p w14:paraId="6AA445F9" w14:textId="77777777" w:rsidR="008E2456" w:rsidRPr="008E2456" w:rsidRDefault="008E2456" w:rsidP="008E2456">
            <w:pPr>
              <w:jc w:val="left"/>
              <w:rPr>
                <w:rFonts w:cs="Arial"/>
                <w:color w:val="auto"/>
                <w:sz w:val="18"/>
                <w:szCs w:val="18"/>
              </w:rPr>
            </w:pPr>
            <w:r w:rsidRPr="008E2456">
              <w:rPr>
                <w:rFonts w:cs="Arial"/>
                <w:color w:val="auto"/>
                <w:sz w:val="18"/>
                <w:szCs w:val="18"/>
              </w:rPr>
              <w:t>Контроль перечня закупки на основании суммы договора, не превышающего общий объем заказов на поставку</w:t>
            </w:r>
          </w:p>
          <w:p w14:paraId="3B1D4197" w14:textId="77777777" w:rsidR="008E2456" w:rsidRPr="008E2456" w:rsidRDefault="008E2456" w:rsidP="008E2456">
            <w:pPr>
              <w:jc w:val="left"/>
              <w:rPr>
                <w:rFonts w:cs="Arial"/>
                <w:color w:val="auto"/>
                <w:sz w:val="18"/>
                <w:szCs w:val="18"/>
              </w:rPr>
            </w:pPr>
            <w:r w:rsidRPr="008E2456">
              <w:rPr>
                <w:rFonts w:cs="Arial"/>
                <w:color w:val="auto"/>
                <w:sz w:val="18"/>
                <w:szCs w:val="18"/>
              </w:rPr>
              <w:t>План-факт анализ исполнения плана закупки с помощью отчетности ERP</w:t>
            </w:r>
          </w:p>
          <w:p w14:paraId="6C6A196A" w14:textId="77777777" w:rsidR="008E2456" w:rsidRPr="008E2456" w:rsidRDefault="008E2456" w:rsidP="008E2456">
            <w:pPr>
              <w:jc w:val="left"/>
              <w:rPr>
                <w:rFonts w:cs="Arial"/>
                <w:color w:val="auto"/>
                <w:sz w:val="18"/>
                <w:szCs w:val="18"/>
              </w:rPr>
            </w:pPr>
            <w:r w:rsidRPr="008E2456">
              <w:rPr>
                <w:rFonts w:cs="Arial"/>
                <w:color w:val="auto"/>
                <w:sz w:val="18"/>
                <w:szCs w:val="18"/>
              </w:rPr>
              <w:t>Автоматический алгоритм формирования складских задач на комплектование МТР по определенным принципам, например, FEFO</w:t>
            </w:r>
          </w:p>
          <w:p w14:paraId="44C56392" w14:textId="3D5DF65D" w:rsidR="008E2456" w:rsidRPr="00102076" w:rsidRDefault="008E2456" w:rsidP="008E2456">
            <w:pPr>
              <w:jc w:val="center"/>
              <w:rPr>
                <w:rFonts w:cs="Arial"/>
                <w:sz w:val="18"/>
                <w:szCs w:val="18"/>
              </w:rPr>
            </w:pPr>
            <w:r w:rsidRPr="008E2456">
              <w:rPr>
                <w:rFonts w:cs="Arial"/>
                <w:color w:val="auto"/>
                <w:sz w:val="18"/>
                <w:szCs w:val="18"/>
              </w:rPr>
              <w:t>Автоматический контроль пополнения и резервирование запасов для АТЗ</w:t>
            </w:r>
          </w:p>
        </w:tc>
        <w:tc>
          <w:tcPr>
            <w:tcW w:w="407" w:type="pct"/>
          </w:tcPr>
          <w:p w14:paraId="6389AA9C" w14:textId="69312410" w:rsidR="008E2456" w:rsidRPr="00C00521" w:rsidRDefault="008E2456" w:rsidP="008E2456">
            <w:pPr>
              <w:jc w:val="center"/>
              <w:rPr>
                <w:rFonts w:cs="Arial"/>
                <w:sz w:val="18"/>
                <w:szCs w:val="18"/>
              </w:rPr>
            </w:pPr>
            <w:r w:rsidRPr="00E72F57">
              <w:rPr>
                <w:rFonts w:cs="Arial"/>
                <w:sz w:val="18"/>
                <w:szCs w:val="18"/>
              </w:rPr>
              <w:t>Новые функции</w:t>
            </w:r>
          </w:p>
        </w:tc>
        <w:tc>
          <w:tcPr>
            <w:tcW w:w="570" w:type="pct"/>
            <w:shd w:val="clear" w:color="auto" w:fill="auto"/>
          </w:tcPr>
          <w:p w14:paraId="6258F39E" w14:textId="77777777" w:rsidR="008E2456" w:rsidRPr="008E2456" w:rsidRDefault="008E2456" w:rsidP="00AF6E70">
            <w:pPr>
              <w:jc w:val="left"/>
              <w:rPr>
                <w:rFonts w:cs="Arial"/>
                <w:color w:val="auto"/>
                <w:sz w:val="18"/>
                <w:szCs w:val="18"/>
              </w:rPr>
            </w:pPr>
            <w:r w:rsidRPr="008E2456">
              <w:rPr>
                <w:rFonts w:cs="Arial"/>
                <w:color w:val="auto"/>
                <w:sz w:val="18"/>
                <w:szCs w:val="18"/>
              </w:rPr>
              <w:t>1.Количество контрольных процедур</w:t>
            </w:r>
          </w:p>
          <w:p w14:paraId="0986CDCB" w14:textId="77777777" w:rsidR="008E2456" w:rsidRDefault="008E2456" w:rsidP="00AF6E70">
            <w:pPr>
              <w:jc w:val="left"/>
              <w:rPr>
                <w:rFonts w:cs="Arial"/>
                <w:color w:val="auto"/>
                <w:sz w:val="18"/>
                <w:szCs w:val="18"/>
              </w:rPr>
            </w:pPr>
          </w:p>
          <w:p w14:paraId="604826BC" w14:textId="77777777" w:rsidR="00AF6E70" w:rsidRPr="008E2456" w:rsidRDefault="00AF6E70" w:rsidP="00AF6E70">
            <w:pPr>
              <w:jc w:val="left"/>
              <w:rPr>
                <w:rFonts w:cs="Arial"/>
                <w:color w:val="auto"/>
                <w:sz w:val="18"/>
                <w:szCs w:val="18"/>
              </w:rPr>
            </w:pPr>
          </w:p>
          <w:p w14:paraId="13918C9C" w14:textId="77777777" w:rsidR="008E2456" w:rsidRPr="008E2456" w:rsidRDefault="008E2456" w:rsidP="00AF6E70">
            <w:pPr>
              <w:jc w:val="left"/>
              <w:rPr>
                <w:rFonts w:cs="Arial"/>
                <w:color w:val="auto"/>
                <w:sz w:val="18"/>
                <w:szCs w:val="18"/>
              </w:rPr>
            </w:pPr>
            <w:r w:rsidRPr="008E2456">
              <w:rPr>
                <w:rFonts w:cs="Arial"/>
                <w:color w:val="auto"/>
                <w:sz w:val="18"/>
                <w:szCs w:val="18"/>
              </w:rPr>
              <w:t>2.Доля автоматизированных контрольных процедур</w:t>
            </w:r>
          </w:p>
          <w:p w14:paraId="51CC086C" w14:textId="77777777" w:rsidR="008E2456" w:rsidRPr="008E2456" w:rsidRDefault="008E2456" w:rsidP="00AF6E70">
            <w:pPr>
              <w:jc w:val="left"/>
              <w:rPr>
                <w:rFonts w:cs="Arial"/>
                <w:color w:val="auto"/>
                <w:sz w:val="18"/>
                <w:szCs w:val="18"/>
              </w:rPr>
            </w:pPr>
          </w:p>
          <w:p w14:paraId="0175CB6B" w14:textId="77777777" w:rsidR="008E2456" w:rsidRDefault="008E2456" w:rsidP="00AF6E70">
            <w:pPr>
              <w:jc w:val="left"/>
              <w:rPr>
                <w:rFonts w:cs="Arial"/>
                <w:color w:val="auto"/>
                <w:sz w:val="18"/>
                <w:szCs w:val="18"/>
              </w:rPr>
            </w:pPr>
          </w:p>
          <w:p w14:paraId="1F096AB7" w14:textId="77777777" w:rsidR="008E2456" w:rsidRDefault="008E2456" w:rsidP="00AF6E70">
            <w:pPr>
              <w:jc w:val="left"/>
              <w:rPr>
                <w:rFonts w:cs="Arial"/>
                <w:color w:val="auto"/>
                <w:sz w:val="18"/>
                <w:szCs w:val="18"/>
              </w:rPr>
            </w:pPr>
          </w:p>
          <w:p w14:paraId="474FB3B7" w14:textId="77777777" w:rsidR="008E2456" w:rsidRDefault="008E2456" w:rsidP="00AF6E70">
            <w:pPr>
              <w:jc w:val="left"/>
              <w:rPr>
                <w:rFonts w:cs="Arial"/>
                <w:color w:val="auto"/>
                <w:sz w:val="18"/>
                <w:szCs w:val="18"/>
              </w:rPr>
            </w:pPr>
          </w:p>
          <w:p w14:paraId="57AE5287" w14:textId="77777777" w:rsidR="008E2456" w:rsidRDefault="008E2456" w:rsidP="00AF6E70">
            <w:pPr>
              <w:jc w:val="left"/>
              <w:rPr>
                <w:rFonts w:cs="Arial"/>
                <w:color w:val="auto"/>
                <w:sz w:val="18"/>
                <w:szCs w:val="18"/>
              </w:rPr>
            </w:pPr>
          </w:p>
          <w:p w14:paraId="55A0DB82" w14:textId="77777777" w:rsidR="008E2456" w:rsidRDefault="008E2456" w:rsidP="00AF6E70">
            <w:pPr>
              <w:jc w:val="left"/>
              <w:rPr>
                <w:rFonts w:cs="Arial"/>
                <w:color w:val="auto"/>
                <w:sz w:val="18"/>
                <w:szCs w:val="18"/>
              </w:rPr>
            </w:pPr>
          </w:p>
          <w:p w14:paraId="4C7C9F8C" w14:textId="77777777" w:rsidR="00AF6E70" w:rsidRDefault="00AF6E70" w:rsidP="00AF6E70">
            <w:pPr>
              <w:jc w:val="left"/>
              <w:rPr>
                <w:rFonts w:cs="Arial"/>
                <w:color w:val="auto"/>
                <w:sz w:val="18"/>
                <w:szCs w:val="18"/>
              </w:rPr>
            </w:pPr>
          </w:p>
          <w:p w14:paraId="1B6C0994" w14:textId="77777777" w:rsidR="008E2456" w:rsidRPr="008E2456" w:rsidRDefault="008E2456" w:rsidP="00AF6E70">
            <w:pPr>
              <w:jc w:val="left"/>
              <w:rPr>
                <w:rFonts w:cs="Arial"/>
                <w:color w:val="auto"/>
                <w:sz w:val="18"/>
                <w:szCs w:val="18"/>
              </w:rPr>
            </w:pPr>
            <w:r w:rsidRPr="008E2456">
              <w:rPr>
                <w:rFonts w:cs="Arial"/>
                <w:color w:val="auto"/>
                <w:sz w:val="18"/>
                <w:szCs w:val="18"/>
              </w:rPr>
              <w:t>3.Обеспечение превентивного снижения рисков с использованием автоматизированных контрольных процедур</w:t>
            </w:r>
          </w:p>
          <w:p w14:paraId="1AB82D4A" w14:textId="77777777" w:rsidR="008E2456" w:rsidRPr="008E2456" w:rsidRDefault="008E2456" w:rsidP="00AF6E70">
            <w:pPr>
              <w:jc w:val="left"/>
              <w:rPr>
                <w:rFonts w:cs="Arial"/>
                <w:color w:val="auto"/>
                <w:sz w:val="18"/>
                <w:szCs w:val="18"/>
              </w:rPr>
            </w:pPr>
          </w:p>
          <w:p w14:paraId="336302F5" w14:textId="26AE1E0A" w:rsidR="008E2456" w:rsidRPr="00D573C4" w:rsidRDefault="008E2456" w:rsidP="00AF6E70">
            <w:pPr>
              <w:jc w:val="left"/>
              <w:rPr>
                <w:rFonts w:cs="Arial"/>
                <w:sz w:val="18"/>
                <w:szCs w:val="18"/>
              </w:rPr>
            </w:pPr>
            <w:r w:rsidRPr="008E2456">
              <w:rPr>
                <w:rFonts w:cs="Arial"/>
                <w:color w:val="auto"/>
                <w:sz w:val="18"/>
                <w:szCs w:val="18"/>
              </w:rPr>
              <w:t>4.Своевременная идентификация рисков процессов и возможность своевременного реагирования на них</w:t>
            </w:r>
          </w:p>
        </w:tc>
        <w:tc>
          <w:tcPr>
            <w:tcW w:w="834" w:type="pct"/>
          </w:tcPr>
          <w:p w14:paraId="79F30F5A" w14:textId="77777777" w:rsidR="008E2456" w:rsidRDefault="008E2456" w:rsidP="00AF6E70">
            <w:pPr>
              <w:jc w:val="left"/>
              <w:rPr>
                <w:rFonts w:cs="Arial"/>
                <w:color w:val="auto"/>
                <w:sz w:val="18"/>
                <w:szCs w:val="18"/>
              </w:rPr>
            </w:pPr>
            <w:r w:rsidRPr="008E2456">
              <w:rPr>
                <w:rFonts w:cs="Arial"/>
                <w:color w:val="auto"/>
                <w:sz w:val="18"/>
                <w:szCs w:val="18"/>
              </w:rPr>
              <w:t>1.Общее количество контрольных процедур</w:t>
            </w:r>
          </w:p>
          <w:p w14:paraId="3A8C5800" w14:textId="77777777" w:rsidR="00AF6E70" w:rsidRPr="008E2456" w:rsidRDefault="00AF6E70" w:rsidP="00AF6E70">
            <w:pPr>
              <w:jc w:val="left"/>
              <w:rPr>
                <w:rFonts w:cs="Arial"/>
                <w:color w:val="auto"/>
                <w:sz w:val="18"/>
                <w:szCs w:val="18"/>
              </w:rPr>
            </w:pPr>
          </w:p>
          <w:p w14:paraId="3AB8EA29" w14:textId="6D80CE43" w:rsidR="008E2456" w:rsidRPr="008E2456" w:rsidRDefault="008E2456" w:rsidP="00AF6E70">
            <w:pPr>
              <w:jc w:val="left"/>
              <w:rPr>
                <w:rFonts w:cs="Arial"/>
                <w:color w:val="auto"/>
                <w:sz w:val="18"/>
                <w:szCs w:val="18"/>
              </w:rPr>
            </w:pPr>
            <w:r w:rsidRPr="008E2456">
              <w:rPr>
                <w:rFonts w:cs="Arial"/>
                <w:color w:val="auto"/>
                <w:sz w:val="18"/>
                <w:szCs w:val="18"/>
              </w:rPr>
              <w:t xml:space="preserve">2.Количество автоматизированных контрольных процедур к общему количеству контрольных процедур в % </w:t>
            </w:r>
          </w:p>
          <w:p w14:paraId="62FBFB90" w14:textId="77777777" w:rsidR="008E2456" w:rsidRPr="008E2456" w:rsidRDefault="008E2456" w:rsidP="00AF6E70">
            <w:pPr>
              <w:jc w:val="left"/>
              <w:rPr>
                <w:rFonts w:cs="Arial"/>
                <w:color w:val="auto"/>
                <w:sz w:val="18"/>
                <w:szCs w:val="18"/>
              </w:rPr>
            </w:pPr>
          </w:p>
          <w:p w14:paraId="77EEA6E4" w14:textId="77777777" w:rsidR="008E2456" w:rsidRPr="008E2456" w:rsidRDefault="008E2456" w:rsidP="00AF6E70">
            <w:pPr>
              <w:jc w:val="left"/>
              <w:rPr>
                <w:rFonts w:cs="Arial"/>
                <w:color w:val="auto"/>
                <w:sz w:val="18"/>
                <w:szCs w:val="18"/>
              </w:rPr>
            </w:pPr>
            <w:r w:rsidRPr="008E2456">
              <w:rPr>
                <w:rFonts w:cs="Arial"/>
                <w:color w:val="auto"/>
                <w:sz w:val="18"/>
                <w:szCs w:val="18"/>
              </w:rPr>
              <w:t>3.Качественный показатель</w:t>
            </w:r>
          </w:p>
          <w:p w14:paraId="19856208" w14:textId="77777777" w:rsidR="008E2456" w:rsidRPr="008E2456" w:rsidRDefault="008E2456" w:rsidP="00AF6E70">
            <w:pPr>
              <w:jc w:val="left"/>
              <w:rPr>
                <w:rFonts w:cs="Arial"/>
                <w:color w:val="auto"/>
                <w:sz w:val="18"/>
                <w:szCs w:val="18"/>
              </w:rPr>
            </w:pPr>
          </w:p>
          <w:p w14:paraId="1711FB99" w14:textId="77777777" w:rsidR="008E2456" w:rsidRDefault="008E2456" w:rsidP="00AF6E70">
            <w:pPr>
              <w:jc w:val="left"/>
              <w:rPr>
                <w:rFonts w:cs="Arial"/>
                <w:color w:val="auto"/>
                <w:sz w:val="18"/>
                <w:szCs w:val="18"/>
              </w:rPr>
            </w:pPr>
          </w:p>
          <w:p w14:paraId="27EDC93E" w14:textId="77777777" w:rsidR="008E2456" w:rsidRDefault="008E2456" w:rsidP="00AF6E70">
            <w:pPr>
              <w:jc w:val="left"/>
              <w:rPr>
                <w:rFonts w:cs="Arial"/>
                <w:color w:val="auto"/>
                <w:sz w:val="18"/>
                <w:szCs w:val="18"/>
              </w:rPr>
            </w:pPr>
          </w:p>
          <w:p w14:paraId="684E0CE3" w14:textId="77777777" w:rsidR="008E2456" w:rsidRDefault="008E2456" w:rsidP="00AF6E70">
            <w:pPr>
              <w:jc w:val="left"/>
              <w:rPr>
                <w:rFonts w:cs="Arial"/>
                <w:color w:val="auto"/>
                <w:sz w:val="18"/>
                <w:szCs w:val="18"/>
              </w:rPr>
            </w:pPr>
          </w:p>
          <w:p w14:paraId="1551579B" w14:textId="77777777" w:rsidR="008E2456" w:rsidRDefault="008E2456" w:rsidP="00AF6E70">
            <w:pPr>
              <w:jc w:val="left"/>
              <w:rPr>
                <w:rFonts w:cs="Arial"/>
                <w:color w:val="auto"/>
                <w:sz w:val="18"/>
                <w:szCs w:val="18"/>
              </w:rPr>
            </w:pPr>
          </w:p>
          <w:p w14:paraId="6C9A8170" w14:textId="77777777" w:rsidR="008E2456" w:rsidRDefault="008E2456" w:rsidP="00AF6E70">
            <w:pPr>
              <w:jc w:val="left"/>
              <w:rPr>
                <w:rFonts w:cs="Arial"/>
                <w:color w:val="auto"/>
                <w:sz w:val="18"/>
                <w:szCs w:val="18"/>
              </w:rPr>
            </w:pPr>
          </w:p>
          <w:p w14:paraId="7E64A55D" w14:textId="77777777" w:rsidR="008E2456" w:rsidRDefault="008E2456" w:rsidP="00AF6E70">
            <w:pPr>
              <w:jc w:val="left"/>
              <w:rPr>
                <w:rFonts w:cs="Arial"/>
                <w:color w:val="auto"/>
                <w:sz w:val="18"/>
                <w:szCs w:val="18"/>
              </w:rPr>
            </w:pPr>
          </w:p>
          <w:p w14:paraId="78753423" w14:textId="2D0E8148" w:rsidR="008E2456" w:rsidRPr="00020707" w:rsidRDefault="008E2456" w:rsidP="00AF6E70">
            <w:pPr>
              <w:jc w:val="left"/>
              <w:rPr>
                <w:rFonts w:cs="Arial"/>
                <w:sz w:val="18"/>
                <w:szCs w:val="18"/>
              </w:rPr>
            </w:pPr>
            <w:r w:rsidRPr="008E2456">
              <w:rPr>
                <w:rFonts w:cs="Arial"/>
                <w:color w:val="auto"/>
                <w:sz w:val="18"/>
                <w:szCs w:val="18"/>
              </w:rPr>
              <w:t>4.Качественный показатель</w:t>
            </w:r>
          </w:p>
        </w:tc>
      </w:tr>
    </w:tbl>
    <w:p w14:paraId="422BB411" w14:textId="77777777" w:rsidR="00AF6E70" w:rsidRDefault="00AF6E70" w:rsidP="00AF6E70">
      <w:pPr>
        <w:rPr>
          <w:rFonts w:eastAsiaTheme="majorEastAsia"/>
        </w:rPr>
      </w:pPr>
      <w:bookmarkStart w:id="2624" w:name="_Toc523232573"/>
      <w:bookmarkStart w:id="2625" w:name="_Toc523401937"/>
      <w:bookmarkStart w:id="2626" w:name="_Toc523413756"/>
      <w:bookmarkStart w:id="2627" w:name="_Toc524079895"/>
      <w:bookmarkStart w:id="2628" w:name="_Toc524083198"/>
    </w:p>
    <w:p w14:paraId="2DFAF0E2" w14:textId="3AB609C3" w:rsidR="00E30D22" w:rsidRPr="008C7F95" w:rsidRDefault="00FD61BE" w:rsidP="00E30D22">
      <w:pPr>
        <w:pStyle w:val="22"/>
        <w:keepNext/>
        <w:keepLines/>
        <w:numPr>
          <w:ilvl w:val="1"/>
          <w:numId w:val="8"/>
        </w:numPr>
        <w:spacing w:before="160" w:after="120" w:line="276" w:lineRule="auto"/>
        <w:rPr>
          <w:rFonts w:eastAsiaTheme="majorEastAsia" w:cstheme="majorBidi"/>
          <w:bCs w:val="0"/>
          <w:iCs w:val="0"/>
          <w:szCs w:val="26"/>
        </w:rPr>
      </w:pPr>
      <w:bookmarkStart w:id="2629" w:name="_Toc525914764"/>
      <w:r>
        <w:rPr>
          <w:rFonts w:eastAsiaTheme="majorEastAsia" w:cstheme="majorBidi"/>
          <w:bCs w:val="0"/>
          <w:iCs w:val="0"/>
          <w:szCs w:val="26"/>
        </w:rPr>
        <w:t>О</w:t>
      </w:r>
      <w:r w:rsidR="00E30D22">
        <w:rPr>
          <w:rFonts w:eastAsiaTheme="majorEastAsia" w:cstheme="majorBidi"/>
          <w:bCs w:val="0"/>
          <w:iCs w:val="0"/>
          <w:szCs w:val="26"/>
        </w:rPr>
        <w:t>рганизационные аспекты</w:t>
      </w:r>
      <w:bookmarkEnd w:id="2624"/>
      <w:bookmarkEnd w:id="2625"/>
      <w:bookmarkEnd w:id="2626"/>
      <w:bookmarkEnd w:id="2627"/>
      <w:bookmarkEnd w:id="2628"/>
      <w:bookmarkEnd w:id="2629"/>
    </w:p>
    <w:p w14:paraId="558D111D" w14:textId="65685281" w:rsidR="00E30D22" w:rsidRDefault="00E30D22" w:rsidP="00E30D22">
      <w:pPr>
        <w:pStyle w:val="aa"/>
        <w:keepNext/>
        <w:spacing w:after="240" w:afterAutospacing="0" w:line="276" w:lineRule="auto"/>
        <w:jc w:val="right"/>
        <w:rPr>
          <w:rFonts w:cs="Arial"/>
          <w:b/>
          <w:sz w:val="22"/>
        </w:rPr>
      </w:pPr>
      <w:r w:rsidRPr="00916FAB">
        <w:rPr>
          <w:rFonts w:cs="Arial"/>
          <w:b/>
          <w:sz w:val="22"/>
        </w:rPr>
        <w:t xml:space="preserve">Таблица </w:t>
      </w:r>
      <w:r w:rsidR="00781E65">
        <w:rPr>
          <w:rFonts w:cs="Arial"/>
          <w:b/>
          <w:sz w:val="22"/>
          <w:lang w:val="en-US"/>
        </w:rPr>
        <w:t>17</w:t>
      </w:r>
      <w:r w:rsidR="001E5A66">
        <w:rPr>
          <w:rFonts w:cs="Arial"/>
          <w:b/>
          <w:sz w:val="22"/>
        </w:rPr>
        <w:t>1</w:t>
      </w:r>
      <w:r w:rsidRPr="00916FAB">
        <w:rPr>
          <w:rFonts w:cs="Arial"/>
          <w:b/>
          <w:sz w:val="22"/>
        </w:rPr>
        <w:t>.</w:t>
      </w:r>
      <w:r>
        <w:rPr>
          <w:rFonts w:cs="Arial"/>
          <w:b/>
          <w:sz w:val="22"/>
        </w:rPr>
        <w:t xml:space="preserve"> Ключевые </w:t>
      </w:r>
      <w:r w:rsidR="00430202">
        <w:rPr>
          <w:rFonts w:cs="Arial"/>
          <w:b/>
          <w:sz w:val="22"/>
        </w:rPr>
        <w:t>орг</w:t>
      </w:r>
      <w:r w:rsidR="006975E0">
        <w:rPr>
          <w:rFonts w:cs="Arial"/>
          <w:b/>
          <w:sz w:val="22"/>
        </w:rPr>
        <w:t>анизационные</w:t>
      </w:r>
      <w:r w:rsidR="00430202">
        <w:rPr>
          <w:rFonts w:cs="Arial"/>
          <w:b/>
          <w:sz w:val="22"/>
        </w:rPr>
        <w:t xml:space="preserve"> </w:t>
      </w:r>
      <w:r>
        <w:rPr>
          <w:rFonts w:cs="Arial"/>
          <w:b/>
          <w:sz w:val="22"/>
        </w:rPr>
        <w:t>изменения</w:t>
      </w:r>
      <w:r w:rsidR="00430202">
        <w:rPr>
          <w:rFonts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2"/>
        <w:gridCol w:w="1252"/>
        <w:gridCol w:w="1011"/>
        <w:gridCol w:w="1558"/>
        <w:gridCol w:w="1132"/>
        <w:gridCol w:w="3257"/>
        <w:gridCol w:w="1434"/>
      </w:tblGrid>
      <w:tr w:rsidR="00E30D22" w:rsidRPr="00B4018C" w14:paraId="4798678F" w14:textId="77777777" w:rsidTr="00CC78CA">
        <w:trPr>
          <w:trHeight w:val="410"/>
          <w:tblHeader/>
        </w:trPr>
        <w:tc>
          <w:tcPr>
            <w:tcW w:w="270" w:type="pct"/>
            <w:shd w:val="clear" w:color="auto" w:fill="FFC000"/>
            <w:vAlign w:val="center"/>
          </w:tcPr>
          <w:p w14:paraId="73051FF7" w14:textId="77777777" w:rsidR="00D47B10" w:rsidRPr="00D47B10" w:rsidRDefault="00D47B10" w:rsidP="00D47B10">
            <w:pPr>
              <w:rPr>
                <w:rFonts w:cs="Arial"/>
                <w:b/>
                <w:color w:val="auto"/>
                <w:sz w:val="18"/>
                <w:szCs w:val="18"/>
                <w:lang w:eastAsia="ru-RU"/>
              </w:rPr>
            </w:pPr>
            <w:r w:rsidRPr="00D47B10">
              <w:rPr>
                <w:rFonts w:cs="Arial"/>
                <w:b/>
                <w:color w:val="auto"/>
                <w:sz w:val="18"/>
                <w:szCs w:val="18"/>
                <w:lang w:eastAsia="ru-RU"/>
              </w:rPr>
              <w:t>№</w:t>
            </w:r>
          </w:p>
          <w:p w14:paraId="1FD65F74" w14:textId="26A84B95" w:rsidR="00E30D22" w:rsidRPr="00B4018C" w:rsidRDefault="00D47B10" w:rsidP="00D47B10">
            <w:pPr>
              <w:rPr>
                <w:rFonts w:cs="Arial"/>
                <w:b/>
                <w:sz w:val="18"/>
                <w:szCs w:val="18"/>
              </w:rPr>
            </w:pPr>
            <w:r w:rsidRPr="00D47B10">
              <w:rPr>
                <w:rFonts w:cs="Arial"/>
                <w:b/>
                <w:color w:val="auto"/>
                <w:sz w:val="18"/>
                <w:szCs w:val="18"/>
                <w:lang w:eastAsia="ru-RU"/>
              </w:rPr>
              <w:t>п</w:t>
            </w:r>
            <w:r w:rsidRPr="00D47B10">
              <w:rPr>
                <w:rFonts w:cs="Arial"/>
                <w:b/>
                <w:color w:val="auto"/>
                <w:sz w:val="18"/>
                <w:szCs w:val="18"/>
                <w:lang w:val="en-US" w:eastAsia="ru-RU"/>
              </w:rPr>
              <w:t>/</w:t>
            </w:r>
            <w:r w:rsidRPr="00D47B10">
              <w:rPr>
                <w:rFonts w:cs="Arial"/>
                <w:b/>
                <w:color w:val="auto"/>
                <w:sz w:val="18"/>
                <w:szCs w:val="18"/>
                <w:lang w:eastAsia="ru-RU"/>
              </w:rPr>
              <w:t>п</w:t>
            </w:r>
          </w:p>
        </w:tc>
        <w:tc>
          <w:tcPr>
            <w:tcW w:w="614" w:type="pct"/>
            <w:shd w:val="clear" w:color="auto" w:fill="FFC000"/>
            <w:vAlign w:val="center"/>
          </w:tcPr>
          <w:p w14:paraId="7E18976A" w14:textId="1D7F83C6" w:rsidR="00E30D22" w:rsidRPr="00B4018C" w:rsidRDefault="00E30D22" w:rsidP="00E30D22">
            <w:pPr>
              <w:jc w:val="center"/>
              <w:rPr>
                <w:rFonts w:cs="Arial"/>
                <w:b/>
                <w:sz w:val="18"/>
                <w:szCs w:val="18"/>
              </w:rPr>
            </w:pPr>
            <w:r w:rsidRPr="00B4018C">
              <w:rPr>
                <w:rFonts w:cs="Arial"/>
                <w:b/>
                <w:bCs/>
                <w:color w:val="000000"/>
                <w:sz w:val="18"/>
                <w:szCs w:val="18"/>
                <w:lang w:eastAsia="ru-RU"/>
              </w:rPr>
              <w:t>Код и наименование бизнес-процесса</w:t>
            </w:r>
            <w:r w:rsidRPr="00B4018C">
              <w:rPr>
                <w:rFonts w:cs="Arial"/>
                <w:b/>
                <w:bCs/>
                <w:color w:val="000000"/>
                <w:sz w:val="18"/>
                <w:szCs w:val="18"/>
                <w:lang w:eastAsia="ru-RU"/>
              </w:rPr>
              <w:br/>
              <w:t xml:space="preserve">(1-ый ур-нь) </w:t>
            </w:r>
          </w:p>
        </w:tc>
        <w:tc>
          <w:tcPr>
            <w:tcW w:w="496" w:type="pct"/>
            <w:shd w:val="clear" w:color="auto" w:fill="FFC000"/>
            <w:vAlign w:val="center"/>
          </w:tcPr>
          <w:p w14:paraId="1075B925" w14:textId="5069832E" w:rsidR="00E30D22" w:rsidRPr="00B4018C" w:rsidRDefault="00E30D22" w:rsidP="00E30D22">
            <w:pPr>
              <w:jc w:val="center"/>
              <w:rPr>
                <w:rFonts w:cs="Arial"/>
                <w:b/>
                <w:sz w:val="18"/>
                <w:szCs w:val="18"/>
              </w:rPr>
            </w:pPr>
            <w:r w:rsidRPr="00B4018C">
              <w:rPr>
                <w:rFonts w:cs="Arial"/>
                <w:b/>
                <w:bCs/>
                <w:color w:val="000000"/>
                <w:sz w:val="18"/>
                <w:szCs w:val="18"/>
                <w:lang w:eastAsia="ru-RU"/>
              </w:rPr>
              <w:t>Наименование</w:t>
            </w:r>
            <w:r w:rsidRPr="00B4018C">
              <w:rPr>
                <w:rFonts w:cs="Arial"/>
                <w:b/>
                <w:bCs/>
                <w:color w:val="000000"/>
                <w:sz w:val="18"/>
                <w:szCs w:val="18"/>
                <w:lang w:eastAsia="ru-RU"/>
              </w:rPr>
              <w:br/>
              <w:t>бизнес-процесса</w:t>
            </w:r>
            <w:r w:rsidRPr="00B4018C">
              <w:rPr>
                <w:rFonts w:cs="Arial"/>
                <w:b/>
                <w:bCs/>
                <w:color w:val="000000"/>
                <w:sz w:val="18"/>
                <w:szCs w:val="18"/>
                <w:lang w:eastAsia="ru-RU"/>
              </w:rPr>
              <w:br/>
              <w:t>(2-ой ур-нь)</w:t>
            </w:r>
          </w:p>
        </w:tc>
        <w:tc>
          <w:tcPr>
            <w:tcW w:w="764" w:type="pct"/>
            <w:shd w:val="clear" w:color="auto" w:fill="FFC000"/>
            <w:vAlign w:val="center"/>
          </w:tcPr>
          <w:p w14:paraId="0F4C68D5" w14:textId="77AA27FA" w:rsidR="00E30D22" w:rsidRPr="00B4018C" w:rsidRDefault="00E30D22" w:rsidP="00E30D22">
            <w:pPr>
              <w:jc w:val="center"/>
              <w:rPr>
                <w:rFonts w:cs="Arial"/>
                <w:b/>
                <w:sz w:val="18"/>
                <w:szCs w:val="18"/>
                <w:lang w:eastAsia="ru-RU"/>
              </w:rPr>
            </w:pPr>
            <w:r w:rsidRPr="00B4018C">
              <w:rPr>
                <w:rFonts w:cs="Arial"/>
                <w:b/>
                <w:bCs/>
                <w:color w:val="000000"/>
                <w:sz w:val="18"/>
                <w:szCs w:val="18"/>
                <w:lang w:eastAsia="ru-RU"/>
              </w:rPr>
              <w:t xml:space="preserve">Код и название </w:t>
            </w:r>
            <w:r w:rsidR="00F361D9">
              <w:rPr>
                <w:rFonts w:cs="Arial"/>
                <w:b/>
                <w:bCs/>
                <w:color w:val="000000"/>
                <w:sz w:val="18"/>
                <w:szCs w:val="18"/>
                <w:lang w:eastAsia="ru-RU"/>
              </w:rPr>
              <w:t>организационного</w:t>
            </w:r>
            <w:r w:rsidRPr="00B4018C">
              <w:rPr>
                <w:rFonts w:cs="Arial"/>
                <w:b/>
                <w:bCs/>
                <w:color w:val="000000"/>
                <w:sz w:val="18"/>
                <w:szCs w:val="18"/>
                <w:lang w:eastAsia="ru-RU"/>
              </w:rPr>
              <w:t xml:space="preserve"> изменения</w:t>
            </w:r>
          </w:p>
        </w:tc>
        <w:tc>
          <w:tcPr>
            <w:tcW w:w="555" w:type="pct"/>
            <w:shd w:val="clear" w:color="auto" w:fill="FFC000"/>
            <w:vAlign w:val="center"/>
          </w:tcPr>
          <w:p w14:paraId="015E6330" w14:textId="5F18955D" w:rsidR="00E30D22" w:rsidRPr="00B4018C" w:rsidRDefault="00E30D22" w:rsidP="00E30D22">
            <w:pPr>
              <w:jc w:val="center"/>
              <w:rPr>
                <w:rFonts w:cs="Arial"/>
                <w:b/>
                <w:sz w:val="18"/>
                <w:szCs w:val="18"/>
                <w:lang w:eastAsia="ru-RU"/>
              </w:rPr>
            </w:pPr>
            <w:r w:rsidRPr="00B4018C">
              <w:rPr>
                <w:rFonts w:cs="Arial"/>
                <w:b/>
                <w:bCs/>
                <w:color w:val="000000"/>
                <w:sz w:val="18"/>
                <w:szCs w:val="18"/>
                <w:lang w:eastAsia="ru-RU"/>
              </w:rPr>
              <w:t>Область организационного влияния</w:t>
            </w:r>
          </w:p>
        </w:tc>
        <w:tc>
          <w:tcPr>
            <w:tcW w:w="1597" w:type="pct"/>
            <w:shd w:val="clear" w:color="auto" w:fill="FFC000"/>
            <w:vAlign w:val="center"/>
          </w:tcPr>
          <w:p w14:paraId="1D0FD792" w14:textId="691ACCC3" w:rsidR="00E30D22" w:rsidRPr="00B4018C" w:rsidRDefault="00E30D22" w:rsidP="00E30D22">
            <w:pPr>
              <w:jc w:val="center"/>
              <w:rPr>
                <w:rFonts w:cs="Arial"/>
                <w:b/>
                <w:sz w:val="18"/>
                <w:szCs w:val="18"/>
                <w:lang w:eastAsia="ru-RU"/>
              </w:rPr>
            </w:pPr>
            <w:r w:rsidRPr="00B4018C">
              <w:rPr>
                <w:rFonts w:cs="Arial"/>
                <w:b/>
                <w:bCs/>
                <w:color w:val="000000"/>
                <w:sz w:val="18"/>
                <w:szCs w:val="18"/>
                <w:lang w:eastAsia="ru-RU"/>
              </w:rPr>
              <w:t>Описание орг. изменения / целевое состояние</w:t>
            </w:r>
          </w:p>
        </w:tc>
        <w:tc>
          <w:tcPr>
            <w:tcW w:w="703" w:type="pct"/>
            <w:shd w:val="clear" w:color="auto" w:fill="FFC000"/>
            <w:vAlign w:val="center"/>
          </w:tcPr>
          <w:p w14:paraId="06460773" w14:textId="3175B2B8" w:rsidR="00E30D22" w:rsidRPr="00B4018C" w:rsidRDefault="00E30D22" w:rsidP="00E30D22">
            <w:pPr>
              <w:jc w:val="center"/>
              <w:rPr>
                <w:rFonts w:cs="Arial"/>
                <w:b/>
                <w:sz w:val="18"/>
                <w:szCs w:val="18"/>
              </w:rPr>
            </w:pPr>
            <w:r w:rsidRPr="00B4018C">
              <w:rPr>
                <w:rFonts w:cs="Arial"/>
                <w:b/>
                <w:bCs/>
                <w:color w:val="000000"/>
                <w:sz w:val="18"/>
                <w:szCs w:val="18"/>
                <w:lang w:eastAsia="ru-RU"/>
              </w:rPr>
              <w:t xml:space="preserve">Влияние на запуск системы  в эксплуатацию </w:t>
            </w:r>
          </w:p>
        </w:tc>
      </w:tr>
      <w:tr w:rsidR="00EB058B" w:rsidRPr="00B4018C" w14:paraId="49868C22" w14:textId="77777777" w:rsidTr="00CC78CA">
        <w:trPr>
          <w:trHeight w:val="237"/>
        </w:trPr>
        <w:tc>
          <w:tcPr>
            <w:tcW w:w="270" w:type="pct"/>
            <w:shd w:val="clear" w:color="auto" w:fill="auto"/>
          </w:tcPr>
          <w:p w14:paraId="3CC9B18D" w14:textId="77777777" w:rsidR="00EB058B" w:rsidRPr="00B4018C" w:rsidRDefault="00EB058B" w:rsidP="00EB058B">
            <w:pPr>
              <w:jc w:val="left"/>
              <w:rPr>
                <w:rFonts w:cs="Arial"/>
                <w:sz w:val="18"/>
                <w:szCs w:val="18"/>
              </w:rPr>
            </w:pPr>
            <w:r w:rsidRPr="00B4018C">
              <w:rPr>
                <w:rFonts w:cs="Arial"/>
                <w:sz w:val="18"/>
                <w:szCs w:val="18"/>
                <w:lang w:eastAsia="ru-RU"/>
              </w:rPr>
              <w:t>1.</w:t>
            </w:r>
          </w:p>
        </w:tc>
        <w:tc>
          <w:tcPr>
            <w:tcW w:w="614" w:type="pct"/>
          </w:tcPr>
          <w:p w14:paraId="55CDED91" w14:textId="77777777" w:rsidR="00EB058B" w:rsidRPr="0065469A" w:rsidRDefault="00EB058B" w:rsidP="00EB058B">
            <w:pPr>
              <w:jc w:val="center"/>
              <w:rPr>
                <w:rFonts w:cs="Arial"/>
                <w:sz w:val="18"/>
                <w:szCs w:val="18"/>
              </w:rPr>
            </w:pPr>
            <w:r w:rsidRPr="0065469A">
              <w:rPr>
                <w:rFonts w:cs="Arial"/>
                <w:sz w:val="18"/>
                <w:szCs w:val="18"/>
              </w:rPr>
              <w:t>ПП-10</w:t>
            </w:r>
          </w:p>
          <w:p w14:paraId="20AD533A" w14:textId="581FB11C" w:rsidR="00EB058B" w:rsidRPr="00B4018C" w:rsidRDefault="00EB058B" w:rsidP="00EB058B">
            <w:pPr>
              <w:jc w:val="center"/>
              <w:rPr>
                <w:rFonts w:cs="Arial"/>
                <w:sz w:val="18"/>
                <w:szCs w:val="18"/>
              </w:rPr>
            </w:pPr>
            <w:r w:rsidRPr="0065469A">
              <w:rPr>
                <w:rFonts w:cs="Arial"/>
                <w:sz w:val="18"/>
                <w:szCs w:val="18"/>
              </w:rPr>
              <w:t>Обеспечение МТР, работами и услугами</w:t>
            </w:r>
          </w:p>
        </w:tc>
        <w:tc>
          <w:tcPr>
            <w:tcW w:w="496" w:type="pct"/>
          </w:tcPr>
          <w:p w14:paraId="345EAC37" w14:textId="2075C8EA" w:rsidR="00EB058B" w:rsidRPr="00B4018C" w:rsidRDefault="00EB058B" w:rsidP="00EB058B">
            <w:pPr>
              <w:jc w:val="center"/>
              <w:rPr>
                <w:rFonts w:cs="Arial"/>
                <w:sz w:val="18"/>
                <w:szCs w:val="18"/>
              </w:rPr>
            </w:pPr>
            <w:r w:rsidRPr="0065469A">
              <w:rPr>
                <w:rFonts w:cs="Arial"/>
                <w:sz w:val="18"/>
                <w:szCs w:val="18"/>
              </w:rPr>
              <w:t>ПП-10.07  Складская логистика</w:t>
            </w:r>
          </w:p>
        </w:tc>
        <w:tc>
          <w:tcPr>
            <w:tcW w:w="764" w:type="pct"/>
          </w:tcPr>
          <w:p w14:paraId="11F6F452" w14:textId="77777777" w:rsidR="00EE2E1A" w:rsidRPr="00EE2E1A" w:rsidRDefault="00EE2E1A" w:rsidP="00EE2E1A">
            <w:pPr>
              <w:jc w:val="center"/>
              <w:rPr>
                <w:rFonts w:cs="Arial"/>
                <w:sz w:val="18"/>
                <w:szCs w:val="18"/>
              </w:rPr>
            </w:pPr>
            <w:r w:rsidRPr="00EE2E1A">
              <w:rPr>
                <w:rFonts w:cs="Arial"/>
                <w:bCs/>
                <w:sz w:val="18"/>
                <w:szCs w:val="18"/>
                <w:lang w:val="en-GB"/>
              </w:rPr>
              <w:t>MM</w:t>
            </w:r>
            <w:r w:rsidRPr="00EE2E1A">
              <w:rPr>
                <w:rFonts w:cs="Arial"/>
                <w:bCs/>
                <w:sz w:val="18"/>
                <w:szCs w:val="18"/>
              </w:rPr>
              <w:t>.</w:t>
            </w:r>
            <w:r w:rsidRPr="00EE2E1A">
              <w:rPr>
                <w:rFonts w:cs="Arial"/>
                <w:bCs/>
                <w:sz w:val="18"/>
                <w:szCs w:val="18"/>
                <w:lang w:val="en-GB"/>
              </w:rPr>
              <w:t>ORG</w:t>
            </w:r>
            <w:r w:rsidRPr="00EE2E1A">
              <w:rPr>
                <w:rFonts w:cs="Arial"/>
                <w:bCs/>
                <w:sz w:val="18"/>
                <w:szCs w:val="18"/>
              </w:rPr>
              <w:t xml:space="preserve">.01 </w:t>
            </w:r>
            <w:r w:rsidRPr="00EE2E1A">
              <w:rPr>
                <w:rFonts w:cs="Arial"/>
                <w:sz w:val="18"/>
                <w:szCs w:val="18"/>
              </w:rPr>
              <w:t>Организационные изменения в рамках складской логистики</w:t>
            </w:r>
          </w:p>
          <w:p w14:paraId="2F019326" w14:textId="337C5CC6" w:rsidR="00EB058B" w:rsidRPr="00B4018C" w:rsidRDefault="00EB058B" w:rsidP="00EB058B">
            <w:pPr>
              <w:jc w:val="center"/>
              <w:rPr>
                <w:rFonts w:cs="Arial"/>
                <w:sz w:val="18"/>
                <w:szCs w:val="18"/>
              </w:rPr>
            </w:pPr>
          </w:p>
        </w:tc>
        <w:tc>
          <w:tcPr>
            <w:tcW w:w="555" w:type="pct"/>
          </w:tcPr>
          <w:p w14:paraId="6A76D21F" w14:textId="5DBD28E6" w:rsidR="00EB058B" w:rsidRPr="00B4018C" w:rsidRDefault="00EB058B" w:rsidP="00EB058B">
            <w:pPr>
              <w:jc w:val="center"/>
              <w:rPr>
                <w:rFonts w:cs="Arial"/>
                <w:sz w:val="18"/>
                <w:szCs w:val="18"/>
              </w:rPr>
            </w:pPr>
            <w:r w:rsidRPr="00EB058B">
              <w:rPr>
                <w:rFonts w:cs="Arial"/>
                <w:sz w:val="18"/>
                <w:szCs w:val="18"/>
              </w:rPr>
              <w:t>Роли и ответственность сотрудников</w:t>
            </w:r>
          </w:p>
        </w:tc>
        <w:tc>
          <w:tcPr>
            <w:tcW w:w="1597" w:type="pct"/>
          </w:tcPr>
          <w:p w14:paraId="6C508163" w14:textId="77777777" w:rsidR="00EB058B" w:rsidRPr="00EB058B" w:rsidRDefault="00EB058B" w:rsidP="00EB058B">
            <w:pPr>
              <w:jc w:val="center"/>
              <w:rPr>
                <w:rFonts w:cs="Arial"/>
                <w:sz w:val="18"/>
                <w:szCs w:val="18"/>
              </w:rPr>
            </w:pPr>
            <w:r w:rsidRPr="00EB058B">
              <w:rPr>
                <w:rFonts w:cs="Arial"/>
                <w:sz w:val="18"/>
                <w:szCs w:val="18"/>
              </w:rPr>
              <w:t>Расширение функционала для ролей, задействованных в бизнес-процессе:</w:t>
            </w:r>
          </w:p>
          <w:p w14:paraId="6780AF92" w14:textId="77777777" w:rsidR="00EB058B" w:rsidRPr="00EB058B" w:rsidRDefault="00EB058B" w:rsidP="00EB058B">
            <w:pPr>
              <w:jc w:val="center"/>
              <w:rPr>
                <w:rFonts w:cs="Arial"/>
                <w:sz w:val="18"/>
                <w:szCs w:val="18"/>
              </w:rPr>
            </w:pPr>
            <w:r w:rsidRPr="00EB058B">
              <w:rPr>
                <w:rFonts w:cs="Arial"/>
                <w:sz w:val="18"/>
                <w:szCs w:val="18"/>
              </w:rPr>
              <w:t>Кладовщик: Увеличение количества операций: трехсторонняя сверка, принятие на ответственное хранение в случае расхождений при приемке (с отражением в системе), прикрепление скан-образов, ведение характеристик партий, поиск и указание номеров партий при складских движениях, маркировка штрих-кодами</w:t>
            </w:r>
          </w:p>
          <w:p w14:paraId="6B67EDBD" w14:textId="4EDC5093" w:rsidR="00EB058B" w:rsidRPr="00B4018C" w:rsidRDefault="00EB058B" w:rsidP="00EB058B">
            <w:pPr>
              <w:jc w:val="center"/>
              <w:rPr>
                <w:rFonts w:cs="Arial"/>
                <w:sz w:val="18"/>
                <w:szCs w:val="18"/>
              </w:rPr>
            </w:pPr>
            <w:r w:rsidRPr="00EB058B">
              <w:rPr>
                <w:rFonts w:cs="Arial"/>
                <w:sz w:val="18"/>
                <w:szCs w:val="18"/>
              </w:rPr>
              <w:t>Планировщик логистики: Ежедневный мониторинг объемного плана грузоперевозок, формирование оперативного плана грузоперевозок с учетом логистических пауз, наличия складских мощностей, готовности транспорта</w:t>
            </w:r>
          </w:p>
        </w:tc>
        <w:tc>
          <w:tcPr>
            <w:tcW w:w="703" w:type="pct"/>
            <w:shd w:val="clear" w:color="auto" w:fill="auto"/>
          </w:tcPr>
          <w:p w14:paraId="7AAFE8E5" w14:textId="2CD5FEB3" w:rsidR="00EB058B" w:rsidRPr="00B4018C" w:rsidRDefault="00EB058B" w:rsidP="00D47B10">
            <w:pPr>
              <w:rPr>
                <w:rFonts w:cs="Arial"/>
                <w:sz w:val="18"/>
                <w:szCs w:val="18"/>
              </w:rPr>
            </w:pPr>
            <w:r w:rsidRPr="00EB058B">
              <w:rPr>
                <w:rFonts w:cs="Arial"/>
                <w:sz w:val="18"/>
                <w:szCs w:val="18"/>
              </w:rPr>
              <w:t>ОИ должно быть реализовано до начала определённого этапа Программы</w:t>
            </w:r>
          </w:p>
        </w:tc>
      </w:tr>
      <w:tr w:rsidR="00EB058B" w:rsidRPr="00B4018C" w14:paraId="05C39E72" w14:textId="77777777" w:rsidTr="00CC78CA">
        <w:trPr>
          <w:trHeight w:val="227"/>
        </w:trPr>
        <w:tc>
          <w:tcPr>
            <w:tcW w:w="270" w:type="pct"/>
            <w:shd w:val="clear" w:color="auto" w:fill="auto"/>
          </w:tcPr>
          <w:p w14:paraId="49BAC067" w14:textId="77777777" w:rsidR="00EB058B" w:rsidRPr="00B4018C" w:rsidRDefault="00EB058B" w:rsidP="00EB058B">
            <w:pPr>
              <w:jc w:val="left"/>
              <w:rPr>
                <w:rFonts w:cs="Arial"/>
                <w:sz w:val="18"/>
                <w:szCs w:val="18"/>
              </w:rPr>
            </w:pPr>
            <w:r w:rsidRPr="00B4018C">
              <w:rPr>
                <w:rFonts w:cs="Arial"/>
                <w:color w:val="000000"/>
                <w:sz w:val="18"/>
                <w:szCs w:val="18"/>
                <w:lang w:eastAsia="ru-RU"/>
              </w:rPr>
              <w:t>2.</w:t>
            </w:r>
          </w:p>
        </w:tc>
        <w:tc>
          <w:tcPr>
            <w:tcW w:w="614" w:type="pct"/>
          </w:tcPr>
          <w:p w14:paraId="3CCC9A2D" w14:textId="77777777" w:rsidR="00EB058B" w:rsidRPr="0065469A" w:rsidRDefault="00EB058B" w:rsidP="00EB058B">
            <w:pPr>
              <w:jc w:val="center"/>
              <w:rPr>
                <w:rFonts w:cs="Arial"/>
                <w:sz w:val="18"/>
                <w:szCs w:val="18"/>
              </w:rPr>
            </w:pPr>
            <w:r w:rsidRPr="0065469A">
              <w:rPr>
                <w:rFonts w:cs="Arial"/>
                <w:sz w:val="18"/>
                <w:szCs w:val="18"/>
              </w:rPr>
              <w:t>ПП-10</w:t>
            </w:r>
          </w:p>
          <w:p w14:paraId="1C741745" w14:textId="10437D61" w:rsidR="00EB058B" w:rsidRPr="00B4018C" w:rsidRDefault="00EB058B" w:rsidP="00EB058B">
            <w:pPr>
              <w:jc w:val="center"/>
              <w:rPr>
                <w:rFonts w:cs="Arial"/>
                <w:sz w:val="18"/>
                <w:szCs w:val="18"/>
              </w:rPr>
            </w:pPr>
            <w:r w:rsidRPr="0065469A">
              <w:rPr>
                <w:rFonts w:cs="Arial"/>
                <w:sz w:val="18"/>
                <w:szCs w:val="18"/>
              </w:rPr>
              <w:t>Обеспечение МТР, работами и услугами</w:t>
            </w:r>
          </w:p>
        </w:tc>
        <w:tc>
          <w:tcPr>
            <w:tcW w:w="496" w:type="pct"/>
          </w:tcPr>
          <w:p w14:paraId="2CAD8277" w14:textId="082D9B3A" w:rsidR="00EB058B" w:rsidRPr="00B4018C" w:rsidRDefault="00EB058B" w:rsidP="00EB058B">
            <w:pPr>
              <w:jc w:val="center"/>
              <w:rPr>
                <w:rFonts w:cs="Arial"/>
                <w:sz w:val="18"/>
                <w:szCs w:val="18"/>
              </w:rPr>
            </w:pPr>
            <w:r w:rsidRPr="0065469A">
              <w:rPr>
                <w:rFonts w:cs="Arial"/>
                <w:sz w:val="18"/>
                <w:szCs w:val="18"/>
              </w:rPr>
              <w:t>ПП-10.07  Складская логистика</w:t>
            </w:r>
          </w:p>
        </w:tc>
        <w:tc>
          <w:tcPr>
            <w:tcW w:w="764" w:type="pct"/>
          </w:tcPr>
          <w:p w14:paraId="651E3532" w14:textId="77777777" w:rsidR="00EE2E1A" w:rsidRPr="00EE2E1A" w:rsidRDefault="00EE2E1A" w:rsidP="00EE2E1A">
            <w:pPr>
              <w:jc w:val="center"/>
              <w:rPr>
                <w:rFonts w:cs="Arial"/>
                <w:sz w:val="18"/>
                <w:szCs w:val="18"/>
              </w:rPr>
            </w:pPr>
            <w:r w:rsidRPr="00EE2E1A">
              <w:rPr>
                <w:rFonts w:cs="Arial"/>
                <w:bCs/>
                <w:sz w:val="18"/>
                <w:szCs w:val="18"/>
                <w:lang w:val="en-GB"/>
              </w:rPr>
              <w:t>MM</w:t>
            </w:r>
            <w:r w:rsidRPr="00EE2E1A">
              <w:rPr>
                <w:rFonts w:cs="Arial"/>
                <w:bCs/>
                <w:sz w:val="18"/>
                <w:szCs w:val="18"/>
              </w:rPr>
              <w:t>.</w:t>
            </w:r>
            <w:r w:rsidRPr="00EE2E1A">
              <w:rPr>
                <w:rFonts w:cs="Arial"/>
                <w:bCs/>
                <w:sz w:val="18"/>
                <w:szCs w:val="18"/>
                <w:lang w:val="en-GB"/>
              </w:rPr>
              <w:t>ORG</w:t>
            </w:r>
            <w:r w:rsidRPr="00EE2E1A">
              <w:rPr>
                <w:rFonts w:cs="Arial"/>
                <w:bCs/>
                <w:sz w:val="18"/>
                <w:szCs w:val="18"/>
              </w:rPr>
              <w:t xml:space="preserve">.02 </w:t>
            </w:r>
            <w:r w:rsidRPr="00EE2E1A">
              <w:rPr>
                <w:rFonts w:cs="Arial"/>
                <w:sz w:val="18"/>
                <w:szCs w:val="18"/>
              </w:rPr>
              <w:t>Подготовка складских площадок компаний группы "Полюс" для внедрения EWM. Выполнение физической инвентаризации на складах</w:t>
            </w:r>
          </w:p>
          <w:p w14:paraId="1772E540" w14:textId="44FFD48C" w:rsidR="00EB058B" w:rsidRPr="00B4018C" w:rsidRDefault="00EB058B" w:rsidP="00EB058B">
            <w:pPr>
              <w:jc w:val="center"/>
              <w:rPr>
                <w:rFonts w:cs="Arial"/>
                <w:sz w:val="18"/>
                <w:szCs w:val="18"/>
              </w:rPr>
            </w:pPr>
          </w:p>
        </w:tc>
        <w:tc>
          <w:tcPr>
            <w:tcW w:w="555" w:type="pct"/>
          </w:tcPr>
          <w:p w14:paraId="2DD18FCF" w14:textId="3CD6ED2D" w:rsidR="00EB058B" w:rsidRPr="00B4018C" w:rsidRDefault="00EB058B" w:rsidP="00EB058B">
            <w:pPr>
              <w:jc w:val="center"/>
              <w:rPr>
                <w:rFonts w:cs="Arial"/>
                <w:sz w:val="18"/>
                <w:szCs w:val="18"/>
              </w:rPr>
            </w:pPr>
            <w:r w:rsidRPr="00EB058B">
              <w:rPr>
                <w:rFonts w:cs="Arial"/>
                <w:sz w:val="18"/>
                <w:szCs w:val="18"/>
              </w:rPr>
              <w:t>Инфраструктурная составляющая новых процессов</w:t>
            </w:r>
          </w:p>
        </w:tc>
        <w:tc>
          <w:tcPr>
            <w:tcW w:w="1597" w:type="pct"/>
          </w:tcPr>
          <w:p w14:paraId="5E5954AD" w14:textId="77777777" w:rsidR="00EB058B" w:rsidRPr="00EB058B" w:rsidRDefault="00EB058B" w:rsidP="00EB058B">
            <w:pPr>
              <w:jc w:val="center"/>
              <w:rPr>
                <w:rFonts w:cs="Arial"/>
                <w:sz w:val="18"/>
                <w:szCs w:val="18"/>
              </w:rPr>
            </w:pPr>
            <w:r w:rsidRPr="00EB058B">
              <w:rPr>
                <w:rFonts w:cs="Arial"/>
                <w:sz w:val="18"/>
                <w:szCs w:val="18"/>
              </w:rPr>
              <w:t xml:space="preserve">Основные мероприятия в рамках подготовки складских площадок для внедрения EWM: </w:t>
            </w:r>
          </w:p>
          <w:p w14:paraId="24126A29" w14:textId="77777777" w:rsidR="00EB058B" w:rsidRPr="00EB058B" w:rsidRDefault="00EB058B" w:rsidP="00EB058B">
            <w:pPr>
              <w:jc w:val="center"/>
              <w:rPr>
                <w:rFonts w:cs="Arial"/>
                <w:sz w:val="18"/>
                <w:szCs w:val="18"/>
              </w:rPr>
            </w:pPr>
            <w:r w:rsidRPr="00EB058B">
              <w:rPr>
                <w:rFonts w:cs="Arial"/>
                <w:sz w:val="18"/>
                <w:szCs w:val="18"/>
              </w:rPr>
              <w:t>- Выделить склады, требующие внедрения EWM</w:t>
            </w:r>
          </w:p>
          <w:p w14:paraId="717F5D4A" w14:textId="77777777" w:rsidR="00EB058B" w:rsidRPr="00EB058B" w:rsidRDefault="00EB058B" w:rsidP="00EB058B">
            <w:pPr>
              <w:jc w:val="center"/>
              <w:rPr>
                <w:rFonts w:cs="Arial"/>
                <w:sz w:val="18"/>
                <w:szCs w:val="18"/>
              </w:rPr>
            </w:pPr>
            <w:r w:rsidRPr="00EB058B">
              <w:rPr>
                <w:rFonts w:cs="Arial"/>
                <w:sz w:val="18"/>
                <w:szCs w:val="18"/>
              </w:rPr>
              <w:t>- Адресация физических мест хранения</w:t>
            </w:r>
          </w:p>
          <w:p w14:paraId="3E2ADB24" w14:textId="77777777" w:rsidR="00EB058B" w:rsidRPr="00EB058B" w:rsidRDefault="00EB058B" w:rsidP="00EB058B">
            <w:pPr>
              <w:jc w:val="center"/>
              <w:rPr>
                <w:rFonts w:cs="Arial"/>
                <w:sz w:val="18"/>
                <w:szCs w:val="18"/>
              </w:rPr>
            </w:pPr>
            <w:r w:rsidRPr="00EB058B">
              <w:rPr>
                <w:rFonts w:cs="Arial"/>
                <w:sz w:val="18"/>
                <w:szCs w:val="18"/>
              </w:rPr>
              <w:t>- Разработка целевой схемы размещения запасов МТР на складах</w:t>
            </w:r>
          </w:p>
          <w:p w14:paraId="0D25C647" w14:textId="77777777" w:rsidR="00EB058B" w:rsidRPr="00EB058B" w:rsidRDefault="00EB058B" w:rsidP="00EB058B">
            <w:pPr>
              <w:jc w:val="center"/>
              <w:rPr>
                <w:rFonts w:cs="Arial"/>
                <w:sz w:val="18"/>
                <w:szCs w:val="18"/>
              </w:rPr>
            </w:pPr>
            <w:r w:rsidRPr="00EB058B">
              <w:rPr>
                <w:rFonts w:cs="Arial"/>
                <w:sz w:val="18"/>
                <w:szCs w:val="18"/>
              </w:rPr>
              <w:t>- Оценка полноты НСИ для EWM и достоверности складских остатков, в том числе - проведение инвентаризации на складах</w:t>
            </w:r>
          </w:p>
          <w:p w14:paraId="7D344F3B" w14:textId="77777777" w:rsidR="00EB058B" w:rsidRPr="00EB058B" w:rsidRDefault="00EB058B" w:rsidP="00EB058B">
            <w:pPr>
              <w:jc w:val="center"/>
              <w:rPr>
                <w:rFonts w:cs="Arial"/>
                <w:sz w:val="18"/>
                <w:szCs w:val="18"/>
              </w:rPr>
            </w:pPr>
            <w:r w:rsidRPr="00EB058B">
              <w:rPr>
                <w:rFonts w:cs="Arial"/>
                <w:sz w:val="18"/>
                <w:szCs w:val="18"/>
              </w:rPr>
              <w:t>- Разработка методов идентификации МТР</w:t>
            </w:r>
          </w:p>
          <w:p w14:paraId="5B86BD95" w14:textId="5AD08889" w:rsidR="00EB058B" w:rsidRPr="00B4018C" w:rsidRDefault="00EB058B" w:rsidP="00EB058B">
            <w:pPr>
              <w:jc w:val="center"/>
              <w:rPr>
                <w:rFonts w:cs="Arial"/>
                <w:sz w:val="18"/>
                <w:szCs w:val="18"/>
              </w:rPr>
            </w:pPr>
            <w:r w:rsidRPr="00EB058B">
              <w:rPr>
                <w:rFonts w:cs="Arial"/>
                <w:sz w:val="18"/>
                <w:szCs w:val="18"/>
              </w:rPr>
              <w:t>- Подготовка технической базы для использования штрих-кодирования</w:t>
            </w:r>
          </w:p>
        </w:tc>
        <w:tc>
          <w:tcPr>
            <w:tcW w:w="703" w:type="pct"/>
            <w:shd w:val="clear" w:color="auto" w:fill="auto"/>
          </w:tcPr>
          <w:p w14:paraId="0A1FEC94" w14:textId="3C5040B5" w:rsidR="00EB058B" w:rsidRPr="00B4018C" w:rsidRDefault="00EB058B" w:rsidP="00D47B10">
            <w:pPr>
              <w:jc w:val="center"/>
              <w:rPr>
                <w:rFonts w:cs="Arial"/>
                <w:sz w:val="18"/>
                <w:szCs w:val="18"/>
              </w:rPr>
            </w:pPr>
            <w:r w:rsidRPr="00EB058B">
              <w:rPr>
                <w:rFonts w:cs="Arial"/>
                <w:sz w:val="18"/>
                <w:szCs w:val="18"/>
              </w:rPr>
              <w:t>ОИ должно быть реализовано до запуска системы в эксплуатацию</w:t>
            </w:r>
          </w:p>
        </w:tc>
      </w:tr>
      <w:tr w:rsidR="00EE2E1A" w:rsidRPr="00B4018C" w14:paraId="1D9F152D" w14:textId="77777777" w:rsidTr="00CC78CA">
        <w:trPr>
          <w:trHeight w:val="227"/>
        </w:trPr>
        <w:tc>
          <w:tcPr>
            <w:tcW w:w="270" w:type="pct"/>
            <w:shd w:val="clear" w:color="auto" w:fill="auto"/>
          </w:tcPr>
          <w:p w14:paraId="17AEF4D0" w14:textId="73DA2459" w:rsidR="00EE2E1A" w:rsidRPr="00B4018C" w:rsidRDefault="00EE2E1A" w:rsidP="00EE2E1A">
            <w:pPr>
              <w:jc w:val="left"/>
              <w:rPr>
                <w:rFonts w:cs="Arial"/>
                <w:color w:val="000000"/>
                <w:sz w:val="18"/>
                <w:szCs w:val="18"/>
                <w:lang w:eastAsia="ru-RU"/>
              </w:rPr>
            </w:pPr>
            <w:r>
              <w:rPr>
                <w:rFonts w:cs="Arial"/>
                <w:color w:val="000000"/>
                <w:sz w:val="18"/>
                <w:szCs w:val="18"/>
                <w:lang w:eastAsia="ru-RU"/>
              </w:rPr>
              <w:t>3</w:t>
            </w:r>
          </w:p>
        </w:tc>
        <w:tc>
          <w:tcPr>
            <w:tcW w:w="614" w:type="pct"/>
          </w:tcPr>
          <w:p w14:paraId="0071828A" w14:textId="77777777" w:rsidR="00EE2E1A" w:rsidRPr="0065469A" w:rsidRDefault="00EE2E1A" w:rsidP="00EE2E1A">
            <w:pPr>
              <w:jc w:val="center"/>
              <w:rPr>
                <w:rFonts w:cs="Arial"/>
                <w:sz w:val="18"/>
                <w:szCs w:val="18"/>
              </w:rPr>
            </w:pPr>
            <w:r w:rsidRPr="0065469A">
              <w:rPr>
                <w:rFonts w:cs="Arial"/>
                <w:sz w:val="18"/>
                <w:szCs w:val="18"/>
              </w:rPr>
              <w:t>ПП-10</w:t>
            </w:r>
          </w:p>
          <w:p w14:paraId="2DF29326" w14:textId="1DA989C7" w:rsidR="00EE2E1A" w:rsidRPr="0065469A" w:rsidRDefault="00EE2E1A" w:rsidP="00EE2E1A">
            <w:pPr>
              <w:jc w:val="center"/>
              <w:rPr>
                <w:rFonts w:cs="Arial"/>
                <w:sz w:val="18"/>
                <w:szCs w:val="18"/>
              </w:rPr>
            </w:pPr>
            <w:r w:rsidRPr="0065469A">
              <w:rPr>
                <w:rFonts w:cs="Arial"/>
                <w:sz w:val="18"/>
                <w:szCs w:val="18"/>
              </w:rPr>
              <w:t>Обеспечение МТР, работами и услугами</w:t>
            </w:r>
          </w:p>
        </w:tc>
        <w:tc>
          <w:tcPr>
            <w:tcW w:w="496" w:type="pct"/>
          </w:tcPr>
          <w:p w14:paraId="4E03EC80" w14:textId="0C176021" w:rsidR="00EE2E1A" w:rsidRPr="0065469A" w:rsidRDefault="00EE2E1A" w:rsidP="00EE2E1A">
            <w:pPr>
              <w:jc w:val="center"/>
              <w:rPr>
                <w:rFonts w:cs="Arial"/>
                <w:sz w:val="18"/>
                <w:szCs w:val="18"/>
              </w:rPr>
            </w:pPr>
            <w:r w:rsidRPr="0065469A">
              <w:rPr>
                <w:rFonts w:cs="Arial"/>
                <w:sz w:val="18"/>
                <w:szCs w:val="18"/>
              </w:rPr>
              <w:t>ПП-10.07  Складская логистика</w:t>
            </w:r>
          </w:p>
        </w:tc>
        <w:tc>
          <w:tcPr>
            <w:tcW w:w="764" w:type="pct"/>
          </w:tcPr>
          <w:p w14:paraId="0794C039" w14:textId="13CF90FA" w:rsidR="00EE2E1A" w:rsidRPr="00EE2E1A" w:rsidRDefault="00EE2E1A" w:rsidP="00EE2E1A">
            <w:pPr>
              <w:jc w:val="center"/>
              <w:rPr>
                <w:rFonts w:cs="Arial"/>
                <w:bCs/>
                <w:sz w:val="18"/>
                <w:szCs w:val="18"/>
              </w:rPr>
            </w:pPr>
            <w:r w:rsidRPr="00EE2E1A">
              <w:rPr>
                <w:rFonts w:cs="Arial"/>
                <w:color w:val="000000"/>
                <w:sz w:val="18"/>
                <w:szCs w:val="18"/>
              </w:rPr>
              <w:t xml:space="preserve">FI.ORG.10, MM.ORG.05 Передача функции: Регистрация поступления МТР </w:t>
            </w:r>
          </w:p>
        </w:tc>
        <w:tc>
          <w:tcPr>
            <w:tcW w:w="555" w:type="pct"/>
          </w:tcPr>
          <w:p w14:paraId="709EF663" w14:textId="1CF96FF5" w:rsidR="00EE2E1A" w:rsidRPr="00EE2E1A" w:rsidRDefault="00EE2E1A" w:rsidP="00EE2E1A">
            <w:pPr>
              <w:jc w:val="center"/>
              <w:rPr>
                <w:rFonts w:cs="Arial"/>
                <w:sz w:val="18"/>
                <w:szCs w:val="18"/>
              </w:rPr>
            </w:pPr>
            <w:r w:rsidRPr="00EE2E1A">
              <w:rPr>
                <w:rFonts w:cs="Arial"/>
                <w:color w:val="000000"/>
                <w:sz w:val="18"/>
                <w:szCs w:val="18"/>
              </w:rPr>
              <w:t>Функции бизнес-подразделений</w:t>
            </w:r>
          </w:p>
        </w:tc>
        <w:tc>
          <w:tcPr>
            <w:tcW w:w="1597" w:type="pct"/>
          </w:tcPr>
          <w:p w14:paraId="1D5F3033" w14:textId="52A2B6FB" w:rsidR="00EE2E1A" w:rsidRPr="00EE2E1A" w:rsidRDefault="00EE2E1A" w:rsidP="003B5905">
            <w:pPr>
              <w:jc w:val="center"/>
              <w:rPr>
                <w:rFonts w:cs="Arial"/>
                <w:sz w:val="18"/>
                <w:szCs w:val="18"/>
              </w:rPr>
            </w:pPr>
            <w:r w:rsidRPr="00EE2E1A">
              <w:rPr>
                <w:rFonts w:cs="Arial"/>
                <w:color w:val="000000"/>
                <w:sz w:val="18"/>
                <w:szCs w:val="18"/>
              </w:rPr>
              <w:t>Расширение функций Блока коммерции и логистики в части ролей:</w:t>
            </w:r>
            <w:del w:id="2630" w:author="Кращенко Олег Владимирович (Подрядчик. ООО БерингПойнт)" w:date="2020-04-23T15:39:00Z">
              <w:r w:rsidRPr="00EE2E1A" w:rsidDel="004E728B">
                <w:rPr>
                  <w:rFonts w:cs="Arial"/>
                  <w:color w:val="000000"/>
                  <w:sz w:val="18"/>
                  <w:szCs w:val="18"/>
                </w:rPr>
                <w:delText xml:space="preserve"> Кладовщик СП</w:delText>
              </w:r>
            </w:del>
            <w:ins w:id="2631" w:author="Кращенко Олег Владимирович (Подрядчик. ООО БерингПойнт)" w:date="2020-04-23T15:41:00Z">
              <w:r w:rsidR="004E728B">
                <w:rPr>
                  <w:rFonts w:cs="Arial"/>
                  <w:color w:val="000000"/>
                  <w:sz w:val="18"/>
                  <w:szCs w:val="18"/>
                </w:rPr>
                <w:t>Кладовщик</w:t>
              </w:r>
            </w:ins>
            <w:ins w:id="2632" w:author="Кращенко Олег Владимирович (Подрядчик. ООО БерингПойнт)" w:date="2020-04-23T15:39:00Z">
              <w:r w:rsidR="004E728B">
                <w:rPr>
                  <w:rFonts w:cs="Arial"/>
                  <w:color w:val="000000"/>
                  <w:sz w:val="18"/>
                  <w:szCs w:val="18"/>
                </w:rPr>
                <w:t xml:space="preserve"> </w:t>
              </w:r>
            </w:ins>
            <w:del w:id="2633" w:author="Кращенко Олег Владимирович (Подрядчик. ООО БерингПойнт)" w:date="2020-04-23T15:45:00Z">
              <w:r w:rsidRPr="00EE2E1A" w:rsidDel="003B5905">
                <w:rPr>
                  <w:rFonts w:cs="Arial"/>
                  <w:color w:val="000000"/>
                  <w:sz w:val="18"/>
                  <w:szCs w:val="18"/>
                </w:rPr>
                <w:delText xml:space="preserve">, БЕ ГОК. </w:delText>
              </w:r>
              <w:r w:rsidRPr="00EE2E1A" w:rsidDel="003B5905">
                <w:rPr>
                  <w:rFonts w:cs="Arial"/>
                  <w:color w:val="000000"/>
                  <w:sz w:val="18"/>
                  <w:szCs w:val="18"/>
                </w:rPr>
                <w:br/>
              </w:r>
            </w:del>
            <w:r w:rsidRPr="00EE2E1A">
              <w:rPr>
                <w:rFonts w:cs="Arial"/>
                <w:color w:val="000000"/>
                <w:sz w:val="18"/>
                <w:szCs w:val="18"/>
              </w:rPr>
              <w:t>Выполнение функций:</w:t>
            </w:r>
            <w:r w:rsidRPr="00EE2E1A">
              <w:rPr>
                <w:rFonts w:cs="Arial"/>
                <w:color w:val="000000"/>
                <w:sz w:val="18"/>
                <w:szCs w:val="18"/>
              </w:rPr>
              <w:br/>
              <w:t>- Регистрация поступления МТР на ответ</w:t>
            </w:r>
            <w:r w:rsidR="0016106B">
              <w:rPr>
                <w:rFonts w:cs="Arial"/>
                <w:color w:val="000000"/>
                <w:sz w:val="18"/>
                <w:szCs w:val="18"/>
              </w:rPr>
              <w:t>ственное</w:t>
            </w:r>
            <w:r w:rsidRPr="00EE2E1A">
              <w:rPr>
                <w:rFonts w:cs="Arial"/>
                <w:color w:val="000000"/>
                <w:sz w:val="18"/>
                <w:szCs w:val="18"/>
              </w:rPr>
              <w:t xml:space="preserve"> хранение от внешнего контрагента -</w:t>
            </w:r>
            <w:del w:id="2634" w:author="Кращенко Олег Владимирович (Подрядчик. ООО БерингПойнт)" w:date="2020-04-23T15:39:00Z">
              <w:r w:rsidRPr="00EE2E1A" w:rsidDel="004E728B">
                <w:rPr>
                  <w:rFonts w:cs="Arial"/>
                  <w:color w:val="000000"/>
                  <w:sz w:val="18"/>
                  <w:szCs w:val="18"/>
                </w:rPr>
                <w:delText xml:space="preserve"> Кладовщик СП</w:delText>
              </w:r>
            </w:del>
            <w:ins w:id="2635" w:author="Кращенко Олег Владимирович (Подрядчик. ООО БерингПойнт)" w:date="2020-04-23T15:41:00Z">
              <w:r w:rsidR="004E728B">
                <w:rPr>
                  <w:rFonts w:cs="Arial"/>
                  <w:color w:val="000000"/>
                  <w:sz w:val="18"/>
                  <w:szCs w:val="18"/>
                </w:rPr>
                <w:t>Кладовщик</w:t>
              </w:r>
            </w:ins>
            <w:r w:rsidRPr="00EE2E1A">
              <w:rPr>
                <w:rFonts w:cs="Arial"/>
                <w:color w:val="000000"/>
                <w:sz w:val="18"/>
                <w:szCs w:val="18"/>
              </w:rPr>
              <w:br/>
              <w:t>- Регистрация поступления на склад по входящей поставке -</w:t>
            </w:r>
            <w:del w:id="2636" w:author="Кращенко Олег Владимирович (Подрядчик. ООО БерингПойнт)" w:date="2020-04-23T15:39:00Z">
              <w:r w:rsidRPr="00EE2E1A" w:rsidDel="004E728B">
                <w:rPr>
                  <w:rFonts w:cs="Arial"/>
                  <w:color w:val="000000"/>
                  <w:sz w:val="18"/>
                  <w:szCs w:val="18"/>
                </w:rPr>
                <w:delText xml:space="preserve"> Кладовщик СП</w:delText>
              </w:r>
            </w:del>
            <w:ins w:id="2637" w:author="Кращенко Олег Владимирович (Подрядчик. ООО БерингПойнт)" w:date="2020-04-23T15:41:00Z">
              <w:r w:rsidR="004E728B">
                <w:rPr>
                  <w:rFonts w:cs="Arial"/>
                  <w:color w:val="000000"/>
                  <w:sz w:val="18"/>
                  <w:szCs w:val="18"/>
                </w:rPr>
                <w:t>Кладовщик</w:t>
              </w:r>
            </w:ins>
            <w:del w:id="2638" w:author="Кращенко Олег Владимирович (Подрядчик. ООО БерингПойнт)" w:date="2020-04-23T15:46:00Z">
              <w:r w:rsidRPr="00EE2E1A" w:rsidDel="003B5905">
                <w:rPr>
                  <w:rFonts w:cs="Arial"/>
                  <w:color w:val="000000"/>
                  <w:sz w:val="18"/>
                  <w:szCs w:val="18"/>
                </w:rPr>
                <w:delText>, БЕ ГОК</w:delText>
              </w:r>
              <w:r w:rsidRPr="00EE2E1A" w:rsidDel="003B5905">
                <w:rPr>
                  <w:rFonts w:cs="Arial"/>
                  <w:color w:val="000000"/>
                  <w:sz w:val="18"/>
                  <w:szCs w:val="18"/>
                </w:rPr>
                <w:br/>
              </w:r>
            </w:del>
            <w:r w:rsidRPr="00EE2E1A">
              <w:rPr>
                <w:rFonts w:cs="Arial"/>
                <w:color w:val="000000"/>
                <w:sz w:val="18"/>
                <w:szCs w:val="18"/>
              </w:rPr>
              <w:t>- Регистрация поступления при перемещении на цеховой склад -</w:t>
            </w:r>
            <w:del w:id="2639" w:author="Кращенко Олег Владимирович (Подрядчик. ООО БерингПойнт)" w:date="2020-04-23T15:39:00Z">
              <w:r w:rsidRPr="00EE2E1A" w:rsidDel="004E728B">
                <w:rPr>
                  <w:rFonts w:cs="Arial"/>
                  <w:color w:val="000000"/>
                  <w:sz w:val="18"/>
                  <w:szCs w:val="18"/>
                </w:rPr>
                <w:delText xml:space="preserve"> Кладовщик БЕ ГОК</w:delText>
              </w:r>
            </w:del>
            <w:ins w:id="2640" w:author="Кращенко Олег Владимирович (Подрядчик. ООО БерингПойнт)" w:date="2020-04-23T15:42:00Z">
              <w:r w:rsidR="004E728B">
                <w:rPr>
                  <w:rFonts w:cs="Arial"/>
                  <w:color w:val="000000"/>
                  <w:sz w:val="18"/>
                  <w:szCs w:val="18"/>
                </w:rPr>
                <w:t>Кладовщик</w:t>
              </w:r>
            </w:ins>
            <w:r w:rsidRPr="00EE2E1A">
              <w:rPr>
                <w:rFonts w:cs="Arial"/>
                <w:color w:val="000000"/>
                <w:sz w:val="18"/>
                <w:szCs w:val="18"/>
              </w:rPr>
              <w:br/>
              <w:t>- Регистрация прочего поступления на склад -</w:t>
            </w:r>
            <w:del w:id="2641" w:author="Кращенко Олег Владимирович (Подрядчик. ООО БерингПойнт)" w:date="2020-04-23T15:39:00Z">
              <w:r w:rsidRPr="00EE2E1A" w:rsidDel="004E728B">
                <w:rPr>
                  <w:rFonts w:cs="Arial"/>
                  <w:color w:val="000000"/>
                  <w:sz w:val="18"/>
                  <w:szCs w:val="18"/>
                </w:rPr>
                <w:delText xml:space="preserve"> Кладовщик СП</w:delText>
              </w:r>
            </w:del>
            <w:ins w:id="2642" w:author="Кращенко Олег Владимирович (Подрядчик. ООО БерингПойнт)" w:date="2020-04-23T15:41:00Z">
              <w:r w:rsidR="004E728B">
                <w:rPr>
                  <w:rFonts w:cs="Arial"/>
                  <w:color w:val="000000"/>
                  <w:sz w:val="18"/>
                  <w:szCs w:val="18"/>
                </w:rPr>
                <w:t>Кладовщик</w:t>
              </w:r>
            </w:ins>
            <w:del w:id="2643" w:author="Кращенко Олег Владимирович (Подрядчик. ООО БерингПойнт)" w:date="2020-04-23T15:46:00Z">
              <w:r w:rsidRPr="00EE2E1A" w:rsidDel="003B5905">
                <w:rPr>
                  <w:rFonts w:cs="Arial"/>
                  <w:color w:val="000000"/>
                  <w:sz w:val="18"/>
                  <w:szCs w:val="18"/>
                </w:rPr>
                <w:delText>, БЕ ГОК</w:delText>
              </w:r>
            </w:del>
            <w:r w:rsidRPr="00EE2E1A">
              <w:rPr>
                <w:rFonts w:cs="Arial"/>
                <w:color w:val="000000"/>
                <w:sz w:val="18"/>
                <w:szCs w:val="18"/>
              </w:rPr>
              <w:br/>
              <w:t>- Регистрация поступления на склад по заказу на поставку -</w:t>
            </w:r>
            <w:del w:id="2644" w:author="Кращенко Олег Владимирович (Подрядчик. ООО БерингПойнт)" w:date="2020-04-23T15:39:00Z">
              <w:r w:rsidRPr="00EE2E1A" w:rsidDel="004E728B">
                <w:rPr>
                  <w:rFonts w:cs="Arial"/>
                  <w:color w:val="000000"/>
                  <w:sz w:val="18"/>
                  <w:szCs w:val="18"/>
                </w:rPr>
                <w:delText xml:space="preserve"> Кладовщик БЕ ГОК</w:delText>
              </w:r>
            </w:del>
            <w:ins w:id="2645" w:author="Кращенко Олег Владимирович (Подрядчик. ООО БерингПойнт)" w:date="2020-04-23T15:42:00Z">
              <w:r w:rsidR="004E728B">
                <w:rPr>
                  <w:rFonts w:cs="Arial"/>
                  <w:color w:val="000000"/>
                  <w:sz w:val="18"/>
                  <w:szCs w:val="18"/>
                </w:rPr>
                <w:t>Кладовщик</w:t>
              </w:r>
            </w:ins>
          </w:p>
        </w:tc>
        <w:tc>
          <w:tcPr>
            <w:tcW w:w="703" w:type="pct"/>
            <w:shd w:val="clear" w:color="auto" w:fill="auto"/>
          </w:tcPr>
          <w:p w14:paraId="67C8CE4C" w14:textId="0DBE99A3" w:rsidR="00EE2E1A" w:rsidRPr="00EE2E1A" w:rsidRDefault="00EE2E1A" w:rsidP="00EE2E1A">
            <w:pPr>
              <w:jc w:val="center"/>
              <w:rPr>
                <w:rFonts w:cs="Arial"/>
                <w:sz w:val="18"/>
                <w:szCs w:val="18"/>
              </w:rPr>
            </w:pPr>
            <w:r w:rsidRPr="00EE2E1A">
              <w:rPr>
                <w:rFonts w:cs="Arial"/>
                <w:color w:val="000000"/>
                <w:sz w:val="18"/>
                <w:szCs w:val="18"/>
              </w:rPr>
              <w:t>ОИ должно быть реализовано до запуска системы в эксплуатацию</w:t>
            </w:r>
          </w:p>
        </w:tc>
      </w:tr>
      <w:tr w:rsidR="00D47B10" w:rsidRPr="00B4018C" w14:paraId="725996D2" w14:textId="77777777" w:rsidTr="00CC78CA">
        <w:trPr>
          <w:trHeight w:val="227"/>
        </w:trPr>
        <w:tc>
          <w:tcPr>
            <w:tcW w:w="270" w:type="pct"/>
            <w:shd w:val="clear" w:color="auto" w:fill="auto"/>
          </w:tcPr>
          <w:p w14:paraId="6351700A" w14:textId="32C64C20" w:rsidR="00D47B10" w:rsidRPr="00D47B10" w:rsidRDefault="00D47B10" w:rsidP="00D47B10">
            <w:pPr>
              <w:jc w:val="left"/>
              <w:rPr>
                <w:rFonts w:cs="Arial"/>
                <w:color w:val="000000"/>
                <w:sz w:val="18"/>
                <w:szCs w:val="18"/>
                <w:lang w:val="en-US" w:eastAsia="ru-RU"/>
              </w:rPr>
            </w:pPr>
            <w:r>
              <w:rPr>
                <w:rFonts w:cs="Arial"/>
                <w:color w:val="000000"/>
                <w:sz w:val="18"/>
                <w:szCs w:val="18"/>
                <w:lang w:val="en-US" w:eastAsia="ru-RU"/>
              </w:rPr>
              <w:t>4</w:t>
            </w:r>
          </w:p>
        </w:tc>
        <w:tc>
          <w:tcPr>
            <w:tcW w:w="614" w:type="pct"/>
          </w:tcPr>
          <w:p w14:paraId="46441217" w14:textId="45464A9A" w:rsidR="00D47B10" w:rsidRPr="0065469A" w:rsidRDefault="00D47B10" w:rsidP="00D47B10">
            <w:pPr>
              <w:jc w:val="center"/>
              <w:rPr>
                <w:rFonts w:cs="Arial"/>
                <w:sz w:val="18"/>
                <w:szCs w:val="18"/>
              </w:rPr>
            </w:pPr>
            <w:r w:rsidRPr="00C40F13">
              <w:rPr>
                <w:rFonts w:cs="Arial"/>
                <w:sz w:val="18"/>
                <w:szCs w:val="18"/>
              </w:rPr>
              <w:t>ПП-10</w:t>
            </w:r>
            <w:r w:rsidRPr="00C40F13">
              <w:rPr>
                <w:rFonts w:cs="Arial"/>
                <w:sz w:val="18"/>
                <w:szCs w:val="18"/>
              </w:rPr>
              <w:br/>
              <w:t>Обеспечение МТР, работами и услугами</w:t>
            </w:r>
          </w:p>
        </w:tc>
        <w:tc>
          <w:tcPr>
            <w:tcW w:w="496" w:type="pct"/>
          </w:tcPr>
          <w:p w14:paraId="3C76C9C2" w14:textId="77777777" w:rsidR="00D47B10" w:rsidRPr="0065469A" w:rsidRDefault="00D47B10" w:rsidP="00D47B10">
            <w:pPr>
              <w:jc w:val="center"/>
              <w:rPr>
                <w:rFonts w:cs="Arial"/>
                <w:sz w:val="18"/>
                <w:szCs w:val="18"/>
              </w:rPr>
            </w:pPr>
          </w:p>
        </w:tc>
        <w:tc>
          <w:tcPr>
            <w:tcW w:w="764" w:type="pct"/>
          </w:tcPr>
          <w:p w14:paraId="34A8BF4D" w14:textId="77777777" w:rsidR="00D47B10" w:rsidRPr="00C40F13" w:rsidRDefault="00D47B10" w:rsidP="00D47B10">
            <w:pPr>
              <w:rPr>
                <w:rFonts w:cs="Arial"/>
                <w:color w:val="000000"/>
                <w:sz w:val="18"/>
                <w:szCs w:val="18"/>
              </w:rPr>
            </w:pPr>
            <w:r w:rsidRPr="00C40F13">
              <w:rPr>
                <w:rFonts w:cs="Arial"/>
                <w:color w:val="000000"/>
                <w:sz w:val="18"/>
                <w:szCs w:val="18"/>
              </w:rPr>
              <w:t xml:space="preserve">MM.ORG.05 </w:t>
            </w:r>
          </w:p>
          <w:p w14:paraId="48BFC025" w14:textId="77777777" w:rsidR="00D47B10" w:rsidRPr="00C40F13" w:rsidRDefault="00D47B10" w:rsidP="00D47B10">
            <w:pPr>
              <w:rPr>
                <w:rFonts w:cs="Arial"/>
                <w:color w:val="000000"/>
                <w:sz w:val="18"/>
                <w:szCs w:val="18"/>
              </w:rPr>
            </w:pPr>
            <w:r w:rsidRPr="00C40F13">
              <w:rPr>
                <w:rFonts w:cs="Arial"/>
                <w:color w:val="000000"/>
                <w:sz w:val="18"/>
                <w:szCs w:val="18"/>
              </w:rPr>
              <w:t>FI.ORG.19</w:t>
            </w:r>
          </w:p>
          <w:p w14:paraId="3426E34E" w14:textId="7F3B16BE" w:rsidR="00D47B10" w:rsidRPr="00EE2E1A" w:rsidRDefault="00D47B10" w:rsidP="00D47B10">
            <w:pPr>
              <w:jc w:val="center"/>
              <w:rPr>
                <w:rFonts w:cs="Arial"/>
                <w:color w:val="000000"/>
                <w:sz w:val="18"/>
                <w:szCs w:val="18"/>
              </w:rPr>
            </w:pPr>
            <w:r w:rsidRPr="00C40F13">
              <w:rPr>
                <w:rFonts w:cs="Arial"/>
                <w:color w:val="000000"/>
                <w:sz w:val="18"/>
                <w:szCs w:val="18"/>
              </w:rPr>
              <w:t>Передача функций: Инвентаризация (инициирование организации инвентаризации, отражение результатов инвентаризации в системе)</w:t>
            </w:r>
          </w:p>
        </w:tc>
        <w:tc>
          <w:tcPr>
            <w:tcW w:w="555" w:type="pct"/>
          </w:tcPr>
          <w:p w14:paraId="52EAFA48" w14:textId="18E465EC" w:rsidR="00D47B10" w:rsidRPr="00EE2E1A" w:rsidRDefault="00D47B10" w:rsidP="00D47B10">
            <w:pPr>
              <w:jc w:val="center"/>
              <w:rPr>
                <w:rFonts w:cs="Arial"/>
                <w:color w:val="000000"/>
                <w:sz w:val="18"/>
                <w:szCs w:val="18"/>
              </w:rPr>
            </w:pPr>
            <w:r w:rsidRPr="00C40F13">
              <w:rPr>
                <w:rFonts w:cs="Arial"/>
                <w:color w:val="000000"/>
                <w:sz w:val="18"/>
                <w:szCs w:val="18"/>
              </w:rPr>
              <w:t>Функции бизнес-подразделений</w:t>
            </w:r>
          </w:p>
        </w:tc>
        <w:tc>
          <w:tcPr>
            <w:tcW w:w="1597" w:type="pct"/>
          </w:tcPr>
          <w:p w14:paraId="1B9078EC" w14:textId="36A4702A" w:rsidR="00D47B10" w:rsidRPr="00EE2E1A" w:rsidRDefault="00D47B10" w:rsidP="00D47B10">
            <w:pPr>
              <w:jc w:val="center"/>
              <w:rPr>
                <w:rFonts w:cs="Arial"/>
                <w:color w:val="000000"/>
                <w:sz w:val="18"/>
                <w:szCs w:val="18"/>
              </w:rPr>
            </w:pPr>
            <w:r w:rsidRPr="00C40F13">
              <w:rPr>
                <w:rFonts w:cs="Arial"/>
                <w:color w:val="000000"/>
                <w:sz w:val="18"/>
                <w:szCs w:val="18"/>
              </w:rPr>
              <w:t xml:space="preserve">Расширение функций Блока коммерции и логистики в части </w:t>
            </w:r>
            <w:r>
              <w:rPr>
                <w:rFonts w:cs="Arial"/>
                <w:color w:val="000000"/>
                <w:sz w:val="18"/>
                <w:szCs w:val="18"/>
              </w:rPr>
              <w:t>и</w:t>
            </w:r>
            <w:r w:rsidRPr="00C40F13">
              <w:rPr>
                <w:rFonts w:cs="Arial"/>
                <w:color w:val="000000"/>
                <w:sz w:val="18"/>
                <w:szCs w:val="18"/>
              </w:rPr>
              <w:t>нициирования организации инвентаризации, отражение результатов инвентаризации в системе</w:t>
            </w:r>
          </w:p>
        </w:tc>
        <w:tc>
          <w:tcPr>
            <w:tcW w:w="703" w:type="pct"/>
            <w:shd w:val="clear" w:color="auto" w:fill="auto"/>
          </w:tcPr>
          <w:p w14:paraId="107BA445" w14:textId="21DFC586" w:rsidR="00D47B10" w:rsidRPr="00EE2E1A" w:rsidRDefault="00D47B10" w:rsidP="00D47B10">
            <w:pPr>
              <w:rPr>
                <w:rFonts w:cs="Arial"/>
                <w:color w:val="000000"/>
                <w:sz w:val="18"/>
                <w:szCs w:val="18"/>
              </w:rPr>
            </w:pPr>
            <w:r w:rsidRPr="00C40F13">
              <w:rPr>
                <w:rFonts w:cs="Arial"/>
                <w:color w:val="000000"/>
                <w:sz w:val="18"/>
                <w:szCs w:val="18"/>
              </w:rPr>
              <w:t>ОИ должно быть реализовано до запуска системы в эксплуатацию</w:t>
            </w:r>
          </w:p>
        </w:tc>
      </w:tr>
      <w:tr w:rsidR="00D47B10" w:rsidRPr="00B4018C" w14:paraId="0FD330A7" w14:textId="77777777" w:rsidTr="00CC78CA">
        <w:trPr>
          <w:trHeight w:val="227"/>
        </w:trPr>
        <w:tc>
          <w:tcPr>
            <w:tcW w:w="270" w:type="pct"/>
            <w:shd w:val="clear" w:color="auto" w:fill="auto"/>
          </w:tcPr>
          <w:p w14:paraId="10B0E12D" w14:textId="4F0605B2" w:rsidR="00D47B10" w:rsidRPr="00D47B10" w:rsidRDefault="00D47B10" w:rsidP="00D47B10">
            <w:pPr>
              <w:jc w:val="left"/>
              <w:rPr>
                <w:rFonts w:cs="Arial"/>
                <w:color w:val="000000"/>
                <w:sz w:val="18"/>
                <w:szCs w:val="18"/>
                <w:lang w:val="en-US" w:eastAsia="ru-RU"/>
              </w:rPr>
            </w:pPr>
            <w:r>
              <w:rPr>
                <w:rFonts w:cs="Arial"/>
                <w:color w:val="000000"/>
                <w:sz w:val="18"/>
                <w:szCs w:val="18"/>
                <w:lang w:val="en-US" w:eastAsia="ru-RU"/>
              </w:rPr>
              <w:t>5</w:t>
            </w:r>
          </w:p>
        </w:tc>
        <w:tc>
          <w:tcPr>
            <w:tcW w:w="614" w:type="pct"/>
          </w:tcPr>
          <w:p w14:paraId="1A80EBB7" w14:textId="77777777" w:rsidR="00D47B10" w:rsidRPr="00293386" w:rsidRDefault="00D47B10" w:rsidP="00D47B10">
            <w:pPr>
              <w:rPr>
                <w:rFonts w:cs="Arial"/>
                <w:sz w:val="18"/>
                <w:szCs w:val="18"/>
              </w:rPr>
            </w:pPr>
            <w:r w:rsidRPr="00293386">
              <w:rPr>
                <w:rFonts w:cs="Arial"/>
                <w:sz w:val="18"/>
                <w:szCs w:val="18"/>
              </w:rPr>
              <w:t>ПП-10</w:t>
            </w:r>
          </w:p>
          <w:p w14:paraId="6CBB2E39" w14:textId="5EDF86BF" w:rsidR="00D47B10" w:rsidRPr="00C40F13" w:rsidRDefault="00D47B10" w:rsidP="00D47B10">
            <w:pPr>
              <w:jc w:val="center"/>
              <w:rPr>
                <w:rFonts w:cs="Arial"/>
                <w:sz w:val="18"/>
                <w:szCs w:val="18"/>
              </w:rPr>
            </w:pPr>
            <w:r w:rsidRPr="00293386">
              <w:rPr>
                <w:rFonts w:cs="Arial"/>
                <w:sz w:val="18"/>
                <w:szCs w:val="18"/>
              </w:rPr>
              <w:t>Обеспечение МТР, работами и услугами</w:t>
            </w:r>
          </w:p>
        </w:tc>
        <w:tc>
          <w:tcPr>
            <w:tcW w:w="496" w:type="pct"/>
          </w:tcPr>
          <w:p w14:paraId="63E9275B" w14:textId="77777777" w:rsidR="00D47B10" w:rsidRPr="0065469A" w:rsidRDefault="00D47B10" w:rsidP="00D47B10">
            <w:pPr>
              <w:jc w:val="center"/>
              <w:rPr>
                <w:rFonts w:cs="Arial"/>
                <w:sz w:val="18"/>
                <w:szCs w:val="18"/>
              </w:rPr>
            </w:pPr>
          </w:p>
        </w:tc>
        <w:tc>
          <w:tcPr>
            <w:tcW w:w="764" w:type="pct"/>
          </w:tcPr>
          <w:p w14:paraId="0297C892" w14:textId="4041413A" w:rsidR="00D47B10" w:rsidRPr="00C40F13" w:rsidRDefault="00D47B10" w:rsidP="00D47B10">
            <w:pPr>
              <w:rPr>
                <w:rFonts w:cs="Arial"/>
                <w:color w:val="000000"/>
                <w:sz w:val="18"/>
                <w:szCs w:val="18"/>
              </w:rPr>
            </w:pPr>
            <w:r w:rsidRPr="00293386">
              <w:rPr>
                <w:rFonts w:cs="Arial"/>
                <w:sz w:val="18"/>
                <w:szCs w:val="18"/>
              </w:rPr>
              <w:t>MM.ORG.06 Актуализация перечня НМД Компании</w:t>
            </w:r>
          </w:p>
        </w:tc>
        <w:tc>
          <w:tcPr>
            <w:tcW w:w="555" w:type="pct"/>
          </w:tcPr>
          <w:p w14:paraId="13F63BD8" w14:textId="227020DE" w:rsidR="00D47B10" w:rsidRPr="00C40F13" w:rsidRDefault="00D47B10" w:rsidP="00D47B10">
            <w:pPr>
              <w:jc w:val="center"/>
              <w:rPr>
                <w:rFonts w:cs="Arial"/>
                <w:color w:val="000000"/>
                <w:sz w:val="18"/>
                <w:szCs w:val="18"/>
              </w:rPr>
            </w:pPr>
            <w:r w:rsidRPr="00293386">
              <w:rPr>
                <w:rFonts w:cs="Arial"/>
                <w:sz w:val="18"/>
                <w:szCs w:val="18"/>
              </w:rPr>
              <w:t>Нормативно-методологическая документация</w:t>
            </w:r>
          </w:p>
        </w:tc>
        <w:tc>
          <w:tcPr>
            <w:tcW w:w="1597" w:type="pct"/>
          </w:tcPr>
          <w:p w14:paraId="686286CA" w14:textId="42A9B379" w:rsidR="00D47B10" w:rsidRPr="00C40F13" w:rsidRDefault="00D47B10" w:rsidP="00D47B10">
            <w:pPr>
              <w:jc w:val="center"/>
              <w:rPr>
                <w:rFonts w:cs="Arial"/>
                <w:color w:val="000000"/>
                <w:sz w:val="18"/>
                <w:szCs w:val="18"/>
              </w:rPr>
            </w:pPr>
            <w:r w:rsidRPr="00293386">
              <w:rPr>
                <w:rFonts w:cs="Arial"/>
                <w:sz w:val="18"/>
                <w:szCs w:val="18"/>
              </w:rPr>
              <w:t>Перечень документов для актуализации на последующих этапах зафиксирован в проектном документе:  ERP.5.16_ОСМ_Перечень процессный и организационных изменений</w:t>
            </w:r>
          </w:p>
        </w:tc>
        <w:tc>
          <w:tcPr>
            <w:tcW w:w="703" w:type="pct"/>
            <w:shd w:val="clear" w:color="auto" w:fill="auto"/>
          </w:tcPr>
          <w:p w14:paraId="26D9E281" w14:textId="5FA2AF7B" w:rsidR="00D47B10" w:rsidRPr="00C40F13" w:rsidRDefault="00D47B10" w:rsidP="00D47B10">
            <w:pPr>
              <w:jc w:val="center"/>
              <w:rPr>
                <w:rFonts w:cs="Arial"/>
                <w:color w:val="000000"/>
                <w:sz w:val="18"/>
                <w:szCs w:val="18"/>
              </w:rPr>
            </w:pPr>
            <w:r w:rsidRPr="00CF3CC7">
              <w:rPr>
                <w:rFonts w:cs="Arial"/>
                <w:sz w:val="18"/>
                <w:szCs w:val="18"/>
              </w:rPr>
              <w:t>ОИ должно быть реализовано до запуска системы в эксплуатацию</w:t>
            </w:r>
          </w:p>
        </w:tc>
      </w:tr>
    </w:tbl>
    <w:p w14:paraId="0B55F719" w14:textId="77777777" w:rsidR="00430202" w:rsidRDefault="00430202" w:rsidP="00E30D22">
      <w:pPr>
        <w:rPr>
          <w:rFonts w:eastAsia="Calibri" w:cs="Arial"/>
        </w:rPr>
      </w:pPr>
    </w:p>
    <w:p w14:paraId="3CA22320" w14:textId="6014D828" w:rsidR="00E30D22" w:rsidRPr="003476D0" w:rsidRDefault="001F08B0" w:rsidP="00430202">
      <w:pPr>
        <w:rPr>
          <w:rFonts w:eastAsia="Calibri" w:cs="Arial"/>
          <w:lang w:val="en-US"/>
        </w:rPr>
      </w:pPr>
      <w:r>
        <w:rPr>
          <w:rFonts w:eastAsia="Calibri" w:cs="Arial"/>
        </w:rPr>
        <w:t>* не включая перечень НМД</w:t>
      </w:r>
    </w:p>
    <w:p w14:paraId="570E3ABD" w14:textId="5BA39405" w:rsidR="00E30D22" w:rsidRDefault="00E30D22" w:rsidP="006F664D">
      <w:pPr>
        <w:rPr>
          <w:rFonts w:eastAsia="Calibri" w:cs="Arial"/>
        </w:rPr>
      </w:pPr>
    </w:p>
    <w:p w14:paraId="2572B878" w14:textId="77777777" w:rsidR="007E1E78" w:rsidRDefault="007E1E78" w:rsidP="006F664D">
      <w:pPr>
        <w:rPr>
          <w:rFonts w:eastAsia="Calibri" w:cs="Arial"/>
        </w:rPr>
      </w:pPr>
    </w:p>
    <w:p w14:paraId="71626472" w14:textId="77777777" w:rsidR="00220F8C" w:rsidRPr="00F94454" w:rsidRDefault="00220F8C" w:rsidP="00220F8C">
      <w:pPr>
        <w:pStyle w:val="1"/>
        <w:rPr>
          <w:rFonts w:eastAsia="Calibri"/>
        </w:rPr>
      </w:pPr>
      <w:bookmarkStart w:id="2646" w:name="_Toc523232574"/>
      <w:bookmarkStart w:id="2647" w:name="_Toc523401938"/>
      <w:bookmarkStart w:id="2648" w:name="_Toc523413757"/>
      <w:bookmarkStart w:id="2649" w:name="_Toc524079896"/>
      <w:bookmarkStart w:id="2650" w:name="_Toc524083199"/>
      <w:bookmarkStart w:id="2651" w:name="_Toc525914765"/>
      <w:r w:rsidRPr="00F94454">
        <w:rPr>
          <w:rFonts w:eastAsia="Calibri"/>
        </w:rPr>
        <w:t>Открытые вопросы</w:t>
      </w:r>
      <w:bookmarkEnd w:id="2646"/>
      <w:bookmarkEnd w:id="2647"/>
      <w:bookmarkEnd w:id="2648"/>
      <w:bookmarkEnd w:id="2649"/>
      <w:bookmarkEnd w:id="2650"/>
      <w:bookmarkEnd w:id="2651"/>
    </w:p>
    <w:p w14:paraId="367BFA72" w14:textId="1FADA3D3" w:rsidR="006068FC" w:rsidRPr="006068FC" w:rsidDel="00E606BC" w:rsidRDefault="006068FC" w:rsidP="006068FC">
      <w:pPr>
        <w:jc w:val="left"/>
        <w:rPr>
          <w:del w:id="2652" w:author="Tukhbatov Ruslan" w:date="2020-04-22T16:53:00Z"/>
          <w:rFonts w:cs="Arial"/>
          <w:b/>
          <w:bCs/>
          <w:color w:val="auto"/>
          <w:sz w:val="22"/>
        </w:rPr>
      </w:pPr>
      <w:del w:id="2653" w:author="Tukhbatov Ruslan" w:date="2020-04-22T16:53:00Z">
        <w:r w:rsidRPr="006068FC" w:rsidDel="00E606BC">
          <w:rPr>
            <w:rFonts w:cs="Arial"/>
            <w:color w:val="auto"/>
            <w:sz w:val="22"/>
          </w:rPr>
          <w:delText xml:space="preserve">Открытый вопрос: </w:delText>
        </w:r>
        <w:r w:rsidRPr="006068FC" w:rsidDel="00E606BC">
          <w:rPr>
            <w:rFonts w:cs="Arial"/>
            <w:b/>
            <w:bCs/>
            <w:color w:val="auto"/>
            <w:sz w:val="22"/>
          </w:rPr>
          <w:delText>Требуется проработать вопрос комплектования МТР под заказы ТОРО.</w:delText>
        </w:r>
      </w:del>
    </w:p>
    <w:p w14:paraId="4D43B497" w14:textId="63729869" w:rsidR="006068FC" w:rsidRPr="006068FC" w:rsidDel="00E606BC" w:rsidRDefault="006068FC" w:rsidP="006068FC">
      <w:pPr>
        <w:jc w:val="left"/>
        <w:rPr>
          <w:del w:id="2654" w:author="Tukhbatov Ruslan" w:date="2020-04-22T16:53:00Z"/>
          <w:rFonts w:cs="Arial"/>
          <w:color w:val="auto"/>
          <w:sz w:val="22"/>
        </w:rPr>
      </w:pPr>
    </w:p>
    <w:p w14:paraId="3973E224" w14:textId="4EBAF67B" w:rsidR="006068FC" w:rsidRPr="006068FC" w:rsidDel="00E606BC" w:rsidRDefault="006068FC" w:rsidP="006068FC">
      <w:pPr>
        <w:jc w:val="left"/>
        <w:rPr>
          <w:del w:id="2655" w:author="Tukhbatov Ruslan" w:date="2020-04-22T16:53:00Z"/>
          <w:rFonts w:cs="Arial"/>
          <w:color w:val="auto"/>
          <w:sz w:val="22"/>
        </w:rPr>
      </w:pPr>
      <w:del w:id="2656" w:author="Tukhbatov Ruslan" w:date="2020-04-22T16:53:00Z">
        <w:r w:rsidRPr="006068FC" w:rsidDel="00E606BC">
          <w:rPr>
            <w:rFonts w:cs="Arial"/>
            <w:color w:val="auto"/>
            <w:sz w:val="22"/>
          </w:rPr>
          <w:delText>МТР должны комплектоваться под Заказы ТОРО. Под комплектованием понимается сборка МТР в отдельные тарные единицы. Это необходимо для облегчения выдачи МТР механикам для выполнения работ по Заказам ТОРО.</w:delText>
        </w:r>
      </w:del>
    </w:p>
    <w:p w14:paraId="2DB75E63" w14:textId="758E9A9B" w:rsidR="006068FC" w:rsidRPr="006068FC" w:rsidDel="00E606BC" w:rsidRDefault="006068FC" w:rsidP="006068FC">
      <w:pPr>
        <w:jc w:val="left"/>
        <w:rPr>
          <w:del w:id="2657" w:author="Tukhbatov Ruslan" w:date="2020-04-22T16:53:00Z"/>
          <w:rFonts w:cs="Arial"/>
          <w:color w:val="auto"/>
          <w:sz w:val="22"/>
        </w:rPr>
      </w:pPr>
    </w:p>
    <w:p w14:paraId="6EACD79A" w14:textId="7ACE28E9" w:rsidR="006068FC" w:rsidRPr="006068FC" w:rsidDel="00E606BC" w:rsidRDefault="006068FC" w:rsidP="006068FC">
      <w:pPr>
        <w:jc w:val="left"/>
        <w:rPr>
          <w:del w:id="2658" w:author="Tukhbatov Ruslan" w:date="2020-04-22T16:53:00Z"/>
          <w:rFonts w:cs="Arial"/>
          <w:color w:val="auto"/>
          <w:sz w:val="22"/>
        </w:rPr>
      </w:pPr>
      <w:del w:id="2659" w:author="Tukhbatov Ruslan" w:date="2020-04-22T16:53:00Z">
        <w:r w:rsidRPr="006068FC" w:rsidDel="00E606BC">
          <w:rPr>
            <w:rFonts w:cs="Arial"/>
            <w:color w:val="auto"/>
            <w:sz w:val="22"/>
          </w:rPr>
          <w:delText>Требуется принять решение по выбору варианта:</w:delText>
        </w:r>
      </w:del>
    </w:p>
    <w:p w14:paraId="77D80E67" w14:textId="5204758B" w:rsidR="006068FC" w:rsidRPr="006068FC" w:rsidDel="00E606BC" w:rsidRDefault="006068FC" w:rsidP="006068FC">
      <w:pPr>
        <w:numPr>
          <w:ilvl w:val="0"/>
          <w:numId w:val="152"/>
        </w:numPr>
        <w:jc w:val="left"/>
        <w:rPr>
          <w:del w:id="2660" w:author="Tukhbatov Ruslan" w:date="2020-04-22T16:53:00Z"/>
          <w:rFonts w:cs="Arial"/>
          <w:color w:val="auto"/>
          <w:sz w:val="22"/>
        </w:rPr>
      </w:pPr>
      <w:del w:id="2661" w:author="Tukhbatov Ruslan" w:date="2020-04-22T16:53:00Z">
        <w:r w:rsidRPr="006068FC" w:rsidDel="00E606BC">
          <w:rPr>
            <w:rFonts w:cs="Arial"/>
            <w:color w:val="auto"/>
            <w:sz w:val="22"/>
          </w:rPr>
          <w:delText>МТР комплектуются самостоятельно службой ТОРО перед выдачей МТР механикам (как сейчас).</w:delText>
        </w:r>
      </w:del>
    </w:p>
    <w:p w14:paraId="36AD6F25" w14:textId="101E3BED" w:rsidR="006068FC" w:rsidRPr="006068FC" w:rsidDel="00E606BC" w:rsidRDefault="006068FC" w:rsidP="006068FC">
      <w:pPr>
        <w:ind w:left="720"/>
        <w:jc w:val="left"/>
        <w:rPr>
          <w:del w:id="2662" w:author="Tukhbatov Ruslan" w:date="2020-04-22T16:53:00Z"/>
          <w:rFonts w:cs="Arial"/>
          <w:color w:val="auto"/>
          <w:sz w:val="22"/>
        </w:rPr>
      </w:pPr>
    </w:p>
    <w:p w14:paraId="368D9D4F" w14:textId="23D9B308" w:rsidR="006068FC" w:rsidRPr="006068FC" w:rsidDel="00E606BC" w:rsidRDefault="006068FC" w:rsidP="006068FC">
      <w:pPr>
        <w:numPr>
          <w:ilvl w:val="0"/>
          <w:numId w:val="152"/>
        </w:numPr>
        <w:jc w:val="left"/>
        <w:rPr>
          <w:del w:id="2663" w:author="Tukhbatov Ruslan" w:date="2020-04-22T16:53:00Z"/>
          <w:rFonts w:cs="Arial"/>
          <w:color w:val="auto"/>
          <w:sz w:val="22"/>
        </w:rPr>
      </w:pPr>
      <w:del w:id="2664" w:author="Tukhbatov Ruslan" w:date="2020-04-22T16:53:00Z">
        <w:r w:rsidRPr="006068FC" w:rsidDel="00E606BC">
          <w:rPr>
            <w:rFonts w:cs="Arial"/>
            <w:color w:val="auto"/>
            <w:sz w:val="22"/>
          </w:rPr>
          <w:delText>МТР комплектуются под заказы ТОРО службой МТО на Центральных складах. На Цеховые склады выполняется перемещение МТР, укомплектованных под Заказы ТОРО.</w:delText>
        </w:r>
      </w:del>
    </w:p>
    <w:p w14:paraId="71D8A262" w14:textId="6D54C3C5" w:rsidR="006068FC" w:rsidRPr="006068FC" w:rsidDel="00E606BC" w:rsidRDefault="006068FC" w:rsidP="006068FC">
      <w:pPr>
        <w:ind w:left="720"/>
        <w:jc w:val="left"/>
        <w:rPr>
          <w:del w:id="2665" w:author="Tukhbatov Ruslan" w:date="2020-04-22T16:53:00Z"/>
          <w:rFonts w:cs="Arial"/>
          <w:color w:val="auto"/>
          <w:sz w:val="22"/>
        </w:rPr>
      </w:pPr>
      <w:del w:id="2666" w:author="Tukhbatov Ruslan" w:date="2020-04-22T16:53:00Z">
        <w:r w:rsidRPr="006068FC" w:rsidDel="00E606BC">
          <w:rPr>
            <w:rFonts w:cs="Arial"/>
            <w:color w:val="auto"/>
            <w:sz w:val="22"/>
          </w:rPr>
          <w:delText>Перемещения (заказ на перемещение, исходящая поставка) с Центрального склада на Цеховой склад должны планироваться в разрезе Заказов ТОРО. Необходимо учесть данное требование в разработке ММ45.</w:delText>
        </w:r>
      </w:del>
    </w:p>
    <w:p w14:paraId="1EDA7CC5" w14:textId="67E741CB" w:rsidR="006068FC" w:rsidRPr="006068FC" w:rsidDel="00E606BC" w:rsidRDefault="006068FC" w:rsidP="006068FC">
      <w:pPr>
        <w:ind w:left="720"/>
        <w:jc w:val="left"/>
        <w:rPr>
          <w:del w:id="2667" w:author="Tukhbatov Ruslan" w:date="2020-04-22T16:53:00Z"/>
          <w:rFonts w:cs="Arial"/>
          <w:color w:val="auto"/>
          <w:sz w:val="22"/>
        </w:rPr>
      </w:pPr>
      <w:del w:id="2668" w:author="Tukhbatov Ruslan" w:date="2020-04-22T16:53:00Z">
        <w:r w:rsidRPr="006068FC" w:rsidDel="00E606BC">
          <w:rPr>
            <w:rFonts w:cs="Arial"/>
            <w:color w:val="auto"/>
            <w:sz w:val="22"/>
          </w:rPr>
          <w:delText>Каждая Исходящая поставка на Центральном складе должна быть укомплектована, упакована и отгружена отдельно. Требуется организационное изменение в связи с увеличением трудоемкости.</w:delText>
        </w:r>
      </w:del>
    </w:p>
    <w:p w14:paraId="3EF14C16" w14:textId="2DD3F1DF" w:rsidR="006068FC" w:rsidRPr="006068FC" w:rsidDel="00E606BC" w:rsidRDefault="006068FC" w:rsidP="006068FC">
      <w:pPr>
        <w:ind w:left="720"/>
        <w:jc w:val="left"/>
        <w:rPr>
          <w:del w:id="2669" w:author="Tukhbatov Ruslan" w:date="2020-04-22T16:53:00Z"/>
          <w:rFonts w:cs="Arial"/>
          <w:color w:val="auto"/>
          <w:sz w:val="22"/>
        </w:rPr>
      </w:pPr>
    </w:p>
    <w:p w14:paraId="4A00BC83" w14:textId="36F2CBC8" w:rsidR="006068FC" w:rsidRPr="006068FC" w:rsidDel="00E606BC" w:rsidRDefault="006068FC" w:rsidP="006068FC">
      <w:pPr>
        <w:numPr>
          <w:ilvl w:val="0"/>
          <w:numId w:val="152"/>
        </w:numPr>
        <w:jc w:val="left"/>
        <w:rPr>
          <w:del w:id="2670" w:author="Tukhbatov Ruslan" w:date="2020-04-22T16:53:00Z"/>
          <w:rFonts w:cs="Arial"/>
          <w:color w:val="auto"/>
          <w:sz w:val="22"/>
        </w:rPr>
      </w:pPr>
      <w:del w:id="2671" w:author="Tukhbatov Ruslan" w:date="2020-04-22T16:53:00Z">
        <w:r w:rsidRPr="006068FC" w:rsidDel="00E606BC">
          <w:rPr>
            <w:rFonts w:cs="Arial"/>
            <w:color w:val="auto"/>
            <w:sz w:val="22"/>
          </w:rPr>
          <w:delText>МТР комплектуются под заказы ТОРО службой МТО на цеховых складах.</w:delText>
        </w:r>
      </w:del>
    </w:p>
    <w:p w14:paraId="194CC33C" w14:textId="2EC7C1E5" w:rsidR="006068FC" w:rsidRPr="006068FC" w:rsidDel="00E606BC" w:rsidRDefault="006068FC" w:rsidP="006068FC">
      <w:pPr>
        <w:ind w:left="720"/>
        <w:jc w:val="left"/>
        <w:rPr>
          <w:del w:id="2672" w:author="Tukhbatov Ruslan" w:date="2020-04-22T16:53:00Z"/>
          <w:rFonts w:cs="Arial"/>
          <w:color w:val="auto"/>
          <w:sz w:val="22"/>
        </w:rPr>
      </w:pPr>
      <w:del w:id="2673" w:author="Tukhbatov Ruslan" w:date="2020-04-22T16:53:00Z">
        <w:r w:rsidRPr="006068FC" w:rsidDel="00E606BC">
          <w:rPr>
            <w:rFonts w:cs="Arial"/>
            <w:color w:val="auto"/>
            <w:sz w:val="22"/>
          </w:rPr>
          <w:delText>Требуется организационное изменение по передаче управления цеховыми складами службе МТО.</w:delText>
        </w:r>
      </w:del>
    </w:p>
    <w:p w14:paraId="658BD208" w14:textId="77777777" w:rsidR="00134AC1" w:rsidRDefault="00134AC1" w:rsidP="00FE3C6B"/>
    <w:p w14:paraId="2BAA37C9" w14:textId="2029E12A" w:rsidR="00FB3F4C" w:rsidRPr="00F94454" w:rsidRDefault="00FB3F4C" w:rsidP="00FB3F4C">
      <w:pPr>
        <w:pStyle w:val="1"/>
        <w:rPr>
          <w:rFonts w:eastAsia="Calibri"/>
        </w:rPr>
      </w:pPr>
      <w:bookmarkStart w:id="2674" w:name="_Toc523232575"/>
      <w:bookmarkStart w:id="2675" w:name="_Toc523401939"/>
      <w:bookmarkStart w:id="2676" w:name="_Toc523413758"/>
      <w:bookmarkStart w:id="2677" w:name="_Toc524079897"/>
      <w:bookmarkStart w:id="2678" w:name="_Toc524083200"/>
      <w:bookmarkStart w:id="2679" w:name="_Toc525914766"/>
      <w:bookmarkEnd w:id="0"/>
      <w:bookmarkEnd w:id="1"/>
      <w:bookmarkEnd w:id="2"/>
      <w:bookmarkEnd w:id="3"/>
      <w:bookmarkEnd w:id="270"/>
      <w:bookmarkEnd w:id="285"/>
      <w:r w:rsidRPr="00F94454">
        <w:rPr>
          <w:rFonts w:eastAsia="Calibri"/>
        </w:rPr>
        <w:t>Приложения</w:t>
      </w:r>
      <w:bookmarkEnd w:id="2674"/>
      <w:bookmarkEnd w:id="2675"/>
      <w:bookmarkEnd w:id="2676"/>
      <w:bookmarkEnd w:id="2677"/>
      <w:bookmarkEnd w:id="2678"/>
      <w:bookmarkEnd w:id="2679"/>
    </w:p>
    <w:p w14:paraId="3C2ADE34" w14:textId="3F4FB544" w:rsidR="00FB3F4C" w:rsidRDefault="00386C3A" w:rsidP="00013D76">
      <w:pPr>
        <w:pStyle w:val="22"/>
        <w:keepNext/>
        <w:keepLines/>
        <w:numPr>
          <w:ilvl w:val="1"/>
          <w:numId w:val="8"/>
        </w:numPr>
        <w:spacing w:before="160" w:after="120" w:line="276" w:lineRule="auto"/>
        <w:rPr>
          <w:rFonts w:eastAsiaTheme="majorEastAsia" w:cstheme="majorBidi"/>
          <w:bCs w:val="0"/>
          <w:iCs w:val="0"/>
          <w:szCs w:val="26"/>
        </w:rPr>
      </w:pPr>
      <w:bookmarkStart w:id="2680" w:name="_Toc523232576"/>
      <w:bookmarkStart w:id="2681" w:name="_Toc523401940"/>
      <w:bookmarkStart w:id="2682" w:name="_Toc523413759"/>
      <w:bookmarkStart w:id="2683" w:name="_Toc524079898"/>
      <w:bookmarkStart w:id="2684" w:name="_Toc524083201"/>
      <w:bookmarkStart w:id="2685" w:name="_Toc525914767"/>
      <w:r w:rsidRPr="003F72AF">
        <w:rPr>
          <w:rFonts w:eastAsiaTheme="majorEastAsia" w:cstheme="majorBidi"/>
          <w:bCs w:val="0"/>
          <w:iCs w:val="0"/>
          <w:szCs w:val="26"/>
        </w:rPr>
        <w:t xml:space="preserve">Приложение </w:t>
      </w:r>
      <w:r w:rsidR="00D51D39" w:rsidRPr="003F72AF">
        <w:rPr>
          <w:rFonts w:eastAsiaTheme="majorEastAsia" w:cstheme="majorBidi"/>
          <w:bCs w:val="0"/>
          <w:iCs w:val="0"/>
          <w:szCs w:val="26"/>
        </w:rPr>
        <w:t xml:space="preserve">№ </w:t>
      </w:r>
      <w:r w:rsidRPr="003F72AF">
        <w:rPr>
          <w:rFonts w:eastAsiaTheme="majorEastAsia" w:cstheme="majorBidi"/>
          <w:bCs w:val="0"/>
          <w:iCs w:val="0"/>
          <w:szCs w:val="26"/>
        </w:rPr>
        <w:t xml:space="preserve">1.  </w:t>
      </w:r>
      <w:r w:rsidR="00952581">
        <w:rPr>
          <w:rFonts w:eastAsiaTheme="majorEastAsia" w:cstheme="majorBidi"/>
          <w:bCs w:val="0"/>
          <w:iCs w:val="0"/>
          <w:szCs w:val="26"/>
        </w:rPr>
        <w:t>Модели</w:t>
      </w:r>
      <w:r w:rsidRPr="003F72AF">
        <w:rPr>
          <w:rFonts w:eastAsiaTheme="majorEastAsia" w:cstheme="majorBidi"/>
          <w:bCs w:val="0"/>
          <w:iCs w:val="0"/>
          <w:szCs w:val="26"/>
        </w:rPr>
        <w:t xml:space="preserve"> бизнес-процесс</w:t>
      </w:r>
      <w:r w:rsidR="00952581">
        <w:rPr>
          <w:rFonts w:eastAsiaTheme="majorEastAsia" w:cstheme="majorBidi"/>
          <w:bCs w:val="0"/>
          <w:iCs w:val="0"/>
          <w:szCs w:val="26"/>
        </w:rPr>
        <w:t>ов</w:t>
      </w:r>
      <w:bookmarkEnd w:id="2680"/>
      <w:bookmarkEnd w:id="2681"/>
      <w:bookmarkEnd w:id="2682"/>
      <w:bookmarkEnd w:id="2683"/>
      <w:bookmarkEnd w:id="2684"/>
      <w:bookmarkEnd w:id="2685"/>
    </w:p>
    <w:p w14:paraId="6FE9BD87" w14:textId="7518DD59" w:rsidR="00DC6CCF" w:rsidRDefault="00DC6CCF" w:rsidP="00DC6CCF">
      <w:pPr>
        <w:rPr>
          <w:rFonts w:eastAsiaTheme="majorEastAsia"/>
        </w:rPr>
      </w:pPr>
    </w:p>
    <w:tbl>
      <w:tblPr>
        <w:tblStyle w:val="af9"/>
        <w:tblW w:w="9918" w:type="dxa"/>
        <w:tblLook w:val="04A0" w:firstRow="1" w:lastRow="0" w:firstColumn="1" w:lastColumn="0" w:noHBand="0" w:noVBand="1"/>
      </w:tblPr>
      <w:tblGrid>
        <w:gridCol w:w="704"/>
        <w:gridCol w:w="5528"/>
        <w:gridCol w:w="3686"/>
        <w:tblGridChange w:id="2686">
          <w:tblGrid>
            <w:gridCol w:w="704"/>
            <w:gridCol w:w="5528"/>
            <w:gridCol w:w="3686"/>
          </w:tblGrid>
        </w:tblGridChange>
      </w:tblGrid>
      <w:tr w:rsidR="00171281" w:rsidRPr="00DC6CCF" w14:paraId="2CDBBCCD" w14:textId="77777777" w:rsidTr="00E07BF8">
        <w:tc>
          <w:tcPr>
            <w:tcW w:w="704" w:type="dxa"/>
            <w:shd w:val="clear" w:color="auto" w:fill="FFC000"/>
          </w:tcPr>
          <w:p w14:paraId="2BF33DA8" w14:textId="47CFB163" w:rsidR="00171281" w:rsidRPr="00DC6CCF" w:rsidRDefault="00171281" w:rsidP="00DC6CCF">
            <w:pPr>
              <w:jc w:val="center"/>
              <w:rPr>
                <w:rFonts w:eastAsiaTheme="majorEastAsia"/>
                <w:b/>
                <w:sz w:val="22"/>
              </w:rPr>
            </w:pPr>
            <w:r>
              <w:rPr>
                <w:rFonts w:eastAsiaTheme="majorEastAsia"/>
                <w:b/>
                <w:sz w:val="22"/>
              </w:rPr>
              <w:t>№</w:t>
            </w:r>
          </w:p>
        </w:tc>
        <w:tc>
          <w:tcPr>
            <w:tcW w:w="5528" w:type="dxa"/>
            <w:shd w:val="clear" w:color="auto" w:fill="FFC000"/>
          </w:tcPr>
          <w:p w14:paraId="2EEE0466" w14:textId="2ABCE6E9" w:rsidR="00171281" w:rsidRPr="00DC6CCF" w:rsidRDefault="00171281" w:rsidP="00DC6CCF">
            <w:pPr>
              <w:jc w:val="center"/>
              <w:rPr>
                <w:rFonts w:eastAsiaTheme="majorEastAsia"/>
                <w:b/>
                <w:sz w:val="22"/>
                <w:szCs w:val="22"/>
              </w:rPr>
            </w:pPr>
            <w:r w:rsidRPr="00DC6CCF">
              <w:rPr>
                <w:rFonts w:eastAsiaTheme="majorEastAsia"/>
                <w:b/>
                <w:sz w:val="22"/>
                <w:szCs w:val="22"/>
              </w:rPr>
              <w:t>Процесс</w:t>
            </w:r>
          </w:p>
        </w:tc>
        <w:tc>
          <w:tcPr>
            <w:tcW w:w="3686" w:type="dxa"/>
            <w:shd w:val="clear" w:color="auto" w:fill="FFC000"/>
          </w:tcPr>
          <w:p w14:paraId="7C2B86B5" w14:textId="6A5D298A" w:rsidR="00171281" w:rsidRPr="00DC6CCF" w:rsidRDefault="00171281" w:rsidP="00DC6CCF">
            <w:pPr>
              <w:jc w:val="center"/>
              <w:rPr>
                <w:rFonts w:eastAsiaTheme="majorEastAsia"/>
                <w:b/>
                <w:sz w:val="22"/>
                <w:szCs w:val="22"/>
              </w:rPr>
            </w:pPr>
            <w:r w:rsidRPr="00DC6CCF">
              <w:rPr>
                <w:rFonts w:eastAsiaTheme="majorEastAsia"/>
                <w:b/>
                <w:sz w:val="22"/>
                <w:szCs w:val="22"/>
              </w:rPr>
              <w:t>Приложение</w:t>
            </w:r>
          </w:p>
        </w:tc>
      </w:tr>
      <w:tr w:rsidR="00171281" w:rsidRPr="00DC6CCF" w14:paraId="1597BEBC" w14:textId="77777777" w:rsidTr="00E07BF8">
        <w:tc>
          <w:tcPr>
            <w:tcW w:w="704" w:type="dxa"/>
          </w:tcPr>
          <w:p w14:paraId="31D2DEA1" w14:textId="3ED4E8F1" w:rsidR="00171281" w:rsidRPr="00171281" w:rsidRDefault="00171281" w:rsidP="00171281">
            <w:pPr>
              <w:jc w:val="center"/>
              <w:rPr>
                <w:rFonts w:eastAsiaTheme="majorEastAsia"/>
                <w:b/>
                <w:sz w:val="22"/>
              </w:rPr>
            </w:pPr>
            <w:r w:rsidRPr="00171281">
              <w:rPr>
                <w:rFonts w:eastAsiaTheme="majorEastAsia"/>
                <w:b/>
                <w:sz w:val="22"/>
              </w:rPr>
              <w:t>1</w:t>
            </w:r>
          </w:p>
        </w:tc>
        <w:tc>
          <w:tcPr>
            <w:tcW w:w="5528" w:type="dxa"/>
          </w:tcPr>
          <w:p w14:paraId="04E6BF72" w14:textId="79F91171" w:rsidR="00171281" w:rsidRPr="00DC6CCF" w:rsidRDefault="00171281" w:rsidP="000F27ED">
            <w:pPr>
              <w:jc w:val="left"/>
              <w:rPr>
                <w:rFonts w:eastAsiaTheme="majorEastAsia"/>
                <w:sz w:val="22"/>
                <w:szCs w:val="22"/>
              </w:rPr>
            </w:pPr>
            <w:r w:rsidRPr="00171281">
              <w:rPr>
                <w:rFonts w:eastAsiaTheme="majorEastAsia"/>
                <w:sz w:val="22"/>
                <w:szCs w:val="22"/>
              </w:rPr>
              <w:t>ПП-10.07.02-ERP Планирование работы складской логистики</w:t>
            </w:r>
          </w:p>
        </w:tc>
        <w:bookmarkStart w:id="2687" w:name="_1596976874"/>
        <w:bookmarkStart w:id="2688" w:name="_1597824773"/>
        <w:bookmarkEnd w:id="2687"/>
        <w:bookmarkEnd w:id="2688"/>
        <w:bookmarkStart w:id="2689" w:name="_MON_1599468712"/>
        <w:bookmarkEnd w:id="2689"/>
        <w:tc>
          <w:tcPr>
            <w:tcW w:w="3686" w:type="dxa"/>
          </w:tcPr>
          <w:p w14:paraId="234B2A05" w14:textId="0A706E20" w:rsidR="00171281" w:rsidRPr="00DC6CCF" w:rsidRDefault="00C17B8B">
            <w:pPr>
              <w:rPr>
                <w:rFonts w:eastAsiaTheme="majorEastAsia"/>
                <w:sz w:val="22"/>
                <w:szCs w:val="22"/>
              </w:rPr>
            </w:pPr>
            <w:del w:id="2690" w:author="Фокина Екатерина Сергеевна (Подрядчик. ООО БерингПойнт)" w:date="2020-04-29T20:26:00Z">
              <w:r w:rsidDel="00221CD9">
                <w:rPr>
                  <w:rFonts w:eastAsiaTheme="majorEastAsia"/>
                  <w:szCs w:val="22"/>
                  <w:lang w:val="en-US" w:eastAsia="en-US"/>
                </w:rPr>
                <w:object w:dxaOrig="1536" w:dyaOrig="993" w14:anchorId="75ED80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58" o:title=""/>
                  </v:shape>
                  <o:OLEObject Type="Embed" ProgID="Word.Document.8" ShapeID="_x0000_i1025" DrawAspect="Icon" ObjectID="_1680341108" r:id="rId59">
                    <o:FieldCodes>\s</o:FieldCodes>
                  </o:OLEObject>
                </w:object>
              </w:r>
            </w:del>
            <w:r w:rsidR="0015605F" w:rsidRPr="00221CD9">
              <w:rPr>
                <w:rFonts w:eastAsiaTheme="majorEastAsia"/>
                <w:rPrChange w:id="2691" w:author="Фокина Екатерина Сергеевна (Подрядчик. ООО БерингПойнт)" w:date="2020-04-29T20:35:00Z">
                  <w:rPr>
                    <w:rFonts w:eastAsiaTheme="majorEastAsia"/>
                    <w:lang w:val="en-US"/>
                  </w:rPr>
                </w:rPrChange>
              </w:rPr>
              <w:t xml:space="preserve"> </w:t>
            </w:r>
            <w:r w:rsidR="00387107" w:rsidRPr="00221CD9">
              <w:rPr>
                <w:rFonts w:eastAsiaTheme="majorEastAsia"/>
                <w:rPrChange w:id="2692" w:author="Фокина Екатерина Сергеевна (Подрядчик. ООО БерингПойнт)" w:date="2020-04-29T20:35:00Z">
                  <w:rPr>
                    <w:rFonts w:eastAsiaTheme="majorEastAsia"/>
                    <w:lang w:val="en-US"/>
                  </w:rPr>
                </w:rPrChange>
              </w:rPr>
              <w:t xml:space="preserve">  </w:t>
            </w:r>
            <w:r>
              <w:rPr>
                <w:rFonts w:eastAsiaTheme="majorEastAsia"/>
                <w:sz w:val="22"/>
                <w:szCs w:val="22"/>
                <w:lang w:eastAsia="en-US"/>
              </w:rPr>
              <w:t xml:space="preserve"> </w:t>
            </w:r>
            <w:bookmarkStart w:id="2693" w:name="_MON_1649697254"/>
            <w:bookmarkEnd w:id="2693"/>
            <w:ins w:id="2694" w:author="Фокина Екатерина Сергеевна (Подрядчик. ООО БерингПойнт)" w:date="2020-04-29T20:27:00Z">
              <w:r w:rsidR="00221CD9">
                <w:rPr>
                  <w:rFonts w:eastAsiaTheme="majorEastAsia"/>
                  <w:sz w:val="22"/>
                  <w:szCs w:val="22"/>
                  <w:lang w:eastAsia="en-US"/>
                </w:rPr>
                <w:object w:dxaOrig="1534" w:dyaOrig="993" w14:anchorId="5658F644">
                  <v:shape id="_x0000_i1026" type="#_x0000_t75" style="width:76.5pt;height:49.5pt" o:ole="">
                    <v:imagedata r:id="rId60" o:title=""/>
                  </v:shape>
                  <o:OLEObject Type="Embed" ProgID="Word.Document.8" ShapeID="_x0000_i1026" DrawAspect="Icon" ObjectID="_1680341109" r:id="rId61">
                    <o:FieldCodes>\s</o:FieldCodes>
                  </o:OLEObject>
                </w:object>
              </w:r>
            </w:ins>
            <w:del w:id="2695" w:author="Фокина Екатерина Сергеевна (Подрядчик. ООО БерингПойнт)" w:date="2020-04-29T20:26:00Z">
              <w:r w:rsidDel="00221CD9">
                <w:rPr>
                  <w:rFonts w:eastAsiaTheme="majorEastAsia"/>
                  <w:sz w:val="22"/>
                  <w:szCs w:val="22"/>
                  <w:lang w:eastAsia="en-US"/>
                </w:rPr>
                <w:object w:dxaOrig="1536" w:dyaOrig="993" w14:anchorId="3363E3A2">
                  <v:shape id="_x0000_i1027" type="#_x0000_t75" style="width:76.5pt;height:50.25pt" o:ole="">
                    <v:imagedata r:id="rId62" o:title=""/>
                  </v:shape>
                  <o:OLEObject Type="Embed" ProgID="AcroExch.Document.DC" ShapeID="_x0000_i1027" DrawAspect="Icon" ObjectID="_1680341110" r:id="rId63"/>
                </w:object>
              </w:r>
            </w:del>
          </w:p>
        </w:tc>
      </w:tr>
      <w:tr w:rsidR="00171281" w:rsidRPr="00DC6CCF" w14:paraId="5826D7B0" w14:textId="77777777" w:rsidTr="00E07BF8">
        <w:tc>
          <w:tcPr>
            <w:tcW w:w="704" w:type="dxa"/>
          </w:tcPr>
          <w:p w14:paraId="6300A959" w14:textId="08F94E61" w:rsidR="00171281" w:rsidRPr="00171281" w:rsidRDefault="00171281" w:rsidP="00171281">
            <w:pPr>
              <w:jc w:val="center"/>
              <w:rPr>
                <w:rFonts w:eastAsiaTheme="majorEastAsia"/>
                <w:b/>
                <w:sz w:val="22"/>
              </w:rPr>
            </w:pPr>
            <w:r w:rsidRPr="00171281">
              <w:rPr>
                <w:rFonts w:eastAsiaTheme="majorEastAsia"/>
                <w:b/>
                <w:sz w:val="22"/>
              </w:rPr>
              <w:t>2</w:t>
            </w:r>
          </w:p>
        </w:tc>
        <w:tc>
          <w:tcPr>
            <w:tcW w:w="5528" w:type="dxa"/>
          </w:tcPr>
          <w:p w14:paraId="797CFF9F" w14:textId="1E51EBD4" w:rsidR="00171281" w:rsidRPr="00DC6CCF" w:rsidRDefault="00F76B85" w:rsidP="00171281">
            <w:pPr>
              <w:jc w:val="left"/>
              <w:rPr>
                <w:rFonts w:eastAsiaTheme="majorEastAsia"/>
                <w:sz w:val="22"/>
                <w:szCs w:val="22"/>
              </w:rPr>
            </w:pPr>
            <w:r w:rsidRPr="00171281">
              <w:rPr>
                <w:rFonts w:eastAsiaTheme="majorEastAsia"/>
                <w:sz w:val="22"/>
                <w:szCs w:val="22"/>
              </w:rPr>
              <w:t>ПП-10.07.0</w:t>
            </w:r>
            <w:r>
              <w:rPr>
                <w:rFonts w:eastAsiaTheme="majorEastAsia"/>
                <w:sz w:val="22"/>
                <w:szCs w:val="22"/>
              </w:rPr>
              <w:t>3</w:t>
            </w:r>
            <w:r w:rsidRPr="00171281">
              <w:rPr>
                <w:rFonts w:eastAsiaTheme="majorEastAsia"/>
                <w:sz w:val="22"/>
                <w:szCs w:val="22"/>
              </w:rPr>
              <w:t>-</w:t>
            </w:r>
            <w:r>
              <w:rPr>
                <w:rFonts w:eastAsiaTheme="majorEastAsia"/>
                <w:sz w:val="22"/>
                <w:szCs w:val="22"/>
              </w:rPr>
              <w:t>01-</w:t>
            </w:r>
            <w:r w:rsidRPr="00171281">
              <w:rPr>
                <w:rFonts w:eastAsiaTheme="majorEastAsia"/>
                <w:sz w:val="22"/>
                <w:szCs w:val="22"/>
              </w:rPr>
              <w:t>ERP</w:t>
            </w:r>
            <w:r w:rsidR="008A3B8B">
              <w:rPr>
                <w:rFonts w:eastAsiaTheme="majorEastAsia"/>
                <w:sz w:val="22"/>
                <w:szCs w:val="22"/>
              </w:rPr>
              <w:t xml:space="preserve"> Приемка и размещение МТР на складе</w:t>
            </w:r>
          </w:p>
        </w:tc>
        <w:bookmarkStart w:id="2696" w:name="_1596989083"/>
        <w:bookmarkStart w:id="2697" w:name="_1597070094"/>
        <w:bookmarkStart w:id="2698" w:name="_1597149607"/>
        <w:bookmarkStart w:id="2699" w:name="_1597239268"/>
        <w:bookmarkEnd w:id="2696"/>
        <w:bookmarkEnd w:id="2697"/>
        <w:bookmarkEnd w:id="2698"/>
        <w:bookmarkEnd w:id="2699"/>
        <w:bookmarkStart w:id="2700" w:name="_MON_1599468800"/>
        <w:bookmarkEnd w:id="2700"/>
        <w:tc>
          <w:tcPr>
            <w:tcW w:w="3686" w:type="dxa"/>
          </w:tcPr>
          <w:p w14:paraId="4B6761FC" w14:textId="76B370CB" w:rsidR="00171281" w:rsidRPr="00DC6CCF" w:rsidRDefault="00C17B8B">
            <w:pPr>
              <w:rPr>
                <w:rFonts w:eastAsiaTheme="majorEastAsia"/>
                <w:sz w:val="22"/>
                <w:szCs w:val="22"/>
              </w:rPr>
            </w:pPr>
            <w:del w:id="2701" w:author="Tukhbatov Ruslan" w:date="2020-04-22T16:40:00Z">
              <w:r w:rsidDel="00C14BDA">
                <w:rPr>
                  <w:rFonts w:eastAsiaTheme="majorEastAsia"/>
                  <w:sz w:val="22"/>
                  <w:szCs w:val="22"/>
                  <w:lang w:eastAsia="en-US"/>
                </w:rPr>
                <w:object w:dxaOrig="1536" w:dyaOrig="993" w14:anchorId="20E4307A">
                  <v:shape id="_x0000_i1028" type="#_x0000_t75" style="width:76.5pt;height:50.25pt" o:ole="">
                    <v:imagedata r:id="rId64" o:title=""/>
                  </v:shape>
                  <o:OLEObject Type="Embed" ProgID="Word.Document.8" ShapeID="_x0000_i1028" DrawAspect="Icon" ObjectID="_1680341111" r:id="rId65">
                    <o:FieldCodes>\s</o:FieldCodes>
                  </o:OLEObject>
                </w:object>
              </w:r>
            </w:del>
            <w:r w:rsidR="00220424" w:rsidRPr="006118BC">
              <w:rPr>
                <w:rFonts w:eastAsiaTheme="majorEastAsia"/>
                <w:sz w:val="22"/>
                <w:rPrChange w:id="2702" w:author="Танасийчук Виктория Сергеевна (Подрядчик. ООО БерингПойнт)" w:date="2020-04-23T12:27:00Z">
                  <w:rPr>
                    <w:rFonts w:eastAsiaTheme="majorEastAsia"/>
                    <w:sz w:val="22"/>
                    <w:lang w:val="en-US"/>
                  </w:rPr>
                </w:rPrChange>
              </w:rPr>
              <w:t xml:space="preserve"> </w:t>
            </w:r>
            <w:r w:rsidR="00387107" w:rsidRPr="006118BC">
              <w:rPr>
                <w:rFonts w:eastAsiaTheme="majorEastAsia"/>
                <w:sz w:val="22"/>
                <w:rPrChange w:id="2703" w:author="Танасийчук Виктория Сергеевна (Подрядчик. ООО БерингПойнт)" w:date="2020-04-23T12:27:00Z">
                  <w:rPr>
                    <w:rFonts w:eastAsiaTheme="majorEastAsia"/>
                    <w:sz w:val="22"/>
                    <w:lang w:val="en-US"/>
                  </w:rPr>
                </w:rPrChange>
              </w:rPr>
              <w:t xml:space="preserve"> </w:t>
            </w:r>
            <w:bookmarkStart w:id="2704" w:name="_MON_1649078841"/>
            <w:bookmarkEnd w:id="2704"/>
            <w:ins w:id="2705" w:author="Tukhbatov Ruslan" w:date="2020-04-22T16:41:00Z">
              <w:del w:id="2706" w:author="Фокина Екатерина Сергеевна (Подрядчик. ООО БерингПойнт)" w:date="2020-04-29T20:27:00Z">
                <w:r w:rsidR="00C14BDA" w:rsidDel="00221CD9">
                  <w:rPr>
                    <w:rFonts w:eastAsiaTheme="majorEastAsia"/>
                    <w:sz w:val="22"/>
                    <w:szCs w:val="22"/>
                    <w:lang w:val="en-US" w:eastAsia="en-US"/>
                  </w:rPr>
                  <w:object w:dxaOrig="1520" w:dyaOrig="988" w14:anchorId="626553BF">
                    <v:shape id="_x0000_i1029" type="#_x0000_t75" style="width:76.5pt;height:49.5pt" o:ole="">
                      <v:imagedata r:id="rId66" o:title=""/>
                    </v:shape>
                    <o:OLEObject Type="Embed" ProgID="Word.Document.8" ShapeID="_x0000_i1029" DrawAspect="Icon" ObjectID="_1680341112" r:id="rId67">
                      <o:FieldCodes>\s</o:FieldCodes>
                    </o:OLEObject>
                  </w:object>
                </w:r>
              </w:del>
            </w:ins>
            <w:r w:rsidR="00387107" w:rsidRPr="00221CD9">
              <w:rPr>
                <w:rFonts w:eastAsiaTheme="majorEastAsia"/>
                <w:sz w:val="22"/>
                <w:rPrChange w:id="2707" w:author="Фокина Екатерина Сергеевна (Подрядчик. ООО БерингПойнт)" w:date="2020-04-29T20:35:00Z">
                  <w:rPr>
                    <w:rFonts w:eastAsiaTheme="majorEastAsia"/>
                    <w:sz w:val="22"/>
                    <w:lang w:val="en-US"/>
                  </w:rPr>
                </w:rPrChange>
              </w:rPr>
              <w:t xml:space="preserve"> </w:t>
            </w:r>
            <w:r w:rsidR="00220424" w:rsidRPr="00221CD9">
              <w:rPr>
                <w:rFonts w:eastAsiaTheme="majorEastAsia"/>
                <w:sz w:val="22"/>
                <w:rPrChange w:id="2708" w:author="Фокина Екатерина Сергеевна (Подрядчик. ООО БерингПойнт)" w:date="2020-04-29T20:35:00Z">
                  <w:rPr>
                    <w:rFonts w:eastAsiaTheme="majorEastAsia"/>
                    <w:sz w:val="22"/>
                    <w:lang w:val="en-US"/>
                  </w:rPr>
                </w:rPrChange>
              </w:rPr>
              <w:t xml:space="preserve"> </w:t>
            </w:r>
            <w:bookmarkStart w:id="2709" w:name="_MON_1649697303"/>
            <w:bookmarkEnd w:id="2709"/>
            <w:ins w:id="2710" w:author="Фокина Екатерина Сергеевна (Подрядчик. ООО БерингПойнт)" w:date="2020-04-29T20:28:00Z">
              <w:r w:rsidR="00221CD9">
                <w:rPr>
                  <w:rFonts w:eastAsiaTheme="majorEastAsia"/>
                  <w:sz w:val="22"/>
                  <w:szCs w:val="22"/>
                  <w:lang w:val="en-US" w:eastAsia="en-US"/>
                </w:rPr>
                <w:object w:dxaOrig="1534" w:dyaOrig="993" w14:anchorId="07BFBF47">
                  <v:shape id="_x0000_i1030" type="#_x0000_t75" style="width:76.5pt;height:49.5pt" o:ole="">
                    <v:imagedata r:id="rId68" o:title=""/>
                  </v:shape>
                  <o:OLEObject Type="Embed" ProgID="Word.Document.8" ShapeID="_x0000_i1030" DrawAspect="Icon" ObjectID="_1680341113" r:id="rId69">
                    <o:FieldCodes>\s</o:FieldCodes>
                  </o:OLEObject>
                </w:object>
              </w:r>
            </w:ins>
            <w:del w:id="2711" w:author="Tukhbatov Ruslan" w:date="2020-04-22T16:40:00Z">
              <w:r w:rsidDel="00C14BDA">
                <w:rPr>
                  <w:rFonts w:eastAsiaTheme="majorEastAsia"/>
                  <w:sz w:val="22"/>
                  <w:szCs w:val="22"/>
                  <w:lang w:val="en-US" w:eastAsia="en-US"/>
                </w:rPr>
                <w:object w:dxaOrig="1536" w:dyaOrig="993" w14:anchorId="6D246B0B">
                  <v:shape id="_x0000_i1031" type="#_x0000_t75" style="width:76.5pt;height:50.25pt" o:ole="">
                    <v:imagedata r:id="rId70" o:title=""/>
                  </v:shape>
                  <o:OLEObject Type="Embed" ProgID="AcroExch.Document.DC" ShapeID="_x0000_i1031" DrawAspect="Icon" ObjectID="_1680341114" r:id="rId71"/>
                </w:object>
              </w:r>
            </w:del>
            <w:ins w:id="2712" w:author="Tukhbatov Ruslan" w:date="2020-04-22T16:41:00Z">
              <w:del w:id="2713" w:author="Фокина Екатерина Сергеевна (Подрядчик. ООО БерингПойнт)" w:date="2020-04-29T20:27:00Z">
                <w:r w:rsidR="00C14BDA" w:rsidDel="00221CD9">
                  <w:rPr>
                    <w:rFonts w:eastAsiaTheme="majorEastAsia"/>
                    <w:sz w:val="22"/>
                    <w:szCs w:val="22"/>
                    <w:lang w:val="en-US" w:eastAsia="en-US"/>
                  </w:rPr>
                  <w:object w:dxaOrig="1520" w:dyaOrig="988" w14:anchorId="6552CD72">
                    <v:shape id="_x0000_i1032" type="#_x0000_t75" style="width:76.5pt;height:49.5pt" o:ole="">
                      <v:imagedata r:id="rId72" o:title=""/>
                    </v:shape>
                    <o:OLEObject Type="Embed" ProgID="AcroExch.Document.DC" ShapeID="_x0000_i1032" DrawAspect="Icon" ObjectID="_1680341115" r:id="rId73"/>
                  </w:object>
                </w:r>
              </w:del>
            </w:ins>
          </w:p>
        </w:tc>
      </w:tr>
      <w:tr w:rsidR="00171281" w:rsidRPr="00DC6CCF" w14:paraId="166A903D" w14:textId="77777777" w:rsidTr="00E07BF8">
        <w:tc>
          <w:tcPr>
            <w:tcW w:w="704" w:type="dxa"/>
          </w:tcPr>
          <w:p w14:paraId="2B7E426C" w14:textId="5F409722" w:rsidR="00171281" w:rsidRPr="00171281" w:rsidRDefault="00171281" w:rsidP="00171281">
            <w:pPr>
              <w:jc w:val="center"/>
              <w:rPr>
                <w:rFonts w:eastAsiaTheme="majorEastAsia"/>
                <w:b/>
                <w:sz w:val="22"/>
              </w:rPr>
            </w:pPr>
            <w:r w:rsidRPr="00171281">
              <w:rPr>
                <w:rFonts w:eastAsiaTheme="majorEastAsia"/>
                <w:b/>
                <w:sz w:val="22"/>
              </w:rPr>
              <w:t>3</w:t>
            </w:r>
          </w:p>
        </w:tc>
        <w:tc>
          <w:tcPr>
            <w:tcW w:w="5528" w:type="dxa"/>
          </w:tcPr>
          <w:p w14:paraId="652D5E4A" w14:textId="1293489C" w:rsidR="0004411D" w:rsidRPr="00DC6CCF" w:rsidRDefault="00F76B85" w:rsidP="00171281">
            <w:pPr>
              <w:jc w:val="left"/>
              <w:rPr>
                <w:rFonts w:eastAsiaTheme="majorEastAsia"/>
                <w:sz w:val="22"/>
                <w:szCs w:val="22"/>
              </w:rPr>
            </w:pPr>
            <w:r w:rsidRPr="00171281">
              <w:rPr>
                <w:rFonts w:eastAsiaTheme="majorEastAsia"/>
                <w:sz w:val="22"/>
                <w:szCs w:val="22"/>
              </w:rPr>
              <w:t>ПП-10.07.0</w:t>
            </w:r>
            <w:r>
              <w:rPr>
                <w:rFonts w:eastAsiaTheme="majorEastAsia"/>
                <w:sz w:val="22"/>
                <w:szCs w:val="22"/>
              </w:rPr>
              <w:t>3</w:t>
            </w:r>
            <w:r w:rsidRPr="00171281">
              <w:rPr>
                <w:rFonts w:eastAsiaTheme="majorEastAsia"/>
                <w:sz w:val="22"/>
                <w:szCs w:val="22"/>
              </w:rPr>
              <w:t>-</w:t>
            </w:r>
            <w:r>
              <w:rPr>
                <w:rFonts w:eastAsiaTheme="majorEastAsia"/>
                <w:sz w:val="22"/>
                <w:szCs w:val="22"/>
              </w:rPr>
              <w:t>03-</w:t>
            </w:r>
            <w:r w:rsidRPr="00171281">
              <w:rPr>
                <w:rFonts w:eastAsiaTheme="majorEastAsia"/>
                <w:sz w:val="22"/>
                <w:szCs w:val="22"/>
              </w:rPr>
              <w:t>ERP</w:t>
            </w:r>
            <w:r w:rsidR="008A3B8B" w:rsidRPr="008A3B8B">
              <w:rPr>
                <w:rFonts w:eastAsiaTheme="majorEastAsia"/>
                <w:sz w:val="22"/>
                <w:szCs w:val="22"/>
              </w:rPr>
              <w:t xml:space="preserve"> </w:t>
            </w:r>
            <w:r w:rsidR="008A3B8B">
              <w:rPr>
                <w:rFonts w:eastAsiaTheme="majorEastAsia"/>
                <w:sz w:val="22"/>
                <w:szCs w:val="22"/>
              </w:rPr>
              <w:t>Комплектация и выдача материалов со склада</w:t>
            </w:r>
          </w:p>
        </w:tc>
        <w:bookmarkStart w:id="2714" w:name="_1597150141"/>
        <w:bookmarkEnd w:id="2714"/>
        <w:bookmarkStart w:id="2715" w:name="_MON_1600008433"/>
        <w:bookmarkEnd w:id="2715"/>
        <w:tc>
          <w:tcPr>
            <w:tcW w:w="3686" w:type="dxa"/>
          </w:tcPr>
          <w:p w14:paraId="1887378B" w14:textId="0680BD41" w:rsidR="00171281" w:rsidRPr="00DC6CCF" w:rsidRDefault="000000DF">
            <w:pPr>
              <w:rPr>
                <w:rFonts w:eastAsiaTheme="majorEastAsia"/>
                <w:sz w:val="22"/>
                <w:szCs w:val="22"/>
              </w:rPr>
            </w:pPr>
            <w:del w:id="2716" w:author="Tukhbatov Ruslan" w:date="2020-04-22T16:40:00Z">
              <w:r w:rsidDel="00C14BDA">
                <w:rPr>
                  <w:rFonts w:eastAsiaTheme="majorEastAsia"/>
                  <w:sz w:val="22"/>
                  <w:szCs w:val="22"/>
                  <w:lang w:eastAsia="en-US"/>
                </w:rPr>
                <w:object w:dxaOrig="1536" w:dyaOrig="993" w14:anchorId="0DD9962E">
                  <v:shape id="_x0000_i1033" type="#_x0000_t75" style="width:76.5pt;height:50.25pt" o:ole="">
                    <v:imagedata r:id="rId74" o:title=""/>
                  </v:shape>
                  <o:OLEObject Type="Embed" ProgID="Word.Document.8" ShapeID="_x0000_i1033" DrawAspect="Icon" ObjectID="_1680341116" r:id="rId75">
                    <o:FieldCodes>\s</o:FieldCodes>
                  </o:OLEObject>
                </w:object>
              </w:r>
            </w:del>
            <w:r w:rsidR="00387107">
              <w:rPr>
                <w:rFonts w:eastAsiaTheme="majorEastAsia"/>
                <w:sz w:val="22"/>
                <w:szCs w:val="22"/>
                <w:lang w:eastAsia="en-US"/>
              </w:rPr>
              <w:t xml:space="preserve">  </w:t>
            </w:r>
            <w:bookmarkStart w:id="2717" w:name="_MON_1649078879"/>
            <w:bookmarkEnd w:id="2717"/>
            <w:ins w:id="2718" w:author="Tukhbatov Ruslan" w:date="2020-04-22T16:41:00Z">
              <w:del w:id="2719" w:author="Фокина Екатерина Сергеевна (Подрядчик. ООО БерингПойнт)" w:date="2020-04-29T20:28:00Z">
                <w:r w:rsidR="00C14BDA" w:rsidDel="00221CD9">
                  <w:rPr>
                    <w:rFonts w:eastAsiaTheme="majorEastAsia"/>
                    <w:sz w:val="22"/>
                    <w:szCs w:val="22"/>
                    <w:lang w:eastAsia="en-US"/>
                  </w:rPr>
                  <w:object w:dxaOrig="1520" w:dyaOrig="988" w14:anchorId="62BB59AC">
                    <v:shape id="_x0000_i1034" type="#_x0000_t75" style="width:76.5pt;height:49.5pt" o:ole="">
                      <v:imagedata r:id="rId76" o:title=""/>
                    </v:shape>
                    <o:OLEObject Type="Embed" ProgID="Word.Document.8" ShapeID="_x0000_i1034" DrawAspect="Icon" ObjectID="_1680341117" r:id="rId77">
                      <o:FieldCodes>\s</o:FieldCodes>
                    </o:OLEObject>
                  </w:object>
                </w:r>
              </w:del>
            </w:ins>
            <w:r w:rsidR="00387107">
              <w:rPr>
                <w:rFonts w:eastAsiaTheme="majorEastAsia"/>
                <w:sz w:val="22"/>
                <w:szCs w:val="22"/>
                <w:lang w:eastAsia="en-US"/>
              </w:rPr>
              <w:t xml:space="preserve"> </w:t>
            </w:r>
            <w:r w:rsidR="00C17B8B">
              <w:rPr>
                <w:rFonts w:eastAsiaTheme="majorEastAsia"/>
                <w:sz w:val="22"/>
                <w:szCs w:val="22"/>
                <w:lang w:eastAsia="en-US"/>
              </w:rPr>
              <w:t xml:space="preserve"> </w:t>
            </w:r>
            <w:bookmarkStart w:id="2720" w:name="_MON_1649697375"/>
            <w:bookmarkEnd w:id="2720"/>
            <w:ins w:id="2721" w:author="Фокина Екатерина Сергеевна (Подрядчик. ООО БерингПойнт)" w:date="2020-04-29T20:29:00Z">
              <w:r w:rsidR="00221CD9">
                <w:rPr>
                  <w:rFonts w:eastAsiaTheme="majorEastAsia"/>
                  <w:sz w:val="22"/>
                  <w:szCs w:val="22"/>
                  <w:lang w:eastAsia="en-US"/>
                </w:rPr>
                <w:object w:dxaOrig="1534" w:dyaOrig="993" w14:anchorId="1A1D266D">
                  <v:shape id="_x0000_i1035" type="#_x0000_t75" style="width:76.5pt;height:49.5pt" o:ole="">
                    <v:imagedata r:id="rId78" o:title=""/>
                  </v:shape>
                  <o:OLEObject Type="Embed" ProgID="Word.Document.8" ShapeID="_x0000_i1035" DrawAspect="Icon" ObjectID="_1680341118" r:id="rId79">
                    <o:FieldCodes>\s</o:FieldCodes>
                  </o:OLEObject>
                </w:object>
              </w:r>
            </w:ins>
            <w:del w:id="2722" w:author="Tukhbatov Ruslan" w:date="2020-04-22T16:40:00Z">
              <w:r w:rsidDel="00C14BDA">
                <w:rPr>
                  <w:rFonts w:eastAsiaTheme="majorEastAsia"/>
                  <w:sz w:val="22"/>
                  <w:szCs w:val="22"/>
                  <w:lang w:eastAsia="en-US"/>
                </w:rPr>
                <w:object w:dxaOrig="1536" w:dyaOrig="993" w14:anchorId="6F63204D">
                  <v:shape id="_x0000_i1036" type="#_x0000_t75" style="width:76.5pt;height:50.25pt" o:ole="">
                    <v:imagedata r:id="rId80" o:title=""/>
                  </v:shape>
                  <o:OLEObject Type="Embed" ProgID="AcroExch.Document.DC" ShapeID="_x0000_i1036" DrawAspect="Icon" ObjectID="_1680341119" r:id="rId81"/>
                </w:object>
              </w:r>
            </w:del>
            <w:ins w:id="2723" w:author="Tukhbatov Ruslan" w:date="2020-04-22T16:41:00Z">
              <w:del w:id="2724" w:author="Фокина Екатерина Сергеевна (Подрядчик. ООО БерингПойнт)" w:date="2020-04-29T20:28:00Z">
                <w:r w:rsidR="00C14BDA" w:rsidDel="00221CD9">
                  <w:rPr>
                    <w:rFonts w:eastAsiaTheme="majorEastAsia"/>
                    <w:sz w:val="22"/>
                    <w:szCs w:val="22"/>
                    <w:lang w:eastAsia="en-US"/>
                  </w:rPr>
                  <w:object w:dxaOrig="1520" w:dyaOrig="988" w14:anchorId="5EC54954">
                    <v:shape id="_x0000_i1037" type="#_x0000_t75" style="width:76.5pt;height:49.5pt" o:ole="">
                      <v:imagedata r:id="rId82" o:title=""/>
                    </v:shape>
                    <o:OLEObject Type="Embed" ProgID="AcroExch.Document.DC" ShapeID="_x0000_i1037" DrawAspect="Icon" ObjectID="_1680341120" r:id="rId83"/>
                  </w:object>
                </w:r>
              </w:del>
            </w:ins>
          </w:p>
        </w:tc>
      </w:tr>
      <w:tr w:rsidR="00171281" w:rsidRPr="00DC6CCF" w14:paraId="6392C65A" w14:textId="77777777" w:rsidTr="00E07BF8">
        <w:tc>
          <w:tcPr>
            <w:tcW w:w="704" w:type="dxa"/>
          </w:tcPr>
          <w:p w14:paraId="5A55B50B" w14:textId="4BF2E086" w:rsidR="00171281" w:rsidRPr="00171281" w:rsidRDefault="00171281" w:rsidP="00171281">
            <w:pPr>
              <w:jc w:val="center"/>
              <w:rPr>
                <w:rFonts w:eastAsiaTheme="majorEastAsia"/>
                <w:b/>
                <w:sz w:val="22"/>
              </w:rPr>
            </w:pPr>
            <w:r w:rsidRPr="00171281">
              <w:rPr>
                <w:rFonts w:eastAsiaTheme="majorEastAsia"/>
                <w:b/>
                <w:sz w:val="22"/>
              </w:rPr>
              <w:t>4</w:t>
            </w:r>
          </w:p>
        </w:tc>
        <w:tc>
          <w:tcPr>
            <w:tcW w:w="5528" w:type="dxa"/>
          </w:tcPr>
          <w:p w14:paraId="112C253E" w14:textId="2B5EB04B" w:rsidR="00692E98" w:rsidRPr="00DC6CCF" w:rsidRDefault="00F76B85" w:rsidP="00171281">
            <w:pPr>
              <w:jc w:val="left"/>
              <w:rPr>
                <w:rFonts w:eastAsiaTheme="majorEastAsia"/>
                <w:sz w:val="22"/>
                <w:szCs w:val="22"/>
              </w:rPr>
            </w:pPr>
            <w:r w:rsidRPr="00171281">
              <w:rPr>
                <w:rFonts w:eastAsiaTheme="majorEastAsia"/>
                <w:sz w:val="22"/>
                <w:szCs w:val="22"/>
              </w:rPr>
              <w:t>ПП-10.07.0</w:t>
            </w:r>
            <w:r>
              <w:rPr>
                <w:rFonts w:eastAsiaTheme="majorEastAsia"/>
                <w:sz w:val="22"/>
                <w:szCs w:val="22"/>
              </w:rPr>
              <w:t>3</w:t>
            </w:r>
            <w:r w:rsidRPr="00171281">
              <w:rPr>
                <w:rFonts w:eastAsiaTheme="majorEastAsia"/>
                <w:sz w:val="22"/>
                <w:szCs w:val="22"/>
              </w:rPr>
              <w:t>-</w:t>
            </w:r>
            <w:r>
              <w:rPr>
                <w:rFonts w:eastAsiaTheme="majorEastAsia"/>
                <w:sz w:val="22"/>
                <w:szCs w:val="22"/>
              </w:rPr>
              <w:t>04-</w:t>
            </w:r>
            <w:r w:rsidRPr="00171281">
              <w:rPr>
                <w:rFonts w:eastAsiaTheme="majorEastAsia"/>
                <w:sz w:val="22"/>
                <w:szCs w:val="22"/>
              </w:rPr>
              <w:t>ERP</w:t>
            </w:r>
            <w:r w:rsidR="008A3B8B">
              <w:rPr>
                <w:rFonts w:eastAsiaTheme="majorEastAsia"/>
                <w:sz w:val="22"/>
                <w:szCs w:val="22"/>
              </w:rPr>
              <w:t xml:space="preserve"> Выполнение инвентаризации МТР</w:t>
            </w:r>
          </w:p>
        </w:tc>
        <w:bookmarkStart w:id="2725" w:name="_MON_1599468910"/>
        <w:bookmarkEnd w:id="2725"/>
        <w:tc>
          <w:tcPr>
            <w:tcW w:w="3686" w:type="dxa"/>
          </w:tcPr>
          <w:p w14:paraId="659D6E06" w14:textId="269A7FB1" w:rsidR="00171281" w:rsidRPr="00DC6CCF" w:rsidRDefault="00431FA6">
            <w:pPr>
              <w:rPr>
                <w:rFonts w:eastAsiaTheme="majorEastAsia"/>
                <w:sz w:val="22"/>
                <w:szCs w:val="22"/>
              </w:rPr>
            </w:pPr>
            <w:del w:id="2726" w:author="Tukhbatov Ruslan" w:date="2020-04-22T16:40:00Z">
              <w:r w:rsidDel="00C14BDA">
                <w:rPr>
                  <w:rFonts w:eastAsiaTheme="majorEastAsia"/>
                  <w:sz w:val="22"/>
                  <w:szCs w:val="22"/>
                  <w:lang w:eastAsia="en-US"/>
                </w:rPr>
                <w:object w:dxaOrig="1536" w:dyaOrig="993" w14:anchorId="4DCAC8B8">
                  <v:shape id="_x0000_i1038" type="#_x0000_t75" style="width:76.5pt;height:50.25pt" o:ole="">
                    <v:imagedata r:id="rId84" o:title=""/>
                  </v:shape>
                  <o:OLEObject Type="Embed" ProgID="Word.Document.8" ShapeID="_x0000_i1038" DrawAspect="Icon" ObjectID="_1680341121" r:id="rId85">
                    <o:FieldCodes>\s</o:FieldCodes>
                  </o:OLEObject>
                </w:object>
              </w:r>
            </w:del>
            <w:r w:rsidR="00387107">
              <w:rPr>
                <w:rFonts w:eastAsiaTheme="majorEastAsia"/>
                <w:sz w:val="22"/>
                <w:szCs w:val="22"/>
                <w:lang w:eastAsia="en-US"/>
              </w:rPr>
              <w:t xml:space="preserve"> </w:t>
            </w:r>
            <w:bookmarkStart w:id="2727" w:name="_MON_1649078908"/>
            <w:bookmarkEnd w:id="2727"/>
            <w:ins w:id="2728" w:author="Tukhbatov Ruslan" w:date="2020-04-22T16:42:00Z">
              <w:del w:id="2729" w:author="Фокина Екатерина Сергеевна (Подрядчик. ООО БерингПойнт)" w:date="2020-04-29T20:29:00Z">
                <w:r w:rsidR="00C14BDA" w:rsidDel="00221CD9">
                  <w:rPr>
                    <w:rFonts w:eastAsiaTheme="majorEastAsia"/>
                    <w:sz w:val="22"/>
                    <w:szCs w:val="22"/>
                    <w:lang w:eastAsia="en-US"/>
                  </w:rPr>
                  <w:object w:dxaOrig="1520" w:dyaOrig="988" w14:anchorId="5EDC250E">
                    <v:shape id="_x0000_i1039" type="#_x0000_t75" style="width:76.5pt;height:49.5pt" o:ole="">
                      <v:imagedata r:id="rId86" o:title=""/>
                    </v:shape>
                    <o:OLEObject Type="Embed" ProgID="Word.Document.8" ShapeID="_x0000_i1039" DrawAspect="Icon" ObjectID="_1680341122" r:id="rId87">
                      <o:FieldCodes>\s</o:FieldCodes>
                    </o:OLEObject>
                  </w:object>
                </w:r>
              </w:del>
            </w:ins>
            <w:r w:rsidR="00387107">
              <w:rPr>
                <w:rFonts w:eastAsiaTheme="majorEastAsia"/>
                <w:sz w:val="22"/>
                <w:szCs w:val="22"/>
                <w:lang w:eastAsia="en-US"/>
              </w:rPr>
              <w:t xml:space="preserve">  </w:t>
            </w:r>
            <w:r w:rsidR="00692E98">
              <w:rPr>
                <w:rFonts w:eastAsiaTheme="majorEastAsia"/>
                <w:sz w:val="22"/>
                <w:szCs w:val="22"/>
                <w:lang w:eastAsia="en-US"/>
              </w:rPr>
              <w:t xml:space="preserve"> </w:t>
            </w:r>
            <w:bookmarkStart w:id="2730" w:name="_MON_1649697416"/>
            <w:bookmarkEnd w:id="2730"/>
            <w:ins w:id="2731" w:author="Фокина Екатерина Сергеевна (Подрядчик. ООО БерингПойнт)" w:date="2020-04-29T20:30:00Z">
              <w:r w:rsidR="00221CD9">
                <w:rPr>
                  <w:rFonts w:eastAsiaTheme="majorEastAsia"/>
                  <w:sz w:val="22"/>
                  <w:szCs w:val="22"/>
                  <w:lang w:eastAsia="en-US"/>
                </w:rPr>
                <w:object w:dxaOrig="1534" w:dyaOrig="993" w14:anchorId="16716CEB">
                  <v:shape id="_x0000_i1040" type="#_x0000_t75" style="width:76.5pt;height:49.5pt" o:ole="">
                    <v:imagedata r:id="rId88" o:title=""/>
                  </v:shape>
                  <o:OLEObject Type="Embed" ProgID="Word.Document.8" ShapeID="_x0000_i1040" DrawAspect="Icon" ObjectID="_1680341123" r:id="rId89">
                    <o:FieldCodes>\s</o:FieldCodes>
                  </o:OLEObject>
                </w:object>
              </w:r>
            </w:ins>
            <w:del w:id="2732" w:author="Tukhbatov Ruslan" w:date="2020-04-22T16:40:00Z">
              <w:r w:rsidDel="00C14BDA">
                <w:rPr>
                  <w:rFonts w:eastAsiaTheme="majorEastAsia"/>
                  <w:sz w:val="22"/>
                  <w:szCs w:val="22"/>
                  <w:lang w:eastAsia="en-US"/>
                </w:rPr>
                <w:object w:dxaOrig="1536" w:dyaOrig="993" w14:anchorId="1CC37366">
                  <v:shape id="_x0000_i1041" type="#_x0000_t75" style="width:76.5pt;height:50.25pt" o:ole="">
                    <v:imagedata r:id="rId90" o:title=""/>
                  </v:shape>
                  <o:OLEObject Type="Embed" ProgID="AcroExch.Document.DC" ShapeID="_x0000_i1041" DrawAspect="Icon" ObjectID="_1680341124" r:id="rId91"/>
                </w:object>
              </w:r>
            </w:del>
            <w:ins w:id="2733" w:author="Tukhbatov Ruslan" w:date="2020-04-22T16:42:00Z">
              <w:del w:id="2734" w:author="Фокина Екатерина Сергеевна (Подрядчик. ООО БерингПойнт)" w:date="2020-04-29T20:29:00Z">
                <w:r w:rsidR="00C14BDA" w:rsidDel="00221CD9">
                  <w:rPr>
                    <w:rFonts w:eastAsiaTheme="majorEastAsia"/>
                    <w:sz w:val="22"/>
                    <w:szCs w:val="22"/>
                    <w:lang w:eastAsia="en-US"/>
                  </w:rPr>
                  <w:object w:dxaOrig="1520" w:dyaOrig="988" w14:anchorId="22E50233">
                    <v:shape id="_x0000_i1042" type="#_x0000_t75" style="width:76.5pt;height:49.5pt" o:ole="">
                      <v:imagedata r:id="rId92" o:title=""/>
                    </v:shape>
                    <o:OLEObject Type="Embed" ProgID="AcroExch.Document.DC" ShapeID="_x0000_i1042" DrawAspect="Icon" ObjectID="_1680341125" r:id="rId93"/>
                  </w:object>
                </w:r>
              </w:del>
            </w:ins>
          </w:p>
        </w:tc>
      </w:tr>
      <w:tr w:rsidR="00171281" w:rsidRPr="00DC6CCF" w14:paraId="7759FDE6" w14:textId="77777777" w:rsidTr="00221CD9">
        <w:tblPrEx>
          <w:tblW w:w="9918" w:type="dxa"/>
          <w:tblPrExChange w:id="2735" w:author="Фокина Екатерина Сергеевна (Подрядчик. ООО БерингПойнт)" w:date="2020-04-29T20:32:00Z">
            <w:tblPrEx>
              <w:tblW w:w="9918" w:type="dxa"/>
            </w:tblPrEx>
          </w:tblPrExChange>
        </w:tblPrEx>
        <w:trPr>
          <w:trHeight w:val="1040"/>
        </w:trPr>
        <w:tc>
          <w:tcPr>
            <w:tcW w:w="704" w:type="dxa"/>
            <w:tcPrChange w:id="2736" w:author="Фокина Екатерина Сергеевна (Подрядчик. ООО БерингПойнт)" w:date="2020-04-29T20:32:00Z">
              <w:tcPr>
                <w:tcW w:w="704" w:type="dxa"/>
              </w:tcPr>
            </w:tcPrChange>
          </w:tcPr>
          <w:p w14:paraId="597B7245" w14:textId="3F9C411B" w:rsidR="00171281" w:rsidRPr="00171281" w:rsidRDefault="00171281" w:rsidP="00171281">
            <w:pPr>
              <w:jc w:val="center"/>
              <w:rPr>
                <w:rFonts w:eastAsiaTheme="majorEastAsia"/>
                <w:b/>
                <w:sz w:val="22"/>
              </w:rPr>
            </w:pPr>
            <w:r w:rsidRPr="00171281">
              <w:rPr>
                <w:rFonts w:eastAsiaTheme="majorEastAsia"/>
                <w:b/>
                <w:sz w:val="22"/>
              </w:rPr>
              <w:t>5</w:t>
            </w:r>
          </w:p>
        </w:tc>
        <w:tc>
          <w:tcPr>
            <w:tcW w:w="5528" w:type="dxa"/>
            <w:tcPrChange w:id="2737" w:author="Фокина Екатерина Сергеевна (Подрядчик. ООО БерингПойнт)" w:date="2020-04-29T20:32:00Z">
              <w:tcPr>
                <w:tcW w:w="5528" w:type="dxa"/>
              </w:tcPr>
            </w:tcPrChange>
          </w:tcPr>
          <w:p w14:paraId="10D0534C" w14:textId="52D85864" w:rsidR="00171281" w:rsidRPr="00105D6B" w:rsidRDefault="00F76B85" w:rsidP="00171281">
            <w:pPr>
              <w:jc w:val="left"/>
              <w:rPr>
                <w:rFonts w:eastAsiaTheme="majorEastAsia"/>
                <w:sz w:val="22"/>
                <w:szCs w:val="22"/>
              </w:rPr>
            </w:pPr>
            <w:r w:rsidRPr="00171281">
              <w:rPr>
                <w:rFonts w:eastAsiaTheme="majorEastAsia"/>
                <w:sz w:val="22"/>
                <w:szCs w:val="22"/>
              </w:rPr>
              <w:t>ПП-10.07.0</w:t>
            </w:r>
            <w:r>
              <w:rPr>
                <w:rFonts w:eastAsiaTheme="majorEastAsia"/>
                <w:sz w:val="22"/>
                <w:szCs w:val="22"/>
              </w:rPr>
              <w:t>4</w:t>
            </w:r>
            <w:r w:rsidRPr="00171281">
              <w:rPr>
                <w:rFonts w:eastAsiaTheme="majorEastAsia"/>
                <w:sz w:val="22"/>
                <w:szCs w:val="22"/>
              </w:rPr>
              <w:t>-</w:t>
            </w:r>
            <w:r>
              <w:rPr>
                <w:rFonts w:eastAsiaTheme="majorEastAsia"/>
                <w:sz w:val="22"/>
                <w:szCs w:val="22"/>
              </w:rPr>
              <w:t>01-</w:t>
            </w:r>
            <w:r w:rsidRPr="00171281">
              <w:rPr>
                <w:rFonts w:eastAsiaTheme="majorEastAsia"/>
                <w:sz w:val="22"/>
                <w:szCs w:val="22"/>
              </w:rPr>
              <w:t>ERP</w:t>
            </w:r>
            <w:r w:rsidR="008A3B8B">
              <w:rPr>
                <w:rFonts w:eastAsiaTheme="majorEastAsia"/>
                <w:sz w:val="22"/>
                <w:szCs w:val="22"/>
              </w:rPr>
              <w:t xml:space="preserve"> Приемка и размещение МТР на складе (</w:t>
            </w:r>
            <w:r w:rsidR="008A3B8B">
              <w:rPr>
                <w:rFonts w:eastAsiaTheme="majorEastAsia"/>
                <w:sz w:val="22"/>
                <w:szCs w:val="22"/>
                <w:lang w:val="en-US"/>
              </w:rPr>
              <w:t>WMS</w:t>
            </w:r>
            <w:r w:rsidR="008A3B8B" w:rsidRPr="008A3B8B">
              <w:rPr>
                <w:rFonts w:eastAsiaTheme="majorEastAsia"/>
                <w:sz w:val="22"/>
                <w:szCs w:val="22"/>
              </w:rPr>
              <w:t>)</w:t>
            </w:r>
          </w:p>
        </w:tc>
        <w:bookmarkStart w:id="2738" w:name="_MON_1599468943"/>
        <w:bookmarkEnd w:id="2738"/>
        <w:tc>
          <w:tcPr>
            <w:tcW w:w="3686" w:type="dxa"/>
            <w:tcPrChange w:id="2739" w:author="Фокина Екатерина Сергеевна (Подрядчик. ООО БерингПойнт)" w:date="2020-04-29T20:32:00Z">
              <w:tcPr>
                <w:tcW w:w="3686" w:type="dxa"/>
              </w:tcPr>
            </w:tcPrChange>
          </w:tcPr>
          <w:p w14:paraId="231853F7" w14:textId="1317E4B2" w:rsidR="001F2D00" w:rsidRPr="001F2D00" w:rsidRDefault="00431FA6">
            <w:pPr>
              <w:rPr>
                <w:rFonts w:eastAsiaTheme="majorEastAsia"/>
              </w:rPr>
            </w:pPr>
            <w:del w:id="2740" w:author="Tukhbatov Ruslan" w:date="2020-04-22T16:40:00Z">
              <w:r w:rsidDel="00C14BDA">
                <w:rPr>
                  <w:rFonts w:eastAsiaTheme="majorEastAsia"/>
                  <w:szCs w:val="22"/>
                  <w:lang w:eastAsia="en-US"/>
                </w:rPr>
                <w:object w:dxaOrig="1536" w:dyaOrig="993" w14:anchorId="112EDA44">
                  <v:shape id="_x0000_i1043" type="#_x0000_t75" style="width:76.5pt;height:50.25pt" o:ole="">
                    <v:imagedata r:id="rId94" o:title=""/>
                  </v:shape>
                  <o:OLEObject Type="Embed" ProgID="Word.Document.8" ShapeID="_x0000_i1043" DrawAspect="Icon" ObjectID="_1680341126" r:id="rId95">
                    <o:FieldCodes>\s</o:FieldCodes>
                  </o:OLEObject>
                </w:object>
              </w:r>
            </w:del>
            <w:r w:rsidR="001F2D00">
              <w:rPr>
                <w:rFonts w:eastAsiaTheme="majorEastAsia"/>
              </w:rPr>
              <w:t xml:space="preserve"> </w:t>
            </w:r>
            <w:r w:rsidR="001A7FE7">
              <w:rPr>
                <w:rFonts w:eastAsiaTheme="majorEastAsia"/>
              </w:rPr>
              <w:t xml:space="preserve"> </w:t>
            </w:r>
            <w:r w:rsidR="00C17B8B">
              <w:rPr>
                <w:rFonts w:eastAsiaTheme="majorEastAsia"/>
              </w:rPr>
              <w:t xml:space="preserve"> </w:t>
            </w:r>
            <w:bookmarkStart w:id="2741" w:name="_MON_1649078938"/>
            <w:bookmarkEnd w:id="2741"/>
            <w:ins w:id="2742" w:author="Tukhbatov Ruslan" w:date="2020-04-22T16:42:00Z">
              <w:del w:id="2743" w:author="Фокина Екатерина Сергеевна (Подрядчик. ООО БерингПойнт)" w:date="2020-04-29T20:30:00Z">
                <w:r w:rsidR="00C14BDA" w:rsidDel="00221CD9">
                  <w:rPr>
                    <w:rFonts w:eastAsiaTheme="majorEastAsia"/>
                    <w:szCs w:val="22"/>
                    <w:lang w:eastAsia="en-US"/>
                  </w:rPr>
                  <w:object w:dxaOrig="1520" w:dyaOrig="988" w14:anchorId="47670F5C">
                    <v:shape id="_x0000_i1044" type="#_x0000_t75" style="width:76.5pt;height:49.5pt" o:ole="">
                      <v:imagedata r:id="rId96" o:title=""/>
                    </v:shape>
                    <o:OLEObject Type="Embed" ProgID="Word.Document.8" ShapeID="_x0000_i1044" DrawAspect="Icon" ObjectID="_1680341127" r:id="rId97">
                      <o:FieldCodes>\s</o:FieldCodes>
                    </o:OLEObject>
                  </w:object>
                </w:r>
              </w:del>
            </w:ins>
            <w:r w:rsidR="00C17B8B">
              <w:rPr>
                <w:rFonts w:eastAsiaTheme="majorEastAsia"/>
              </w:rPr>
              <w:t xml:space="preserve"> </w:t>
            </w:r>
            <w:bookmarkStart w:id="2744" w:name="_MON_1649697537"/>
            <w:bookmarkEnd w:id="2744"/>
            <w:ins w:id="2745" w:author="Фокина Екатерина Сергеевна (Подрядчик. ООО БерингПойнт)" w:date="2020-04-29T20:32:00Z">
              <w:r w:rsidR="00221CD9">
                <w:rPr>
                  <w:rFonts w:eastAsiaTheme="majorEastAsia"/>
                  <w:szCs w:val="22"/>
                  <w:lang w:eastAsia="en-US"/>
                </w:rPr>
                <w:object w:dxaOrig="1534" w:dyaOrig="993" w14:anchorId="144E0A56">
                  <v:shape id="_x0000_i1045" type="#_x0000_t75" style="width:76.5pt;height:49.5pt" o:ole="">
                    <v:imagedata r:id="rId98" o:title=""/>
                  </v:shape>
                  <o:OLEObject Type="Embed" ProgID="Word.Document.8" ShapeID="_x0000_i1045" DrawAspect="Icon" ObjectID="_1680341128" r:id="rId99">
                    <o:FieldCodes>\s</o:FieldCodes>
                  </o:OLEObject>
                </w:object>
              </w:r>
            </w:ins>
            <w:del w:id="2746" w:author="Tukhbatov Ruslan" w:date="2020-04-22T16:40:00Z">
              <w:r w:rsidDel="00C14BDA">
                <w:rPr>
                  <w:rFonts w:eastAsiaTheme="majorEastAsia"/>
                  <w:szCs w:val="22"/>
                  <w:lang w:eastAsia="en-US"/>
                </w:rPr>
                <w:object w:dxaOrig="1536" w:dyaOrig="993" w14:anchorId="50335421">
                  <v:shape id="_x0000_i1046" type="#_x0000_t75" style="width:76.5pt;height:50.25pt" o:ole="">
                    <v:imagedata r:id="rId100" o:title=""/>
                  </v:shape>
                  <o:OLEObject Type="Embed" ProgID="AcroExch.Document.DC" ShapeID="_x0000_i1046" DrawAspect="Icon" ObjectID="_1680341129" r:id="rId101"/>
                </w:object>
              </w:r>
            </w:del>
            <w:ins w:id="2747" w:author="Tukhbatov Ruslan" w:date="2020-04-22T16:42:00Z">
              <w:del w:id="2748" w:author="Фокина Екатерина Сергеевна (Подрядчик. ООО БерингПойнт)" w:date="2020-04-29T20:30:00Z">
                <w:r w:rsidR="00C14BDA" w:rsidDel="00221CD9">
                  <w:rPr>
                    <w:rFonts w:eastAsiaTheme="majorEastAsia"/>
                    <w:szCs w:val="22"/>
                    <w:lang w:eastAsia="en-US"/>
                  </w:rPr>
                  <w:object w:dxaOrig="1520" w:dyaOrig="988" w14:anchorId="4E6F344D">
                    <v:shape id="_x0000_i1047" type="#_x0000_t75" style="width:76.5pt;height:49.5pt" o:ole="">
                      <v:imagedata r:id="rId102" o:title=""/>
                    </v:shape>
                    <o:OLEObject Type="Embed" ProgID="AcroExch.Document.DC" ShapeID="_x0000_i1047" DrawAspect="Icon" ObjectID="_1680341130" r:id="rId103"/>
                  </w:object>
                </w:r>
              </w:del>
            </w:ins>
          </w:p>
        </w:tc>
      </w:tr>
      <w:tr w:rsidR="00171281" w:rsidRPr="00DC6CCF" w14:paraId="75526046" w14:textId="77777777" w:rsidTr="00E07BF8">
        <w:tc>
          <w:tcPr>
            <w:tcW w:w="704" w:type="dxa"/>
          </w:tcPr>
          <w:p w14:paraId="57C9BCD4" w14:textId="687A8D23" w:rsidR="00171281" w:rsidRPr="00171281" w:rsidRDefault="00171281" w:rsidP="00171281">
            <w:pPr>
              <w:jc w:val="center"/>
              <w:rPr>
                <w:rFonts w:eastAsiaTheme="majorEastAsia"/>
                <w:b/>
                <w:sz w:val="22"/>
              </w:rPr>
            </w:pPr>
            <w:r w:rsidRPr="00171281">
              <w:rPr>
                <w:rFonts w:eastAsiaTheme="majorEastAsia"/>
                <w:b/>
                <w:sz w:val="22"/>
              </w:rPr>
              <w:t>6</w:t>
            </w:r>
          </w:p>
        </w:tc>
        <w:tc>
          <w:tcPr>
            <w:tcW w:w="5528" w:type="dxa"/>
          </w:tcPr>
          <w:p w14:paraId="526E5238" w14:textId="189325BF" w:rsidR="00171281" w:rsidRPr="008A3B8B" w:rsidRDefault="00F76B85" w:rsidP="00171281">
            <w:pPr>
              <w:jc w:val="left"/>
              <w:rPr>
                <w:rFonts w:eastAsiaTheme="majorEastAsia"/>
                <w:sz w:val="22"/>
                <w:szCs w:val="22"/>
              </w:rPr>
            </w:pPr>
            <w:r w:rsidRPr="00171281">
              <w:rPr>
                <w:rFonts w:eastAsiaTheme="majorEastAsia"/>
                <w:sz w:val="22"/>
                <w:szCs w:val="22"/>
              </w:rPr>
              <w:t>ПП-10.07.0</w:t>
            </w:r>
            <w:r>
              <w:rPr>
                <w:rFonts w:eastAsiaTheme="majorEastAsia"/>
                <w:sz w:val="22"/>
                <w:szCs w:val="22"/>
              </w:rPr>
              <w:t>4</w:t>
            </w:r>
            <w:r w:rsidRPr="00171281">
              <w:rPr>
                <w:rFonts w:eastAsiaTheme="majorEastAsia"/>
                <w:sz w:val="22"/>
                <w:szCs w:val="22"/>
              </w:rPr>
              <w:t>-</w:t>
            </w:r>
            <w:r>
              <w:rPr>
                <w:rFonts w:eastAsiaTheme="majorEastAsia"/>
                <w:sz w:val="22"/>
                <w:szCs w:val="22"/>
              </w:rPr>
              <w:t>02-</w:t>
            </w:r>
            <w:r w:rsidRPr="00171281">
              <w:rPr>
                <w:rFonts w:eastAsiaTheme="majorEastAsia"/>
                <w:sz w:val="22"/>
                <w:szCs w:val="22"/>
              </w:rPr>
              <w:t>ERP</w:t>
            </w:r>
            <w:r w:rsidR="008A3B8B">
              <w:rPr>
                <w:rFonts w:eastAsiaTheme="majorEastAsia"/>
                <w:sz w:val="22"/>
                <w:szCs w:val="22"/>
              </w:rPr>
              <w:t xml:space="preserve"> Перемещение МТР внутри склада (</w:t>
            </w:r>
            <w:r w:rsidR="008A3B8B">
              <w:rPr>
                <w:rFonts w:eastAsiaTheme="majorEastAsia"/>
                <w:sz w:val="22"/>
                <w:szCs w:val="22"/>
                <w:lang w:val="en-US"/>
              </w:rPr>
              <w:t>WMS</w:t>
            </w:r>
            <w:r w:rsidR="008A3B8B">
              <w:rPr>
                <w:rFonts w:eastAsiaTheme="majorEastAsia"/>
                <w:sz w:val="22"/>
                <w:szCs w:val="22"/>
              </w:rPr>
              <w:t>)</w:t>
            </w:r>
          </w:p>
        </w:tc>
        <w:bookmarkStart w:id="2749" w:name="_MON_1599469021"/>
        <w:bookmarkEnd w:id="2749"/>
        <w:tc>
          <w:tcPr>
            <w:tcW w:w="3686" w:type="dxa"/>
          </w:tcPr>
          <w:p w14:paraId="6D551D4F" w14:textId="22BEFC4C" w:rsidR="00171281" w:rsidRPr="00DC6CCF" w:rsidRDefault="00431FA6">
            <w:pPr>
              <w:rPr>
                <w:rFonts w:eastAsiaTheme="majorEastAsia"/>
                <w:sz w:val="22"/>
                <w:szCs w:val="22"/>
              </w:rPr>
            </w:pPr>
            <w:del w:id="2750" w:author="Tukhbatov Ruslan" w:date="2020-04-22T16:40:00Z">
              <w:r w:rsidDel="00C14BDA">
                <w:rPr>
                  <w:rFonts w:eastAsiaTheme="majorEastAsia"/>
                  <w:szCs w:val="22"/>
                  <w:lang w:eastAsia="en-US"/>
                </w:rPr>
                <w:object w:dxaOrig="1536" w:dyaOrig="993" w14:anchorId="5C2F457C">
                  <v:shape id="_x0000_i1048" type="#_x0000_t75" style="width:76.5pt;height:50.25pt" o:ole="">
                    <v:imagedata r:id="rId104" o:title=""/>
                  </v:shape>
                  <o:OLEObject Type="Embed" ProgID="Word.Document.8" ShapeID="_x0000_i1048" DrawAspect="Icon" ObjectID="_1680341131" r:id="rId105">
                    <o:FieldCodes>\s</o:FieldCodes>
                  </o:OLEObject>
                </w:object>
              </w:r>
            </w:del>
            <w:r w:rsidR="001F2D00">
              <w:rPr>
                <w:rFonts w:eastAsiaTheme="majorEastAsia"/>
              </w:rPr>
              <w:t xml:space="preserve"> </w:t>
            </w:r>
            <w:r w:rsidR="001A7FE7">
              <w:rPr>
                <w:rFonts w:eastAsiaTheme="majorEastAsia"/>
              </w:rPr>
              <w:t xml:space="preserve"> </w:t>
            </w:r>
            <w:r w:rsidR="001F2D00">
              <w:rPr>
                <w:rFonts w:eastAsiaTheme="majorEastAsia"/>
              </w:rPr>
              <w:t xml:space="preserve"> </w:t>
            </w:r>
            <w:bookmarkStart w:id="2751" w:name="_MON_1649078989"/>
            <w:bookmarkEnd w:id="2751"/>
            <w:ins w:id="2752" w:author="Tukhbatov Ruslan" w:date="2020-04-22T16:43:00Z">
              <w:del w:id="2753" w:author="Фокина Екатерина Сергеевна (Подрядчик. ООО БерингПойнт)" w:date="2020-04-29T20:32:00Z">
                <w:r w:rsidR="00C14BDA" w:rsidDel="00221CD9">
                  <w:rPr>
                    <w:rFonts w:eastAsiaTheme="majorEastAsia"/>
                    <w:szCs w:val="22"/>
                    <w:lang w:eastAsia="en-US"/>
                  </w:rPr>
                  <w:object w:dxaOrig="1520" w:dyaOrig="988" w14:anchorId="11583A6A">
                    <v:shape id="_x0000_i1049" type="#_x0000_t75" style="width:76.5pt;height:49.5pt" o:ole="">
                      <v:imagedata r:id="rId106" o:title=""/>
                    </v:shape>
                    <o:OLEObject Type="Embed" ProgID="Word.Document.8" ShapeID="_x0000_i1049" DrawAspect="Icon" ObjectID="_1680341132" r:id="rId107">
                      <o:FieldCodes>\s</o:FieldCodes>
                    </o:OLEObject>
                  </w:object>
                </w:r>
              </w:del>
            </w:ins>
            <w:r w:rsidR="001F2D00">
              <w:rPr>
                <w:rFonts w:eastAsiaTheme="majorEastAsia"/>
              </w:rPr>
              <w:t xml:space="preserve"> </w:t>
            </w:r>
            <w:bookmarkStart w:id="2754" w:name="_MON_1649697677"/>
            <w:bookmarkEnd w:id="2754"/>
            <w:ins w:id="2755" w:author="Фокина Екатерина Сергеевна (Подрядчик. ООО БерингПойнт)" w:date="2020-04-29T20:34:00Z">
              <w:r w:rsidR="00221CD9">
                <w:rPr>
                  <w:rFonts w:eastAsiaTheme="majorEastAsia"/>
                  <w:szCs w:val="22"/>
                  <w:lang w:eastAsia="en-US"/>
                </w:rPr>
                <w:object w:dxaOrig="1534" w:dyaOrig="993" w14:anchorId="39E5C16B">
                  <v:shape id="_x0000_i1050" type="#_x0000_t75" style="width:76.5pt;height:49.5pt" o:ole="">
                    <v:imagedata r:id="rId108" o:title=""/>
                  </v:shape>
                  <o:OLEObject Type="Embed" ProgID="Word.Document.8" ShapeID="_x0000_i1050" DrawAspect="Icon" ObjectID="_1680341133" r:id="rId109">
                    <o:FieldCodes>\s</o:FieldCodes>
                  </o:OLEObject>
                </w:object>
              </w:r>
            </w:ins>
            <w:del w:id="2756" w:author="Tukhbatov Ruslan" w:date="2020-04-22T16:40:00Z">
              <w:r w:rsidDel="00C14BDA">
                <w:rPr>
                  <w:rFonts w:eastAsiaTheme="majorEastAsia"/>
                  <w:szCs w:val="22"/>
                  <w:lang w:eastAsia="en-US"/>
                </w:rPr>
                <w:object w:dxaOrig="1536" w:dyaOrig="993" w14:anchorId="0E102EC3">
                  <v:shape id="_x0000_i1051" type="#_x0000_t75" style="width:76.5pt;height:50.25pt" o:ole="">
                    <v:imagedata r:id="rId110" o:title=""/>
                  </v:shape>
                  <o:OLEObject Type="Embed" ProgID="AcroExch.Document.DC" ShapeID="_x0000_i1051" DrawAspect="Icon" ObjectID="_1680341134" r:id="rId111"/>
                </w:object>
              </w:r>
            </w:del>
            <w:ins w:id="2757" w:author="Tukhbatov Ruslan" w:date="2020-04-22T16:43:00Z">
              <w:del w:id="2758" w:author="Фокина Екатерина Сергеевна (Подрядчик. ООО БерингПойнт)" w:date="2020-04-29T20:32:00Z">
                <w:r w:rsidR="00C14BDA" w:rsidDel="00221CD9">
                  <w:rPr>
                    <w:rFonts w:eastAsiaTheme="majorEastAsia"/>
                    <w:szCs w:val="22"/>
                    <w:lang w:eastAsia="en-US"/>
                  </w:rPr>
                  <w:object w:dxaOrig="1520" w:dyaOrig="988" w14:anchorId="7ED0031B">
                    <v:shape id="_x0000_i1052" type="#_x0000_t75" style="width:76.5pt;height:49.5pt" o:ole="">
                      <v:imagedata r:id="rId112" o:title=""/>
                    </v:shape>
                    <o:OLEObject Type="Embed" ProgID="AcroExch.Document.DC" ShapeID="_x0000_i1052" DrawAspect="Icon" ObjectID="_1680341135" r:id="rId113"/>
                  </w:object>
                </w:r>
              </w:del>
            </w:ins>
          </w:p>
        </w:tc>
      </w:tr>
      <w:tr w:rsidR="00171281" w:rsidRPr="00DC6CCF" w14:paraId="6B9B0412" w14:textId="77777777" w:rsidTr="00E07BF8">
        <w:tc>
          <w:tcPr>
            <w:tcW w:w="704" w:type="dxa"/>
          </w:tcPr>
          <w:p w14:paraId="3F577392" w14:textId="408559DF" w:rsidR="00171281" w:rsidRPr="00171281" w:rsidRDefault="00171281" w:rsidP="00171281">
            <w:pPr>
              <w:jc w:val="center"/>
              <w:rPr>
                <w:rFonts w:eastAsiaTheme="majorEastAsia"/>
                <w:b/>
                <w:sz w:val="22"/>
              </w:rPr>
            </w:pPr>
            <w:r w:rsidRPr="00171281">
              <w:rPr>
                <w:rFonts w:eastAsiaTheme="majorEastAsia"/>
                <w:b/>
                <w:sz w:val="22"/>
              </w:rPr>
              <w:t>7</w:t>
            </w:r>
          </w:p>
        </w:tc>
        <w:tc>
          <w:tcPr>
            <w:tcW w:w="5528" w:type="dxa"/>
          </w:tcPr>
          <w:p w14:paraId="744451F1" w14:textId="67A2C39A" w:rsidR="00171281" w:rsidRPr="008A3B8B" w:rsidRDefault="00F76B85" w:rsidP="00171281">
            <w:pPr>
              <w:jc w:val="left"/>
              <w:rPr>
                <w:rFonts w:eastAsiaTheme="majorEastAsia"/>
                <w:sz w:val="22"/>
                <w:szCs w:val="22"/>
              </w:rPr>
            </w:pPr>
            <w:r w:rsidRPr="00171281">
              <w:rPr>
                <w:rFonts w:eastAsiaTheme="majorEastAsia"/>
                <w:sz w:val="22"/>
                <w:szCs w:val="22"/>
              </w:rPr>
              <w:t>ПП-10.07.0</w:t>
            </w:r>
            <w:r>
              <w:rPr>
                <w:rFonts w:eastAsiaTheme="majorEastAsia"/>
                <w:sz w:val="22"/>
                <w:szCs w:val="22"/>
              </w:rPr>
              <w:t>4</w:t>
            </w:r>
            <w:r w:rsidRPr="00171281">
              <w:rPr>
                <w:rFonts w:eastAsiaTheme="majorEastAsia"/>
                <w:sz w:val="22"/>
                <w:szCs w:val="22"/>
              </w:rPr>
              <w:t>-</w:t>
            </w:r>
            <w:r>
              <w:rPr>
                <w:rFonts w:eastAsiaTheme="majorEastAsia"/>
                <w:sz w:val="22"/>
                <w:szCs w:val="22"/>
              </w:rPr>
              <w:t>03-</w:t>
            </w:r>
            <w:r w:rsidRPr="00171281">
              <w:rPr>
                <w:rFonts w:eastAsiaTheme="majorEastAsia"/>
                <w:sz w:val="22"/>
                <w:szCs w:val="22"/>
              </w:rPr>
              <w:t>ERP</w:t>
            </w:r>
            <w:r w:rsidR="008A3B8B">
              <w:rPr>
                <w:rFonts w:eastAsiaTheme="majorEastAsia"/>
                <w:sz w:val="22"/>
                <w:szCs w:val="22"/>
              </w:rPr>
              <w:t xml:space="preserve"> Выполнение инвентаризации МТР</w:t>
            </w:r>
            <w:r w:rsidR="008A3B8B" w:rsidRPr="008A3B8B">
              <w:rPr>
                <w:rFonts w:eastAsiaTheme="majorEastAsia"/>
                <w:sz w:val="22"/>
                <w:szCs w:val="22"/>
              </w:rPr>
              <w:t xml:space="preserve"> (</w:t>
            </w:r>
            <w:r w:rsidR="008A3B8B">
              <w:rPr>
                <w:rFonts w:eastAsiaTheme="majorEastAsia"/>
                <w:sz w:val="22"/>
                <w:szCs w:val="22"/>
                <w:lang w:val="en-US"/>
              </w:rPr>
              <w:t>WMS</w:t>
            </w:r>
            <w:r w:rsidR="008A3B8B" w:rsidRPr="008A3B8B">
              <w:rPr>
                <w:rFonts w:eastAsiaTheme="majorEastAsia"/>
                <w:sz w:val="22"/>
                <w:szCs w:val="22"/>
              </w:rPr>
              <w:t>)</w:t>
            </w:r>
          </w:p>
        </w:tc>
        <w:bookmarkStart w:id="2759" w:name="_MON_1599469097"/>
        <w:bookmarkEnd w:id="2759"/>
        <w:tc>
          <w:tcPr>
            <w:tcW w:w="3686" w:type="dxa"/>
          </w:tcPr>
          <w:p w14:paraId="7C0875C5" w14:textId="4C038798" w:rsidR="00171281" w:rsidRPr="00DC6CCF" w:rsidRDefault="00431FA6">
            <w:pPr>
              <w:rPr>
                <w:rFonts w:eastAsiaTheme="majorEastAsia"/>
                <w:sz w:val="22"/>
                <w:szCs w:val="22"/>
              </w:rPr>
            </w:pPr>
            <w:del w:id="2760" w:author="Tukhbatov Ruslan" w:date="2020-04-22T16:40:00Z">
              <w:r w:rsidDel="00C14BDA">
                <w:rPr>
                  <w:rFonts w:eastAsiaTheme="majorEastAsia"/>
                  <w:szCs w:val="22"/>
                  <w:lang w:eastAsia="en-US"/>
                </w:rPr>
                <w:object w:dxaOrig="1536" w:dyaOrig="993" w14:anchorId="1DC70FA8">
                  <v:shape id="_x0000_i1053" type="#_x0000_t75" style="width:76.5pt;height:50.25pt" o:ole="">
                    <v:imagedata r:id="rId114" o:title=""/>
                  </v:shape>
                  <o:OLEObject Type="Embed" ProgID="Word.Document.8" ShapeID="_x0000_i1053" DrawAspect="Icon" ObjectID="_1680341136" r:id="rId115">
                    <o:FieldCodes>\s</o:FieldCodes>
                  </o:OLEObject>
                </w:object>
              </w:r>
            </w:del>
            <w:r w:rsidR="001F2D00">
              <w:rPr>
                <w:rFonts w:eastAsiaTheme="majorEastAsia"/>
              </w:rPr>
              <w:t xml:space="preserve"> </w:t>
            </w:r>
            <w:r w:rsidR="001A7FE7">
              <w:rPr>
                <w:rFonts w:eastAsiaTheme="majorEastAsia"/>
              </w:rPr>
              <w:t xml:space="preserve"> </w:t>
            </w:r>
            <w:bookmarkStart w:id="2761" w:name="_MON_1649079034"/>
            <w:bookmarkEnd w:id="2761"/>
            <w:ins w:id="2762" w:author="Tukhbatov Ruslan" w:date="2020-04-22T16:44:00Z">
              <w:del w:id="2763" w:author="Фокина Екатерина Сергеевна (Подрядчик. ООО БерингПойнт)" w:date="2020-04-29T20:34:00Z">
                <w:r w:rsidR="00C14BDA" w:rsidDel="00221CD9">
                  <w:rPr>
                    <w:rFonts w:eastAsiaTheme="majorEastAsia"/>
                    <w:szCs w:val="22"/>
                    <w:lang w:eastAsia="en-US"/>
                  </w:rPr>
                  <w:object w:dxaOrig="1520" w:dyaOrig="988" w14:anchorId="3A8B129D">
                    <v:shape id="_x0000_i1054" type="#_x0000_t75" style="width:76.5pt;height:49.5pt" o:ole="">
                      <v:imagedata r:id="rId116" o:title=""/>
                    </v:shape>
                    <o:OLEObject Type="Embed" ProgID="Word.Document.8" ShapeID="_x0000_i1054" DrawAspect="Icon" ObjectID="_1680341137" r:id="rId117">
                      <o:FieldCodes>\s</o:FieldCodes>
                    </o:OLEObject>
                  </w:object>
                </w:r>
              </w:del>
            </w:ins>
            <w:r w:rsidR="0044529C" w:rsidRPr="00C17B8B">
              <w:rPr>
                <w:rFonts w:eastAsiaTheme="majorEastAsia"/>
              </w:rPr>
              <w:t xml:space="preserve">  </w:t>
            </w:r>
            <w:bookmarkStart w:id="2764" w:name="_MON_1677913934"/>
            <w:bookmarkEnd w:id="2764"/>
            <w:ins w:id="2765" w:author="FokinaES" w:date="2021-03-22T10:25:00Z">
              <w:r w:rsidR="00CB0EE1">
                <w:rPr>
                  <w:rFonts w:eastAsiaTheme="majorEastAsia"/>
                  <w:szCs w:val="22"/>
                  <w:lang w:eastAsia="en-US"/>
                </w:rPr>
                <w:object w:dxaOrig="1534" w:dyaOrig="993" w14:anchorId="3E75B6FF">
                  <v:shape id="_x0000_i1055" type="#_x0000_t75" style="width:76.5pt;height:49.5pt" o:ole="">
                    <v:imagedata r:id="rId118" o:title=""/>
                  </v:shape>
                  <o:OLEObject Type="Embed" ProgID="Word.Document.8" ShapeID="_x0000_i1055" DrawAspect="Icon" ObjectID="_1680341138" r:id="rId119">
                    <o:FieldCodes>\s</o:FieldCodes>
                  </o:OLEObject>
                </w:object>
              </w:r>
            </w:ins>
            <w:bookmarkStart w:id="2766" w:name="_MON_1649697737"/>
            <w:bookmarkEnd w:id="2766"/>
            <w:ins w:id="2767" w:author="Фокина Екатерина Сергеевна (Подрядчик. ООО БерингПойнт)" w:date="2020-04-29T20:35:00Z">
              <w:del w:id="2768" w:author="FokinaES" w:date="2021-03-22T10:24:00Z">
                <w:r w:rsidR="00221CD9" w:rsidDel="00CB0EE1">
                  <w:rPr>
                    <w:rFonts w:eastAsiaTheme="majorEastAsia"/>
                    <w:szCs w:val="22"/>
                    <w:lang w:eastAsia="en-US"/>
                  </w:rPr>
                  <w:object w:dxaOrig="1534" w:dyaOrig="993" w14:anchorId="2436B92C">
                    <v:shape id="_x0000_i1056" type="#_x0000_t75" style="width:76.5pt;height:49.5pt" o:ole="">
                      <v:imagedata r:id="rId120" o:title=""/>
                    </v:shape>
                    <o:OLEObject Type="Embed" ProgID="Word.Document.8" ShapeID="_x0000_i1056" DrawAspect="Icon" ObjectID="_1680341139" r:id="rId121">
                      <o:FieldCodes>\s</o:FieldCodes>
                    </o:OLEObject>
                  </w:object>
                </w:r>
              </w:del>
            </w:ins>
            <w:del w:id="2769" w:author="Tukhbatov Ruslan" w:date="2020-04-22T16:40:00Z">
              <w:r w:rsidDel="00C14BDA">
                <w:rPr>
                  <w:rFonts w:eastAsiaTheme="majorEastAsia"/>
                  <w:szCs w:val="22"/>
                  <w:lang w:eastAsia="en-US"/>
                </w:rPr>
                <w:object w:dxaOrig="1536" w:dyaOrig="993" w14:anchorId="3EBCB19C">
                  <v:shape id="_x0000_i1057" type="#_x0000_t75" style="width:76.5pt;height:50.25pt" o:ole="">
                    <v:imagedata r:id="rId122" o:title=""/>
                  </v:shape>
                  <o:OLEObject Type="Embed" ProgID="AcroExch.Document.DC" ShapeID="_x0000_i1057" DrawAspect="Icon" ObjectID="_1680341140" r:id="rId123"/>
                </w:object>
              </w:r>
            </w:del>
            <w:ins w:id="2770" w:author="Tukhbatov Ruslan" w:date="2020-04-22T16:44:00Z">
              <w:del w:id="2771" w:author="Фокина Екатерина Сергеевна (Подрядчик. ООО БерингПойнт)" w:date="2020-04-29T20:34:00Z">
                <w:r w:rsidR="00C14BDA" w:rsidDel="00221CD9">
                  <w:rPr>
                    <w:rFonts w:eastAsiaTheme="majorEastAsia"/>
                    <w:szCs w:val="22"/>
                    <w:lang w:eastAsia="en-US"/>
                  </w:rPr>
                  <w:object w:dxaOrig="1520" w:dyaOrig="988" w14:anchorId="07B268E6">
                    <v:shape id="_x0000_i1058" type="#_x0000_t75" style="width:76.5pt;height:49.5pt" o:ole="">
                      <v:imagedata r:id="rId124" o:title=""/>
                    </v:shape>
                    <o:OLEObject Type="Embed" ProgID="AcroExch.Document.DC" ShapeID="_x0000_i1058" DrawAspect="Icon" ObjectID="_1680341141" r:id="rId125"/>
                  </w:object>
                </w:r>
              </w:del>
            </w:ins>
          </w:p>
        </w:tc>
      </w:tr>
      <w:tr w:rsidR="00171281" w:rsidRPr="00DC6CCF" w14:paraId="4F4BA453" w14:textId="77777777" w:rsidTr="00E07BF8">
        <w:tc>
          <w:tcPr>
            <w:tcW w:w="704" w:type="dxa"/>
          </w:tcPr>
          <w:p w14:paraId="357CF77B" w14:textId="56D597E7" w:rsidR="00171281" w:rsidRPr="00171281" w:rsidRDefault="00171281" w:rsidP="00171281">
            <w:pPr>
              <w:jc w:val="center"/>
              <w:rPr>
                <w:rFonts w:eastAsiaTheme="majorEastAsia"/>
                <w:b/>
                <w:sz w:val="22"/>
              </w:rPr>
            </w:pPr>
            <w:r w:rsidRPr="00171281">
              <w:rPr>
                <w:rFonts w:eastAsiaTheme="majorEastAsia"/>
                <w:b/>
                <w:sz w:val="22"/>
              </w:rPr>
              <w:t>8</w:t>
            </w:r>
          </w:p>
        </w:tc>
        <w:tc>
          <w:tcPr>
            <w:tcW w:w="5528" w:type="dxa"/>
          </w:tcPr>
          <w:p w14:paraId="556B47E9" w14:textId="069CF193" w:rsidR="00171281" w:rsidRPr="008A3B8B" w:rsidRDefault="00F76B85" w:rsidP="00171281">
            <w:pPr>
              <w:jc w:val="left"/>
              <w:rPr>
                <w:rFonts w:eastAsiaTheme="majorEastAsia"/>
                <w:sz w:val="22"/>
                <w:szCs w:val="22"/>
              </w:rPr>
            </w:pPr>
            <w:r w:rsidRPr="00171281">
              <w:rPr>
                <w:rFonts w:eastAsiaTheme="majorEastAsia"/>
                <w:sz w:val="22"/>
                <w:szCs w:val="22"/>
              </w:rPr>
              <w:t>ПП-10.07.0</w:t>
            </w:r>
            <w:r>
              <w:rPr>
                <w:rFonts w:eastAsiaTheme="majorEastAsia"/>
                <w:sz w:val="22"/>
                <w:szCs w:val="22"/>
              </w:rPr>
              <w:t>4</w:t>
            </w:r>
            <w:r w:rsidRPr="00171281">
              <w:rPr>
                <w:rFonts w:eastAsiaTheme="majorEastAsia"/>
                <w:sz w:val="22"/>
                <w:szCs w:val="22"/>
              </w:rPr>
              <w:t>-</w:t>
            </w:r>
            <w:r>
              <w:rPr>
                <w:rFonts w:eastAsiaTheme="majorEastAsia"/>
                <w:sz w:val="22"/>
                <w:szCs w:val="22"/>
              </w:rPr>
              <w:t>04-</w:t>
            </w:r>
            <w:r w:rsidRPr="00171281">
              <w:rPr>
                <w:rFonts w:eastAsiaTheme="majorEastAsia"/>
                <w:sz w:val="22"/>
                <w:szCs w:val="22"/>
              </w:rPr>
              <w:t>ERP</w:t>
            </w:r>
            <w:r w:rsidR="008A3B8B" w:rsidRPr="008A3B8B">
              <w:rPr>
                <w:rFonts w:eastAsiaTheme="majorEastAsia"/>
                <w:sz w:val="22"/>
                <w:szCs w:val="22"/>
              </w:rPr>
              <w:t xml:space="preserve"> </w:t>
            </w:r>
            <w:r w:rsidR="00504991">
              <w:rPr>
                <w:rFonts w:eastAsiaTheme="majorEastAsia"/>
                <w:sz w:val="22"/>
                <w:szCs w:val="22"/>
              </w:rPr>
              <w:t>Комплектация</w:t>
            </w:r>
            <w:r w:rsidR="008A3B8B">
              <w:rPr>
                <w:rFonts w:eastAsiaTheme="majorEastAsia"/>
                <w:sz w:val="22"/>
                <w:szCs w:val="22"/>
              </w:rPr>
              <w:t xml:space="preserve"> и выдача материалов со склада (</w:t>
            </w:r>
            <w:r w:rsidR="008A3B8B">
              <w:rPr>
                <w:rFonts w:eastAsiaTheme="majorEastAsia"/>
                <w:sz w:val="22"/>
                <w:szCs w:val="22"/>
                <w:lang w:val="en-US"/>
              </w:rPr>
              <w:t>WMS</w:t>
            </w:r>
            <w:r w:rsidR="008A3B8B" w:rsidRPr="008A3B8B">
              <w:rPr>
                <w:rFonts w:eastAsiaTheme="majorEastAsia"/>
                <w:sz w:val="22"/>
                <w:szCs w:val="22"/>
              </w:rPr>
              <w:t>)</w:t>
            </w:r>
          </w:p>
        </w:tc>
        <w:bookmarkStart w:id="2772" w:name="_MON_1599469130"/>
        <w:bookmarkEnd w:id="2772"/>
        <w:tc>
          <w:tcPr>
            <w:tcW w:w="3686" w:type="dxa"/>
          </w:tcPr>
          <w:p w14:paraId="0FB28958" w14:textId="43FE46CA" w:rsidR="00171281" w:rsidRPr="00DC6CCF" w:rsidRDefault="00431FA6">
            <w:pPr>
              <w:rPr>
                <w:rFonts w:eastAsiaTheme="majorEastAsia"/>
                <w:sz w:val="22"/>
                <w:szCs w:val="22"/>
              </w:rPr>
            </w:pPr>
            <w:del w:id="2773" w:author="Tukhbatov Ruslan" w:date="2020-04-22T16:40:00Z">
              <w:r w:rsidDel="00C14BDA">
                <w:rPr>
                  <w:rFonts w:eastAsiaTheme="majorEastAsia"/>
                  <w:szCs w:val="22"/>
                  <w:lang w:eastAsia="en-US"/>
                </w:rPr>
                <w:object w:dxaOrig="1536" w:dyaOrig="993" w14:anchorId="67F67441">
                  <v:shape id="_x0000_i1059" type="#_x0000_t75" style="width:76.5pt;height:50.25pt" o:ole="">
                    <v:imagedata r:id="rId126" o:title=""/>
                  </v:shape>
                  <o:OLEObject Type="Embed" ProgID="Word.Document.8" ShapeID="_x0000_i1059" DrawAspect="Icon" ObjectID="_1680341142" r:id="rId127">
                    <o:FieldCodes>\s</o:FieldCodes>
                  </o:OLEObject>
                </w:object>
              </w:r>
            </w:del>
            <w:r w:rsidR="001F2D00">
              <w:rPr>
                <w:rFonts w:eastAsiaTheme="majorEastAsia"/>
              </w:rPr>
              <w:t xml:space="preserve"> </w:t>
            </w:r>
            <w:bookmarkStart w:id="2774" w:name="_MON_1649079071"/>
            <w:bookmarkEnd w:id="2774"/>
            <w:ins w:id="2775" w:author="Tukhbatov Ruslan" w:date="2020-04-22T16:44:00Z">
              <w:del w:id="2776" w:author="Фокина Екатерина Сергеевна (Подрядчик. ООО БерингПойнт)" w:date="2020-04-29T20:35:00Z">
                <w:r w:rsidR="00C14BDA" w:rsidDel="00221CD9">
                  <w:rPr>
                    <w:rFonts w:eastAsiaTheme="majorEastAsia"/>
                    <w:szCs w:val="22"/>
                    <w:lang w:eastAsia="en-US"/>
                  </w:rPr>
                  <w:object w:dxaOrig="1520" w:dyaOrig="988" w14:anchorId="1A6BB0C8">
                    <v:shape id="_x0000_i1060" type="#_x0000_t75" style="width:76.5pt;height:49.5pt" o:ole="">
                      <v:imagedata r:id="rId128" o:title=""/>
                    </v:shape>
                    <o:OLEObject Type="Embed" ProgID="Word.Document.8" ShapeID="_x0000_i1060" DrawAspect="Icon" ObjectID="_1680341143" r:id="rId129">
                      <o:FieldCodes>\s</o:FieldCodes>
                    </o:OLEObject>
                  </w:object>
                </w:r>
              </w:del>
            </w:ins>
            <w:r w:rsidR="001F2D00">
              <w:rPr>
                <w:rFonts w:eastAsiaTheme="majorEastAsia"/>
              </w:rPr>
              <w:t xml:space="preserve"> </w:t>
            </w:r>
            <w:r w:rsidR="001A7FE7">
              <w:rPr>
                <w:rFonts w:eastAsiaTheme="majorEastAsia"/>
              </w:rPr>
              <w:t xml:space="preserve"> </w:t>
            </w:r>
            <w:r w:rsidR="001F2D00">
              <w:rPr>
                <w:rFonts w:eastAsiaTheme="majorEastAsia"/>
              </w:rPr>
              <w:t xml:space="preserve"> </w:t>
            </w:r>
            <w:bookmarkStart w:id="2777" w:name="_MON_1649697853"/>
            <w:bookmarkEnd w:id="2777"/>
            <w:ins w:id="2778" w:author="Фокина Екатерина Сергеевна (Подрядчик. ООО БерингПойнт)" w:date="2020-04-29T20:37:00Z">
              <w:r w:rsidR="006315F4">
                <w:rPr>
                  <w:rFonts w:eastAsiaTheme="majorEastAsia"/>
                  <w:szCs w:val="22"/>
                  <w:lang w:eastAsia="en-US"/>
                </w:rPr>
                <w:object w:dxaOrig="1534" w:dyaOrig="993" w14:anchorId="79909F69">
                  <v:shape id="_x0000_i1061" type="#_x0000_t75" style="width:76.5pt;height:49.5pt" o:ole="">
                    <v:imagedata r:id="rId130" o:title=""/>
                  </v:shape>
                  <o:OLEObject Type="Embed" ProgID="Word.Document.8" ShapeID="_x0000_i1061" DrawAspect="Icon" ObjectID="_1680341144" r:id="rId131">
                    <o:FieldCodes>\s</o:FieldCodes>
                  </o:OLEObject>
                </w:object>
              </w:r>
            </w:ins>
            <w:del w:id="2779" w:author="Tukhbatov Ruslan" w:date="2020-04-22T16:40:00Z">
              <w:r w:rsidDel="00C14BDA">
                <w:rPr>
                  <w:rFonts w:eastAsiaTheme="majorEastAsia"/>
                  <w:szCs w:val="22"/>
                  <w:lang w:eastAsia="en-US"/>
                </w:rPr>
                <w:object w:dxaOrig="1536" w:dyaOrig="993" w14:anchorId="7D38B50B">
                  <v:shape id="_x0000_i1062" type="#_x0000_t75" style="width:76.5pt;height:50.25pt" o:ole="">
                    <v:imagedata r:id="rId132" o:title=""/>
                  </v:shape>
                  <o:OLEObject Type="Embed" ProgID="AcroExch.Document.DC" ShapeID="_x0000_i1062" DrawAspect="Icon" ObjectID="_1680341145" r:id="rId133"/>
                </w:object>
              </w:r>
            </w:del>
            <w:ins w:id="2780" w:author="Tukhbatov Ruslan" w:date="2020-04-22T16:45:00Z">
              <w:del w:id="2781" w:author="Фокина Екатерина Сергеевна (Подрядчик. ООО БерингПойнт)" w:date="2020-04-29T20:35:00Z">
                <w:r w:rsidR="00C14BDA" w:rsidDel="00221CD9">
                  <w:rPr>
                    <w:rFonts w:eastAsiaTheme="majorEastAsia"/>
                    <w:szCs w:val="22"/>
                    <w:lang w:eastAsia="en-US"/>
                  </w:rPr>
                  <w:object w:dxaOrig="1520" w:dyaOrig="988" w14:anchorId="7BBF9823">
                    <v:shape id="_x0000_i1063" type="#_x0000_t75" style="width:76.5pt;height:49.5pt" o:ole="">
                      <v:imagedata r:id="rId134" o:title=""/>
                    </v:shape>
                    <o:OLEObject Type="Embed" ProgID="AcroExch.Document.DC" ShapeID="_x0000_i1063" DrawAspect="Icon" ObjectID="_1680341146" r:id="rId135"/>
                  </w:object>
                </w:r>
              </w:del>
            </w:ins>
          </w:p>
        </w:tc>
      </w:tr>
    </w:tbl>
    <w:p w14:paraId="4F2D5B45" w14:textId="25265AAA" w:rsidR="000314EC" w:rsidRPr="00C17B8B" w:rsidRDefault="000314EC" w:rsidP="003B5E9D">
      <w:pPr>
        <w:rPr>
          <w:rFonts w:eastAsiaTheme="majorEastAsia"/>
        </w:rPr>
      </w:pPr>
    </w:p>
    <w:p w14:paraId="7161CF13" w14:textId="77777777" w:rsidR="000314EC" w:rsidRPr="00C17B8B" w:rsidRDefault="000314EC" w:rsidP="003B5E9D">
      <w:pPr>
        <w:rPr>
          <w:rFonts w:eastAsiaTheme="majorEastAsia"/>
        </w:rPr>
      </w:pPr>
    </w:p>
    <w:p w14:paraId="41738EC0" w14:textId="55A4623C" w:rsidR="00D176B9" w:rsidRPr="00C17B8B" w:rsidRDefault="00D176B9" w:rsidP="003B5E9D">
      <w:pPr>
        <w:rPr>
          <w:rFonts w:eastAsiaTheme="majorEastAsia"/>
        </w:rPr>
      </w:pPr>
    </w:p>
    <w:p w14:paraId="5C22F3A1" w14:textId="72F221C2" w:rsidR="00D176B9" w:rsidRPr="00C17B8B" w:rsidRDefault="00D176B9" w:rsidP="003B5E9D">
      <w:pPr>
        <w:rPr>
          <w:rFonts w:eastAsiaTheme="majorEastAsia"/>
        </w:rPr>
      </w:pPr>
    </w:p>
    <w:p w14:paraId="2C74EBA4" w14:textId="77777777" w:rsidR="000F27ED" w:rsidRPr="00C17B8B" w:rsidRDefault="000F27ED" w:rsidP="003B5E9D">
      <w:pPr>
        <w:rPr>
          <w:rFonts w:eastAsiaTheme="majorEastAsia"/>
        </w:rPr>
      </w:pPr>
    </w:p>
    <w:p w14:paraId="4CFEC3AE" w14:textId="5F834665" w:rsidR="000F27ED" w:rsidRPr="00C17B8B" w:rsidRDefault="000F27ED" w:rsidP="003B5E9D">
      <w:pPr>
        <w:rPr>
          <w:rFonts w:eastAsiaTheme="majorEastAsia"/>
        </w:rPr>
      </w:pPr>
    </w:p>
    <w:p w14:paraId="65364029" w14:textId="05849C1D" w:rsidR="00D176B9" w:rsidRPr="00C17B8B" w:rsidRDefault="00D176B9" w:rsidP="003B5E9D">
      <w:pPr>
        <w:rPr>
          <w:rFonts w:eastAsiaTheme="majorEastAsia"/>
        </w:rPr>
      </w:pPr>
    </w:p>
    <w:p w14:paraId="6225E3C4" w14:textId="3C25A334" w:rsidR="000767EE" w:rsidRPr="00C17B8B" w:rsidRDefault="000767EE" w:rsidP="003B5E9D">
      <w:pPr>
        <w:rPr>
          <w:rFonts w:eastAsiaTheme="majorEastAsia"/>
        </w:rPr>
      </w:pPr>
    </w:p>
    <w:p w14:paraId="50A0B8EA" w14:textId="77777777" w:rsidR="00D176B9" w:rsidRPr="00C17B8B" w:rsidRDefault="00D176B9" w:rsidP="003B5E9D">
      <w:pPr>
        <w:rPr>
          <w:rFonts w:eastAsiaTheme="majorEastAsia"/>
        </w:rPr>
      </w:pPr>
    </w:p>
    <w:p w14:paraId="06905BD3" w14:textId="4D0C9C99" w:rsidR="00134AC1" w:rsidRPr="00C17B8B" w:rsidRDefault="00134AC1" w:rsidP="003B5E9D">
      <w:pPr>
        <w:rPr>
          <w:rFonts w:eastAsiaTheme="majorEastAsia"/>
        </w:rPr>
      </w:pPr>
    </w:p>
    <w:p w14:paraId="1AEE8FBA" w14:textId="77777777" w:rsidR="00134AC1" w:rsidRPr="00C17B8B" w:rsidRDefault="00134AC1" w:rsidP="003B5E9D">
      <w:pPr>
        <w:rPr>
          <w:rFonts w:eastAsiaTheme="majorEastAsia"/>
        </w:rPr>
      </w:pPr>
    </w:p>
    <w:p w14:paraId="3FB65433" w14:textId="77777777" w:rsidR="00D176B9" w:rsidRPr="00C17B8B" w:rsidRDefault="00D176B9" w:rsidP="003B5E9D">
      <w:pPr>
        <w:rPr>
          <w:rFonts w:eastAsiaTheme="majorEastAsia"/>
        </w:rPr>
      </w:pPr>
    </w:p>
    <w:p w14:paraId="05D8577E" w14:textId="77777777" w:rsidR="00D176B9" w:rsidRPr="00C17B8B" w:rsidRDefault="00D176B9" w:rsidP="003B5E9D">
      <w:pPr>
        <w:rPr>
          <w:rFonts w:eastAsiaTheme="majorEastAsia"/>
        </w:rPr>
      </w:pPr>
    </w:p>
    <w:p w14:paraId="539B55F8" w14:textId="34FA83D4" w:rsidR="00386C3A" w:rsidRDefault="00386C3A" w:rsidP="00013D76">
      <w:pPr>
        <w:pStyle w:val="22"/>
        <w:keepNext/>
        <w:keepLines/>
        <w:numPr>
          <w:ilvl w:val="1"/>
          <w:numId w:val="8"/>
        </w:numPr>
        <w:spacing w:before="160" w:after="120" w:line="276" w:lineRule="auto"/>
        <w:rPr>
          <w:rFonts w:eastAsiaTheme="majorEastAsia" w:cstheme="majorBidi"/>
          <w:bCs w:val="0"/>
          <w:iCs w:val="0"/>
          <w:szCs w:val="26"/>
        </w:rPr>
      </w:pPr>
      <w:bookmarkStart w:id="2782" w:name="_Toc523232577"/>
      <w:bookmarkStart w:id="2783" w:name="_Toc523401941"/>
      <w:bookmarkStart w:id="2784" w:name="_Toc523413760"/>
      <w:bookmarkStart w:id="2785" w:name="_Toc524079899"/>
      <w:bookmarkStart w:id="2786" w:name="_Toc524083202"/>
      <w:bookmarkStart w:id="2787" w:name="_Toc525914768"/>
      <w:r w:rsidRPr="00013D76">
        <w:rPr>
          <w:rFonts w:eastAsiaTheme="majorEastAsia" w:cstheme="majorBidi"/>
          <w:bCs w:val="0"/>
          <w:iCs w:val="0"/>
          <w:szCs w:val="26"/>
        </w:rPr>
        <w:t xml:space="preserve">Приложение </w:t>
      </w:r>
      <w:r w:rsidR="00D51D39">
        <w:rPr>
          <w:rFonts w:eastAsiaTheme="majorEastAsia" w:cstheme="majorBidi"/>
          <w:bCs w:val="0"/>
          <w:iCs w:val="0"/>
          <w:szCs w:val="26"/>
        </w:rPr>
        <w:t xml:space="preserve">№ </w:t>
      </w:r>
      <w:r w:rsidRPr="00013D76">
        <w:rPr>
          <w:rFonts w:eastAsiaTheme="majorEastAsia" w:cstheme="majorBidi"/>
          <w:bCs w:val="0"/>
          <w:iCs w:val="0"/>
          <w:szCs w:val="26"/>
        </w:rPr>
        <w:t xml:space="preserve">2. </w:t>
      </w:r>
      <w:r w:rsidR="00D45D95">
        <w:rPr>
          <w:rFonts w:eastAsiaTheme="majorEastAsia" w:cstheme="majorBidi"/>
          <w:bCs w:val="0"/>
          <w:iCs w:val="0"/>
          <w:szCs w:val="26"/>
        </w:rPr>
        <w:t>Р</w:t>
      </w:r>
      <w:r w:rsidR="00363CBE">
        <w:rPr>
          <w:rFonts w:eastAsiaTheme="majorEastAsia" w:cstheme="majorBidi"/>
          <w:bCs w:val="0"/>
          <w:iCs w:val="0"/>
          <w:szCs w:val="26"/>
        </w:rPr>
        <w:t>еестр бизнес-требований</w:t>
      </w:r>
      <w:bookmarkEnd w:id="2782"/>
      <w:bookmarkEnd w:id="2783"/>
      <w:bookmarkEnd w:id="2784"/>
      <w:bookmarkEnd w:id="2785"/>
      <w:bookmarkEnd w:id="2786"/>
      <w:bookmarkEnd w:id="2787"/>
    </w:p>
    <w:p w14:paraId="7F2BF01C" w14:textId="57BFBEE9" w:rsidR="006906D0" w:rsidRPr="003B1F22" w:rsidRDefault="00651F98" w:rsidP="006906D0">
      <w:pPr>
        <w:rPr>
          <w:rFonts w:eastAsiaTheme="majorEastAsia"/>
          <w:lang w:val="en-US"/>
        </w:rPr>
      </w:pPr>
      <w:r>
        <w:rPr>
          <w:rFonts w:eastAsiaTheme="majorEastAsia"/>
        </w:rPr>
        <w:object w:dxaOrig="1536" w:dyaOrig="993" w14:anchorId="591793D5">
          <v:shape id="_x0000_i1064" type="#_x0000_t75" style="width:79.5pt;height:50.25pt" o:ole="">
            <v:imagedata r:id="rId136" o:title=""/>
          </v:shape>
          <o:OLEObject Type="Embed" ProgID="Excel.Sheet.12" ShapeID="_x0000_i1064" DrawAspect="Icon" ObjectID="_1680341147" r:id="rId137"/>
        </w:object>
      </w:r>
    </w:p>
    <w:p w14:paraId="1A9F8D80" w14:textId="77777777" w:rsidR="006906D0" w:rsidRDefault="006906D0" w:rsidP="006906D0">
      <w:pPr>
        <w:rPr>
          <w:rFonts w:eastAsiaTheme="majorEastAsia"/>
        </w:rPr>
      </w:pPr>
    </w:p>
    <w:p w14:paraId="5FC09C87" w14:textId="16C21201" w:rsidR="00363CBE" w:rsidRDefault="00363CBE" w:rsidP="00363CBE">
      <w:pPr>
        <w:pStyle w:val="22"/>
        <w:keepNext/>
        <w:keepLines/>
        <w:numPr>
          <w:ilvl w:val="1"/>
          <w:numId w:val="8"/>
        </w:numPr>
        <w:spacing w:before="160" w:after="120" w:line="276" w:lineRule="auto"/>
        <w:rPr>
          <w:rFonts w:eastAsiaTheme="majorEastAsia" w:cstheme="majorBidi"/>
          <w:bCs w:val="0"/>
          <w:iCs w:val="0"/>
          <w:szCs w:val="26"/>
        </w:rPr>
      </w:pPr>
      <w:bookmarkStart w:id="2788" w:name="_Toc523232578"/>
      <w:bookmarkStart w:id="2789" w:name="_Toc523401942"/>
      <w:bookmarkStart w:id="2790" w:name="_Toc523413761"/>
      <w:bookmarkStart w:id="2791" w:name="_Toc524079900"/>
      <w:bookmarkStart w:id="2792" w:name="_Toc524083203"/>
      <w:bookmarkStart w:id="2793" w:name="_Toc525914769"/>
      <w:r w:rsidRPr="00013D76">
        <w:rPr>
          <w:rFonts w:eastAsiaTheme="majorEastAsia" w:cstheme="majorBidi"/>
          <w:bCs w:val="0"/>
          <w:iCs w:val="0"/>
          <w:szCs w:val="26"/>
        </w:rPr>
        <w:t xml:space="preserve">Приложение </w:t>
      </w:r>
      <w:r>
        <w:rPr>
          <w:rFonts w:eastAsiaTheme="majorEastAsia" w:cstheme="majorBidi"/>
          <w:bCs w:val="0"/>
          <w:iCs w:val="0"/>
          <w:szCs w:val="26"/>
        </w:rPr>
        <w:t>№ 3</w:t>
      </w:r>
      <w:r w:rsidRPr="00013D76">
        <w:rPr>
          <w:rFonts w:eastAsiaTheme="majorEastAsia" w:cstheme="majorBidi"/>
          <w:bCs w:val="0"/>
          <w:iCs w:val="0"/>
          <w:szCs w:val="26"/>
        </w:rPr>
        <w:t xml:space="preserve">. </w:t>
      </w:r>
      <w:r w:rsidR="00D45D95">
        <w:rPr>
          <w:rFonts w:eastAsiaTheme="majorEastAsia" w:cstheme="majorBidi"/>
          <w:bCs w:val="0"/>
          <w:iCs w:val="0"/>
          <w:szCs w:val="26"/>
        </w:rPr>
        <w:t>Описание шагов бизнес-процессов</w:t>
      </w:r>
      <w:bookmarkEnd w:id="2788"/>
      <w:bookmarkEnd w:id="2789"/>
      <w:bookmarkEnd w:id="2790"/>
      <w:bookmarkEnd w:id="2791"/>
      <w:bookmarkEnd w:id="2792"/>
      <w:bookmarkEnd w:id="2793"/>
    </w:p>
    <w:bookmarkStart w:id="2794" w:name="_MON_1595245724"/>
    <w:bookmarkEnd w:id="2794"/>
    <w:p w14:paraId="1D9C1416" w14:textId="152DAB1C" w:rsidR="00CC06C1" w:rsidRPr="000D3853" w:rsidRDefault="00CB0EE1" w:rsidP="003B5E9D">
      <w:pPr>
        <w:rPr>
          <w:rFonts w:eastAsiaTheme="majorEastAsia"/>
        </w:rPr>
      </w:pPr>
      <w:r>
        <w:rPr>
          <w:rFonts w:eastAsiaTheme="majorEastAsia"/>
        </w:rPr>
        <w:object w:dxaOrig="1121" w:dyaOrig="726" w14:anchorId="054CE142">
          <v:shape id="_x0000_i1065" type="#_x0000_t75" style="width:64.5pt;height:44.25pt" o:ole="">
            <v:imagedata r:id="rId138" o:title=""/>
          </v:shape>
          <o:OLEObject Type="Embed" ProgID="Excel.Sheet.12" ShapeID="_x0000_i1065" DrawAspect="Icon" ObjectID="_1680341148" r:id="rId139"/>
        </w:object>
      </w:r>
    </w:p>
    <w:p w14:paraId="1B43042E" w14:textId="77777777" w:rsidR="006906D0" w:rsidRPr="00590E62" w:rsidRDefault="006906D0" w:rsidP="003B5E9D">
      <w:pPr>
        <w:rPr>
          <w:rFonts w:eastAsiaTheme="majorEastAsia"/>
          <w:lang w:val="en-US"/>
        </w:rPr>
      </w:pPr>
    </w:p>
    <w:p w14:paraId="1814B5D5" w14:textId="2C487EB3" w:rsidR="00363CBE" w:rsidRDefault="00363CBE" w:rsidP="00363CBE">
      <w:pPr>
        <w:pStyle w:val="22"/>
        <w:keepNext/>
        <w:keepLines/>
        <w:numPr>
          <w:ilvl w:val="1"/>
          <w:numId w:val="8"/>
        </w:numPr>
        <w:spacing w:before="160" w:after="120" w:line="276" w:lineRule="auto"/>
        <w:rPr>
          <w:rFonts w:eastAsiaTheme="majorEastAsia" w:cstheme="majorBidi"/>
          <w:bCs w:val="0"/>
          <w:iCs w:val="0"/>
          <w:szCs w:val="26"/>
        </w:rPr>
      </w:pPr>
      <w:bookmarkStart w:id="2795" w:name="_Toc523232579"/>
      <w:bookmarkStart w:id="2796" w:name="_Toc523401943"/>
      <w:bookmarkStart w:id="2797" w:name="_Toc523413762"/>
      <w:bookmarkStart w:id="2798" w:name="_Toc524079901"/>
      <w:bookmarkStart w:id="2799" w:name="_Toc524083204"/>
      <w:bookmarkStart w:id="2800" w:name="_Toc525914770"/>
      <w:r w:rsidRPr="00013D76">
        <w:rPr>
          <w:rFonts w:eastAsiaTheme="majorEastAsia" w:cstheme="majorBidi"/>
          <w:bCs w:val="0"/>
          <w:iCs w:val="0"/>
          <w:szCs w:val="26"/>
        </w:rPr>
        <w:t xml:space="preserve">Приложение </w:t>
      </w:r>
      <w:r>
        <w:rPr>
          <w:rFonts w:eastAsiaTheme="majorEastAsia" w:cstheme="majorBidi"/>
          <w:bCs w:val="0"/>
          <w:iCs w:val="0"/>
          <w:szCs w:val="26"/>
        </w:rPr>
        <w:t>№ 4</w:t>
      </w:r>
      <w:r w:rsidRPr="00013D76">
        <w:rPr>
          <w:rFonts w:eastAsiaTheme="majorEastAsia" w:cstheme="majorBidi"/>
          <w:bCs w:val="0"/>
          <w:iCs w:val="0"/>
          <w:szCs w:val="26"/>
        </w:rPr>
        <w:t xml:space="preserve">. </w:t>
      </w:r>
      <w:r w:rsidR="00D45D95">
        <w:rPr>
          <w:rFonts w:eastAsiaTheme="majorEastAsia" w:cstheme="majorBidi"/>
          <w:bCs w:val="0"/>
          <w:iCs w:val="0"/>
          <w:szCs w:val="26"/>
        </w:rPr>
        <w:t>П</w:t>
      </w:r>
      <w:r>
        <w:rPr>
          <w:rFonts w:eastAsiaTheme="majorEastAsia" w:cstheme="majorBidi"/>
          <w:bCs w:val="0"/>
          <w:iCs w:val="0"/>
          <w:szCs w:val="26"/>
        </w:rPr>
        <w:t>рочее</w:t>
      </w:r>
      <w:bookmarkEnd w:id="2795"/>
      <w:bookmarkEnd w:id="2796"/>
      <w:bookmarkEnd w:id="2797"/>
      <w:bookmarkEnd w:id="2798"/>
      <w:bookmarkEnd w:id="2799"/>
      <w:bookmarkEnd w:id="2800"/>
    </w:p>
    <w:p w14:paraId="01369977" w14:textId="77777777" w:rsidR="00363CBE" w:rsidRDefault="00363CBE" w:rsidP="003B5E9D">
      <w:pPr>
        <w:rPr>
          <w:rFonts w:eastAsiaTheme="majorEastAsia"/>
        </w:rPr>
      </w:pPr>
    </w:p>
    <w:p w14:paraId="75DC863E" w14:textId="77777777" w:rsidR="00363CBE" w:rsidRPr="003B5E9D" w:rsidRDefault="00363CBE" w:rsidP="003B5E9D">
      <w:pPr>
        <w:rPr>
          <w:rFonts w:eastAsiaTheme="majorEastAsia"/>
        </w:rPr>
      </w:pPr>
    </w:p>
    <w:p w14:paraId="093DE636" w14:textId="01C44794" w:rsidR="00F662E9" w:rsidRPr="00013D76" w:rsidRDefault="00F662E9" w:rsidP="00013D76">
      <w:pPr>
        <w:pStyle w:val="22"/>
        <w:keepNext/>
        <w:keepLines/>
        <w:numPr>
          <w:ilvl w:val="1"/>
          <w:numId w:val="8"/>
        </w:numPr>
        <w:spacing w:before="160" w:after="120" w:line="276" w:lineRule="auto"/>
        <w:rPr>
          <w:rFonts w:eastAsiaTheme="majorEastAsia" w:cstheme="majorBidi"/>
          <w:bCs w:val="0"/>
          <w:iCs w:val="0"/>
          <w:szCs w:val="26"/>
        </w:rPr>
      </w:pPr>
      <w:bookmarkStart w:id="2801" w:name="_Toc523232580"/>
      <w:bookmarkStart w:id="2802" w:name="_Toc523401944"/>
      <w:bookmarkStart w:id="2803" w:name="_Toc523413763"/>
      <w:bookmarkStart w:id="2804" w:name="_Toc524079902"/>
      <w:bookmarkStart w:id="2805" w:name="_Toc524083205"/>
      <w:bookmarkStart w:id="2806" w:name="_Toc525914771"/>
      <w:r w:rsidRPr="00013D76">
        <w:rPr>
          <w:rFonts w:eastAsiaTheme="majorEastAsia" w:cstheme="majorBidi"/>
          <w:bCs w:val="0"/>
          <w:iCs w:val="0"/>
          <w:szCs w:val="26"/>
        </w:rPr>
        <w:t xml:space="preserve">Приложение </w:t>
      </w:r>
      <w:r w:rsidR="00D51D39">
        <w:rPr>
          <w:rFonts w:eastAsiaTheme="majorEastAsia" w:cstheme="majorBidi"/>
          <w:bCs w:val="0"/>
          <w:iCs w:val="0"/>
          <w:szCs w:val="26"/>
        </w:rPr>
        <w:t xml:space="preserve">№ </w:t>
      </w:r>
      <w:r w:rsidR="00611D04" w:rsidRPr="00013D76">
        <w:rPr>
          <w:rFonts w:eastAsiaTheme="majorEastAsia" w:cstheme="majorBidi"/>
          <w:bCs w:val="0"/>
          <w:iCs w:val="0"/>
          <w:szCs w:val="26"/>
        </w:rPr>
        <w:t>РП1-6</w:t>
      </w:r>
      <w:r w:rsidRPr="00013D76">
        <w:rPr>
          <w:rFonts w:eastAsiaTheme="majorEastAsia" w:cstheme="majorBidi"/>
          <w:bCs w:val="0"/>
          <w:iCs w:val="0"/>
          <w:szCs w:val="26"/>
        </w:rPr>
        <w:t>: Роли и полномочия</w:t>
      </w:r>
      <w:bookmarkEnd w:id="2801"/>
      <w:bookmarkEnd w:id="2802"/>
      <w:bookmarkEnd w:id="2803"/>
      <w:bookmarkEnd w:id="2804"/>
      <w:bookmarkEnd w:id="2805"/>
      <w:bookmarkEnd w:id="2806"/>
      <w:ins w:id="2807" w:author="Танасийчук Виктория Сергеевна (Подрядчик. ООО БерингПойнт)" w:date="2020-04-23T12:56:00Z">
        <w:del w:id="2808" w:author="Безац Софья Олеговна (Подрядчик. ООО  БерингПойнт)" w:date="2020-04-28T23:31:00Z">
          <w:r w:rsidR="00453E20" w:rsidRPr="00453E20" w:rsidDel="00816F64">
            <w:rPr>
              <w:rFonts w:eastAsiaTheme="majorEastAsia" w:cstheme="majorBidi"/>
              <w:bCs w:val="0"/>
              <w:iCs w:val="0"/>
              <w:color w:val="FFFFFF" w:themeColor="background1"/>
              <w:szCs w:val="26"/>
              <w:rPrChange w:id="2809" w:author="Танасийчук Виктория Сергеевна (Подрядчик. ООО БерингПойнт)" w:date="2020-04-23T12:56:00Z">
                <w:rPr>
                  <w:rFonts w:eastAsiaTheme="majorEastAsia" w:cstheme="majorBidi"/>
                  <w:bCs w:val="0"/>
                  <w:iCs w:val="0"/>
                  <w:szCs w:val="26"/>
                  <w:lang w:val="en-US"/>
                </w:rPr>
              </w:rPrChange>
            </w:rPr>
            <w:delText>*</w:delText>
          </w:r>
        </w:del>
      </w:ins>
    </w:p>
    <w:bookmarkStart w:id="2810" w:name="_MON_1596894433"/>
    <w:bookmarkEnd w:id="2810"/>
    <w:p w14:paraId="743A43DA" w14:textId="5756019C" w:rsidR="00171B1F" w:rsidDel="00E17899" w:rsidRDefault="00A21140" w:rsidP="00F662E9">
      <w:pPr>
        <w:rPr>
          <w:del w:id="2811" w:author="Танасийчук Виктория Сергеевна (Подрядчик. ООО БерингПойнт)" w:date="2020-04-23T02:42:00Z"/>
          <w:rFonts w:eastAsia="Calibri" w:cs="Arial"/>
          <w:noProof/>
        </w:rPr>
      </w:pPr>
      <w:del w:id="2812" w:author="Танасийчук Виктория Сергеевна (Подрядчик. ООО БерингПойнт)" w:date="2020-04-23T02:42:00Z">
        <w:r w:rsidDel="00E17899">
          <w:rPr>
            <w:rFonts w:eastAsia="Calibri" w:cs="Arial"/>
            <w:noProof/>
          </w:rPr>
          <w:object w:dxaOrig="1121" w:dyaOrig="726" w14:anchorId="1E1C4784">
            <v:shape id="_x0000_i1066" type="#_x0000_t75" style="width:1in;height:44.25pt" o:ole="">
              <v:imagedata r:id="rId140" o:title=""/>
            </v:shape>
            <o:OLEObject Type="Embed" ProgID="Excel.Sheet.12" ShapeID="_x0000_i1066" DrawAspect="Icon" ObjectID="_1680341149" r:id="rId141"/>
          </w:object>
        </w:r>
      </w:del>
      <w:ins w:id="2813" w:author="Tukhbatov Ruslan" w:date="2020-04-22T16:11:00Z">
        <w:del w:id="2814" w:author="Танасийчук Виктория Сергеевна (Подрядчик. ООО БерингПойнт)" w:date="2020-04-23T02:42:00Z">
          <w:r w:rsidR="00545914" w:rsidDel="00E17899">
            <w:rPr>
              <w:rFonts w:eastAsia="Calibri" w:cs="Arial"/>
              <w:noProof/>
            </w:rPr>
            <w:object w:dxaOrig="1520" w:dyaOrig="988" w14:anchorId="7E69F538">
              <v:shape id="_x0000_i1067" type="#_x0000_t75" style="width:76.5pt;height:49.5pt" o:ole="">
                <v:imagedata r:id="rId142" o:title=""/>
              </v:shape>
              <o:OLEObject Type="Embed" ProgID="Excel.Sheet.12" ShapeID="_x0000_i1067" DrawAspect="Icon" ObjectID="_1680341150" r:id="rId143"/>
            </w:object>
          </w:r>
        </w:del>
      </w:ins>
    </w:p>
    <w:bookmarkStart w:id="2815" w:name="_MON_1678881359"/>
    <w:bookmarkEnd w:id="2815"/>
    <w:p w14:paraId="25701157" w14:textId="70438F74" w:rsidR="00E17899" w:rsidRDefault="005743C9" w:rsidP="00F662E9">
      <w:pPr>
        <w:rPr>
          <w:ins w:id="2816" w:author="Танасийчук Виктория Сергеевна (Подрядчик. ООО БерингПойнт)" w:date="2020-04-23T02:42:00Z"/>
          <w:rFonts w:eastAsia="Calibri" w:cs="Arial"/>
          <w:noProof/>
        </w:rPr>
      </w:pPr>
      <w:ins w:id="2817" w:author="Танасийчук Виктория Сергеевна (Подрядчик. ООО БерингПойнт)" w:date="2020-04-23T02:42:00Z">
        <w:del w:id="2818" w:author="TukhbatovRN" w:date="2021-04-06T19:04:00Z">
          <w:r w:rsidDel="00D34D8C">
            <w:rPr>
              <w:rFonts w:eastAsia="Calibri" w:cs="Arial"/>
              <w:noProof/>
            </w:rPr>
            <w:object w:dxaOrig="1534" w:dyaOrig="993" w14:anchorId="7FF2F5FB">
              <v:shape id="_x0000_i1068" type="#_x0000_t75" style="width:76.5pt;height:49.5pt" o:ole="">
                <v:imagedata r:id="rId144" o:title=""/>
              </v:shape>
              <o:OLEObject Type="Embed" ProgID="Excel.Sheet.12" ShapeID="_x0000_i1068" DrawAspect="Icon" ObjectID="_1680341151" r:id="rId145"/>
            </w:object>
          </w:r>
        </w:del>
      </w:ins>
      <w:bookmarkStart w:id="2819" w:name="_MON_1679241417"/>
      <w:bookmarkEnd w:id="2819"/>
      <w:ins w:id="2820" w:author="TukhbatovRN" w:date="2021-04-06T19:07:00Z">
        <w:r w:rsidR="00CF4934">
          <w:rPr>
            <w:rFonts w:eastAsia="Calibri" w:cs="Arial"/>
            <w:noProof/>
          </w:rPr>
          <w:object w:dxaOrig="1534" w:dyaOrig="993" w14:anchorId="1D6B637D">
            <v:shape id="_x0000_i1069" type="#_x0000_t75" style="width:76.5pt;height:49.5pt" o:ole="">
              <v:imagedata r:id="rId146" o:title=""/>
            </v:shape>
            <o:OLEObject Type="Embed" ProgID="Excel.Sheet.12" ShapeID="_x0000_i1069" DrawAspect="Icon" ObjectID="_1680341152" r:id="rId147"/>
          </w:object>
        </w:r>
      </w:ins>
    </w:p>
    <w:p w14:paraId="029E8826" w14:textId="77777777" w:rsidR="00171B1F" w:rsidRPr="00F94454" w:rsidRDefault="00171B1F" w:rsidP="00F662E9">
      <w:pPr>
        <w:rPr>
          <w:rFonts w:eastAsia="Calibri" w:cs="Arial"/>
        </w:rPr>
      </w:pPr>
    </w:p>
    <w:p w14:paraId="156FC7AC" w14:textId="63077AD6" w:rsidR="00E923F1" w:rsidRPr="00013D76" w:rsidRDefault="00D51D39" w:rsidP="00013D76">
      <w:pPr>
        <w:pStyle w:val="22"/>
        <w:keepNext/>
        <w:keepLines/>
        <w:numPr>
          <w:ilvl w:val="1"/>
          <w:numId w:val="8"/>
        </w:numPr>
        <w:spacing w:before="160" w:after="120" w:line="276" w:lineRule="auto"/>
        <w:rPr>
          <w:rFonts w:eastAsiaTheme="majorEastAsia" w:cstheme="majorBidi"/>
          <w:bCs w:val="0"/>
          <w:iCs w:val="0"/>
          <w:szCs w:val="26"/>
        </w:rPr>
      </w:pPr>
      <w:bookmarkStart w:id="2821" w:name="_Toc523232581"/>
      <w:bookmarkStart w:id="2822" w:name="_Toc523401945"/>
      <w:bookmarkStart w:id="2823" w:name="_Toc523413764"/>
      <w:bookmarkStart w:id="2824" w:name="_Toc524079903"/>
      <w:bookmarkStart w:id="2825" w:name="_Toc524083206"/>
      <w:bookmarkStart w:id="2826" w:name="_Toc525914772"/>
      <w:r>
        <w:rPr>
          <w:rFonts w:eastAsiaTheme="majorEastAsia" w:cstheme="majorBidi"/>
          <w:bCs w:val="0"/>
          <w:iCs w:val="0"/>
          <w:szCs w:val="26"/>
        </w:rPr>
        <w:t xml:space="preserve">Приложение № </w:t>
      </w:r>
      <w:r w:rsidR="00E923F1" w:rsidRPr="00013D76">
        <w:rPr>
          <w:rFonts w:eastAsiaTheme="majorEastAsia" w:cstheme="majorBidi"/>
          <w:bCs w:val="0"/>
          <w:iCs w:val="0"/>
          <w:szCs w:val="26"/>
        </w:rPr>
        <w:t>РиК1. Матрица рисков и контрольных процедур</w:t>
      </w:r>
      <w:bookmarkEnd w:id="2821"/>
      <w:bookmarkEnd w:id="2822"/>
      <w:bookmarkEnd w:id="2823"/>
      <w:bookmarkEnd w:id="2824"/>
      <w:bookmarkEnd w:id="2825"/>
      <w:bookmarkEnd w:id="2826"/>
    </w:p>
    <w:p w14:paraId="7C4BBFB6" w14:textId="7AD48DDE" w:rsidR="00F02AB2" w:rsidRPr="0053432A" w:rsidDel="00F71E22" w:rsidRDefault="00BD6E6C" w:rsidP="00F02AB2">
      <w:pPr>
        <w:rPr>
          <w:del w:id="2827" w:author="KarabanovaME" w:date="2021-03-26T14:41:00Z"/>
          <w:rFonts w:eastAsia="Calibri" w:cs="Arial"/>
          <w:noProof/>
        </w:rPr>
      </w:pPr>
      <w:del w:id="2828" w:author="KarabanovaME" w:date="2021-03-26T14:41:00Z">
        <w:r w:rsidDel="00F71E22">
          <w:rPr>
            <w:rFonts w:eastAsia="Calibri" w:cs="Arial"/>
            <w:noProof/>
          </w:rPr>
          <w:fldChar w:fldCharType="begin"/>
        </w:r>
        <w:r w:rsidDel="00F71E22">
          <w:rPr>
            <w:rFonts w:eastAsia="Calibri" w:cs="Arial"/>
            <w:noProof/>
          </w:rPr>
          <w:fldChar w:fldCharType="end"/>
        </w:r>
        <w:bookmarkStart w:id="2829" w:name="_MON_1648953156"/>
        <w:bookmarkEnd w:id="2829"/>
        <w:r w:rsidR="003421DE" w:rsidDel="00F71E22">
          <w:rPr>
            <w:rFonts w:eastAsia="Calibri" w:cs="Arial"/>
            <w:noProof/>
          </w:rPr>
          <w:object w:dxaOrig="1933" w:dyaOrig="1251" w14:anchorId="3F55C3E4">
            <v:shape id="_x0000_i1070" type="#_x0000_t75" style="width:97.5pt;height:63pt" o:ole="">
              <v:imagedata r:id="rId148" o:title=""/>
            </v:shape>
            <o:OLEObject Type="Embed" ProgID="Excel.Sheet.12" ShapeID="_x0000_i1070" DrawAspect="Icon" ObjectID="_1680341153" r:id="rId149"/>
          </w:object>
        </w:r>
      </w:del>
      <w:bookmarkStart w:id="2830" w:name="_MON_1649145040"/>
      <w:bookmarkEnd w:id="2830"/>
      <w:ins w:id="2831" w:author="Tukhbatov Ruslan" w:date="2020-04-22T18:12:00Z">
        <w:del w:id="2832" w:author="KarabanovaME" w:date="2021-03-18T10:44:00Z">
          <w:r w:rsidR="00165884" w:rsidDel="00BD6E6C">
            <w:rPr>
              <w:rFonts w:eastAsia="Calibri" w:cs="Arial"/>
              <w:noProof/>
            </w:rPr>
            <w:object w:dxaOrig="1155" w:dyaOrig="752" w14:anchorId="05993A43">
              <v:shape id="_x0000_i1071" type="#_x0000_t75" style="width:57.75pt;height:37.5pt" o:ole="">
                <v:imagedata r:id="rId150" o:title=""/>
              </v:shape>
              <o:OLEObject Type="Embed" ProgID="Excel.Sheet.12" ShapeID="_x0000_i1071" DrawAspect="Icon" ObjectID="_1680341154" r:id="rId151"/>
            </w:object>
          </w:r>
        </w:del>
      </w:ins>
      <w:ins w:id="2833" w:author="KarabanovaME" w:date="2021-03-26T14:42:00Z">
        <w:r w:rsidR="00F71E22">
          <w:rPr>
            <w:rFonts w:eastAsia="Calibri" w:cs="Arial"/>
            <w:noProof/>
          </w:rPr>
          <w:object w:dxaOrig="1535" w:dyaOrig="993" w14:anchorId="47537C5A">
            <v:shape id="_x0000_i1072" type="#_x0000_t75" style="width:76.5pt;height:49.5pt" o:ole="">
              <v:imagedata r:id="rId152" o:title=""/>
            </v:shape>
            <o:OLEObject Type="Embed" ProgID="Excel.Sheet.12" ShapeID="_x0000_i1072" DrawAspect="Icon" ObjectID="_1680341155" r:id="rId153"/>
          </w:object>
        </w:r>
      </w:ins>
    </w:p>
    <w:p w14:paraId="4148AB4D" w14:textId="351226B2" w:rsidR="006906D0" w:rsidRPr="00F94454" w:rsidRDefault="006906D0" w:rsidP="00F02AB2">
      <w:pPr>
        <w:rPr>
          <w:rFonts w:eastAsia="Calibri" w:cs="Arial"/>
        </w:rPr>
      </w:pPr>
    </w:p>
    <w:p w14:paraId="0106AC19" w14:textId="48C465B4" w:rsidR="00E923F1" w:rsidRPr="00013D76" w:rsidRDefault="00E923F1" w:rsidP="00013D76">
      <w:pPr>
        <w:pStyle w:val="22"/>
        <w:keepNext/>
        <w:keepLines/>
        <w:numPr>
          <w:ilvl w:val="1"/>
          <w:numId w:val="8"/>
        </w:numPr>
        <w:spacing w:before="160" w:after="120" w:line="276" w:lineRule="auto"/>
        <w:rPr>
          <w:rFonts w:eastAsiaTheme="majorEastAsia" w:cstheme="majorBidi"/>
          <w:bCs w:val="0"/>
          <w:iCs w:val="0"/>
          <w:szCs w:val="26"/>
        </w:rPr>
      </w:pPr>
      <w:bookmarkStart w:id="2834" w:name="_Toc523232582"/>
      <w:bookmarkStart w:id="2835" w:name="_Toc523401946"/>
      <w:bookmarkStart w:id="2836" w:name="_Toc523413765"/>
      <w:bookmarkStart w:id="2837" w:name="_Toc524079904"/>
      <w:bookmarkStart w:id="2838" w:name="_Toc524083207"/>
      <w:bookmarkStart w:id="2839" w:name="_Toc525914773"/>
      <w:r w:rsidRPr="00013D76">
        <w:rPr>
          <w:rFonts w:eastAsiaTheme="majorEastAsia" w:cstheme="majorBidi"/>
          <w:bCs w:val="0"/>
          <w:iCs w:val="0"/>
          <w:szCs w:val="26"/>
        </w:rPr>
        <w:t>Приложение №</w:t>
      </w:r>
      <w:r w:rsidR="00D51D39">
        <w:rPr>
          <w:rFonts w:eastAsiaTheme="majorEastAsia" w:cstheme="majorBidi"/>
          <w:bCs w:val="0"/>
          <w:iCs w:val="0"/>
          <w:szCs w:val="26"/>
        </w:rPr>
        <w:t xml:space="preserve"> </w:t>
      </w:r>
      <w:r w:rsidRPr="00013D76">
        <w:rPr>
          <w:rFonts w:eastAsiaTheme="majorEastAsia" w:cstheme="majorBidi"/>
          <w:bCs w:val="0"/>
          <w:iCs w:val="0"/>
          <w:szCs w:val="26"/>
        </w:rPr>
        <w:t>КП1. Матрица конфликтов полномочий</w:t>
      </w:r>
      <w:bookmarkEnd w:id="2834"/>
      <w:bookmarkEnd w:id="2835"/>
      <w:bookmarkEnd w:id="2836"/>
      <w:bookmarkEnd w:id="2837"/>
      <w:bookmarkEnd w:id="2838"/>
      <w:bookmarkEnd w:id="2839"/>
    </w:p>
    <w:bookmarkStart w:id="2840" w:name="_MON_1598095228"/>
    <w:bookmarkEnd w:id="2840"/>
    <w:p w14:paraId="79E0406F" w14:textId="420A6FEE" w:rsidR="006F4129" w:rsidRPr="00F94454" w:rsidRDefault="00CF4045" w:rsidP="00F662E9">
      <w:pPr>
        <w:rPr>
          <w:rFonts w:eastAsia="Calibri" w:cs="Arial"/>
          <w:noProof/>
        </w:rPr>
      </w:pPr>
      <w:del w:id="2841" w:author="Лазарев Артем Андреевич (Подрядчик. ООО БерингПойнт) [2]" w:date="2020-04-30T16:40:00Z">
        <w:r w:rsidDel="00555173">
          <w:rPr>
            <w:rFonts w:eastAsia="Calibri" w:cs="Arial"/>
            <w:noProof/>
          </w:rPr>
          <w:object w:dxaOrig="1376" w:dyaOrig="899" w14:anchorId="54B1E689">
            <v:shape id="_x0000_i1073" type="#_x0000_t75" style="width:69pt;height:45pt" o:ole="">
              <v:imagedata r:id="rId154" o:title=""/>
            </v:shape>
            <o:OLEObject Type="Embed" ProgID="Excel.Sheet.12" ShapeID="_x0000_i1073" DrawAspect="Icon" ObjectID="_1680341156" r:id="rId155"/>
          </w:object>
        </w:r>
      </w:del>
      <w:bookmarkStart w:id="2842" w:name="_MON_1677912074"/>
      <w:bookmarkEnd w:id="2842"/>
      <w:ins w:id="2843" w:author="Лазарев Артем Андреевич (Подрядчик. ООО БерингПойнт) [2]" w:date="2020-04-30T16:40:00Z">
        <w:r w:rsidR="00D576BD">
          <w:rPr>
            <w:rFonts w:eastAsia="Calibri" w:cs="Arial"/>
            <w:noProof/>
          </w:rPr>
          <w:object w:dxaOrig="1534" w:dyaOrig="993" w14:anchorId="7005A75A">
            <v:shape id="_x0000_i1074" type="#_x0000_t75" style="width:76.5pt;height:49.5pt" o:ole="">
              <v:imagedata r:id="rId156" o:title=""/>
            </v:shape>
            <o:OLEObject Type="Embed" ProgID="Excel.Sheet.12" ShapeID="_x0000_i1074" DrawAspect="Icon" ObjectID="_1680341157" r:id="rId157"/>
          </w:object>
        </w:r>
      </w:ins>
    </w:p>
    <w:sectPr w:rsidR="006F4129" w:rsidRPr="00F94454" w:rsidSect="000F4678">
      <w:headerReference w:type="default" r:id="rId158"/>
      <w:headerReference w:type="first" r:id="rId159"/>
      <w:pgSz w:w="11907" w:h="16840" w:code="9"/>
      <w:pgMar w:top="1134" w:right="567" w:bottom="1134" w:left="1134" w:header="737" w:footer="68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93" w:author="Герич Алексей Анатольевич" w:date="2020-04-22T10:07:00Z" w:initials="ГАА">
    <w:p w14:paraId="04FB7BBE" w14:textId="7E086567" w:rsidR="004B0AE0" w:rsidRDefault="004B0AE0">
      <w:pPr>
        <w:pStyle w:val="ac"/>
      </w:pPr>
      <w:r>
        <w:rPr>
          <w:rStyle w:val="aff7"/>
        </w:rPr>
        <w:annotationRef/>
      </w:r>
      <w:r>
        <w:t>На данном горизонте разве Заказы на перемещение не формируются Планировщиком Логистики? Добавить. …</w:t>
      </w:r>
    </w:p>
  </w:comment>
  <w:comment w:id="294" w:author="Tukhbatov Ruslan" w:date="2020-04-22T09:12:00Z" w:initials="TR">
    <w:p w14:paraId="33ECFAF6" w14:textId="7380F21E" w:rsidR="004B0AE0" w:rsidRDefault="004B0AE0">
      <w:pPr>
        <w:pStyle w:val="ac"/>
      </w:pPr>
      <w:r>
        <w:rPr>
          <w:rStyle w:val="aff7"/>
        </w:rPr>
        <w:annotationRef/>
      </w:r>
      <w:r>
        <w:t>Формально создание заказов на перемещение - это среднесрочное планирование. Это описано в следующем пункте</w:t>
      </w:r>
    </w:p>
  </w:comment>
  <w:comment w:id="295" w:author="Чернова Анастасия Викторовна" w:date="2021-03-04T13:26:00Z" w:initials="ЧАВ">
    <w:p w14:paraId="2A98AAB3" w14:textId="6FE4FB71" w:rsidR="004B0AE0" w:rsidRDefault="004B0AE0">
      <w:pPr>
        <w:pStyle w:val="ac"/>
      </w:pPr>
      <w:r>
        <w:rPr>
          <w:rStyle w:val="aff7"/>
        </w:rPr>
        <w:annotationRef/>
      </w:r>
      <w:r>
        <w:rPr>
          <w:noProof/>
        </w:rPr>
        <w:t>Дискретоность каждый день</w:t>
      </w:r>
    </w:p>
  </w:comment>
  <w:comment w:id="296" w:author="kraschenkoov" w:date="2021-03-09T07:11:00Z" w:initials="k">
    <w:p w14:paraId="202F0933" w14:textId="78D65EBD" w:rsidR="004B0AE0" w:rsidRDefault="004B0AE0">
      <w:pPr>
        <w:pStyle w:val="ac"/>
      </w:pPr>
      <w:r>
        <w:rPr>
          <w:rStyle w:val="aff7"/>
        </w:rPr>
        <w:annotationRef/>
      </w:r>
      <w:r>
        <w:t xml:space="preserve">Заявки в продуктиве действительно формируются агрегировано на месяц, а не по дням, см. например </w:t>
      </w:r>
      <w:r w:rsidRPr="005754F3">
        <w:t>901920</w:t>
      </w:r>
      <w:r>
        <w:t xml:space="preserve"> на заводе 1100</w:t>
      </w:r>
    </w:p>
    <w:p w14:paraId="65F4C1E9" w14:textId="77777777" w:rsidR="004B0AE0" w:rsidRDefault="004B0AE0">
      <w:pPr>
        <w:pStyle w:val="ac"/>
      </w:pPr>
    </w:p>
    <w:p w14:paraId="79BFF87C" w14:textId="77777777" w:rsidR="004B0AE0" w:rsidRDefault="004B0AE0">
      <w:pPr>
        <w:pStyle w:val="ac"/>
      </w:pPr>
    </w:p>
    <w:p w14:paraId="49659654" w14:textId="5944EFB4" w:rsidR="004B0AE0" w:rsidRPr="00CE57C4" w:rsidRDefault="004B0AE0">
      <w:pPr>
        <w:pStyle w:val="ac"/>
      </w:pPr>
      <w:r w:rsidRPr="00CE57C4">
        <w:rPr>
          <w:color w:val="7030A0"/>
        </w:rPr>
        <w:t>По данному материалу все заявки на закупку созданы вручную, а не системой ППМ.</w:t>
      </w:r>
    </w:p>
  </w:comment>
  <w:comment w:id="297" w:author="Олег Владимирович" w:date="2021-03-12T10:09:00Z" w:initials="ОВ">
    <w:p w14:paraId="141CC1C4" w14:textId="22D72B24" w:rsidR="004B0AE0" w:rsidRDefault="004B0AE0">
      <w:pPr>
        <w:pStyle w:val="ac"/>
      </w:pPr>
      <w:r>
        <w:rPr>
          <w:rStyle w:val="aff7"/>
        </w:rPr>
        <w:annotationRef/>
      </w:r>
      <w:r>
        <w:t xml:space="preserve">Давай по вернинскому возьмем </w:t>
      </w:r>
      <w:r w:rsidRPr="00126BE4">
        <w:t>899161</w:t>
      </w:r>
      <w:r>
        <w:t xml:space="preserve">, для примера период сентябрь. Там две потребности 420 и 10, заявка одна на 430 </w:t>
      </w:r>
      <w:r w:rsidRPr="00126BE4">
        <w:t>0010604531</w:t>
      </w:r>
      <w:r>
        <w:t>. Создана ППМ</w:t>
      </w:r>
    </w:p>
  </w:comment>
  <w:comment w:id="299" w:author="Чернова Анастасия Викторовна" w:date="2021-03-04T13:40:00Z" w:initials="ЧАВ">
    <w:p w14:paraId="62C83116" w14:textId="35100317" w:rsidR="004B0AE0" w:rsidRDefault="004B0AE0">
      <w:pPr>
        <w:pStyle w:val="ac"/>
      </w:pPr>
      <w:r>
        <w:rPr>
          <w:rStyle w:val="aff7"/>
        </w:rPr>
        <w:annotationRef/>
      </w:r>
      <w:r>
        <w:rPr>
          <w:noProof/>
        </w:rPr>
        <w:t xml:space="preserve">Данные на сегодня не ведуться. Есть только завод получель и завод отпускающий. Расстояние зависит от маршрута, маршрута нет в заявках на пермещение, нет в исходящих поставках. </w:t>
      </w:r>
    </w:p>
  </w:comment>
  <w:comment w:id="300" w:author="kraschenkoov" w:date="2021-03-09T07:31:00Z" w:initials="k">
    <w:p w14:paraId="03B915B4" w14:textId="1E58B6CC" w:rsidR="004B0AE0" w:rsidRDefault="004B0AE0">
      <w:pPr>
        <w:pStyle w:val="ac"/>
      </w:pPr>
      <w:r>
        <w:rPr>
          <w:rStyle w:val="aff7"/>
        </w:rPr>
        <w:annotationRef/>
      </w:r>
      <w:r>
        <w:t>Удалено</w:t>
      </w:r>
    </w:p>
  </w:comment>
  <w:comment w:id="305" w:author="Чернова Анастасия Викторовна" w:date="2021-03-04T13:56:00Z" w:initials="ЧАВ">
    <w:p w14:paraId="7353A9AD" w14:textId="6BA13F64" w:rsidR="004B0AE0" w:rsidRPr="00D563F1" w:rsidRDefault="004B0AE0">
      <w:pPr>
        <w:pStyle w:val="ac"/>
      </w:pPr>
      <w:r>
        <w:rPr>
          <w:rStyle w:val="aff7"/>
        </w:rPr>
        <w:annotationRef/>
      </w:r>
      <w:r>
        <w:rPr>
          <w:noProof/>
        </w:rPr>
        <w:t xml:space="preserve">В </w:t>
      </w:r>
      <w:r>
        <w:rPr>
          <w:noProof/>
          <w:lang w:val="en-US"/>
        </w:rPr>
        <w:t>SAP</w:t>
      </w:r>
      <w:r>
        <w:rPr>
          <w:noProof/>
        </w:rPr>
        <w:t xml:space="preserve"> нет данной информации. Либо планурется брать из </w:t>
      </w:r>
      <w:r>
        <w:rPr>
          <w:noProof/>
          <w:lang w:val="en-US"/>
        </w:rPr>
        <w:t>TM</w:t>
      </w:r>
      <w:r>
        <w:rPr>
          <w:noProof/>
        </w:rPr>
        <w:t>, то ссылка на шаг КД.</w:t>
      </w:r>
    </w:p>
  </w:comment>
  <w:comment w:id="306" w:author="kraschenkoov" w:date="2021-03-09T07:31:00Z" w:initials="k">
    <w:p w14:paraId="0E7B4991" w14:textId="2D197473" w:rsidR="004B0AE0" w:rsidRDefault="004B0AE0">
      <w:pPr>
        <w:pStyle w:val="ac"/>
      </w:pPr>
      <w:r>
        <w:rPr>
          <w:rStyle w:val="aff7"/>
        </w:rPr>
        <w:annotationRef/>
      </w:r>
      <w:r>
        <w:rPr>
          <w:rStyle w:val="aff7"/>
        </w:rPr>
        <w:t>Удалено</w:t>
      </w:r>
    </w:p>
  </w:comment>
  <w:comment w:id="309" w:author="Герич Алексей Анатольевич" w:date="2020-04-22T10:03:00Z" w:initials="ГАА">
    <w:p w14:paraId="79DFAB20" w14:textId="0BC4F0B0" w:rsidR="004B0AE0" w:rsidRDefault="004B0AE0">
      <w:pPr>
        <w:pStyle w:val="ac"/>
      </w:pPr>
      <w:r>
        <w:rPr>
          <w:rStyle w:val="aff7"/>
        </w:rPr>
        <w:annotationRef/>
      </w:r>
      <w:r>
        <w:t>Добавить в раздел уточнение о возможности (при необходимости) формирования  ИП непосредственно на складе, складскими работниками</w:t>
      </w:r>
    </w:p>
  </w:comment>
  <w:comment w:id="310" w:author="Tukhbatov Ruslan" w:date="2020-04-22T17:03:00Z" w:initials="TR">
    <w:p w14:paraId="2ADE65BE" w14:textId="53B97643" w:rsidR="004B0AE0" w:rsidRDefault="004B0AE0">
      <w:pPr>
        <w:pStyle w:val="ac"/>
      </w:pPr>
      <w:r>
        <w:rPr>
          <w:rStyle w:val="aff7"/>
        </w:rPr>
        <w:annotationRef/>
      </w:r>
      <w:r>
        <w:t>Добавил</w:t>
      </w:r>
    </w:p>
  </w:comment>
  <w:comment w:id="404" w:author="Чернова Анастасия Викторовна" w:date="2021-03-04T15:02:00Z" w:initials="ЧАВ">
    <w:p w14:paraId="2E741033" w14:textId="359E4A2C" w:rsidR="004B0AE0" w:rsidRDefault="004B0AE0">
      <w:pPr>
        <w:pStyle w:val="ac"/>
      </w:pPr>
      <w:r>
        <w:rPr>
          <w:rStyle w:val="aff7"/>
        </w:rPr>
        <w:annotationRef/>
      </w:r>
      <w:r>
        <w:rPr>
          <w:noProof/>
        </w:rPr>
        <w:t>Возможно стоит уточнить, что на сегдня это Полюс Строй и инициация идет из АСБНУ ПС. По остальным интеграции с АСБНУ по приемку на ОХ нет.</w:t>
      </w:r>
    </w:p>
  </w:comment>
  <w:comment w:id="405" w:author="Олег Владимирович" w:date="2021-03-09T08:09:00Z" w:initials="ОВ">
    <w:p w14:paraId="795D2EBF" w14:textId="16E555C0" w:rsidR="004B0AE0" w:rsidRDefault="004B0AE0">
      <w:pPr>
        <w:pStyle w:val="ac"/>
      </w:pPr>
      <w:r>
        <w:rPr>
          <w:rStyle w:val="aff7"/>
        </w:rPr>
        <w:annotationRef/>
      </w:r>
      <w:r>
        <w:t>Добавил уточнение.</w:t>
      </w:r>
    </w:p>
  </w:comment>
  <w:comment w:id="424" w:author="Чернова Анастасия Викторовна" w:date="2021-03-04T15:05:00Z" w:initials="ЧАВ">
    <w:p w14:paraId="0CD2DFF6" w14:textId="10E69665" w:rsidR="004B0AE0" w:rsidRDefault="004B0AE0">
      <w:pPr>
        <w:pStyle w:val="ac"/>
      </w:pPr>
      <w:r>
        <w:rPr>
          <w:rStyle w:val="aff7"/>
        </w:rPr>
        <w:annotationRef/>
      </w:r>
      <w:r>
        <w:rPr>
          <w:noProof/>
        </w:rPr>
        <w:t>Не отражен текущий подход по формированию поступления на баланс доли позиции спецификации на закупку.</w:t>
      </w:r>
    </w:p>
  </w:comment>
  <w:comment w:id="425" w:author="kraschenkoov" w:date="2021-03-09T07:50:00Z" w:initials="k">
    <w:p w14:paraId="6C415C43" w14:textId="173F63EC" w:rsidR="004B0AE0" w:rsidRDefault="004B0AE0">
      <w:pPr>
        <w:pStyle w:val="ac"/>
      </w:pPr>
      <w:r>
        <w:rPr>
          <w:rStyle w:val="aff7"/>
        </w:rPr>
        <w:annotationRef/>
      </w:r>
      <w:r>
        <w:t>Указал поступление на баланс как основной сценарий, вариант с поступлением частей на ОХ оставил.</w:t>
      </w:r>
    </w:p>
  </w:comment>
  <w:comment w:id="444" w:author="Герич Алексей Анатольевич" w:date="2020-04-22T10:18:00Z" w:initials="ГАА">
    <w:p w14:paraId="4BCAA7F9" w14:textId="74B8B4EC" w:rsidR="004B0AE0" w:rsidRDefault="004B0AE0">
      <w:pPr>
        <w:pStyle w:val="ac"/>
      </w:pPr>
      <w:r>
        <w:rPr>
          <w:rStyle w:val="aff7"/>
        </w:rPr>
        <w:annotationRef/>
      </w:r>
      <w:r>
        <w:t xml:space="preserve">В части Контур ГСМ указать, что данные используются проверочно, фактическая проверка и оприходование поступившего объёма ГСМ выполняется согласно государственных нормативных документов </w:t>
      </w:r>
    </w:p>
  </w:comment>
  <w:comment w:id="445" w:author="Tukhbatov Ruslan" w:date="2020-04-22T09:14:00Z" w:initials="TR">
    <w:p w14:paraId="5C2831F1" w14:textId="45BBF1A2" w:rsidR="004B0AE0" w:rsidRDefault="004B0AE0">
      <w:pPr>
        <w:pStyle w:val="ac"/>
      </w:pPr>
      <w:r>
        <w:rPr>
          <w:rStyle w:val="aff7"/>
        </w:rPr>
        <w:annotationRef/>
      </w:r>
      <w:r>
        <w:t>Добавил</w:t>
      </w:r>
    </w:p>
  </w:comment>
  <w:comment w:id="453" w:author="Чернова Анастасия Викторовна" w:date="2021-03-04T16:57:00Z" w:initials="ЧАВ">
    <w:p w14:paraId="17F9BFA9" w14:textId="699167E2" w:rsidR="004B0AE0" w:rsidRPr="00F1796D" w:rsidRDefault="004B0AE0">
      <w:pPr>
        <w:pStyle w:val="ac"/>
      </w:pPr>
      <w:r>
        <w:rPr>
          <w:rStyle w:val="aff7"/>
        </w:rPr>
        <w:annotationRef/>
      </w:r>
      <w:r>
        <w:rPr>
          <w:noProof/>
        </w:rPr>
        <w:t xml:space="preserve">Предлагаю уточнить необходимость штрихкода для АСУ ЭДО. В системе </w:t>
      </w:r>
      <w:r>
        <w:rPr>
          <w:noProof/>
          <w:lang w:val="en-US"/>
        </w:rPr>
        <w:t>SAP</w:t>
      </w:r>
      <w:r>
        <w:rPr>
          <w:noProof/>
        </w:rPr>
        <w:t xml:space="preserve"> не поиска документов по штрихкоду.</w:t>
      </w:r>
    </w:p>
  </w:comment>
  <w:comment w:id="454" w:author="Олег Владимирович" w:date="2021-03-09T08:00:00Z" w:initials="ОВ">
    <w:p w14:paraId="167FF7C2" w14:textId="1E249994" w:rsidR="004B0AE0" w:rsidRDefault="004B0AE0">
      <w:pPr>
        <w:pStyle w:val="ac"/>
      </w:pPr>
      <w:r>
        <w:rPr>
          <w:rStyle w:val="aff7"/>
        </w:rPr>
        <w:annotationRef/>
      </w:r>
      <w:r>
        <w:t xml:space="preserve">Тут скорее всего речь по номере документа, которые всегда есть на печатных формах в виде штрих-кода. А </w:t>
      </w:r>
      <w:r>
        <w:rPr>
          <w:lang w:val="en-US"/>
        </w:rPr>
        <w:t>QR</w:t>
      </w:r>
      <w:r>
        <w:t xml:space="preserve">-код для АСУ ЭДО выводится только для </w:t>
      </w:r>
      <w:r>
        <w:rPr>
          <w:lang w:val="en-US"/>
        </w:rPr>
        <w:t>ZAS</w:t>
      </w:r>
      <w:r w:rsidRPr="00A31112">
        <w:t>1.</w:t>
      </w:r>
    </w:p>
    <w:p w14:paraId="0BBCC2D0" w14:textId="77777777" w:rsidR="004B0AE0" w:rsidRDefault="004B0AE0">
      <w:pPr>
        <w:pStyle w:val="ac"/>
      </w:pPr>
    </w:p>
    <w:p w14:paraId="638A622D" w14:textId="28101081" w:rsidR="004B0AE0" w:rsidRPr="00E9761D" w:rsidRDefault="004B0AE0">
      <w:pPr>
        <w:pStyle w:val="ac"/>
        <w:rPr>
          <w:color w:val="7030A0"/>
        </w:rPr>
      </w:pPr>
      <w:r>
        <w:rPr>
          <w:color w:val="7030A0"/>
        </w:rPr>
        <w:t>Тогда нужно конкретизировать для поиска в АСУ ЭДО.</w:t>
      </w:r>
    </w:p>
  </w:comment>
  <w:comment w:id="493" w:author="Герич Алексей Анатольевич" w:date="2020-04-22T10:27:00Z" w:initials="ГАА">
    <w:p w14:paraId="3C529631" w14:textId="58896E08" w:rsidR="004B0AE0" w:rsidRDefault="004B0AE0">
      <w:pPr>
        <w:pStyle w:val="ac"/>
      </w:pPr>
      <w:r>
        <w:rPr>
          <w:rStyle w:val="aff7"/>
        </w:rPr>
        <w:annotationRef/>
      </w:r>
      <w:r>
        <w:t>Заменить слово диспетчер на оператор АЗС, оператор склада ГСМ. Указать, что в заправочной ведомости указывается плотность заливаемого в баки топлива, для последующего учёта в качестве коэффициента пересчёта</w:t>
      </w:r>
    </w:p>
  </w:comment>
  <w:comment w:id="494" w:author="Tukhbatov Ruslan" w:date="2020-04-22T09:15:00Z" w:initials="TR">
    <w:p w14:paraId="2F58644B" w14:textId="5C16E14E" w:rsidR="004B0AE0" w:rsidRDefault="004B0AE0">
      <w:pPr>
        <w:pStyle w:val="ac"/>
      </w:pPr>
      <w:r>
        <w:rPr>
          <w:rStyle w:val="aff7"/>
        </w:rPr>
        <w:annotationRef/>
      </w:r>
      <w:r>
        <w:t>Про оператора добавил, про плотность есть ниже в описании шагов</w:t>
      </w:r>
    </w:p>
  </w:comment>
  <w:comment w:id="550" w:author="Чернова Анастасия Викторовна" w:date="2021-03-05T13:25:00Z" w:initials="ЧАВ">
    <w:p w14:paraId="3DA2AA98" w14:textId="2477695B" w:rsidR="004B0AE0" w:rsidRDefault="004B0AE0">
      <w:pPr>
        <w:pStyle w:val="ac"/>
      </w:pPr>
      <w:r>
        <w:rPr>
          <w:rStyle w:val="aff7"/>
        </w:rPr>
        <w:annotationRef/>
      </w:r>
      <w:r>
        <w:rPr>
          <w:noProof/>
        </w:rPr>
        <w:t>Необходимо проверить протокол настроек и уточнить наличие настройки в системе.</w:t>
      </w:r>
    </w:p>
  </w:comment>
  <w:comment w:id="551" w:author="Олег Владимирович" w:date="2021-03-09T12:33:00Z" w:initials="ОВ">
    <w:p w14:paraId="45FB5F11" w14:textId="0B6B8163" w:rsidR="004B0AE0" w:rsidRDefault="004B0AE0">
      <w:pPr>
        <w:pStyle w:val="ac"/>
      </w:pPr>
      <w:r>
        <w:rPr>
          <w:rStyle w:val="aff7"/>
        </w:rPr>
        <w:annotationRef/>
      </w:r>
      <w:r>
        <w:t>Про ФК удалил, так как он на Владивостоке без ППМ</w:t>
      </w:r>
    </w:p>
  </w:comment>
  <w:comment w:id="555" w:author="Чернова Анастасия Викторовна" w:date="2021-03-05T13:28:00Z" w:initials="ЧАВ">
    <w:p w14:paraId="05793EC1" w14:textId="17692059" w:rsidR="004B0AE0" w:rsidRDefault="004B0AE0">
      <w:pPr>
        <w:pStyle w:val="ac"/>
      </w:pPr>
      <w:r>
        <w:rPr>
          <w:rStyle w:val="aff7"/>
        </w:rPr>
        <w:annotationRef/>
      </w:r>
      <w:r>
        <w:rPr>
          <w:noProof/>
        </w:rPr>
        <w:t>Уточнить код транзакции данного отчета.</w:t>
      </w:r>
    </w:p>
  </w:comment>
  <w:comment w:id="556" w:author="Олег Владимирович" w:date="2021-03-09T12:59:00Z" w:initials="ОВ">
    <w:p w14:paraId="11BFD065" w14:textId="0AE48F2D" w:rsidR="004B0AE0" w:rsidRDefault="004B0AE0">
      <w:pPr>
        <w:pStyle w:val="ac"/>
      </w:pPr>
      <w:r>
        <w:rPr>
          <w:rStyle w:val="aff7"/>
        </w:rPr>
        <w:annotationRef/>
      </w:r>
      <w:r>
        <w:t>удалил</w:t>
      </w:r>
    </w:p>
  </w:comment>
  <w:comment w:id="574" w:author="Чернова Анастасия Викторовна" w:date="2021-03-05T13:39:00Z" w:initials="ЧАВ">
    <w:p w14:paraId="6334ECB8" w14:textId="006A4A8E" w:rsidR="004B0AE0" w:rsidRDefault="004B0AE0">
      <w:pPr>
        <w:pStyle w:val="ac"/>
      </w:pPr>
      <w:r>
        <w:rPr>
          <w:rStyle w:val="aff7"/>
        </w:rPr>
        <w:annotationRef/>
      </w:r>
      <w:r>
        <w:rPr>
          <w:noProof/>
        </w:rPr>
        <w:t>По процессу сток-контролер не создает заказы на перемещение. Уточнить процесс.</w:t>
      </w:r>
    </w:p>
  </w:comment>
  <w:comment w:id="575" w:author="Олег Владимирович" w:date="2021-03-09T13:14:00Z" w:initials="ОВ">
    <w:p w14:paraId="436DF909" w14:textId="704FC72F" w:rsidR="004B0AE0" w:rsidRDefault="004B0AE0">
      <w:pPr>
        <w:pStyle w:val="ac"/>
      </w:pPr>
      <w:r>
        <w:rPr>
          <w:rStyle w:val="aff7"/>
        </w:rPr>
        <w:annotationRef/>
      </w:r>
      <w:r>
        <w:t>Без проверки подтвержденного количества</w:t>
      </w:r>
    </w:p>
  </w:comment>
  <w:comment w:id="585" w:author="Чернова Анастасия Викторовна" w:date="2021-03-05T13:54:00Z" w:initials="ЧАВ">
    <w:p w14:paraId="36368B8B" w14:textId="6594223E" w:rsidR="004B0AE0" w:rsidRDefault="004B0AE0">
      <w:pPr>
        <w:pStyle w:val="ac"/>
      </w:pPr>
      <w:r>
        <w:rPr>
          <w:rStyle w:val="aff7"/>
        </w:rPr>
        <w:annotationRef/>
      </w:r>
      <w:r>
        <w:rPr>
          <w:noProof/>
        </w:rPr>
        <w:t>Данный вид заказа отсутствует в системе. Необходимо скорректировать КД или реализовать новый вид закзаа на перемещение.</w:t>
      </w:r>
    </w:p>
  </w:comment>
  <w:comment w:id="592" w:author="Герич Алексей Анатольевич" w:date="2020-04-22T10:44:00Z" w:initials="ГАА">
    <w:p w14:paraId="245527DF" w14:textId="30456B54" w:rsidR="004B0AE0" w:rsidRDefault="004B0AE0">
      <w:pPr>
        <w:pStyle w:val="ac"/>
      </w:pPr>
      <w:r>
        <w:rPr>
          <w:rStyle w:val="aff7"/>
        </w:rPr>
        <w:annotationRef/>
      </w:r>
      <w:r>
        <w:t>Уточнить в разделе, что ИП может формировать склад при отгрузке.</w:t>
      </w:r>
    </w:p>
  </w:comment>
  <w:comment w:id="593" w:author="Олег Владимирович" w:date="2021-03-09T13:24:00Z" w:initials="ОВ">
    <w:p w14:paraId="3587FBBB" w14:textId="199512BA" w:rsidR="004B0AE0" w:rsidRDefault="004B0AE0">
      <w:pPr>
        <w:pStyle w:val="ac"/>
      </w:pPr>
      <w:r>
        <w:rPr>
          <w:rStyle w:val="aff7"/>
        </w:rPr>
        <w:annotationRef/>
      </w:r>
      <w:r>
        <w:t>добавлено</w:t>
      </w:r>
    </w:p>
  </w:comment>
  <w:comment w:id="603" w:author="Герич Алексей Анатольевич" w:date="2020-04-22T10:45:00Z" w:initials="ГАА">
    <w:p w14:paraId="00346FDC" w14:textId="69086CE0" w:rsidR="004B0AE0" w:rsidRDefault="004B0AE0">
      <w:pPr>
        <w:pStyle w:val="ac"/>
      </w:pPr>
      <w:r>
        <w:rPr>
          <w:rStyle w:val="aff7"/>
        </w:rPr>
        <w:annotationRef/>
      </w:r>
      <w:r>
        <w:t>Уточнить в разделе, что ИП может формировать склад при отгрузке.</w:t>
      </w:r>
    </w:p>
  </w:comment>
  <w:comment w:id="604" w:author="Tukhbatov Ruslan" w:date="2020-04-22T17:26:00Z" w:initials="TR">
    <w:p w14:paraId="2AE43A10" w14:textId="3A84BBAE" w:rsidR="004B0AE0" w:rsidRDefault="004B0AE0">
      <w:pPr>
        <w:pStyle w:val="ac"/>
      </w:pPr>
      <w:r>
        <w:rPr>
          <w:rStyle w:val="aff7"/>
        </w:rPr>
        <w:annotationRef/>
      </w:r>
      <w:r>
        <w:t>Добавил</w:t>
      </w:r>
    </w:p>
  </w:comment>
  <w:comment w:id="605" w:author="Олег Владимирович" w:date="2021-03-09T13:39:00Z" w:initials="ОВ">
    <w:p w14:paraId="1C84EE2C" w14:textId="7B2D3C0A" w:rsidR="004B0AE0" w:rsidRDefault="004B0AE0">
      <w:pPr>
        <w:pStyle w:val="ac"/>
      </w:pPr>
      <w:r>
        <w:rPr>
          <w:rStyle w:val="aff7"/>
        </w:rPr>
        <w:annotationRef/>
      </w:r>
      <w:r>
        <w:t>Коллеги, обратите внимание, значительно переписал раздел. Сейчас по сборным грузам предполагается создание исходящей поставки кладовщиком по факту.</w:t>
      </w:r>
    </w:p>
  </w:comment>
  <w:comment w:id="635" w:author="Чернова Анастасия Викторовна" w:date="2021-03-05T14:04:00Z" w:initials="ЧАВ">
    <w:p w14:paraId="7B51EAA7" w14:textId="1235942B" w:rsidR="004B0AE0" w:rsidRPr="00E74193" w:rsidRDefault="004B0AE0">
      <w:pPr>
        <w:pStyle w:val="ac"/>
      </w:pPr>
      <w:r>
        <w:rPr>
          <w:rStyle w:val="aff7"/>
        </w:rPr>
        <w:annotationRef/>
      </w:r>
      <w:r>
        <w:rPr>
          <w:noProof/>
        </w:rPr>
        <w:t>Уточнить необходимость данной транзакции. При актуальности добавить полномчия на данную трагзакцию.</w:t>
      </w:r>
    </w:p>
  </w:comment>
  <w:comment w:id="636" w:author="Олег Владимирович" w:date="2021-03-09T13:40:00Z" w:initials="ОВ">
    <w:p w14:paraId="734C82D1" w14:textId="02C48C7F" w:rsidR="004B0AE0" w:rsidRDefault="004B0AE0">
      <w:pPr>
        <w:pStyle w:val="ac"/>
      </w:pPr>
      <w:r>
        <w:rPr>
          <w:rStyle w:val="aff7"/>
        </w:rPr>
        <w:annotationRef/>
      </w:r>
      <w:r>
        <w:t>обратите внимание, значительно переписал раздел. Сейчас по сборным грузам предполагается создание исходящей поставки кладовщиком по факту.</w:t>
      </w:r>
    </w:p>
  </w:comment>
  <w:comment w:id="688" w:author="Герич Алексей Анатольевич" w:date="2020-04-22T10:50:00Z" w:initials="ГАА">
    <w:p w14:paraId="45791ED3" w14:textId="761CC467" w:rsidR="004B0AE0" w:rsidRDefault="004B0AE0">
      <w:pPr>
        <w:pStyle w:val="ac"/>
      </w:pPr>
      <w:r>
        <w:rPr>
          <w:rStyle w:val="aff7"/>
        </w:rPr>
        <w:annotationRef/>
      </w:r>
      <w:r>
        <w:t>Добавить ареометр, термометр</w:t>
      </w:r>
    </w:p>
  </w:comment>
  <w:comment w:id="689" w:author="Tukhbatov Ruslan" w:date="2020-04-22T09:21:00Z" w:initials="TR">
    <w:p w14:paraId="568E2164" w14:textId="34656797" w:rsidR="004B0AE0" w:rsidRDefault="004B0AE0">
      <w:pPr>
        <w:pStyle w:val="ac"/>
      </w:pPr>
      <w:r>
        <w:rPr>
          <w:rStyle w:val="aff7"/>
        </w:rPr>
        <w:annotationRef/>
      </w:r>
      <w:r>
        <w:t>Добавил</w:t>
      </w:r>
    </w:p>
  </w:comment>
  <w:comment w:id="692" w:author="Герич Алексей Анатольевич" w:date="2020-04-22T10:49:00Z" w:initials="ГАА">
    <w:p w14:paraId="309702DC" w14:textId="30C29518" w:rsidR="004B0AE0" w:rsidRDefault="004B0AE0">
      <w:pPr>
        <w:pStyle w:val="ac"/>
      </w:pPr>
      <w:r>
        <w:rPr>
          <w:rStyle w:val="aff7"/>
        </w:rPr>
        <w:annotationRef/>
      </w:r>
      <w:r>
        <w:t>Кладовщиком, оператором ГСМ</w:t>
      </w:r>
    </w:p>
  </w:comment>
  <w:comment w:id="693" w:author="Tukhbatov Ruslan" w:date="2020-04-22T09:21:00Z" w:initials="TR">
    <w:p w14:paraId="1E5926FF" w14:textId="446297AC" w:rsidR="004B0AE0" w:rsidRDefault="004B0AE0">
      <w:pPr>
        <w:pStyle w:val="ac"/>
      </w:pPr>
      <w:r>
        <w:rPr>
          <w:rStyle w:val="aff7"/>
        </w:rPr>
        <w:annotationRef/>
      </w:r>
      <w:r>
        <w:t>Добавил кладовщика. У нас нет роли Оператор ГСМ, есть Кладовщик склада ГСМ</w:t>
      </w:r>
    </w:p>
  </w:comment>
  <w:comment w:id="707" w:author="Герич Алексей Анатольевич" w:date="2020-04-22T10:53:00Z" w:initials="ГАА">
    <w:p w14:paraId="1B96D366" w14:textId="4E716265" w:rsidR="004B0AE0" w:rsidRDefault="004B0AE0">
      <w:pPr>
        <w:pStyle w:val="ac"/>
      </w:pPr>
      <w:r>
        <w:rPr>
          <w:rStyle w:val="aff7"/>
        </w:rPr>
        <w:annotationRef/>
      </w:r>
      <w:r>
        <w:t>Для ГСМ данные контур ГСМ при поступлении от внешнего поставщика проверочные, (если внутренние перемещения, то согласно внутренних ОРД Компании возможно принятие данных по Контур ГСМ)</w:t>
      </w:r>
    </w:p>
  </w:comment>
  <w:comment w:id="708" w:author="Tukhbatov Ruslan" w:date="2020-04-22T09:21:00Z" w:initials="TR">
    <w:p w14:paraId="4A0EE888" w14:textId="2D6EAB7E" w:rsidR="004B0AE0" w:rsidRDefault="004B0AE0">
      <w:pPr>
        <w:pStyle w:val="ac"/>
      </w:pPr>
      <w:r>
        <w:rPr>
          <w:rStyle w:val="aff7"/>
        </w:rPr>
        <w:annotationRef/>
      </w:r>
      <w:r>
        <w:t>убрал</w:t>
      </w:r>
    </w:p>
  </w:comment>
  <w:comment w:id="711" w:author="Герич Алексей Анатольевич" w:date="2020-04-22T10:55:00Z" w:initials="ГАА">
    <w:p w14:paraId="65A6E38F" w14:textId="27F1E101" w:rsidR="004B0AE0" w:rsidRDefault="004B0AE0">
      <w:pPr>
        <w:pStyle w:val="ac"/>
      </w:pPr>
      <w:r>
        <w:rPr>
          <w:rStyle w:val="aff7"/>
        </w:rPr>
        <w:annotationRef/>
      </w:r>
      <w:r>
        <w:t>Принимает на ОХ</w:t>
      </w:r>
    </w:p>
  </w:comment>
  <w:comment w:id="712" w:author="Tukhbatov Ruslan" w:date="2020-04-22T09:23:00Z" w:initials="TR">
    <w:p w14:paraId="1BAFA09C" w14:textId="2B23DE45" w:rsidR="004B0AE0" w:rsidRDefault="004B0AE0">
      <w:pPr>
        <w:pStyle w:val="ac"/>
      </w:pPr>
      <w:r>
        <w:rPr>
          <w:rStyle w:val="aff7"/>
        </w:rPr>
        <w:annotationRef/>
      </w:r>
      <w:r>
        <w:t>Необязательно. Собственные поступления ПЛ можно без ОХ. Дополнил предложение про МХ-1, чтобы это выделить.</w:t>
      </w:r>
    </w:p>
  </w:comment>
  <w:comment w:id="713" w:author="Герич Алексей Анатольевич" w:date="2020-04-22T10:55:00Z" w:initials="ГАА">
    <w:p w14:paraId="3C415103" w14:textId="0F54248D" w:rsidR="004B0AE0" w:rsidRDefault="004B0AE0">
      <w:pPr>
        <w:pStyle w:val="ac"/>
      </w:pPr>
      <w:r>
        <w:rPr>
          <w:rStyle w:val="aff7"/>
        </w:rPr>
        <w:annotationRef/>
      </w:r>
      <w:r>
        <w:t>Менеджер по сопровождению договора в том числе должен и может в том числе сам мониторить оприходование своих поставок, что повысит оперативность работы по урегулированию несоответствий</w:t>
      </w:r>
    </w:p>
  </w:comment>
  <w:comment w:id="714" w:author="Tukhbatov Ruslan" w:date="2020-04-22T09:22:00Z" w:initials="TR">
    <w:p w14:paraId="68154460" w14:textId="55C063E3" w:rsidR="004B0AE0" w:rsidRDefault="004B0AE0">
      <w:pPr>
        <w:pStyle w:val="ac"/>
      </w:pPr>
      <w:r>
        <w:rPr>
          <w:rStyle w:val="aff7"/>
        </w:rPr>
        <w:annotationRef/>
      </w:r>
      <w:r>
        <w:t>По сути, мониторить может каждый с полномочиями, здесь описан целевой процесс, не нужно лишние роли добавлять.</w:t>
      </w:r>
    </w:p>
  </w:comment>
  <w:comment w:id="718" w:author="Герич Алексей Анатольевич" w:date="2020-04-22T10:58:00Z" w:initials="ГАА">
    <w:p w14:paraId="309F643D" w14:textId="76507C13" w:rsidR="004B0AE0" w:rsidRDefault="004B0AE0">
      <w:pPr>
        <w:pStyle w:val="ac"/>
      </w:pPr>
      <w:r>
        <w:rPr>
          <w:rStyle w:val="aff7"/>
        </w:rPr>
        <w:annotationRef/>
      </w:r>
      <w:r>
        <w:t>Принимает на ОХ</w:t>
      </w:r>
    </w:p>
  </w:comment>
  <w:comment w:id="719" w:author="Tukhbatov Ruslan" w:date="2020-04-22T09:25:00Z" w:initials="TR">
    <w:p w14:paraId="7413522E" w14:textId="12C0E3CD" w:rsidR="004B0AE0" w:rsidRDefault="004B0AE0">
      <w:pPr>
        <w:pStyle w:val="ac"/>
      </w:pPr>
      <w:r>
        <w:rPr>
          <w:rStyle w:val="aff7"/>
        </w:rPr>
        <w:annotationRef/>
      </w:r>
      <w:r>
        <w:t>Необязательно. Собственные поступления ПЛ можно без ОХ. Дополнил предложение про МХ-1, чтобы это выделить.</w:t>
      </w:r>
    </w:p>
  </w:comment>
  <w:comment w:id="720" w:author="Герич Алексей Анатольевич" w:date="2020-04-22T10:58:00Z" w:initials="ГАА">
    <w:p w14:paraId="58B4E954" w14:textId="77777777" w:rsidR="004B0AE0" w:rsidRDefault="004B0AE0" w:rsidP="0037171D">
      <w:pPr>
        <w:pStyle w:val="ac"/>
      </w:pPr>
      <w:r>
        <w:rPr>
          <w:rStyle w:val="aff7"/>
        </w:rPr>
        <w:annotationRef/>
      </w:r>
      <w:r>
        <w:t>Менеджер по сопровождению договора в том числе должен и может в том числе сам мониторить оприходование своих поставок, что повысит оперативность работы по урегулированию несоответствий</w:t>
      </w:r>
    </w:p>
    <w:p w14:paraId="4873B1E9" w14:textId="197D160F" w:rsidR="004B0AE0" w:rsidRDefault="004B0AE0">
      <w:pPr>
        <w:pStyle w:val="ac"/>
      </w:pPr>
    </w:p>
  </w:comment>
  <w:comment w:id="721" w:author="Tukhbatov Ruslan" w:date="2020-04-22T09:25:00Z" w:initials="TR">
    <w:p w14:paraId="0F8897B4" w14:textId="1FA2B3FB" w:rsidR="004B0AE0" w:rsidRDefault="004B0AE0">
      <w:pPr>
        <w:pStyle w:val="ac"/>
      </w:pPr>
      <w:r>
        <w:rPr>
          <w:rStyle w:val="aff7"/>
        </w:rPr>
        <w:annotationRef/>
      </w:r>
      <w:r>
        <w:t>По сути, мониторить может каждый с полномочиями, здесь описан целевой процесс, не нужно лишние роли добавлять.</w:t>
      </w:r>
    </w:p>
  </w:comment>
  <w:comment w:id="722" w:author="Чернова Анастасия Викторовна" w:date="2021-03-05T15:24:00Z" w:initials="ЧАВ">
    <w:p w14:paraId="3FEF07C2" w14:textId="4A695103" w:rsidR="004B0AE0" w:rsidRPr="009463A7" w:rsidRDefault="004B0AE0">
      <w:pPr>
        <w:pStyle w:val="ac"/>
      </w:pPr>
      <w:r>
        <w:rPr>
          <w:rStyle w:val="aff7"/>
        </w:rPr>
        <w:annotationRef/>
      </w:r>
      <w:r>
        <w:rPr>
          <w:noProof/>
        </w:rPr>
        <w:t xml:space="preserve">Добавить инофрмацию по посуплению ГСМ </w:t>
      </w:r>
      <w:r>
        <w:rPr>
          <w:noProof/>
          <w:lang w:val="en-US"/>
        </w:rPr>
        <w:t>Z</w:t>
      </w:r>
      <w:r>
        <w:rPr>
          <w:noProof/>
        </w:rPr>
        <w:t>71 вдв на забаланс ПЛ от поклажедателя.</w:t>
      </w:r>
    </w:p>
  </w:comment>
  <w:comment w:id="723" w:author="Олег Владимирович" w:date="2021-03-09T13:54:00Z" w:initials="ОВ">
    <w:p w14:paraId="1DAABBF7" w14:textId="77777777" w:rsidR="004B0AE0" w:rsidRPr="004C2F04" w:rsidRDefault="004B0AE0" w:rsidP="00DB341B">
      <w:pPr>
        <w:pStyle w:val="4"/>
      </w:pPr>
      <w:r>
        <w:rPr>
          <w:rStyle w:val="aff7"/>
        </w:rPr>
        <w:annotationRef/>
      </w:r>
      <w:r>
        <w:t xml:space="preserve">На следующем шаге Шаг процесса ПП-10.07.03.01.040 – </w:t>
      </w:r>
      <w:r w:rsidRPr="00697BF7">
        <w:t>Регистрация поступления МТР на ответ</w:t>
      </w:r>
      <w:r>
        <w:t xml:space="preserve">ственное </w:t>
      </w:r>
      <w:r w:rsidRPr="00697BF7">
        <w:t>хранение от внешнего контрагента</w:t>
      </w:r>
    </w:p>
    <w:p w14:paraId="24C8A0F7" w14:textId="5A622F25" w:rsidR="004B0AE0" w:rsidRPr="00DB341B" w:rsidRDefault="004B0AE0">
      <w:pPr>
        <w:pStyle w:val="ac"/>
      </w:pPr>
      <w:r>
        <w:t xml:space="preserve"> поправил ВДв, это же на ОХ по сути</w:t>
      </w:r>
    </w:p>
  </w:comment>
  <w:comment w:id="727" w:author="Герич Алексей Анатольевич" w:date="2020-04-22T10:59:00Z" w:initials="ГАА">
    <w:p w14:paraId="77DB0B1A" w14:textId="568311F8" w:rsidR="004B0AE0" w:rsidRDefault="004B0AE0">
      <w:pPr>
        <w:pStyle w:val="ac"/>
      </w:pPr>
      <w:r>
        <w:rPr>
          <w:rStyle w:val="aff7"/>
        </w:rPr>
        <w:annotationRef/>
      </w:r>
      <w:r>
        <w:t>Контур ГСМ используется проверочно, приёмка осуществляется согласно государственным нормативных документов</w:t>
      </w:r>
    </w:p>
  </w:comment>
  <w:comment w:id="728" w:author="Tukhbatov Ruslan" w:date="2020-04-22T17:39:00Z" w:initials="TR">
    <w:p w14:paraId="1A7FD0A9" w14:textId="46DB3AE7" w:rsidR="004B0AE0" w:rsidRDefault="004B0AE0">
      <w:pPr>
        <w:pStyle w:val="ac"/>
      </w:pPr>
      <w:r>
        <w:rPr>
          <w:rStyle w:val="aff7"/>
        </w:rPr>
        <w:annotationRef/>
      </w:r>
      <w:r>
        <w:t>Добавил</w:t>
      </w:r>
    </w:p>
    <w:p w14:paraId="636F833D" w14:textId="77777777" w:rsidR="004B0AE0" w:rsidRDefault="004B0AE0">
      <w:pPr>
        <w:pStyle w:val="ac"/>
      </w:pPr>
    </w:p>
  </w:comment>
  <w:comment w:id="730" w:author="Герич Алексей Анатольевич" w:date="2020-04-22T11:01:00Z" w:initials="ГАА">
    <w:p w14:paraId="231C5744" w14:textId="59077030" w:rsidR="004B0AE0" w:rsidRDefault="004B0AE0">
      <w:pPr>
        <w:pStyle w:val="ac"/>
      </w:pPr>
      <w:r>
        <w:rPr>
          <w:rStyle w:val="aff7"/>
        </w:rPr>
        <w:annotationRef/>
      </w:r>
      <w:r>
        <w:t>Контур ГСМ используется проверочно, приёмка осуществляется согласно государственным нормативных документов</w:t>
      </w:r>
    </w:p>
  </w:comment>
  <w:comment w:id="731" w:author="Tukhbatov Ruslan" w:date="2020-04-22T17:49:00Z" w:initials="TR">
    <w:p w14:paraId="37A8A117" w14:textId="3CA883D9" w:rsidR="004B0AE0" w:rsidRDefault="004B0AE0">
      <w:pPr>
        <w:pStyle w:val="ac"/>
      </w:pPr>
      <w:r>
        <w:rPr>
          <w:rStyle w:val="aff7"/>
        </w:rPr>
        <w:annotationRef/>
      </w:r>
      <w:r>
        <w:t>добавил</w:t>
      </w:r>
    </w:p>
  </w:comment>
  <w:comment w:id="752" w:author="Чернова Анастасия Викторовна" w:date="2021-03-05T14:28:00Z" w:initials="ЧАВ">
    <w:p w14:paraId="1C0629D0" w14:textId="337ED8A5" w:rsidR="004B0AE0" w:rsidRDefault="004B0AE0">
      <w:pPr>
        <w:pStyle w:val="ac"/>
      </w:pPr>
      <w:r>
        <w:rPr>
          <w:rStyle w:val="aff7"/>
        </w:rPr>
        <w:annotationRef/>
      </w:r>
      <w:r>
        <w:rPr>
          <w:noProof/>
        </w:rPr>
        <w:t>Не описано поступление при двухшаговом перемещении.</w:t>
      </w:r>
    </w:p>
  </w:comment>
  <w:comment w:id="753" w:author="Олег Владимирович" w:date="2021-03-09T14:05:00Z" w:initials="ОВ">
    <w:p w14:paraId="33B12734" w14:textId="1E0C85D8" w:rsidR="004B0AE0" w:rsidRDefault="004B0AE0">
      <w:pPr>
        <w:pStyle w:val="ac"/>
      </w:pPr>
      <w:r>
        <w:rPr>
          <w:rStyle w:val="aff7"/>
        </w:rPr>
        <w:annotationRef/>
      </w:r>
      <w:r>
        <w:t>Добавил подраздел по работе с входящей поставкой</w:t>
      </w:r>
    </w:p>
  </w:comment>
  <w:comment w:id="762" w:author="Чернова Анастасия Викторовна" w:date="2021-03-05T14:28:00Z" w:initials="ЧАВ">
    <w:p w14:paraId="0472A5EA" w14:textId="77777777" w:rsidR="004B0AE0" w:rsidRDefault="004B0AE0" w:rsidP="00DB341B">
      <w:pPr>
        <w:pStyle w:val="ac"/>
      </w:pPr>
      <w:r>
        <w:rPr>
          <w:rStyle w:val="aff7"/>
        </w:rPr>
        <w:annotationRef/>
      </w:r>
      <w:r>
        <w:rPr>
          <w:noProof/>
        </w:rPr>
        <w:t>Не описано поступление при двухшаговом перемещении.</w:t>
      </w:r>
    </w:p>
  </w:comment>
  <w:comment w:id="763" w:author="Олег Владимирович" w:date="2021-03-09T14:04:00Z" w:initials="ОВ">
    <w:p w14:paraId="6151B625" w14:textId="6583E76C" w:rsidR="004B0AE0" w:rsidRDefault="004B0AE0">
      <w:pPr>
        <w:pStyle w:val="ac"/>
      </w:pPr>
      <w:r>
        <w:rPr>
          <w:rStyle w:val="aff7"/>
        </w:rPr>
        <w:annotationRef/>
      </w:r>
      <w:r>
        <w:t>Добавил подраздел по работе с входящей поставкой</w:t>
      </w:r>
    </w:p>
  </w:comment>
  <w:comment w:id="800" w:author="Чернова Анастасия Викторовна" w:date="2021-03-05T14:27:00Z" w:initials="ЧАВ">
    <w:p w14:paraId="3687AE4D" w14:textId="07D8F4D0" w:rsidR="004B0AE0" w:rsidRDefault="004B0AE0">
      <w:pPr>
        <w:pStyle w:val="ac"/>
      </w:pPr>
      <w:r>
        <w:rPr>
          <w:rStyle w:val="aff7"/>
        </w:rPr>
        <w:annotationRef/>
      </w:r>
      <w:r>
        <w:rPr>
          <w:noProof/>
        </w:rPr>
        <w:t>Внутренние перемещеня по М-11.</w:t>
      </w:r>
    </w:p>
  </w:comment>
  <w:comment w:id="801" w:author="Олег Владимирович" w:date="2021-03-09T14:05:00Z" w:initials="ОВ">
    <w:p w14:paraId="61776CAF" w14:textId="5D732CCE" w:rsidR="004B0AE0" w:rsidRDefault="004B0AE0">
      <w:pPr>
        <w:pStyle w:val="ac"/>
      </w:pPr>
      <w:r>
        <w:rPr>
          <w:rStyle w:val="aff7"/>
        </w:rPr>
        <w:annotationRef/>
      </w:r>
      <w:r>
        <w:t>М-11 формируется на отпускающем складе</w:t>
      </w:r>
    </w:p>
    <w:p w14:paraId="0B55F32B" w14:textId="77777777" w:rsidR="004B0AE0" w:rsidRDefault="004B0AE0">
      <w:pPr>
        <w:pStyle w:val="ac"/>
      </w:pPr>
    </w:p>
    <w:p w14:paraId="7B5E64FA" w14:textId="3BCE80CC" w:rsidR="004B0AE0" w:rsidRPr="00E9761D" w:rsidRDefault="004B0AE0">
      <w:pPr>
        <w:pStyle w:val="ac"/>
        <w:rPr>
          <w:color w:val="7030A0"/>
        </w:rPr>
      </w:pPr>
      <w:r>
        <w:rPr>
          <w:color w:val="7030A0"/>
        </w:rPr>
        <w:t xml:space="preserve">И она же М-11 подписывается на принимающем складе и не сдается М-4 при внутреннем пермещении. </w:t>
      </w:r>
    </w:p>
  </w:comment>
  <w:comment w:id="802" w:author="Олег Владимирович" w:date="2021-03-12T10:11:00Z" w:initials="ОВ">
    <w:p w14:paraId="339ECC3C" w14:textId="0F4D6003" w:rsidR="004B0AE0" w:rsidRDefault="004B0AE0">
      <w:pPr>
        <w:pStyle w:val="ac"/>
      </w:pPr>
      <w:r>
        <w:rPr>
          <w:rStyle w:val="aff7"/>
        </w:rPr>
        <w:annotationRef/>
      </w:r>
      <w:r>
        <w:rPr>
          <w:rStyle w:val="aff7"/>
        </w:rPr>
        <w:t>Что хочешь написать в КД?</w:t>
      </w:r>
    </w:p>
  </w:comment>
  <w:comment w:id="803" w:author="Олег Владимирович" w:date="2021-03-12T10:39:00Z" w:initials="ОВ">
    <w:p w14:paraId="635AF7E4" w14:textId="252FB4BF" w:rsidR="004B0AE0" w:rsidRDefault="004B0AE0">
      <w:pPr>
        <w:pStyle w:val="ac"/>
      </w:pPr>
      <w:r>
        <w:rPr>
          <w:rStyle w:val="aff7"/>
        </w:rPr>
        <w:annotationRef/>
      </w:r>
      <w:r>
        <w:t>Убрали м-4, т.к. не используется при перемещениях</w:t>
      </w:r>
    </w:p>
  </w:comment>
  <w:comment w:id="839" w:author="Чернова Анастасия Викторовна" w:date="2021-03-05T14:30:00Z" w:initials="ЧАВ">
    <w:p w14:paraId="64A1960D" w14:textId="39F29BF9" w:rsidR="004B0AE0" w:rsidRPr="00DD39A9" w:rsidRDefault="004B0AE0">
      <w:pPr>
        <w:pStyle w:val="ac"/>
      </w:pPr>
      <w:r>
        <w:rPr>
          <w:rStyle w:val="aff7"/>
        </w:rPr>
        <w:annotationRef/>
      </w:r>
      <w:r>
        <w:rPr>
          <w:noProof/>
        </w:rPr>
        <w:t xml:space="preserve">Вид документа </w:t>
      </w:r>
      <w:r>
        <w:rPr>
          <w:noProof/>
          <w:lang w:val="en-US"/>
        </w:rPr>
        <w:t>ZSOD</w:t>
      </w:r>
      <w:r>
        <w:rPr>
          <w:noProof/>
        </w:rPr>
        <w:t xml:space="preserve"> не существует. Необходиом актуализировать.</w:t>
      </w:r>
    </w:p>
  </w:comment>
  <w:comment w:id="840" w:author="Олег Владимирович" w:date="2021-03-09T14:06:00Z" w:initials="ОВ">
    <w:p w14:paraId="0CB5F024" w14:textId="4DF5AE01" w:rsidR="004B0AE0" w:rsidRPr="003B3A45" w:rsidRDefault="004B0AE0">
      <w:pPr>
        <w:pStyle w:val="ac"/>
      </w:pPr>
      <w:r>
        <w:rPr>
          <w:rStyle w:val="aff7"/>
        </w:rPr>
        <w:annotationRef/>
      </w:r>
      <w:r>
        <w:rPr>
          <w:lang w:val="en-US"/>
        </w:rPr>
        <w:t>ZOD</w:t>
      </w:r>
    </w:p>
  </w:comment>
  <w:comment w:id="859" w:author="Чернова Анастасия Викторовна" w:date="2021-03-05T14:36:00Z" w:initials="ЧАВ">
    <w:p w14:paraId="0A8CA617" w14:textId="44BBBF53" w:rsidR="004B0AE0" w:rsidRPr="00E04FEA" w:rsidRDefault="004B0AE0">
      <w:pPr>
        <w:pStyle w:val="ac"/>
      </w:pPr>
      <w:r>
        <w:rPr>
          <w:rStyle w:val="aff7"/>
        </w:rPr>
        <w:annotationRef/>
      </w:r>
      <w:r>
        <w:rPr>
          <w:noProof/>
        </w:rPr>
        <w:t xml:space="preserve">Добавить информацию, что МХ-3 печататется по документу материала </w:t>
      </w:r>
      <w:r>
        <w:rPr>
          <w:noProof/>
          <w:lang w:val="en-US"/>
        </w:rPr>
        <w:t>mb</w:t>
      </w:r>
      <w:r w:rsidRPr="00374B2C">
        <w:rPr>
          <w:noProof/>
        </w:rPr>
        <w:t>90</w:t>
      </w:r>
      <w:r>
        <w:rPr>
          <w:noProof/>
        </w:rPr>
        <w:t>.</w:t>
      </w:r>
    </w:p>
  </w:comment>
  <w:comment w:id="860" w:author="Олег Владимирович" w:date="2021-03-09T14:09:00Z" w:initials="ОВ">
    <w:p w14:paraId="3E7AA1C3" w14:textId="055C9C13" w:rsidR="004B0AE0" w:rsidRDefault="004B0AE0">
      <w:pPr>
        <w:pStyle w:val="ac"/>
      </w:pPr>
      <w:r>
        <w:rPr>
          <w:rStyle w:val="aff7"/>
        </w:rPr>
        <w:annotationRef/>
      </w:r>
      <w:r>
        <w:t>Добавлено</w:t>
      </w:r>
    </w:p>
  </w:comment>
  <w:comment w:id="871" w:author="Чернова Анастасия Викторовна" w:date="2021-03-05T14:36:00Z" w:initials="ЧАВ">
    <w:p w14:paraId="214574F7" w14:textId="77777777" w:rsidR="004B0AE0" w:rsidRPr="00E04FEA" w:rsidRDefault="004B0AE0" w:rsidP="00397542">
      <w:pPr>
        <w:pStyle w:val="ac"/>
      </w:pPr>
      <w:r>
        <w:rPr>
          <w:rStyle w:val="aff7"/>
        </w:rPr>
        <w:annotationRef/>
      </w:r>
      <w:r>
        <w:rPr>
          <w:noProof/>
        </w:rPr>
        <w:t xml:space="preserve">Добавить информацию, что МХ-3 печататется по документу материала </w:t>
      </w:r>
      <w:r>
        <w:rPr>
          <w:noProof/>
          <w:lang w:val="en-US"/>
        </w:rPr>
        <w:t>mb</w:t>
      </w:r>
      <w:r w:rsidRPr="00374B2C">
        <w:rPr>
          <w:noProof/>
        </w:rPr>
        <w:t>90</w:t>
      </w:r>
      <w:r>
        <w:rPr>
          <w:noProof/>
        </w:rPr>
        <w:t>.</w:t>
      </w:r>
    </w:p>
  </w:comment>
  <w:comment w:id="872" w:author="Олег Владимирович" w:date="2021-03-09T14:09:00Z" w:initials="ОВ">
    <w:p w14:paraId="357D4928" w14:textId="331B5AA2" w:rsidR="004B0AE0" w:rsidRDefault="004B0AE0">
      <w:pPr>
        <w:pStyle w:val="ac"/>
      </w:pPr>
      <w:r>
        <w:rPr>
          <w:rStyle w:val="aff7"/>
        </w:rPr>
        <w:annotationRef/>
      </w:r>
      <w:r>
        <w:t>Добавлено</w:t>
      </w:r>
    </w:p>
  </w:comment>
  <w:comment w:id="888" w:author="Герич Алексей Анатольевич" w:date="2020-04-22T11:05:00Z" w:initials="ГАА">
    <w:p w14:paraId="4FC5E885" w14:textId="3ED47083" w:rsidR="004B0AE0" w:rsidRDefault="004B0AE0">
      <w:pPr>
        <w:pStyle w:val="ac"/>
      </w:pPr>
      <w:r>
        <w:rPr>
          <w:rStyle w:val="aff7"/>
        </w:rPr>
        <w:annotationRef/>
      </w:r>
      <w:r>
        <w:t>Формируется накладная ВН-3-НП, в которой прописывается плотность</w:t>
      </w:r>
    </w:p>
  </w:comment>
  <w:comment w:id="889" w:author="Tukhbatov Ruslan" w:date="2020-04-22T09:25:00Z" w:initials="TR">
    <w:p w14:paraId="575AD9F0" w14:textId="00AC76A1" w:rsidR="004B0AE0" w:rsidRDefault="004B0AE0">
      <w:pPr>
        <w:pStyle w:val="ac"/>
      </w:pPr>
      <w:r>
        <w:rPr>
          <w:rStyle w:val="aff7"/>
        </w:rPr>
        <w:annotationRef/>
      </w:r>
      <w:r>
        <w:t>ВН-№-НП формируется по регистрации отпуска материала, это ниже есть</w:t>
      </w:r>
    </w:p>
  </w:comment>
  <w:comment w:id="899" w:author="Герич Алексей Анатольевич" w:date="2020-04-22T11:06:00Z" w:initials="ГАА">
    <w:p w14:paraId="0D357D1E" w14:textId="231418F0" w:rsidR="004B0AE0" w:rsidRDefault="004B0AE0">
      <w:pPr>
        <w:pStyle w:val="ac"/>
      </w:pPr>
      <w:r>
        <w:rPr>
          <w:rStyle w:val="aff7"/>
        </w:rPr>
        <w:annotationRef/>
      </w:r>
      <w:r>
        <w:t>С обязательным указанием плотности залитого ГСМ</w:t>
      </w:r>
    </w:p>
  </w:comment>
  <w:comment w:id="900" w:author="Tukhbatov Ruslan" w:date="2020-04-22T09:26:00Z" w:initials="TR">
    <w:p w14:paraId="4FD2AC16" w14:textId="0F1EB40A" w:rsidR="004B0AE0" w:rsidRDefault="004B0AE0">
      <w:pPr>
        <w:pStyle w:val="ac"/>
      </w:pPr>
      <w:r>
        <w:rPr>
          <w:rStyle w:val="aff7"/>
        </w:rPr>
        <w:annotationRef/>
      </w:r>
      <w:r>
        <w:t>Это в принципе поле формуляра, оно и так должно быть заполнено. Нецелесообразно каждое поле формы здесь описывать.</w:t>
      </w:r>
    </w:p>
  </w:comment>
  <w:comment w:id="905" w:author="Чернова Анастасия Викторовна" w:date="2021-03-05T14:53:00Z" w:initials="ЧАВ">
    <w:p w14:paraId="71DBF3A2" w14:textId="1E1E79D3" w:rsidR="004B0AE0" w:rsidRDefault="004B0AE0">
      <w:pPr>
        <w:pStyle w:val="ac"/>
      </w:pPr>
      <w:r>
        <w:rPr>
          <w:rStyle w:val="aff7"/>
        </w:rPr>
        <w:annotationRef/>
      </w:r>
      <w:r>
        <w:rPr>
          <w:noProof/>
        </w:rPr>
        <w:t>Предлагаю добавить информацию по учету дежурной спецодежде.</w:t>
      </w:r>
    </w:p>
  </w:comment>
  <w:comment w:id="906" w:author="Олег Владимирович" w:date="2021-03-09T15:31:00Z" w:initials="ОВ">
    <w:p w14:paraId="49048BBC" w14:textId="3790544C" w:rsidR="004B0AE0" w:rsidRDefault="004B0AE0">
      <w:pPr>
        <w:pStyle w:val="ac"/>
      </w:pPr>
      <w:r>
        <w:rPr>
          <w:rStyle w:val="aff7"/>
        </w:rPr>
        <w:annotationRef/>
      </w:r>
      <w:r>
        <w:t>готово</w:t>
      </w:r>
    </w:p>
  </w:comment>
  <w:comment w:id="920" w:author="Герич Алексей Анатольевич" w:date="2020-04-22T11:08:00Z" w:initials="ГАА">
    <w:p w14:paraId="19D914FC" w14:textId="29CEE1DA" w:rsidR="004B0AE0" w:rsidRDefault="004B0AE0">
      <w:pPr>
        <w:pStyle w:val="ac"/>
      </w:pPr>
      <w:r>
        <w:rPr>
          <w:rStyle w:val="aff7"/>
        </w:rPr>
        <w:annotationRef/>
      </w:r>
      <w:r>
        <w:t>Обязательно указывается плотность в данной заправочной ведомости.</w:t>
      </w:r>
    </w:p>
  </w:comment>
  <w:comment w:id="921" w:author="Tukhbatov Ruslan" w:date="2020-04-22T09:27:00Z" w:initials="TR">
    <w:p w14:paraId="65FDCF82" w14:textId="6183426F" w:rsidR="004B0AE0" w:rsidRDefault="004B0AE0">
      <w:pPr>
        <w:pStyle w:val="ac"/>
      </w:pPr>
      <w:r>
        <w:rPr>
          <w:rStyle w:val="aff7"/>
        </w:rPr>
        <w:annotationRef/>
      </w:r>
      <w:r>
        <w:t>Это внесистемный формуляр. КД не регламентный документ для их заполнения. Системное заполнение плотности в ведомости описано ниже</w:t>
      </w:r>
    </w:p>
  </w:comment>
  <w:comment w:id="936" w:author="Герич Алексей Анатольевич" w:date="2020-04-22T11:12:00Z" w:initials="ГАА">
    <w:p w14:paraId="5EBC7A40" w14:textId="380E8889" w:rsidR="004B0AE0" w:rsidRDefault="004B0AE0">
      <w:pPr>
        <w:pStyle w:val="ac"/>
      </w:pPr>
      <w:r>
        <w:rPr>
          <w:rStyle w:val="aff7"/>
        </w:rPr>
        <w:annotationRef/>
      </w:r>
      <w:r>
        <w:t>Добавить Оператором АЗС, ГСМ путём разнесения заправочной ведомости</w:t>
      </w:r>
    </w:p>
  </w:comment>
  <w:comment w:id="937" w:author="Tukhbatov Ruslan" w:date="2020-04-22T09:28:00Z" w:initials="TR">
    <w:p w14:paraId="2B8E02F8" w14:textId="40965378" w:rsidR="004B0AE0" w:rsidRDefault="004B0AE0">
      <w:pPr>
        <w:pStyle w:val="ac"/>
      </w:pPr>
      <w:r>
        <w:rPr>
          <w:rStyle w:val="aff7"/>
        </w:rPr>
        <w:annotationRef/>
      </w:r>
      <w:r>
        <w:t>У нас нет отдельной роли Оператор ГСМ, есть Кладовщик склада ГСМ, или склада АЗС</w:t>
      </w:r>
    </w:p>
  </w:comment>
  <w:comment w:id="1110" w:author="Чернова Анастасия Викторовна" w:date="2021-03-05T15:14:00Z" w:initials="ЧАВ">
    <w:p w14:paraId="2D366412" w14:textId="135D31E8" w:rsidR="004B0AE0" w:rsidRPr="005E1E17" w:rsidRDefault="004B0AE0">
      <w:pPr>
        <w:pStyle w:val="ac"/>
      </w:pPr>
      <w:r>
        <w:rPr>
          <w:rStyle w:val="aff7"/>
        </w:rPr>
        <w:annotationRef/>
      </w:r>
      <w:r>
        <w:rPr>
          <w:noProof/>
        </w:rPr>
        <w:t xml:space="preserve">Указать </w:t>
      </w:r>
      <w:r>
        <w:rPr>
          <w:noProof/>
          <w:lang w:val="en-US"/>
        </w:rPr>
        <w:t>Z</w:t>
      </w:r>
      <w:r>
        <w:rPr>
          <w:noProof/>
        </w:rPr>
        <w:t>*</w:t>
      </w:r>
      <w:r w:rsidRPr="005E1E17">
        <w:rPr>
          <w:noProof/>
        </w:rPr>
        <w:t xml:space="preserve"> </w:t>
      </w:r>
      <w:r>
        <w:rPr>
          <w:noProof/>
        </w:rPr>
        <w:t xml:space="preserve">транзакцию и код разработки. </w:t>
      </w:r>
    </w:p>
  </w:comment>
  <w:comment w:id="1111" w:author="Олег Владимирович" w:date="2021-03-09T14:17:00Z" w:initials="ОВ">
    <w:p w14:paraId="60D7152D" w14:textId="3201D1ED" w:rsidR="004B0AE0" w:rsidRPr="00B5648F" w:rsidRDefault="004B0AE0">
      <w:pPr>
        <w:pStyle w:val="ac"/>
      </w:pPr>
      <w:r>
        <w:rPr>
          <w:rStyle w:val="aff7"/>
        </w:rPr>
        <w:annotationRef/>
      </w:r>
      <w:r>
        <w:t>готово</w:t>
      </w:r>
    </w:p>
  </w:comment>
  <w:comment w:id="1118" w:author="Чернова Анастасия Викторовна" w:date="2021-03-05T15:16:00Z" w:initials="ЧАВ">
    <w:p w14:paraId="7293BFE4" w14:textId="07AAFBD0" w:rsidR="004B0AE0" w:rsidRPr="005E1E17" w:rsidRDefault="004B0AE0">
      <w:pPr>
        <w:pStyle w:val="ac"/>
      </w:pPr>
      <w:r>
        <w:rPr>
          <w:rStyle w:val="aff7"/>
        </w:rPr>
        <w:annotationRef/>
      </w:r>
      <w:r>
        <w:rPr>
          <w:noProof/>
        </w:rPr>
        <w:t>Данной транзкции нет. необходимо актуализировать информацию по вводу подсчета</w:t>
      </w:r>
    </w:p>
  </w:comment>
  <w:comment w:id="1130" w:author="Чернова Анастасия Викторовна" w:date="2021-03-05T15:14:00Z" w:initials="ЧАВ">
    <w:p w14:paraId="417F3C3E" w14:textId="77777777" w:rsidR="004B0AE0" w:rsidRPr="005E1E17" w:rsidRDefault="004B0AE0" w:rsidP="00B5648F">
      <w:pPr>
        <w:pStyle w:val="ac"/>
      </w:pPr>
      <w:r>
        <w:rPr>
          <w:rStyle w:val="aff7"/>
        </w:rPr>
        <w:annotationRef/>
      </w:r>
      <w:r>
        <w:rPr>
          <w:noProof/>
        </w:rPr>
        <w:t xml:space="preserve">Указать </w:t>
      </w:r>
      <w:r>
        <w:rPr>
          <w:noProof/>
          <w:lang w:val="en-US"/>
        </w:rPr>
        <w:t>Z</w:t>
      </w:r>
      <w:r>
        <w:rPr>
          <w:noProof/>
        </w:rPr>
        <w:t>*</w:t>
      </w:r>
      <w:r w:rsidRPr="005E1E17">
        <w:rPr>
          <w:noProof/>
        </w:rPr>
        <w:t xml:space="preserve"> </w:t>
      </w:r>
      <w:r>
        <w:rPr>
          <w:noProof/>
        </w:rPr>
        <w:t xml:space="preserve">транзакцию и код разработки. </w:t>
      </w:r>
    </w:p>
  </w:comment>
  <w:comment w:id="1131" w:author="Олег Владимирович" w:date="2021-03-09T14:17:00Z" w:initials="ОВ">
    <w:p w14:paraId="4936FBC0" w14:textId="77777777" w:rsidR="004B0AE0" w:rsidRPr="00B5648F" w:rsidRDefault="004B0AE0" w:rsidP="00B5648F">
      <w:pPr>
        <w:pStyle w:val="ac"/>
      </w:pPr>
      <w:r>
        <w:rPr>
          <w:rStyle w:val="aff7"/>
        </w:rPr>
        <w:annotationRef/>
      </w:r>
      <w:r>
        <w:t>готово</w:t>
      </w:r>
    </w:p>
  </w:comment>
  <w:comment w:id="1133" w:author="Чернова Анастасия Викторовна" w:date="2021-03-05T15:17:00Z" w:initials="ЧАВ">
    <w:p w14:paraId="13D2BDD1" w14:textId="16C8C0FD" w:rsidR="004B0AE0" w:rsidRDefault="004B0AE0">
      <w:pPr>
        <w:pStyle w:val="ac"/>
      </w:pPr>
      <w:r>
        <w:rPr>
          <w:rStyle w:val="aff7"/>
        </w:rPr>
        <w:annotationRef/>
      </w:r>
      <w:r>
        <w:rPr>
          <w:noProof/>
        </w:rPr>
        <w:t xml:space="preserve">Исправить код трнанзакции по печати. </w:t>
      </w:r>
    </w:p>
  </w:comment>
  <w:comment w:id="1134" w:author="Олег Владимирович" w:date="2021-03-09T14:21:00Z" w:initials="ОВ">
    <w:p w14:paraId="1DFF343D" w14:textId="7F5D2F54" w:rsidR="004B0AE0" w:rsidRDefault="004B0AE0">
      <w:pPr>
        <w:pStyle w:val="ac"/>
      </w:pPr>
      <w:r>
        <w:rPr>
          <w:rStyle w:val="aff7"/>
        </w:rPr>
        <w:annotationRef/>
      </w:r>
      <w:r>
        <w:t>готово</w:t>
      </w:r>
    </w:p>
  </w:comment>
  <w:comment w:id="1430" w:author="Чернова Анастасия Викторовна" w:date="2021-03-05T15:22:00Z" w:initials="ЧАВ">
    <w:p w14:paraId="11DB5C86" w14:textId="3962D82C" w:rsidR="004B0AE0" w:rsidRDefault="004B0AE0">
      <w:pPr>
        <w:pStyle w:val="ac"/>
      </w:pPr>
      <w:r>
        <w:rPr>
          <w:rStyle w:val="aff7"/>
        </w:rPr>
        <w:annotationRef/>
      </w:r>
      <w:r>
        <w:rPr>
          <w:noProof/>
        </w:rPr>
        <w:t xml:space="preserve">Добавить транзакцию </w:t>
      </w:r>
      <w:r w:rsidRPr="00A460AC">
        <w:rPr>
          <w:noProof/>
        </w:rPr>
        <w:t>ZMM_074_INV</w:t>
      </w:r>
    </w:p>
  </w:comment>
  <w:comment w:id="1444" w:author="Герич Алексей Анатольевич" w:date="2020-04-22T11:29:00Z" w:initials="ГАА">
    <w:p w14:paraId="3F073CB8" w14:textId="67DE2F38" w:rsidR="004B0AE0" w:rsidRPr="00CD3089" w:rsidRDefault="004B0AE0">
      <w:pPr>
        <w:pStyle w:val="ac"/>
      </w:pPr>
      <w:r>
        <w:rPr>
          <w:rStyle w:val="aff7"/>
        </w:rPr>
        <w:annotationRef/>
      </w:r>
      <w:r>
        <w:t xml:space="preserve">Согласно ИТ проговорили, что для годовой инвентаризации процесс печати Инвентаризационных описей аналогичен процессу инвентаризации на складах не под управлением </w:t>
      </w:r>
      <w:r>
        <w:rPr>
          <w:lang w:val="en-US"/>
        </w:rPr>
        <w:t>EWM</w:t>
      </w:r>
      <w:r>
        <w:t>.</w:t>
      </w:r>
    </w:p>
  </w:comment>
  <w:comment w:id="1445" w:author="Tukhbatov Ruslan" w:date="2020-04-22T17:59:00Z" w:initials="TR">
    <w:p w14:paraId="5EC9BA26" w14:textId="5A9B5A78" w:rsidR="004B0AE0" w:rsidRDefault="004B0AE0">
      <w:pPr>
        <w:pStyle w:val="ac"/>
      </w:pPr>
      <w:r>
        <w:rPr>
          <w:rStyle w:val="aff7"/>
        </w:rPr>
        <w:annotationRef/>
      </w:r>
      <w:r>
        <w:t>Выше скорректировал роль. Здесь же описан процесс оперативной инвентаризации, который выполняется работниками склада, и только в некоторых вариантах превращается в полноценную</w:t>
      </w:r>
    </w:p>
  </w:comment>
  <w:comment w:id="1487" w:author="Чернова Анастасия Викторовна" w:date="2021-03-11T17:59:00Z" w:initials="ЧАВ">
    <w:p w14:paraId="57F41EBA" w14:textId="46BD7A9F" w:rsidR="004B0AE0" w:rsidRDefault="004B0AE0">
      <w:pPr>
        <w:pStyle w:val="ac"/>
      </w:pPr>
      <w:r>
        <w:rPr>
          <w:rStyle w:val="aff7"/>
        </w:rPr>
        <w:annotationRef/>
      </w:r>
      <w:r>
        <w:t xml:space="preserve">Необходимо добавить Ответственно за инвентаризацию.  </w:t>
      </w:r>
    </w:p>
  </w:comment>
  <w:comment w:id="1488" w:author="Олег Владимирович" w:date="2021-03-12T10:14:00Z" w:initials="ОВ">
    <w:p w14:paraId="4746E7C9" w14:textId="7026EDF4" w:rsidR="004B0AE0" w:rsidRDefault="004B0AE0">
      <w:pPr>
        <w:pStyle w:val="ac"/>
      </w:pPr>
      <w:r>
        <w:rPr>
          <w:rStyle w:val="aff7"/>
        </w:rPr>
        <w:annotationRef/>
      </w:r>
      <w:r>
        <w:t>готово</w:t>
      </w:r>
    </w:p>
  </w:comment>
  <w:comment w:id="1600" w:author="Герич Алексей Анатольевич" w:date="2020-04-22T11:38:00Z" w:initials="ГАА">
    <w:p w14:paraId="186BA0EF" w14:textId="5E4F240B" w:rsidR="004B0AE0" w:rsidRDefault="004B0AE0">
      <w:pPr>
        <w:pStyle w:val="ac"/>
      </w:pPr>
      <w:r>
        <w:rPr>
          <w:rStyle w:val="aff7"/>
        </w:rPr>
        <w:annotationRef/>
      </w:r>
      <w:r>
        <w:t>Описание сокращённой роли</w:t>
      </w:r>
    </w:p>
  </w:comment>
  <w:comment w:id="1601" w:author="Tukhbatov Ruslan" w:date="2020-04-22T18:02:00Z" w:initials="TR">
    <w:p w14:paraId="7AA77557" w14:textId="3F5F4045" w:rsidR="004B0AE0" w:rsidRPr="002E3E2B" w:rsidRDefault="004B0AE0">
      <w:pPr>
        <w:pStyle w:val="ac"/>
      </w:pPr>
      <w:r>
        <w:rPr>
          <w:rStyle w:val="aff7"/>
        </w:rPr>
        <w:annotationRef/>
      </w:r>
      <w:r>
        <w:t>добавил</w:t>
      </w:r>
    </w:p>
  </w:comment>
  <w:comment w:id="2298" w:author="Чернова Анастасия Викторовна" w:date="2021-03-05T15:35:00Z" w:initials="ЧАВ">
    <w:p w14:paraId="5C35FF28" w14:textId="1E8A8FC1" w:rsidR="004B0AE0" w:rsidRPr="0024081A" w:rsidRDefault="004B0AE0">
      <w:pPr>
        <w:pStyle w:val="ac"/>
      </w:pPr>
      <w:r>
        <w:rPr>
          <w:rStyle w:val="aff7"/>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4FB7BBE" w15:done="0"/>
  <w15:commentEx w15:paraId="33ECFAF6" w15:paraIdParent="04FB7BBE" w15:done="0"/>
  <w15:commentEx w15:paraId="2A98AAB3" w15:done="0"/>
  <w15:commentEx w15:paraId="49659654" w15:paraIdParent="2A98AAB3" w15:done="0"/>
  <w15:commentEx w15:paraId="141CC1C4" w15:paraIdParent="2A98AAB3" w15:done="0"/>
  <w15:commentEx w15:paraId="62C83116" w15:done="0"/>
  <w15:commentEx w15:paraId="03B915B4" w15:paraIdParent="62C83116" w15:done="0"/>
  <w15:commentEx w15:paraId="7353A9AD" w15:done="0"/>
  <w15:commentEx w15:paraId="0E7B4991" w15:paraIdParent="7353A9AD" w15:done="0"/>
  <w15:commentEx w15:paraId="79DFAB20" w15:done="0"/>
  <w15:commentEx w15:paraId="2ADE65BE" w15:paraIdParent="79DFAB20" w15:done="0"/>
  <w15:commentEx w15:paraId="2E741033" w15:done="0"/>
  <w15:commentEx w15:paraId="795D2EBF" w15:paraIdParent="2E741033" w15:done="0"/>
  <w15:commentEx w15:paraId="0CD2DFF6" w15:done="0"/>
  <w15:commentEx w15:paraId="6C415C43" w15:paraIdParent="0CD2DFF6" w15:done="0"/>
  <w15:commentEx w15:paraId="4BCAA7F9" w15:done="0"/>
  <w15:commentEx w15:paraId="5C2831F1" w15:paraIdParent="4BCAA7F9" w15:done="0"/>
  <w15:commentEx w15:paraId="17F9BFA9" w15:done="0"/>
  <w15:commentEx w15:paraId="638A622D" w15:paraIdParent="17F9BFA9" w15:done="0"/>
  <w15:commentEx w15:paraId="3C529631" w15:done="0"/>
  <w15:commentEx w15:paraId="2F58644B" w15:paraIdParent="3C529631" w15:done="0"/>
  <w15:commentEx w15:paraId="3DA2AA98" w15:done="0"/>
  <w15:commentEx w15:paraId="45FB5F11" w15:paraIdParent="3DA2AA98" w15:done="0"/>
  <w15:commentEx w15:paraId="05793EC1" w15:done="0"/>
  <w15:commentEx w15:paraId="11BFD065" w15:paraIdParent="05793EC1" w15:done="0"/>
  <w15:commentEx w15:paraId="6334ECB8" w15:done="0"/>
  <w15:commentEx w15:paraId="436DF909" w15:paraIdParent="6334ECB8" w15:done="0"/>
  <w15:commentEx w15:paraId="36368B8B" w15:done="0"/>
  <w15:commentEx w15:paraId="245527DF" w15:done="0"/>
  <w15:commentEx w15:paraId="3587FBBB" w15:paraIdParent="245527DF" w15:done="0"/>
  <w15:commentEx w15:paraId="00346FDC" w15:done="0"/>
  <w15:commentEx w15:paraId="2AE43A10" w15:paraIdParent="00346FDC" w15:done="0"/>
  <w15:commentEx w15:paraId="1C84EE2C" w15:paraIdParent="00346FDC" w15:done="0"/>
  <w15:commentEx w15:paraId="7B51EAA7" w15:done="0"/>
  <w15:commentEx w15:paraId="734C82D1" w15:paraIdParent="7B51EAA7" w15:done="0"/>
  <w15:commentEx w15:paraId="45791ED3" w15:done="0"/>
  <w15:commentEx w15:paraId="568E2164" w15:paraIdParent="45791ED3" w15:done="0"/>
  <w15:commentEx w15:paraId="309702DC" w15:done="0"/>
  <w15:commentEx w15:paraId="1E5926FF" w15:paraIdParent="309702DC" w15:done="0"/>
  <w15:commentEx w15:paraId="1B96D366" w15:done="0"/>
  <w15:commentEx w15:paraId="4A0EE888" w15:paraIdParent="1B96D366" w15:done="0"/>
  <w15:commentEx w15:paraId="65A6E38F" w15:done="0"/>
  <w15:commentEx w15:paraId="1BAFA09C" w15:paraIdParent="65A6E38F" w15:done="0"/>
  <w15:commentEx w15:paraId="3C415103" w15:done="0"/>
  <w15:commentEx w15:paraId="68154460" w15:paraIdParent="3C415103" w15:done="0"/>
  <w15:commentEx w15:paraId="309F643D" w15:done="0"/>
  <w15:commentEx w15:paraId="7413522E" w15:paraIdParent="309F643D" w15:done="0"/>
  <w15:commentEx w15:paraId="4873B1E9" w15:done="0"/>
  <w15:commentEx w15:paraId="0F8897B4" w15:paraIdParent="4873B1E9" w15:done="0"/>
  <w15:commentEx w15:paraId="3FEF07C2" w15:done="0"/>
  <w15:commentEx w15:paraId="24C8A0F7" w15:paraIdParent="3FEF07C2" w15:done="0"/>
  <w15:commentEx w15:paraId="77DB0B1A" w15:done="0"/>
  <w15:commentEx w15:paraId="636F833D" w15:paraIdParent="77DB0B1A" w15:done="0"/>
  <w15:commentEx w15:paraId="231C5744" w15:done="0"/>
  <w15:commentEx w15:paraId="37A8A117" w15:paraIdParent="231C5744" w15:done="0"/>
  <w15:commentEx w15:paraId="1C0629D0" w15:done="0"/>
  <w15:commentEx w15:paraId="33B12734" w15:paraIdParent="1C0629D0" w15:done="0"/>
  <w15:commentEx w15:paraId="0472A5EA" w15:done="0"/>
  <w15:commentEx w15:paraId="6151B625" w15:paraIdParent="0472A5EA" w15:done="0"/>
  <w15:commentEx w15:paraId="3687AE4D" w15:done="0"/>
  <w15:commentEx w15:paraId="7B5E64FA" w15:paraIdParent="3687AE4D" w15:done="0"/>
  <w15:commentEx w15:paraId="339ECC3C" w15:paraIdParent="3687AE4D" w15:done="0"/>
  <w15:commentEx w15:paraId="635AF7E4" w15:paraIdParent="3687AE4D" w15:done="0"/>
  <w15:commentEx w15:paraId="64A1960D" w15:done="0"/>
  <w15:commentEx w15:paraId="0CB5F024" w15:paraIdParent="64A1960D" w15:done="0"/>
  <w15:commentEx w15:paraId="0A8CA617" w15:done="0"/>
  <w15:commentEx w15:paraId="3E7AA1C3" w15:paraIdParent="0A8CA617" w15:done="0"/>
  <w15:commentEx w15:paraId="214574F7" w15:done="0"/>
  <w15:commentEx w15:paraId="357D4928" w15:paraIdParent="214574F7" w15:done="0"/>
  <w15:commentEx w15:paraId="4FC5E885" w15:done="0"/>
  <w15:commentEx w15:paraId="575AD9F0" w15:paraIdParent="4FC5E885" w15:done="0"/>
  <w15:commentEx w15:paraId="0D357D1E" w15:done="0"/>
  <w15:commentEx w15:paraId="4FD2AC16" w15:paraIdParent="0D357D1E" w15:done="0"/>
  <w15:commentEx w15:paraId="71DBF3A2" w15:done="0"/>
  <w15:commentEx w15:paraId="49048BBC" w15:paraIdParent="71DBF3A2" w15:done="0"/>
  <w15:commentEx w15:paraId="19D914FC" w15:done="0"/>
  <w15:commentEx w15:paraId="65FDCF82" w15:paraIdParent="19D914FC" w15:done="0"/>
  <w15:commentEx w15:paraId="5EBC7A40" w15:done="0"/>
  <w15:commentEx w15:paraId="2B8E02F8" w15:paraIdParent="5EBC7A40" w15:done="0"/>
  <w15:commentEx w15:paraId="2D366412" w15:done="0"/>
  <w15:commentEx w15:paraId="60D7152D" w15:paraIdParent="2D366412" w15:done="0"/>
  <w15:commentEx w15:paraId="7293BFE4" w15:done="0"/>
  <w15:commentEx w15:paraId="417F3C3E" w15:done="0"/>
  <w15:commentEx w15:paraId="4936FBC0" w15:paraIdParent="417F3C3E" w15:done="0"/>
  <w15:commentEx w15:paraId="13D2BDD1" w15:done="0"/>
  <w15:commentEx w15:paraId="1DFF343D" w15:paraIdParent="13D2BDD1" w15:done="0"/>
  <w15:commentEx w15:paraId="11DB5C86" w15:done="0"/>
  <w15:commentEx w15:paraId="3F073CB8" w15:done="0"/>
  <w15:commentEx w15:paraId="5EC9BA26" w15:paraIdParent="3F073CB8" w15:done="0"/>
  <w15:commentEx w15:paraId="57F41EBA" w15:done="0"/>
  <w15:commentEx w15:paraId="4746E7C9" w15:paraIdParent="57F41EBA" w15:done="0"/>
  <w15:commentEx w15:paraId="186BA0EF" w15:done="0"/>
  <w15:commentEx w15:paraId="7AA77557" w15:paraIdParent="186BA0EF" w15:done="0"/>
  <w15:commentEx w15:paraId="5C35F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F5BC3F" w16cex:dateUtc="2021-03-12T07:09:00Z"/>
  <w16cex:commentExtensible w16cex:durableId="23F1ABC7" w16cex:dateUtc="2021-03-09T05:09:00Z"/>
  <w16cex:commentExtensible w16cex:durableId="23F1E9A7" w16cex:dateUtc="2021-03-09T09:33:00Z"/>
  <w16cex:commentExtensible w16cex:durableId="23F1EF99" w16cex:dateUtc="2021-03-09T09:59:00Z"/>
  <w16cex:commentExtensible w16cex:durableId="23F1F322" w16cex:dateUtc="2021-03-09T10:14:00Z"/>
  <w16cex:commentExtensible w16cex:durableId="23F1F582" w16cex:dateUtc="2021-03-09T10:24:00Z"/>
  <w16cex:commentExtensible w16cex:durableId="23F1F910" w16cex:dateUtc="2021-03-09T10:39:00Z"/>
  <w16cex:commentExtensible w16cex:durableId="23F1F958" w16cex:dateUtc="2021-03-09T10:40:00Z"/>
  <w16cex:commentExtensible w16cex:durableId="23F1FCAC" w16cex:dateUtc="2021-03-09T10:54:00Z"/>
  <w16cex:commentExtensible w16cex:durableId="23F1FF14" w16cex:dateUtc="2021-03-09T11:05:00Z"/>
  <w16cex:commentExtensible w16cex:durableId="23F1FEFC" w16cex:dateUtc="2021-03-09T11:04:00Z"/>
  <w16cex:commentExtensible w16cex:durableId="23F5BCE1" w16cex:dateUtc="2021-03-12T07:11:00Z"/>
  <w16cex:commentExtensible w16cex:durableId="23F5C34C" w16cex:dateUtc="2021-03-12T07:39:00Z"/>
  <w16cex:commentExtensible w16cex:durableId="23F1FF51" w16cex:dateUtc="2021-03-09T11:06:00Z"/>
  <w16cex:commentExtensible w16cex:durableId="23F20014" w16cex:dateUtc="2021-03-09T11:09:00Z"/>
  <w16cex:commentExtensible w16cex:durableId="23F2001C" w16cex:dateUtc="2021-03-09T11:09:00Z"/>
  <w16cex:commentExtensible w16cex:durableId="23F2133C" w16cex:dateUtc="2021-03-09T12:31:00Z"/>
  <w16cex:commentExtensible w16cex:durableId="23F20214" w16cex:dateUtc="2021-03-09T11:17:00Z"/>
  <w16cex:commentExtensible w16cex:durableId="23F202DB" w16cex:dateUtc="2021-03-09T11:17:00Z"/>
  <w16cex:commentExtensible w16cex:durableId="23F202E3" w16cex:dateUtc="2021-03-09T11:21:00Z"/>
  <w16cex:commentExtensible w16cex:durableId="23F5BDA3" w16cex:dateUtc="2021-03-12T0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4FB7BBE" w16cid:durableId="23F1A862"/>
  <w16cid:commentId w16cid:paraId="33ECFAF6" w16cid:durableId="23F1A863"/>
  <w16cid:commentId w16cid:paraId="2A98AAB3" w16cid:durableId="23F1A864"/>
  <w16cid:commentId w16cid:paraId="49659654" w16cid:durableId="23F5B703"/>
  <w16cid:commentId w16cid:paraId="141CC1C4" w16cid:durableId="23F5BC3F"/>
  <w16cid:commentId w16cid:paraId="62C83116" w16cid:durableId="23F1A866"/>
  <w16cid:commentId w16cid:paraId="03B915B4" w16cid:durableId="23F1A867"/>
  <w16cid:commentId w16cid:paraId="7353A9AD" w16cid:durableId="23F1A868"/>
  <w16cid:commentId w16cid:paraId="0E7B4991" w16cid:durableId="23F1A869"/>
  <w16cid:commentId w16cid:paraId="79DFAB20" w16cid:durableId="23F1A86A"/>
  <w16cid:commentId w16cid:paraId="2ADE65BE" w16cid:durableId="23F1A86B"/>
  <w16cid:commentId w16cid:paraId="2E741033" w16cid:durableId="23F1A86C"/>
  <w16cid:commentId w16cid:paraId="795D2EBF" w16cid:durableId="23F1ABC7"/>
  <w16cid:commentId w16cid:paraId="0CD2DFF6" w16cid:durableId="23F1A86E"/>
  <w16cid:commentId w16cid:paraId="6C415C43" w16cid:durableId="23F1A86F"/>
  <w16cid:commentId w16cid:paraId="4BCAA7F9" w16cid:durableId="23F1A870"/>
  <w16cid:commentId w16cid:paraId="5C2831F1" w16cid:durableId="23F1A871"/>
  <w16cid:commentId w16cid:paraId="17F9BFA9" w16cid:durableId="23F1A872"/>
  <w16cid:commentId w16cid:paraId="638A622D" w16cid:durableId="23F5B711"/>
  <w16cid:commentId w16cid:paraId="3C529631" w16cid:durableId="23F1A873"/>
  <w16cid:commentId w16cid:paraId="2F58644B" w16cid:durableId="23F1A874"/>
  <w16cid:commentId w16cid:paraId="3DA2AA98" w16cid:durableId="23F1A875"/>
  <w16cid:commentId w16cid:paraId="45FB5F11" w16cid:durableId="23F1E9A7"/>
  <w16cid:commentId w16cid:paraId="05793EC1" w16cid:durableId="23F1A876"/>
  <w16cid:commentId w16cid:paraId="11BFD065" w16cid:durableId="23F1EF99"/>
  <w16cid:commentId w16cid:paraId="6334ECB8" w16cid:durableId="23F1A877"/>
  <w16cid:commentId w16cid:paraId="436DF909" w16cid:durableId="23F1F322"/>
  <w16cid:commentId w16cid:paraId="36368B8B" w16cid:durableId="23F1A878"/>
  <w16cid:commentId w16cid:paraId="245527DF" w16cid:durableId="23F1A879"/>
  <w16cid:commentId w16cid:paraId="3587FBBB" w16cid:durableId="23F1F582"/>
  <w16cid:commentId w16cid:paraId="00346FDC" w16cid:durableId="23F1A87A"/>
  <w16cid:commentId w16cid:paraId="2AE43A10" w16cid:durableId="23F1A87B"/>
  <w16cid:commentId w16cid:paraId="1C84EE2C" w16cid:durableId="23F1F910"/>
  <w16cid:commentId w16cid:paraId="7B51EAA7" w16cid:durableId="23F1A87C"/>
  <w16cid:commentId w16cid:paraId="734C82D1" w16cid:durableId="23F1F958"/>
  <w16cid:commentId w16cid:paraId="45791ED3" w16cid:durableId="23F1A87D"/>
  <w16cid:commentId w16cid:paraId="568E2164" w16cid:durableId="23F1A87E"/>
  <w16cid:commentId w16cid:paraId="309702DC" w16cid:durableId="23F1A87F"/>
  <w16cid:commentId w16cid:paraId="1E5926FF" w16cid:durableId="23F1A880"/>
  <w16cid:commentId w16cid:paraId="1B96D366" w16cid:durableId="23F1A881"/>
  <w16cid:commentId w16cid:paraId="4A0EE888" w16cid:durableId="23F1A882"/>
  <w16cid:commentId w16cid:paraId="65A6E38F" w16cid:durableId="23F1A883"/>
  <w16cid:commentId w16cid:paraId="1BAFA09C" w16cid:durableId="23F1A884"/>
  <w16cid:commentId w16cid:paraId="3C415103" w16cid:durableId="23F1A885"/>
  <w16cid:commentId w16cid:paraId="68154460" w16cid:durableId="23F1A886"/>
  <w16cid:commentId w16cid:paraId="309F643D" w16cid:durableId="23F1A887"/>
  <w16cid:commentId w16cid:paraId="7413522E" w16cid:durableId="23F1A888"/>
  <w16cid:commentId w16cid:paraId="4873B1E9" w16cid:durableId="23F1A889"/>
  <w16cid:commentId w16cid:paraId="0F8897B4" w16cid:durableId="23F1A88A"/>
  <w16cid:commentId w16cid:paraId="3FEF07C2" w16cid:durableId="23F1A88B"/>
  <w16cid:commentId w16cid:paraId="24C8A0F7" w16cid:durableId="23F1FCAC"/>
  <w16cid:commentId w16cid:paraId="77DB0B1A" w16cid:durableId="23F1A88C"/>
  <w16cid:commentId w16cid:paraId="636F833D" w16cid:durableId="23F1A88D"/>
  <w16cid:commentId w16cid:paraId="231C5744" w16cid:durableId="23F1A88E"/>
  <w16cid:commentId w16cid:paraId="37A8A117" w16cid:durableId="23F1A88F"/>
  <w16cid:commentId w16cid:paraId="1C0629D0" w16cid:durableId="23F1A890"/>
  <w16cid:commentId w16cid:paraId="33B12734" w16cid:durableId="23F1FF14"/>
  <w16cid:commentId w16cid:paraId="0472A5EA" w16cid:durableId="23F1FD55"/>
  <w16cid:commentId w16cid:paraId="6151B625" w16cid:durableId="23F1FEFC"/>
  <w16cid:commentId w16cid:paraId="3687AE4D" w16cid:durableId="23F1A891"/>
  <w16cid:commentId w16cid:paraId="7B5E64FA" w16cid:durableId="23F5B73B"/>
  <w16cid:commentId w16cid:paraId="339ECC3C" w16cid:durableId="23F5BCE1"/>
  <w16cid:commentId w16cid:paraId="635AF7E4" w16cid:durableId="23F5C34C"/>
  <w16cid:commentId w16cid:paraId="64A1960D" w16cid:durableId="23F1A892"/>
  <w16cid:commentId w16cid:paraId="0CB5F024" w16cid:durableId="23F1FF51"/>
  <w16cid:commentId w16cid:paraId="0A8CA617" w16cid:durableId="23F1A893"/>
  <w16cid:commentId w16cid:paraId="3E7AA1C3" w16cid:durableId="23F20014"/>
  <w16cid:commentId w16cid:paraId="214574F7" w16cid:durableId="23F1FFFA"/>
  <w16cid:commentId w16cid:paraId="357D4928" w16cid:durableId="23F2001C"/>
  <w16cid:commentId w16cid:paraId="4FC5E885" w16cid:durableId="23F1A894"/>
  <w16cid:commentId w16cid:paraId="575AD9F0" w16cid:durableId="23F1A895"/>
  <w16cid:commentId w16cid:paraId="0D357D1E" w16cid:durableId="23F1A896"/>
  <w16cid:commentId w16cid:paraId="4FD2AC16" w16cid:durableId="23F1A897"/>
  <w16cid:commentId w16cid:paraId="71DBF3A2" w16cid:durableId="23F1A898"/>
  <w16cid:commentId w16cid:paraId="49048BBC" w16cid:durableId="23F2133C"/>
  <w16cid:commentId w16cid:paraId="19D914FC" w16cid:durableId="23F1A899"/>
  <w16cid:commentId w16cid:paraId="65FDCF82" w16cid:durableId="23F1A89A"/>
  <w16cid:commentId w16cid:paraId="5EBC7A40" w16cid:durableId="23F1A89B"/>
  <w16cid:commentId w16cid:paraId="2B8E02F8" w16cid:durableId="23F1A89C"/>
  <w16cid:commentId w16cid:paraId="2D366412" w16cid:durableId="23F1A89D"/>
  <w16cid:commentId w16cid:paraId="60D7152D" w16cid:durableId="23F20214"/>
  <w16cid:commentId w16cid:paraId="7293BFE4" w16cid:durableId="23F1A89E"/>
  <w16cid:commentId w16cid:paraId="417F3C3E" w16cid:durableId="23F202DC"/>
  <w16cid:commentId w16cid:paraId="4936FBC0" w16cid:durableId="23F202DB"/>
  <w16cid:commentId w16cid:paraId="13D2BDD1" w16cid:durableId="23F1A89F"/>
  <w16cid:commentId w16cid:paraId="1DFF343D" w16cid:durableId="23F202E3"/>
  <w16cid:commentId w16cid:paraId="11DB5C86" w16cid:durableId="23F1A8A0"/>
  <w16cid:commentId w16cid:paraId="3F073CB8" w16cid:durableId="23F1A8A1"/>
  <w16cid:commentId w16cid:paraId="5EC9BA26" w16cid:durableId="23F1A8A2"/>
  <w16cid:commentId w16cid:paraId="57F41EBA" w16cid:durableId="23F5B756"/>
  <w16cid:commentId w16cid:paraId="4746E7C9" w16cid:durableId="23F5BDA3"/>
  <w16cid:commentId w16cid:paraId="186BA0EF" w16cid:durableId="23F1A8A3"/>
  <w16cid:commentId w16cid:paraId="7AA77557" w16cid:durableId="23F1A8A4"/>
  <w16cid:commentId w16cid:paraId="5C35FF28" w16cid:durableId="23F1A8A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4B631" w14:textId="77777777" w:rsidR="004B0AE0" w:rsidRDefault="004B0AE0" w:rsidP="006C0925">
      <w:r>
        <w:separator/>
      </w:r>
    </w:p>
  </w:endnote>
  <w:endnote w:type="continuationSeparator" w:id="0">
    <w:p w14:paraId="74AC2298" w14:textId="77777777" w:rsidR="004B0AE0" w:rsidRDefault="004B0AE0" w:rsidP="006C0925">
      <w:r>
        <w:continuationSeparator/>
      </w:r>
    </w:p>
  </w:endnote>
  <w:endnote w:type="continuationNotice" w:id="1">
    <w:p w14:paraId="527FD9A8" w14:textId="77777777" w:rsidR="004B0AE0" w:rsidRDefault="004B0A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Calibri"/>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1437173"/>
      <w:docPartObj>
        <w:docPartGallery w:val="Page Numbers (Bottom of Page)"/>
        <w:docPartUnique/>
      </w:docPartObj>
    </w:sdtPr>
    <w:sdtEndPr/>
    <w:sdtContent>
      <w:p w14:paraId="40F17A6D" w14:textId="06002C3C" w:rsidR="004B0AE0" w:rsidRDefault="004B0AE0" w:rsidP="007A0A95">
        <w:pPr>
          <w:pStyle w:val="a8"/>
          <w:jc w:val="right"/>
        </w:pPr>
        <w:r w:rsidRPr="007A0A95">
          <w:rPr>
            <w:rFonts w:ascii="Arial" w:hAnsi="Arial"/>
            <w:sz w:val="24"/>
            <w:szCs w:val="28"/>
          </w:rPr>
          <w:fldChar w:fldCharType="begin"/>
        </w:r>
        <w:r w:rsidRPr="007A0A95">
          <w:rPr>
            <w:rFonts w:ascii="Arial" w:hAnsi="Arial"/>
            <w:sz w:val="24"/>
            <w:szCs w:val="28"/>
          </w:rPr>
          <w:instrText>PAGE   \* MERGEFORMAT</w:instrText>
        </w:r>
        <w:r w:rsidRPr="007A0A95">
          <w:rPr>
            <w:rFonts w:ascii="Arial" w:hAnsi="Arial"/>
            <w:sz w:val="24"/>
            <w:szCs w:val="28"/>
          </w:rPr>
          <w:fldChar w:fldCharType="separate"/>
        </w:r>
        <w:r w:rsidR="00D61D7D">
          <w:rPr>
            <w:rFonts w:ascii="Arial" w:hAnsi="Arial"/>
            <w:noProof/>
            <w:sz w:val="24"/>
            <w:szCs w:val="28"/>
          </w:rPr>
          <w:t>61</w:t>
        </w:r>
        <w:r w:rsidRPr="007A0A95">
          <w:rPr>
            <w:rFonts w:ascii="Arial" w:hAnsi="Arial"/>
            <w:sz w:val="24"/>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CD14D9" w14:textId="43EEFF3C" w:rsidR="004B0AE0" w:rsidRDefault="004B0AE0" w:rsidP="007A0A95">
    <w:pPr>
      <w:pStyle w:val="a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003D04" w14:textId="77777777" w:rsidR="004B0AE0" w:rsidRDefault="004B0AE0" w:rsidP="006C0925">
      <w:r>
        <w:separator/>
      </w:r>
    </w:p>
  </w:footnote>
  <w:footnote w:type="continuationSeparator" w:id="0">
    <w:p w14:paraId="24F1599C" w14:textId="77777777" w:rsidR="004B0AE0" w:rsidRDefault="004B0AE0" w:rsidP="006C0925">
      <w:r>
        <w:continuationSeparator/>
      </w:r>
    </w:p>
  </w:footnote>
  <w:footnote w:type="continuationNotice" w:id="1">
    <w:p w14:paraId="6D9B1776" w14:textId="77777777" w:rsidR="004B0AE0" w:rsidRDefault="004B0AE0"/>
  </w:footnote>
  <w:footnote w:id="2">
    <w:p w14:paraId="69756A0C" w14:textId="2571FB45" w:rsidR="004B0AE0" w:rsidRPr="004E47AB" w:rsidRDefault="004B0AE0">
      <w:pPr>
        <w:pStyle w:val="af3"/>
        <w:rPr>
          <w:sz w:val="16"/>
          <w:szCs w:val="16"/>
        </w:rPr>
      </w:pPr>
      <w:r>
        <w:rPr>
          <w:rStyle w:val="af6"/>
        </w:rPr>
        <w:footnoteRef/>
      </w:r>
      <w:r>
        <w:t xml:space="preserve"> </w:t>
      </w:r>
      <w:r>
        <w:rPr>
          <w:sz w:val="16"/>
          <w:szCs w:val="16"/>
        </w:rPr>
        <w:t xml:space="preserve">Детальное описание основных данных для процессов Складской логистики приведено в КД </w:t>
      </w:r>
      <w:r w:rsidRPr="004E47AB">
        <w:rPr>
          <w:sz w:val="16"/>
          <w:szCs w:val="16"/>
        </w:rPr>
        <w:t>ERP.5.1.11 «Управление основными данными по направлению МТО»</w:t>
      </w:r>
    </w:p>
  </w:footnote>
  <w:footnote w:id="3">
    <w:p w14:paraId="1E5CC1E9" w14:textId="122A7F1C" w:rsidR="004B0AE0" w:rsidRPr="004E47AB" w:rsidRDefault="004B0AE0">
      <w:pPr>
        <w:pStyle w:val="af3"/>
        <w:rPr>
          <w:sz w:val="16"/>
          <w:szCs w:val="16"/>
        </w:rPr>
      </w:pPr>
      <w:r w:rsidRPr="00D032CC">
        <w:rPr>
          <w:rStyle w:val="af6"/>
          <w:sz w:val="16"/>
          <w:szCs w:val="16"/>
        </w:rPr>
        <w:footnoteRef/>
      </w:r>
      <w:r w:rsidRPr="00D032CC">
        <w:rPr>
          <w:sz w:val="16"/>
          <w:szCs w:val="16"/>
        </w:rPr>
        <w:t xml:space="preserve"> </w:t>
      </w:r>
      <w:r>
        <w:rPr>
          <w:sz w:val="16"/>
          <w:szCs w:val="16"/>
        </w:rPr>
        <w:t xml:space="preserve">Организационная структура склада подробно изложена </w:t>
      </w:r>
      <w:r w:rsidRPr="004E47AB">
        <w:rPr>
          <w:sz w:val="16"/>
          <w:szCs w:val="16"/>
        </w:rPr>
        <w:t>в КД ERP.5.1.1 «Организационная структура»</w:t>
      </w:r>
    </w:p>
  </w:footnote>
  <w:footnote w:id="4">
    <w:p w14:paraId="4FF3A7EA" w14:textId="57107DFA" w:rsidR="004B0AE0" w:rsidRDefault="004B0AE0">
      <w:pPr>
        <w:pStyle w:val="af3"/>
      </w:pPr>
      <w:r>
        <w:rPr>
          <w:rStyle w:val="af6"/>
        </w:rPr>
        <w:footnoteRef/>
      </w:r>
      <w:r>
        <w:t xml:space="preserve"> </w:t>
      </w:r>
      <w:r w:rsidRPr="00807940">
        <w:rPr>
          <w:sz w:val="16"/>
          <w:szCs w:val="16"/>
        </w:rPr>
        <w:t>Окончательный перечень групп МТР, подлежащих маркировке, определяется Заказчиком на этапе внедрения системы</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4B0AE0" w14:paraId="0786C802" w14:textId="77777777" w:rsidTr="00916FAB">
      <w:trPr>
        <w:cantSplit/>
        <w:trHeight w:val="557"/>
      </w:trPr>
      <w:tc>
        <w:tcPr>
          <w:tcW w:w="3502" w:type="dxa"/>
          <w:vMerge w:val="restart"/>
          <w:tcBorders>
            <w:top w:val="nil"/>
            <w:left w:val="nil"/>
            <w:bottom w:val="nil"/>
            <w:right w:val="nil"/>
          </w:tcBorders>
          <w:vAlign w:val="center"/>
        </w:tcPr>
        <w:p w14:paraId="67A8AFD1" w14:textId="77777777" w:rsidR="004B0AE0" w:rsidRDefault="004B0AE0" w:rsidP="00916FAB">
          <w:pPr>
            <w:pStyle w:val="a6"/>
            <w:ind w:left="-241" w:hanging="1"/>
            <w:jc w:val="left"/>
            <w:rPr>
              <w:b/>
              <w:bCs/>
            </w:rPr>
          </w:pPr>
          <w:r>
            <w:rPr>
              <w:b/>
              <w:bCs/>
              <w:noProof/>
              <w:lang w:eastAsia="ru-RU"/>
            </w:rPr>
            <w:drawing>
              <wp:inline distT="0" distB="0" distL="0" distR="0" wp14:anchorId="17358EDA" wp14:editId="7CB5FAE3">
                <wp:extent cx="2240329" cy="50400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4D6DC762" w14:textId="57C0B11C" w:rsidR="004B0AE0" w:rsidRPr="00916FAB" w:rsidRDefault="004B0AE0" w:rsidP="00EC00D2">
          <w:pPr>
            <w:pStyle w:val="InR1"/>
          </w:pPr>
          <w:r>
            <w:t>Концептуальный дизайн</w:t>
          </w:r>
          <w:r>
            <w:br/>
            <w:t>МТО</w:t>
          </w:r>
          <w:r>
            <w:br/>
            <w:t>Складская логистика</w:t>
          </w:r>
        </w:p>
      </w:tc>
    </w:tr>
    <w:tr w:rsidR="004B0AE0" w:rsidRPr="00DB4B2F" w14:paraId="136EA827" w14:textId="77777777" w:rsidTr="00916FAB">
      <w:trPr>
        <w:cantSplit/>
        <w:trHeight w:val="557"/>
      </w:trPr>
      <w:tc>
        <w:tcPr>
          <w:tcW w:w="3502" w:type="dxa"/>
          <w:vMerge/>
          <w:tcBorders>
            <w:top w:val="nil"/>
            <w:left w:val="nil"/>
            <w:bottom w:val="nil"/>
            <w:right w:val="nil"/>
          </w:tcBorders>
          <w:vAlign w:val="center"/>
        </w:tcPr>
        <w:p w14:paraId="58B39A31" w14:textId="77777777" w:rsidR="004B0AE0" w:rsidRDefault="004B0AE0" w:rsidP="00916FAB">
          <w:pPr>
            <w:pStyle w:val="a6"/>
            <w:jc w:val="center"/>
          </w:pPr>
        </w:p>
      </w:tc>
      <w:tc>
        <w:tcPr>
          <w:tcW w:w="6758" w:type="dxa"/>
          <w:vMerge/>
          <w:tcBorders>
            <w:top w:val="single" w:sz="8" w:space="0" w:color="auto"/>
            <w:left w:val="nil"/>
            <w:bottom w:val="single" w:sz="8" w:space="0" w:color="FEC816"/>
            <w:right w:val="single" w:sz="8" w:space="0" w:color="FEC816"/>
          </w:tcBorders>
        </w:tcPr>
        <w:p w14:paraId="7D2F1CBE" w14:textId="77777777" w:rsidR="004B0AE0" w:rsidRPr="000B5B67" w:rsidRDefault="004B0AE0" w:rsidP="00916FAB">
          <w:pPr>
            <w:jc w:val="center"/>
            <w:rPr>
              <w:b/>
              <w:bCs/>
            </w:rPr>
          </w:pPr>
        </w:p>
      </w:tc>
    </w:tr>
  </w:tbl>
  <w:p w14:paraId="06D5C865" w14:textId="77777777" w:rsidR="004B0AE0" w:rsidRDefault="004B0AE0">
    <w:pPr>
      <w:pStyle w:val="a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EC0F7F" w14:textId="3498B759" w:rsidR="004B0AE0" w:rsidRDefault="004B0AE0" w:rsidP="00916FAB">
    <w:pPr>
      <w:pStyle w:val="a6"/>
      <w:jc w:val="left"/>
    </w:pPr>
    <w:r>
      <w:rPr>
        <w:b/>
        <w:bCs/>
        <w:noProof/>
        <w:lang w:eastAsia="ru-RU"/>
      </w:rPr>
      <w:drawing>
        <wp:inline distT="0" distB="0" distL="0" distR="0" wp14:anchorId="61BE8ED9" wp14:editId="667AF98A">
          <wp:extent cx="2240329" cy="50400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p w14:paraId="1E1B80E3" w14:textId="77777777" w:rsidR="004B0AE0" w:rsidRDefault="004B0AE0">
    <w:pPr>
      <w:pStyle w:val="a6"/>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4B0AE0" w14:paraId="5E8A5ED6" w14:textId="77777777" w:rsidTr="00D626BD">
      <w:trPr>
        <w:cantSplit/>
        <w:trHeight w:val="557"/>
      </w:trPr>
      <w:tc>
        <w:tcPr>
          <w:tcW w:w="3502" w:type="dxa"/>
          <w:vMerge w:val="restart"/>
          <w:tcBorders>
            <w:top w:val="nil"/>
            <w:left w:val="nil"/>
            <w:bottom w:val="nil"/>
            <w:right w:val="nil"/>
          </w:tcBorders>
          <w:vAlign w:val="center"/>
        </w:tcPr>
        <w:p w14:paraId="1C8770A0" w14:textId="77777777" w:rsidR="004B0AE0" w:rsidRDefault="004B0AE0" w:rsidP="00445E15">
          <w:pPr>
            <w:pStyle w:val="a6"/>
            <w:ind w:left="-241" w:hanging="1"/>
            <w:jc w:val="left"/>
            <w:rPr>
              <w:b/>
              <w:bCs/>
            </w:rPr>
          </w:pPr>
          <w:r>
            <w:rPr>
              <w:b/>
              <w:bCs/>
              <w:noProof/>
              <w:lang w:eastAsia="ru-RU"/>
            </w:rPr>
            <w:drawing>
              <wp:inline distT="0" distB="0" distL="0" distR="0" wp14:anchorId="0B7556E8" wp14:editId="2F93B2E9">
                <wp:extent cx="2240329" cy="50400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12F866BF" w14:textId="77777777" w:rsidR="004B0AE0" w:rsidRPr="00916FAB" w:rsidRDefault="004B0AE0" w:rsidP="00445E15">
          <w:pPr>
            <w:pStyle w:val="InR1"/>
          </w:pPr>
          <w:r>
            <w:t>Концептуальный дизайн</w:t>
          </w:r>
          <w:r>
            <w:br/>
            <w:t>МТО</w:t>
          </w:r>
          <w:r>
            <w:br/>
            <w:t>Складская логистика</w:t>
          </w:r>
        </w:p>
      </w:tc>
    </w:tr>
    <w:tr w:rsidR="004B0AE0" w:rsidRPr="00DB4B2F" w14:paraId="23A85298" w14:textId="77777777" w:rsidTr="00D626BD">
      <w:trPr>
        <w:cantSplit/>
        <w:trHeight w:val="557"/>
      </w:trPr>
      <w:tc>
        <w:tcPr>
          <w:tcW w:w="3502" w:type="dxa"/>
          <w:vMerge/>
          <w:tcBorders>
            <w:top w:val="nil"/>
            <w:left w:val="nil"/>
            <w:bottom w:val="nil"/>
            <w:right w:val="nil"/>
          </w:tcBorders>
          <w:vAlign w:val="center"/>
        </w:tcPr>
        <w:p w14:paraId="7D653372" w14:textId="77777777" w:rsidR="004B0AE0" w:rsidRDefault="004B0AE0" w:rsidP="00445E15">
          <w:pPr>
            <w:pStyle w:val="a6"/>
            <w:jc w:val="center"/>
          </w:pPr>
        </w:p>
      </w:tc>
      <w:tc>
        <w:tcPr>
          <w:tcW w:w="6758" w:type="dxa"/>
          <w:vMerge/>
          <w:tcBorders>
            <w:top w:val="single" w:sz="8" w:space="0" w:color="auto"/>
            <w:left w:val="nil"/>
            <w:bottom w:val="single" w:sz="8" w:space="0" w:color="FEC816"/>
            <w:right w:val="single" w:sz="8" w:space="0" w:color="FEC816"/>
          </w:tcBorders>
        </w:tcPr>
        <w:p w14:paraId="2E739859" w14:textId="77777777" w:rsidR="004B0AE0" w:rsidRPr="000B5B67" w:rsidRDefault="004B0AE0" w:rsidP="00445E15">
          <w:pPr>
            <w:jc w:val="center"/>
            <w:rPr>
              <w:b/>
              <w:bCs/>
            </w:rPr>
          </w:pPr>
        </w:p>
      </w:tc>
    </w:tr>
  </w:tbl>
  <w:p w14:paraId="041D3533" w14:textId="77777777" w:rsidR="004B0AE0" w:rsidRDefault="004B0AE0">
    <w:pPr>
      <w:pStyle w:val="a6"/>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4B0AE0" w14:paraId="3BEF2356" w14:textId="77777777" w:rsidTr="00916FAB">
      <w:trPr>
        <w:cantSplit/>
        <w:trHeight w:val="557"/>
      </w:trPr>
      <w:tc>
        <w:tcPr>
          <w:tcW w:w="3502" w:type="dxa"/>
          <w:vMerge w:val="restart"/>
          <w:tcBorders>
            <w:top w:val="nil"/>
            <w:left w:val="nil"/>
            <w:bottom w:val="nil"/>
            <w:right w:val="nil"/>
          </w:tcBorders>
          <w:vAlign w:val="center"/>
        </w:tcPr>
        <w:p w14:paraId="5F25A323" w14:textId="77777777" w:rsidR="004B0AE0" w:rsidRDefault="004B0AE0" w:rsidP="00916FAB">
          <w:pPr>
            <w:pStyle w:val="a6"/>
            <w:ind w:left="-241" w:hanging="1"/>
            <w:jc w:val="left"/>
            <w:rPr>
              <w:b/>
              <w:bCs/>
            </w:rPr>
          </w:pPr>
          <w:r>
            <w:rPr>
              <w:b/>
              <w:bCs/>
              <w:noProof/>
              <w:lang w:eastAsia="ru-RU"/>
            </w:rPr>
            <w:drawing>
              <wp:inline distT="0" distB="0" distL="0" distR="0" wp14:anchorId="0755EC04" wp14:editId="064BF7D9">
                <wp:extent cx="2240329" cy="50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41F054B9" w14:textId="04D7389F" w:rsidR="004B0AE0" w:rsidRPr="00916FAB" w:rsidRDefault="004B0AE0" w:rsidP="00916FAB">
          <w:pPr>
            <w:pStyle w:val="InR1"/>
          </w:pPr>
          <w:r>
            <w:t>Концептуальный дизайн</w:t>
          </w:r>
          <w:r>
            <w:br/>
            <w:t>МТО</w:t>
          </w:r>
          <w:r>
            <w:br/>
            <w:t>Складская логистика</w:t>
          </w:r>
        </w:p>
      </w:tc>
    </w:tr>
    <w:tr w:rsidR="004B0AE0" w:rsidRPr="00DB4B2F" w14:paraId="77A17016" w14:textId="77777777" w:rsidTr="00916FAB">
      <w:trPr>
        <w:cantSplit/>
        <w:trHeight w:val="557"/>
      </w:trPr>
      <w:tc>
        <w:tcPr>
          <w:tcW w:w="3502" w:type="dxa"/>
          <w:vMerge/>
          <w:tcBorders>
            <w:top w:val="nil"/>
            <w:left w:val="nil"/>
            <w:bottom w:val="nil"/>
            <w:right w:val="nil"/>
          </w:tcBorders>
          <w:vAlign w:val="center"/>
        </w:tcPr>
        <w:p w14:paraId="602B63D2" w14:textId="77777777" w:rsidR="004B0AE0" w:rsidRDefault="004B0AE0" w:rsidP="00916FAB">
          <w:pPr>
            <w:pStyle w:val="a6"/>
            <w:jc w:val="center"/>
          </w:pPr>
        </w:p>
      </w:tc>
      <w:tc>
        <w:tcPr>
          <w:tcW w:w="6758" w:type="dxa"/>
          <w:vMerge/>
          <w:tcBorders>
            <w:top w:val="single" w:sz="8" w:space="0" w:color="auto"/>
            <w:left w:val="nil"/>
            <w:bottom w:val="single" w:sz="8" w:space="0" w:color="FEC816"/>
            <w:right w:val="single" w:sz="8" w:space="0" w:color="FEC816"/>
          </w:tcBorders>
        </w:tcPr>
        <w:p w14:paraId="7BA1575C" w14:textId="77777777" w:rsidR="004B0AE0" w:rsidRPr="000B5B67" w:rsidRDefault="004B0AE0" w:rsidP="00916FAB">
          <w:pPr>
            <w:jc w:val="center"/>
            <w:rPr>
              <w:b/>
              <w:bCs/>
            </w:rPr>
          </w:pPr>
        </w:p>
      </w:tc>
    </w:tr>
  </w:tbl>
  <w:p w14:paraId="35519227" w14:textId="77777777" w:rsidR="004B0AE0" w:rsidRDefault="004B0AE0">
    <w:pPr>
      <w:pStyle w:val="a6"/>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4B0AE0" w14:paraId="38E7E804" w14:textId="77777777" w:rsidTr="00E30D22">
      <w:trPr>
        <w:cantSplit/>
        <w:trHeight w:val="244"/>
      </w:trPr>
      <w:tc>
        <w:tcPr>
          <w:tcW w:w="3496" w:type="dxa"/>
          <w:vMerge w:val="restart"/>
          <w:tcBorders>
            <w:top w:val="nil"/>
            <w:left w:val="nil"/>
            <w:bottom w:val="nil"/>
            <w:right w:val="nil"/>
          </w:tcBorders>
          <w:vAlign w:val="center"/>
        </w:tcPr>
        <w:p w14:paraId="7C2894C8" w14:textId="77777777" w:rsidR="004B0AE0" w:rsidRDefault="004B0AE0" w:rsidP="00A54CF5">
          <w:pPr>
            <w:pStyle w:val="a6"/>
            <w:ind w:left="-241" w:hanging="1"/>
            <w:jc w:val="left"/>
            <w:rPr>
              <w:b/>
              <w:bCs/>
            </w:rPr>
          </w:pPr>
          <w:r>
            <w:rPr>
              <w:b/>
              <w:bCs/>
              <w:noProof/>
              <w:lang w:eastAsia="ru-RU"/>
            </w:rPr>
            <w:drawing>
              <wp:inline distT="0" distB="0" distL="0" distR="0" wp14:anchorId="4295CDDA" wp14:editId="080709F4">
                <wp:extent cx="2240329" cy="504000"/>
                <wp:effectExtent l="0" t="0" r="0" b="0"/>
                <wp:docPr id="1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3BE0C4BA" w14:textId="0509F144" w:rsidR="004B0AE0" w:rsidRPr="00916FAB" w:rsidRDefault="004B0AE0" w:rsidP="00A54CF5">
          <w:pPr>
            <w:pStyle w:val="InR1"/>
          </w:pPr>
          <w:r>
            <w:t>Концептуальный дизайн</w:t>
          </w:r>
          <w:r>
            <w:br/>
            <w:t>МТО</w:t>
          </w:r>
          <w:r>
            <w:br/>
            <w:t>Складская логистика</w:t>
          </w:r>
        </w:p>
      </w:tc>
    </w:tr>
    <w:tr w:rsidR="004B0AE0" w:rsidRPr="00DB4B2F" w14:paraId="5043580D" w14:textId="77777777" w:rsidTr="00E30D22">
      <w:trPr>
        <w:cantSplit/>
        <w:trHeight w:val="244"/>
      </w:trPr>
      <w:tc>
        <w:tcPr>
          <w:tcW w:w="3496" w:type="dxa"/>
          <w:vMerge/>
          <w:tcBorders>
            <w:top w:val="nil"/>
            <w:left w:val="nil"/>
            <w:bottom w:val="nil"/>
            <w:right w:val="nil"/>
          </w:tcBorders>
          <w:vAlign w:val="center"/>
        </w:tcPr>
        <w:p w14:paraId="33BCB021" w14:textId="77777777" w:rsidR="004B0AE0" w:rsidRDefault="004B0AE0" w:rsidP="00A54CF5">
          <w:pPr>
            <w:pStyle w:val="a6"/>
            <w:jc w:val="center"/>
          </w:pPr>
        </w:p>
      </w:tc>
      <w:tc>
        <w:tcPr>
          <w:tcW w:w="6716" w:type="dxa"/>
          <w:vMerge/>
          <w:tcBorders>
            <w:top w:val="single" w:sz="8" w:space="0" w:color="auto"/>
            <w:left w:val="nil"/>
            <w:bottom w:val="single" w:sz="8" w:space="0" w:color="FEC816"/>
            <w:right w:val="single" w:sz="8" w:space="0" w:color="FEC816"/>
          </w:tcBorders>
        </w:tcPr>
        <w:p w14:paraId="68BDB12F" w14:textId="77777777" w:rsidR="004B0AE0" w:rsidRPr="000B5B67" w:rsidRDefault="004B0AE0" w:rsidP="00A54CF5">
          <w:pPr>
            <w:jc w:val="center"/>
            <w:rPr>
              <w:b/>
              <w:bCs/>
            </w:rPr>
          </w:pPr>
        </w:p>
      </w:tc>
    </w:tr>
  </w:tbl>
  <w:p w14:paraId="6BE2CC06" w14:textId="77777777" w:rsidR="004B0AE0" w:rsidRDefault="004B0AE0">
    <w:pPr>
      <w:pStyle w:val="a6"/>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4B0AE0" w14:paraId="623FF725" w14:textId="77777777" w:rsidTr="00E30D22">
      <w:trPr>
        <w:cantSplit/>
        <w:trHeight w:val="244"/>
      </w:trPr>
      <w:tc>
        <w:tcPr>
          <w:tcW w:w="3496" w:type="dxa"/>
          <w:vMerge w:val="restart"/>
          <w:tcBorders>
            <w:top w:val="nil"/>
            <w:left w:val="nil"/>
            <w:bottom w:val="nil"/>
            <w:right w:val="nil"/>
          </w:tcBorders>
          <w:vAlign w:val="center"/>
        </w:tcPr>
        <w:p w14:paraId="66BE325F" w14:textId="77777777" w:rsidR="004B0AE0" w:rsidRDefault="004B0AE0" w:rsidP="00B307BD">
          <w:pPr>
            <w:pStyle w:val="a6"/>
            <w:ind w:left="-241" w:hanging="1"/>
            <w:jc w:val="left"/>
            <w:rPr>
              <w:b/>
              <w:bCs/>
            </w:rPr>
          </w:pPr>
          <w:r>
            <w:rPr>
              <w:b/>
              <w:bCs/>
              <w:noProof/>
              <w:lang w:eastAsia="ru-RU"/>
            </w:rPr>
            <w:drawing>
              <wp:inline distT="0" distB="0" distL="0" distR="0" wp14:anchorId="32CA3960" wp14:editId="1307F2FE">
                <wp:extent cx="2240329" cy="504000"/>
                <wp:effectExtent l="0" t="0" r="0" b="0"/>
                <wp:docPr id="1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299F6059" w14:textId="6ADD55A9" w:rsidR="004B0AE0" w:rsidRPr="00916FAB" w:rsidRDefault="004B0AE0" w:rsidP="00B307BD">
          <w:pPr>
            <w:pStyle w:val="InR1"/>
          </w:pPr>
          <w:r>
            <w:t>Концептуальный дизайн</w:t>
          </w:r>
          <w:r>
            <w:br/>
            <w:t>МТО</w:t>
          </w:r>
          <w:r>
            <w:br/>
            <w:t>Складская логистика</w:t>
          </w:r>
        </w:p>
      </w:tc>
    </w:tr>
    <w:tr w:rsidR="004B0AE0" w:rsidRPr="00DB4B2F" w14:paraId="64C348BC" w14:textId="77777777" w:rsidTr="00E30D22">
      <w:trPr>
        <w:cantSplit/>
        <w:trHeight w:val="244"/>
      </w:trPr>
      <w:tc>
        <w:tcPr>
          <w:tcW w:w="3496" w:type="dxa"/>
          <w:vMerge/>
          <w:tcBorders>
            <w:top w:val="nil"/>
            <w:left w:val="nil"/>
            <w:bottom w:val="nil"/>
            <w:right w:val="nil"/>
          </w:tcBorders>
          <w:vAlign w:val="center"/>
        </w:tcPr>
        <w:p w14:paraId="4AF924DA" w14:textId="77777777" w:rsidR="004B0AE0" w:rsidRDefault="004B0AE0" w:rsidP="00B307BD">
          <w:pPr>
            <w:pStyle w:val="a6"/>
            <w:jc w:val="center"/>
          </w:pPr>
        </w:p>
      </w:tc>
      <w:tc>
        <w:tcPr>
          <w:tcW w:w="6716" w:type="dxa"/>
          <w:vMerge/>
          <w:tcBorders>
            <w:top w:val="single" w:sz="8" w:space="0" w:color="auto"/>
            <w:left w:val="nil"/>
            <w:bottom w:val="single" w:sz="8" w:space="0" w:color="FEC816"/>
            <w:right w:val="single" w:sz="8" w:space="0" w:color="FEC816"/>
          </w:tcBorders>
        </w:tcPr>
        <w:p w14:paraId="530793F0" w14:textId="77777777" w:rsidR="004B0AE0" w:rsidRPr="000B5B67" w:rsidRDefault="004B0AE0" w:rsidP="00B307BD">
          <w:pPr>
            <w:jc w:val="center"/>
            <w:rPr>
              <w:b/>
              <w:bCs/>
            </w:rPr>
          </w:pPr>
        </w:p>
      </w:tc>
    </w:tr>
  </w:tbl>
  <w:p w14:paraId="36285CED" w14:textId="77777777" w:rsidR="004B0AE0" w:rsidRDefault="004B0AE0" w:rsidP="007200B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3B8E"/>
    <w:multiLevelType w:val="hybridMultilevel"/>
    <w:tmpl w:val="FC8AEB1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676844"/>
    <w:multiLevelType w:val="hybridMultilevel"/>
    <w:tmpl w:val="A0D6D3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1C50F4F"/>
    <w:multiLevelType w:val="multilevel"/>
    <w:tmpl w:val="188AB02C"/>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03BD2A9F"/>
    <w:multiLevelType w:val="hybridMultilevel"/>
    <w:tmpl w:val="87CC43F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3C952D8"/>
    <w:multiLevelType w:val="hybridMultilevel"/>
    <w:tmpl w:val="DF44C2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4CE05C9"/>
    <w:multiLevelType w:val="hybridMultilevel"/>
    <w:tmpl w:val="6608AAE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 w15:restartNumberingAfterBreak="0">
    <w:nsid w:val="07660322"/>
    <w:multiLevelType w:val="hybridMultilevel"/>
    <w:tmpl w:val="B3A45256"/>
    <w:lvl w:ilvl="0" w:tplc="FE4C5E58">
      <w:start w:val="1"/>
      <w:numFmt w:val="decimal"/>
      <w:lvlText w:val="%1."/>
      <w:lvlJc w:val="left"/>
      <w:pPr>
        <w:ind w:left="720" w:hanging="360"/>
      </w:pPr>
      <w:rPr>
        <w:rFonts w:ascii="Arial" w:hAnsi="Arial" w:cs="Times New Roman"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86D6AFE"/>
    <w:multiLevelType w:val="hybridMultilevel"/>
    <w:tmpl w:val="C7242B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8C64DB9"/>
    <w:multiLevelType w:val="hybridMultilevel"/>
    <w:tmpl w:val="58ECE5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8EF702F"/>
    <w:multiLevelType w:val="hybridMultilevel"/>
    <w:tmpl w:val="621C54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8FF5A7B"/>
    <w:multiLevelType w:val="hybridMultilevel"/>
    <w:tmpl w:val="EA044AF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09AE7F14"/>
    <w:multiLevelType w:val="hybridMultilevel"/>
    <w:tmpl w:val="C742D8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B892FF6"/>
    <w:multiLevelType w:val="hybridMultilevel"/>
    <w:tmpl w:val="E3E8B7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C4B4B55"/>
    <w:multiLevelType w:val="hybridMultilevel"/>
    <w:tmpl w:val="90A0DC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0D1167E3"/>
    <w:multiLevelType w:val="hybridMultilevel"/>
    <w:tmpl w:val="8E46B9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2AE5493"/>
    <w:multiLevelType w:val="hybridMultilevel"/>
    <w:tmpl w:val="814CD0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39735BC"/>
    <w:multiLevelType w:val="hybridMultilevel"/>
    <w:tmpl w:val="5A76C9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73454AF"/>
    <w:multiLevelType w:val="hybridMultilevel"/>
    <w:tmpl w:val="69403164"/>
    <w:lvl w:ilvl="0" w:tplc="69044DE2">
      <w:start w:val="1"/>
      <w:numFmt w:val="bullet"/>
      <w:pStyle w:val="1KD-NormalMark"/>
      <w:lvlText w:val=""/>
      <w:lvlJc w:val="left"/>
      <w:pPr>
        <w:ind w:left="360" w:hanging="360"/>
      </w:pPr>
      <w:rPr>
        <w:rFonts w:ascii="Symbol" w:hAnsi="Symbol" w:hint="default"/>
      </w:rPr>
    </w:lvl>
    <w:lvl w:ilvl="1" w:tplc="377639D0">
      <w:start w:val="1"/>
      <w:numFmt w:val="bullet"/>
      <w:pStyle w:val="1KD-NormalMark2"/>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17375601"/>
    <w:multiLevelType w:val="hybridMultilevel"/>
    <w:tmpl w:val="6EE4A28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80F316A"/>
    <w:multiLevelType w:val="hybridMultilevel"/>
    <w:tmpl w:val="CF0824CC"/>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8BD5274"/>
    <w:multiLevelType w:val="hybridMultilevel"/>
    <w:tmpl w:val="80EC3A9C"/>
    <w:lvl w:ilvl="0" w:tplc="09C8BEB4">
      <w:start w:val="1"/>
      <w:numFmt w:val="decimal"/>
      <w:lvlText w:val="%1."/>
      <w:lvlJc w:val="left"/>
      <w:pPr>
        <w:ind w:left="442" w:hanging="360"/>
      </w:pPr>
      <w:rPr>
        <w:rFonts w:ascii="Arial" w:hAnsi="Arial" w:cs="Times New Roman" w:hint="default"/>
        <w:color w:val="000000" w:themeColor="text1"/>
      </w:rPr>
    </w:lvl>
    <w:lvl w:ilvl="1" w:tplc="04190019" w:tentative="1">
      <w:start w:val="1"/>
      <w:numFmt w:val="lowerLetter"/>
      <w:lvlText w:val="%2."/>
      <w:lvlJc w:val="left"/>
      <w:pPr>
        <w:ind w:left="1162" w:hanging="360"/>
      </w:pPr>
    </w:lvl>
    <w:lvl w:ilvl="2" w:tplc="0419001B" w:tentative="1">
      <w:start w:val="1"/>
      <w:numFmt w:val="lowerRoman"/>
      <w:lvlText w:val="%3."/>
      <w:lvlJc w:val="right"/>
      <w:pPr>
        <w:ind w:left="1882" w:hanging="180"/>
      </w:pPr>
    </w:lvl>
    <w:lvl w:ilvl="3" w:tplc="0419000F" w:tentative="1">
      <w:start w:val="1"/>
      <w:numFmt w:val="decimal"/>
      <w:lvlText w:val="%4."/>
      <w:lvlJc w:val="left"/>
      <w:pPr>
        <w:ind w:left="2602" w:hanging="360"/>
      </w:pPr>
    </w:lvl>
    <w:lvl w:ilvl="4" w:tplc="04190019" w:tentative="1">
      <w:start w:val="1"/>
      <w:numFmt w:val="lowerLetter"/>
      <w:lvlText w:val="%5."/>
      <w:lvlJc w:val="left"/>
      <w:pPr>
        <w:ind w:left="3322" w:hanging="360"/>
      </w:pPr>
    </w:lvl>
    <w:lvl w:ilvl="5" w:tplc="0419001B" w:tentative="1">
      <w:start w:val="1"/>
      <w:numFmt w:val="lowerRoman"/>
      <w:lvlText w:val="%6."/>
      <w:lvlJc w:val="right"/>
      <w:pPr>
        <w:ind w:left="4042" w:hanging="180"/>
      </w:pPr>
    </w:lvl>
    <w:lvl w:ilvl="6" w:tplc="0419000F" w:tentative="1">
      <w:start w:val="1"/>
      <w:numFmt w:val="decimal"/>
      <w:lvlText w:val="%7."/>
      <w:lvlJc w:val="left"/>
      <w:pPr>
        <w:ind w:left="4762" w:hanging="360"/>
      </w:pPr>
    </w:lvl>
    <w:lvl w:ilvl="7" w:tplc="04190019" w:tentative="1">
      <w:start w:val="1"/>
      <w:numFmt w:val="lowerLetter"/>
      <w:lvlText w:val="%8."/>
      <w:lvlJc w:val="left"/>
      <w:pPr>
        <w:ind w:left="5482" w:hanging="360"/>
      </w:pPr>
    </w:lvl>
    <w:lvl w:ilvl="8" w:tplc="0419001B" w:tentative="1">
      <w:start w:val="1"/>
      <w:numFmt w:val="lowerRoman"/>
      <w:lvlText w:val="%9."/>
      <w:lvlJc w:val="right"/>
      <w:pPr>
        <w:ind w:left="6202" w:hanging="180"/>
      </w:pPr>
    </w:lvl>
  </w:abstractNum>
  <w:abstractNum w:abstractNumId="22" w15:restartNumberingAfterBreak="0">
    <w:nsid w:val="1CF468A9"/>
    <w:multiLevelType w:val="hybridMultilevel"/>
    <w:tmpl w:val="28EE8B0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1CF46B8B"/>
    <w:multiLevelType w:val="hybridMultilevel"/>
    <w:tmpl w:val="436047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1D3938C8"/>
    <w:multiLevelType w:val="hybridMultilevel"/>
    <w:tmpl w:val="4454BA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D7B366F"/>
    <w:multiLevelType w:val="hybridMultilevel"/>
    <w:tmpl w:val="EF8ED4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1E1A7FD9"/>
    <w:multiLevelType w:val="hybridMultilevel"/>
    <w:tmpl w:val="57E2F17C"/>
    <w:lvl w:ilvl="0" w:tplc="706ECE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1FC455F3"/>
    <w:multiLevelType w:val="hybridMultilevel"/>
    <w:tmpl w:val="15941684"/>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28" w15:restartNumberingAfterBreak="0">
    <w:nsid w:val="1FF64666"/>
    <w:multiLevelType w:val="hybridMultilevel"/>
    <w:tmpl w:val="2ACAF0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1FF70562"/>
    <w:multiLevelType w:val="hybridMultilevel"/>
    <w:tmpl w:val="6038A82C"/>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20201FD5"/>
    <w:multiLevelType w:val="hybridMultilevel"/>
    <w:tmpl w:val="D38EA4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09C42CD"/>
    <w:multiLevelType w:val="hybridMultilevel"/>
    <w:tmpl w:val="F79E32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2CB7CE8"/>
    <w:multiLevelType w:val="hybridMultilevel"/>
    <w:tmpl w:val="5B42587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2375726B"/>
    <w:multiLevelType w:val="hybridMultilevel"/>
    <w:tmpl w:val="9F7CC1A0"/>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23EA04BD"/>
    <w:multiLevelType w:val="hybridMultilevel"/>
    <w:tmpl w:val="F392BDE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24FC07B2"/>
    <w:multiLevelType w:val="hybridMultilevel"/>
    <w:tmpl w:val="BD7E12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2537645E"/>
    <w:multiLevelType w:val="hybridMultilevel"/>
    <w:tmpl w:val="4716782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5A97E46"/>
    <w:multiLevelType w:val="hybridMultilevel"/>
    <w:tmpl w:val="5142A1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26097350"/>
    <w:multiLevelType w:val="hybridMultilevel"/>
    <w:tmpl w:val="38987610"/>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749653C"/>
    <w:multiLevelType w:val="hybridMultilevel"/>
    <w:tmpl w:val="13EC8386"/>
    <w:lvl w:ilvl="0" w:tplc="04190001">
      <w:start w:val="1"/>
      <w:numFmt w:val="bullet"/>
      <w:lvlText w:val=""/>
      <w:lvlJc w:val="left"/>
      <w:pPr>
        <w:ind w:left="720" w:hanging="360"/>
      </w:pPr>
      <w:rPr>
        <w:rFonts w:ascii="Symbol" w:hAnsi="Symbol" w:hint="default"/>
      </w:rPr>
    </w:lvl>
    <w:lvl w:ilvl="1" w:tplc="04190005">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92702F8"/>
    <w:multiLevelType w:val="hybridMultilevel"/>
    <w:tmpl w:val="0428D3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2933526F"/>
    <w:multiLevelType w:val="hybridMultilevel"/>
    <w:tmpl w:val="48206BF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2AA24D05"/>
    <w:multiLevelType w:val="hybridMultilevel"/>
    <w:tmpl w:val="F206523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2C417D4E"/>
    <w:multiLevelType w:val="hybridMultilevel"/>
    <w:tmpl w:val="1E7A9D8E"/>
    <w:lvl w:ilvl="0" w:tplc="0419000D">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5" w15:restartNumberingAfterBreak="0">
    <w:nsid w:val="2DCC2938"/>
    <w:multiLevelType w:val="hybridMultilevel"/>
    <w:tmpl w:val="113228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2F395A58"/>
    <w:multiLevelType w:val="hybridMultilevel"/>
    <w:tmpl w:val="4E4ADB5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2F464D34"/>
    <w:multiLevelType w:val="hybridMultilevel"/>
    <w:tmpl w:val="2CECDA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3048672F"/>
    <w:multiLevelType w:val="multilevel"/>
    <w:tmpl w:val="EF1CB106"/>
    <w:lvl w:ilvl="0">
      <w:start w:val="1"/>
      <w:numFmt w:val="bullet"/>
      <w:pStyle w:val="a"/>
      <w:lvlText w:val=""/>
      <w:lvlJc w:val="left"/>
      <w:pPr>
        <w:tabs>
          <w:tab w:val="num" w:pos="680"/>
        </w:tabs>
        <w:ind w:left="284" w:firstLine="396"/>
      </w:pPr>
      <w:rPr>
        <w:rFonts w:ascii="Symbol" w:hAnsi="Symbol" w:hint="default"/>
      </w:rPr>
    </w:lvl>
    <w:lvl w:ilvl="1">
      <w:start w:val="1"/>
      <w:numFmt w:val="bullet"/>
      <w:lvlText w:val="o"/>
      <w:lvlJc w:val="left"/>
      <w:pPr>
        <w:tabs>
          <w:tab w:val="num" w:pos="860"/>
        </w:tabs>
        <w:ind w:left="860" w:firstLine="641"/>
      </w:pPr>
      <w:rPr>
        <w:rFonts w:ascii="Courier New" w:hAnsi="Courier New" w:hint="default"/>
      </w:rPr>
    </w:lvl>
    <w:lvl w:ilvl="2">
      <w:start w:val="1"/>
      <w:numFmt w:val="bullet"/>
      <w:lvlText w:val=""/>
      <w:lvlJc w:val="left"/>
      <w:pPr>
        <w:tabs>
          <w:tab w:val="num" w:pos="1220"/>
        </w:tabs>
        <w:ind w:left="1220" w:firstLine="905"/>
      </w:pPr>
      <w:rPr>
        <w:rFonts w:ascii="Wingdings" w:hAnsi="Wingdings" w:hint="default"/>
      </w:rPr>
    </w:lvl>
    <w:lvl w:ilvl="3">
      <w:start w:val="1"/>
      <w:numFmt w:val="bullet"/>
      <w:lvlText w:val=""/>
      <w:lvlJc w:val="left"/>
      <w:pPr>
        <w:tabs>
          <w:tab w:val="num" w:pos="1580"/>
        </w:tabs>
        <w:ind w:left="1580" w:hanging="360"/>
      </w:pPr>
      <w:rPr>
        <w:rFonts w:ascii="Symbol" w:hAnsi="Symbol" w:hint="default"/>
      </w:rPr>
    </w:lvl>
    <w:lvl w:ilvl="4">
      <w:start w:val="1"/>
      <w:numFmt w:val="bullet"/>
      <w:lvlText w:val=""/>
      <w:lvlJc w:val="left"/>
      <w:pPr>
        <w:tabs>
          <w:tab w:val="num" w:pos="1940"/>
        </w:tabs>
        <w:ind w:left="1940" w:hanging="360"/>
      </w:pPr>
      <w:rPr>
        <w:rFonts w:ascii="Symbol" w:hAnsi="Symbol" w:hint="default"/>
      </w:rPr>
    </w:lvl>
    <w:lvl w:ilvl="5">
      <w:start w:val="1"/>
      <w:numFmt w:val="bullet"/>
      <w:lvlText w:val=""/>
      <w:lvlJc w:val="left"/>
      <w:pPr>
        <w:tabs>
          <w:tab w:val="num" w:pos="2300"/>
        </w:tabs>
        <w:ind w:left="2300" w:hanging="360"/>
      </w:pPr>
      <w:rPr>
        <w:rFonts w:ascii="Wingdings" w:hAnsi="Wingdings" w:hint="default"/>
      </w:rPr>
    </w:lvl>
    <w:lvl w:ilvl="6">
      <w:start w:val="1"/>
      <w:numFmt w:val="bullet"/>
      <w:lvlText w:val=""/>
      <w:lvlJc w:val="left"/>
      <w:pPr>
        <w:tabs>
          <w:tab w:val="num" w:pos="2660"/>
        </w:tabs>
        <w:ind w:left="2660" w:hanging="360"/>
      </w:pPr>
      <w:rPr>
        <w:rFonts w:ascii="Wingdings" w:hAnsi="Wingdings" w:hint="default"/>
      </w:rPr>
    </w:lvl>
    <w:lvl w:ilvl="7">
      <w:start w:val="1"/>
      <w:numFmt w:val="bullet"/>
      <w:lvlText w:val=""/>
      <w:lvlJc w:val="left"/>
      <w:pPr>
        <w:tabs>
          <w:tab w:val="num" w:pos="3020"/>
        </w:tabs>
        <w:ind w:left="3020" w:hanging="360"/>
      </w:pPr>
      <w:rPr>
        <w:rFonts w:ascii="Symbol" w:hAnsi="Symbol" w:hint="default"/>
      </w:rPr>
    </w:lvl>
    <w:lvl w:ilvl="8">
      <w:start w:val="1"/>
      <w:numFmt w:val="bullet"/>
      <w:lvlText w:val=""/>
      <w:lvlJc w:val="left"/>
      <w:pPr>
        <w:tabs>
          <w:tab w:val="num" w:pos="3380"/>
        </w:tabs>
        <w:ind w:left="3380" w:hanging="360"/>
      </w:pPr>
      <w:rPr>
        <w:rFonts w:ascii="Symbol" w:hAnsi="Symbol" w:hint="default"/>
      </w:rPr>
    </w:lvl>
  </w:abstractNum>
  <w:abstractNum w:abstractNumId="49" w15:restartNumberingAfterBreak="0">
    <w:nsid w:val="30FA131A"/>
    <w:multiLevelType w:val="hybridMultilevel"/>
    <w:tmpl w:val="DD4C59AC"/>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336E51CD"/>
    <w:multiLevelType w:val="hybridMultilevel"/>
    <w:tmpl w:val="C8CAA9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340275AD"/>
    <w:multiLevelType w:val="hybridMultilevel"/>
    <w:tmpl w:val="8744E09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2" w15:restartNumberingAfterBreak="0">
    <w:nsid w:val="34111F87"/>
    <w:multiLevelType w:val="hybridMultilevel"/>
    <w:tmpl w:val="75BE975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3498715C"/>
    <w:multiLevelType w:val="hybridMultilevel"/>
    <w:tmpl w:val="30BC18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356B1065"/>
    <w:multiLevelType w:val="hybridMultilevel"/>
    <w:tmpl w:val="5CC087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35A6688F"/>
    <w:multiLevelType w:val="hybridMultilevel"/>
    <w:tmpl w:val="EB04BB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36CA3069"/>
    <w:multiLevelType w:val="hybridMultilevel"/>
    <w:tmpl w:val="F4167E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37B26F62"/>
    <w:multiLevelType w:val="hybridMultilevel"/>
    <w:tmpl w:val="B7CA5AAC"/>
    <w:lvl w:ilvl="0" w:tplc="04190001">
      <w:start w:val="1"/>
      <w:numFmt w:val="bullet"/>
      <w:lvlText w:val=""/>
      <w:lvlJc w:val="left"/>
      <w:pPr>
        <w:ind w:left="720" w:hanging="360"/>
      </w:pPr>
      <w:rPr>
        <w:rFonts w:ascii="Symbol" w:hAnsi="Symbol" w:hint="default"/>
      </w:rPr>
    </w:lvl>
    <w:lvl w:ilvl="1" w:tplc="04190005">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37F8612B"/>
    <w:multiLevelType w:val="hybridMultilevel"/>
    <w:tmpl w:val="58BA5848"/>
    <w:lvl w:ilvl="0" w:tplc="04190011">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59" w15:restartNumberingAfterBreak="0">
    <w:nsid w:val="38E15AE4"/>
    <w:multiLevelType w:val="hybridMultilevel"/>
    <w:tmpl w:val="3E48D7F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0" w15:restartNumberingAfterBreak="0">
    <w:nsid w:val="39313A2E"/>
    <w:multiLevelType w:val="hybridMultilevel"/>
    <w:tmpl w:val="5740CE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39523606"/>
    <w:multiLevelType w:val="hybridMultilevel"/>
    <w:tmpl w:val="82F431E8"/>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39827A64"/>
    <w:multiLevelType w:val="hybridMultilevel"/>
    <w:tmpl w:val="28F6DA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3A034E33"/>
    <w:multiLevelType w:val="hybridMultilevel"/>
    <w:tmpl w:val="873232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3A5629B2"/>
    <w:multiLevelType w:val="hybridMultilevel"/>
    <w:tmpl w:val="B4689320"/>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3BB304B4"/>
    <w:multiLevelType w:val="hybridMultilevel"/>
    <w:tmpl w:val="1E1A1A04"/>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3D7735A7"/>
    <w:multiLevelType w:val="hybridMultilevel"/>
    <w:tmpl w:val="EC2041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8" w15:restartNumberingAfterBreak="0">
    <w:nsid w:val="3F7E0864"/>
    <w:multiLevelType w:val="hybridMultilevel"/>
    <w:tmpl w:val="43A6C1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3FD22F0C"/>
    <w:multiLevelType w:val="hybridMultilevel"/>
    <w:tmpl w:val="5E0C46B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4056708B"/>
    <w:multiLevelType w:val="multilevel"/>
    <w:tmpl w:val="2692FE12"/>
    <w:lvl w:ilvl="0">
      <w:start w:val="1"/>
      <w:numFmt w:val="decimal"/>
      <w:lvlText w:val="%1."/>
      <w:lvlJc w:val="left"/>
      <w:pPr>
        <w:ind w:left="1778" w:hanging="360"/>
      </w:pPr>
      <w:rPr>
        <w:rFonts w:hint="default"/>
      </w:rPr>
    </w:lvl>
    <w:lvl w:ilvl="1">
      <w:start w:val="3"/>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498" w:hanging="108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2858" w:hanging="1440"/>
      </w:pPr>
      <w:rPr>
        <w:rFonts w:hint="default"/>
      </w:rPr>
    </w:lvl>
  </w:abstractNum>
  <w:abstractNum w:abstractNumId="71" w15:restartNumberingAfterBreak="0">
    <w:nsid w:val="40A36F8C"/>
    <w:multiLevelType w:val="hybridMultilevel"/>
    <w:tmpl w:val="8CFE76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40CE52E8"/>
    <w:multiLevelType w:val="hybridMultilevel"/>
    <w:tmpl w:val="B2C24E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42975B0A"/>
    <w:multiLevelType w:val="hybridMultilevel"/>
    <w:tmpl w:val="094AAFA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436F2BDF"/>
    <w:multiLevelType w:val="hybridMultilevel"/>
    <w:tmpl w:val="B0B0F4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43AC6944"/>
    <w:multiLevelType w:val="hybridMultilevel"/>
    <w:tmpl w:val="55680A04"/>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43CF1155"/>
    <w:multiLevelType w:val="hybridMultilevel"/>
    <w:tmpl w:val="9F8673E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7" w15:restartNumberingAfterBreak="0">
    <w:nsid w:val="442A328C"/>
    <w:multiLevelType w:val="hybridMultilevel"/>
    <w:tmpl w:val="B5786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465D0E5A"/>
    <w:multiLevelType w:val="hybridMultilevel"/>
    <w:tmpl w:val="80A6EC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476F1FA7"/>
    <w:multiLevelType w:val="hybridMultilevel"/>
    <w:tmpl w:val="E59886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477A4CA8"/>
    <w:multiLevelType w:val="hybridMultilevel"/>
    <w:tmpl w:val="23DAE794"/>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47E55BDD"/>
    <w:multiLevelType w:val="hybridMultilevel"/>
    <w:tmpl w:val="032AB1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480074D7"/>
    <w:multiLevelType w:val="hybridMultilevel"/>
    <w:tmpl w:val="F0D6DA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4842615A"/>
    <w:multiLevelType w:val="hybridMultilevel"/>
    <w:tmpl w:val="2E840CFE"/>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488C67A1"/>
    <w:multiLevelType w:val="hybridMultilevel"/>
    <w:tmpl w:val="CAF6D75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5" w15:restartNumberingAfterBreak="0">
    <w:nsid w:val="48CB4567"/>
    <w:multiLevelType w:val="hybridMultilevel"/>
    <w:tmpl w:val="A45A85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49062367"/>
    <w:multiLevelType w:val="hybridMultilevel"/>
    <w:tmpl w:val="C4F682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49EB05AA"/>
    <w:multiLevelType w:val="hybridMultilevel"/>
    <w:tmpl w:val="E78A279E"/>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8" w15:restartNumberingAfterBreak="0">
    <w:nsid w:val="4A6F4B55"/>
    <w:multiLevelType w:val="hybridMultilevel"/>
    <w:tmpl w:val="7E5053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15:restartNumberingAfterBreak="0">
    <w:nsid w:val="4B954AF9"/>
    <w:multiLevelType w:val="hybridMultilevel"/>
    <w:tmpl w:val="E6EC7F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4C6B5E60"/>
    <w:multiLevelType w:val="hybridMultilevel"/>
    <w:tmpl w:val="A9FCD5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2" w15:restartNumberingAfterBreak="0">
    <w:nsid w:val="4D4469BE"/>
    <w:multiLevelType w:val="hybridMultilevel"/>
    <w:tmpl w:val="F29C126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3" w15:restartNumberingAfterBreak="0">
    <w:nsid w:val="4DF20361"/>
    <w:multiLevelType w:val="hybridMultilevel"/>
    <w:tmpl w:val="F4ECB182"/>
    <w:lvl w:ilvl="0" w:tplc="4FF49692">
      <w:start w:val="1"/>
      <w:numFmt w:val="bullet"/>
      <w:pStyle w:val="a0"/>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4E943CB4"/>
    <w:multiLevelType w:val="hybridMultilevel"/>
    <w:tmpl w:val="ABDEE83C"/>
    <w:lvl w:ilvl="0" w:tplc="E88027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5" w15:restartNumberingAfterBreak="0">
    <w:nsid w:val="530B0D21"/>
    <w:multiLevelType w:val="hybridMultilevel"/>
    <w:tmpl w:val="B3CAB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531C113F"/>
    <w:multiLevelType w:val="hybridMultilevel"/>
    <w:tmpl w:val="A55682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15:restartNumberingAfterBreak="0">
    <w:nsid w:val="541738B0"/>
    <w:multiLevelType w:val="hybridMultilevel"/>
    <w:tmpl w:val="FEF4766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54D53E6B"/>
    <w:multiLevelType w:val="hybridMultilevel"/>
    <w:tmpl w:val="B8366F3C"/>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54F162A2"/>
    <w:multiLevelType w:val="hybridMultilevel"/>
    <w:tmpl w:val="3AF65A2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556E1625"/>
    <w:multiLevelType w:val="hybridMultilevel"/>
    <w:tmpl w:val="79567D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1" w15:restartNumberingAfterBreak="0">
    <w:nsid w:val="55FC7CB6"/>
    <w:multiLevelType w:val="hybridMultilevel"/>
    <w:tmpl w:val="F8E4D288"/>
    <w:lvl w:ilvl="0" w:tplc="5D7E24AC">
      <w:start w:val="1"/>
      <w:numFmt w:val="decimal"/>
      <w:pStyle w:val="a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5614032A"/>
    <w:multiLevelType w:val="hybridMultilevel"/>
    <w:tmpl w:val="177A27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65956F8"/>
    <w:multiLevelType w:val="hybridMultilevel"/>
    <w:tmpl w:val="6124FB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4" w15:restartNumberingAfterBreak="0">
    <w:nsid w:val="574007AF"/>
    <w:multiLevelType w:val="hybridMultilevel"/>
    <w:tmpl w:val="C4D499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5"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6"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 w15:restartNumberingAfterBreak="0">
    <w:nsid w:val="594A4652"/>
    <w:multiLevelType w:val="hybridMultilevel"/>
    <w:tmpl w:val="1742A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5AD56BA1"/>
    <w:multiLevelType w:val="hybridMultilevel"/>
    <w:tmpl w:val="C0AE7A9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15:restartNumberingAfterBreak="0">
    <w:nsid w:val="5C556118"/>
    <w:multiLevelType w:val="hybridMultilevel"/>
    <w:tmpl w:val="662653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0" w15:restartNumberingAfterBreak="0">
    <w:nsid w:val="5CE508FA"/>
    <w:multiLevelType w:val="hybridMultilevel"/>
    <w:tmpl w:val="8842C5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5D293585"/>
    <w:multiLevelType w:val="hybridMultilevel"/>
    <w:tmpl w:val="EA545CE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2" w15:restartNumberingAfterBreak="0">
    <w:nsid w:val="5EE008FF"/>
    <w:multiLevelType w:val="hybridMultilevel"/>
    <w:tmpl w:val="B9E065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3"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1"/>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4" w15:restartNumberingAfterBreak="0">
    <w:nsid w:val="60A31EDA"/>
    <w:multiLevelType w:val="hybridMultilevel"/>
    <w:tmpl w:val="8F16C7A6"/>
    <w:lvl w:ilvl="0" w:tplc="04190001">
      <w:start w:val="1"/>
      <w:numFmt w:val="bullet"/>
      <w:lvlText w:val=""/>
      <w:lvlJc w:val="left"/>
      <w:pPr>
        <w:ind w:left="720" w:hanging="360"/>
      </w:pPr>
      <w:rPr>
        <w:rFonts w:ascii="Symbol" w:hAnsi="Symbol" w:hint="default"/>
      </w:rPr>
    </w:lvl>
    <w:lvl w:ilvl="1" w:tplc="04190005">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610B289C"/>
    <w:multiLevelType w:val="hybridMultilevel"/>
    <w:tmpl w:val="564029A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6" w15:restartNumberingAfterBreak="0">
    <w:nsid w:val="61234732"/>
    <w:multiLevelType w:val="hybridMultilevel"/>
    <w:tmpl w:val="62C8124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7" w15:restartNumberingAfterBreak="0">
    <w:nsid w:val="63F20EEB"/>
    <w:multiLevelType w:val="hybridMultilevel"/>
    <w:tmpl w:val="E86866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8" w15:restartNumberingAfterBreak="0">
    <w:nsid w:val="6801359D"/>
    <w:multiLevelType w:val="hybridMultilevel"/>
    <w:tmpl w:val="E83E52A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9" w15:restartNumberingAfterBreak="0">
    <w:nsid w:val="69151891"/>
    <w:multiLevelType w:val="hybridMultilevel"/>
    <w:tmpl w:val="6A84C6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0" w15:restartNumberingAfterBreak="0">
    <w:nsid w:val="6936197D"/>
    <w:multiLevelType w:val="hybridMultilevel"/>
    <w:tmpl w:val="EB5E02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1" w15:restartNumberingAfterBreak="0">
    <w:nsid w:val="697F0675"/>
    <w:multiLevelType w:val="hybridMultilevel"/>
    <w:tmpl w:val="CB22504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6A0339AC"/>
    <w:multiLevelType w:val="hybridMultilevel"/>
    <w:tmpl w:val="6B7E17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3" w15:restartNumberingAfterBreak="0">
    <w:nsid w:val="6B2D7335"/>
    <w:multiLevelType w:val="hybridMultilevel"/>
    <w:tmpl w:val="1D0815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6B544658"/>
    <w:multiLevelType w:val="hybridMultilevel"/>
    <w:tmpl w:val="BECE66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6D8017CF"/>
    <w:multiLevelType w:val="hybridMultilevel"/>
    <w:tmpl w:val="404652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7"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128" w15:restartNumberingAfterBreak="0">
    <w:nsid w:val="6DF642D4"/>
    <w:multiLevelType w:val="hybridMultilevel"/>
    <w:tmpl w:val="17D6C0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70012339"/>
    <w:multiLevelType w:val="hybridMultilevel"/>
    <w:tmpl w:val="D5D62080"/>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0" w15:restartNumberingAfterBreak="0">
    <w:nsid w:val="70EA0589"/>
    <w:multiLevelType w:val="hybridMultilevel"/>
    <w:tmpl w:val="1D2EBA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71A77441"/>
    <w:multiLevelType w:val="hybridMultilevel"/>
    <w:tmpl w:val="8A705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72102340"/>
    <w:multiLevelType w:val="hybridMultilevel"/>
    <w:tmpl w:val="338879D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3" w15:restartNumberingAfterBreak="0">
    <w:nsid w:val="724C2589"/>
    <w:multiLevelType w:val="hybridMultilevel"/>
    <w:tmpl w:val="68C23F8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4" w15:restartNumberingAfterBreak="0">
    <w:nsid w:val="74386329"/>
    <w:multiLevelType w:val="hybridMultilevel"/>
    <w:tmpl w:val="D7823CA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5" w15:restartNumberingAfterBreak="0">
    <w:nsid w:val="75755308"/>
    <w:multiLevelType w:val="hybridMultilevel"/>
    <w:tmpl w:val="0E0A13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6" w15:restartNumberingAfterBreak="0">
    <w:nsid w:val="76B13104"/>
    <w:multiLevelType w:val="hybridMultilevel"/>
    <w:tmpl w:val="31329F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76C65F67"/>
    <w:multiLevelType w:val="hybridMultilevel"/>
    <w:tmpl w:val="9F60C7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76F148EB"/>
    <w:multiLevelType w:val="hybridMultilevel"/>
    <w:tmpl w:val="25F8E1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9" w15:restartNumberingAfterBreak="0">
    <w:nsid w:val="77276694"/>
    <w:multiLevelType w:val="hybridMultilevel"/>
    <w:tmpl w:val="0D06F6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0" w15:restartNumberingAfterBreak="0">
    <w:nsid w:val="788F6B77"/>
    <w:multiLevelType w:val="hybridMultilevel"/>
    <w:tmpl w:val="E39C96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78DB32AB"/>
    <w:multiLevelType w:val="hybridMultilevel"/>
    <w:tmpl w:val="227400F0"/>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2" w15:restartNumberingAfterBreak="0">
    <w:nsid w:val="78EF3511"/>
    <w:multiLevelType w:val="hybridMultilevel"/>
    <w:tmpl w:val="1E2A73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3" w15:restartNumberingAfterBreak="0">
    <w:nsid w:val="79A344CB"/>
    <w:multiLevelType w:val="hybridMultilevel"/>
    <w:tmpl w:val="4D30791C"/>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4" w15:restartNumberingAfterBreak="0">
    <w:nsid w:val="79E47A27"/>
    <w:multiLevelType w:val="hybridMultilevel"/>
    <w:tmpl w:val="E0AA96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5" w15:restartNumberingAfterBreak="0">
    <w:nsid w:val="7A6C4F5C"/>
    <w:multiLevelType w:val="hybridMultilevel"/>
    <w:tmpl w:val="3C9CAF7C"/>
    <w:lvl w:ilvl="0" w:tplc="E716BE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6" w15:restartNumberingAfterBreak="0">
    <w:nsid w:val="7A806616"/>
    <w:multiLevelType w:val="hybridMultilevel"/>
    <w:tmpl w:val="47A601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7" w15:restartNumberingAfterBreak="0">
    <w:nsid w:val="7ABB3B11"/>
    <w:multiLevelType w:val="hybridMultilevel"/>
    <w:tmpl w:val="7E32EC0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8" w15:restartNumberingAfterBreak="0">
    <w:nsid w:val="7AF14C0B"/>
    <w:multiLevelType w:val="hybridMultilevel"/>
    <w:tmpl w:val="EFF8BCC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9" w15:restartNumberingAfterBreak="0">
    <w:nsid w:val="7B693AF2"/>
    <w:multiLevelType w:val="hybridMultilevel"/>
    <w:tmpl w:val="42460B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0" w15:restartNumberingAfterBreak="0">
    <w:nsid w:val="7DA2733A"/>
    <w:multiLevelType w:val="hybridMultilevel"/>
    <w:tmpl w:val="34F4C1A2"/>
    <w:lvl w:ilvl="0" w:tplc="611E1676">
      <w:start w:val="1"/>
      <w:numFmt w:val="decimal"/>
      <w:suff w:val="nothing"/>
      <w:lvlText w:val="%1."/>
      <w:lvlJc w:val="left"/>
      <w:pPr>
        <w:ind w:left="57"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1"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52" w15:restartNumberingAfterBreak="0">
    <w:nsid w:val="7E597BF9"/>
    <w:multiLevelType w:val="hybridMultilevel"/>
    <w:tmpl w:val="9EA0F50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3" w15:restartNumberingAfterBreak="0">
    <w:nsid w:val="7ED4608E"/>
    <w:multiLevelType w:val="hybridMultilevel"/>
    <w:tmpl w:val="D408F44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4" w15:restartNumberingAfterBreak="0">
    <w:nsid w:val="7FE41F28"/>
    <w:multiLevelType w:val="hybridMultilevel"/>
    <w:tmpl w:val="E9D07EA0"/>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25"/>
  </w:num>
  <w:num w:numId="2">
    <w:abstractNumId w:val="151"/>
  </w:num>
  <w:num w:numId="3">
    <w:abstractNumId w:val="91"/>
  </w:num>
  <w:num w:numId="4">
    <w:abstractNumId w:val="105"/>
  </w:num>
  <w:num w:numId="5">
    <w:abstractNumId w:val="6"/>
  </w:num>
  <w:num w:numId="6">
    <w:abstractNumId w:val="43"/>
  </w:num>
  <w:num w:numId="7">
    <w:abstractNumId w:val="127"/>
  </w:num>
  <w:num w:numId="8">
    <w:abstractNumId w:val="2"/>
  </w:num>
  <w:num w:numId="9">
    <w:abstractNumId w:val="67"/>
  </w:num>
  <w:num w:numId="10">
    <w:abstractNumId w:val="106"/>
  </w:num>
  <w:num w:numId="11">
    <w:abstractNumId w:val="113"/>
  </w:num>
  <w:num w:numId="12">
    <w:abstractNumId w:val="149"/>
  </w:num>
  <w:num w:numId="13">
    <w:abstractNumId w:val="138"/>
  </w:num>
  <w:num w:numId="14">
    <w:abstractNumId w:val="8"/>
  </w:num>
  <w:num w:numId="15">
    <w:abstractNumId w:val="47"/>
  </w:num>
  <w:num w:numId="16">
    <w:abstractNumId w:val="95"/>
  </w:num>
  <w:num w:numId="17">
    <w:abstractNumId w:val="139"/>
  </w:num>
  <w:num w:numId="18">
    <w:abstractNumId w:val="117"/>
  </w:num>
  <w:num w:numId="19">
    <w:abstractNumId w:val="63"/>
  </w:num>
  <w:num w:numId="20">
    <w:abstractNumId w:val="99"/>
  </w:num>
  <w:num w:numId="21">
    <w:abstractNumId w:val="82"/>
  </w:num>
  <w:num w:numId="22">
    <w:abstractNumId w:val="16"/>
  </w:num>
  <w:num w:numId="23">
    <w:abstractNumId w:val="15"/>
  </w:num>
  <w:num w:numId="24">
    <w:abstractNumId w:val="60"/>
  </w:num>
  <w:num w:numId="25">
    <w:abstractNumId w:val="79"/>
  </w:num>
  <w:num w:numId="26">
    <w:abstractNumId w:val="51"/>
  </w:num>
  <w:num w:numId="27">
    <w:abstractNumId w:val="123"/>
  </w:num>
  <w:num w:numId="28">
    <w:abstractNumId w:val="24"/>
  </w:num>
  <w:num w:numId="29">
    <w:abstractNumId w:val="132"/>
  </w:num>
  <w:num w:numId="30">
    <w:abstractNumId w:val="135"/>
  </w:num>
  <w:num w:numId="31">
    <w:abstractNumId w:val="41"/>
  </w:num>
  <w:num w:numId="32">
    <w:abstractNumId w:val="111"/>
  </w:num>
  <w:num w:numId="33">
    <w:abstractNumId w:val="118"/>
  </w:num>
  <w:num w:numId="34">
    <w:abstractNumId w:val="133"/>
  </w:num>
  <w:num w:numId="35">
    <w:abstractNumId w:val="32"/>
  </w:num>
  <w:num w:numId="36">
    <w:abstractNumId w:val="152"/>
  </w:num>
  <w:num w:numId="37">
    <w:abstractNumId w:val="122"/>
  </w:num>
  <w:num w:numId="38">
    <w:abstractNumId w:val="1"/>
  </w:num>
  <w:num w:numId="39">
    <w:abstractNumId w:val="109"/>
  </w:num>
  <w:num w:numId="40">
    <w:abstractNumId w:val="13"/>
  </w:num>
  <w:num w:numId="4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4"/>
  </w:num>
  <w:num w:numId="43">
    <w:abstractNumId w:val="39"/>
  </w:num>
  <w:num w:numId="44">
    <w:abstractNumId w:val="57"/>
  </w:num>
  <w:num w:numId="45">
    <w:abstractNumId w:val="17"/>
  </w:num>
  <w:num w:numId="46">
    <w:abstractNumId w:val="101"/>
  </w:num>
  <w:num w:numId="47">
    <w:abstractNumId w:val="66"/>
  </w:num>
  <w:num w:numId="48">
    <w:abstractNumId w:val="144"/>
  </w:num>
  <w:num w:numId="49">
    <w:abstractNumId w:val="96"/>
  </w:num>
  <w:num w:numId="50">
    <w:abstractNumId w:val="77"/>
  </w:num>
  <w:num w:numId="51">
    <w:abstractNumId w:val="12"/>
  </w:num>
  <w:num w:numId="52">
    <w:abstractNumId w:val="104"/>
  </w:num>
  <w:num w:numId="53">
    <w:abstractNumId w:val="88"/>
  </w:num>
  <w:num w:numId="54">
    <w:abstractNumId w:val="55"/>
  </w:num>
  <w:num w:numId="55">
    <w:abstractNumId w:val="136"/>
  </w:num>
  <w:num w:numId="56">
    <w:abstractNumId w:val="30"/>
  </w:num>
  <w:num w:numId="57">
    <w:abstractNumId w:val="140"/>
  </w:num>
  <w:num w:numId="58">
    <w:abstractNumId w:val="103"/>
  </w:num>
  <w:num w:numId="59">
    <w:abstractNumId w:val="72"/>
  </w:num>
  <w:num w:numId="60">
    <w:abstractNumId w:val="130"/>
  </w:num>
  <w:num w:numId="61">
    <w:abstractNumId w:val="68"/>
  </w:num>
  <w:num w:numId="62">
    <w:abstractNumId w:val="92"/>
  </w:num>
  <w:num w:numId="63">
    <w:abstractNumId w:val="40"/>
  </w:num>
  <w:num w:numId="64">
    <w:abstractNumId w:val="86"/>
  </w:num>
  <w:num w:numId="65">
    <w:abstractNumId w:val="137"/>
  </w:num>
  <w:num w:numId="66">
    <w:abstractNumId w:val="119"/>
  </w:num>
  <w:num w:numId="67">
    <w:abstractNumId w:val="78"/>
  </w:num>
  <w:num w:numId="68">
    <w:abstractNumId w:val="31"/>
  </w:num>
  <w:num w:numId="69">
    <w:abstractNumId w:val="148"/>
  </w:num>
  <w:num w:numId="70">
    <w:abstractNumId w:val="44"/>
  </w:num>
  <w:num w:numId="71">
    <w:abstractNumId w:val="48"/>
  </w:num>
  <w:num w:numId="72">
    <w:abstractNumId w:val="131"/>
  </w:num>
  <w:num w:numId="73">
    <w:abstractNumId w:val="128"/>
  </w:num>
  <w:num w:numId="74">
    <w:abstractNumId w:val="121"/>
  </w:num>
  <w:num w:numId="75">
    <w:abstractNumId w:val="25"/>
  </w:num>
  <w:num w:numId="76">
    <w:abstractNumId w:val="27"/>
  </w:num>
  <w:num w:numId="77">
    <w:abstractNumId w:val="37"/>
  </w:num>
  <w:num w:numId="78">
    <w:abstractNumId w:val="59"/>
  </w:num>
  <w:num w:numId="79">
    <w:abstractNumId w:val="14"/>
  </w:num>
  <w:num w:numId="80">
    <w:abstractNumId w:val="107"/>
  </w:num>
  <w:num w:numId="81">
    <w:abstractNumId w:val="89"/>
  </w:num>
  <w:num w:numId="82">
    <w:abstractNumId w:val="120"/>
  </w:num>
  <w:num w:numId="83">
    <w:abstractNumId w:val="102"/>
  </w:num>
  <w:num w:numId="84">
    <w:abstractNumId w:val="126"/>
  </w:num>
  <w:num w:numId="85">
    <w:abstractNumId w:val="112"/>
  </w:num>
  <w:num w:numId="86">
    <w:abstractNumId w:val="53"/>
  </w:num>
  <w:num w:numId="87">
    <w:abstractNumId w:val="146"/>
  </w:num>
  <w:num w:numId="88">
    <w:abstractNumId w:val="124"/>
  </w:num>
  <w:num w:numId="89">
    <w:abstractNumId w:val="71"/>
  </w:num>
  <w:num w:numId="90">
    <w:abstractNumId w:val="26"/>
  </w:num>
  <w:num w:numId="91">
    <w:abstractNumId w:val="56"/>
  </w:num>
  <w:num w:numId="92">
    <w:abstractNumId w:val="110"/>
  </w:num>
  <w:num w:numId="93">
    <w:abstractNumId w:val="100"/>
  </w:num>
  <w:num w:numId="94">
    <w:abstractNumId w:val="28"/>
  </w:num>
  <w:num w:numId="95">
    <w:abstractNumId w:val="134"/>
  </w:num>
  <w:num w:numId="96">
    <w:abstractNumId w:val="34"/>
  </w:num>
  <w:num w:numId="97">
    <w:abstractNumId w:val="54"/>
  </w:num>
  <w:num w:numId="98">
    <w:abstractNumId w:val="49"/>
  </w:num>
  <w:num w:numId="99">
    <w:abstractNumId w:val="87"/>
  </w:num>
  <w:num w:numId="100">
    <w:abstractNumId w:val="69"/>
  </w:num>
  <w:num w:numId="101">
    <w:abstractNumId w:val="18"/>
  </w:num>
  <w:num w:numId="102">
    <w:abstractNumId w:val="46"/>
  </w:num>
  <w:num w:numId="103">
    <w:abstractNumId w:val="98"/>
  </w:num>
  <w:num w:numId="104">
    <w:abstractNumId w:val="80"/>
  </w:num>
  <w:num w:numId="105">
    <w:abstractNumId w:val="93"/>
  </w:num>
  <w:num w:numId="106">
    <w:abstractNumId w:val="153"/>
  </w:num>
  <w:num w:numId="107">
    <w:abstractNumId w:val="75"/>
  </w:num>
  <w:num w:numId="108">
    <w:abstractNumId w:val="0"/>
  </w:num>
  <w:num w:numId="109">
    <w:abstractNumId w:val="70"/>
  </w:num>
  <w:num w:numId="110">
    <w:abstractNumId w:val="147"/>
  </w:num>
  <w:num w:numId="111">
    <w:abstractNumId w:val="5"/>
  </w:num>
  <w:num w:numId="112">
    <w:abstractNumId w:val="38"/>
  </w:num>
  <w:num w:numId="113">
    <w:abstractNumId w:val="84"/>
  </w:num>
  <w:num w:numId="114">
    <w:abstractNumId w:val="154"/>
  </w:num>
  <w:num w:numId="115">
    <w:abstractNumId w:val="129"/>
  </w:num>
  <w:num w:numId="116">
    <w:abstractNumId w:val="83"/>
  </w:num>
  <w:num w:numId="117">
    <w:abstractNumId w:val="108"/>
  </w:num>
  <w:num w:numId="118">
    <w:abstractNumId w:val="52"/>
  </w:num>
  <w:num w:numId="119">
    <w:abstractNumId w:val="33"/>
  </w:num>
  <w:num w:numId="120">
    <w:abstractNumId w:val="64"/>
  </w:num>
  <w:num w:numId="121">
    <w:abstractNumId w:val="115"/>
  </w:num>
  <w:num w:numId="122">
    <w:abstractNumId w:val="97"/>
  </w:num>
  <w:num w:numId="123">
    <w:abstractNumId w:val="141"/>
  </w:num>
  <w:num w:numId="124">
    <w:abstractNumId w:val="20"/>
  </w:num>
  <w:num w:numId="125">
    <w:abstractNumId w:val="65"/>
  </w:num>
  <w:num w:numId="126">
    <w:abstractNumId w:val="143"/>
  </w:num>
  <w:num w:numId="127">
    <w:abstractNumId w:val="61"/>
  </w:num>
  <w:num w:numId="128">
    <w:abstractNumId w:val="3"/>
  </w:num>
  <w:num w:numId="129">
    <w:abstractNumId w:val="19"/>
  </w:num>
  <w:num w:numId="130">
    <w:abstractNumId w:val="36"/>
  </w:num>
  <w:num w:numId="131">
    <w:abstractNumId w:val="85"/>
  </w:num>
  <w:num w:numId="132">
    <w:abstractNumId w:val="116"/>
  </w:num>
  <w:num w:numId="133">
    <w:abstractNumId w:val="22"/>
  </w:num>
  <w:num w:numId="134">
    <w:abstractNumId w:val="42"/>
  </w:num>
  <w:num w:numId="135">
    <w:abstractNumId w:val="29"/>
  </w:num>
  <w:num w:numId="136">
    <w:abstractNumId w:val="81"/>
  </w:num>
  <w:num w:numId="137">
    <w:abstractNumId w:val="74"/>
  </w:num>
  <w:num w:numId="138">
    <w:abstractNumId w:val="11"/>
  </w:num>
  <w:num w:numId="139">
    <w:abstractNumId w:val="45"/>
  </w:num>
  <w:num w:numId="140">
    <w:abstractNumId w:val="90"/>
  </w:num>
  <w:num w:numId="141">
    <w:abstractNumId w:val="4"/>
  </w:num>
  <w:num w:numId="142">
    <w:abstractNumId w:val="50"/>
  </w:num>
  <w:num w:numId="143">
    <w:abstractNumId w:val="142"/>
  </w:num>
  <w:num w:numId="144">
    <w:abstractNumId w:val="73"/>
  </w:num>
  <w:num w:numId="145">
    <w:abstractNumId w:val="10"/>
  </w:num>
  <w:num w:numId="146">
    <w:abstractNumId w:val="35"/>
  </w:num>
  <w:num w:numId="147">
    <w:abstractNumId w:val="62"/>
  </w:num>
  <w:num w:numId="148">
    <w:abstractNumId w:val="23"/>
  </w:num>
  <w:num w:numId="149">
    <w:abstractNumId w:val="7"/>
  </w:num>
  <w:num w:numId="150">
    <w:abstractNumId w:val="21"/>
  </w:num>
  <w:num w:numId="151">
    <w:abstractNumId w:val="150"/>
  </w:num>
  <w:num w:numId="15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94"/>
  </w:num>
  <w:num w:numId="154">
    <w:abstractNumId w:val="145"/>
  </w:num>
  <w:num w:numId="155">
    <w:abstractNumId w:val="58"/>
  </w:num>
  <w:num w:numId="156">
    <w:abstractNumId w:val="9"/>
  </w:num>
  <w:numIdMacAtCleanup w:val="15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ntsovaMA">
    <w15:presenceInfo w15:providerId="None" w15:userId="SintsovaMA"/>
  </w15:person>
  <w15:person w15:author="Tukhbatov Ruslan">
    <w15:presenceInfo w15:providerId="AD" w15:userId="S-1-5-21-1190182572-3302889577-4172225021-2145"/>
  </w15:person>
  <w15:person w15:author="Синцова Маргарита Алексеевна (Подрядчик. ООО БерингПойнт)">
    <w15:presenceInfo w15:providerId="AD" w15:userId="S-1-5-21-4125628198-1674668921-3204586943-128743"/>
  </w15:person>
  <w15:person w15:author="SelivanenkoOV">
    <w15:presenceInfo w15:providerId="None" w15:userId="SelivanenkoOV"/>
  </w15:person>
  <w15:person w15:author="Тухбатов Руслан Наильевич (Подрядчик. ООО БерингПойнт)">
    <w15:presenceInfo w15:providerId="AD" w15:userId="S-1-5-21-4125628198-1674668921-3204586943-128742"/>
  </w15:person>
  <w15:person w15:author="Герич Алексей Анатольевич">
    <w15:presenceInfo w15:providerId="AD" w15:userId="S-1-5-21-4125628198-1674668921-3204586943-73462"/>
  </w15:person>
  <w15:person w15:author="Чернова Анастасия Викторовна">
    <w15:presenceInfo w15:providerId="AD" w15:userId="S-1-5-21-3376072800-194314082-2302110475-27280"/>
  </w15:person>
  <w15:person w15:author="kraschenkoov">
    <w15:presenceInfo w15:providerId="None" w15:userId="kraschenkoov"/>
  </w15:person>
  <w15:person w15:author="Олег Владимирович">
    <w15:presenceInfo w15:providerId="Windows Live" w15:userId="17455bacff60d942"/>
  </w15:person>
  <w15:person w15:author="Кращенко Олег Владимирович (Подрядчик. ООО БерингПойнт)">
    <w15:presenceInfo w15:providerId="AD" w15:userId="S-1-5-21-4125628198-1674668921-3204586943-128741"/>
  </w15:person>
  <w15:person w15:author="TukhbatovRN">
    <w15:presenceInfo w15:providerId="None" w15:userId="TukhbatovRN"/>
  </w15:person>
  <w15:person w15:author="FokinaES">
    <w15:presenceInfo w15:providerId="None" w15:userId="FokinaES"/>
  </w15:person>
  <w15:person w15:author="Танасийчук Виктория Сергеевна (Подрядчик. ООО БерингПойнт)">
    <w15:presenceInfo w15:providerId="AD" w15:userId="S-1-5-21-4125628198-1674668921-3204586943-149561"/>
  </w15:person>
  <w15:person w15:author="Безац Софья Олеговна (Подрядчик. ООО  БерингПойнт)">
    <w15:presenceInfo w15:providerId="AD" w15:userId="S-1-5-21-4125628198-1674668921-3204586943-129870"/>
  </w15:person>
  <w15:person w15:author="Карабанова Мария Евгеньевна (Подрядчик. ООО «БерингПойнт»)">
    <w15:presenceInfo w15:providerId="AD" w15:userId="S-1-5-21-4125628198-1674668921-3204586943-103696"/>
  </w15:person>
  <w15:person w15:author="Лазарев Артем Андреевич (Подрядчик. ООО БерингПойнт)">
    <w15:presenceInfo w15:providerId="None" w15:userId="Лазарев Артем Андреевич (Подрядчик. ООО БерингПойнт)"/>
  </w15:person>
  <w15:person w15:author="Лазарев Артем Андреевич (Подрядчик. ООО БерингПойнт) [2]">
    <w15:presenceInfo w15:providerId="AD" w15:userId="S-1-5-21-4125628198-1674668921-3204586943-128829"/>
  </w15:person>
  <w15:person w15:author="Фокина Екатерина Сергеевна (Подрядчик. ООО БерингПойнт)">
    <w15:presenceInfo w15:providerId="AD" w15:userId="S-1-5-21-4125628198-1674668921-3204586943-138371"/>
  </w15:person>
  <w15:person w15:author="KarabanovaME">
    <w15:presenceInfo w15:providerId="None" w15:userId="Karabanova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GB" w:vendorID="64" w:dllVersion="6" w:nlCheck="1" w:checkStyle="1"/>
  <w:activeWritingStyle w:appName="MSWord" w:lang="fi-FI" w:vendorID="64" w:dllVersion="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0"/>
  <w:trackRevisions/>
  <w:defaultTabStop w:val="708"/>
  <w:autoHyphenation/>
  <w:characterSpacingControl w:val="doNotCompress"/>
  <w:hdrShapeDefaults>
    <o:shapedefaults v:ext="edit" spidmax="307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0DF"/>
    <w:rsid w:val="00000553"/>
    <w:rsid w:val="000008ED"/>
    <w:rsid w:val="0000150D"/>
    <w:rsid w:val="00001D5B"/>
    <w:rsid w:val="00002E6A"/>
    <w:rsid w:val="00003753"/>
    <w:rsid w:val="00003898"/>
    <w:rsid w:val="00005384"/>
    <w:rsid w:val="000060BB"/>
    <w:rsid w:val="00006837"/>
    <w:rsid w:val="00006A0C"/>
    <w:rsid w:val="00006C3A"/>
    <w:rsid w:val="00010168"/>
    <w:rsid w:val="00011249"/>
    <w:rsid w:val="00012DC6"/>
    <w:rsid w:val="0001377E"/>
    <w:rsid w:val="00013A66"/>
    <w:rsid w:val="00013D76"/>
    <w:rsid w:val="00014CB6"/>
    <w:rsid w:val="000151D3"/>
    <w:rsid w:val="00016279"/>
    <w:rsid w:val="00016A19"/>
    <w:rsid w:val="00020707"/>
    <w:rsid w:val="00020C0D"/>
    <w:rsid w:val="00020F78"/>
    <w:rsid w:val="00021196"/>
    <w:rsid w:val="00021B25"/>
    <w:rsid w:val="000222B4"/>
    <w:rsid w:val="00022528"/>
    <w:rsid w:val="00022BD8"/>
    <w:rsid w:val="00022C33"/>
    <w:rsid w:val="0002479B"/>
    <w:rsid w:val="0002518A"/>
    <w:rsid w:val="000257ED"/>
    <w:rsid w:val="00025EB5"/>
    <w:rsid w:val="00026339"/>
    <w:rsid w:val="00026FA1"/>
    <w:rsid w:val="00026FFB"/>
    <w:rsid w:val="0002797A"/>
    <w:rsid w:val="00027994"/>
    <w:rsid w:val="00030719"/>
    <w:rsid w:val="0003116D"/>
    <w:rsid w:val="00031214"/>
    <w:rsid w:val="00031353"/>
    <w:rsid w:val="000314EC"/>
    <w:rsid w:val="00031F0D"/>
    <w:rsid w:val="0003206F"/>
    <w:rsid w:val="0003214C"/>
    <w:rsid w:val="00032CDD"/>
    <w:rsid w:val="00033950"/>
    <w:rsid w:val="0003396C"/>
    <w:rsid w:val="00033A6E"/>
    <w:rsid w:val="00033C1E"/>
    <w:rsid w:val="00034486"/>
    <w:rsid w:val="0003465F"/>
    <w:rsid w:val="00034B52"/>
    <w:rsid w:val="00034CA1"/>
    <w:rsid w:val="0003532F"/>
    <w:rsid w:val="00036517"/>
    <w:rsid w:val="0003771C"/>
    <w:rsid w:val="000378F2"/>
    <w:rsid w:val="000379DC"/>
    <w:rsid w:val="00037A21"/>
    <w:rsid w:val="00037B18"/>
    <w:rsid w:val="00040409"/>
    <w:rsid w:val="000409BC"/>
    <w:rsid w:val="00040CAC"/>
    <w:rsid w:val="00041BBD"/>
    <w:rsid w:val="00042B24"/>
    <w:rsid w:val="00042D94"/>
    <w:rsid w:val="00043003"/>
    <w:rsid w:val="00043013"/>
    <w:rsid w:val="00043F4C"/>
    <w:rsid w:val="0004411D"/>
    <w:rsid w:val="00044C06"/>
    <w:rsid w:val="00044C2C"/>
    <w:rsid w:val="00045368"/>
    <w:rsid w:val="00046EAC"/>
    <w:rsid w:val="00047588"/>
    <w:rsid w:val="0004761D"/>
    <w:rsid w:val="000513F6"/>
    <w:rsid w:val="00051414"/>
    <w:rsid w:val="0005148A"/>
    <w:rsid w:val="00051A34"/>
    <w:rsid w:val="00052DDC"/>
    <w:rsid w:val="00052E0F"/>
    <w:rsid w:val="00052F89"/>
    <w:rsid w:val="000534B3"/>
    <w:rsid w:val="0005357E"/>
    <w:rsid w:val="00054455"/>
    <w:rsid w:val="0005553D"/>
    <w:rsid w:val="00056222"/>
    <w:rsid w:val="00060AE3"/>
    <w:rsid w:val="00060BBA"/>
    <w:rsid w:val="0006230B"/>
    <w:rsid w:val="000629A8"/>
    <w:rsid w:val="00063442"/>
    <w:rsid w:val="000652DE"/>
    <w:rsid w:val="000654C2"/>
    <w:rsid w:val="000662F7"/>
    <w:rsid w:val="00066BB4"/>
    <w:rsid w:val="00066BCF"/>
    <w:rsid w:val="00066FB6"/>
    <w:rsid w:val="00067E58"/>
    <w:rsid w:val="000701EA"/>
    <w:rsid w:val="000702A3"/>
    <w:rsid w:val="00070710"/>
    <w:rsid w:val="00070845"/>
    <w:rsid w:val="00070870"/>
    <w:rsid w:val="00070C1E"/>
    <w:rsid w:val="00072B2C"/>
    <w:rsid w:val="0007301A"/>
    <w:rsid w:val="000731D2"/>
    <w:rsid w:val="000738D5"/>
    <w:rsid w:val="0007391B"/>
    <w:rsid w:val="00073B75"/>
    <w:rsid w:val="00074232"/>
    <w:rsid w:val="0007443D"/>
    <w:rsid w:val="000745EA"/>
    <w:rsid w:val="000767EE"/>
    <w:rsid w:val="00077070"/>
    <w:rsid w:val="0008085E"/>
    <w:rsid w:val="00081632"/>
    <w:rsid w:val="00082E5B"/>
    <w:rsid w:val="00082E6D"/>
    <w:rsid w:val="000835FE"/>
    <w:rsid w:val="000836B9"/>
    <w:rsid w:val="00084870"/>
    <w:rsid w:val="00085254"/>
    <w:rsid w:val="0008543E"/>
    <w:rsid w:val="00085518"/>
    <w:rsid w:val="000858B0"/>
    <w:rsid w:val="00086022"/>
    <w:rsid w:val="000877A7"/>
    <w:rsid w:val="000878AB"/>
    <w:rsid w:val="00087AE9"/>
    <w:rsid w:val="00090187"/>
    <w:rsid w:val="000904D2"/>
    <w:rsid w:val="000907DF"/>
    <w:rsid w:val="000908CE"/>
    <w:rsid w:val="00090FD1"/>
    <w:rsid w:val="00091D7E"/>
    <w:rsid w:val="0009329E"/>
    <w:rsid w:val="00093725"/>
    <w:rsid w:val="000938D8"/>
    <w:rsid w:val="000938D9"/>
    <w:rsid w:val="00093F1D"/>
    <w:rsid w:val="0009494C"/>
    <w:rsid w:val="00094BE1"/>
    <w:rsid w:val="00094FEB"/>
    <w:rsid w:val="00095EE1"/>
    <w:rsid w:val="00096A79"/>
    <w:rsid w:val="00096CD3"/>
    <w:rsid w:val="00096F5F"/>
    <w:rsid w:val="000A0029"/>
    <w:rsid w:val="000A0B2D"/>
    <w:rsid w:val="000A0C9C"/>
    <w:rsid w:val="000A12C2"/>
    <w:rsid w:val="000A1C0B"/>
    <w:rsid w:val="000A1EFD"/>
    <w:rsid w:val="000A280A"/>
    <w:rsid w:val="000A31CE"/>
    <w:rsid w:val="000A3339"/>
    <w:rsid w:val="000A35A8"/>
    <w:rsid w:val="000A3EE3"/>
    <w:rsid w:val="000A4D5B"/>
    <w:rsid w:val="000A50E9"/>
    <w:rsid w:val="000A52FD"/>
    <w:rsid w:val="000A7AB0"/>
    <w:rsid w:val="000A7F1C"/>
    <w:rsid w:val="000B1216"/>
    <w:rsid w:val="000B19B2"/>
    <w:rsid w:val="000B21AC"/>
    <w:rsid w:val="000B2EDC"/>
    <w:rsid w:val="000B2F49"/>
    <w:rsid w:val="000B4EF5"/>
    <w:rsid w:val="000B52B4"/>
    <w:rsid w:val="000B535E"/>
    <w:rsid w:val="000B5B3A"/>
    <w:rsid w:val="000B6709"/>
    <w:rsid w:val="000B6EEB"/>
    <w:rsid w:val="000B70C5"/>
    <w:rsid w:val="000B7C03"/>
    <w:rsid w:val="000C0BB2"/>
    <w:rsid w:val="000C19A3"/>
    <w:rsid w:val="000C24AE"/>
    <w:rsid w:val="000C2B9B"/>
    <w:rsid w:val="000C36C8"/>
    <w:rsid w:val="000C3C48"/>
    <w:rsid w:val="000C41EC"/>
    <w:rsid w:val="000C579D"/>
    <w:rsid w:val="000C5C79"/>
    <w:rsid w:val="000C5D92"/>
    <w:rsid w:val="000C5DCF"/>
    <w:rsid w:val="000D01FE"/>
    <w:rsid w:val="000D0743"/>
    <w:rsid w:val="000D0A03"/>
    <w:rsid w:val="000D0AAD"/>
    <w:rsid w:val="000D11E7"/>
    <w:rsid w:val="000D3137"/>
    <w:rsid w:val="000D3853"/>
    <w:rsid w:val="000D387B"/>
    <w:rsid w:val="000D3B5A"/>
    <w:rsid w:val="000D4C23"/>
    <w:rsid w:val="000D6D3C"/>
    <w:rsid w:val="000D70A8"/>
    <w:rsid w:val="000D7472"/>
    <w:rsid w:val="000E0B4A"/>
    <w:rsid w:val="000E0FBE"/>
    <w:rsid w:val="000E10BE"/>
    <w:rsid w:val="000E1274"/>
    <w:rsid w:val="000E1594"/>
    <w:rsid w:val="000E23CD"/>
    <w:rsid w:val="000E29B5"/>
    <w:rsid w:val="000E2D6B"/>
    <w:rsid w:val="000E3708"/>
    <w:rsid w:val="000E3CA2"/>
    <w:rsid w:val="000E42C3"/>
    <w:rsid w:val="000E440A"/>
    <w:rsid w:val="000E490E"/>
    <w:rsid w:val="000E4C36"/>
    <w:rsid w:val="000E4F0E"/>
    <w:rsid w:val="000E4F8B"/>
    <w:rsid w:val="000E55D3"/>
    <w:rsid w:val="000E5B3D"/>
    <w:rsid w:val="000E62EF"/>
    <w:rsid w:val="000E64FA"/>
    <w:rsid w:val="000E76B7"/>
    <w:rsid w:val="000E78DC"/>
    <w:rsid w:val="000F06F3"/>
    <w:rsid w:val="000F15F5"/>
    <w:rsid w:val="000F18F7"/>
    <w:rsid w:val="000F2190"/>
    <w:rsid w:val="000F22D0"/>
    <w:rsid w:val="000F27ED"/>
    <w:rsid w:val="000F290B"/>
    <w:rsid w:val="000F29FC"/>
    <w:rsid w:val="000F2E1A"/>
    <w:rsid w:val="000F2EDB"/>
    <w:rsid w:val="000F2FFB"/>
    <w:rsid w:val="000F4370"/>
    <w:rsid w:val="000F4678"/>
    <w:rsid w:val="000F469A"/>
    <w:rsid w:val="000F5B31"/>
    <w:rsid w:val="000F5CA3"/>
    <w:rsid w:val="000F5CD0"/>
    <w:rsid w:val="000F5E5B"/>
    <w:rsid w:val="000F6264"/>
    <w:rsid w:val="000F6B88"/>
    <w:rsid w:val="000F7E10"/>
    <w:rsid w:val="000F7F75"/>
    <w:rsid w:val="000F7FCE"/>
    <w:rsid w:val="0010010B"/>
    <w:rsid w:val="00100A29"/>
    <w:rsid w:val="00100E55"/>
    <w:rsid w:val="001013DC"/>
    <w:rsid w:val="00101861"/>
    <w:rsid w:val="00101FC9"/>
    <w:rsid w:val="00102076"/>
    <w:rsid w:val="0010251A"/>
    <w:rsid w:val="00102C20"/>
    <w:rsid w:val="00102F55"/>
    <w:rsid w:val="001031DA"/>
    <w:rsid w:val="0010395D"/>
    <w:rsid w:val="00103C71"/>
    <w:rsid w:val="00103DFC"/>
    <w:rsid w:val="001042FE"/>
    <w:rsid w:val="00104446"/>
    <w:rsid w:val="00104479"/>
    <w:rsid w:val="001046C8"/>
    <w:rsid w:val="00104C3D"/>
    <w:rsid w:val="0010514D"/>
    <w:rsid w:val="00105709"/>
    <w:rsid w:val="00105D6B"/>
    <w:rsid w:val="00105E50"/>
    <w:rsid w:val="0010632D"/>
    <w:rsid w:val="00106769"/>
    <w:rsid w:val="00106AE3"/>
    <w:rsid w:val="0010768D"/>
    <w:rsid w:val="00107989"/>
    <w:rsid w:val="0011032E"/>
    <w:rsid w:val="001109CC"/>
    <w:rsid w:val="00111257"/>
    <w:rsid w:val="0011133A"/>
    <w:rsid w:val="00111528"/>
    <w:rsid w:val="00111D35"/>
    <w:rsid w:val="00112187"/>
    <w:rsid w:val="001121B9"/>
    <w:rsid w:val="001126E8"/>
    <w:rsid w:val="0011300C"/>
    <w:rsid w:val="001135C1"/>
    <w:rsid w:val="001137EA"/>
    <w:rsid w:val="001141AE"/>
    <w:rsid w:val="00114B79"/>
    <w:rsid w:val="00117556"/>
    <w:rsid w:val="00117FAF"/>
    <w:rsid w:val="0012135C"/>
    <w:rsid w:val="00122459"/>
    <w:rsid w:val="00122644"/>
    <w:rsid w:val="001227F8"/>
    <w:rsid w:val="00122B15"/>
    <w:rsid w:val="00122F06"/>
    <w:rsid w:val="00123600"/>
    <w:rsid w:val="0012497C"/>
    <w:rsid w:val="00124AF7"/>
    <w:rsid w:val="00125C34"/>
    <w:rsid w:val="0012614B"/>
    <w:rsid w:val="00126BE4"/>
    <w:rsid w:val="00127A1B"/>
    <w:rsid w:val="00127F96"/>
    <w:rsid w:val="00130D04"/>
    <w:rsid w:val="001334BE"/>
    <w:rsid w:val="00133F21"/>
    <w:rsid w:val="0013439F"/>
    <w:rsid w:val="00134A6A"/>
    <w:rsid w:val="00134AC1"/>
    <w:rsid w:val="00135031"/>
    <w:rsid w:val="001354D7"/>
    <w:rsid w:val="001357F8"/>
    <w:rsid w:val="00135861"/>
    <w:rsid w:val="00135A0C"/>
    <w:rsid w:val="00136201"/>
    <w:rsid w:val="00136A70"/>
    <w:rsid w:val="001372AA"/>
    <w:rsid w:val="00137871"/>
    <w:rsid w:val="001407F7"/>
    <w:rsid w:val="00142A29"/>
    <w:rsid w:val="00143715"/>
    <w:rsid w:val="00143F10"/>
    <w:rsid w:val="0014423A"/>
    <w:rsid w:val="00144587"/>
    <w:rsid w:val="001447C7"/>
    <w:rsid w:val="00144BAF"/>
    <w:rsid w:val="00144E7F"/>
    <w:rsid w:val="00144F3F"/>
    <w:rsid w:val="00145212"/>
    <w:rsid w:val="001453D9"/>
    <w:rsid w:val="0014596D"/>
    <w:rsid w:val="00145B59"/>
    <w:rsid w:val="001465C1"/>
    <w:rsid w:val="001468A1"/>
    <w:rsid w:val="00146939"/>
    <w:rsid w:val="00146FDE"/>
    <w:rsid w:val="0015059F"/>
    <w:rsid w:val="00150CCF"/>
    <w:rsid w:val="00150D47"/>
    <w:rsid w:val="00151AC3"/>
    <w:rsid w:val="00152053"/>
    <w:rsid w:val="001523E2"/>
    <w:rsid w:val="00152A17"/>
    <w:rsid w:val="00153193"/>
    <w:rsid w:val="0015398F"/>
    <w:rsid w:val="0015460B"/>
    <w:rsid w:val="00154F0A"/>
    <w:rsid w:val="0015605F"/>
    <w:rsid w:val="001565A7"/>
    <w:rsid w:val="00157D57"/>
    <w:rsid w:val="00157F1B"/>
    <w:rsid w:val="00160306"/>
    <w:rsid w:val="0016106B"/>
    <w:rsid w:val="001611FE"/>
    <w:rsid w:val="00162BED"/>
    <w:rsid w:val="00162CE3"/>
    <w:rsid w:val="00164133"/>
    <w:rsid w:val="0016449E"/>
    <w:rsid w:val="00164E11"/>
    <w:rsid w:val="00165662"/>
    <w:rsid w:val="0016575F"/>
    <w:rsid w:val="00165884"/>
    <w:rsid w:val="00166703"/>
    <w:rsid w:val="0016692A"/>
    <w:rsid w:val="0016693E"/>
    <w:rsid w:val="00166EBC"/>
    <w:rsid w:val="001672D4"/>
    <w:rsid w:val="001678EF"/>
    <w:rsid w:val="00167ADC"/>
    <w:rsid w:val="00167B1C"/>
    <w:rsid w:val="00170B39"/>
    <w:rsid w:val="00170BEC"/>
    <w:rsid w:val="00171281"/>
    <w:rsid w:val="00171753"/>
    <w:rsid w:val="00171A89"/>
    <w:rsid w:val="00171B1F"/>
    <w:rsid w:val="001741AB"/>
    <w:rsid w:val="00174372"/>
    <w:rsid w:val="001746BD"/>
    <w:rsid w:val="00174A87"/>
    <w:rsid w:val="0017569A"/>
    <w:rsid w:val="00175B15"/>
    <w:rsid w:val="00175DFF"/>
    <w:rsid w:val="00176DDF"/>
    <w:rsid w:val="001776EB"/>
    <w:rsid w:val="0018022B"/>
    <w:rsid w:val="00180ACA"/>
    <w:rsid w:val="00180D02"/>
    <w:rsid w:val="00181320"/>
    <w:rsid w:val="00181994"/>
    <w:rsid w:val="001819F8"/>
    <w:rsid w:val="00181B3E"/>
    <w:rsid w:val="00181E90"/>
    <w:rsid w:val="00181ECF"/>
    <w:rsid w:val="00182277"/>
    <w:rsid w:val="00182B9F"/>
    <w:rsid w:val="001830C1"/>
    <w:rsid w:val="001831D4"/>
    <w:rsid w:val="0018415C"/>
    <w:rsid w:val="001841C1"/>
    <w:rsid w:val="001848D4"/>
    <w:rsid w:val="00185714"/>
    <w:rsid w:val="00185BAF"/>
    <w:rsid w:val="00185F80"/>
    <w:rsid w:val="00190794"/>
    <w:rsid w:val="00190F93"/>
    <w:rsid w:val="001925D6"/>
    <w:rsid w:val="00193343"/>
    <w:rsid w:val="00193B32"/>
    <w:rsid w:val="00193C4B"/>
    <w:rsid w:val="00196052"/>
    <w:rsid w:val="00196863"/>
    <w:rsid w:val="00197470"/>
    <w:rsid w:val="00197FA2"/>
    <w:rsid w:val="001A0D2C"/>
    <w:rsid w:val="001A0DF1"/>
    <w:rsid w:val="001A13B9"/>
    <w:rsid w:val="001A1ABE"/>
    <w:rsid w:val="001A23AC"/>
    <w:rsid w:val="001A2810"/>
    <w:rsid w:val="001A2FBF"/>
    <w:rsid w:val="001A3F9C"/>
    <w:rsid w:val="001A52DF"/>
    <w:rsid w:val="001A5B72"/>
    <w:rsid w:val="001A6E66"/>
    <w:rsid w:val="001A76A2"/>
    <w:rsid w:val="001A7AFB"/>
    <w:rsid w:val="001A7E05"/>
    <w:rsid w:val="001A7F59"/>
    <w:rsid w:val="001A7FE7"/>
    <w:rsid w:val="001B0193"/>
    <w:rsid w:val="001B091F"/>
    <w:rsid w:val="001B0B0A"/>
    <w:rsid w:val="001B0FD6"/>
    <w:rsid w:val="001B118F"/>
    <w:rsid w:val="001B13FD"/>
    <w:rsid w:val="001B19C5"/>
    <w:rsid w:val="001B2271"/>
    <w:rsid w:val="001B2997"/>
    <w:rsid w:val="001B2FD2"/>
    <w:rsid w:val="001B38EB"/>
    <w:rsid w:val="001B3BC2"/>
    <w:rsid w:val="001B43D1"/>
    <w:rsid w:val="001B4800"/>
    <w:rsid w:val="001B5235"/>
    <w:rsid w:val="001B59C9"/>
    <w:rsid w:val="001B63B9"/>
    <w:rsid w:val="001B7288"/>
    <w:rsid w:val="001B728D"/>
    <w:rsid w:val="001B7501"/>
    <w:rsid w:val="001B7B50"/>
    <w:rsid w:val="001B7C1F"/>
    <w:rsid w:val="001B7DA3"/>
    <w:rsid w:val="001C02CE"/>
    <w:rsid w:val="001C0462"/>
    <w:rsid w:val="001C05A9"/>
    <w:rsid w:val="001C0EBB"/>
    <w:rsid w:val="001C103E"/>
    <w:rsid w:val="001C11D2"/>
    <w:rsid w:val="001C1C12"/>
    <w:rsid w:val="001C3310"/>
    <w:rsid w:val="001C3E8A"/>
    <w:rsid w:val="001C45C5"/>
    <w:rsid w:val="001C49EC"/>
    <w:rsid w:val="001C4B17"/>
    <w:rsid w:val="001C4E0C"/>
    <w:rsid w:val="001C5769"/>
    <w:rsid w:val="001C5FA5"/>
    <w:rsid w:val="001D1E7D"/>
    <w:rsid w:val="001D33F1"/>
    <w:rsid w:val="001D3E56"/>
    <w:rsid w:val="001D4753"/>
    <w:rsid w:val="001D4D53"/>
    <w:rsid w:val="001D507F"/>
    <w:rsid w:val="001D5FA6"/>
    <w:rsid w:val="001D6464"/>
    <w:rsid w:val="001D64E8"/>
    <w:rsid w:val="001D6F2D"/>
    <w:rsid w:val="001D7AA0"/>
    <w:rsid w:val="001E1C2E"/>
    <w:rsid w:val="001E206B"/>
    <w:rsid w:val="001E272C"/>
    <w:rsid w:val="001E2FCF"/>
    <w:rsid w:val="001E3154"/>
    <w:rsid w:val="001E34D8"/>
    <w:rsid w:val="001E3D54"/>
    <w:rsid w:val="001E3FC4"/>
    <w:rsid w:val="001E4913"/>
    <w:rsid w:val="001E596F"/>
    <w:rsid w:val="001E5A66"/>
    <w:rsid w:val="001E5E7D"/>
    <w:rsid w:val="001E5EFA"/>
    <w:rsid w:val="001E66DE"/>
    <w:rsid w:val="001E7068"/>
    <w:rsid w:val="001E7FCE"/>
    <w:rsid w:val="001F08B0"/>
    <w:rsid w:val="001F1BD2"/>
    <w:rsid w:val="001F2966"/>
    <w:rsid w:val="001F2D00"/>
    <w:rsid w:val="001F32DB"/>
    <w:rsid w:val="001F352C"/>
    <w:rsid w:val="001F3F84"/>
    <w:rsid w:val="001F4529"/>
    <w:rsid w:val="001F4EE7"/>
    <w:rsid w:val="001F5384"/>
    <w:rsid w:val="001F592D"/>
    <w:rsid w:val="001F5EE5"/>
    <w:rsid w:val="001F61E9"/>
    <w:rsid w:val="001F665A"/>
    <w:rsid w:val="001F6824"/>
    <w:rsid w:val="002001CC"/>
    <w:rsid w:val="002002C5"/>
    <w:rsid w:val="00200C0D"/>
    <w:rsid w:val="00200E6A"/>
    <w:rsid w:val="002022D8"/>
    <w:rsid w:val="0020252E"/>
    <w:rsid w:val="00202891"/>
    <w:rsid w:val="00202FB1"/>
    <w:rsid w:val="00203ABE"/>
    <w:rsid w:val="00203AF1"/>
    <w:rsid w:val="00203C81"/>
    <w:rsid w:val="002040F7"/>
    <w:rsid w:val="00204461"/>
    <w:rsid w:val="00204929"/>
    <w:rsid w:val="00204BFF"/>
    <w:rsid w:val="00205406"/>
    <w:rsid w:val="002054C1"/>
    <w:rsid w:val="0020554C"/>
    <w:rsid w:val="002055B8"/>
    <w:rsid w:val="00205BE3"/>
    <w:rsid w:val="00206A51"/>
    <w:rsid w:val="00206E4C"/>
    <w:rsid w:val="00206E67"/>
    <w:rsid w:val="002100E6"/>
    <w:rsid w:val="00210961"/>
    <w:rsid w:val="00210EF4"/>
    <w:rsid w:val="00210F8A"/>
    <w:rsid w:val="002121F7"/>
    <w:rsid w:val="00212D51"/>
    <w:rsid w:val="00212F49"/>
    <w:rsid w:val="002140CB"/>
    <w:rsid w:val="00214895"/>
    <w:rsid w:val="00214BB4"/>
    <w:rsid w:val="00215551"/>
    <w:rsid w:val="00215588"/>
    <w:rsid w:val="0021670D"/>
    <w:rsid w:val="00216A45"/>
    <w:rsid w:val="00216CAC"/>
    <w:rsid w:val="00216D1E"/>
    <w:rsid w:val="0021704C"/>
    <w:rsid w:val="0021746D"/>
    <w:rsid w:val="00217854"/>
    <w:rsid w:val="00220424"/>
    <w:rsid w:val="00220A07"/>
    <w:rsid w:val="00220BEA"/>
    <w:rsid w:val="00220F76"/>
    <w:rsid w:val="00220F8C"/>
    <w:rsid w:val="00221007"/>
    <w:rsid w:val="0022145F"/>
    <w:rsid w:val="002216BA"/>
    <w:rsid w:val="00221CD9"/>
    <w:rsid w:val="00222186"/>
    <w:rsid w:val="00222296"/>
    <w:rsid w:val="002233C7"/>
    <w:rsid w:val="00223613"/>
    <w:rsid w:val="00223C9D"/>
    <w:rsid w:val="002246B6"/>
    <w:rsid w:val="00225341"/>
    <w:rsid w:val="002258E7"/>
    <w:rsid w:val="00226F09"/>
    <w:rsid w:val="0022718A"/>
    <w:rsid w:val="00227421"/>
    <w:rsid w:val="00227B5C"/>
    <w:rsid w:val="00230463"/>
    <w:rsid w:val="002304C8"/>
    <w:rsid w:val="00230C28"/>
    <w:rsid w:val="002312D4"/>
    <w:rsid w:val="0023139A"/>
    <w:rsid w:val="002324ED"/>
    <w:rsid w:val="002332CF"/>
    <w:rsid w:val="00233760"/>
    <w:rsid w:val="0023490D"/>
    <w:rsid w:val="0023500D"/>
    <w:rsid w:val="00235220"/>
    <w:rsid w:val="0023648C"/>
    <w:rsid w:val="00236499"/>
    <w:rsid w:val="0023792F"/>
    <w:rsid w:val="00237DA5"/>
    <w:rsid w:val="002400D2"/>
    <w:rsid w:val="00240308"/>
    <w:rsid w:val="0024069A"/>
    <w:rsid w:val="0024081A"/>
    <w:rsid w:val="00241193"/>
    <w:rsid w:val="00242191"/>
    <w:rsid w:val="00245106"/>
    <w:rsid w:val="002453DF"/>
    <w:rsid w:val="00245E2F"/>
    <w:rsid w:val="00245F78"/>
    <w:rsid w:val="002465F3"/>
    <w:rsid w:val="002466A1"/>
    <w:rsid w:val="00246817"/>
    <w:rsid w:val="00246D2C"/>
    <w:rsid w:val="00247722"/>
    <w:rsid w:val="00247B46"/>
    <w:rsid w:val="00247E87"/>
    <w:rsid w:val="002505A4"/>
    <w:rsid w:val="00250688"/>
    <w:rsid w:val="002507C0"/>
    <w:rsid w:val="00250D7C"/>
    <w:rsid w:val="002516A5"/>
    <w:rsid w:val="00251750"/>
    <w:rsid w:val="00251948"/>
    <w:rsid w:val="00251D27"/>
    <w:rsid w:val="00252C11"/>
    <w:rsid w:val="00252D72"/>
    <w:rsid w:val="0025345A"/>
    <w:rsid w:val="002539B7"/>
    <w:rsid w:val="00253C55"/>
    <w:rsid w:val="00254C00"/>
    <w:rsid w:val="00254F36"/>
    <w:rsid w:val="002559EB"/>
    <w:rsid w:val="00255FA3"/>
    <w:rsid w:val="002560E2"/>
    <w:rsid w:val="00256E67"/>
    <w:rsid w:val="00260780"/>
    <w:rsid w:val="00260B0D"/>
    <w:rsid w:val="00260C77"/>
    <w:rsid w:val="00262081"/>
    <w:rsid w:val="0026258D"/>
    <w:rsid w:val="0026350F"/>
    <w:rsid w:val="002635FE"/>
    <w:rsid w:val="00263D48"/>
    <w:rsid w:val="00263ED3"/>
    <w:rsid w:val="00263EFE"/>
    <w:rsid w:val="00263F74"/>
    <w:rsid w:val="0026441D"/>
    <w:rsid w:val="00264966"/>
    <w:rsid w:val="00264B40"/>
    <w:rsid w:val="002651D6"/>
    <w:rsid w:val="002657AD"/>
    <w:rsid w:val="002659E9"/>
    <w:rsid w:val="00265F99"/>
    <w:rsid w:val="00266624"/>
    <w:rsid w:val="00266A87"/>
    <w:rsid w:val="00266D2E"/>
    <w:rsid w:val="00267634"/>
    <w:rsid w:val="00267ECE"/>
    <w:rsid w:val="002726A4"/>
    <w:rsid w:val="002728C7"/>
    <w:rsid w:val="00272908"/>
    <w:rsid w:val="0027299E"/>
    <w:rsid w:val="00273355"/>
    <w:rsid w:val="00274070"/>
    <w:rsid w:val="0027452B"/>
    <w:rsid w:val="00274A86"/>
    <w:rsid w:val="00274B73"/>
    <w:rsid w:val="00274D76"/>
    <w:rsid w:val="002756FA"/>
    <w:rsid w:val="00275F83"/>
    <w:rsid w:val="0027660D"/>
    <w:rsid w:val="0027694F"/>
    <w:rsid w:val="00276B8F"/>
    <w:rsid w:val="00276D5F"/>
    <w:rsid w:val="00276E59"/>
    <w:rsid w:val="00277191"/>
    <w:rsid w:val="002779D4"/>
    <w:rsid w:val="00277DF8"/>
    <w:rsid w:val="00281282"/>
    <w:rsid w:val="0028268A"/>
    <w:rsid w:val="00282FFE"/>
    <w:rsid w:val="00283072"/>
    <w:rsid w:val="00285346"/>
    <w:rsid w:val="00285DA5"/>
    <w:rsid w:val="00287270"/>
    <w:rsid w:val="002900BD"/>
    <w:rsid w:val="00290D33"/>
    <w:rsid w:val="00290F25"/>
    <w:rsid w:val="00291098"/>
    <w:rsid w:val="002916AE"/>
    <w:rsid w:val="00291C80"/>
    <w:rsid w:val="00292319"/>
    <w:rsid w:val="002923FE"/>
    <w:rsid w:val="00292715"/>
    <w:rsid w:val="00292D51"/>
    <w:rsid w:val="0029358B"/>
    <w:rsid w:val="00293EA3"/>
    <w:rsid w:val="00293F9C"/>
    <w:rsid w:val="0029515C"/>
    <w:rsid w:val="002963DD"/>
    <w:rsid w:val="00296550"/>
    <w:rsid w:val="00296D7C"/>
    <w:rsid w:val="00297240"/>
    <w:rsid w:val="002A0274"/>
    <w:rsid w:val="002A1159"/>
    <w:rsid w:val="002A2327"/>
    <w:rsid w:val="002A2717"/>
    <w:rsid w:val="002A42BF"/>
    <w:rsid w:val="002A4B83"/>
    <w:rsid w:val="002A559D"/>
    <w:rsid w:val="002A5833"/>
    <w:rsid w:val="002A5916"/>
    <w:rsid w:val="002A6717"/>
    <w:rsid w:val="002B1080"/>
    <w:rsid w:val="002B10C1"/>
    <w:rsid w:val="002B1B59"/>
    <w:rsid w:val="002B205F"/>
    <w:rsid w:val="002B3B81"/>
    <w:rsid w:val="002B3CDF"/>
    <w:rsid w:val="002B46F1"/>
    <w:rsid w:val="002B5601"/>
    <w:rsid w:val="002B5ED6"/>
    <w:rsid w:val="002B696B"/>
    <w:rsid w:val="002B70FB"/>
    <w:rsid w:val="002B7399"/>
    <w:rsid w:val="002B7E5A"/>
    <w:rsid w:val="002C0BEC"/>
    <w:rsid w:val="002C0F01"/>
    <w:rsid w:val="002C0F96"/>
    <w:rsid w:val="002C19D4"/>
    <w:rsid w:val="002C1D1C"/>
    <w:rsid w:val="002C25AA"/>
    <w:rsid w:val="002C2D3D"/>
    <w:rsid w:val="002C3181"/>
    <w:rsid w:val="002C370A"/>
    <w:rsid w:val="002C3E68"/>
    <w:rsid w:val="002C4EE9"/>
    <w:rsid w:val="002C6322"/>
    <w:rsid w:val="002D0532"/>
    <w:rsid w:val="002D0983"/>
    <w:rsid w:val="002D4B04"/>
    <w:rsid w:val="002D4E71"/>
    <w:rsid w:val="002D5257"/>
    <w:rsid w:val="002D6065"/>
    <w:rsid w:val="002D6619"/>
    <w:rsid w:val="002D6982"/>
    <w:rsid w:val="002D6FB1"/>
    <w:rsid w:val="002D7F1A"/>
    <w:rsid w:val="002E00EC"/>
    <w:rsid w:val="002E06E0"/>
    <w:rsid w:val="002E0C81"/>
    <w:rsid w:val="002E14D6"/>
    <w:rsid w:val="002E16C4"/>
    <w:rsid w:val="002E17D1"/>
    <w:rsid w:val="002E23E9"/>
    <w:rsid w:val="002E29CC"/>
    <w:rsid w:val="002E37B4"/>
    <w:rsid w:val="002E3A9D"/>
    <w:rsid w:val="002E3CF8"/>
    <w:rsid w:val="002E3E2B"/>
    <w:rsid w:val="002E4EB0"/>
    <w:rsid w:val="002E5135"/>
    <w:rsid w:val="002E551C"/>
    <w:rsid w:val="002E594D"/>
    <w:rsid w:val="002E63EB"/>
    <w:rsid w:val="002E666E"/>
    <w:rsid w:val="002E67E7"/>
    <w:rsid w:val="002E7CAF"/>
    <w:rsid w:val="002F00AB"/>
    <w:rsid w:val="002F01D6"/>
    <w:rsid w:val="002F17B9"/>
    <w:rsid w:val="002F1911"/>
    <w:rsid w:val="002F1C99"/>
    <w:rsid w:val="002F230E"/>
    <w:rsid w:val="002F28AF"/>
    <w:rsid w:val="002F2DC6"/>
    <w:rsid w:val="002F334B"/>
    <w:rsid w:val="002F3AB3"/>
    <w:rsid w:val="002F400F"/>
    <w:rsid w:val="002F59F8"/>
    <w:rsid w:val="002F6244"/>
    <w:rsid w:val="002F6B61"/>
    <w:rsid w:val="002F6E3B"/>
    <w:rsid w:val="002F709A"/>
    <w:rsid w:val="00302591"/>
    <w:rsid w:val="00302E49"/>
    <w:rsid w:val="00302F55"/>
    <w:rsid w:val="00303B55"/>
    <w:rsid w:val="00304848"/>
    <w:rsid w:val="0030505A"/>
    <w:rsid w:val="00305068"/>
    <w:rsid w:val="003053ED"/>
    <w:rsid w:val="003065C5"/>
    <w:rsid w:val="00306894"/>
    <w:rsid w:val="00306C23"/>
    <w:rsid w:val="00306F31"/>
    <w:rsid w:val="00307354"/>
    <w:rsid w:val="00307BFA"/>
    <w:rsid w:val="0031090D"/>
    <w:rsid w:val="00310F5E"/>
    <w:rsid w:val="00311B81"/>
    <w:rsid w:val="00312DD8"/>
    <w:rsid w:val="003133E9"/>
    <w:rsid w:val="0031447C"/>
    <w:rsid w:val="0031447E"/>
    <w:rsid w:val="0031500B"/>
    <w:rsid w:val="003162AA"/>
    <w:rsid w:val="003162C4"/>
    <w:rsid w:val="00316AA4"/>
    <w:rsid w:val="00317011"/>
    <w:rsid w:val="003176E0"/>
    <w:rsid w:val="00317C08"/>
    <w:rsid w:val="00320ECB"/>
    <w:rsid w:val="00321736"/>
    <w:rsid w:val="003229D3"/>
    <w:rsid w:val="00322C05"/>
    <w:rsid w:val="003259CC"/>
    <w:rsid w:val="00325A40"/>
    <w:rsid w:val="00327C87"/>
    <w:rsid w:val="00327E05"/>
    <w:rsid w:val="0033013D"/>
    <w:rsid w:val="003309D8"/>
    <w:rsid w:val="00331BF1"/>
    <w:rsid w:val="00333EDF"/>
    <w:rsid w:val="00334256"/>
    <w:rsid w:val="0033481B"/>
    <w:rsid w:val="00334F4A"/>
    <w:rsid w:val="003354D2"/>
    <w:rsid w:val="0033590A"/>
    <w:rsid w:val="00335F7D"/>
    <w:rsid w:val="00336219"/>
    <w:rsid w:val="003363CF"/>
    <w:rsid w:val="00336E41"/>
    <w:rsid w:val="00337717"/>
    <w:rsid w:val="00337B70"/>
    <w:rsid w:val="003421DE"/>
    <w:rsid w:val="003426B1"/>
    <w:rsid w:val="00342F6B"/>
    <w:rsid w:val="00343CF9"/>
    <w:rsid w:val="00344D35"/>
    <w:rsid w:val="00345707"/>
    <w:rsid w:val="00345803"/>
    <w:rsid w:val="00346DB2"/>
    <w:rsid w:val="003476D0"/>
    <w:rsid w:val="003476E0"/>
    <w:rsid w:val="00347840"/>
    <w:rsid w:val="00350084"/>
    <w:rsid w:val="0035045A"/>
    <w:rsid w:val="00350BB7"/>
    <w:rsid w:val="00351180"/>
    <w:rsid w:val="003516E0"/>
    <w:rsid w:val="0035238E"/>
    <w:rsid w:val="003531A3"/>
    <w:rsid w:val="003532A7"/>
    <w:rsid w:val="0035391A"/>
    <w:rsid w:val="00353B21"/>
    <w:rsid w:val="00354719"/>
    <w:rsid w:val="00354BEF"/>
    <w:rsid w:val="0035550F"/>
    <w:rsid w:val="003559BB"/>
    <w:rsid w:val="003563E6"/>
    <w:rsid w:val="00356C09"/>
    <w:rsid w:val="00356CE2"/>
    <w:rsid w:val="00356F63"/>
    <w:rsid w:val="0036083F"/>
    <w:rsid w:val="00361064"/>
    <w:rsid w:val="00362F3F"/>
    <w:rsid w:val="00363CBE"/>
    <w:rsid w:val="00364289"/>
    <w:rsid w:val="003646FF"/>
    <w:rsid w:val="00364A9F"/>
    <w:rsid w:val="00365513"/>
    <w:rsid w:val="003658E0"/>
    <w:rsid w:val="00365E26"/>
    <w:rsid w:val="0036618F"/>
    <w:rsid w:val="00366FD1"/>
    <w:rsid w:val="0036722B"/>
    <w:rsid w:val="003701C2"/>
    <w:rsid w:val="00370A32"/>
    <w:rsid w:val="00370F4B"/>
    <w:rsid w:val="0037171D"/>
    <w:rsid w:val="003731A4"/>
    <w:rsid w:val="00374123"/>
    <w:rsid w:val="00374840"/>
    <w:rsid w:val="00374B2C"/>
    <w:rsid w:val="003758D8"/>
    <w:rsid w:val="00375F0B"/>
    <w:rsid w:val="00376301"/>
    <w:rsid w:val="0037723C"/>
    <w:rsid w:val="003774FC"/>
    <w:rsid w:val="00380629"/>
    <w:rsid w:val="00380728"/>
    <w:rsid w:val="00381870"/>
    <w:rsid w:val="00382EF8"/>
    <w:rsid w:val="0038322D"/>
    <w:rsid w:val="00383728"/>
    <w:rsid w:val="0038433B"/>
    <w:rsid w:val="00384410"/>
    <w:rsid w:val="00384E40"/>
    <w:rsid w:val="00385691"/>
    <w:rsid w:val="00385D8C"/>
    <w:rsid w:val="00386654"/>
    <w:rsid w:val="003868E8"/>
    <w:rsid w:val="00386C3A"/>
    <w:rsid w:val="00387107"/>
    <w:rsid w:val="0038768A"/>
    <w:rsid w:val="00387874"/>
    <w:rsid w:val="00387BF7"/>
    <w:rsid w:val="00390E1C"/>
    <w:rsid w:val="00391226"/>
    <w:rsid w:val="003922C3"/>
    <w:rsid w:val="003959A8"/>
    <w:rsid w:val="00396016"/>
    <w:rsid w:val="00396C47"/>
    <w:rsid w:val="00397542"/>
    <w:rsid w:val="00397750"/>
    <w:rsid w:val="003A0C83"/>
    <w:rsid w:val="003A13C8"/>
    <w:rsid w:val="003A1731"/>
    <w:rsid w:val="003A19FD"/>
    <w:rsid w:val="003A1ABB"/>
    <w:rsid w:val="003A2160"/>
    <w:rsid w:val="003A21EB"/>
    <w:rsid w:val="003A2A8E"/>
    <w:rsid w:val="003A2D2E"/>
    <w:rsid w:val="003A2E54"/>
    <w:rsid w:val="003A3078"/>
    <w:rsid w:val="003A382D"/>
    <w:rsid w:val="003A4EA7"/>
    <w:rsid w:val="003A63B3"/>
    <w:rsid w:val="003A7727"/>
    <w:rsid w:val="003A77CE"/>
    <w:rsid w:val="003B06B9"/>
    <w:rsid w:val="003B0789"/>
    <w:rsid w:val="003B1845"/>
    <w:rsid w:val="003B1871"/>
    <w:rsid w:val="003B1F22"/>
    <w:rsid w:val="003B23C4"/>
    <w:rsid w:val="003B2934"/>
    <w:rsid w:val="003B2C9B"/>
    <w:rsid w:val="003B2D5C"/>
    <w:rsid w:val="003B334B"/>
    <w:rsid w:val="003B3424"/>
    <w:rsid w:val="003B3A45"/>
    <w:rsid w:val="003B4408"/>
    <w:rsid w:val="003B53B2"/>
    <w:rsid w:val="003B5905"/>
    <w:rsid w:val="003B5E52"/>
    <w:rsid w:val="003B5E9D"/>
    <w:rsid w:val="003B68A7"/>
    <w:rsid w:val="003B7599"/>
    <w:rsid w:val="003C07D3"/>
    <w:rsid w:val="003C0D23"/>
    <w:rsid w:val="003C12AA"/>
    <w:rsid w:val="003C137E"/>
    <w:rsid w:val="003C3CE7"/>
    <w:rsid w:val="003C3E0D"/>
    <w:rsid w:val="003C40F2"/>
    <w:rsid w:val="003C4749"/>
    <w:rsid w:val="003C568E"/>
    <w:rsid w:val="003C57BD"/>
    <w:rsid w:val="003C5FFF"/>
    <w:rsid w:val="003C639F"/>
    <w:rsid w:val="003C6613"/>
    <w:rsid w:val="003C6718"/>
    <w:rsid w:val="003C6AA7"/>
    <w:rsid w:val="003C6DC1"/>
    <w:rsid w:val="003C7435"/>
    <w:rsid w:val="003C7957"/>
    <w:rsid w:val="003C7B93"/>
    <w:rsid w:val="003D03A6"/>
    <w:rsid w:val="003D0704"/>
    <w:rsid w:val="003D180A"/>
    <w:rsid w:val="003D1A55"/>
    <w:rsid w:val="003D1D35"/>
    <w:rsid w:val="003D2C43"/>
    <w:rsid w:val="003D3A4D"/>
    <w:rsid w:val="003D48E5"/>
    <w:rsid w:val="003D5605"/>
    <w:rsid w:val="003D7C69"/>
    <w:rsid w:val="003E027A"/>
    <w:rsid w:val="003E0CCC"/>
    <w:rsid w:val="003E18E8"/>
    <w:rsid w:val="003E1BBF"/>
    <w:rsid w:val="003E1C5A"/>
    <w:rsid w:val="003E1FC2"/>
    <w:rsid w:val="003E29A7"/>
    <w:rsid w:val="003E2E6F"/>
    <w:rsid w:val="003E3081"/>
    <w:rsid w:val="003E3397"/>
    <w:rsid w:val="003E35F4"/>
    <w:rsid w:val="003E3970"/>
    <w:rsid w:val="003E4A0F"/>
    <w:rsid w:val="003E58C0"/>
    <w:rsid w:val="003E66C0"/>
    <w:rsid w:val="003E690E"/>
    <w:rsid w:val="003E6B2B"/>
    <w:rsid w:val="003E6DB6"/>
    <w:rsid w:val="003E7B13"/>
    <w:rsid w:val="003E7F74"/>
    <w:rsid w:val="003F05CD"/>
    <w:rsid w:val="003F10E5"/>
    <w:rsid w:val="003F1C59"/>
    <w:rsid w:val="003F26FB"/>
    <w:rsid w:val="003F2867"/>
    <w:rsid w:val="003F304B"/>
    <w:rsid w:val="003F35CD"/>
    <w:rsid w:val="003F387D"/>
    <w:rsid w:val="003F38E7"/>
    <w:rsid w:val="003F42E3"/>
    <w:rsid w:val="003F4BDB"/>
    <w:rsid w:val="003F4CD3"/>
    <w:rsid w:val="003F564B"/>
    <w:rsid w:val="003F5FBD"/>
    <w:rsid w:val="003F62DC"/>
    <w:rsid w:val="003F71ED"/>
    <w:rsid w:val="003F72AF"/>
    <w:rsid w:val="00400217"/>
    <w:rsid w:val="004014FB"/>
    <w:rsid w:val="00401565"/>
    <w:rsid w:val="004018DF"/>
    <w:rsid w:val="004022C8"/>
    <w:rsid w:val="004024E8"/>
    <w:rsid w:val="0040357C"/>
    <w:rsid w:val="00403C27"/>
    <w:rsid w:val="00403E88"/>
    <w:rsid w:val="00404C26"/>
    <w:rsid w:val="004050AC"/>
    <w:rsid w:val="004051AC"/>
    <w:rsid w:val="004059AD"/>
    <w:rsid w:val="00405CA9"/>
    <w:rsid w:val="0040639D"/>
    <w:rsid w:val="00406804"/>
    <w:rsid w:val="00406D2C"/>
    <w:rsid w:val="00407285"/>
    <w:rsid w:val="004078FE"/>
    <w:rsid w:val="00407A9C"/>
    <w:rsid w:val="00407B18"/>
    <w:rsid w:val="004108F0"/>
    <w:rsid w:val="004120C7"/>
    <w:rsid w:val="00412125"/>
    <w:rsid w:val="0041214A"/>
    <w:rsid w:val="00412B62"/>
    <w:rsid w:val="00413190"/>
    <w:rsid w:val="00413374"/>
    <w:rsid w:val="00413658"/>
    <w:rsid w:val="004136F2"/>
    <w:rsid w:val="004144A0"/>
    <w:rsid w:val="00415429"/>
    <w:rsid w:val="00415E52"/>
    <w:rsid w:val="00416AEF"/>
    <w:rsid w:val="00416E61"/>
    <w:rsid w:val="00420440"/>
    <w:rsid w:val="0042060C"/>
    <w:rsid w:val="0042085F"/>
    <w:rsid w:val="00420F78"/>
    <w:rsid w:val="00421084"/>
    <w:rsid w:val="00421DE3"/>
    <w:rsid w:val="004220BC"/>
    <w:rsid w:val="004222CE"/>
    <w:rsid w:val="00422468"/>
    <w:rsid w:val="00422A6E"/>
    <w:rsid w:val="00422DF5"/>
    <w:rsid w:val="004236E2"/>
    <w:rsid w:val="004241D1"/>
    <w:rsid w:val="004243F5"/>
    <w:rsid w:val="00424712"/>
    <w:rsid w:val="004248BA"/>
    <w:rsid w:val="0042515F"/>
    <w:rsid w:val="00425792"/>
    <w:rsid w:val="004258C4"/>
    <w:rsid w:val="00425A93"/>
    <w:rsid w:val="004264BE"/>
    <w:rsid w:val="00426513"/>
    <w:rsid w:val="0042690D"/>
    <w:rsid w:val="00426EAF"/>
    <w:rsid w:val="00427AA2"/>
    <w:rsid w:val="00430202"/>
    <w:rsid w:val="00430408"/>
    <w:rsid w:val="00430FC4"/>
    <w:rsid w:val="00431456"/>
    <w:rsid w:val="00431976"/>
    <w:rsid w:val="00431FA6"/>
    <w:rsid w:val="00432E78"/>
    <w:rsid w:val="004339BD"/>
    <w:rsid w:val="00433D78"/>
    <w:rsid w:val="00434637"/>
    <w:rsid w:val="004356C7"/>
    <w:rsid w:val="00435766"/>
    <w:rsid w:val="0043622A"/>
    <w:rsid w:val="004372F5"/>
    <w:rsid w:val="0043753A"/>
    <w:rsid w:val="004375D9"/>
    <w:rsid w:val="00437CC5"/>
    <w:rsid w:val="0044057F"/>
    <w:rsid w:val="004421D4"/>
    <w:rsid w:val="00442DC2"/>
    <w:rsid w:val="00442E9F"/>
    <w:rsid w:val="00443B48"/>
    <w:rsid w:val="004441E7"/>
    <w:rsid w:val="004445DF"/>
    <w:rsid w:val="0044529C"/>
    <w:rsid w:val="00445E15"/>
    <w:rsid w:val="00447E17"/>
    <w:rsid w:val="00450356"/>
    <w:rsid w:val="00451032"/>
    <w:rsid w:val="004515A5"/>
    <w:rsid w:val="004516BF"/>
    <w:rsid w:val="00451A2F"/>
    <w:rsid w:val="0045235D"/>
    <w:rsid w:val="00452723"/>
    <w:rsid w:val="004530E1"/>
    <w:rsid w:val="00453453"/>
    <w:rsid w:val="004536E0"/>
    <w:rsid w:val="00453DD7"/>
    <w:rsid w:val="00453E20"/>
    <w:rsid w:val="004552A5"/>
    <w:rsid w:val="004556EA"/>
    <w:rsid w:val="00455CEA"/>
    <w:rsid w:val="0045646D"/>
    <w:rsid w:val="004574C1"/>
    <w:rsid w:val="0045768E"/>
    <w:rsid w:val="004579CA"/>
    <w:rsid w:val="00461083"/>
    <w:rsid w:val="004611B6"/>
    <w:rsid w:val="00461BDD"/>
    <w:rsid w:val="00461CFD"/>
    <w:rsid w:val="004622D5"/>
    <w:rsid w:val="00462477"/>
    <w:rsid w:val="004625B5"/>
    <w:rsid w:val="00463C36"/>
    <w:rsid w:val="00464E8C"/>
    <w:rsid w:val="00465279"/>
    <w:rsid w:val="0046564F"/>
    <w:rsid w:val="0046616B"/>
    <w:rsid w:val="00466305"/>
    <w:rsid w:val="00466B4E"/>
    <w:rsid w:val="00467283"/>
    <w:rsid w:val="00467379"/>
    <w:rsid w:val="00470009"/>
    <w:rsid w:val="00470E10"/>
    <w:rsid w:val="0047169D"/>
    <w:rsid w:val="00471799"/>
    <w:rsid w:val="004722DC"/>
    <w:rsid w:val="0047291B"/>
    <w:rsid w:val="00472AC5"/>
    <w:rsid w:val="004732B6"/>
    <w:rsid w:val="00473444"/>
    <w:rsid w:val="00473A07"/>
    <w:rsid w:val="00474487"/>
    <w:rsid w:val="0047462B"/>
    <w:rsid w:val="00475390"/>
    <w:rsid w:val="00475A95"/>
    <w:rsid w:val="00477218"/>
    <w:rsid w:val="00477364"/>
    <w:rsid w:val="00477D28"/>
    <w:rsid w:val="0048013A"/>
    <w:rsid w:val="004801A9"/>
    <w:rsid w:val="00480694"/>
    <w:rsid w:val="00480A8B"/>
    <w:rsid w:val="00481633"/>
    <w:rsid w:val="00481675"/>
    <w:rsid w:val="004816C0"/>
    <w:rsid w:val="00481716"/>
    <w:rsid w:val="0048189D"/>
    <w:rsid w:val="00482392"/>
    <w:rsid w:val="004826CE"/>
    <w:rsid w:val="00482C15"/>
    <w:rsid w:val="00483222"/>
    <w:rsid w:val="0048449B"/>
    <w:rsid w:val="00485AD4"/>
    <w:rsid w:val="00486455"/>
    <w:rsid w:val="004865F1"/>
    <w:rsid w:val="00486779"/>
    <w:rsid w:val="004873D7"/>
    <w:rsid w:val="0048740F"/>
    <w:rsid w:val="0048784F"/>
    <w:rsid w:val="00487A9D"/>
    <w:rsid w:val="00487DDB"/>
    <w:rsid w:val="004902BE"/>
    <w:rsid w:val="0049044D"/>
    <w:rsid w:val="0049089E"/>
    <w:rsid w:val="00490A0E"/>
    <w:rsid w:val="00490C31"/>
    <w:rsid w:val="00492169"/>
    <w:rsid w:val="00492D5E"/>
    <w:rsid w:val="00492EE6"/>
    <w:rsid w:val="00493599"/>
    <w:rsid w:val="00493F8A"/>
    <w:rsid w:val="004940B7"/>
    <w:rsid w:val="00494479"/>
    <w:rsid w:val="00494F94"/>
    <w:rsid w:val="004965E4"/>
    <w:rsid w:val="00496EAB"/>
    <w:rsid w:val="0049731B"/>
    <w:rsid w:val="00497361"/>
    <w:rsid w:val="004973C1"/>
    <w:rsid w:val="004974C0"/>
    <w:rsid w:val="004A0162"/>
    <w:rsid w:val="004A0623"/>
    <w:rsid w:val="004A0955"/>
    <w:rsid w:val="004A0D1C"/>
    <w:rsid w:val="004A17A6"/>
    <w:rsid w:val="004A3B35"/>
    <w:rsid w:val="004A3EE9"/>
    <w:rsid w:val="004A3FB5"/>
    <w:rsid w:val="004A493F"/>
    <w:rsid w:val="004A4A37"/>
    <w:rsid w:val="004A501E"/>
    <w:rsid w:val="004A57E0"/>
    <w:rsid w:val="004A5A95"/>
    <w:rsid w:val="004A5B0E"/>
    <w:rsid w:val="004A5F31"/>
    <w:rsid w:val="004A6505"/>
    <w:rsid w:val="004A6F02"/>
    <w:rsid w:val="004A7164"/>
    <w:rsid w:val="004A7258"/>
    <w:rsid w:val="004A7BAB"/>
    <w:rsid w:val="004A7D8F"/>
    <w:rsid w:val="004A7E6F"/>
    <w:rsid w:val="004B05A0"/>
    <w:rsid w:val="004B0AE0"/>
    <w:rsid w:val="004B17D0"/>
    <w:rsid w:val="004B1DCC"/>
    <w:rsid w:val="004B2170"/>
    <w:rsid w:val="004B255F"/>
    <w:rsid w:val="004B30DF"/>
    <w:rsid w:val="004B32A3"/>
    <w:rsid w:val="004B3549"/>
    <w:rsid w:val="004B4565"/>
    <w:rsid w:val="004B49E5"/>
    <w:rsid w:val="004B5418"/>
    <w:rsid w:val="004B64B1"/>
    <w:rsid w:val="004B79AF"/>
    <w:rsid w:val="004C000E"/>
    <w:rsid w:val="004C0142"/>
    <w:rsid w:val="004C06EF"/>
    <w:rsid w:val="004C1272"/>
    <w:rsid w:val="004C160F"/>
    <w:rsid w:val="004C222C"/>
    <w:rsid w:val="004C27E6"/>
    <w:rsid w:val="004C326C"/>
    <w:rsid w:val="004C4A38"/>
    <w:rsid w:val="004C4B6E"/>
    <w:rsid w:val="004C6AA5"/>
    <w:rsid w:val="004C6CFC"/>
    <w:rsid w:val="004C7BF8"/>
    <w:rsid w:val="004C7C91"/>
    <w:rsid w:val="004D2897"/>
    <w:rsid w:val="004D2D52"/>
    <w:rsid w:val="004D32B1"/>
    <w:rsid w:val="004D37F1"/>
    <w:rsid w:val="004D4713"/>
    <w:rsid w:val="004D530B"/>
    <w:rsid w:val="004D5678"/>
    <w:rsid w:val="004D6680"/>
    <w:rsid w:val="004D6BD9"/>
    <w:rsid w:val="004D6DAE"/>
    <w:rsid w:val="004D7343"/>
    <w:rsid w:val="004D73C3"/>
    <w:rsid w:val="004D7CFA"/>
    <w:rsid w:val="004E077E"/>
    <w:rsid w:val="004E0CE3"/>
    <w:rsid w:val="004E0D02"/>
    <w:rsid w:val="004E12A3"/>
    <w:rsid w:val="004E13A3"/>
    <w:rsid w:val="004E277B"/>
    <w:rsid w:val="004E2A07"/>
    <w:rsid w:val="004E2DA2"/>
    <w:rsid w:val="004E33FE"/>
    <w:rsid w:val="004E3700"/>
    <w:rsid w:val="004E3CF4"/>
    <w:rsid w:val="004E47AB"/>
    <w:rsid w:val="004E4DA4"/>
    <w:rsid w:val="004E6135"/>
    <w:rsid w:val="004E728B"/>
    <w:rsid w:val="004E7CFC"/>
    <w:rsid w:val="004E7F6B"/>
    <w:rsid w:val="004F0241"/>
    <w:rsid w:val="004F0613"/>
    <w:rsid w:val="004F0C56"/>
    <w:rsid w:val="004F1F39"/>
    <w:rsid w:val="004F311A"/>
    <w:rsid w:val="004F34C3"/>
    <w:rsid w:val="004F40B1"/>
    <w:rsid w:val="004F492A"/>
    <w:rsid w:val="004F4C76"/>
    <w:rsid w:val="004F5999"/>
    <w:rsid w:val="004F5B6F"/>
    <w:rsid w:val="004F64DC"/>
    <w:rsid w:val="004F66B2"/>
    <w:rsid w:val="004F75B6"/>
    <w:rsid w:val="00500FD0"/>
    <w:rsid w:val="005012E9"/>
    <w:rsid w:val="00501835"/>
    <w:rsid w:val="00501BC0"/>
    <w:rsid w:val="005025DD"/>
    <w:rsid w:val="00502E81"/>
    <w:rsid w:val="00503019"/>
    <w:rsid w:val="00504991"/>
    <w:rsid w:val="00504B33"/>
    <w:rsid w:val="00506550"/>
    <w:rsid w:val="005065B1"/>
    <w:rsid w:val="005070C0"/>
    <w:rsid w:val="00507E56"/>
    <w:rsid w:val="00507EE8"/>
    <w:rsid w:val="00510A35"/>
    <w:rsid w:val="005131EF"/>
    <w:rsid w:val="00513ADA"/>
    <w:rsid w:val="00513EF2"/>
    <w:rsid w:val="00514726"/>
    <w:rsid w:val="00514959"/>
    <w:rsid w:val="00514A38"/>
    <w:rsid w:val="00514F00"/>
    <w:rsid w:val="00514FDC"/>
    <w:rsid w:val="00515DD9"/>
    <w:rsid w:val="005166C9"/>
    <w:rsid w:val="00517068"/>
    <w:rsid w:val="0051772B"/>
    <w:rsid w:val="00517D7D"/>
    <w:rsid w:val="0052087D"/>
    <w:rsid w:val="005210AC"/>
    <w:rsid w:val="0052166A"/>
    <w:rsid w:val="0052280E"/>
    <w:rsid w:val="00522F35"/>
    <w:rsid w:val="00524878"/>
    <w:rsid w:val="00524E4E"/>
    <w:rsid w:val="0052538E"/>
    <w:rsid w:val="00525732"/>
    <w:rsid w:val="00526304"/>
    <w:rsid w:val="00526CA3"/>
    <w:rsid w:val="00526DF7"/>
    <w:rsid w:val="00526F14"/>
    <w:rsid w:val="00527EA3"/>
    <w:rsid w:val="00530099"/>
    <w:rsid w:val="00531840"/>
    <w:rsid w:val="005318CF"/>
    <w:rsid w:val="00532309"/>
    <w:rsid w:val="0053348D"/>
    <w:rsid w:val="0053432A"/>
    <w:rsid w:val="00534420"/>
    <w:rsid w:val="005354D6"/>
    <w:rsid w:val="00535B27"/>
    <w:rsid w:val="00536E38"/>
    <w:rsid w:val="0053743F"/>
    <w:rsid w:val="00537635"/>
    <w:rsid w:val="005402F6"/>
    <w:rsid w:val="005404A7"/>
    <w:rsid w:val="00540B19"/>
    <w:rsid w:val="0054187C"/>
    <w:rsid w:val="005431E1"/>
    <w:rsid w:val="00543C61"/>
    <w:rsid w:val="00543E3E"/>
    <w:rsid w:val="00544DFD"/>
    <w:rsid w:val="0054502F"/>
    <w:rsid w:val="00545914"/>
    <w:rsid w:val="00545C53"/>
    <w:rsid w:val="00546011"/>
    <w:rsid w:val="005461D5"/>
    <w:rsid w:val="00546775"/>
    <w:rsid w:val="00546A4E"/>
    <w:rsid w:val="00546EA1"/>
    <w:rsid w:val="005473C1"/>
    <w:rsid w:val="0054740C"/>
    <w:rsid w:val="00547E77"/>
    <w:rsid w:val="005509EE"/>
    <w:rsid w:val="00550F0E"/>
    <w:rsid w:val="00550F37"/>
    <w:rsid w:val="00550F5E"/>
    <w:rsid w:val="00551A3D"/>
    <w:rsid w:val="005528EC"/>
    <w:rsid w:val="00552FD4"/>
    <w:rsid w:val="005531C7"/>
    <w:rsid w:val="00553A56"/>
    <w:rsid w:val="00553C8E"/>
    <w:rsid w:val="00554225"/>
    <w:rsid w:val="00554333"/>
    <w:rsid w:val="00554B3A"/>
    <w:rsid w:val="00555173"/>
    <w:rsid w:val="005551FC"/>
    <w:rsid w:val="005552E8"/>
    <w:rsid w:val="00556C0C"/>
    <w:rsid w:val="00556FB4"/>
    <w:rsid w:val="00557479"/>
    <w:rsid w:val="00557C48"/>
    <w:rsid w:val="0056094E"/>
    <w:rsid w:val="00562453"/>
    <w:rsid w:val="0056262B"/>
    <w:rsid w:val="00563166"/>
    <w:rsid w:val="00563AD5"/>
    <w:rsid w:val="00563CAA"/>
    <w:rsid w:val="00564DB2"/>
    <w:rsid w:val="00565096"/>
    <w:rsid w:val="0056625A"/>
    <w:rsid w:val="005678AC"/>
    <w:rsid w:val="00567BD4"/>
    <w:rsid w:val="00567F82"/>
    <w:rsid w:val="00571EB0"/>
    <w:rsid w:val="00571F20"/>
    <w:rsid w:val="00571FBE"/>
    <w:rsid w:val="005727AC"/>
    <w:rsid w:val="005734C2"/>
    <w:rsid w:val="00573E08"/>
    <w:rsid w:val="005743C9"/>
    <w:rsid w:val="0057443A"/>
    <w:rsid w:val="00574D35"/>
    <w:rsid w:val="005754F3"/>
    <w:rsid w:val="005758B1"/>
    <w:rsid w:val="00575C91"/>
    <w:rsid w:val="00580207"/>
    <w:rsid w:val="005802E4"/>
    <w:rsid w:val="00580B8A"/>
    <w:rsid w:val="005812F9"/>
    <w:rsid w:val="0058162C"/>
    <w:rsid w:val="005817F0"/>
    <w:rsid w:val="00583360"/>
    <w:rsid w:val="00583532"/>
    <w:rsid w:val="00583E9D"/>
    <w:rsid w:val="00584983"/>
    <w:rsid w:val="00584E8D"/>
    <w:rsid w:val="005855EC"/>
    <w:rsid w:val="00585ADE"/>
    <w:rsid w:val="00585F04"/>
    <w:rsid w:val="005864D8"/>
    <w:rsid w:val="00586C62"/>
    <w:rsid w:val="005871B4"/>
    <w:rsid w:val="0058722B"/>
    <w:rsid w:val="0059067B"/>
    <w:rsid w:val="00590BFA"/>
    <w:rsid w:val="00590D78"/>
    <w:rsid w:val="00590E62"/>
    <w:rsid w:val="005922E9"/>
    <w:rsid w:val="00592BEC"/>
    <w:rsid w:val="005949B9"/>
    <w:rsid w:val="005958C2"/>
    <w:rsid w:val="00596758"/>
    <w:rsid w:val="00596807"/>
    <w:rsid w:val="00596CF8"/>
    <w:rsid w:val="005A001A"/>
    <w:rsid w:val="005A0903"/>
    <w:rsid w:val="005A1AB6"/>
    <w:rsid w:val="005A2E39"/>
    <w:rsid w:val="005A3595"/>
    <w:rsid w:val="005A35B8"/>
    <w:rsid w:val="005A51B3"/>
    <w:rsid w:val="005A598C"/>
    <w:rsid w:val="005A5A15"/>
    <w:rsid w:val="005A64F2"/>
    <w:rsid w:val="005B133C"/>
    <w:rsid w:val="005B19B5"/>
    <w:rsid w:val="005B1E68"/>
    <w:rsid w:val="005B275D"/>
    <w:rsid w:val="005B2E56"/>
    <w:rsid w:val="005B3CCA"/>
    <w:rsid w:val="005B412C"/>
    <w:rsid w:val="005B58F3"/>
    <w:rsid w:val="005B6430"/>
    <w:rsid w:val="005B6782"/>
    <w:rsid w:val="005B6B2A"/>
    <w:rsid w:val="005B6FD1"/>
    <w:rsid w:val="005B75FA"/>
    <w:rsid w:val="005C110F"/>
    <w:rsid w:val="005C1F22"/>
    <w:rsid w:val="005C27E5"/>
    <w:rsid w:val="005C3E35"/>
    <w:rsid w:val="005C48CA"/>
    <w:rsid w:val="005C4D27"/>
    <w:rsid w:val="005C5DD7"/>
    <w:rsid w:val="005C7917"/>
    <w:rsid w:val="005D012A"/>
    <w:rsid w:val="005D01AE"/>
    <w:rsid w:val="005D04EF"/>
    <w:rsid w:val="005D122E"/>
    <w:rsid w:val="005D1D51"/>
    <w:rsid w:val="005D2934"/>
    <w:rsid w:val="005D2B20"/>
    <w:rsid w:val="005D3433"/>
    <w:rsid w:val="005D40EC"/>
    <w:rsid w:val="005D4690"/>
    <w:rsid w:val="005D48E6"/>
    <w:rsid w:val="005D54E9"/>
    <w:rsid w:val="005D6118"/>
    <w:rsid w:val="005D6E24"/>
    <w:rsid w:val="005D6E52"/>
    <w:rsid w:val="005D75F5"/>
    <w:rsid w:val="005E0080"/>
    <w:rsid w:val="005E0814"/>
    <w:rsid w:val="005E126D"/>
    <w:rsid w:val="005E1400"/>
    <w:rsid w:val="005E179E"/>
    <w:rsid w:val="005E1ADE"/>
    <w:rsid w:val="005E1E17"/>
    <w:rsid w:val="005E2F68"/>
    <w:rsid w:val="005E3EE2"/>
    <w:rsid w:val="005E57AE"/>
    <w:rsid w:val="005E67E0"/>
    <w:rsid w:val="005E6AB4"/>
    <w:rsid w:val="005F00A5"/>
    <w:rsid w:val="005F02F0"/>
    <w:rsid w:val="005F0DD8"/>
    <w:rsid w:val="005F16A5"/>
    <w:rsid w:val="005F1756"/>
    <w:rsid w:val="005F1B26"/>
    <w:rsid w:val="005F1E52"/>
    <w:rsid w:val="005F21A7"/>
    <w:rsid w:val="005F27CF"/>
    <w:rsid w:val="005F2952"/>
    <w:rsid w:val="005F2EFF"/>
    <w:rsid w:val="005F343B"/>
    <w:rsid w:val="005F35A1"/>
    <w:rsid w:val="005F47D6"/>
    <w:rsid w:val="005F483C"/>
    <w:rsid w:val="005F58F9"/>
    <w:rsid w:val="005F5D1E"/>
    <w:rsid w:val="005F6377"/>
    <w:rsid w:val="005F6EAF"/>
    <w:rsid w:val="005F78FC"/>
    <w:rsid w:val="005F7DD1"/>
    <w:rsid w:val="005F7F96"/>
    <w:rsid w:val="005F7FB9"/>
    <w:rsid w:val="00601AE1"/>
    <w:rsid w:val="00602A70"/>
    <w:rsid w:val="00603DBA"/>
    <w:rsid w:val="00604E1C"/>
    <w:rsid w:val="00604E44"/>
    <w:rsid w:val="00605170"/>
    <w:rsid w:val="00605FA3"/>
    <w:rsid w:val="006068FC"/>
    <w:rsid w:val="00606DDC"/>
    <w:rsid w:val="00606F91"/>
    <w:rsid w:val="00607327"/>
    <w:rsid w:val="0060769E"/>
    <w:rsid w:val="00610A51"/>
    <w:rsid w:val="00611285"/>
    <w:rsid w:val="006117E9"/>
    <w:rsid w:val="006118BC"/>
    <w:rsid w:val="00611D04"/>
    <w:rsid w:val="00611E28"/>
    <w:rsid w:val="00612412"/>
    <w:rsid w:val="00612DF0"/>
    <w:rsid w:val="006133B0"/>
    <w:rsid w:val="00614256"/>
    <w:rsid w:val="0061443E"/>
    <w:rsid w:val="00614552"/>
    <w:rsid w:val="00615845"/>
    <w:rsid w:val="006161B8"/>
    <w:rsid w:val="00616871"/>
    <w:rsid w:val="00616E92"/>
    <w:rsid w:val="00617039"/>
    <w:rsid w:val="00617B83"/>
    <w:rsid w:val="00620345"/>
    <w:rsid w:val="0062148D"/>
    <w:rsid w:val="00621535"/>
    <w:rsid w:val="0062177B"/>
    <w:rsid w:val="00621930"/>
    <w:rsid w:val="00622667"/>
    <w:rsid w:val="00622F3E"/>
    <w:rsid w:val="00623055"/>
    <w:rsid w:val="0062356C"/>
    <w:rsid w:val="006241FF"/>
    <w:rsid w:val="00625652"/>
    <w:rsid w:val="00625930"/>
    <w:rsid w:val="00625BBA"/>
    <w:rsid w:val="00625CF5"/>
    <w:rsid w:val="00626873"/>
    <w:rsid w:val="00626AE7"/>
    <w:rsid w:val="00626C16"/>
    <w:rsid w:val="00627182"/>
    <w:rsid w:val="0062785B"/>
    <w:rsid w:val="00627AB6"/>
    <w:rsid w:val="00627FDF"/>
    <w:rsid w:val="00630ED0"/>
    <w:rsid w:val="006315F4"/>
    <w:rsid w:val="00631A69"/>
    <w:rsid w:val="006322FE"/>
    <w:rsid w:val="00632808"/>
    <w:rsid w:val="006328B5"/>
    <w:rsid w:val="00633071"/>
    <w:rsid w:val="00633DF1"/>
    <w:rsid w:val="00634414"/>
    <w:rsid w:val="00634996"/>
    <w:rsid w:val="006353C8"/>
    <w:rsid w:val="0063578E"/>
    <w:rsid w:val="006357B2"/>
    <w:rsid w:val="006357B4"/>
    <w:rsid w:val="00635D9E"/>
    <w:rsid w:val="0063704A"/>
    <w:rsid w:val="00637232"/>
    <w:rsid w:val="0063730C"/>
    <w:rsid w:val="0064092E"/>
    <w:rsid w:val="006412C4"/>
    <w:rsid w:val="0064151C"/>
    <w:rsid w:val="0064159C"/>
    <w:rsid w:val="00641A2F"/>
    <w:rsid w:val="00642A2D"/>
    <w:rsid w:val="00643098"/>
    <w:rsid w:val="006451F8"/>
    <w:rsid w:val="00645D89"/>
    <w:rsid w:val="00647EF1"/>
    <w:rsid w:val="00651701"/>
    <w:rsid w:val="00651F98"/>
    <w:rsid w:val="006531ED"/>
    <w:rsid w:val="006535A3"/>
    <w:rsid w:val="00653997"/>
    <w:rsid w:val="00653ACA"/>
    <w:rsid w:val="006543BC"/>
    <w:rsid w:val="0065469A"/>
    <w:rsid w:val="00654A7E"/>
    <w:rsid w:val="00655236"/>
    <w:rsid w:val="0065555C"/>
    <w:rsid w:val="0065558A"/>
    <w:rsid w:val="00655CA1"/>
    <w:rsid w:val="006564CC"/>
    <w:rsid w:val="00656985"/>
    <w:rsid w:val="006571B6"/>
    <w:rsid w:val="00660677"/>
    <w:rsid w:val="0066073E"/>
    <w:rsid w:val="00660AFB"/>
    <w:rsid w:val="00661163"/>
    <w:rsid w:val="0066117E"/>
    <w:rsid w:val="0066208D"/>
    <w:rsid w:val="00662427"/>
    <w:rsid w:val="006625BD"/>
    <w:rsid w:val="00662AAE"/>
    <w:rsid w:val="00662D70"/>
    <w:rsid w:val="0066314B"/>
    <w:rsid w:val="00663AED"/>
    <w:rsid w:val="006648D4"/>
    <w:rsid w:val="00665419"/>
    <w:rsid w:val="00665425"/>
    <w:rsid w:val="00665431"/>
    <w:rsid w:val="00665824"/>
    <w:rsid w:val="00665A09"/>
    <w:rsid w:val="00665B13"/>
    <w:rsid w:val="0066717F"/>
    <w:rsid w:val="0066772F"/>
    <w:rsid w:val="00667F39"/>
    <w:rsid w:val="006702F3"/>
    <w:rsid w:val="00670530"/>
    <w:rsid w:val="00671120"/>
    <w:rsid w:val="00671811"/>
    <w:rsid w:val="006731D7"/>
    <w:rsid w:val="006737EE"/>
    <w:rsid w:val="006737F8"/>
    <w:rsid w:val="006752CC"/>
    <w:rsid w:val="0067707A"/>
    <w:rsid w:val="00677724"/>
    <w:rsid w:val="00677B73"/>
    <w:rsid w:val="006800F6"/>
    <w:rsid w:val="00681407"/>
    <w:rsid w:val="006818D5"/>
    <w:rsid w:val="00681A2D"/>
    <w:rsid w:val="00681B3D"/>
    <w:rsid w:val="00681D80"/>
    <w:rsid w:val="00681EE2"/>
    <w:rsid w:val="0068267A"/>
    <w:rsid w:val="006827D9"/>
    <w:rsid w:val="006829EB"/>
    <w:rsid w:val="00683CA1"/>
    <w:rsid w:val="00684939"/>
    <w:rsid w:val="00684C40"/>
    <w:rsid w:val="00684F86"/>
    <w:rsid w:val="00685397"/>
    <w:rsid w:val="006854C8"/>
    <w:rsid w:val="00685964"/>
    <w:rsid w:val="006859F8"/>
    <w:rsid w:val="00686C62"/>
    <w:rsid w:val="00686E03"/>
    <w:rsid w:val="00686E0D"/>
    <w:rsid w:val="00687976"/>
    <w:rsid w:val="00690404"/>
    <w:rsid w:val="006906D0"/>
    <w:rsid w:val="00691656"/>
    <w:rsid w:val="006919E7"/>
    <w:rsid w:val="006922B5"/>
    <w:rsid w:val="006923B9"/>
    <w:rsid w:val="00692576"/>
    <w:rsid w:val="00692785"/>
    <w:rsid w:val="00692E98"/>
    <w:rsid w:val="0069339C"/>
    <w:rsid w:val="0069386F"/>
    <w:rsid w:val="00693ACF"/>
    <w:rsid w:val="00694588"/>
    <w:rsid w:val="00695202"/>
    <w:rsid w:val="00695C49"/>
    <w:rsid w:val="00696D9D"/>
    <w:rsid w:val="006975E0"/>
    <w:rsid w:val="00697971"/>
    <w:rsid w:val="00697E51"/>
    <w:rsid w:val="006A00BA"/>
    <w:rsid w:val="006A17C3"/>
    <w:rsid w:val="006A1F95"/>
    <w:rsid w:val="006A306B"/>
    <w:rsid w:val="006A30E9"/>
    <w:rsid w:val="006A5174"/>
    <w:rsid w:val="006A5319"/>
    <w:rsid w:val="006A57C6"/>
    <w:rsid w:val="006A585A"/>
    <w:rsid w:val="006A6205"/>
    <w:rsid w:val="006A6213"/>
    <w:rsid w:val="006A6CA1"/>
    <w:rsid w:val="006A6CBA"/>
    <w:rsid w:val="006A761C"/>
    <w:rsid w:val="006B06A2"/>
    <w:rsid w:val="006B0796"/>
    <w:rsid w:val="006B1CF6"/>
    <w:rsid w:val="006B299F"/>
    <w:rsid w:val="006B4253"/>
    <w:rsid w:val="006B5B58"/>
    <w:rsid w:val="006B6189"/>
    <w:rsid w:val="006B628B"/>
    <w:rsid w:val="006B74FA"/>
    <w:rsid w:val="006C057D"/>
    <w:rsid w:val="006C0925"/>
    <w:rsid w:val="006C2363"/>
    <w:rsid w:val="006C2D70"/>
    <w:rsid w:val="006C31A9"/>
    <w:rsid w:val="006C334A"/>
    <w:rsid w:val="006C35E1"/>
    <w:rsid w:val="006C3E59"/>
    <w:rsid w:val="006C49F8"/>
    <w:rsid w:val="006C4B35"/>
    <w:rsid w:val="006C6780"/>
    <w:rsid w:val="006C6A8C"/>
    <w:rsid w:val="006D0C93"/>
    <w:rsid w:val="006D0FE1"/>
    <w:rsid w:val="006D14FA"/>
    <w:rsid w:val="006D186A"/>
    <w:rsid w:val="006D1906"/>
    <w:rsid w:val="006D2D23"/>
    <w:rsid w:val="006D2F74"/>
    <w:rsid w:val="006D3AB7"/>
    <w:rsid w:val="006D474B"/>
    <w:rsid w:val="006D4A92"/>
    <w:rsid w:val="006D4B3D"/>
    <w:rsid w:val="006D5052"/>
    <w:rsid w:val="006D5381"/>
    <w:rsid w:val="006D572F"/>
    <w:rsid w:val="006D6261"/>
    <w:rsid w:val="006D7106"/>
    <w:rsid w:val="006E11CB"/>
    <w:rsid w:val="006E1598"/>
    <w:rsid w:val="006E1B85"/>
    <w:rsid w:val="006E1D14"/>
    <w:rsid w:val="006E1F10"/>
    <w:rsid w:val="006E2CBB"/>
    <w:rsid w:val="006E4643"/>
    <w:rsid w:val="006E47A2"/>
    <w:rsid w:val="006E4C83"/>
    <w:rsid w:val="006E5BB9"/>
    <w:rsid w:val="006E5E8B"/>
    <w:rsid w:val="006E67C7"/>
    <w:rsid w:val="006E6F6B"/>
    <w:rsid w:val="006E728F"/>
    <w:rsid w:val="006E76F1"/>
    <w:rsid w:val="006E7B29"/>
    <w:rsid w:val="006E7C8E"/>
    <w:rsid w:val="006F0349"/>
    <w:rsid w:val="006F04DE"/>
    <w:rsid w:val="006F04E1"/>
    <w:rsid w:val="006F060C"/>
    <w:rsid w:val="006F0D74"/>
    <w:rsid w:val="006F1D12"/>
    <w:rsid w:val="006F248A"/>
    <w:rsid w:val="006F27C7"/>
    <w:rsid w:val="006F2F10"/>
    <w:rsid w:val="006F306A"/>
    <w:rsid w:val="006F4129"/>
    <w:rsid w:val="006F49D8"/>
    <w:rsid w:val="006F50AC"/>
    <w:rsid w:val="006F5194"/>
    <w:rsid w:val="006F557A"/>
    <w:rsid w:val="006F5614"/>
    <w:rsid w:val="006F5656"/>
    <w:rsid w:val="006F5A5D"/>
    <w:rsid w:val="006F5B6E"/>
    <w:rsid w:val="006F664D"/>
    <w:rsid w:val="006F666A"/>
    <w:rsid w:val="006F6707"/>
    <w:rsid w:val="006F71D6"/>
    <w:rsid w:val="006F72EF"/>
    <w:rsid w:val="006F7427"/>
    <w:rsid w:val="006F7DCA"/>
    <w:rsid w:val="00700BD1"/>
    <w:rsid w:val="00701394"/>
    <w:rsid w:val="007025DA"/>
    <w:rsid w:val="0070276E"/>
    <w:rsid w:val="00703174"/>
    <w:rsid w:val="00703503"/>
    <w:rsid w:val="00703583"/>
    <w:rsid w:val="00703990"/>
    <w:rsid w:val="00703F1C"/>
    <w:rsid w:val="0070489F"/>
    <w:rsid w:val="007056D6"/>
    <w:rsid w:val="0070670B"/>
    <w:rsid w:val="00706DF1"/>
    <w:rsid w:val="007101BE"/>
    <w:rsid w:val="00710B5A"/>
    <w:rsid w:val="00711190"/>
    <w:rsid w:val="007113C5"/>
    <w:rsid w:val="00711AA6"/>
    <w:rsid w:val="00711B4D"/>
    <w:rsid w:val="00712AB1"/>
    <w:rsid w:val="00712DB8"/>
    <w:rsid w:val="00712F94"/>
    <w:rsid w:val="00713043"/>
    <w:rsid w:val="007135E4"/>
    <w:rsid w:val="00713871"/>
    <w:rsid w:val="007146A9"/>
    <w:rsid w:val="007149C1"/>
    <w:rsid w:val="00714CF2"/>
    <w:rsid w:val="00715906"/>
    <w:rsid w:val="00716986"/>
    <w:rsid w:val="00716EE8"/>
    <w:rsid w:val="00716F65"/>
    <w:rsid w:val="007178F4"/>
    <w:rsid w:val="007200B1"/>
    <w:rsid w:val="0072071C"/>
    <w:rsid w:val="00720B45"/>
    <w:rsid w:val="007210CA"/>
    <w:rsid w:val="00721A81"/>
    <w:rsid w:val="00721EFF"/>
    <w:rsid w:val="00722225"/>
    <w:rsid w:val="00722B10"/>
    <w:rsid w:val="00723AAB"/>
    <w:rsid w:val="007246C2"/>
    <w:rsid w:val="00725305"/>
    <w:rsid w:val="007254BE"/>
    <w:rsid w:val="00725D57"/>
    <w:rsid w:val="00726248"/>
    <w:rsid w:val="00727627"/>
    <w:rsid w:val="00727CC7"/>
    <w:rsid w:val="00727EFE"/>
    <w:rsid w:val="00730564"/>
    <w:rsid w:val="00731C54"/>
    <w:rsid w:val="00732563"/>
    <w:rsid w:val="00732723"/>
    <w:rsid w:val="00732D5D"/>
    <w:rsid w:val="00732DF3"/>
    <w:rsid w:val="0073390A"/>
    <w:rsid w:val="007355A0"/>
    <w:rsid w:val="007359E3"/>
    <w:rsid w:val="00735F7D"/>
    <w:rsid w:val="0073632D"/>
    <w:rsid w:val="00736615"/>
    <w:rsid w:val="00736BEA"/>
    <w:rsid w:val="00737569"/>
    <w:rsid w:val="00740843"/>
    <w:rsid w:val="00740F22"/>
    <w:rsid w:val="00741426"/>
    <w:rsid w:val="007418C9"/>
    <w:rsid w:val="00742174"/>
    <w:rsid w:val="00742B70"/>
    <w:rsid w:val="00742D87"/>
    <w:rsid w:val="0074511C"/>
    <w:rsid w:val="0074547E"/>
    <w:rsid w:val="0074597C"/>
    <w:rsid w:val="007460AB"/>
    <w:rsid w:val="007465E9"/>
    <w:rsid w:val="00746C5C"/>
    <w:rsid w:val="00746FD1"/>
    <w:rsid w:val="0075022A"/>
    <w:rsid w:val="0075065D"/>
    <w:rsid w:val="00750D0B"/>
    <w:rsid w:val="007511F7"/>
    <w:rsid w:val="007515E9"/>
    <w:rsid w:val="0075234B"/>
    <w:rsid w:val="007527CD"/>
    <w:rsid w:val="007528FB"/>
    <w:rsid w:val="00752FAB"/>
    <w:rsid w:val="00753211"/>
    <w:rsid w:val="0075334E"/>
    <w:rsid w:val="00753617"/>
    <w:rsid w:val="00753873"/>
    <w:rsid w:val="0075420B"/>
    <w:rsid w:val="007560AE"/>
    <w:rsid w:val="00756876"/>
    <w:rsid w:val="007568F5"/>
    <w:rsid w:val="007569DE"/>
    <w:rsid w:val="00756D01"/>
    <w:rsid w:val="00756F33"/>
    <w:rsid w:val="00756FAD"/>
    <w:rsid w:val="00757930"/>
    <w:rsid w:val="007579D6"/>
    <w:rsid w:val="00757C8C"/>
    <w:rsid w:val="00760285"/>
    <w:rsid w:val="00760F31"/>
    <w:rsid w:val="0076100F"/>
    <w:rsid w:val="00761BD3"/>
    <w:rsid w:val="007624E6"/>
    <w:rsid w:val="007624EA"/>
    <w:rsid w:val="00762B5D"/>
    <w:rsid w:val="007648B9"/>
    <w:rsid w:val="007651BB"/>
    <w:rsid w:val="0076551E"/>
    <w:rsid w:val="00765DD5"/>
    <w:rsid w:val="007660A3"/>
    <w:rsid w:val="0076639B"/>
    <w:rsid w:val="00766DD0"/>
    <w:rsid w:val="0076724E"/>
    <w:rsid w:val="007674F7"/>
    <w:rsid w:val="0077078A"/>
    <w:rsid w:val="00770E36"/>
    <w:rsid w:val="00771861"/>
    <w:rsid w:val="00772346"/>
    <w:rsid w:val="007724C0"/>
    <w:rsid w:val="00772AE4"/>
    <w:rsid w:val="007730AA"/>
    <w:rsid w:val="007742A6"/>
    <w:rsid w:val="007745F6"/>
    <w:rsid w:val="007748D3"/>
    <w:rsid w:val="00774C4F"/>
    <w:rsid w:val="00775C16"/>
    <w:rsid w:val="0077613F"/>
    <w:rsid w:val="00776967"/>
    <w:rsid w:val="00777655"/>
    <w:rsid w:val="00780299"/>
    <w:rsid w:val="007808A2"/>
    <w:rsid w:val="00780D46"/>
    <w:rsid w:val="00781142"/>
    <w:rsid w:val="00781149"/>
    <w:rsid w:val="0078185A"/>
    <w:rsid w:val="00781DE4"/>
    <w:rsid w:val="00781E65"/>
    <w:rsid w:val="00781E67"/>
    <w:rsid w:val="007851B5"/>
    <w:rsid w:val="007855EE"/>
    <w:rsid w:val="00786292"/>
    <w:rsid w:val="0078685C"/>
    <w:rsid w:val="00786E54"/>
    <w:rsid w:val="00787D14"/>
    <w:rsid w:val="00790CB9"/>
    <w:rsid w:val="0079177F"/>
    <w:rsid w:val="00791B91"/>
    <w:rsid w:val="00792519"/>
    <w:rsid w:val="007927D8"/>
    <w:rsid w:val="00792ED8"/>
    <w:rsid w:val="00793421"/>
    <w:rsid w:val="00793577"/>
    <w:rsid w:val="007936FA"/>
    <w:rsid w:val="0079419F"/>
    <w:rsid w:val="00794475"/>
    <w:rsid w:val="007948D0"/>
    <w:rsid w:val="007953EB"/>
    <w:rsid w:val="00795BF5"/>
    <w:rsid w:val="007961EE"/>
    <w:rsid w:val="0079623A"/>
    <w:rsid w:val="00797178"/>
    <w:rsid w:val="007974BB"/>
    <w:rsid w:val="00797966"/>
    <w:rsid w:val="007A0A95"/>
    <w:rsid w:val="007A1214"/>
    <w:rsid w:val="007A2CC0"/>
    <w:rsid w:val="007A3584"/>
    <w:rsid w:val="007A3D84"/>
    <w:rsid w:val="007A4090"/>
    <w:rsid w:val="007A42A7"/>
    <w:rsid w:val="007A47F7"/>
    <w:rsid w:val="007A4AF0"/>
    <w:rsid w:val="007A537B"/>
    <w:rsid w:val="007A54D1"/>
    <w:rsid w:val="007A6689"/>
    <w:rsid w:val="007A6923"/>
    <w:rsid w:val="007A6AEF"/>
    <w:rsid w:val="007A6F0E"/>
    <w:rsid w:val="007A7509"/>
    <w:rsid w:val="007A778F"/>
    <w:rsid w:val="007B0019"/>
    <w:rsid w:val="007B0357"/>
    <w:rsid w:val="007B0FBA"/>
    <w:rsid w:val="007B165F"/>
    <w:rsid w:val="007B1EA3"/>
    <w:rsid w:val="007B2FE3"/>
    <w:rsid w:val="007B33A1"/>
    <w:rsid w:val="007B3A4D"/>
    <w:rsid w:val="007B3CDB"/>
    <w:rsid w:val="007B445C"/>
    <w:rsid w:val="007B4B22"/>
    <w:rsid w:val="007B552C"/>
    <w:rsid w:val="007B69BC"/>
    <w:rsid w:val="007B7852"/>
    <w:rsid w:val="007B7867"/>
    <w:rsid w:val="007B78EC"/>
    <w:rsid w:val="007B793E"/>
    <w:rsid w:val="007B7B3F"/>
    <w:rsid w:val="007B7F1D"/>
    <w:rsid w:val="007C09B2"/>
    <w:rsid w:val="007C0CD3"/>
    <w:rsid w:val="007C1F90"/>
    <w:rsid w:val="007C21B0"/>
    <w:rsid w:val="007C3315"/>
    <w:rsid w:val="007C467C"/>
    <w:rsid w:val="007C604E"/>
    <w:rsid w:val="007C6308"/>
    <w:rsid w:val="007C665D"/>
    <w:rsid w:val="007C6784"/>
    <w:rsid w:val="007C6A8A"/>
    <w:rsid w:val="007C6D1B"/>
    <w:rsid w:val="007C7B16"/>
    <w:rsid w:val="007D0A8B"/>
    <w:rsid w:val="007D0D5D"/>
    <w:rsid w:val="007D1CCF"/>
    <w:rsid w:val="007D1F24"/>
    <w:rsid w:val="007D296F"/>
    <w:rsid w:val="007D29B0"/>
    <w:rsid w:val="007D307F"/>
    <w:rsid w:val="007D3096"/>
    <w:rsid w:val="007D386A"/>
    <w:rsid w:val="007D4C8C"/>
    <w:rsid w:val="007D54EA"/>
    <w:rsid w:val="007D5868"/>
    <w:rsid w:val="007D5A3B"/>
    <w:rsid w:val="007D5D63"/>
    <w:rsid w:val="007D7470"/>
    <w:rsid w:val="007D7641"/>
    <w:rsid w:val="007D7655"/>
    <w:rsid w:val="007E172E"/>
    <w:rsid w:val="007E1DEC"/>
    <w:rsid w:val="007E1E78"/>
    <w:rsid w:val="007E23E7"/>
    <w:rsid w:val="007E3646"/>
    <w:rsid w:val="007E364E"/>
    <w:rsid w:val="007E395C"/>
    <w:rsid w:val="007E3A83"/>
    <w:rsid w:val="007E3F04"/>
    <w:rsid w:val="007E47DA"/>
    <w:rsid w:val="007E5078"/>
    <w:rsid w:val="007E55AF"/>
    <w:rsid w:val="007E5B7A"/>
    <w:rsid w:val="007E63AD"/>
    <w:rsid w:val="007E6CF5"/>
    <w:rsid w:val="007E74D7"/>
    <w:rsid w:val="007E787A"/>
    <w:rsid w:val="007F154D"/>
    <w:rsid w:val="007F19D1"/>
    <w:rsid w:val="007F4196"/>
    <w:rsid w:val="007F43E6"/>
    <w:rsid w:val="007F492A"/>
    <w:rsid w:val="007F5600"/>
    <w:rsid w:val="007F58A6"/>
    <w:rsid w:val="007F5E00"/>
    <w:rsid w:val="007F62B8"/>
    <w:rsid w:val="007F67E7"/>
    <w:rsid w:val="007F7A5E"/>
    <w:rsid w:val="007F7DC6"/>
    <w:rsid w:val="00800F90"/>
    <w:rsid w:val="008011E5"/>
    <w:rsid w:val="00803114"/>
    <w:rsid w:val="008034B3"/>
    <w:rsid w:val="008037E3"/>
    <w:rsid w:val="008039FA"/>
    <w:rsid w:val="00804A7C"/>
    <w:rsid w:val="00804EDA"/>
    <w:rsid w:val="00805DD9"/>
    <w:rsid w:val="008065EE"/>
    <w:rsid w:val="0080670F"/>
    <w:rsid w:val="00807940"/>
    <w:rsid w:val="00807D27"/>
    <w:rsid w:val="0081003C"/>
    <w:rsid w:val="008100E9"/>
    <w:rsid w:val="00810639"/>
    <w:rsid w:val="00810F18"/>
    <w:rsid w:val="00811AFD"/>
    <w:rsid w:val="00812883"/>
    <w:rsid w:val="00812D5A"/>
    <w:rsid w:val="00813426"/>
    <w:rsid w:val="00813DB5"/>
    <w:rsid w:val="00815D66"/>
    <w:rsid w:val="00816391"/>
    <w:rsid w:val="00816AE2"/>
    <w:rsid w:val="00816ED0"/>
    <w:rsid w:val="00816F64"/>
    <w:rsid w:val="00817060"/>
    <w:rsid w:val="00817CEC"/>
    <w:rsid w:val="008200E6"/>
    <w:rsid w:val="00820272"/>
    <w:rsid w:val="00820477"/>
    <w:rsid w:val="00820951"/>
    <w:rsid w:val="00820AC8"/>
    <w:rsid w:val="0082163F"/>
    <w:rsid w:val="0082199A"/>
    <w:rsid w:val="00821B75"/>
    <w:rsid w:val="00822128"/>
    <w:rsid w:val="00822642"/>
    <w:rsid w:val="00823682"/>
    <w:rsid w:val="008236D2"/>
    <w:rsid w:val="00823DB6"/>
    <w:rsid w:val="00823F5A"/>
    <w:rsid w:val="00824B77"/>
    <w:rsid w:val="00824D20"/>
    <w:rsid w:val="0082567F"/>
    <w:rsid w:val="00825A68"/>
    <w:rsid w:val="00825D52"/>
    <w:rsid w:val="00826480"/>
    <w:rsid w:val="00826986"/>
    <w:rsid w:val="008273DE"/>
    <w:rsid w:val="008279BD"/>
    <w:rsid w:val="00827FF7"/>
    <w:rsid w:val="0083011C"/>
    <w:rsid w:val="00830DBF"/>
    <w:rsid w:val="00831F76"/>
    <w:rsid w:val="00832927"/>
    <w:rsid w:val="00834BC2"/>
    <w:rsid w:val="00835185"/>
    <w:rsid w:val="008354C4"/>
    <w:rsid w:val="008354D0"/>
    <w:rsid w:val="0083697E"/>
    <w:rsid w:val="00836AC7"/>
    <w:rsid w:val="00836B65"/>
    <w:rsid w:val="00836CFF"/>
    <w:rsid w:val="00837373"/>
    <w:rsid w:val="00837431"/>
    <w:rsid w:val="008404C3"/>
    <w:rsid w:val="00840EE8"/>
    <w:rsid w:val="008413C6"/>
    <w:rsid w:val="00841E39"/>
    <w:rsid w:val="00842C97"/>
    <w:rsid w:val="0084316F"/>
    <w:rsid w:val="00843FB5"/>
    <w:rsid w:val="00844DB1"/>
    <w:rsid w:val="00845E63"/>
    <w:rsid w:val="00846BEE"/>
    <w:rsid w:val="00846F76"/>
    <w:rsid w:val="0085112E"/>
    <w:rsid w:val="008511DF"/>
    <w:rsid w:val="00851406"/>
    <w:rsid w:val="008518EE"/>
    <w:rsid w:val="00851EA7"/>
    <w:rsid w:val="008522E0"/>
    <w:rsid w:val="008523E4"/>
    <w:rsid w:val="00852D07"/>
    <w:rsid w:val="00853C1B"/>
    <w:rsid w:val="00853D2A"/>
    <w:rsid w:val="00854484"/>
    <w:rsid w:val="00855A2D"/>
    <w:rsid w:val="008576AE"/>
    <w:rsid w:val="00857BF6"/>
    <w:rsid w:val="0086007D"/>
    <w:rsid w:val="0086043F"/>
    <w:rsid w:val="00860594"/>
    <w:rsid w:val="0086079E"/>
    <w:rsid w:val="00860998"/>
    <w:rsid w:val="00860AAF"/>
    <w:rsid w:val="00860B78"/>
    <w:rsid w:val="0086146E"/>
    <w:rsid w:val="00861B53"/>
    <w:rsid w:val="00862B2B"/>
    <w:rsid w:val="00862F08"/>
    <w:rsid w:val="0086459C"/>
    <w:rsid w:val="0086487D"/>
    <w:rsid w:val="008652D8"/>
    <w:rsid w:val="008653AC"/>
    <w:rsid w:val="008656E5"/>
    <w:rsid w:val="008658EA"/>
    <w:rsid w:val="00865C26"/>
    <w:rsid w:val="00866233"/>
    <w:rsid w:val="00866D97"/>
    <w:rsid w:val="00867453"/>
    <w:rsid w:val="00870291"/>
    <w:rsid w:val="008702FE"/>
    <w:rsid w:val="00870897"/>
    <w:rsid w:val="008708BD"/>
    <w:rsid w:val="008710EC"/>
    <w:rsid w:val="0087193C"/>
    <w:rsid w:val="00872A92"/>
    <w:rsid w:val="00872D94"/>
    <w:rsid w:val="0087315E"/>
    <w:rsid w:val="00873ABD"/>
    <w:rsid w:val="00873BA8"/>
    <w:rsid w:val="008741FE"/>
    <w:rsid w:val="008743D1"/>
    <w:rsid w:val="00875328"/>
    <w:rsid w:val="00875889"/>
    <w:rsid w:val="008758B2"/>
    <w:rsid w:val="00875AFB"/>
    <w:rsid w:val="00876597"/>
    <w:rsid w:val="00877660"/>
    <w:rsid w:val="0088011B"/>
    <w:rsid w:val="00880537"/>
    <w:rsid w:val="00880E40"/>
    <w:rsid w:val="008820BC"/>
    <w:rsid w:val="0088285E"/>
    <w:rsid w:val="00882AFC"/>
    <w:rsid w:val="008832CE"/>
    <w:rsid w:val="0088354E"/>
    <w:rsid w:val="00883F24"/>
    <w:rsid w:val="00884120"/>
    <w:rsid w:val="0088459C"/>
    <w:rsid w:val="008848D1"/>
    <w:rsid w:val="008848E5"/>
    <w:rsid w:val="008858EF"/>
    <w:rsid w:val="00885AB7"/>
    <w:rsid w:val="00885ACA"/>
    <w:rsid w:val="00885DBA"/>
    <w:rsid w:val="0088674C"/>
    <w:rsid w:val="008879F8"/>
    <w:rsid w:val="00887BA4"/>
    <w:rsid w:val="00887D73"/>
    <w:rsid w:val="0089090E"/>
    <w:rsid w:val="00890DE7"/>
    <w:rsid w:val="00893858"/>
    <w:rsid w:val="008938CB"/>
    <w:rsid w:val="0089397D"/>
    <w:rsid w:val="00893EA8"/>
    <w:rsid w:val="008941C8"/>
    <w:rsid w:val="0089467C"/>
    <w:rsid w:val="0089502E"/>
    <w:rsid w:val="008951E4"/>
    <w:rsid w:val="0089520E"/>
    <w:rsid w:val="00895A65"/>
    <w:rsid w:val="00895E5C"/>
    <w:rsid w:val="00896619"/>
    <w:rsid w:val="00896AA5"/>
    <w:rsid w:val="00896ADE"/>
    <w:rsid w:val="0089708E"/>
    <w:rsid w:val="008976EC"/>
    <w:rsid w:val="00897A81"/>
    <w:rsid w:val="008A1FD6"/>
    <w:rsid w:val="008A2419"/>
    <w:rsid w:val="008A340D"/>
    <w:rsid w:val="008A3B8B"/>
    <w:rsid w:val="008A5526"/>
    <w:rsid w:val="008A5B37"/>
    <w:rsid w:val="008A6601"/>
    <w:rsid w:val="008A6971"/>
    <w:rsid w:val="008A6B3F"/>
    <w:rsid w:val="008A7B29"/>
    <w:rsid w:val="008A7D8C"/>
    <w:rsid w:val="008B0724"/>
    <w:rsid w:val="008B0B02"/>
    <w:rsid w:val="008B0CDB"/>
    <w:rsid w:val="008B0DB7"/>
    <w:rsid w:val="008B0DF8"/>
    <w:rsid w:val="008B0FDE"/>
    <w:rsid w:val="008B3733"/>
    <w:rsid w:val="008B3D63"/>
    <w:rsid w:val="008B3FEB"/>
    <w:rsid w:val="008B41D4"/>
    <w:rsid w:val="008B4BF4"/>
    <w:rsid w:val="008B4C08"/>
    <w:rsid w:val="008B4FCB"/>
    <w:rsid w:val="008B5656"/>
    <w:rsid w:val="008B566A"/>
    <w:rsid w:val="008B5BCE"/>
    <w:rsid w:val="008B5D0D"/>
    <w:rsid w:val="008B65D9"/>
    <w:rsid w:val="008B6FB8"/>
    <w:rsid w:val="008B7100"/>
    <w:rsid w:val="008B749C"/>
    <w:rsid w:val="008B7885"/>
    <w:rsid w:val="008B7BB4"/>
    <w:rsid w:val="008B7BCD"/>
    <w:rsid w:val="008C0B46"/>
    <w:rsid w:val="008C266A"/>
    <w:rsid w:val="008C2F50"/>
    <w:rsid w:val="008C3648"/>
    <w:rsid w:val="008C4016"/>
    <w:rsid w:val="008C42DD"/>
    <w:rsid w:val="008C48A4"/>
    <w:rsid w:val="008C5251"/>
    <w:rsid w:val="008C587C"/>
    <w:rsid w:val="008C5D6E"/>
    <w:rsid w:val="008C6A23"/>
    <w:rsid w:val="008C7E46"/>
    <w:rsid w:val="008C7F95"/>
    <w:rsid w:val="008D0957"/>
    <w:rsid w:val="008D096A"/>
    <w:rsid w:val="008D0CD2"/>
    <w:rsid w:val="008D1EB4"/>
    <w:rsid w:val="008D216D"/>
    <w:rsid w:val="008D2B28"/>
    <w:rsid w:val="008D3756"/>
    <w:rsid w:val="008D4138"/>
    <w:rsid w:val="008D5010"/>
    <w:rsid w:val="008D6462"/>
    <w:rsid w:val="008D790F"/>
    <w:rsid w:val="008D7A5D"/>
    <w:rsid w:val="008D7A84"/>
    <w:rsid w:val="008D7AC1"/>
    <w:rsid w:val="008E03FF"/>
    <w:rsid w:val="008E06E0"/>
    <w:rsid w:val="008E1201"/>
    <w:rsid w:val="008E187F"/>
    <w:rsid w:val="008E1A36"/>
    <w:rsid w:val="008E1AA8"/>
    <w:rsid w:val="008E2456"/>
    <w:rsid w:val="008E2C21"/>
    <w:rsid w:val="008E3003"/>
    <w:rsid w:val="008E306C"/>
    <w:rsid w:val="008E32E3"/>
    <w:rsid w:val="008E3661"/>
    <w:rsid w:val="008E4320"/>
    <w:rsid w:val="008E57E8"/>
    <w:rsid w:val="008E630C"/>
    <w:rsid w:val="008E669E"/>
    <w:rsid w:val="008E743F"/>
    <w:rsid w:val="008E7842"/>
    <w:rsid w:val="008E79BE"/>
    <w:rsid w:val="008F12DD"/>
    <w:rsid w:val="008F191E"/>
    <w:rsid w:val="008F2EE5"/>
    <w:rsid w:val="008F3323"/>
    <w:rsid w:val="008F3A12"/>
    <w:rsid w:val="008F40B8"/>
    <w:rsid w:val="008F4273"/>
    <w:rsid w:val="008F42C8"/>
    <w:rsid w:val="008F456C"/>
    <w:rsid w:val="008F45B1"/>
    <w:rsid w:val="008F5175"/>
    <w:rsid w:val="008F5237"/>
    <w:rsid w:val="008F52DC"/>
    <w:rsid w:val="008F5319"/>
    <w:rsid w:val="008F535A"/>
    <w:rsid w:val="008F669A"/>
    <w:rsid w:val="008F7606"/>
    <w:rsid w:val="008F774E"/>
    <w:rsid w:val="008F7BA4"/>
    <w:rsid w:val="00900106"/>
    <w:rsid w:val="0090082E"/>
    <w:rsid w:val="00900F38"/>
    <w:rsid w:val="00902C9E"/>
    <w:rsid w:val="00902D5A"/>
    <w:rsid w:val="00902D7D"/>
    <w:rsid w:val="00902F13"/>
    <w:rsid w:val="00903D44"/>
    <w:rsid w:val="009040B9"/>
    <w:rsid w:val="009050FF"/>
    <w:rsid w:val="00906262"/>
    <w:rsid w:val="00906F68"/>
    <w:rsid w:val="0090702E"/>
    <w:rsid w:val="00907097"/>
    <w:rsid w:val="00907775"/>
    <w:rsid w:val="00907DF9"/>
    <w:rsid w:val="00910667"/>
    <w:rsid w:val="009106E2"/>
    <w:rsid w:val="009107D9"/>
    <w:rsid w:val="009117DD"/>
    <w:rsid w:val="00911D55"/>
    <w:rsid w:val="00912397"/>
    <w:rsid w:val="00912483"/>
    <w:rsid w:val="00915ACF"/>
    <w:rsid w:val="00915FE4"/>
    <w:rsid w:val="009162C3"/>
    <w:rsid w:val="00916365"/>
    <w:rsid w:val="00916974"/>
    <w:rsid w:val="00916FAB"/>
    <w:rsid w:val="00917380"/>
    <w:rsid w:val="009175FC"/>
    <w:rsid w:val="00920224"/>
    <w:rsid w:val="0092044E"/>
    <w:rsid w:val="00920943"/>
    <w:rsid w:val="00920A00"/>
    <w:rsid w:val="00920DBB"/>
    <w:rsid w:val="00920EEA"/>
    <w:rsid w:val="00920FB4"/>
    <w:rsid w:val="00921EDD"/>
    <w:rsid w:val="00922262"/>
    <w:rsid w:val="00923A1D"/>
    <w:rsid w:val="009245BB"/>
    <w:rsid w:val="00925017"/>
    <w:rsid w:val="009257C6"/>
    <w:rsid w:val="00925F0B"/>
    <w:rsid w:val="00925F72"/>
    <w:rsid w:val="00926277"/>
    <w:rsid w:val="0092674A"/>
    <w:rsid w:val="00926AC3"/>
    <w:rsid w:val="00926E14"/>
    <w:rsid w:val="00927CCC"/>
    <w:rsid w:val="00927D4C"/>
    <w:rsid w:val="00930A3E"/>
    <w:rsid w:val="00931C76"/>
    <w:rsid w:val="00932673"/>
    <w:rsid w:val="00934640"/>
    <w:rsid w:val="00934DEA"/>
    <w:rsid w:val="00935175"/>
    <w:rsid w:val="009352AF"/>
    <w:rsid w:val="00935534"/>
    <w:rsid w:val="009355EA"/>
    <w:rsid w:val="00935B93"/>
    <w:rsid w:val="00935F2A"/>
    <w:rsid w:val="00935FBC"/>
    <w:rsid w:val="00936249"/>
    <w:rsid w:val="009362C7"/>
    <w:rsid w:val="00936B6B"/>
    <w:rsid w:val="009370D5"/>
    <w:rsid w:val="009378B0"/>
    <w:rsid w:val="009404C1"/>
    <w:rsid w:val="009415BE"/>
    <w:rsid w:val="00941D46"/>
    <w:rsid w:val="00942850"/>
    <w:rsid w:val="00942D4E"/>
    <w:rsid w:val="009432E4"/>
    <w:rsid w:val="0094342C"/>
    <w:rsid w:val="00943774"/>
    <w:rsid w:val="00943A5B"/>
    <w:rsid w:val="00943ED3"/>
    <w:rsid w:val="00944432"/>
    <w:rsid w:val="00944FF0"/>
    <w:rsid w:val="009463A7"/>
    <w:rsid w:val="009464CC"/>
    <w:rsid w:val="009468E9"/>
    <w:rsid w:val="009474FD"/>
    <w:rsid w:val="00947F69"/>
    <w:rsid w:val="009501E6"/>
    <w:rsid w:val="00952076"/>
    <w:rsid w:val="00952581"/>
    <w:rsid w:val="00952DE8"/>
    <w:rsid w:val="00952F78"/>
    <w:rsid w:val="0095357B"/>
    <w:rsid w:val="00954BE3"/>
    <w:rsid w:val="00954F1A"/>
    <w:rsid w:val="009551D7"/>
    <w:rsid w:val="00955994"/>
    <w:rsid w:val="009559AE"/>
    <w:rsid w:val="00955EC1"/>
    <w:rsid w:val="00955EE2"/>
    <w:rsid w:val="00957AD6"/>
    <w:rsid w:val="0096042B"/>
    <w:rsid w:val="00960E69"/>
    <w:rsid w:val="00961E5B"/>
    <w:rsid w:val="0096267D"/>
    <w:rsid w:val="009629C8"/>
    <w:rsid w:val="00963630"/>
    <w:rsid w:val="009642C8"/>
    <w:rsid w:val="00964B9E"/>
    <w:rsid w:val="009655C7"/>
    <w:rsid w:val="00965732"/>
    <w:rsid w:val="00965D23"/>
    <w:rsid w:val="009661E9"/>
    <w:rsid w:val="00966D53"/>
    <w:rsid w:val="0096739B"/>
    <w:rsid w:val="009676E8"/>
    <w:rsid w:val="0097040B"/>
    <w:rsid w:val="009707D5"/>
    <w:rsid w:val="009707DF"/>
    <w:rsid w:val="00970B89"/>
    <w:rsid w:val="00970BD0"/>
    <w:rsid w:val="00970EB2"/>
    <w:rsid w:val="00971112"/>
    <w:rsid w:val="00972100"/>
    <w:rsid w:val="0097295C"/>
    <w:rsid w:val="009735BB"/>
    <w:rsid w:val="00973A67"/>
    <w:rsid w:val="00973A94"/>
    <w:rsid w:val="009754B1"/>
    <w:rsid w:val="00977A95"/>
    <w:rsid w:val="00977C5E"/>
    <w:rsid w:val="009817E1"/>
    <w:rsid w:val="009820A9"/>
    <w:rsid w:val="009829D6"/>
    <w:rsid w:val="0098301F"/>
    <w:rsid w:val="0098303E"/>
    <w:rsid w:val="009842EA"/>
    <w:rsid w:val="009855D0"/>
    <w:rsid w:val="0098661A"/>
    <w:rsid w:val="009866D5"/>
    <w:rsid w:val="009867AC"/>
    <w:rsid w:val="00986ADF"/>
    <w:rsid w:val="00986BC1"/>
    <w:rsid w:val="00986DEF"/>
    <w:rsid w:val="0098717E"/>
    <w:rsid w:val="009872A8"/>
    <w:rsid w:val="00987998"/>
    <w:rsid w:val="009904A2"/>
    <w:rsid w:val="009909CD"/>
    <w:rsid w:val="00990A23"/>
    <w:rsid w:val="00990DCD"/>
    <w:rsid w:val="00991356"/>
    <w:rsid w:val="009923C2"/>
    <w:rsid w:val="0099260E"/>
    <w:rsid w:val="00993265"/>
    <w:rsid w:val="00993488"/>
    <w:rsid w:val="00993A50"/>
    <w:rsid w:val="0099401E"/>
    <w:rsid w:val="00994586"/>
    <w:rsid w:val="00994A67"/>
    <w:rsid w:val="009963AA"/>
    <w:rsid w:val="009966B0"/>
    <w:rsid w:val="009967CD"/>
    <w:rsid w:val="00997A37"/>
    <w:rsid w:val="00997AB0"/>
    <w:rsid w:val="00997B87"/>
    <w:rsid w:val="00997C9E"/>
    <w:rsid w:val="009A0024"/>
    <w:rsid w:val="009A0457"/>
    <w:rsid w:val="009A156C"/>
    <w:rsid w:val="009A1694"/>
    <w:rsid w:val="009A291B"/>
    <w:rsid w:val="009A2B20"/>
    <w:rsid w:val="009A37D3"/>
    <w:rsid w:val="009A3CC7"/>
    <w:rsid w:val="009A3FD2"/>
    <w:rsid w:val="009A4CE6"/>
    <w:rsid w:val="009A4DB8"/>
    <w:rsid w:val="009A5113"/>
    <w:rsid w:val="009A62FC"/>
    <w:rsid w:val="009A657F"/>
    <w:rsid w:val="009A66C8"/>
    <w:rsid w:val="009A68F7"/>
    <w:rsid w:val="009A6BDE"/>
    <w:rsid w:val="009A6DEA"/>
    <w:rsid w:val="009A75C8"/>
    <w:rsid w:val="009A7DB0"/>
    <w:rsid w:val="009B02A3"/>
    <w:rsid w:val="009B086A"/>
    <w:rsid w:val="009B1487"/>
    <w:rsid w:val="009B1610"/>
    <w:rsid w:val="009B17DE"/>
    <w:rsid w:val="009B1D3D"/>
    <w:rsid w:val="009B2F32"/>
    <w:rsid w:val="009B3546"/>
    <w:rsid w:val="009B3C23"/>
    <w:rsid w:val="009B41AE"/>
    <w:rsid w:val="009B4A1C"/>
    <w:rsid w:val="009B5280"/>
    <w:rsid w:val="009B5635"/>
    <w:rsid w:val="009B590A"/>
    <w:rsid w:val="009B72DF"/>
    <w:rsid w:val="009B7AAF"/>
    <w:rsid w:val="009B7FDF"/>
    <w:rsid w:val="009C01D7"/>
    <w:rsid w:val="009C07A7"/>
    <w:rsid w:val="009C1DDE"/>
    <w:rsid w:val="009C2683"/>
    <w:rsid w:val="009C2E63"/>
    <w:rsid w:val="009C36E5"/>
    <w:rsid w:val="009C3DC2"/>
    <w:rsid w:val="009C409E"/>
    <w:rsid w:val="009C44A0"/>
    <w:rsid w:val="009C50EF"/>
    <w:rsid w:val="009C526C"/>
    <w:rsid w:val="009C56DE"/>
    <w:rsid w:val="009C5C33"/>
    <w:rsid w:val="009C61BD"/>
    <w:rsid w:val="009C6D93"/>
    <w:rsid w:val="009C7153"/>
    <w:rsid w:val="009C724B"/>
    <w:rsid w:val="009C73D0"/>
    <w:rsid w:val="009C7E42"/>
    <w:rsid w:val="009D0594"/>
    <w:rsid w:val="009D0E0F"/>
    <w:rsid w:val="009D1362"/>
    <w:rsid w:val="009D13B5"/>
    <w:rsid w:val="009D1474"/>
    <w:rsid w:val="009D1DB2"/>
    <w:rsid w:val="009D33D2"/>
    <w:rsid w:val="009D36C5"/>
    <w:rsid w:val="009D3DB9"/>
    <w:rsid w:val="009D431A"/>
    <w:rsid w:val="009D470A"/>
    <w:rsid w:val="009D53E7"/>
    <w:rsid w:val="009D5663"/>
    <w:rsid w:val="009D6153"/>
    <w:rsid w:val="009D6470"/>
    <w:rsid w:val="009D6761"/>
    <w:rsid w:val="009D6C83"/>
    <w:rsid w:val="009D7197"/>
    <w:rsid w:val="009D77B8"/>
    <w:rsid w:val="009D7A1D"/>
    <w:rsid w:val="009D7EC1"/>
    <w:rsid w:val="009E1089"/>
    <w:rsid w:val="009E13CE"/>
    <w:rsid w:val="009E1DBE"/>
    <w:rsid w:val="009E1FA8"/>
    <w:rsid w:val="009E24D5"/>
    <w:rsid w:val="009E2C1D"/>
    <w:rsid w:val="009E2DFD"/>
    <w:rsid w:val="009E30DB"/>
    <w:rsid w:val="009E38D1"/>
    <w:rsid w:val="009E3A94"/>
    <w:rsid w:val="009E3E10"/>
    <w:rsid w:val="009E3E3F"/>
    <w:rsid w:val="009E3F58"/>
    <w:rsid w:val="009E4196"/>
    <w:rsid w:val="009E4DDC"/>
    <w:rsid w:val="009E56FD"/>
    <w:rsid w:val="009E5A6D"/>
    <w:rsid w:val="009E5C2A"/>
    <w:rsid w:val="009E5E69"/>
    <w:rsid w:val="009E5EC8"/>
    <w:rsid w:val="009E6037"/>
    <w:rsid w:val="009E610C"/>
    <w:rsid w:val="009E61AA"/>
    <w:rsid w:val="009E7275"/>
    <w:rsid w:val="009E7D0D"/>
    <w:rsid w:val="009F1BC0"/>
    <w:rsid w:val="009F2534"/>
    <w:rsid w:val="009F2BFE"/>
    <w:rsid w:val="009F32FF"/>
    <w:rsid w:val="009F342D"/>
    <w:rsid w:val="009F38DF"/>
    <w:rsid w:val="009F40F6"/>
    <w:rsid w:val="009F5849"/>
    <w:rsid w:val="009F5E40"/>
    <w:rsid w:val="009F5EA5"/>
    <w:rsid w:val="009F79A4"/>
    <w:rsid w:val="009F7AD0"/>
    <w:rsid w:val="009F7ECB"/>
    <w:rsid w:val="00A008AA"/>
    <w:rsid w:val="00A011FC"/>
    <w:rsid w:val="00A01780"/>
    <w:rsid w:val="00A02211"/>
    <w:rsid w:val="00A02452"/>
    <w:rsid w:val="00A024F2"/>
    <w:rsid w:val="00A02E6B"/>
    <w:rsid w:val="00A02F21"/>
    <w:rsid w:val="00A02FD5"/>
    <w:rsid w:val="00A0307E"/>
    <w:rsid w:val="00A032D1"/>
    <w:rsid w:val="00A06B08"/>
    <w:rsid w:val="00A0743B"/>
    <w:rsid w:val="00A079B5"/>
    <w:rsid w:val="00A07C72"/>
    <w:rsid w:val="00A10240"/>
    <w:rsid w:val="00A10C19"/>
    <w:rsid w:val="00A1154D"/>
    <w:rsid w:val="00A1257B"/>
    <w:rsid w:val="00A12B74"/>
    <w:rsid w:val="00A13E82"/>
    <w:rsid w:val="00A149E6"/>
    <w:rsid w:val="00A14A70"/>
    <w:rsid w:val="00A14C21"/>
    <w:rsid w:val="00A14F86"/>
    <w:rsid w:val="00A14FF8"/>
    <w:rsid w:val="00A152FB"/>
    <w:rsid w:val="00A156F0"/>
    <w:rsid w:val="00A159DA"/>
    <w:rsid w:val="00A16013"/>
    <w:rsid w:val="00A17768"/>
    <w:rsid w:val="00A17818"/>
    <w:rsid w:val="00A17D31"/>
    <w:rsid w:val="00A205FE"/>
    <w:rsid w:val="00A20919"/>
    <w:rsid w:val="00A21140"/>
    <w:rsid w:val="00A2147E"/>
    <w:rsid w:val="00A21662"/>
    <w:rsid w:val="00A2266A"/>
    <w:rsid w:val="00A239E6"/>
    <w:rsid w:val="00A249B8"/>
    <w:rsid w:val="00A257D7"/>
    <w:rsid w:val="00A25D4B"/>
    <w:rsid w:val="00A26374"/>
    <w:rsid w:val="00A264F9"/>
    <w:rsid w:val="00A27E39"/>
    <w:rsid w:val="00A305DC"/>
    <w:rsid w:val="00A31112"/>
    <w:rsid w:val="00A3186C"/>
    <w:rsid w:val="00A320D6"/>
    <w:rsid w:val="00A33417"/>
    <w:rsid w:val="00A34A8E"/>
    <w:rsid w:val="00A35003"/>
    <w:rsid w:val="00A35010"/>
    <w:rsid w:val="00A3513B"/>
    <w:rsid w:val="00A359D4"/>
    <w:rsid w:val="00A35BC9"/>
    <w:rsid w:val="00A366BC"/>
    <w:rsid w:val="00A36B11"/>
    <w:rsid w:val="00A371C5"/>
    <w:rsid w:val="00A3746D"/>
    <w:rsid w:val="00A37D86"/>
    <w:rsid w:val="00A41ECA"/>
    <w:rsid w:val="00A42330"/>
    <w:rsid w:val="00A42778"/>
    <w:rsid w:val="00A42C93"/>
    <w:rsid w:val="00A42F41"/>
    <w:rsid w:val="00A43E2C"/>
    <w:rsid w:val="00A44863"/>
    <w:rsid w:val="00A4588C"/>
    <w:rsid w:val="00A45E6A"/>
    <w:rsid w:val="00A45F1F"/>
    <w:rsid w:val="00A460AC"/>
    <w:rsid w:val="00A46114"/>
    <w:rsid w:val="00A462BD"/>
    <w:rsid w:val="00A478DB"/>
    <w:rsid w:val="00A47AA4"/>
    <w:rsid w:val="00A47B9C"/>
    <w:rsid w:val="00A50E21"/>
    <w:rsid w:val="00A51292"/>
    <w:rsid w:val="00A523FB"/>
    <w:rsid w:val="00A5286B"/>
    <w:rsid w:val="00A52AE2"/>
    <w:rsid w:val="00A53263"/>
    <w:rsid w:val="00A53859"/>
    <w:rsid w:val="00A53C41"/>
    <w:rsid w:val="00A53FD9"/>
    <w:rsid w:val="00A54CF5"/>
    <w:rsid w:val="00A55067"/>
    <w:rsid w:val="00A56C20"/>
    <w:rsid w:val="00A570F7"/>
    <w:rsid w:val="00A576FA"/>
    <w:rsid w:val="00A57B90"/>
    <w:rsid w:val="00A60253"/>
    <w:rsid w:val="00A6025C"/>
    <w:rsid w:val="00A6108F"/>
    <w:rsid w:val="00A61194"/>
    <w:rsid w:val="00A614B2"/>
    <w:rsid w:val="00A61519"/>
    <w:rsid w:val="00A61A96"/>
    <w:rsid w:val="00A61ACD"/>
    <w:rsid w:val="00A61B47"/>
    <w:rsid w:val="00A61D61"/>
    <w:rsid w:val="00A624C4"/>
    <w:rsid w:val="00A62838"/>
    <w:rsid w:val="00A62993"/>
    <w:rsid w:val="00A631FD"/>
    <w:rsid w:val="00A6542E"/>
    <w:rsid w:val="00A6578C"/>
    <w:rsid w:val="00A658E8"/>
    <w:rsid w:val="00A65D1A"/>
    <w:rsid w:val="00A66844"/>
    <w:rsid w:val="00A675EC"/>
    <w:rsid w:val="00A704FF"/>
    <w:rsid w:val="00A70A7B"/>
    <w:rsid w:val="00A70B14"/>
    <w:rsid w:val="00A70E98"/>
    <w:rsid w:val="00A713D5"/>
    <w:rsid w:val="00A71721"/>
    <w:rsid w:val="00A74456"/>
    <w:rsid w:val="00A74920"/>
    <w:rsid w:val="00A75192"/>
    <w:rsid w:val="00A75987"/>
    <w:rsid w:val="00A76EC2"/>
    <w:rsid w:val="00A76EEF"/>
    <w:rsid w:val="00A77495"/>
    <w:rsid w:val="00A7757F"/>
    <w:rsid w:val="00A77DA4"/>
    <w:rsid w:val="00A816E4"/>
    <w:rsid w:val="00A8186B"/>
    <w:rsid w:val="00A821B9"/>
    <w:rsid w:val="00A827E2"/>
    <w:rsid w:val="00A8353F"/>
    <w:rsid w:val="00A8389E"/>
    <w:rsid w:val="00A84116"/>
    <w:rsid w:val="00A84540"/>
    <w:rsid w:val="00A84801"/>
    <w:rsid w:val="00A851C1"/>
    <w:rsid w:val="00A861F1"/>
    <w:rsid w:val="00A86680"/>
    <w:rsid w:val="00A86721"/>
    <w:rsid w:val="00A87135"/>
    <w:rsid w:val="00A87C5D"/>
    <w:rsid w:val="00A87D46"/>
    <w:rsid w:val="00A9002A"/>
    <w:rsid w:val="00A90823"/>
    <w:rsid w:val="00A90C1A"/>
    <w:rsid w:val="00A912E8"/>
    <w:rsid w:val="00A92DD8"/>
    <w:rsid w:val="00A92F54"/>
    <w:rsid w:val="00A92F7E"/>
    <w:rsid w:val="00A9343B"/>
    <w:rsid w:val="00A936EB"/>
    <w:rsid w:val="00A93775"/>
    <w:rsid w:val="00A94037"/>
    <w:rsid w:val="00A941FB"/>
    <w:rsid w:val="00A9447C"/>
    <w:rsid w:val="00A94CCC"/>
    <w:rsid w:val="00A95AB6"/>
    <w:rsid w:val="00A95E06"/>
    <w:rsid w:val="00A96F69"/>
    <w:rsid w:val="00A97DD3"/>
    <w:rsid w:val="00AA00A0"/>
    <w:rsid w:val="00AA0483"/>
    <w:rsid w:val="00AA0CAD"/>
    <w:rsid w:val="00AA1588"/>
    <w:rsid w:val="00AA23D5"/>
    <w:rsid w:val="00AA26F6"/>
    <w:rsid w:val="00AA2842"/>
    <w:rsid w:val="00AA2EC3"/>
    <w:rsid w:val="00AA33BA"/>
    <w:rsid w:val="00AA4A6B"/>
    <w:rsid w:val="00AA6571"/>
    <w:rsid w:val="00AA70ED"/>
    <w:rsid w:val="00AA71F1"/>
    <w:rsid w:val="00AA7B07"/>
    <w:rsid w:val="00AA7EE1"/>
    <w:rsid w:val="00AB0131"/>
    <w:rsid w:val="00AB075A"/>
    <w:rsid w:val="00AB0889"/>
    <w:rsid w:val="00AB098B"/>
    <w:rsid w:val="00AB1607"/>
    <w:rsid w:val="00AB2761"/>
    <w:rsid w:val="00AB318C"/>
    <w:rsid w:val="00AB3EE8"/>
    <w:rsid w:val="00AB46FE"/>
    <w:rsid w:val="00AB4A9E"/>
    <w:rsid w:val="00AB4CA2"/>
    <w:rsid w:val="00AB4FCE"/>
    <w:rsid w:val="00AB5428"/>
    <w:rsid w:val="00AB6169"/>
    <w:rsid w:val="00AB6888"/>
    <w:rsid w:val="00AB6A65"/>
    <w:rsid w:val="00AB6F87"/>
    <w:rsid w:val="00AB7498"/>
    <w:rsid w:val="00AC1934"/>
    <w:rsid w:val="00AC1A9F"/>
    <w:rsid w:val="00AC1E14"/>
    <w:rsid w:val="00AC2009"/>
    <w:rsid w:val="00AC289B"/>
    <w:rsid w:val="00AC2D14"/>
    <w:rsid w:val="00AC2FD8"/>
    <w:rsid w:val="00AC3200"/>
    <w:rsid w:val="00AC3AFF"/>
    <w:rsid w:val="00AC4715"/>
    <w:rsid w:val="00AC4C64"/>
    <w:rsid w:val="00AC5023"/>
    <w:rsid w:val="00AC52A3"/>
    <w:rsid w:val="00AC52FA"/>
    <w:rsid w:val="00AC5CB5"/>
    <w:rsid w:val="00AC6F0A"/>
    <w:rsid w:val="00AC7532"/>
    <w:rsid w:val="00AC7946"/>
    <w:rsid w:val="00AC7A9C"/>
    <w:rsid w:val="00AD04E0"/>
    <w:rsid w:val="00AD1EC9"/>
    <w:rsid w:val="00AD2A18"/>
    <w:rsid w:val="00AD2A35"/>
    <w:rsid w:val="00AD2E30"/>
    <w:rsid w:val="00AD3FB5"/>
    <w:rsid w:val="00AD4B57"/>
    <w:rsid w:val="00AD54AD"/>
    <w:rsid w:val="00AD54E2"/>
    <w:rsid w:val="00AD57ED"/>
    <w:rsid w:val="00AD591D"/>
    <w:rsid w:val="00AD5C9F"/>
    <w:rsid w:val="00AD6D13"/>
    <w:rsid w:val="00AE0159"/>
    <w:rsid w:val="00AE1907"/>
    <w:rsid w:val="00AE2928"/>
    <w:rsid w:val="00AE3289"/>
    <w:rsid w:val="00AE4E59"/>
    <w:rsid w:val="00AE5A61"/>
    <w:rsid w:val="00AE5F4F"/>
    <w:rsid w:val="00AE60AB"/>
    <w:rsid w:val="00AE6EE6"/>
    <w:rsid w:val="00AE78DF"/>
    <w:rsid w:val="00AE7F20"/>
    <w:rsid w:val="00AF0189"/>
    <w:rsid w:val="00AF0BF4"/>
    <w:rsid w:val="00AF0C70"/>
    <w:rsid w:val="00AF0FA0"/>
    <w:rsid w:val="00AF1B53"/>
    <w:rsid w:val="00AF1D6D"/>
    <w:rsid w:val="00AF1FE9"/>
    <w:rsid w:val="00AF2682"/>
    <w:rsid w:val="00AF2878"/>
    <w:rsid w:val="00AF3A3F"/>
    <w:rsid w:val="00AF3E57"/>
    <w:rsid w:val="00AF47F2"/>
    <w:rsid w:val="00AF4AE8"/>
    <w:rsid w:val="00AF4CB1"/>
    <w:rsid w:val="00AF51C9"/>
    <w:rsid w:val="00AF5342"/>
    <w:rsid w:val="00AF5AB8"/>
    <w:rsid w:val="00AF5D26"/>
    <w:rsid w:val="00AF6E70"/>
    <w:rsid w:val="00AF77CD"/>
    <w:rsid w:val="00AF7858"/>
    <w:rsid w:val="00AF7B04"/>
    <w:rsid w:val="00B00F19"/>
    <w:rsid w:val="00B011B9"/>
    <w:rsid w:val="00B01704"/>
    <w:rsid w:val="00B02119"/>
    <w:rsid w:val="00B02B42"/>
    <w:rsid w:val="00B02E4F"/>
    <w:rsid w:val="00B02F00"/>
    <w:rsid w:val="00B03458"/>
    <w:rsid w:val="00B03D52"/>
    <w:rsid w:val="00B042CC"/>
    <w:rsid w:val="00B0455C"/>
    <w:rsid w:val="00B04583"/>
    <w:rsid w:val="00B045DD"/>
    <w:rsid w:val="00B0489B"/>
    <w:rsid w:val="00B052A1"/>
    <w:rsid w:val="00B0535D"/>
    <w:rsid w:val="00B06265"/>
    <w:rsid w:val="00B06995"/>
    <w:rsid w:val="00B06AE0"/>
    <w:rsid w:val="00B06CDB"/>
    <w:rsid w:val="00B06F7D"/>
    <w:rsid w:val="00B0706E"/>
    <w:rsid w:val="00B072D5"/>
    <w:rsid w:val="00B1064E"/>
    <w:rsid w:val="00B113DE"/>
    <w:rsid w:val="00B115E6"/>
    <w:rsid w:val="00B11F58"/>
    <w:rsid w:val="00B124C0"/>
    <w:rsid w:val="00B1260E"/>
    <w:rsid w:val="00B129EB"/>
    <w:rsid w:val="00B14E62"/>
    <w:rsid w:val="00B14F8E"/>
    <w:rsid w:val="00B15F5F"/>
    <w:rsid w:val="00B16130"/>
    <w:rsid w:val="00B16227"/>
    <w:rsid w:val="00B1706C"/>
    <w:rsid w:val="00B17142"/>
    <w:rsid w:val="00B17485"/>
    <w:rsid w:val="00B176FE"/>
    <w:rsid w:val="00B179FD"/>
    <w:rsid w:val="00B17AF4"/>
    <w:rsid w:val="00B17FD7"/>
    <w:rsid w:val="00B21105"/>
    <w:rsid w:val="00B21F59"/>
    <w:rsid w:val="00B2218C"/>
    <w:rsid w:val="00B22238"/>
    <w:rsid w:val="00B225BA"/>
    <w:rsid w:val="00B23014"/>
    <w:rsid w:val="00B23D52"/>
    <w:rsid w:val="00B241BA"/>
    <w:rsid w:val="00B25E16"/>
    <w:rsid w:val="00B26074"/>
    <w:rsid w:val="00B26E1B"/>
    <w:rsid w:val="00B30715"/>
    <w:rsid w:val="00B307BD"/>
    <w:rsid w:val="00B307C0"/>
    <w:rsid w:val="00B31E5A"/>
    <w:rsid w:val="00B31F33"/>
    <w:rsid w:val="00B33470"/>
    <w:rsid w:val="00B334CB"/>
    <w:rsid w:val="00B35A1D"/>
    <w:rsid w:val="00B3626F"/>
    <w:rsid w:val="00B36416"/>
    <w:rsid w:val="00B374E3"/>
    <w:rsid w:val="00B4018C"/>
    <w:rsid w:val="00B4038D"/>
    <w:rsid w:val="00B4138A"/>
    <w:rsid w:val="00B4159A"/>
    <w:rsid w:val="00B41FB9"/>
    <w:rsid w:val="00B42A1C"/>
    <w:rsid w:val="00B430E9"/>
    <w:rsid w:val="00B430EC"/>
    <w:rsid w:val="00B43535"/>
    <w:rsid w:val="00B44F20"/>
    <w:rsid w:val="00B46D70"/>
    <w:rsid w:val="00B46EDE"/>
    <w:rsid w:val="00B47927"/>
    <w:rsid w:val="00B47A74"/>
    <w:rsid w:val="00B50926"/>
    <w:rsid w:val="00B50AFF"/>
    <w:rsid w:val="00B50F26"/>
    <w:rsid w:val="00B52EF5"/>
    <w:rsid w:val="00B54195"/>
    <w:rsid w:val="00B54943"/>
    <w:rsid w:val="00B54ED9"/>
    <w:rsid w:val="00B5648F"/>
    <w:rsid w:val="00B56958"/>
    <w:rsid w:val="00B569E6"/>
    <w:rsid w:val="00B56E9F"/>
    <w:rsid w:val="00B56F9F"/>
    <w:rsid w:val="00B5746D"/>
    <w:rsid w:val="00B60BEC"/>
    <w:rsid w:val="00B60F57"/>
    <w:rsid w:val="00B612F8"/>
    <w:rsid w:val="00B614AB"/>
    <w:rsid w:val="00B61A01"/>
    <w:rsid w:val="00B61C4B"/>
    <w:rsid w:val="00B61F2E"/>
    <w:rsid w:val="00B61F6A"/>
    <w:rsid w:val="00B6260E"/>
    <w:rsid w:val="00B62A87"/>
    <w:rsid w:val="00B62AAA"/>
    <w:rsid w:val="00B63D9F"/>
    <w:rsid w:val="00B64D98"/>
    <w:rsid w:val="00B65079"/>
    <w:rsid w:val="00B65657"/>
    <w:rsid w:val="00B6591A"/>
    <w:rsid w:val="00B6649B"/>
    <w:rsid w:val="00B6699D"/>
    <w:rsid w:val="00B67203"/>
    <w:rsid w:val="00B67266"/>
    <w:rsid w:val="00B67FCF"/>
    <w:rsid w:val="00B70847"/>
    <w:rsid w:val="00B70A7A"/>
    <w:rsid w:val="00B7116F"/>
    <w:rsid w:val="00B71313"/>
    <w:rsid w:val="00B71721"/>
    <w:rsid w:val="00B7205B"/>
    <w:rsid w:val="00B728AC"/>
    <w:rsid w:val="00B73392"/>
    <w:rsid w:val="00B745E3"/>
    <w:rsid w:val="00B74749"/>
    <w:rsid w:val="00B74D4A"/>
    <w:rsid w:val="00B76C10"/>
    <w:rsid w:val="00B76FE6"/>
    <w:rsid w:val="00B7718F"/>
    <w:rsid w:val="00B778C7"/>
    <w:rsid w:val="00B77A8F"/>
    <w:rsid w:val="00B77EF0"/>
    <w:rsid w:val="00B77FCE"/>
    <w:rsid w:val="00B802A8"/>
    <w:rsid w:val="00B80720"/>
    <w:rsid w:val="00B80902"/>
    <w:rsid w:val="00B81002"/>
    <w:rsid w:val="00B81641"/>
    <w:rsid w:val="00B825CC"/>
    <w:rsid w:val="00B83EA9"/>
    <w:rsid w:val="00B850F3"/>
    <w:rsid w:val="00B852D0"/>
    <w:rsid w:val="00B853E3"/>
    <w:rsid w:val="00B855E5"/>
    <w:rsid w:val="00B85843"/>
    <w:rsid w:val="00B8739E"/>
    <w:rsid w:val="00B87408"/>
    <w:rsid w:val="00B876A8"/>
    <w:rsid w:val="00B9057D"/>
    <w:rsid w:val="00B91376"/>
    <w:rsid w:val="00B91977"/>
    <w:rsid w:val="00B91A01"/>
    <w:rsid w:val="00B92951"/>
    <w:rsid w:val="00B92DA8"/>
    <w:rsid w:val="00B933B7"/>
    <w:rsid w:val="00B93441"/>
    <w:rsid w:val="00B93D11"/>
    <w:rsid w:val="00B941A4"/>
    <w:rsid w:val="00B9496F"/>
    <w:rsid w:val="00B950DE"/>
    <w:rsid w:val="00B953FD"/>
    <w:rsid w:val="00B9591F"/>
    <w:rsid w:val="00B95A38"/>
    <w:rsid w:val="00B962F0"/>
    <w:rsid w:val="00B963FD"/>
    <w:rsid w:val="00B966FC"/>
    <w:rsid w:val="00B968EF"/>
    <w:rsid w:val="00B97212"/>
    <w:rsid w:val="00B97AD0"/>
    <w:rsid w:val="00B97CE6"/>
    <w:rsid w:val="00BA0059"/>
    <w:rsid w:val="00BA118B"/>
    <w:rsid w:val="00BA2699"/>
    <w:rsid w:val="00BA51CD"/>
    <w:rsid w:val="00BA5512"/>
    <w:rsid w:val="00BA58BC"/>
    <w:rsid w:val="00BA5ACC"/>
    <w:rsid w:val="00BA5B90"/>
    <w:rsid w:val="00BA7106"/>
    <w:rsid w:val="00BA7458"/>
    <w:rsid w:val="00BA77AC"/>
    <w:rsid w:val="00BA7A18"/>
    <w:rsid w:val="00BA7A98"/>
    <w:rsid w:val="00BB05A1"/>
    <w:rsid w:val="00BB05F2"/>
    <w:rsid w:val="00BB0AF0"/>
    <w:rsid w:val="00BB11EE"/>
    <w:rsid w:val="00BB139A"/>
    <w:rsid w:val="00BB2D86"/>
    <w:rsid w:val="00BB33F2"/>
    <w:rsid w:val="00BB3665"/>
    <w:rsid w:val="00BB44B5"/>
    <w:rsid w:val="00BB4C12"/>
    <w:rsid w:val="00BB4FFA"/>
    <w:rsid w:val="00BB50A8"/>
    <w:rsid w:val="00BB5D39"/>
    <w:rsid w:val="00BB610C"/>
    <w:rsid w:val="00BB65E5"/>
    <w:rsid w:val="00BB7762"/>
    <w:rsid w:val="00BC05E7"/>
    <w:rsid w:val="00BC0685"/>
    <w:rsid w:val="00BC0B60"/>
    <w:rsid w:val="00BC0F30"/>
    <w:rsid w:val="00BC2CB9"/>
    <w:rsid w:val="00BC443B"/>
    <w:rsid w:val="00BC46D5"/>
    <w:rsid w:val="00BC52AC"/>
    <w:rsid w:val="00BC56DB"/>
    <w:rsid w:val="00BC5B03"/>
    <w:rsid w:val="00BC5E85"/>
    <w:rsid w:val="00BC65ED"/>
    <w:rsid w:val="00BC6BD9"/>
    <w:rsid w:val="00BC6CD0"/>
    <w:rsid w:val="00BC7006"/>
    <w:rsid w:val="00BC71EB"/>
    <w:rsid w:val="00BD0544"/>
    <w:rsid w:val="00BD116E"/>
    <w:rsid w:val="00BD21B0"/>
    <w:rsid w:val="00BD2859"/>
    <w:rsid w:val="00BD2A83"/>
    <w:rsid w:val="00BD32BB"/>
    <w:rsid w:val="00BD4EDC"/>
    <w:rsid w:val="00BD5272"/>
    <w:rsid w:val="00BD62EB"/>
    <w:rsid w:val="00BD667A"/>
    <w:rsid w:val="00BD68BF"/>
    <w:rsid w:val="00BD6E6C"/>
    <w:rsid w:val="00BD7764"/>
    <w:rsid w:val="00BE0060"/>
    <w:rsid w:val="00BE014D"/>
    <w:rsid w:val="00BE08A5"/>
    <w:rsid w:val="00BE1794"/>
    <w:rsid w:val="00BE2903"/>
    <w:rsid w:val="00BE2BA6"/>
    <w:rsid w:val="00BE3325"/>
    <w:rsid w:val="00BE34E2"/>
    <w:rsid w:val="00BE58D2"/>
    <w:rsid w:val="00BE59C5"/>
    <w:rsid w:val="00BE6AAC"/>
    <w:rsid w:val="00BE73ED"/>
    <w:rsid w:val="00BE7E26"/>
    <w:rsid w:val="00BF0AAE"/>
    <w:rsid w:val="00BF170C"/>
    <w:rsid w:val="00BF2DAB"/>
    <w:rsid w:val="00BF2FB6"/>
    <w:rsid w:val="00BF399C"/>
    <w:rsid w:val="00BF4155"/>
    <w:rsid w:val="00BF4186"/>
    <w:rsid w:val="00BF47F7"/>
    <w:rsid w:val="00BF4A9F"/>
    <w:rsid w:val="00BF4B16"/>
    <w:rsid w:val="00BF4B39"/>
    <w:rsid w:val="00BF4EA8"/>
    <w:rsid w:val="00BF53BC"/>
    <w:rsid w:val="00BF58A8"/>
    <w:rsid w:val="00BF5E56"/>
    <w:rsid w:val="00BF7375"/>
    <w:rsid w:val="00BF7C3E"/>
    <w:rsid w:val="00BF7D32"/>
    <w:rsid w:val="00C00454"/>
    <w:rsid w:val="00C00521"/>
    <w:rsid w:val="00C00526"/>
    <w:rsid w:val="00C00D36"/>
    <w:rsid w:val="00C01062"/>
    <w:rsid w:val="00C0164E"/>
    <w:rsid w:val="00C0237D"/>
    <w:rsid w:val="00C052FC"/>
    <w:rsid w:val="00C0562C"/>
    <w:rsid w:val="00C05B3B"/>
    <w:rsid w:val="00C11D29"/>
    <w:rsid w:val="00C12236"/>
    <w:rsid w:val="00C12E6E"/>
    <w:rsid w:val="00C13B71"/>
    <w:rsid w:val="00C14BDA"/>
    <w:rsid w:val="00C14CBA"/>
    <w:rsid w:val="00C15525"/>
    <w:rsid w:val="00C16091"/>
    <w:rsid w:val="00C16796"/>
    <w:rsid w:val="00C16EFF"/>
    <w:rsid w:val="00C16F67"/>
    <w:rsid w:val="00C17766"/>
    <w:rsid w:val="00C17792"/>
    <w:rsid w:val="00C17B24"/>
    <w:rsid w:val="00C17B8B"/>
    <w:rsid w:val="00C20060"/>
    <w:rsid w:val="00C215F2"/>
    <w:rsid w:val="00C2395D"/>
    <w:rsid w:val="00C245A3"/>
    <w:rsid w:val="00C2479D"/>
    <w:rsid w:val="00C254AD"/>
    <w:rsid w:val="00C25BB2"/>
    <w:rsid w:val="00C2757D"/>
    <w:rsid w:val="00C27F44"/>
    <w:rsid w:val="00C316FE"/>
    <w:rsid w:val="00C319A4"/>
    <w:rsid w:val="00C31B6A"/>
    <w:rsid w:val="00C322EA"/>
    <w:rsid w:val="00C327E5"/>
    <w:rsid w:val="00C32E29"/>
    <w:rsid w:val="00C32FE8"/>
    <w:rsid w:val="00C33337"/>
    <w:rsid w:val="00C33D70"/>
    <w:rsid w:val="00C348AC"/>
    <w:rsid w:val="00C35339"/>
    <w:rsid w:val="00C353C7"/>
    <w:rsid w:val="00C35A68"/>
    <w:rsid w:val="00C369E5"/>
    <w:rsid w:val="00C36F07"/>
    <w:rsid w:val="00C37433"/>
    <w:rsid w:val="00C37A9D"/>
    <w:rsid w:val="00C37ABF"/>
    <w:rsid w:val="00C37AC6"/>
    <w:rsid w:val="00C40503"/>
    <w:rsid w:val="00C40754"/>
    <w:rsid w:val="00C41372"/>
    <w:rsid w:val="00C41E10"/>
    <w:rsid w:val="00C42EA3"/>
    <w:rsid w:val="00C43468"/>
    <w:rsid w:val="00C43BBB"/>
    <w:rsid w:val="00C43F39"/>
    <w:rsid w:val="00C441C6"/>
    <w:rsid w:val="00C44518"/>
    <w:rsid w:val="00C44696"/>
    <w:rsid w:val="00C44B19"/>
    <w:rsid w:val="00C44C4B"/>
    <w:rsid w:val="00C44F55"/>
    <w:rsid w:val="00C4515D"/>
    <w:rsid w:val="00C455C3"/>
    <w:rsid w:val="00C45B72"/>
    <w:rsid w:val="00C46864"/>
    <w:rsid w:val="00C46C7D"/>
    <w:rsid w:val="00C473C4"/>
    <w:rsid w:val="00C477D0"/>
    <w:rsid w:val="00C47810"/>
    <w:rsid w:val="00C47866"/>
    <w:rsid w:val="00C5052E"/>
    <w:rsid w:val="00C5060F"/>
    <w:rsid w:val="00C50681"/>
    <w:rsid w:val="00C51612"/>
    <w:rsid w:val="00C53079"/>
    <w:rsid w:val="00C530A1"/>
    <w:rsid w:val="00C538C5"/>
    <w:rsid w:val="00C5401A"/>
    <w:rsid w:val="00C54719"/>
    <w:rsid w:val="00C54ABA"/>
    <w:rsid w:val="00C54FF1"/>
    <w:rsid w:val="00C551BD"/>
    <w:rsid w:val="00C56641"/>
    <w:rsid w:val="00C57158"/>
    <w:rsid w:val="00C576C0"/>
    <w:rsid w:val="00C57CD4"/>
    <w:rsid w:val="00C609BD"/>
    <w:rsid w:val="00C61031"/>
    <w:rsid w:val="00C621D1"/>
    <w:rsid w:val="00C62210"/>
    <w:rsid w:val="00C63018"/>
    <w:rsid w:val="00C630D1"/>
    <w:rsid w:val="00C63399"/>
    <w:rsid w:val="00C63926"/>
    <w:rsid w:val="00C63BEA"/>
    <w:rsid w:val="00C641AE"/>
    <w:rsid w:val="00C65738"/>
    <w:rsid w:val="00C65ADE"/>
    <w:rsid w:val="00C66091"/>
    <w:rsid w:val="00C660E1"/>
    <w:rsid w:val="00C6648A"/>
    <w:rsid w:val="00C66596"/>
    <w:rsid w:val="00C66BAF"/>
    <w:rsid w:val="00C66CEB"/>
    <w:rsid w:val="00C67487"/>
    <w:rsid w:val="00C67AE9"/>
    <w:rsid w:val="00C71420"/>
    <w:rsid w:val="00C714C9"/>
    <w:rsid w:val="00C71752"/>
    <w:rsid w:val="00C72083"/>
    <w:rsid w:val="00C728F9"/>
    <w:rsid w:val="00C73C78"/>
    <w:rsid w:val="00C73DE6"/>
    <w:rsid w:val="00C74B07"/>
    <w:rsid w:val="00C75770"/>
    <w:rsid w:val="00C76279"/>
    <w:rsid w:val="00C7644F"/>
    <w:rsid w:val="00C7660D"/>
    <w:rsid w:val="00C774BF"/>
    <w:rsid w:val="00C77C23"/>
    <w:rsid w:val="00C80415"/>
    <w:rsid w:val="00C80B64"/>
    <w:rsid w:val="00C80B6A"/>
    <w:rsid w:val="00C80C94"/>
    <w:rsid w:val="00C80FF5"/>
    <w:rsid w:val="00C8158F"/>
    <w:rsid w:val="00C82164"/>
    <w:rsid w:val="00C8241E"/>
    <w:rsid w:val="00C83D24"/>
    <w:rsid w:val="00C84561"/>
    <w:rsid w:val="00C84E50"/>
    <w:rsid w:val="00C85653"/>
    <w:rsid w:val="00C85EC5"/>
    <w:rsid w:val="00C85F6F"/>
    <w:rsid w:val="00C8627A"/>
    <w:rsid w:val="00C862B3"/>
    <w:rsid w:val="00C86895"/>
    <w:rsid w:val="00C876E5"/>
    <w:rsid w:val="00C87B6D"/>
    <w:rsid w:val="00C90585"/>
    <w:rsid w:val="00C91742"/>
    <w:rsid w:val="00C91757"/>
    <w:rsid w:val="00C9195D"/>
    <w:rsid w:val="00C91BD6"/>
    <w:rsid w:val="00C921C9"/>
    <w:rsid w:val="00C9298E"/>
    <w:rsid w:val="00C92E34"/>
    <w:rsid w:val="00C931AD"/>
    <w:rsid w:val="00C9322C"/>
    <w:rsid w:val="00C9435A"/>
    <w:rsid w:val="00C945D5"/>
    <w:rsid w:val="00C9474F"/>
    <w:rsid w:val="00C94EF2"/>
    <w:rsid w:val="00C951E3"/>
    <w:rsid w:val="00C95400"/>
    <w:rsid w:val="00C95624"/>
    <w:rsid w:val="00C9595B"/>
    <w:rsid w:val="00C95B2B"/>
    <w:rsid w:val="00C96F9F"/>
    <w:rsid w:val="00C970A3"/>
    <w:rsid w:val="00C97198"/>
    <w:rsid w:val="00C97C08"/>
    <w:rsid w:val="00C97FDC"/>
    <w:rsid w:val="00CA025D"/>
    <w:rsid w:val="00CA0624"/>
    <w:rsid w:val="00CA1207"/>
    <w:rsid w:val="00CA185B"/>
    <w:rsid w:val="00CA301B"/>
    <w:rsid w:val="00CA335E"/>
    <w:rsid w:val="00CA3BA3"/>
    <w:rsid w:val="00CA4044"/>
    <w:rsid w:val="00CA4B9F"/>
    <w:rsid w:val="00CA55C5"/>
    <w:rsid w:val="00CA5764"/>
    <w:rsid w:val="00CA5C12"/>
    <w:rsid w:val="00CA617C"/>
    <w:rsid w:val="00CA6FF4"/>
    <w:rsid w:val="00CA7A00"/>
    <w:rsid w:val="00CB084A"/>
    <w:rsid w:val="00CB08B1"/>
    <w:rsid w:val="00CB0EE1"/>
    <w:rsid w:val="00CB1A83"/>
    <w:rsid w:val="00CB3188"/>
    <w:rsid w:val="00CB432F"/>
    <w:rsid w:val="00CB4600"/>
    <w:rsid w:val="00CB51D0"/>
    <w:rsid w:val="00CB58B7"/>
    <w:rsid w:val="00CB6DD3"/>
    <w:rsid w:val="00CB7701"/>
    <w:rsid w:val="00CC06C1"/>
    <w:rsid w:val="00CC0926"/>
    <w:rsid w:val="00CC1BB5"/>
    <w:rsid w:val="00CC22E5"/>
    <w:rsid w:val="00CC3FA1"/>
    <w:rsid w:val="00CC400E"/>
    <w:rsid w:val="00CC4CCE"/>
    <w:rsid w:val="00CC4D3D"/>
    <w:rsid w:val="00CC5AAE"/>
    <w:rsid w:val="00CC6D5B"/>
    <w:rsid w:val="00CC78CA"/>
    <w:rsid w:val="00CD039F"/>
    <w:rsid w:val="00CD1515"/>
    <w:rsid w:val="00CD1D8D"/>
    <w:rsid w:val="00CD209C"/>
    <w:rsid w:val="00CD3089"/>
    <w:rsid w:val="00CD43AF"/>
    <w:rsid w:val="00CD43B2"/>
    <w:rsid w:val="00CD4448"/>
    <w:rsid w:val="00CD46BE"/>
    <w:rsid w:val="00CD470D"/>
    <w:rsid w:val="00CD51FA"/>
    <w:rsid w:val="00CD5297"/>
    <w:rsid w:val="00CD5445"/>
    <w:rsid w:val="00CD5E35"/>
    <w:rsid w:val="00CD6250"/>
    <w:rsid w:val="00CD69FC"/>
    <w:rsid w:val="00CD6EC9"/>
    <w:rsid w:val="00CD7971"/>
    <w:rsid w:val="00CD7BB3"/>
    <w:rsid w:val="00CD7D5D"/>
    <w:rsid w:val="00CE01DC"/>
    <w:rsid w:val="00CE04B9"/>
    <w:rsid w:val="00CE0782"/>
    <w:rsid w:val="00CE19B4"/>
    <w:rsid w:val="00CE2504"/>
    <w:rsid w:val="00CE27DC"/>
    <w:rsid w:val="00CE48C8"/>
    <w:rsid w:val="00CE4E23"/>
    <w:rsid w:val="00CE55C6"/>
    <w:rsid w:val="00CE57C4"/>
    <w:rsid w:val="00CE58AF"/>
    <w:rsid w:val="00CE5BBE"/>
    <w:rsid w:val="00CE6C67"/>
    <w:rsid w:val="00CE6E71"/>
    <w:rsid w:val="00CE737A"/>
    <w:rsid w:val="00CE7416"/>
    <w:rsid w:val="00CE758E"/>
    <w:rsid w:val="00CE7CF8"/>
    <w:rsid w:val="00CF01D7"/>
    <w:rsid w:val="00CF0C3A"/>
    <w:rsid w:val="00CF1A88"/>
    <w:rsid w:val="00CF258D"/>
    <w:rsid w:val="00CF3BEF"/>
    <w:rsid w:val="00CF4045"/>
    <w:rsid w:val="00CF417D"/>
    <w:rsid w:val="00CF4934"/>
    <w:rsid w:val="00CF4D61"/>
    <w:rsid w:val="00CF4EA8"/>
    <w:rsid w:val="00CF61AD"/>
    <w:rsid w:val="00CF63CC"/>
    <w:rsid w:val="00CF6696"/>
    <w:rsid w:val="00CF7A8E"/>
    <w:rsid w:val="00CF7E04"/>
    <w:rsid w:val="00D000BA"/>
    <w:rsid w:val="00D0015F"/>
    <w:rsid w:val="00D00466"/>
    <w:rsid w:val="00D00D65"/>
    <w:rsid w:val="00D01670"/>
    <w:rsid w:val="00D01A57"/>
    <w:rsid w:val="00D02319"/>
    <w:rsid w:val="00D02477"/>
    <w:rsid w:val="00D0264A"/>
    <w:rsid w:val="00D0266C"/>
    <w:rsid w:val="00D02AF1"/>
    <w:rsid w:val="00D032CC"/>
    <w:rsid w:val="00D03DCA"/>
    <w:rsid w:val="00D04831"/>
    <w:rsid w:val="00D04AC9"/>
    <w:rsid w:val="00D04BDB"/>
    <w:rsid w:val="00D05088"/>
    <w:rsid w:val="00D05321"/>
    <w:rsid w:val="00D05805"/>
    <w:rsid w:val="00D0644C"/>
    <w:rsid w:val="00D06611"/>
    <w:rsid w:val="00D06EF9"/>
    <w:rsid w:val="00D07761"/>
    <w:rsid w:val="00D07AE2"/>
    <w:rsid w:val="00D07D9D"/>
    <w:rsid w:val="00D12574"/>
    <w:rsid w:val="00D1273A"/>
    <w:rsid w:val="00D12ECC"/>
    <w:rsid w:val="00D13DB4"/>
    <w:rsid w:val="00D14252"/>
    <w:rsid w:val="00D14FE6"/>
    <w:rsid w:val="00D15905"/>
    <w:rsid w:val="00D15B89"/>
    <w:rsid w:val="00D15BE3"/>
    <w:rsid w:val="00D15FA7"/>
    <w:rsid w:val="00D16A39"/>
    <w:rsid w:val="00D17102"/>
    <w:rsid w:val="00D176B9"/>
    <w:rsid w:val="00D2017B"/>
    <w:rsid w:val="00D203E5"/>
    <w:rsid w:val="00D207EC"/>
    <w:rsid w:val="00D20995"/>
    <w:rsid w:val="00D20D7C"/>
    <w:rsid w:val="00D219A3"/>
    <w:rsid w:val="00D21A43"/>
    <w:rsid w:val="00D21D5D"/>
    <w:rsid w:val="00D21FCF"/>
    <w:rsid w:val="00D22775"/>
    <w:rsid w:val="00D22CF4"/>
    <w:rsid w:val="00D231B0"/>
    <w:rsid w:val="00D23365"/>
    <w:rsid w:val="00D239EA"/>
    <w:rsid w:val="00D2438B"/>
    <w:rsid w:val="00D2481E"/>
    <w:rsid w:val="00D24AD5"/>
    <w:rsid w:val="00D25269"/>
    <w:rsid w:val="00D258A2"/>
    <w:rsid w:val="00D2616F"/>
    <w:rsid w:val="00D26642"/>
    <w:rsid w:val="00D2762E"/>
    <w:rsid w:val="00D27A57"/>
    <w:rsid w:val="00D27AFE"/>
    <w:rsid w:val="00D27F35"/>
    <w:rsid w:val="00D30631"/>
    <w:rsid w:val="00D30651"/>
    <w:rsid w:val="00D31769"/>
    <w:rsid w:val="00D318C6"/>
    <w:rsid w:val="00D31F9F"/>
    <w:rsid w:val="00D32226"/>
    <w:rsid w:val="00D322E2"/>
    <w:rsid w:val="00D328FE"/>
    <w:rsid w:val="00D32ED6"/>
    <w:rsid w:val="00D33A4F"/>
    <w:rsid w:val="00D33ED0"/>
    <w:rsid w:val="00D34CCE"/>
    <w:rsid w:val="00D34D8C"/>
    <w:rsid w:val="00D34F7C"/>
    <w:rsid w:val="00D353F2"/>
    <w:rsid w:val="00D35DCF"/>
    <w:rsid w:val="00D36BC4"/>
    <w:rsid w:val="00D36FD6"/>
    <w:rsid w:val="00D37410"/>
    <w:rsid w:val="00D4042A"/>
    <w:rsid w:val="00D40715"/>
    <w:rsid w:val="00D41828"/>
    <w:rsid w:val="00D419A9"/>
    <w:rsid w:val="00D41EC0"/>
    <w:rsid w:val="00D42197"/>
    <w:rsid w:val="00D422D7"/>
    <w:rsid w:val="00D4236F"/>
    <w:rsid w:val="00D42796"/>
    <w:rsid w:val="00D42EC8"/>
    <w:rsid w:val="00D440C5"/>
    <w:rsid w:val="00D4426D"/>
    <w:rsid w:val="00D443BA"/>
    <w:rsid w:val="00D44D0E"/>
    <w:rsid w:val="00D45D95"/>
    <w:rsid w:val="00D46FB9"/>
    <w:rsid w:val="00D47A85"/>
    <w:rsid w:val="00D47B10"/>
    <w:rsid w:val="00D47ED2"/>
    <w:rsid w:val="00D50300"/>
    <w:rsid w:val="00D51D39"/>
    <w:rsid w:val="00D5247E"/>
    <w:rsid w:val="00D52CC1"/>
    <w:rsid w:val="00D52D40"/>
    <w:rsid w:val="00D5304E"/>
    <w:rsid w:val="00D53FB6"/>
    <w:rsid w:val="00D5456A"/>
    <w:rsid w:val="00D563F1"/>
    <w:rsid w:val="00D56622"/>
    <w:rsid w:val="00D56A7B"/>
    <w:rsid w:val="00D56A92"/>
    <w:rsid w:val="00D56BCC"/>
    <w:rsid w:val="00D573C4"/>
    <w:rsid w:val="00D576BD"/>
    <w:rsid w:val="00D577E1"/>
    <w:rsid w:val="00D60D87"/>
    <w:rsid w:val="00D61549"/>
    <w:rsid w:val="00D61D7D"/>
    <w:rsid w:val="00D626BD"/>
    <w:rsid w:val="00D628F0"/>
    <w:rsid w:val="00D63823"/>
    <w:rsid w:val="00D63CDA"/>
    <w:rsid w:val="00D63EE4"/>
    <w:rsid w:val="00D64887"/>
    <w:rsid w:val="00D64E01"/>
    <w:rsid w:val="00D6528F"/>
    <w:rsid w:val="00D6564E"/>
    <w:rsid w:val="00D669B5"/>
    <w:rsid w:val="00D6708A"/>
    <w:rsid w:val="00D67707"/>
    <w:rsid w:val="00D67B46"/>
    <w:rsid w:val="00D67E2A"/>
    <w:rsid w:val="00D67F98"/>
    <w:rsid w:val="00D712F6"/>
    <w:rsid w:val="00D716AD"/>
    <w:rsid w:val="00D74038"/>
    <w:rsid w:val="00D741C4"/>
    <w:rsid w:val="00D74246"/>
    <w:rsid w:val="00D745E2"/>
    <w:rsid w:val="00D74BF2"/>
    <w:rsid w:val="00D74F07"/>
    <w:rsid w:val="00D75BBD"/>
    <w:rsid w:val="00D75D49"/>
    <w:rsid w:val="00D802F0"/>
    <w:rsid w:val="00D80620"/>
    <w:rsid w:val="00D80BDB"/>
    <w:rsid w:val="00D80E61"/>
    <w:rsid w:val="00D81186"/>
    <w:rsid w:val="00D81324"/>
    <w:rsid w:val="00D81523"/>
    <w:rsid w:val="00D816F4"/>
    <w:rsid w:val="00D81B32"/>
    <w:rsid w:val="00D81C55"/>
    <w:rsid w:val="00D82365"/>
    <w:rsid w:val="00D828CD"/>
    <w:rsid w:val="00D83941"/>
    <w:rsid w:val="00D83F0B"/>
    <w:rsid w:val="00D84236"/>
    <w:rsid w:val="00D8429A"/>
    <w:rsid w:val="00D842AA"/>
    <w:rsid w:val="00D856FC"/>
    <w:rsid w:val="00D85833"/>
    <w:rsid w:val="00D86216"/>
    <w:rsid w:val="00D8692F"/>
    <w:rsid w:val="00D87201"/>
    <w:rsid w:val="00D8732A"/>
    <w:rsid w:val="00D900AD"/>
    <w:rsid w:val="00D907E9"/>
    <w:rsid w:val="00D90B75"/>
    <w:rsid w:val="00D9149F"/>
    <w:rsid w:val="00D91AFA"/>
    <w:rsid w:val="00D91B88"/>
    <w:rsid w:val="00D91CD8"/>
    <w:rsid w:val="00D920FB"/>
    <w:rsid w:val="00D92993"/>
    <w:rsid w:val="00D93622"/>
    <w:rsid w:val="00D94B4B"/>
    <w:rsid w:val="00D94D2E"/>
    <w:rsid w:val="00D97366"/>
    <w:rsid w:val="00DA0017"/>
    <w:rsid w:val="00DA06A1"/>
    <w:rsid w:val="00DA09C3"/>
    <w:rsid w:val="00DA0B57"/>
    <w:rsid w:val="00DA19C9"/>
    <w:rsid w:val="00DA1E92"/>
    <w:rsid w:val="00DA2470"/>
    <w:rsid w:val="00DA3802"/>
    <w:rsid w:val="00DA3CA2"/>
    <w:rsid w:val="00DA3F5F"/>
    <w:rsid w:val="00DA46F2"/>
    <w:rsid w:val="00DA52A4"/>
    <w:rsid w:val="00DA5574"/>
    <w:rsid w:val="00DA56B1"/>
    <w:rsid w:val="00DA6203"/>
    <w:rsid w:val="00DA647B"/>
    <w:rsid w:val="00DA66ED"/>
    <w:rsid w:val="00DA6A77"/>
    <w:rsid w:val="00DA73CD"/>
    <w:rsid w:val="00DA76FF"/>
    <w:rsid w:val="00DA7882"/>
    <w:rsid w:val="00DA7E34"/>
    <w:rsid w:val="00DB0FF5"/>
    <w:rsid w:val="00DB2241"/>
    <w:rsid w:val="00DB338C"/>
    <w:rsid w:val="00DB341B"/>
    <w:rsid w:val="00DB3485"/>
    <w:rsid w:val="00DB3725"/>
    <w:rsid w:val="00DB4193"/>
    <w:rsid w:val="00DB4DC7"/>
    <w:rsid w:val="00DB50CC"/>
    <w:rsid w:val="00DB52FE"/>
    <w:rsid w:val="00DB61CA"/>
    <w:rsid w:val="00DB6B63"/>
    <w:rsid w:val="00DB6DCC"/>
    <w:rsid w:val="00DC0DD0"/>
    <w:rsid w:val="00DC11A4"/>
    <w:rsid w:val="00DC12BF"/>
    <w:rsid w:val="00DC16BD"/>
    <w:rsid w:val="00DC391E"/>
    <w:rsid w:val="00DC3B4A"/>
    <w:rsid w:val="00DC3EF4"/>
    <w:rsid w:val="00DC5891"/>
    <w:rsid w:val="00DC5FFD"/>
    <w:rsid w:val="00DC63D2"/>
    <w:rsid w:val="00DC6CCF"/>
    <w:rsid w:val="00DC7298"/>
    <w:rsid w:val="00DC782C"/>
    <w:rsid w:val="00DD0492"/>
    <w:rsid w:val="00DD0DB5"/>
    <w:rsid w:val="00DD111D"/>
    <w:rsid w:val="00DD1338"/>
    <w:rsid w:val="00DD1E4D"/>
    <w:rsid w:val="00DD2265"/>
    <w:rsid w:val="00DD2665"/>
    <w:rsid w:val="00DD2C0E"/>
    <w:rsid w:val="00DD33EE"/>
    <w:rsid w:val="00DD355A"/>
    <w:rsid w:val="00DD39A9"/>
    <w:rsid w:val="00DD4D25"/>
    <w:rsid w:val="00DD5012"/>
    <w:rsid w:val="00DD56A5"/>
    <w:rsid w:val="00DD591D"/>
    <w:rsid w:val="00DD594F"/>
    <w:rsid w:val="00DD5A55"/>
    <w:rsid w:val="00DD5B65"/>
    <w:rsid w:val="00DD5FF7"/>
    <w:rsid w:val="00DD645C"/>
    <w:rsid w:val="00DD68D0"/>
    <w:rsid w:val="00DD6EB8"/>
    <w:rsid w:val="00DD7549"/>
    <w:rsid w:val="00DE02F4"/>
    <w:rsid w:val="00DE094C"/>
    <w:rsid w:val="00DE1C24"/>
    <w:rsid w:val="00DE23DF"/>
    <w:rsid w:val="00DE2839"/>
    <w:rsid w:val="00DE29D5"/>
    <w:rsid w:val="00DE3013"/>
    <w:rsid w:val="00DE3CC0"/>
    <w:rsid w:val="00DE452B"/>
    <w:rsid w:val="00DE4A4A"/>
    <w:rsid w:val="00DE4A7B"/>
    <w:rsid w:val="00DE4B71"/>
    <w:rsid w:val="00DE5778"/>
    <w:rsid w:val="00DE7A07"/>
    <w:rsid w:val="00DF0ED6"/>
    <w:rsid w:val="00DF0EEA"/>
    <w:rsid w:val="00DF185E"/>
    <w:rsid w:val="00DF29FD"/>
    <w:rsid w:val="00DF2FC2"/>
    <w:rsid w:val="00DF3209"/>
    <w:rsid w:val="00DF3856"/>
    <w:rsid w:val="00DF4130"/>
    <w:rsid w:val="00DF475A"/>
    <w:rsid w:val="00DF5295"/>
    <w:rsid w:val="00DF5810"/>
    <w:rsid w:val="00DF643C"/>
    <w:rsid w:val="00DF7471"/>
    <w:rsid w:val="00DF7D1D"/>
    <w:rsid w:val="00DF7F9E"/>
    <w:rsid w:val="00DF7FCB"/>
    <w:rsid w:val="00E009AA"/>
    <w:rsid w:val="00E0124F"/>
    <w:rsid w:val="00E0149C"/>
    <w:rsid w:val="00E018A0"/>
    <w:rsid w:val="00E01D31"/>
    <w:rsid w:val="00E02BFD"/>
    <w:rsid w:val="00E03013"/>
    <w:rsid w:val="00E034FC"/>
    <w:rsid w:val="00E03A10"/>
    <w:rsid w:val="00E03AC1"/>
    <w:rsid w:val="00E04C55"/>
    <w:rsid w:val="00E04FEA"/>
    <w:rsid w:val="00E0524C"/>
    <w:rsid w:val="00E05770"/>
    <w:rsid w:val="00E05E0B"/>
    <w:rsid w:val="00E069A5"/>
    <w:rsid w:val="00E072E5"/>
    <w:rsid w:val="00E07696"/>
    <w:rsid w:val="00E07BF8"/>
    <w:rsid w:val="00E10705"/>
    <w:rsid w:val="00E10998"/>
    <w:rsid w:val="00E1112D"/>
    <w:rsid w:val="00E11CAA"/>
    <w:rsid w:val="00E1327C"/>
    <w:rsid w:val="00E1383F"/>
    <w:rsid w:val="00E13AF0"/>
    <w:rsid w:val="00E13FD7"/>
    <w:rsid w:val="00E14F44"/>
    <w:rsid w:val="00E15CE2"/>
    <w:rsid w:val="00E160FA"/>
    <w:rsid w:val="00E16348"/>
    <w:rsid w:val="00E16CFD"/>
    <w:rsid w:val="00E16E9F"/>
    <w:rsid w:val="00E16FFC"/>
    <w:rsid w:val="00E1712D"/>
    <w:rsid w:val="00E17899"/>
    <w:rsid w:val="00E2054B"/>
    <w:rsid w:val="00E20B83"/>
    <w:rsid w:val="00E20CD8"/>
    <w:rsid w:val="00E21576"/>
    <w:rsid w:val="00E222E2"/>
    <w:rsid w:val="00E22A81"/>
    <w:rsid w:val="00E24757"/>
    <w:rsid w:val="00E25185"/>
    <w:rsid w:val="00E2597F"/>
    <w:rsid w:val="00E25B78"/>
    <w:rsid w:val="00E25E99"/>
    <w:rsid w:val="00E25F14"/>
    <w:rsid w:val="00E263BC"/>
    <w:rsid w:val="00E26862"/>
    <w:rsid w:val="00E26B09"/>
    <w:rsid w:val="00E307F7"/>
    <w:rsid w:val="00E30D22"/>
    <w:rsid w:val="00E31A4A"/>
    <w:rsid w:val="00E31A87"/>
    <w:rsid w:val="00E31ED2"/>
    <w:rsid w:val="00E331FE"/>
    <w:rsid w:val="00E33D2F"/>
    <w:rsid w:val="00E347C5"/>
    <w:rsid w:val="00E34F92"/>
    <w:rsid w:val="00E37CA8"/>
    <w:rsid w:val="00E411D4"/>
    <w:rsid w:val="00E417CA"/>
    <w:rsid w:val="00E42A6A"/>
    <w:rsid w:val="00E44681"/>
    <w:rsid w:val="00E44901"/>
    <w:rsid w:val="00E44C6D"/>
    <w:rsid w:val="00E45311"/>
    <w:rsid w:val="00E4669D"/>
    <w:rsid w:val="00E46C69"/>
    <w:rsid w:val="00E47104"/>
    <w:rsid w:val="00E47D45"/>
    <w:rsid w:val="00E47DF3"/>
    <w:rsid w:val="00E505F2"/>
    <w:rsid w:val="00E50860"/>
    <w:rsid w:val="00E521C4"/>
    <w:rsid w:val="00E5291C"/>
    <w:rsid w:val="00E52D7D"/>
    <w:rsid w:val="00E52DAB"/>
    <w:rsid w:val="00E52DFA"/>
    <w:rsid w:val="00E52FE0"/>
    <w:rsid w:val="00E533B9"/>
    <w:rsid w:val="00E540E3"/>
    <w:rsid w:val="00E54547"/>
    <w:rsid w:val="00E54CDD"/>
    <w:rsid w:val="00E5504C"/>
    <w:rsid w:val="00E5571A"/>
    <w:rsid w:val="00E56165"/>
    <w:rsid w:val="00E56590"/>
    <w:rsid w:val="00E569FE"/>
    <w:rsid w:val="00E56B8F"/>
    <w:rsid w:val="00E571AF"/>
    <w:rsid w:val="00E603B3"/>
    <w:rsid w:val="00E606BC"/>
    <w:rsid w:val="00E608F2"/>
    <w:rsid w:val="00E61786"/>
    <w:rsid w:val="00E6247B"/>
    <w:rsid w:val="00E63A2B"/>
    <w:rsid w:val="00E648A6"/>
    <w:rsid w:val="00E64B44"/>
    <w:rsid w:val="00E6538E"/>
    <w:rsid w:val="00E65674"/>
    <w:rsid w:val="00E6597F"/>
    <w:rsid w:val="00E66172"/>
    <w:rsid w:val="00E665DB"/>
    <w:rsid w:val="00E66BDA"/>
    <w:rsid w:val="00E66DB0"/>
    <w:rsid w:val="00E66E68"/>
    <w:rsid w:val="00E673FC"/>
    <w:rsid w:val="00E702AD"/>
    <w:rsid w:val="00E703BB"/>
    <w:rsid w:val="00E70CFF"/>
    <w:rsid w:val="00E719AE"/>
    <w:rsid w:val="00E71EDD"/>
    <w:rsid w:val="00E725FA"/>
    <w:rsid w:val="00E72808"/>
    <w:rsid w:val="00E72C61"/>
    <w:rsid w:val="00E72D13"/>
    <w:rsid w:val="00E731F2"/>
    <w:rsid w:val="00E739F2"/>
    <w:rsid w:val="00E74193"/>
    <w:rsid w:val="00E747CA"/>
    <w:rsid w:val="00E750B1"/>
    <w:rsid w:val="00E80B53"/>
    <w:rsid w:val="00E80C27"/>
    <w:rsid w:val="00E81C94"/>
    <w:rsid w:val="00E8205B"/>
    <w:rsid w:val="00E82127"/>
    <w:rsid w:val="00E8237D"/>
    <w:rsid w:val="00E82B16"/>
    <w:rsid w:val="00E82FB2"/>
    <w:rsid w:val="00E832F2"/>
    <w:rsid w:val="00E83310"/>
    <w:rsid w:val="00E834CA"/>
    <w:rsid w:val="00E83620"/>
    <w:rsid w:val="00E83D17"/>
    <w:rsid w:val="00E8403C"/>
    <w:rsid w:val="00E84226"/>
    <w:rsid w:val="00E84405"/>
    <w:rsid w:val="00E84C99"/>
    <w:rsid w:val="00E85315"/>
    <w:rsid w:val="00E8555C"/>
    <w:rsid w:val="00E85888"/>
    <w:rsid w:val="00E8698C"/>
    <w:rsid w:val="00E86AB4"/>
    <w:rsid w:val="00E878AB"/>
    <w:rsid w:val="00E9118A"/>
    <w:rsid w:val="00E91949"/>
    <w:rsid w:val="00E920B4"/>
    <w:rsid w:val="00E9211F"/>
    <w:rsid w:val="00E92325"/>
    <w:rsid w:val="00E923F1"/>
    <w:rsid w:val="00E934B7"/>
    <w:rsid w:val="00E93742"/>
    <w:rsid w:val="00E939EC"/>
    <w:rsid w:val="00E944CD"/>
    <w:rsid w:val="00E94DE7"/>
    <w:rsid w:val="00E9560D"/>
    <w:rsid w:val="00E96681"/>
    <w:rsid w:val="00E96792"/>
    <w:rsid w:val="00E967DA"/>
    <w:rsid w:val="00E97506"/>
    <w:rsid w:val="00E9761D"/>
    <w:rsid w:val="00EA02DA"/>
    <w:rsid w:val="00EA18A6"/>
    <w:rsid w:val="00EA1D07"/>
    <w:rsid w:val="00EA242B"/>
    <w:rsid w:val="00EA3237"/>
    <w:rsid w:val="00EA358B"/>
    <w:rsid w:val="00EA37B7"/>
    <w:rsid w:val="00EA3AE5"/>
    <w:rsid w:val="00EA442B"/>
    <w:rsid w:val="00EA6519"/>
    <w:rsid w:val="00EA6812"/>
    <w:rsid w:val="00EA6C99"/>
    <w:rsid w:val="00EB058B"/>
    <w:rsid w:val="00EB0AEE"/>
    <w:rsid w:val="00EB0FAD"/>
    <w:rsid w:val="00EB176B"/>
    <w:rsid w:val="00EB27D7"/>
    <w:rsid w:val="00EB3951"/>
    <w:rsid w:val="00EB57CA"/>
    <w:rsid w:val="00EB58D0"/>
    <w:rsid w:val="00EB66B8"/>
    <w:rsid w:val="00EB7103"/>
    <w:rsid w:val="00EB71BA"/>
    <w:rsid w:val="00EB744E"/>
    <w:rsid w:val="00EC00D2"/>
    <w:rsid w:val="00EC0913"/>
    <w:rsid w:val="00EC0D4B"/>
    <w:rsid w:val="00EC1411"/>
    <w:rsid w:val="00EC17C0"/>
    <w:rsid w:val="00EC2968"/>
    <w:rsid w:val="00EC2B57"/>
    <w:rsid w:val="00EC305D"/>
    <w:rsid w:val="00EC5245"/>
    <w:rsid w:val="00EC5E95"/>
    <w:rsid w:val="00EC63DF"/>
    <w:rsid w:val="00EC6ABC"/>
    <w:rsid w:val="00EC6FE5"/>
    <w:rsid w:val="00EC70E9"/>
    <w:rsid w:val="00EC71EC"/>
    <w:rsid w:val="00EC7938"/>
    <w:rsid w:val="00ED13BD"/>
    <w:rsid w:val="00ED16EC"/>
    <w:rsid w:val="00ED226F"/>
    <w:rsid w:val="00ED2406"/>
    <w:rsid w:val="00ED2CAE"/>
    <w:rsid w:val="00ED3CC2"/>
    <w:rsid w:val="00ED48AA"/>
    <w:rsid w:val="00ED4AA0"/>
    <w:rsid w:val="00ED5B8A"/>
    <w:rsid w:val="00ED5ECA"/>
    <w:rsid w:val="00ED63CA"/>
    <w:rsid w:val="00ED6E53"/>
    <w:rsid w:val="00ED7564"/>
    <w:rsid w:val="00EE0F5C"/>
    <w:rsid w:val="00EE2873"/>
    <w:rsid w:val="00EE2E1A"/>
    <w:rsid w:val="00EE3911"/>
    <w:rsid w:val="00EE4D66"/>
    <w:rsid w:val="00EE5103"/>
    <w:rsid w:val="00EE5CBB"/>
    <w:rsid w:val="00EE67F8"/>
    <w:rsid w:val="00EE772D"/>
    <w:rsid w:val="00EE7756"/>
    <w:rsid w:val="00EE7769"/>
    <w:rsid w:val="00EF04D3"/>
    <w:rsid w:val="00EF0786"/>
    <w:rsid w:val="00EF0AE9"/>
    <w:rsid w:val="00EF14B9"/>
    <w:rsid w:val="00EF169A"/>
    <w:rsid w:val="00EF1705"/>
    <w:rsid w:val="00EF1EDB"/>
    <w:rsid w:val="00EF2352"/>
    <w:rsid w:val="00EF2574"/>
    <w:rsid w:val="00EF2D7E"/>
    <w:rsid w:val="00EF2FDE"/>
    <w:rsid w:val="00EF327C"/>
    <w:rsid w:val="00EF3EF3"/>
    <w:rsid w:val="00EF4315"/>
    <w:rsid w:val="00EF5166"/>
    <w:rsid w:val="00EF5D38"/>
    <w:rsid w:val="00EF5DA4"/>
    <w:rsid w:val="00EF69F3"/>
    <w:rsid w:val="00EF7201"/>
    <w:rsid w:val="00EF797E"/>
    <w:rsid w:val="00F022BC"/>
    <w:rsid w:val="00F02A67"/>
    <w:rsid w:val="00F02AB2"/>
    <w:rsid w:val="00F031A9"/>
    <w:rsid w:val="00F03454"/>
    <w:rsid w:val="00F05A62"/>
    <w:rsid w:val="00F06B7E"/>
    <w:rsid w:val="00F06FAF"/>
    <w:rsid w:val="00F07089"/>
    <w:rsid w:val="00F07375"/>
    <w:rsid w:val="00F10429"/>
    <w:rsid w:val="00F10B86"/>
    <w:rsid w:val="00F10E71"/>
    <w:rsid w:val="00F113E2"/>
    <w:rsid w:val="00F116A0"/>
    <w:rsid w:val="00F11A06"/>
    <w:rsid w:val="00F11A84"/>
    <w:rsid w:val="00F11E31"/>
    <w:rsid w:val="00F123D3"/>
    <w:rsid w:val="00F12C31"/>
    <w:rsid w:val="00F131C2"/>
    <w:rsid w:val="00F14B1C"/>
    <w:rsid w:val="00F152EF"/>
    <w:rsid w:val="00F15670"/>
    <w:rsid w:val="00F15C6E"/>
    <w:rsid w:val="00F15C88"/>
    <w:rsid w:val="00F16242"/>
    <w:rsid w:val="00F1753C"/>
    <w:rsid w:val="00F1796D"/>
    <w:rsid w:val="00F20666"/>
    <w:rsid w:val="00F212EA"/>
    <w:rsid w:val="00F22E0A"/>
    <w:rsid w:val="00F22E84"/>
    <w:rsid w:val="00F2310A"/>
    <w:rsid w:val="00F239EF"/>
    <w:rsid w:val="00F24182"/>
    <w:rsid w:val="00F24A35"/>
    <w:rsid w:val="00F26B95"/>
    <w:rsid w:val="00F26EED"/>
    <w:rsid w:val="00F271D3"/>
    <w:rsid w:val="00F27F91"/>
    <w:rsid w:val="00F304D7"/>
    <w:rsid w:val="00F307EC"/>
    <w:rsid w:val="00F3114D"/>
    <w:rsid w:val="00F33826"/>
    <w:rsid w:val="00F34553"/>
    <w:rsid w:val="00F35010"/>
    <w:rsid w:val="00F352B6"/>
    <w:rsid w:val="00F35836"/>
    <w:rsid w:val="00F35D8A"/>
    <w:rsid w:val="00F361D9"/>
    <w:rsid w:val="00F363A0"/>
    <w:rsid w:val="00F36E37"/>
    <w:rsid w:val="00F37C18"/>
    <w:rsid w:val="00F40345"/>
    <w:rsid w:val="00F416F8"/>
    <w:rsid w:val="00F41BBA"/>
    <w:rsid w:val="00F41DBD"/>
    <w:rsid w:val="00F42170"/>
    <w:rsid w:val="00F443A1"/>
    <w:rsid w:val="00F44C67"/>
    <w:rsid w:val="00F44E6A"/>
    <w:rsid w:val="00F45467"/>
    <w:rsid w:val="00F4556C"/>
    <w:rsid w:val="00F45741"/>
    <w:rsid w:val="00F45E74"/>
    <w:rsid w:val="00F463B8"/>
    <w:rsid w:val="00F46614"/>
    <w:rsid w:val="00F469CD"/>
    <w:rsid w:val="00F50BD1"/>
    <w:rsid w:val="00F50CBD"/>
    <w:rsid w:val="00F51DEF"/>
    <w:rsid w:val="00F5214F"/>
    <w:rsid w:val="00F52B7D"/>
    <w:rsid w:val="00F53E54"/>
    <w:rsid w:val="00F5489D"/>
    <w:rsid w:val="00F54CCE"/>
    <w:rsid w:val="00F5523B"/>
    <w:rsid w:val="00F5588F"/>
    <w:rsid w:val="00F56578"/>
    <w:rsid w:val="00F56F7B"/>
    <w:rsid w:val="00F57C05"/>
    <w:rsid w:val="00F57D8B"/>
    <w:rsid w:val="00F60011"/>
    <w:rsid w:val="00F6005C"/>
    <w:rsid w:val="00F6043F"/>
    <w:rsid w:val="00F60755"/>
    <w:rsid w:val="00F60CAE"/>
    <w:rsid w:val="00F620E5"/>
    <w:rsid w:val="00F638F5"/>
    <w:rsid w:val="00F64868"/>
    <w:rsid w:val="00F64873"/>
    <w:rsid w:val="00F65DA8"/>
    <w:rsid w:val="00F662E9"/>
    <w:rsid w:val="00F666E5"/>
    <w:rsid w:val="00F66C9B"/>
    <w:rsid w:val="00F66ECE"/>
    <w:rsid w:val="00F671E5"/>
    <w:rsid w:val="00F67AC6"/>
    <w:rsid w:val="00F71038"/>
    <w:rsid w:val="00F712E0"/>
    <w:rsid w:val="00F71CD7"/>
    <w:rsid w:val="00F71E22"/>
    <w:rsid w:val="00F72AFA"/>
    <w:rsid w:val="00F731D4"/>
    <w:rsid w:val="00F736D8"/>
    <w:rsid w:val="00F73B2C"/>
    <w:rsid w:val="00F74789"/>
    <w:rsid w:val="00F75630"/>
    <w:rsid w:val="00F75B93"/>
    <w:rsid w:val="00F75F06"/>
    <w:rsid w:val="00F76261"/>
    <w:rsid w:val="00F762C4"/>
    <w:rsid w:val="00F76B85"/>
    <w:rsid w:val="00F773DD"/>
    <w:rsid w:val="00F77665"/>
    <w:rsid w:val="00F80FA1"/>
    <w:rsid w:val="00F810B4"/>
    <w:rsid w:val="00F8152C"/>
    <w:rsid w:val="00F816D3"/>
    <w:rsid w:val="00F8172B"/>
    <w:rsid w:val="00F82071"/>
    <w:rsid w:val="00F83131"/>
    <w:rsid w:val="00F83367"/>
    <w:rsid w:val="00F83849"/>
    <w:rsid w:val="00F839EB"/>
    <w:rsid w:val="00F8692F"/>
    <w:rsid w:val="00F86AD6"/>
    <w:rsid w:val="00F86B10"/>
    <w:rsid w:val="00F87E47"/>
    <w:rsid w:val="00F901A1"/>
    <w:rsid w:val="00F90280"/>
    <w:rsid w:val="00F905E4"/>
    <w:rsid w:val="00F906B6"/>
    <w:rsid w:val="00F90A37"/>
    <w:rsid w:val="00F91805"/>
    <w:rsid w:val="00F92E9C"/>
    <w:rsid w:val="00F938A6"/>
    <w:rsid w:val="00F93EC1"/>
    <w:rsid w:val="00F94454"/>
    <w:rsid w:val="00F953EB"/>
    <w:rsid w:val="00F955DB"/>
    <w:rsid w:val="00F95703"/>
    <w:rsid w:val="00F95C90"/>
    <w:rsid w:val="00F96149"/>
    <w:rsid w:val="00F962F9"/>
    <w:rsid w:val="00F9789D"/>
    <w:rsid w:val="00FA13B2"/>
    <w:rsid w:val="00FA1D22"/>
    <w:rsid w:val="00FA2762"/>
    <w:rsid w:val="00FA3169"/>
    <w:rsid w:val="00FA3F4E"/>
    <w:rsid w:val="00FA4315"/>
    <w:rsid w:val="00FA464E"/>
    <w:rsid w:val="00FA4F0C"/>
    <w:rsid w:val="00FA5075"/>
    <w:rsid w:val="00FA572B"/>
    <w:rsid w:val="00FA7033"/>
    <w:rsid w:val="00FA773A"/>
    <w:rsid w:val="00FA7DC9"/>
    <w:rsid w:val="00FB0CCF"/>
    <w:rsid w:val="00FB10C0"/>
    <w:rsid w:val="00FB1675"/>
    <w:rsid w:val="00FB2D25"/>
    <w:rsid w:val="00FB2D9A"/>
    <w:rsid w:val="00FB2EA4"/>
    <w:rsid w:val="00FB3409"/>
    <w:rsid w:val="00FB3780"/>
    <w:rsid w:val="00FB3825"/>
    <w:rsid w:val="00FB3F4C"/>
    <w:rsid w:val="00FB3FAD"/>
    <w:rsid w:val="00FB4D3A"/>
    <w:rsid w:val="00FB7EEC"/>
    <w:rsid w:val="00FB7FD9"/>
    <w:rsid w:val="00FC0D2D"/>
    <w:rsid w:val="00FC1109"/>
    <w:rsid w:val="00FC17E1"/>
    <w:rsid w:val="00FC1B16"/>
    <w:rsid w:val="00FC263D"/>
    <w:rsid w:val="00FC2917"/>
    <w:rsid w:val="00FC2DD6"/>
    <w:rsid w:val="00FC4840"/>
    <w:rsid w:val="00FC4BCE"/>
    <w:rsid w:val="00FC53AA"/>
    <w:rsid w:val="00FC55FE"/>
    <w:rsid w:val="00FC5BB5"/>
    <w:rsid w:val="00FC5FEB"/>
    <w:rsid w:val="00FC64F6"/>
    <w:rsid w:val="00FC66DC"/>
    <w:rsid w:val="00FC6DD3"/>
    <w:rsid w:val="00FC7F38"/>
    <w:rsid w:val="00FD054F"/>
    <w:rsid w:val="00FD0562"/>
    <w:rsid w:val="00FD0E01"/>
    <w:rsid w:val="00FD1746"/>
    <w:rsid w:val="00FD1AD0"/>
    <w:rsid w:val="00FD1B26"/>
    <w:rsid w:val="00FD37A3"/>
    <w:rsid w:val="00FD4385"/>
    <w:rsid w:val="00FD44FF"/>
    <w:rsid w:val="00FD46A4"/>
    <w:rsid w:val="00FD531C"/>
    <w:rsid w:val="00FD61BE"/>
    <w:rsid w:val="00FD6370"/>
    <w:rsid w:val="00FD762F"/>
    <w:rsid w:val="00FD77A1"/>
    <w:rsid w:val="00FD7830"/>
    <w:rsid w:val="00FE01CA"/>
    <w:rsid w:val="00FE08F3"/>
    <w:rsid w:val="00FE0E68"/>
    <w:rsid w:val="00FE11C6"/>
    <w:rsid w:val="00FE140C"/>
    <w:rsid w:val="00FE1598"/>
    <w:rsid w:val="00FE25C1"/>
    <w:rsid w:val="00FE330F"/>
    <w:rsid w:val="00FE335A"/>
    <w:rsid w:val="00FE3A27"/>
    <w:rsid w:val="00FE3B2B"/>
    <w:rsid w:val="00FE3C17"/>
    <w:rsid w:val="00FE3C6B"/>
    <w:rsid w:val="00FE3CB6"/>
    <w:rsid w:val="00FE3CE3"/>
    <w:rsid w:val="00FE42C7"/>
    <w:rsid w:val="00FE56D1"/>
    <w:rsid w:val="00FE5FD2"/>
    <w:rsid w:val="00FE6A83"/>
    <w:rsid w:val="00FE6CA8"/>
    <w:rsid w:val="00FE74FD"/>
    <w:rsid w:val="00FF0E3C"/>
    <w:rsid w:val="00FF0F9C"/>
    <w:rsid w:val="00FF1551"/>
    <w:rsid w:val="00FF234E"/>
    <w:rsid w:val="00FF3518"/>
    <w:rsid w:val="00FF3B4F"/>
    <w:rsid w:val="00FF3F66"/>
    <w:rsid w:val="00FF4A56"/>
    <w:rsid w:val="00FF5232"/>
    <w:rsid w:val="00FF63E8"/>
    <w:rsid w:val="00FF65B5"/>
    <w:rsid w:val="00FF6C90"/>
    <w:rsid w:val="20E904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E959ECD"/>
  <w15:docId w15:val="{370623EC-2F36-46B1-9AFC-B6F69955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B33470"/>
    <w:pPr>
      <w:spacing w:after="0" w:line="240" w:lineRule="auto"/>
      <w:jc w:val="both"/>
    </w:pPr>
    <w:rPr>
      <w:rFonts w:ascii="Arial" w:eastAsia="Times New Roman" w:hAnsi="Arial" w:cs="Times New Roman"/>
      <w:color w:val="000000" w:themeColor="text1"/>
      <w:sz w:val="24"/>
    </w:rPr>
  </w:style>
  <w:style w:type="paragraph" w:styleId="1">
    <w:name w:val="heading 1"/>
    <w:aliases w:val="1 KD - Title,Заголовок 1 Знак Знак,H1,Заголовок 1 Знак1,РАЗДЕЛ,H1 Char,Заголов,ch,H1 Знак Знак,Глава,(раздел),h1,app heading 1,ITT t1,II+,I,H11,H12,H13,H14,H15,H16,H17,H18,H111,H121,H131,H141,H151,H161,H171,H19,H112,H122,H132,Header 1"/>
    <w:basedOn w:val="a2"/>
    <w:next w:val="a2"/>
    <w:link w:val="12"/>
    <w:autoRedefine/>
    <w:uiPriority w:val="9"/>
    <w:qFormat/>
    <w:rsid w:val="00B33470"/>
    <w:pPr>
      <w:keepNext/>
      <w:numPr>
        <w:numId w:val="8"/>
      </w:numPr>
      <w:spacing w:before="240" w:after="240"/>
      <w:outlineLvl w:val="0"/>
    </w:pPr>
    <w:rPr>
      <w:rFonts w:cs="Arial"/>
      <w:b/>
      <w:bCs/>
      <w:caps/>
      <w:kern w:val="32"/>
      <w:sz w:val="32"/>
      <w:szCs w:val="32"/>
    </w:rPr>
  </w:style>
  <w:style w:type="paragraph" w:styleId="22">
    <w:name w:val="heading 2"/>
    <w:aliases w:val="2 Заголовок 2"/>
    <w:basedOn w:val="a2"/>
    <w:next w:val="a2"/>
    <w:link w:val="23"/>
    <w:uiPriority w:val="9"/>
    <w:qFormat/>
    <w:rsid w:val="00E11CAA"/>
    <w:pPr>
      <w:spacing w:before="240" w:after="240"/>
      <w:outlineLvl w:val="1"/>
    </w:pPr>
    <w:rPr>
      <w:b/>
      <w:bCs/>
      <w:iCs/>
      <w:caps/>
      <w:szCs w:val="28"/>
    </w:rPr>
  </w:style>
  <w:style w:type="paragraph" w:styleId="3">
    <w:name w:val="heading 3"/>
    <w:aliases w:val="3 Заголовок 3"/>
    <w:basedOn w:val="a2"/>
    <w:next w:val="a2"/>
    <w:link w:val="32"/>
    <w:autoRedefine/>
    <w:uiPriority w:val="9"/>
    <w:qFormat/>
    <w:rsid w:val="00240308"/>
    <w:pPr>
      <w:keepNext/>
      <w:keepLines/>
      <w:numPr>
        <w:ilvl w:val="2"/>
        <w:numId w:val="8"/>
      </w:numPr>
      <w:spacing w:before="160" w:after="120" w:line="276" w:lineRule="auto"/>
      <w:outlineLvl w:val="2"/>
    </w:pPr>
    <w:rPr>
      <w:rFonts w:eastAsiaTheme="majorEastAsia" w:cstheme="majorBidi"/>
      <w:b/>
      <w:caps/>
      <w:sz w:val="20"/>
      <w:szCs w:val="24"/>
    </w:rPr>
  </w:style>
  <w:style w:type="paragraph" w:styleId="4">
    <w:name w:val="heading 4"/>
    <w:aliases w:val="Style Heading 4,ASAPHeading 4"/>
    <w:basedOn w:val="a2"/>
    <w:next w:val="a2"/>
    <w:link w:val="42"/>
    <w:qFormat/>
    <w:rsid w:val="00164E11"/>
    <w:pPr>
      <w:keepNext/>
      <w:numPr>
        <w:ilvl w:val="3"/>
        <w:numId w:val="8"/>
      </w:numPr>
      <w:outlineLvl w:val="3"/>
    </w:pPr>
    <w:rPr>
      <w:rFonts w:eastAsia="Calibri"/>
      <w:b/>
      <w:i/>
      <w:caps/>
      <w:sz w:val="20"/>
      <w:szCs w:val="20"/>
    </w:rPr>
  </w:style>
  <w:style w:type="paragraph" w:styleId="5">
    <w:name w:val="heading 5"/>
    <w:basedOn w:val="a2"/>
    <w:next w:val="a2"/>
    <w:link w:val="50"/>
    <w:unhideWhenUsed/>
    <w:qFormat/>
    <w:rsid w:val="002246B6"/>
    <w:pPr>
      <w:keepNext/>
      <w:keepLines/>
      <w:numPr>
        <w:ilvl w:val="4"/>
        <w:numId w:val="8"/>
      </w:numPr>
      <w:spacing w:before="40"/>
      <w:outlineLvl w:val="4"/>
    </w:pPr>
    <w:rPr>
      <w:rFonts w:eastAsiaTheme="majorEastAsia" w:cstheme="majorBidi"/>
      <w:b/>
      <w:color w:val="365F91" w:themeColor="accent1" w:themeShade="BF"/>
      <w:sz w:val="20"/>
    </w:rPr>
  </w:style>
  <w:style w:type="paragraph" w:styleId="6">
    <w:name w:val="heading 6"/>
    <w:basedOn w:val="a2"/>
    <w:next w:val="a2"/>
    <w:link w:val="60"/>
    <w:unhideWhenUsed/>
    <w:qFormat/>
    <w:rsid w:val="001E5EFA"/>
    <w:pPr>
      <w:keepNext/>
      <w:keepLines/>
      <w:numPr>
        <w:ilvl w:val="5"/>
        <w:numId w:val="8"/>
      </w:numPr>
      <w:spacing w:before="40"/>
      <w:outlineLvl w:val="5"/>
    </w:pPr>
    <w:rPr>
      <w:rFonts w:eastAsiaTheme="majorEastAsia" w:cstheme="majorBidi"/>
      <w:b/>
      <w:color w:val="243F60" w:themeColor="accent1" w:themeShade="7F"/>
      <w:sz w:val="20"/>
    </w:rPr>
  </w:style>
  <w:style w:type="paragraph" w:styleId="7">
    <w:name w:val="heading 7"/>
    <w:basedOn w:val="a2"/>
    <w:next w:val="a2"/>
    <w:link w:val="70"/>
    <w:uiPriority w:val="99"/>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2"/>
    <w:next w:val="a2"/>
    <w:link w:val="80"/>
    <w:uiPriority w:val="99"/>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2"/>
    <w:next w:val="a2"/>
    <w:link w:val="90"/>
    <w:uiPriority w:val="99"/>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2">
    <w:name w:val="Заголовок 1 Знак"/>
    <w:aliases w:val="1 KD - Title Знак,Заголовок 1 Знак Знак Знак,H1 Знак,Заголовок 1 Знак1 Знак,РАЗДЕЛ Знак,H1 Char Знак,Заголов Знак,ch Знак,H1 Знак Знак Знак,Глава Знак,(раздел) Знак,h1 Знак,app heading 1 Знак,ITT t1 Знак,II+ Знак,I Знак,H11 Знак"/>
    <w:basedOn w:val="a3"/>
    <w:link w:val="1"/>
    <w:uiPriority w:val="9"/>
    <w:rsid w:val="00B33470"/>
    <w:rPr>
      <w:rFonts w:ascii="Arial" w:eastAsia="Times New Roman" w:hAnsi="Arial" w:cs="Arial"/>
      <w:b/>
      <w:bCs/>
      <w:caps/>
      <w:color w:val="000000" w:themeColor="text1"/>
      <w:kern w:val="32"/>
      <w:sz w:val="32"/>
      <w:szCs w:val="32"/>
    </w:rPr>
  </w:style>
  <w:style w:type="character" w:customStyle="1" w:styleId="23">
    <w:name w:val="Заголовок 2 Знак"/>
    <w:aliases w:val="2 Заголовок 2 Знак"/>
    <w:basedOn w:val="a3"/>
    <w:link w:val="22"/>
    <w:uiPriority w:val="9"/>
    <w:rsid w:val="00E11CAA"/>
    <w:rPr>
      <w:rFonts w:ascii="Arial" w:eastAsia="Times New Roman" w:hAnsi="Arial" w:cs="Times New Roman"/>
      <w:b/>
      <w:bCs/>
      <w:iCs/>
      <w:caps/>
      <w:sz w:val="24"/>
      <w:szCs w:val="28"/>
    </w:rPr>
  </w:style>
  <w:style w:type="character" w:customStyle="1" w:styleId="32">
    <w:name w:val="Заголовок 3 Знак"/>
    <w:aliases w:val="3 Заголовок 3 Знак"/>
    <w:basedOn w:val="a3"/>
    <w:link w:val="3"/>
    <w:uiPriority w:val="9"/>
    <w:rsid w:val="00240308"/>
    <w:rPr>
      <w:rFonts w:ascii="Arial" w:eastAsiaTheme="majorEastAsia" w:hAnsi="Arial" w:cstheme="majorBidi"/>
      <w:b/>
      <w:caps/>
      <w:color w:val="000000" w:themeColor="text1"/>
      <w:sz w:val="20"/>
      <w:szCs w:val="24"/>
    </w:rPr>
  </w:style>
  <w:style w:type="character" w:customStyle="1" w:styleId="42">
    <w:name w:val="Заголовок 4 Знак"/>
    <w:aliases w:val="Style Heading 4 Знак,ASAPHeading 4 Знак"/>
    <w:basedOn w:val="a3"/>
    <w:link w:val="4"/>
    <w:rsid w:val="00164E11"/>
    <w:rPr>
      <w:rFonts w:ascii="Arial" w:eastAsia="Calibri" w:hAnsi="Arial" w:cs="Times New Roman"/>
      <w:b/>
      <w:i/>
      <w:caps/>
      <w:color w:val="000000" w:themeColor="text1"/>
      <w:sz w:val="20"/>
      <w:szCs w:val="20"/>
    </w:rPr>
  </w:style>
  <w:style w:type="paragraph" w:styleId="a6">
    <w:name w:val="header"/>
    <w:basedOn w:val="a2"/>
    <w:link w:val="a7"/>
    <w:rsid w:val="006C0925"/>
    <w:pPr>
      <w:tabs>
        <w:tab w:val="center" w:pos="4677"/>
        <w:tab w:val="right" w:pos="9355"/>
      </w:tabs>
    </w:pPr>
    <w:rPr>
      <w:rFonts w:ascii="Calibri" w:eastAsia="Calibri" w:hAnsi="Calibri"/>
      <w:sz w:val="20"/>
      <w:szCs w:val="20"/>
    </w:rPr>
  </w:style>
  <w:style w:type="character" w:customStyle="1" w:styleId="a7">
    <w:name w:val="Верхний колонтитул Знак"/>
    <w:basedOn w:val="a3"/>
    <w:link w:val="a6"/>
    <w:rsid w:val="006C0925"/>
    <w:rPr>
      <w:rFonts w:ascii="Calibri" w:eastAsia="Calibri" w:hAnsi="Calibri" w:cs="Times New Roman"/>
      <w:sz w:val="20"/>
      <w:szCs w:val="20"/>
    </w:rPr>
  </w:style>
  <w:style w:type="paragraph" w:styleId="a8">
    <w:name w:val="footer"/>
    <w:basedOn w:val="a2"/>
    <w:link w:val="a9"/>
    <w:uiPriority w:val="99"/>
    <w:rsid w:val="006C0925"/>
    <w:pPr>
      <w:tabs>
        <w:tab w:val="center" w:pos="4677"/>
        <w:tab w:val="right" w:pos="9355"/>
      </w:tabs>
    </w:pPr>
    <w:rPr>
      <w:rFonts w:ascii="Calibri" w:eastAsia="Calibri" w:hAnsi="Calibri"/>
      <w:sz w:val="20"/>
      <w:szCs w:val="20"/>
    </w:rPr>
  </w:style>
  <w:style w:type="character" w:customStyle="1" w:styleId="a9">
    <w:name w:val="Нижний колонтитул Знак"/>
    <w:basedOn w:val="a3"/>
    <w:link w:val="a8"/>
    <w:uiPriority w:val="99"/>
    <w:rsid w:val="006C0925"/>
    <w:rPr>
      <w:rFonts w:ascii="Calibri" w:eastAsia="Calibri" w:hAnsi="Calibri" w:cs="Times New Roman"/>
      <w:sz w:val="20"/>
      <w:szCs w:val="20"/>
    </w:rPr>
  </w:style>
  <w:style w:type="paragraph" w:customStyle="1" w:styleId="13">
    <w:name w:val="Без интервала1"/>
    <w:rsid w:val="006C0925"/>
    <w:pPr>
      <w:spacing w:after="0" w:line="240" w:lineRule="auto"/>
    </w:pPr>
    <w:rPr>
      <w:rFonts w:ascii="Calibri" w:eastAsia="Times New Roman" w:hAnsi="Calibri" w:cs="Times New Roman"/>
    </w:rPr>
  </w:style>
  <w:style w:type="paragraph" w:styleId="aa">
    <w:name w:val="caption"/>
    <w:aliases w:val="МИ_Caption"/>
    <w:basedOn w:val="a2"/>
    <w:uiPriority w:val="35"/>
    <w:qFormat/>
    <w:rsid w:val="006C0925"/>
    <w:pPr>
      <w:spacing w:before="100" w:beforeAutospacing="1" w:after="100" w:afterAutospacing="1"/>
    </w:pPr>
    <w:rPr>
      <w:rFonts w:eastAsia="Calibri"/>
      <w:szCs w:val="24"/>
      <w:lang w:eastAsia="ru-RU"/>
    </w:rPr>
  </w:style>
  <w:style w:type="paragraph" w:styleId="14">
    <w:name w:val="toc 1"/>
    <w:basedOn w:val="a2"/>
    <w:next w:val="a2"/>
    <w:autoRedefine/>
    <w:uiPriority w:val="39"/>
    <w:rsid w:val="006C0925"/>
    <w:pPr>
      <w:tabs>
        <w:tab w:val="left" w:pos="426"/>
        <w:tab w:val="right" w:leader="dot" w:pos="9628"/>
      </w:tabs>
      <w:spacing w:before="120"/>
      <w:ind w:left="426" w:hanging="426"/>
    </w:pPr>
    <w:rPr>
      <w:rFonts w:cs="Arial"/>
      <w:b/>
      <w:noProof/>
      <w:sz w:val="20"/>
      <w:szCs w:val="20"/>
    </w:rPr>
  </w:style>
  <w:style w:type="paragraph" w:styleId="24">
    <w:name w:val="toc 2"/>
    <w:basedOn w:val="a2"/>
    <w:next w:val="a2"/>
    <w:autoRedefine/>
    <w:uiPriority w:val="39"/>
    <w:rsid w:val="00252D72"/>
    <w:pPr>
      <w:tabs>
        <w:tab w:val="left" w:pos="880"/>
        <w:tab w:val="right" w:leader="dot" w:pos="9629"/>
      </w:tabs>
      <w:ind w:left="240"/>
    </w:pPr>
    <w:rPr>
      <w:rFonts w:asciiTheme="minorHAnsi" w:hAnsiTheme="minorHAnsi"/>
      <w:b/>
      <w:sz w:val="22"/>
    </w:rPr>
  </w:style>
  <w:style w:type="paragraph" w:styleId="33">
    <w:name w:val="toc 3"/>
    <w:basedOn w:val="a2"/>
    <w:next w:val="a2"/>
    <w:autoRedefine/>
    <w:uiPriority w:val="39"/>
    <w:rsid w:val="00AA26F6"/>
    <w:pPr>
      <w:tabs>
        <w:tab w:val="left" w:pos="1200"/>
        <w:tab w:val="right" w:leader="dot" w:pos="9639"/>
      </w:tabs>
      <w:ind w:left="480"/>
    </w:pPr>
    <w:rPr>
      <w:rFonts w:asciiTheme="minorHAnsi" w:hAnsiTheme="minorHAnsi"/>
      <w:sz w:val="22"/>
    </w:rPr>
  </w:style>
  <w:style w:type="paragraph" w:styleId="61">
    <w:name w:val="toc 6"/>
    <w:basedOn w:val="a2"/>
    <w:next w:val="a2"/>
    <w:autoRedefine/>
    <w:semiHidden/>
    <w:rsid w:val="006C0925"/>
    <w:pPr>
      <w:ind w:left="1200"/>
    </w:pPr>
    <w:rPr>
      <w:rFonts w:asciiTheme="minorHAnsi" w:hAnsiTheme="minorHAnsi"/>
      <w:sz w:val="20"/>
      <w:szCs w:val="20"/>
    </w:rPr>
  </w:style>
  <w:style w:type="paragraph" w:styleId="81">
    <w:name w:val="toc 8"/>
    <w:basedOn w:val="a2"/>
    <w:next w:val="a2"/>
    <w:autoRedefine/>
    <w:semiHidden/>
    <w:rsid w:val="006C0925"/>
    <w:pPr>
      <w:ind w:left="1680"/>
    </w:pPr>
    <w:rPr>
      <w:rFonts w:asciiTheme="minorHAnsi" w:hAnsiTheme="minorHAnsi"/>
      <w:sz w:val="20"/>
      <w:szCs w:val="20"/>
    </w:rPr>
  </w:style>
  <w:style w:type="character" w:styleId="ab">
    <w:name w:val="Hyperlink"/>
    <w:uiPriority w:val="99"/>
    <w:rsid w:val="006C0925"/>
    <w:rPr>
      <w:color w:val="0000FF"/>
      <w:u w:val="single"/>
    </w:rPr>
  </w:style>
  <w:style w:type="paragraph" w:styleId="ac">
    <w:name w:val="annotation text"/>
    <w:basedOn w:val="a2"/>
    <w:link w:val="ad"/>
    <w:uiPriority w:val="99"/>
    <w:rsid w:val="006C0925"/>
    <w:rPr>
      <w:sz w:val="20"/>
      <w:szCs w:val="20"/>
    </w:rPr>
  </w:style>
  <w:style w:type="character" w:customStyle="1" w:styleId="ad">
    <w:name w:val="Текст примечания Знак"/>
    <w:basedOn w:val="a3"/>
    <w:link w:val="ac"/>
    <w:uiPriority w:val="99"/>
    <w:rsid w:val="006C0925"/>
    <w:rPr>
      <w:rFonts w:ascii="Times New Roman" w:eastAsia="Times New Roman" w:hAnsi="Times New Roman" w:cs="Times New Roman"/>
      <w:sz w:val="20"/>
      <w:szCs w:val="20"/>
    </w:rPr>
  </w:style>
  <w:style w:type="character" w:customStyle="1" w:styleId="ae">
    <w:name w:val="Тема примечания Знак"/>
    <w:basedOn w:val="ad"/>
    <w:link w:val="af"/>
    <w:semiHidden/>
    <w:rsid w:val="006C0925"/>
    <w:rPr>
      <w:rFonts w:ascii="Times New Roman" w:eastAsia="Times New Roman" w:hAnsi="Times New Roman" w:cs="Times New Roman"/>
      <w:b/>
      <w:bCs/>
      <w:sz w:val="20"/>
      <w:szCs w:val="20"/>
    </w:rPr>
  </w:style>
  <w:style w:type="paragraph" w:styleId="af">
    <w:name w:val="annotation subject"/>
    <w:basedOn w:val="ac"/>
    <w:next w:val="ac"/>
    <w:link w:val="ae"/>
    <w:semiHidden/>
    <w:rsid w:val="006C0925"/>
    <w:rPr>
      <w:b/>
      <w:bCs/>
    </w:rPr>
  </w:style>
  <w:style w:type="character" w:customStyle="1" w:styleId="af0">
    <w:name w:val="Текст выноски Знак"/>
    <w:basedOn w:val="a3"/>
    <w:link w:val="af1"/>
    <w:semiHidden/>
    <w:rsid w:val="006C0925"/>
    <w:rPr>
      <w:rFonts w:ascii="Tahoma" w:eastAsia="Times New Roman" w:hAnsi="Tahoma" w:cs="Tahoma"/>
      <w:sz w:val="16"/>
      <w:szCs w:val="16"/>
    </w:rPr>
  </w:style>
  <w:style w:type="paragraph" w:styleId="af1">
    <w:name w:val="Balloon Text"/>
    <w:basedOn w:val="a2"/>
    <w:link w:val="af0"/>
    <w:semiHidden/>
    <w:rsid w:val="006C0925"/>
    <w:rPr>
      <w:rFonts w:ascii="Tahoma" w:hAnsi="Tahoma" w:cs="Tahoma"/>
      <w:sz w:val="16"/>
      <w:szCs w:val="16"/>
    </w:rPr>
  </w:style>
  <w:style w:type="paragraph" w:styleId="34">
    <w:name w:val="Body Text 3"/>
    <w:basedOn w:val="a2"/>
    <w:link w:val="35"/>
    <w:rsid w:val="006C0925"/>
    <w:pPr>
      <w:spacing w:before="240" w:after="240"/>
    </w:pPr>
    <w:rPr>
      <w:rFonts w:eastAsia="Calibri"/>
      <w:szCs w:val="24"/>
      <w:lang w:eastAsia="ru-RU"/>
    </w:rPr>
  </w:style>
  <w:style w:type="character" w:customStyle="1" w:styleId="35">
    <w:name w:val="Основной текст 3 Знак"/>
    <w:basedOn w:val="a3"/>
    <w:link w:val="34"/>
    <w:rsid w:val="006C0925"/>
    <w:rPr>
      <w:rFonts w:ascii="Times New Roman" w:eastAsia="Calibri" w:hAnsi="Times New Roman" w:cs="Times New Roman"/>
      <w:sz w:val="24"/>
      <w:szCs w:val="24"/>
      <w:lang w:eastAsia="ru-RU"/>
    </w:rPr>
  </w:style>
  <w:style w:type="paragraph" w:customStyle="1" w:styleId="af2">
    <w:name w:val="ФИО"/>
    <w:basedOn w:val="a2"/>
    <w:rsid w:val="006C0925"/>
    <w:pPr>
      <w:spacing w:after="180"/>
      <w:ind w:left="5670"/>
    </w:pPr>
    <w:rPr>
      <w:rFonts w:eastAsia="Calibri"/>
      <w:szCs w:val="20"/>
      <w:lang w:eastAsia="ru-RU"/>
    </w:rPr>
  </w:style>
  <w:style w:type="paragraph" w:styleId="af3">
    <w:name w:val="footnote text"/>
    <w:basedOn w:val="a2"/>
    <w:link w:val="af4"/>
    <w:semiHidden/>
    <w:rsid w:val="006C0925"/>
    <w:rPr>
      <w:rFonts w:eastAsia="Calibri"/>
      <w:sz w:val="20"/>
      <w:szCs w:val="20"/>
      <w:lang w:eastAsia="ru-RU"/>
    </w:rPr>
  </w:style>
  <w:style w:type="character" w:customStyle="1" w:styleId="af4">
    <w:name w:val="Текст сноски Знак"/>
    <w:basedOn w:val="a3"/>
    <w:link w:val="af3"/>
    <w:semiHidden/>
    <w:rsid w:val="006C0925"/>
    <w:rPr>
      <w:rFonts w:ascii="Times New Roman" w:eastAsia="Calibri" w:hAnsi="Times New Roman" w:cs="Times New Roman"/>
      <w:sz w:val="20"/>
      <w:szCs w:val="20"/>
      <w:lang w:eastAsia="ru-RU"/>
    </w:rPr>
  </w:style>
  <w:style w:type="paragraph" w:customStyle="1" w:styleId="af5">
    <w:name w:val="Текст таблица"/>
    <w:basedOn w:val="a2"/>
    <w:rsid w:val="006C0925"/>
    <w:pPr>
      <w:numPr>
        <w:ilvl w:val="12"/>
      </w:numPr>
      <w:spacing w:before="60"/>
    </w:pPr>
    <w:rPr>
      <w:rFonts w:eastAsia="Calibri"/>
      <w:iCs/>
      <w:sz w:val="22"/>
      <w:szCs w:val="20"/>
      <w:lang w:eastAsia="ru-RU"/>
    </w:rPr>
  </w:style>
  <w:style w:type="character" w:styleId="af6">
    <w:name w:val="footnote reference"/>
    <w:rsid w:val="006C0925"/>
    <w:rPr>
      <w:vertAlign w:val="superscript"/>
    </w:rPr>
  </w:style>
  <w:style w:type="paragraph" w:styleId="21">
    <w:name w:val="List 2"/>
    <w:basedOn w:val="a2"/>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7">
    <w:name w:val="Strong"/>
    <w:qFormat/>
    <w:rsid w:val="006C0925"/>
    <w:rPr>
      <w:b/>
    </w:rPr>
  </w:style>
  <w:style w:type="paragraph" w:styleId="36">
    <w:name w:val="Body Text Indent 3"/>
    <w:basedOn w:val="a2"/>
    <w:link w:val="37"/>
    <w:rsid w:val="006C0925"/>
    <w:pPr>
      <w:spacing w:after="120"/>
      <w:ind w:left="283"/>
    </w:pPr>
    <w:rPr>
      <w:rFonts w:eastAsia="Calibri"/>
      <w:sz w:val="16"/>
      <w:szCs w:val="16"/>
      <w:lang w:eastAsia="ru-RU"/>
    </w:rPr>
  </w:style>
  <w:style w:type="character" w:customStyle="1" w:styleId="37">
    <w:name w:val="Основной текст с отступом 3 Знак"/>
    <w:basedOn w:val="a3"/>
    <w:link w:val="36"/>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8">
    <w:name w:val="Normal (Web)"/>
    <w:basedOn w:val="a2"/>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2"/>
    <w:rsid w:val="006C0925"/>
    <w:pPr>
      <w:ind w:left="708"/>
    </w:pPr>
  </w:style>
  <w:style w:type="paragraph" w:customStyle="1" w:styleId="S0">
    <w:name w:val="S_Обычный"/>
    <w:basedOn w:val="a2"/>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2"/>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2"/>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2"/>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6">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9">
    <w:name w:val="Table Grid"/>
    <w:basedOn w:val="a4"/>
    <w:uiPriority w:val="59"/>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Текст концевой сноски Знак"/>
    <w:basedOn w:val="a3"/>
    <w:link w:val="afb"/>
    <w:semiHidden/>
    <w:rsid w:val="006C0925"/>
    <w:rPr>
      <w:rFonts w:ascii="Times New Roman" w:eastAsia="Calibri" w:hAnsi="Times New Roman" w:cs="Times New Roman"/>
      <w:sz w:val="20"/>
      <w:szCs w:val="20"/>
    </w:rPr>
  </w:style>
  <w:style w:type="paragraph" w:styleId="afb">
    <w:name w:val="endnote text"/>
    <w:basedOn w:val="a2"/>
    <w:link w:val="afa"/>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2"/>
    <w:uiPriority w:val="99"/>
    <w:qFormat/>
    <w:rsid w:val="006C0925"/>
    <w:pPr>
      <w:spacing w:after="200" w:line="276" w:lineRule="auto"/>
      <w:ind w:left="720"/>
      <w:contextualSpacing/>
    </w:pPr>
    <w:rPr>
      <w:rFonts w:ascii="Calibri" w:eastAsia="Calibri" w:hAnsi="Calibri"/>
      <w:sz w:val="22"/>
    </w:rPr>
  </w:style>
  <w:style w:type="paragraph" w:styleId="afc">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2"/>
    <w:link w:val="afd"/>
    <w:uiPriority w:val="34"/>
    <w:qFormat/>
    <w:rsid w:val="006C0925"/>
    <w:pPr>
      <w:ind w:left="708"/>
    </w:pPr>
  </w:style>
  <w:style w:type="character" w:customStyle="1" w:styleId="afd">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3"/>
    <w:link w:val="afc"/>
    <w:uiPriority w:val="34"/>
    <w:locked/>
    <w:rsid w:val="006C0925"/>
    <w:rPr>
      <w:rFonts w:ascii="Times New Roman" w:eastAsia="Times New Roman" w:hAnsi="Times New Roman" w:cs="Times New Roman"/>
      <w:sz w:val="24"/>
    </w:rPr>
  </w:style>
  <w:style w:type="paragraph" w:styleId="afe">
    <w:name w:val="TOC Heading"/>
    <w:basedOn w:val="1"/>
    <w:next w:val="a2"/>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7">
    <w:name w:val="index 1"/>
    <w:basedOn w:val="a2"/>
    <w:next w:val="a2"/>
    <w:autoRedefine/>
    <w:rsid w:val="006C0925"/>
    <w:rPr>
      <w:rFonts w:cs="Arial"/>
      <w:i/>
      <w:sz w:val="20"/>
      <w:szCs w:val="24"/>
      <w:lang w:eastAsia="ru-RU"/>
    </w:rPr>
  </w:style>
  <w:style w:type="paragraph" w:styleId="aff">
    <w:name w:val="Normal Indent"/>
    <w:basedOn w:val="a2"/>
    <w:rsid w:val="006C0925"/>
    <w:pPr>
      <w:overflowPunct w:val="0"/>
      <w:autoSpaceDE w:val="0"/>
      <w:autoSpaceDN w:val="0"/>
      <w:adjustRightInd w:val="0"/>
      <w:spacing w:after="120"/>
      <w:ind w:left="720"/>
      <w:textAlignment w:val="baseline"/>
    </w:pPr>
    <w:rPr>
      <w:rFonts w:eastAsia="MS Mincho"/>
      <w:szCs w:val="20"/>
      <w:lang w:val="en-US"/>
    </w:rPr>
  </w:style>
  <w:style w:type="paragraph" w:styleId="26">
    <w:name w:val="Body Text 2"/>
    <w:basedOn w:val="a2"/>
    <w:link w:val="27"/>
    <w:rsid w:val="006C0925"/>
    <w:pPr>
      <w:spacing w:after="120" w:line="480" w:lineRule="auto"/>
    </w:pPr>
  </w:style>
  <w:style w:type="character" w:customStyle="1" w:styleId="27">
    <w:name w:val="Основной текст 2 Знак"/>
    <w:basedOn w:val="a3"/>
    <w:link w:val="26"/>
    <w:rsid w:val="006C0925"/>
    <w:rPr>
      <w:rFonts w:ascii="Times New Roman" w:eastAsia="Times New Roman" w:hAnsi="Times New Roman" w:cs="Times New Roman"/>
      <w:sz w:val="24"/>
    </w:rPr>
  </w:style>
  <w:style w:type="paragraph" w:styleId="aff0">
    <w:name w:val="Subtitle"/>
    <w:basedOn w:val="a2"/>
    <w:next w:val="a2"/>
    <w:link w:val="aff1"/>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f1">
    <w:name w:val="Подзаголовок Знак"/>
    <w:basedOn w:val="a3"/>
    <w:link w:val="aff0"/>
    <w:rsid w:val="006C0925"/>
    <w:rPr>
      <w:rFonts w:asciiTheme="majorHAnsi" w:eastAsiaTheme="majorEastAsia" w:hAnsiTheme="majorHAnsi" w:cstheme="majorBidi"/>
      <w:i/>
      <w:iCs/>
      <w:color w:val="4F81BD" w:themeColor="accent1"/>
      <w:spacing w:val="15"/>
      <w:sz w:val="24"/>
      <w:szCs w:val="24"/>
    </w:rPr>
  </w:style>
  <w:style w:type="paragraph" w:customStyle="1" w:styleId="18">
    <w:name w:val="Название объекта1"/>
    <w:basedOn w:val="a2"/>
    <w:next w:val="a2"/>
    <w:rsid w:val="006C0925"/>
    <w:pPr>
      <w:suppressAutoHyphens/>
      <w:jc w:val="center"/>
    </w:pPr>
    <w:rPr>
      <w:rFonts w:ascii="Arial Narrow" w:hAnsi="Arial Narrow" w:cs="Arial Narrow"/>
      <w:b/>
      <w:bCs/>
      <w:color w:val="000080"/>
      <w:sz w:val="20"/>
      <w:szCs w:val="24"/>
      <w:lang w:eastAsia="ar-SA"/>
    </w:rPr>
  </w:style>
  <w:style w:type="paragraph" w:styleId="aff2">
    <w:name w:val="No Spacing"/>
    <w:aliases w:val="Table text"/>
    <w:link w:val="aff3"/>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b/>
      <w:caps/>
      <w:sz w:val="20"/>
      <w:szCs w:val="20"/>
    </w:rPr>
  </w:style>
  <w:style w:type="paragraph" w:customStyle="1" w:styleId="Sa">
    <w:name w:val="S_ВерхКолонтитулТекст"/>
    <w:basedOn w:val="S0"/>
    <w:next w:val="S0"/>
    <w:rsid w:val="006C0925"/>
    <w:pPr>
      <w:spacing w:before="120"/>
      <w:jc w:val="right"/>
    </w:pPr>
    <w:rPr>
      <w:b/>
      <w:caps/>
      <w:sz w:val="10"/>
      <w:szCs w:val="10"/>
    </w:rPr>
  </w:style>
  <w:style w:type="paragraph" w:customStyle="1" w:styleId="Sb">
    <w:name w:val="S_ВидДокумента"/>
    <w:basedOn w:val="aff4"/>
    <w:next w:val="S0"/>
    <w:link w:val="Sc"/>
    <w:rsid w:val="006C0925"/>
    <w:pPr>
      <w:spacing w:before="120" w:after="0"/>
      <w:jc w:val="right"/>
    </w:pPr>
    <w:rPr>
      <w:rFonts w:ascii="EuropeDemiC" w:hAnsi="EuropeDemiC" w:cs="Arial"/>
      <w:b/>
      <w:caps/>
      <w:sz w:val="36"/>
      <w:szCs w:val="36"/>
      <w:lang w:eastAsia="ru-RU"/>
    </w:rPr>
  </w:style>
  <w:style w:type="paragraph" w:styleId="aff4">
    <w:name w:val="Body Text"/>
    <w:basedOn w:val="a2"/>
    <w:link w:val="aff5"/>
    <w:rsid w:val="006C0925"/>
    <w:pPr>
      <w:spacing w:after="120"/>
    </w:pPr>
  </w:style>
  <w:style w:type="character" w:customStyle="1" w:styleId="aff5">
    <w:name w:val="Основной текст Знак"/>
    <w:basedOn w:val="a3"/>
    <w:link w:val="aff4"/>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b/>
      <w:sz w:val="20"/>
    </w:rPr>
  </w:style>
  <w:style w:type="paragraph" w:customStyle="1" w:styleId="S12">
    <w:name w:val="S_ЗаголовкиТаблицы1"/>
    <w:basedOn w:val="S0"/>
    <w:rsid w:val="006C0925"/>
    <w:pPr>
      <w:keepNext/>
      <w:jc w:val="center"/>
    </w:pPr>
    <w:rPr>
      <w:b/>
      <w:caps/>
      <w:sz w:val="16"/>
      <w:szCs w:val="16"/>
    </w:rPr>
  </w:style>
  <w:style w:type="paragraph" w:customStyle="1" w:styleId="S22">
    <w:name w:val="S_ЗаголовкиТаблицы2"/>
    <w:basedOn w:val="S0"/>
    <w:rsid w:val="006C0925"/>
    <w:pPr>
      <w:jc w:val="center"/>
    </w:pPr>
    <w:rPr>
      <w:b/>
      <w:sz w:val="14"/>
    </w:rPr>
  </w:style>
  <w:style w:type="paragraph" w:customStyle="1" w:styleId="S13">
    <w:name w:val="S_Заголовок1"/>
    <w:basedOn w:val="a2"/>
    <w:next w:val="S0"/>
    <w:rsid w:val="006C0925"/>
    <w:pPr>
      <w:keepNext/>
      <w:pageBreakBefore/>
      <w:outlineLvl w:val="0"/>
    </w:pPr>
    <w:rPr>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2"/>
    <w:next w:val="S0"/>
    <w:rsid w:val="006C0925"/>
    <w:pPr>
      <w:keepNext/>
      <w:outlineLvl w:val="1"/>
    </w:pPr>
    <w:rPr>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2"/>
    <w:next w:val="S0"/>
    <w:rsid w:val="006C0925"/>
    <w:pPr>
      <w:keepNext/>
      <w:numPr>
        <w:ilvl w:val="2"/>
        <w:numId w:val="3"/>
      </w:numPr>
      <w:ind w:left="0" w:firstLine="0"/>
    </w:pPr>
    <w:rPr>
      <w:b/>
      <w:i/>
      <w:caps/>
      <w:sz w:val="20"/>
      <w:szCs w:val="20"/>
      <w:lang w:eastAsia="ru-RU"/>
    </w:rPr>
  </w:style>
  <w:style w:type="paragraph" w:customStyle="1" w:styleId="Sf">
    <w:name w:val="S_МестоГод"/>
    <w:basedOn w:val="S0"/>
    <w:rsid w:val="006C0925"/>
    <w:pPr>
      <w:spacing w:before="120"/>
      <w:jc w:val="center"/>
    </w:pPr>
    <w:rPr>
      <w:b/>
      <w:caps/>
      <w:sz w:val="18"/>
      <w:szCs w:val="18"/>
    </w:rPr>
  </w:style>
  <w:style w:type="paragraph" w:customStyle="1" w:styleId="Sf0">
    <w:name w:val="S_НазваниеРисунка"/>
    <w:basedOn w:val="a2"/>
    <w:next w:val="S0"/>
    <w:rsid w:val="006C0925"/>
    <w:pPr>
      <w:spacing w:before="60"/>
      <w:jc w:val="center"/>
    </w:pPr>
    <w:rPr>
      <w:b/>
      <w:sz w:val="20"/>
      <w:szCs w:val="24"/>
      <w:lang w:eastAsia="ru-RU"/>
    </w:rPr>
  </w:style>
  <w:style w:type="paragraph" w:customStyle="1" w:styleId="Sf1">
    <w:name w:val="S_НазваниеТаблицы"/>
    <w:basedOn w:val="S0"/>
    <w:next w:val="S0"/>
    <w:rsid w:val="006C0925"/>
    <w:pPr>
      <w:keepNext/>
      <w:jc w:val="right"/>
    </w:pPr>
    <w:rPr>
      <w:b/>
      <w:sz w:val="20"/>
    </w:rPr>
  </w:style>
  <w:style w:type="paragraph" w:customStyle="1" w:styleId="Sf2">
    <w:name w:val="S_НаименованиеДокумента"/>
    <w:basedOn w:val="S0"/>
    <w:next w:val="S0"/>
    <w:rsid w:val="006C0925"/>
    <w:pPr>
      <w:widowControl/>
      <w:ind w:right="641"/>
      <w:jc w:val="left"/>
    </w:pPr>
    <w:rPr>
      <w:b/>
      <w:caps/>
    </w:rPr>
  </w:style>
  <w:style w:type="paragraph" w:customStyle="1" w:styleId="Sf3">
    <w:name w:val="S_НижнКолонтЛев"/>
    <w:basedOn w:val="S0"/>
    <w:next w:val="S0"/>
    <w:rsid w:val="006C0925"/>
    <w:pPr>
      <w:jc w:val="left"/>
    </w:pPr>
    <w:rPr>
      <w:b/>
      <w:caps/>
      <w:sz w:val="10"/>
      <w:szCs w:val="10"/>
    </w:rPr>
  </w:style>
  <w:style w:type="paragraph" w:customStyle="1" w:styleId="Sf4">
    <w:name w:val="S_НижнКолонтПрав"/>
    <w:basedOn w:val="S0"/>
    <w:next w:val="S0"/>
    <w:rsid w:val="006C0925"/>
    <w:pPr>
      <w:widowControl/>
      <w:ind w:hanging="181"/>
      <w:jc w:val="right"/>
    </w:pPr>
    <w:rPr>
      <w:b/>
      <w:caps/>
      <w:sz w:val="12"/>
      <w:szCs w:val="12"/>
    </w:rPr>
  </w:style>
  <w:style w:type="paragraph" w:customStyle="1" w:styleId="Sf5">
    <w:name w:val="S_НомерДокумента"/>
    <w:basedOn w:val="S0"/>
    <w:next w:val="S0"/>
    <w:rsid w:val="006C0925"/>
    <w:pPr>
      <w:spacing w:before="120" w:after="120"/>
      <w:jc w:val="center"/>
    </w:pPr>
    <w:rPr>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6">
    <w:name w:val="FollowedHyperlink"/>
    <w:basedOn w:val="a3"/>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2"/>
    <w:rsid w:val="009F5EA5"/>
    <w:pPr>
      <w:keepLines/>
      <w:spacing w:after="160" w:line="240" w:lineRule="exact"/>
      <w:jc w:val="left"/>
    </w:pPr>
    <w:rPr>
      <w:rFonts w:ascii="Verdana" w:eastAsia="MS Mincho" w:hAnsi="Verdana" w:cs="Franklin Gothic Book"/>
      <w:szCs w:val="24"/>
      <w:lang w:val="en-US" w:eastAsia="ru-RU"/>
    </w:rPr>
  </w:style>
  <w:style w:type="character" w:styleId="aff7">
    <w:name w:val="annotation reference"/>
    <w:basedOn w:val="a3"/>
    <w:semiHidden/>
    <w:unhideWhenUsed/>
    <w:rsid w:val="00C85EC5"/>
    <w:rPr>
      <w:sz w:val="16"/>
      <w:szCs w:val="16"/>
    </w:rPr>
  </w:style>
  <w:style w:type="paragraph" w:styleId="aff8">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9">
    <w:name w:val="Шапка таблицы"/>
    <w:basedOn w:val="a2"/>
    <w:link w:val="affa"/>
    <w:qFormat/>
    <w:rsid w:val="00F022BC"/>
    <w:pPr>
      <w:spacing w:before="60" w:after="60"/>
      <w:jc w:val="left"/>
    </w:pPr>
    <w:rPr>
      <w:rFonts w:eastAsia="Calibri" w:cs="Arial"/>
      <w:b/>
      <w:szCs w:val="24"/>
      <w:lang w:eastAsia="ru-RU"/>
    </w:rPr>
  </w:style>
  <w:style w:type="character" w:customStyle="1" w:styleId="affa">
    <w:name w:val="Шапка таблицы Знак"/>
    <w:basedOn w:val="a3"/>
    <w:link w:val="aff9"/>
    <w:rsid w:val="00F022BC"/>
    <w:rPr>
      <w:rFonts w:ascii="Arial" w:eastAsia="Calibri" w:hAnsi="Arial" w:cs="Arial"/>
      <w:b/>
      <w:sz w:val="24"/>
      <w:szCs w:val="24"/>
      <w:lang w:eastAsia="ru-RU"/>
    </w:rPr>
  </w:style>
  <w:style w:type="paragraph" w:styleId="affb">
    <w:name w:val="Body Text Indent"/>
    <w:basedOn w:val="a2"/>
    <w:link w:val="affc"/>
    <w:uiPriority w:val="99"/>
    <w:unhideWhenUsed/>
    <w:rsid w:val="00F022BC"/>
    <w:pPr>
      <w:spacing w:before="60" w:after="120"/>
      <w:ind w:left="283" w:firstLine="567"/>
    </w:pPr>
    <w:rPr>
      <w:szCs w:val="24"/>
    </w:rPr>
  </w:style>
  <w:style w:type="character" w:customStyle="1" w:styleId="affc">
    <w:name w:val="Основной текст с отступом Знак"/>
    <w:basedOn w:val="a3"/>
    <w:link w:val="affb"/>
    <w:uiPriority w:val="99"/>
    <w:rsid w:val="00F022BC"/>
    <w:rPr>
      <w:rFonts w:ascii="Arial" w:eastAsia="Times New Roman" w:hAnsi="Arial" w:cs="Times New Roman"/>
      <w:sz w:val="24"/>
      <w:szCs w:val="24"/>
    </w:rPr>
  </w:style>
  <w:style w:type="character" w:customStyle="1" w:styleId="aff3">
    <w:name w:val="Без интервала Знак"/>
    <w:aliases w:val="Table text Знак"/>
    <w:basedOn w:val="a3"/>
    <w:link w:val="aff2"/>
    <w:uiPriority w:val="1"/>
    <w:rsid w:val="00D42EC8"/>
    <w:rPr>
      <w:rFonts w:ascii="Calibri" w:eastAsia="Calibri" w:hAnsi="Calibri" w:cs="Times New Roman"/>
    </w:rPr>
  </w:style>
  <w:style w:type="character" w:customStyle="1" w:styleId="50">
    <w:name w:val="Заголовок 5 Знак"/>
    <w:basedOn w:val="a3"/>
    <w:link w:val="5"/>
    <w:rsid w:val="002246B6"/>
    <w:rPr>
      <w:rFonts w:ascii="Arial" w:eastAsiaTheme="majorEastAsia" w:hAnsi="Arial" w:cstheme="majorBidi"/>
      <w:b/>
      <w:color w:val="365F91" w:themeColor="accent1" w:themeShade="BF"/>
      <w:sz w:val="20"/>
    </w:rPr>
  </w:style>
  <w:style w:type="character" w:customStyle="1" w:styleId="60">
    <w:name w:val="Заголовок 6 Знак"/>
    <w:basedOn w:val="a3"/>
    <w:link w:val="6"/>
    <w:rsid w:val="001E5EFA"/>
    <w:rPr>
      <w:rFonts w:ascii="Arial" w:eastAsiaTheme="majorEastAsia" w:hAnsi="Arial" w:cstheme="majorBidi"/>
      <w:b/>
      <w:color w:val="243F60" w:themeColor="accent1" w:themeShade="7F"/>
      <w:sz w:val="20"/>
    </w:rPr>
  </w:style>
  <w:style w:type="character" w:customStyle="1" w:styleId="70">
    <w:name w:val="Заголовок 7 Знак"/>
    <w:basedOn w:val="a3"/>
    <w:link w:val="7"/>
    <w:uiPriority w:val="99"/>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3"/>
    <w:link w:val="8"/>
    <w:uiPriority w:val="99"/>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2"/>
    <w:rsid w:val="004F64DC"/>
    <w:pPr>
      <w:numPr>
        <w:numId w:val="9"/>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2"/>
    <w:next w:val="a2"/>
    <w:link w:val="19"/>
    <w:autoRedefine/>
    <w:qFormat/>
    <w:rsid w:val="00BA77AC"/>
    <w:pPr>
      <w:widowControl w:val="0"/>
      <w:numPr>
        <w:numId w:val="10"/>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
    <w:name w:val="САП_Заголовок 2"/>
    <w:basedOn w:val="10"/>
    <w:next w:val="a2"/>
    <w:link w:val="28"/>
    <w:autoRedefine/>
    <w:qFormat/>
    <w:rsid w:val="00BA77AC"/>
    <w:pPr>
      <w:numPr>
        <w:ilvl w:val="1"/>
      </w:numPr>
      <w:outlineLvl w:val="1"/>
    </w:pPr>
    <w:rPr>
      <w:b/>
      <w:bCs w:val="0"/>
      <w:kern w:val="28"/>
      <w:sz w:val="26"/>
      <w:szCs w:val="24"/>
    </w:rPr>
  </w:style>
  <w:style w:type="paragraph" w:customStyle="1" w:styleId="30">
    <w:name w:val="САП_Заголовок 3"/>
    <w:basedOn w:val="2"/>
    <w:autoRedefine/>
    <w:qFormat/>
    <w:rsid w:val="00BA77AC"/>
    <w:pPr>
      <w:numPr>
        <w:ilvl w:val="2"/>
      </w:numPr>
      <w:tabs>
        <w:tab w:val="num" w:pos="360"/>
      </w:tabs>
      <w:outlineLvl w:val="2"/>
    </w:pPr>
  </w:style>
  <w:style w:type="paragraph" w:customStyle="1" w:styleId="40">
    <w:name w:val="САП_Заголовок 4"/>
    <w:basedOn w:val="30"/>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Arial" w:eastAsia="Times New Roman" w:hAnsi="Arial" w:cs="Times New Roman"/>
      <w:b/>
      <w:color w:val="000000" w:themeColor="text1"/>
      <w:kern w:val="28"/>
      <w:sz w:val="26"/>
      <w:szCs w:val="24"/>
      <w:lang w:eastAsia="ru-RU"/>
    </w:rPr>
  </w:style>
  <w:style w:type="character" w:customStyle="1" w:styleId="19">
    <w:name w:val="САП_Заголовок 1 Знак"/>
    <w:link w:val="10"/>
    <w:rsid w:val="0092044E"/>
    <w:rPr>
      <w:rFonts w:ascii="Arial" w:eastAsia="Times New Roman" w:hAnsi="Arial" w:cs="Times New Roman"/>
      <w:bCs/>
      <w:color w:val="000000" w:themeColor="text1"/>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d">
    <w:name w:val="САП_ТаблицаЗаголовок"/>
    <w:basedOn w:val="a2"/>
    <w:link w:val="affe"/>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e">
    <w:name w:val="САП_ТаблицаЗаголовок Знак"/>
    <w:link w:val="affd"/>
    <w:rsid w:val="004A493F"/>
    <w:rPr>
      <w:rFonts w:ascii="Times New Roman" w:eastAsia="Times New Roman" w:hAnsi="Times New Roman" w:cs="Times New Roman"/>
      <w:b/>
      <w:sz w:val="20"/>
      <w:szCs w:val="20"/>
    </w:rPr>
  </w:style>
  <w:style w:type="paragraph" w:styleId="afff">
    <w:name w:val="Document Map"/>
    <w:basedOn w:val="a2"/>
    <w:link w:val="afff0"/>
    <w:uiPriority w:val="99"/>
    <w:semiHidden/>
    <w:unhideWhenUsed/>
    <w:rsid w:val="00D15905"/>
    <w:rPr>
      <w:szCs w:val="24"/>
    </w:rPr>
  </w:style>
  <w:style w:type="character" w:customStyle="1" w:styleId="afff0">
    <w:name w:val="Схема документа Знак"/>
    <w:basedOn w:val="a3"/>
    <w:link w:val="afff"/>
    <w:uiPriority w:val="99"/>
    <w:semiHidden/>
    <w:rsid w:val="00D15905"/>
    <w:rPr>
      <w:rFonts w:ascii="Times New Roman" w:eastAsia="Times New Roman" w:hAnsi="Times New Roman" w:cs="Times New Roman"/>
      <w:sz w:val="24"/>
      <w:szCs w:val="24"/>
    </w:rPr>
  </w:style>
  <w:style w:type="paragraph" w:customStyle="1" w:styleId="afff1">
    <w:name w:val="ЗагТабл"/>
    <w:basedOn w:val="a2"/>
    <w:link w:val="afff2"/>
    <w:qFormat/>
    <w:rsid w:val="00403C27"/>
    <w:pPr>
      <w:overflowPunct w:val="0"/>
      <w:autoSpaceDE w:val="0"/>
      <w:autoSpaceDN w:val="0"/>
      <w:adjustRightInd w:val="0"/>
      <w:textAlignment w:val="baseline"/>
    </w:pPr>
    <w:rPr>
      <w:rFonts w:eastAsiaTheme="minorHAnsi" w:cstheme="minorBidi"/>
      <w:b/>
      <w:color w:val="FFFFFF" w:themeColor="background1"/>
      <w:spacing w:val="-10"/>
      <w:sz w:val="20"/>
    </w:rPr>
  </w:style>
  <w:style w:type="character" w:customStyle="1" w:styleId="afff2">
    <w:name w:val="ЗагТабл Знак"/>
    <w:basedOn w:val="a3"/>
    <w:link w:val="afff1"/>
    <w:rsid w:val="00403C27"/>
    <w:rPr>
      <w:rFonts w:ascii="Arial" w:hAnsi="Arial"/>
      <w:b/>
      <w:color w:val="FFFFFF" w:themeColor="background1"/>
      <w:spacing w:val="-10"/>
      <w:sz w:val="20"/>
    </w:rPr>
  </w:style>
  <w:style w:type="paragraph" w:customStyle="1" w:styleId="1KD-Normal">
    <w:name w:val="1 KD - Normal для таблиц"/>
    <w:basedOn w:val="a2"/>
    <w:link w:val="1KD-NormalChar"/>
    <w:qFormat/>
    <w:rsid w:val="00F239EF"/>
    <w:pPr>
      <w:spacing w:before="4" w:after="4"/>
      <w:contextualSpacing/>
    </w:pPr>
    <w:rPr>
      <w:sz w:val="18"/>
      <w:szCs w:val="24"/>
      <w:lang w:eastAsia="ru-RU"/>
    </w:rPr>
  </w:style>
  <w:style w:type="character" w:customStyle="1" w:styleId="1KD-NormalChar">
    <w:name w:val="1 KD - Normal для таблиц Char"/>
    <w:basedOn w:val="a3"/>
    <w:link w:val="1KD-Normal"/>
    <w:rsid w:val="00F239EF"/>
    <w:rPr>
      <w:rFonts w:ascii="Arial" w:eastAsia="Times New Roman" w:hAnsi="Arial" w:cs="Times New Roman"/>
      <w:sz w:val="18"/>
      <w:szCs w:val="24"/>
      <w:lang w:eastAsia="ru-RU"/>
    </w:rPr>
  </w:style>
  <w:style w:type="paragraph" w:customStyle="1" w:styleId="afff3">
    <w:name w:val="САП_Текст простой"/>
    <w:basedOn w:val="a2"/>
    <w:link w:val="afff4"/>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4">
    <w:name w:val="САП_Текст простой Знак"/>
    <w:link w:val="afff3"/>
    <w:rsid w:val="003C7B93"/>
    <w:rPr>
      <w:rFonts w:ascii="Times New Roman" w:eastAsia="Times New Roman" w:hAnsi="Times New Roman" w:cs="Times New Roman"/>
      <w:sz w:val="26"/>
      <w:szCs w:val="20"/>
    </w:rPr>
  </w:style>
  <w:style w:type="character" w:customStyle="1" w:styleId="afff5">
    <w:name w:val="ЗнакТекстЖ"/>
    <w:qFormat/>
    <w:rsid w:val="00797966"/>
    <w:rPr>
      <w:b/>
      <w:color w:val="auto"/>
    </w:rPr>
  </w:style>
  <w:style w:type="paragraph" w:customStyle="1" w:styleId="InR1">
    <w:name w:val="InR_Верхний Колонтитул 1"/>
    <w:basedOn w:val="a2"/>
    <w:autoRedefine/>
    <w:qFormat/>
    <w:rsid w:val="00916FAB"/>
    <w:pPr>
      <w:spacing w:after="240" w:line="276" w:lineRule="auto"/>
      <w:ind w:left="57" w:firstLine="567"/>
      <w:jc w:val="right"/>
    </w:pPr>
    <w:rPr>
      <w:rFonts w:eastAsiaTheme="minorHAnsi" w:cs="Arial"/>
      <w:b/>
      <w:bCs/>
      <w:sz w:val="20"/>
      <w:szCs w:val="24"/>
    </w:rPr>
  </w:style>
  <w:style w:type="paragraph" w:customStyle="1" w:styleId="11">
    <w:name w:val="МИ_Заголовок 1"/>
    <w:basedOn w:val="1"/>
    <w:qFormat/>
    <w:rsid w:val="0012135C"/>
    <w:pPr>
      <w:keepLines/>
      <w:pageBreakBefore/>
      <w:numPr>
        <w:numId w:val="11"/>
      </w:numPr>
      <w:spacing w:before="0" w:line="276" w:lineRule="auto"/>
    </w:pPr>
    <w:rPr>
      <w:rFonts w:ascii="Meta Offc Pro" w:eastAsiaTheme="majorEastAsia" w:hAnsi="Meta Offc Pro" w:cstheme="majorBidi"/>
      <w:bCs w:val="0"/>
      <w:caps w:val="0"/>
      <w:kern w:val="0"/>
    </w:rPr>
  </w:style>
  <w:style w:type="paragraph" w:customStyle="1" w:styleId="20">
    <w:name w:val="МИ_Заголовок 2"/>
    <w:basedOn w:val="22"/>
    <w:qFormat/>
    <w:rsid w:val="0012135C"/>
    <w:pPr>
      <w:keepNext/>
      <w:keepLines/>
      <w:numPr>
        <w:ilvl w:val="1"/>
        <w:numId w:val="11"/>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1">
    <w:name w:val="МИ_Заголовок 3"/>
    <w:basedOn w:val="3"/>
    <w:qFormat/>
    <w:rsid w:val="0012135C"/>
    <w:pPr>
      <w:numPr>
        <w:numId w:val="11"/>
      </w:numPr>
      <w:spacing w:before="120"/>
      <w:jc w:val="left"/>
    </w:pPr>
    <w:rPr>
      <w:rFonts w:ascii="Meta Offc Pro" w:hAnsi="Meta Offc Pro"/>
      <w:caps w:val="0"/>
      <w:sz w:val="26"/>
      <w:szCs w:val="26"/>
    </w:rPr>
  </w:style>
  <w:style w:type="paragraph" w:customStyle="1" w:styleId="41">
    <w:name w:val="МИ_Заголовок 4"/>
    <w:basedOn w:val="4"/>
    <w:qFormat/>
    <w:rsid w:val="0012135C"/>
    <w:pPr>
      <w:keepLines/>
      <w:numPr>
        <w:numId w:val="11"/>
      </w:numPr>
      <w:spacing w:before="120" w:after="120" w:line="276" w:lineRule="auto"/>
      <w:ind w:left="864"/>
      <w:jc w:val="left"/>
    </w:pPr>
    <w:rPr>
      <w:rFonts w:ascii="Meta Offc Pro" w:eastAsiaTheme="majorEastAsia" w:hAnsi="Meta Offc Pro" w:cstheme="majorBidi"/>
      <w:b w:val="0"/>
      <w:iCs/>
      <w:caps w:val="0"/>
      <w:sz w:val="24"/>
      <w:szCs w:val="22"/>
    </w:rPr>
  </w:style>
  <w:style w:type="paragraph" w:customStyle="1" w:styleId="bbb">
    <w:name w:val="bbb"/>
    <w:rsid w:val="00D920FB"/>
    <w:pPr>
      <w:spacing w:after="0" w:line="240" w:lineRule="auto"/>
    </w:pPr>
    <w:rPr>
      <w:rFonts w:ascii="Arial" w:eastAsia="Arial" w:hAnsi="Arial" w:cs="Arial"/>
      <w:color w:val="000000"/>
      <w:sz w:val="18"/>
      <w:szCs w:val="20"/>
      <w:lang w:eastAsia="ru-RU"/>
    </w:rPr>
  </w:style>
  <w:style w:type="paragraph" w:customStyle="1" w:styleId="afff6">
    <w:name w:val="текст"/>
    <w:basedOn w:val="a2"/>
    <w:link w:val="afff7"/>
    <w:qFormat/>
    <w:rsid w:val="001F1BD2"/>
    <w:pPr>
      <w:suppressAutoHyphens/>
      <w:overflowPunct w:val="0"/>
      <w:autoSpaceDE w:val="0"/>
      <w:autoSpaceDN w:val="0"/>
      <w:adjustRightInd w:val="0"/>
      <w:spacing w:before="120" w:after="120"/>
      <w:ind w:left="720"/>
      <w:textAlignment w:val="baseline"/>
    </w:pPr>
    <w:rPr>
      <w:szCs w:val="24"/>
    </w:rPr>
  </w:style>
  <w:style w:type="character" w:customStyle="1" w:styleId="afff7">
    <w:name w:val="текст Знак"/>
    <w:link w:val="afff6"/>
    <w:rsid w:val="001F1BD2"/>
    <w:rPr>
      <w:rFonts w:ascii="Arial" w:eastAsia="Times New Roman" w:hAnsi="Arial" w:cs="Times New Roman"/>
      <w:color w:val="000000" w:themeColor="text1"/>
      <w:sz w:val="24"/>
      <w:szCs w:val="24"/>
    </w:rPr>
  </w:style>
  <w:style w:type="paragraph" w:customStyle="1" w:styleId="afff8">
    <w:name w:val="Текст таблицы"/>
    <w:basedOn w:val="a2"/>
    <w:qFormat/>
    <w:rsid w:val="00406804"/>
    <w:pPr>
      <w:overflowPunct w:val="0"/>
      <w:autoSpaceDE w:val="0"/>
      <w:autoSpaceDN w:val="0"/>
      <w:adjustRightInd w:val="0"/>
      <w:spacing w:after="120"/>
      <w:textAlignment w:val="baseline"/>
    </w:pPr>
    <w:rPr>
      <w:rFonts w:cs="Arial"/>
      <w:color w:val="auto"/>
      <w:sz w:val="22"/>
      <w:szCs w:val="20"/>
    </w:rPr>
  </w:style>
  <w:style w:type="paragraph" w:customStyle="1" w:styleId="a1">
    <w:name w:val="Нумерованный список таблицы"/>
    <w:basedOn w:val="a2"/>
    <w:qFormat/>
    <w:rsid w:val="00406804"/>
    <w:pPr>
      <w:numPr>
        <w:numId w:val="46"/>
      </w:numPr>
      <w:tabs>
        <w:tab w:val="left" w:pos="176"/>
        <w:tab w:val="left" w:pos="318"/>
      </w:tabs>
      <w:overflowPunct w:val="0"/>
      <w:autoSpaceDE w:val="0"/>
      <w:autoSpaceDN w:val="0"/>
      <w:adjustRightInd w:val="0"/>
      <w:spacing w:after="120"/>
      <w:textAlignment w:val="baseline"/>
    </w:pPr>
    <w:rPr>
      <w:color w:val="auto"/>
      <w:sz w:val="22"/>
    </w:rPr>
  </w:style>
  <w:style w:type="paragraph" w:customStyle="1" w:styleId="BodyText">
    <w:name w:val="Body_Text"/>
    <w:basedOn w:val="a2"/>
    <w:qFormat/>
    <w:rsid w:val="00406804"/>
    <w:pPr>
      <w:spacing w:before="20" w:line="360" w:lineRule="auto"/>
      <w:ind w:firstLine="567"/>
    </w:pPr>
    <w:rPr>
      <w:color w:val="auto"/>
      <w:sz w:val="20"/>
      <w:szCs w:val="24"/>
    </w:rPr>
  </w:style>
  <w:style w:type="table" w:styleId="afff9">
    <w:name w:val="Light Grid"/>
    <w:basedOn w:val="a4"/>
    <w:uiPriority w:val="62"/>
    <w:unhideWhenUsed/>
    <w:rsid w:val="00406804"/>
    <w:pPr>
      <w:spacing w:after="0" w:line="240" w:lineRule="auto"/>
    </w:pPr>
    <w:rPr>
      <w:rFonts w:ascii="Times New Roman" w:eastAsia="Times New Roman" w:hAnsi="Times New Roman" w:cs="Times New Roman"/>
      <w:sz w:val="20"/>
      <w:szCs w:val="20"/>
      <w:lang w:eastAsia="ru-RU"/>
    </w:rPr>
    <w:tblPr>
      <w:tblStyleRowBandSize w:val="1"/>
      <w:tblStyleColBandSize w:val="1"/>
      <w:tblInd w:w="113"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hAnsiTheme="majorHAnsi" w:cstheme="majorBidi"/>
        <w:b/>
        <w:bCs/>
        <w:caps/>
        <w:smallCaps w:val="0"/>
        <w:sz w:val="18"/>
      </w:rPr>
      <w:tblPr/>
      <w:tcPr>
        <w:tcBorders>
          <w:top w:val="single" w:sz="8" w:space="0" w:color="C0504D" w:themeColor="accent2"/>
          <w:left w:val="single" w:sz="8" w:space="0" w:color="C0504D" w:themeColor="accent2"/>
          <w:bottom w:val="single" w:sz="12"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afffa">
    <w:name w:val="Название таблицы"/>
    <w:basedOn w:val="a2"/>
    <w:uiPriority w:val="2"/>
    <w:qFormat/>
    <w:rsid w:val="00406804"/>
    <w:pPr>
      <w:spacing w:before="240" w:after="120"/>
      <w:jc w:val="left"/>
    </w:pPr>
    <w:rPr>
      <w:rFonts w:asciiTheme="minorHAnsi" w:hAnsiTheme="minorHAnsi"/>
      <w:b/>
      <w:caps/>
      <w:color w:val="auto"/>
      <w:sz w:val="22"/>
      <w:szCs w:val="20"/>
      <w:lang w:eastAsia="ru-RU"/>
    </w:rPr>
  </w:style>
  <w:style w:type="character" w:customStyle="1" w:styleId="ListParagraphChar1">
    <w:name w:val="List Paragraph Char1"/>
    <w:aliases w:val="MY TEXT Char"/>
    <w:basedOn w:val="a3"/>
    <w:uiPriority w:val="34"/>
    <w:rsid w:val="00406804"/>
    <w:rPr>
      <w:rFonts w:ascii="Arial" w:hAnsi="Arial"/>
      <w:noProof/>
      <w:sz w:val="24"/>
      <w:szCs w:val="22"/>
    </w:rPr>
  </w:style>
  <w:style w:type="character" w:styleId="afffb">
    <w:name w:val="endnote reference"/>
    <w:basedOn w:val="a3"/>
    <w:semiHidden/>
    <w:unhideWhenUsed/>
    <w:rsid w:val="00406804"/>
    <w:rPr>
      <w:vertAlign w:val="superscript"/>
    </w:rPr>
  </w:style>
  <w:style w:type="table" w:customStyle="1" w:styleId="StandardTable">
    <w:name w:val="Standard Table"/>
    <w:basedOn w:val="a4"/>
    <w:uiPriority w:val="99"/>
    <w:rsid w:val="00CF1A88"/>
    <w:pPr>
      <w:spacing w:after="0" w:line="240" w:lineRule="auto"/>
      <w:ind w:left="113" w:right="113"/>
      <w:jc w:val="both"/>
    </w:pPr>
    <w:rPr>
      <w:rFonts w:eastAsiaTheme="minorEastAsia"/>
      <w:sz w:val="20"/>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Pr>
    <w:tblStylePr w:type="firstRow">
      <w:rPr>
        <w:rFonts w:asciiTheme="minorHAnsi" w:hAnsiTheme="minorHAnsi"/>
        <w:b/>
        <w:sz w:val="20"/>
      </w:rPr>
      <w:tblPr/>
      <w:trPr>
        <w:cantSplit/>
        <w:tblHeader/>
      </w:trPr>
      <w:tcPr>
        <w:shd w:val="clear" w:color="auto" w:fill="F2DBDB" w:themeFill="accent2" w:themeFillTint="33"/>
      </w:tcPr>
    </w:tblStylePr>
  </w:style>
  <w:style w:type="paragraph" w:customStyle="1" w:styleId="a">
    <w:name w:val="ТП_Марк_список"/>
    <w:basedOn w:val="a2"/>
    <w:rsid w:val="00CF1A88"/>
    <w:pPr>
      <w:numPr>
        <w:numId w:val="71"/>
      </w:numPr>
      <w:tabs>
        <w:tab w:val="left" w:pos="720"/>
      </w:tabs>
      <w:spacing w:before="120" w:after="60"/>
    </w:pPr>
    <w:rPr>
      <w:rFonts w:eastAsia="MS Mincho"/>
      <w:color w:val="000000"/>
      <w:szCs w:val="24"/>
      <w:lang w:eastAsia="ru-RU"/>
    </w:rPr>
  </w:style>
  <w:style w:type="paragraph" w:customStyle="1" w:styleId="1KD-NormalMark">
    <w:name w:val="1 KD - Normal Mark"/>
    <w:basedOn w:val="afc"/>
    <w:link w:val="1KD-NormalMarkChar"/>
    <w:uiPriority w:val="99"/>
    <w:qFormat/>
    <w:rsid w:val="00D318C6"/>
    <w:pPr>
      <w:numPr>
        <w:numId w:val="101"/>
      </w:numPr>
      <w:overflowPunct w:val="0"/>
      <w:autoSpaceDE w:val="0"/>
      <w:autoSpaceDN w:val="0"/>
      <w:adjustRightInd w:val="0"/>
      <w:spacing w:before="4" w:after="4"/>
      <w:contextualSpacing/>
      <w:textAlignment w:val="baseline"/>
    </w:pPr>
    <w:rPr>
      <w:rFonts w:cs="Arial"/>
      <w:color w:val="auto"/>
      <w:sz w:val="18"/>
      <w:szCs w:val="18"/>
      <w:lang w:eastAsia="af-ZA"/>
    </w:rPr>
  </w:style>
  <w:style w:type="paragraph" w:customStyle="1" w:styleId="1KD-NormalMark2">
    <w:name w:val="1 KD - Normal Mark 2"/>
    <w:basedOn w:val="afc"/>
    <w:uiPriority w:val="99"/>
    <w:qFormat/>
    <w:rsid w:val="00D318C6"/>
    <w:pPr>
      <w:numPr>
        <w:ilvl w:val="1"/>
        <w:numId w:val="101"/>
      </w:numPr>
      <w:overflowPunct w:val="0"/>
      <w:autoSpaceDE w:val="0"/>
      <w:autoSpaceDN w:val="0"/>
      <w:adjustRightInd w:val="0"/>
      <w:spacing w:before="4" w:after="4"/>
      <w:contextualSpacing/>
      <w:textAlignment w:val="baseline"/>
    </w:pPr>
    <w:rPr>
      <w:rFonts w:cs="Arial"/>
      <w:color w:val="auto"/>
      <w:sz w:val="18"/>
      <w:szCs w:val="18"/>
      <w:lang w:eastAsia="af-ZA"/>
    </w:rPr>
  </w:style>
  <w:style w:type="character" w:customStyle="1" w:styleId="1KD-NormalMarkChar">
    <w:name w:val="1 KD - Normal Mark Char"/>
    <w:basedOn w:val="a3"/>
    <w:link w:val="1KD-NormalMark"/>
    <w:uiPriority w:val="99"/>
    <w:rsid w:val="00D318C6"/>
    <w:rPr>
      <w:rFonts w:ascii="Arial" w:eastAsia="Times New Roman" w:hAnsi="Arial" w:cs="Arial"/>
      <w:sz w:val="18"/>
      <w:szCs w:val="18"/>
      <w:lang w:eastAsia="af-ZA"/>
    </w:rPr>
  </w:style>
  <w:style w:type="paragraph" w:customStyle="1" w:styleId="1KD-Normaltext">
    <w:name w:val="1 KD - Normal text"/>
    <w:link w:val="1KD-NormaltextChar"/>
    <w:qFormat/>
    <w:rsid w:val="00E70CFF"/>
    <w:pPr>
      <w:spacing w:after="0" w:line="240" w:lineRule="auto"/>
      <w:contextualSpacing/>
      <w:jc w:val="both"/>
    </w:pPr>
    <w:rPr>
      <w:rFonts w:ascii="Arial" w:eastAsia="Times New Roman" w:hAnsi="Arial" w:cs="Times New Roman"/>
      <w:sz w:val="18"/>
      <w:szCs w:val="20"/>
      <w:lang w:val="fi-FI"/>
    </w:rPr>
  </w:style>
  <w:style w:type="character" w:customStyle="1" w:styleId="1KD-NormaltextChar">
    <w:name w:val="1 KD - Normal text Char"/>
    <w:basedOn w:val="a3"/>
    <w:link w:val="1KD-Normaltext"/>
    <w:rsid w:val="00E70CFF"/>
    <w:rPr>
      <w:rFonts w:ascii="Arial" w:eastAsia="Times New Roman" w:hAnsi="Arial" w:cs="Times New Roman"/>
      <w:sz w:val="18"/>
      <w:szCs w:val="20"/>
      <w:lang w:val="fi-FI"/>
    </w:rPr>
  </w:style>
  <w:style w:type="character" w:customStyle="1" w:styleId="afffc">
    <w:name w:val="Текст простой Знак"/>
    <w:link w:val="a0"/>
    <w:rsid w:val="00E70CFF"/>
    <w:rPr>
      <w:rFonts w:ascii="Arial" w:hAnsi="Arial" w:cs="Arial"/>
      <w:sz w:val="24"/>
      <w:szCs w:val="24"/>
    </w:rPr>
  </w:style>
  <w:style w:type="paragraph" w:customStyle="1" w:styleId="a0">
    <w:name w:val="Текст простой"/>
    <w:basedOn w:val="a2"/>
    <w:link w:val="afffc"/>
    <w:autoRedefine/>
    <w:rsid w:val="00E70CFF"/>
    <w:pPr>
      <w:numPr>
        <w:numId w:val="105"/>
      </w:numPr>
      <w:overflowPunct w:val="0"/>
      <w:autoSpaceDE w:val="0"/>
      <w:autoSpaceDN w:val="0"/>
      <w:adjustRightInd w:val="0"/>
      <w:spacing w:before="120" w:after="120" w:line="276" w:lineRule="auto"/>
      <w:textAlignment w:val="baseline"/>
    </w:pPr>
    <w:rPr>
      <w:rFonts w:eastAsiaTheme="minorHAnsi" w:cs="Arial"/>
      <w:color w:val="auto"/>
      <w:szCs w:val="24"/>
    </w:rPr>
  </w:style>
  <w:style w:type="paragraph" w:customStyle="1" w:styleId="afffd">
    <w:name w:val="МИ_Текст"/>
    <w:basedOn w:val="a2"/>
    <w:link w:val="afffe"/>
    <w:qFormat/>
    <w:rsid w:val="005F343B"/>
    <w:pPr>
      <w:spacing w:before="120" w:after="120" w:line="276" w:lineRule="auto"/>
      <w:ind w:firstLine="709"/>
    </w:pPr>
    <w:rPr>
      <w:rFonts w:ascii="Meta Offc Pro" w:hAnsi="Meta Offc Pro" w:cstheme="minorBidi"/>
      <w:color w:val="auto"/>
    </w:rPr>
  </w:style>
  <w:style w:type="character" w:customStyle="1" w:styleId="afffe">
    <w:name w:val="МИ_Текст Знак"/>
    <w:basedOn w:val="a3"/>
    <w:link w:val="afffd"/>
    <w:locked/>
    <w:rsid w:val="005F343B"/>
    <w:rPr>
      <w:rFonts w:ascii="Meta Offc Pro" w:eastAsia="Times New Roman" w:hAnsi="Meta Offc Pro"/>
      <w:sz w:val="24"/>
    </w:rPr>
  </w:style>
  <w:style w:type="character" w:customStyle="1" w:styleId="14Comment">
    <w:name w:val="14_Comment"/>
    <w:rsid w:val="005F343B"/>
    <w:rPr>
      <w:i/>
      <w:color w:val="FF0000"/>
    </w:rPr>
  </w:style>
  <w:style w:type="table" w:customStyle="1" w:styleId="affff">
    <w:name w:val="ТаблицаСТП"/>
    <w:basedOn w:val="a4"/>
    <w:rsid w:val="00BD7764"/>
    <w:pPr>
      <w:keepLines/>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rPr>
      <w:cantSplit/>
      <w:jc w:val="center"/>
    </w:trPr>
    <w:tcPr>
      <w:shd w:val="clear" w:color="auto" w:fill="auto"/>
      <w:noWrap/>
      <w:vAlign w:val="center"/>
    </w:tcPr>
    <w:tblStylePr w:type="firstRow">
      <w:pPr>
        <w:keepNext/>
        <w:keepLines/>
        <w:wordWrap/>
        <w:spacing w:beforeLines="0" w:beforeAutospacing="0" w:afterLines="0" w:afterAutospacing="0" w:line="240" w:lineRule="auto"/>
        <w:contextualSpacing w:val="0"/>
        <w:jc w:val="center"/>
      </w:pPr>
      <w:rPr>
        <w:rFonts w:ascii="Times New Roman" w:hAnsi="Times New Roman"/>
        <w:caps w:val="0"/>
        <w:small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tblPr/>
      <w:trPr>
        <w:tblHeader/>
      </w:trPr>
      <w:tcPr>
        <w:shd w:val="clear" w:color="auto" w:fill="D9D9D9"/>
      </w:tcPr>
    </w:tblStylePr>
  </w:style>
  <w:style w:type="paragraph" w:customStyle="1" w:styleId="affff0">
    <w:name w:val="САП_ТаблицаТекстЛ"/>
    <w:basedOn w:val="a2"/>
    <w:link w:val="affff1"/>
    <w:qFormat/>
    <w:rsid w:val="006E6F6B"/>
    <w:pPr>
      <w:numPr>
        <w:ilvl w:val="12"/>
      </w:numPr>
      <w:spacing w:before="60"/>
      <w:jc w:val="left"/>
    </w:pPr>
    <w:rPr>
      <w:rFonts w:ascii="Times New Roman" w:hAnsi="Times New Roman"/>
      <w:iCs/>
      <w:color w:val="auto"/>
      <w:sz w:val="22"/>
      <w:szCs w:val="20"/>
    </w:rPr>
  </w:style>
  <w:style w:type="character" w:customStyle="1" w:styleId="affff1">
    <w:name w:val="САП_ТаблицаТекстЛ Знак"/>
    <w:link w:val="affff0"/>
    <w:rsid w:val="006E6F6B"/>
    <w:rPr>
      <w:rFonts w:ascii="Times New Roman" w:eastAsia="Times New Roman" w:hAnsi="Times New Roman" w:cs="Times New Roman"/>
      <w:iCs/>
      <w:szCs w:val="20"/>
    </w:rPr>
  </w:style>
  <w:style w:type="paragraph" w:customStyle="1" w:styleId="TBLFUNC">
    <w:name w:val="TBLFUNC"/>
    <w:basedOn w:val="a2"/>
    <w:autoRedefine/>
    <w:uiPriority w:val="99"/>
    <w:rsid w:val="006E6F6B"/>
    <w:pPr>
      <w:autoSpaceDE w:val="0"/>
      <w:autoSpaceDN w:val="0"/>
      <w:adjustRightInd w:val="0"/>
      <w:jc w:val="left"/>
    </w:pPr>
    <w:rPr>
      <w:rFonts w:ascii="Times New Roman" w:hAnsi="Times New Roman"/>
      <w:color w:val="000000"/>
      <w:sz w:val="22"/>
      <w:lang w:eastAsia="ru-RU"/>
    </w:rPr>
  </w:style>
  <w:style w:type="character" w:customStyle="1" w:styleId="UnresolvedMention1">
    <w:name w:val="Unresolved Mention1"/>
    <w:basedOn w:val="a3"/>
    <w:uiPriority w:val="99"/>
    <w:semiHidden/>
    <w:unhideWhenUsed/>
    <w:rsid w:val="006F412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995">
      <w:bodyDiv w:val="1"/>
      <w:marLeft w:val="0"/>
      <w:marRight w:val="0"/>
      <w:marTop w:val="0"/>
      <w:marBottom w:val="0"/>
      <w:divBdr>
        <w:top w:val="none" w:sz="0" w:space="0" w:color="auto"/>
        <w:left w:val="none" w:sz="0" w:space="0" w:color="auto"/>
        <w:bottom w:val="none" w:sz="0" w:space="0" w:color="auto"/>
        <w:right w:val="none" w:sz="0" w:space="0" w:color="auto"/>
      </w:divBdr>
    </w:div>
    <w:div w:id="287204154">
      <w:bodyDiv w:val="1"/>
      <w:marLeft w:val="0"/>
      <w:marRight w:val="0"/>
      <w:marTop w:val="0"/>
      <w:marBottom w:val="0"/>
      <w:divBdr>
        <w:top w:val="none" w:sz="0" w:space="0" w:color="auto"/>
        <w:left w:val="none" w:sz="0" w:space="0" w:color="auto"/>
        <w:bottom w:val="none" w:sz="0" w:space="0" w:color="auto"/>
        <w:right w:val="none" w:sz="0" w:space="0" w:color="auto"/>
      </w:divBdr>
    </w:div>
    <w:div w:id="289089500">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12359376">
      <w:bodyDiv w:val="1"/>
      <w:marLeft w:val="0"/>
      <w:marRight w:val="0"/>
      <w:marTop w:val="0"/>
      <w:marBottom w:val="0"/>
      <w:divBdr>
        <w:top w:val="none" w:sz="0" w:space="0" w:color="auto"/>
        <w:left w:val="none" w:sz="0" w:space="0" w:color="auto"/>
        <w:bottom w:val="none" w:sz="0" w:space="0" w:color="auto"/>
        <w:right w:val="none" w:sz="0" w:space="0" w:color="auto"/>
      </w:divBdr>
    </w:div>
    <w:div w:id="437919126">
      <w:bodyDiv w:val="1"/>
      <w:marLeft w:val="0"/>
      <w:marRight w:val="0"/>
      <w:marTop w:val="0"/>
      <w:marBottom w:val="0"/>
      <w:divBdr>
        <w:top w:val="none" w:sz="0" w:space="0" w:color="auto"/>
        <w:left w:val="none" w:sz="0" w:space="0" w:color="auto"/>
        <w:bottom w:val="none" w:sz="0" w:space="0" w:color="auto"/>
        <w:right w:val="none" w:sz="0" w:space="0" w:color="auto"/>
      </w:divBdr>
    </w:div>
    <w:div w:id="450442421">
      <w:bodyDiv w:val="1"/>
      <w:marLeft w:val="0"/>
      <w:marRight w:val="0"/>
      <w:marTop w:val="0"/>
      <w:marBottom w:val="0"/>
      <w:divBdr>
        <w:top w:val="none" w:sz="0" w:space="0" w:color="auto"/>
        <w:left w:val="none" w:sz="0" w:space="0" w:color="auto"/>
        <w:bottom w:val="none" w:sz="0" w:space="0" w:color="auto"/>
        <w:right w:val="none" w:sz="0" w:space="0" w:color="auto"/>
      </w:divBdr>
    </w:div>
    <w:div w:id="452214870">
      <w:bodyDiv w:val="1"/>
      <w:marLeft w:val="0"/>
      <w:marRight w:val="0"/>
      <w:marTop w:val="0"/>
      <w:marBottom w:val="0"/>
      <w:divBdr>
        <w:top w:val="none" w:sz="0" w:space="0" w:color="auto"/>
        <w:left w:val="none" w:sz="0" w:space="0" w:color="auto"/>
        <w:bottom w:val="none" w:sz="0" w:space="0" w:color="auto"/>
        <w:right w:val="none" w:sz="0" w:space="0" w:color="auto"/>
      </w:divBdr>
    </w:div>
    <w:div w:id="589508804">
      <w:bodyDiv w:val="1"/>
      <w:marLeft w:val="0"/>
      <w:marRight w:val="0"/>
      <w:marTop w:val="0"/>
      <w:marBottom w:val="0"/>
      <w:divBdr>
        <w:top w:val="none" w:sz="0" w:space="0" w:color="auto"/>
        <w:left w:val="none" w:sz="0" w:space="0" w:color="auto"/>
        <w:bottom w:val="none" w:sz="0" w:space="0" w:color="auto"/>
        <w:right w:val="none" w:sz="0" w:space="0" w:color="auto"/>
      </w:divBdr>
    </w:div>
    <w:div w:id="589773745">
      <w:bodyDiv w:val="1"/>
      <w:marLeft w:val="0"/>
      <w:marRight w:val="0"/>
      <w:marTop w:val="0"/>
      <w:marBottom w:val="0"/>
      <w:divBdr>
        <w:top w:val="none" w:sz="0" w:space="0" w:color="auto"/>
        <w:left w:val="none" w:sz="0" w:space="0" w:color="auto"/>
        <w:bottom w:val="none" w:sz="0" w:space="0" w:color="auto"/>
        <w:right w:val="none" w:sz="0" w:space="0" w:color="auto"/>
      </w:divBdr>
    </w:div>
    <w:div w:id="616253592">
      <w:bodyDiv w:val="1"/>
      <w:marLeft w:val="0"/>
      <w:marRight w:val="0"/>
      <w:marTop w:val="0"/>
      <w:marBottom w:val="0"/>
      <w:divBdr>
        <w:top w:val="none" w:sz="0" w:space="0" w:color="auto"/>
        <w:left w:val="none" w:sz="0" w:space="0" w:color="auto"/>
        <w:bottom w:val="none" w:sz="0" w:space="0" w:color="auto"/>
        <w:right w:val="none" w:sz="0" w:space="0" w:color="auto"/>
      </w:divBdr>
    </w:div>
    <w:div w:id="640423452">
      <w:bodyDiv w:val="1"/>
      <w:marLeft w:val="0"/>
      <w:marRight w:val="0"/>
      <w:marTop w:val="0"/>
      <w:marBottom w:val="0"/>
      <w:divBdr>
        <w:top w:val="none" w:sz="0" w:space="0" w:color="auto"/>
        <w:left w:val="none" w:sz="0" w:space="0" w:color="auto"/>
        <w:bottom w:val="none" w:sz="0" w:space="0" w:color="auto"/>
        <w:right w:val="none" w:sz="0" w:space="0" w:color="auto"/>
      </w:divBdr>
    </w:div>
    <w:div w:id="642273802">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774330961">
      <w:bodyDiv w:val="1"/>
      <w:marLeft w:val="0"/>
      <w:marRight w:val="0"/>
      <w:marTop w:val="0"/>
      <w:marBottom w:val="0"/>
      <w:divBdr>
        <w:top w:val="none" w:sz="0" w:space="0" w:color="auto"/>
        <w:left w:val="none" w:sz="0" w:space="0" w:color="auto"/>
        <w:bottom w:val="none" w:sz="0" w:space="0" w:color="auto"/>
        <w:right w:val="none" w:sz="0" w:space="0" w:color="auto"/>
      </w:divBdr>
    </w:div>
    <w:div w:id="800028938">
      <w:bodyDiv w:val="1"/>
      <w:marLeft w:val="0"/>
      <w:marRight w:val="0"/>
      <w:marTop w:val="0"/>
      <w:marBottom w:val="0"/>
      <w:divBdr>
        <w:top w:val="none" w:sz="0" w:space="0" w:color="auto"/>
        <w:left w:val="none" w:sz="0" w:space="0" w:color="auto"/>
        <w:bottom w:val="none" w:sz="0" w:space="0" w:color="auto"/>
        <w:right w:val="none" w:sz="0" w:space="0" w:color="auto"/>
      </w:divBdr>
    </w:div>
    <w:div w:id="915356464">
      <w:bodyDiv w:val="1"/>
      <w:marLeft w:val="0"/>
      <w:marRight w:val="0"/>
      <w:marTop w:val="0"/>
      <w:marBottom w:val="0"/>
      <w:divBdr>
        <w:top w:val="none" w:sz="0" w:space="0" w:color="auto"/>
        <w:left w:val="none" w:sz="0" w:space="0" w:color="auto"/>
        <w:bottom w:val="none" w:sz="0" w:space="0" w:color="auto"/>
        <w:right w:val="none" w:sz="0" w:space="0" w:color="auto"/>
      </w:divBdr>
    </w:div>
    <w:div w:id="1112554704">
      <w:bodyDiv w:val="1"/>
      <w:marLeft w:val="0"/>
      <w:marRight w:val="0"/>
      <w:marTop w:val="0"/>
      <w:marBottom w:val="0"/>
      <w:divBdr>
        <w:top w:val="none" w:sz="0" w:space="0" w:color="auto"/>
        <w:left w:val="none" w:sz="0" w:space="0" w:color="auto"/>
        <w:bottom w:val="none" w:sz="0" w:space="0" w:color="auto"/>
        <w:right w:val="none" w:sz="0" w:space="0" w:color="auto"/>
      </w:divBdr>
    </w:div>
    <w:div w:id="1127435275">
      <w:bodyDiv w:val="1"/>
      <w:marLeft w:val="0"/>
      <w:marRight w:val="0"/>
      <w:marTop w:val="0"/>
      <w:marBottom w:val="0"/>
      <w:divBdr>
        <w:top w:val="none" w:sz="0" w:space="0" w:color="auto"/>
        <w:left w:val="none" w:sz="0" w:space="0" w:color="auto"/>
        <w:bottom w:val="none" w:sz="0" w:space="0" w:color="auto"/>
        <w:right w:val="none" w:sz="0" w:space="0" w:color="auto"/>
      </w:divBdr>
    </w:div>
    <w:div w:id="1140000629">
      <w:bodyDiv w:val="1"/>
      <w:marLeft w:val="0"/>
      <w:marRight w:val="0"/>
      <w:marTop w:val="0"/>
      <w:marBottom w:val="0"/>
      <w:divBdr>
        <w:top w:val="none" w:sz="0" w:space="0" w:color="auto"/>
        <w:left w:val="none" w:sz="0" w:space="0" w:color="auto"/>
        <w:bottom w:val="none" w:sz="0" w:space="0" w:color="auto"/>
        <w:right w:val="none" w:sz="0" w:space="0" w:color="auto"/>
      </w:divBdr>
    </w:div>
    <w:div w:id="1157109907">
      <w:bodyDiv w:val="1"/>
      <w:marLeft w:val="0"/>
      <w:marRight w:val="0"/>
      <w:marTop w:val="0"/>
      <w:marBottom w:val="0"/>
      <w:divBdr>
        <w:top w:val="none" w:sz="0" w:space="0" w:color="auto"/>
        <w:left w:val="none" w:sz="0" w:space="0" w:color="auto"/>
        <w:bottom w:val="none" w:sz="0" w:space="0" w:color="auto"/>
        <w:right w:val="none" w:sz="0" w:space="0" w:color="auto"/>
      </w:divBdr>
    </w:div>
    <w:div w:id="1172453159">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06600166">
      <w:bodyDiv w:val="1"/>
      <w:marLeft w:val="0"/>
      <w:marRight w:val="0"/>
      <w:marTop w:val="0"/>
      <w:marBottom w:val="0"/>
      <w:divBdr>
        <w:top w:val="none" w:sz="0" w:space="0" w:color="auto"/>
        <w:left w:val="none" w:sz="0" w:space="0" w:color="auto"/>
        <w:bottom w:val="none" w:sz="0" w:space="0" w:color="auto"/>
        <w:right w:val="none" w:sz="0" w:space="0" w:color="auto"/>
      </w:divBdr>
    </w:div>
    <w:div w:id="1246374636">
      <w:bodyDiv w:val="1"/>
      <w:marLeft w:val="0"/>
      <w:marRight w:val="0"/>
      <w:marTop w:val="0"/>
      <w:marBottom w:val="0"/>
      <w:divBdr>
        <w:top w:val="none" w:sz="0" w:space="0" w:color="auto"/>
        <w:left w:val="none" w:sz="0" w:space="0" w:color="auto"/>
        <w:bottom w:val="none" w:sz="0" w:space="0" w:color="auto"/>
        <w:right w:val="none" w:sz="0" w:space="0" w:color="auto"/>
      </w:divBdr>
    </w:div>
    <w:div w:id="1248270449">
      <w:bodyDiv w:val="1"/>
      <w:marLeft w:val="0"/>
      <w:marRight w:val="0"/>
      <w:marTop w:val="0"/>
      <w:marBottom w:val="0"/>
      <w:divBdr>
        <w:top w:val="none" w:sz="0" w:space="0" w:color="auto"/>
        <w:left w:val="none" w:sz="0" w:space="0" w:color="auto"/>
        <w:bottom w:val="none" w:sz="0" w:space="0" w:color="auto"/>
        <w:right w:val="none" w:sz="0" w:space="0" w:color="auto"/>
      </w:divBdr>
    </w:div>
    <w:div w:id="1297950113">
      <w:bodyDiv w:val="1"/>
      <w:marLeft w:val="0"/>
      <w:marRight w:val="0"/>
      <w:marTop w:val="0"/>
      <w:marBottom w:val="0"/>
      <w:divBdr>
        <w:top w:val="none" w:sz="0" w:space="0" w:color="auto"/>
        <w:left w:val="none" w:sz="0" w:space="0" w:color="auto"/>
        <w:bottom w:val="none" w:sz="0" w:space="0" w:color="auto"/>
        <w:right w:val="none" w:sz="0" w:space="0" w:color="auto"/>
      </w:divBdr>
    </w:div>
    <w:div w:id="1313563634">
      <w:bodyDiv w:val="1"/>
      <w:marLeft w:val="0"/>
      <w:marRight w:val="0"/>
      <w:marTop w:val="0"/>
      <w:marBottom w:val="0"/>
      <w:divBdr>
        <w:top w:val="none" w:sz="0" w:space="0" w:color="auto"/>
        <w:left w:val="none" w:sz="0" w:space="0" w:color="auto"/>
        <w:bottom w:val="none" w:sz="0" w:space="0" w:color="auto"/>
        <w:right w:val="none" w:sz="0" w:space="0" w:color="auto"/>
      </w:divBdr>
    </w:div>
    <w:div w:id="1318388171">
      <w:bodyDiv w:val="1"/>
      <w:marLeft w:val="0"/>
      <w:marRight w:val="0"/>
      <w:marTop w:val="0"/>
      <w:marBottom w:val="0"/>
      <w:divBdr>
        <w:top w:val="none" w:sz="0" w:space="0" w:color="auto"/>
        <w:left w:val="none" w:sz="0" w:space="0" w:color="auto"/>
        <w:bottom w:val="none" w:sz="0" w:space="0" w:color="auto"/>
        <w:right w:val="none" w:sz="0" w:space="0" w:color="auto"/>
      </w:divBdr>
    </w:div>
    <w:div w:id="1434326183">
      <w:bodyDiv w:val="1"/>
      <w:marLeft w:val="0"/>
      <w:marRight w:val="0"/>
      <w:marTop w:val="0"/>
      <w:marBottom w:val="0"/>
      <w:divBdr>
        <w:top w:val="none" w:sz="0" w:space="0" w:color="auto"/>
        <w:left w:val="none" w:sz="0" w:space="0" w:color="auto"/>
        <w:bottom w:val="none" w:sz="0" w:space="0" w:color="auto"/>
        <w:right w:val="none" w:sz="0" w:space="0" w:color="auto"/>
      </w:divBdr>
    </w:div>
    <w:div w:id="1435518693">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476338087">
      <w:bodyDiv w:val="1"/>
      <w:marLeft w:val="0"/>
      <w:marRight w:val="0"/>
      <w:marTop w:val="0"/>
      <w:marBottom w:val="0"/>
      <w:divBdr>
        <w:top w:val="none" w:sz="0" w:space="0" w:color="auto"/>
        <w:left w:val="none" w:sz="0" w:space="0" w:color="auto"/>
        <w:bottom w:val="none" w:sz="0" w:space="0" w:color="auto"/>
        <w:right w:val="none" w:sz="0" w:space="0" w:color="auto"/>
      </w:divBdr>
    </w:div>
    <w:div w:id="1490514268">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732341004">
      <w:bodyDiv w:val="1"/>
      <w:marLeft w:val="0"/>
      <w:marRight w:val="0"/>
      <w:marTop w:val="0"/>
      <w:marBottom w:val="0"/>
      <w:divBdr>
        <w:top w:val="none" w:sz="0" w:space="0" w:color="auto"/>
        <w:left w:val="none" w:sz="0" w:space="0" w:color="auto"/>
        <w:bottom w:val="none" w:sz="0" w:space="0" w:color="auto"/>
        <w:right w:val="none" w:sz="0" w:space="0" w:color="auto"/>
      </w:divBdr>
    </w:div>
    <w:div w:id="1772503288">
      <w:bodyDiv w:val="1"/>
      <w:marLeft w:val="0"/>
      <w:marRight w:val="0"/>
      <w:marTop w:val="0"/>
      <w:marBottom w:val="0"/>
      <w:divBdr>
        <w:top w:val="none" w:sz="0" w:space="0" w:color="auto"/>
        <w:left w:val="none" w:sz="0" w:space="0" w:color="auto"/>
        <w:bottom w:val="none" w:sz="0" w:space="0" w:color="auto"/>
        <w:right w:val="none" w:sz="0" w:space="0" w:color="auto"/>
      </w:divBdr>
    </w:div>
    <w:div w:id="1869483302">
      <w:bodyDiv w:val="1"/>
      <w:marLeft w:val="0"/>
      <w:marRight w:val="0"/>
      <w:marTop w:val="0"/>
      <w:marBottom w:val="0"/>
      <w:divBdr>
        <w:top w:val="none" w:sz="0" w:space="0" w:color="auto"/>
        <w:left w:val="none" w:sz="0" w:space="0" w:color="auto"/>
        <w:bottom w:val="none" w:sz="0" w:space="0" w:color="auto"/>
        <w:right w:val="none" w:sz="0" w:space="0" w:color="auto"/>
      </w:divBdr>
    </w:div>
    <w:div w:id="1903127760">
      <w:bodyDiv w:val="1"/>
      <w:marLeft w:val="0"/>
      <w:marRight w:val="0"/>
      <w:marTop w:val="0"/>
      <w:marBottom w:val="0"/>
      <w:divBdr>
        <w:top w:val="none" w:sz="0" w:space="0" w:color="auto"/>
        <w:left w:val="none" w:sz="0" w:space="0" w:color="auto"/>
        <w:bottom w:val="none" w:sz="0" w:space="0" w:color="auto"/>
        <w:right w:val="none" w:sz="0" w:space="0" w:color="auto"/>
      </w:divBdr>
    </w:div>
    <w:div w:id="1941525587">
      <w:bodyDiv w:val="1"/>
      <w:marLeft w:val="0"/>
      <w:marRight w:val="0"/>
      <w:marTop w:val="0"/>
      <w:marBottom w:val="0"/>
      <w:divBdr>
        <w:top w:val="none" w:sz="0" w:space="0" w:color="auto"/>
        <w:left w:val="none" w:sz="0" w:space="0" w:color="auto"/>
        <w:bottom w:val="none" w:sz="0" w:space="0" w:color="auto"/>
        <w:right w:val="none" w:sz="0" w:space="0" w:color="auto"/>
      </w:divBdr>
    </w:div>
    <w:div w:id="1943802652">
      <w:bodyDiv w:val="1"/>
      <w:marLeft w:val="0"/>
      <w:marRight w:val="0"/>
      <w:marTop w:val="0"/>
      <w:marBottom w:val="0"/>
      <w:divBdr>
        <w:top w:val="none" w:sz="0" w:space="0" w:color="auto"/>
        <w:left w:val="none" w:sz="0" w:space="0" w:color="auto"/>
        <w:bottom w:val="none" w:sz="0" w:space="0" w:color="auto"/>
        <w:right w:val="none" w:sz="0" w:space="0" w:color="auto"/>
      </w:divBdr>
    </w:div>
    <w:div w:id="2018732101">
      <w:bodyDiv w:val="1"/>
      <w:marLeft w:val="0"/>
      <w:marRight w:val="0"/>
      <w:marTop w:val="0"/>
      <w:marBottom w:val="0"/>
      <w:divBdr>
        <w:top w:val="none" w:sz="0" w:space="0" w:color="auto"/>
        <w:left w:val="none" w:sz="0" w:space="0" w:color="auto"/>
        <w:bottom w:val="none" w:sz="0" w:space="0" w:color="auto"/>
        <w:right w:val="none" w:sz="0" w:space="0" w:color="auto"/>
      </w:divBdr>
    </w:div>
    <w:div w:id="208930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_________Microsoft_Word_97_200318.doc"/><Relationship Id="rId21" Type="http://schemas.openxmlformats.org/officeDocument/2006/relationships/hyperlink" Target="https://corp.polyus.com/ERP/ERPDocuments/05_&#1041;&#1080;&#1079;&#1085;&#1077;&#1089;-&#1087;&#1088;&#1086;&#1094;&#1077;&#1089;&#1089;&#1099;/&#1062;&#1077;&#1083;&#1077;&#1074;&#1099;&#1077;%20&#1089;&#1093;&#1077;&#1084;&#1099;%20&#1041;&#1055;/&#1052;&#1058;&#1054;/&#1057;&#1082;&#1083;&#1072;&#1076;&#1089;&#1082;&#1072;&#1103;%20&#1083;&#1086;&#1075;&#1080;&#1089;&#1090;&#1080;&#1082;&#1072;" TargetMode="External"/><Relationship Id="rId42"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4-04_&#1040;&#1082;&#1090;_&#1089;&#1074;&#1077;&#1088;&#1082;&#1080;_&#1058;&#1052;&#1062;_v1.0_20180808.XLS" TargetMode="External"/><Relationship Id="rId63" Type="http://schemas.openxmlformats.org/officeDocument/2006/relationships/oleObject" Target="embeddings/oleObject1.bin"/><Relationship Id="rId84" Type="http://schemas.openxmlformats.org/officeDocument/2006/relationships/image" Target="media/image26.emf"/><Relationship Id="rId138" Type="http://schemas.openxmlformats.org/officeDocument/2006/relationships/image" Target="media/image53.emf"/><Relationship Id="rId159" Type="http://schemas.openxmlformats.org/officeDocument/2006/relationships/header" Target="header6.xml"/><Relationship Id="rId107" Type="http://schemas.openxmlformats.org/officeDocument/2006/relationships/oleObject" Target="embeddings/_________Microsoft_Word_97_200315.doc"/><Relationship Id="rId11" Type="http://schemas.openxmlformats.org/officeDocument/2006/relationships/header" Target="header1.xml"/><Relationship Id="rId32" Type="http://schemas.openxmlformats.org/officeDocument/2006/relationships/image" Target="media/image7.png"/><Relationship Id="rId53"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8;&#1054;&#1056;&#1043;-16_&#1040;&#1082;&#1090;_&#1086;_&#1089;&#1087;&#1080;&#1089;&#1072;&#1085;&#1080;&#1080;_&#1090;&#1086;&#1074;&#1072;&#1088;&#1086;&#1074;_v1.0_20180808.xlsx" TargetMode="External"/><Relationship Id="rId74" Type="http://schemas.openxmlformats.org/officeDocument/2006/relationships/image" Target="media/image21.emf"/><Relationship Id="rId128" Type="http://schemas.openxmlformats.org/officeDocument/2006/relationships/image" Target="media/image48.emf"/><Relationship Id="rId149" Type="http://schemas.openxmlformats.org/officeDocument/2006/relationships/package" Target="embeddings/_____Microsoft_Excel6.xlsx"/><Relationship Id="rId5" Type="http://schemas.openxmlformats.org/officeDocument/2006/relationships/numbering" Target="numbering.xml"/><Relationship Id="rId95" Type="http://schemas.openxmlformats.org/officeDocument/2006/relationships/oleObject" Target="embeddings/_________Microsoft_Word_97_200311.doc"/><Relationship Id="rId160" Type="http://schemas.openxmlformats.org/officeDocument/2006/relationships/fontTable" Target="fontTable.xml"/><Relationship Id="rId22" Type="http://schemas.openxmlformats.org/officeDocument/2006/relationships/hyperlink" Target="https://corp.polyus.com/ERP/ERPDocuments/05_&#1041;&#1080;&#1079;&#1085;&#1077;&#1089;-&#1087;&#1088;&#1086;&#1094;&#1077;&#1089;&#1089;&#1099;/&#1062;&#1077;&#1083;&#1077;&#1074;&#1099;&#1077;%20&#1089;&#1093;&#1077;&#1084;&#1099;%20&#1041;&#1055;/&#1052;&#1058;&#1054;/&#1057;&#1082;&#1083;&#1072;&#1076;&#1089;&#1082;&#1072;&#1103;%20&#1083;&#1086;&#1075;&#1080;&#1089;&#1090;&#1080;&#1082;&#1072;" TargetMode="External"/><Relationship Id="rId43"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2;-4_&#1055;&#1088;&#1080;&#1093;&#1086;&#1076;&#1085;&#1099;&#1081;_&#1086;&#1088;&#1076;&#1077;&#1088;_v1.0_20180808.xls" TargetMode="External"/><Relationship Id="rId64" Type="http://schemas.openxmlformats.org/officeDocument/2006/relationships/image" Target="media/image16.emf"/><Relationship Id="rId118" Type="http://schemas.openxmlformats.org/officeDocument/2006/relationships/image" Target="media/image43.emf"/><Relationship Id="rId139" Type="http://schemas.openxmlformats.org/officeDocument/2006/relationships/package" Target="embeddings/_____Microsoft_Excel1.xlsx"/><Relationship Id="rId85" Type="http://schemas.openxmlformats.org/officeDocument/2006/relationships/oleObject" Target="embeddings/_________Microsoft_Word_97_20038.doc"/><Relationship Id="rId150" Type="http://schemas.openxmlformats.org/officeDocument/2006/relationships/image" Target="media/image59.emf"/><Relationship Id="rId12" Type="http://schemas.openxmlformats.org/officeDocument/2006/relationships/footer" Target="footer1.xml"/><Relationship Id="rId17" Type="http://schemas.openxmlformats.org/officeDocument/2006/relationships/comments" Target="comments.xml"/><Relationship Id="rId33" Type="http://schemas.openxmlformats.org/officeDocument/2006/relationships/image" Target="media/image8.png"/><Relationship Id="rId38"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48;&#1053;&#1042;-19_&#1057;&#1083;&#1080;&#1095;&#1080;&#1090;&#1077;&#1083;&#1100;&#1085;&#1072;&#1103;_&#1074;&#1077;&#1076;&#1086;&#1084;&#1086;&#1089;&#1090;&#1100;_v1.0_20180808.xls" TargetMode="External"/><Relationship Id="rId59" Type="http://schemas.openxmlformats.org/officeDocument/2006/relationships/oleObject" Target="embeddings/_________Microsoft_Word_97_2003.doc"/><Relationship Id="rId103" Type="http://schemas.openxmlformats.org/officeDocument/2006/relationships/oleObject" Target="embeddings/oleObject9.bin"/><Relationship Id="rId108" Type="http://schemas.openxmlformats.org/officeDocument/2006/relationships/image" Target="media/image38.emf"/><Relationship Id="rId124" Type="http://schemas.openxmlformats.org/officeDocument/2006/relationships/image" Target="media/image46.emf"/><Relationship Id="rId129" Type="http://schemas.openxmlformats.org/officeDocument/2006/relationships/oleObject" Target="embeddings/_________Microsoft_Word_97_200322.doc"/><Relationship Id="rId54"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42;&#1053;-3-&#1053;&#1055;_&#1058;&#1088;&#1077;&#1073;&#1086;&#1074;&#1072;&#1085;&#1080;&#1077;-&#1085;&#1072;&#1082;&#1083;&#1072;&#1076;&#1085;&#1072;&#1103;%20&#1085;&#1072;%20&#1087;&#1077;&#1088;&#1077;&#1084;&#1077;&#1097;&#1077;&#1085;&#1080;&#1077;%20&#1085;&#1077;&#1092;&#1090;&#1077;&#1087;&#1088;&#1086;&#1076;&#1091;&#1082;&#1090;&#1086;&#1074;_v1.0_20180817.xlsx" TargetMode="External"/><Relationship Id="rId70" Type="http://schemas.openxmlformats.org/officeDocument/2006/relationships/image" Target="media/image19.emf"/><Relationship Id="rId75" Type="http://schemas.openxmlformats.org/officeDocument/2006/relationships/oleObject" Target="embeddings/_________Microsoft_Word_97_20035.doc"/><Relationship Id="rId91" Type="http://schemas.openxmlformats.org/officeDocument/2006/relationships/oleObject" Target="embeddings/oleObject6.bin"/><Relationship Id="rId96" Type="http://schemas.openxmlformats.org/officeDocument/2006/relationships/image" Target="media/image32.emf"/><Relationship Id="rId140" Type="http://schemas.openxmlformats.org/officeDocument/2006/relationships/image" Target="media/image54.emf"/><Relationship Id="rId145" Type="http://schemas.openxmlformats.org/officeDocument/2006/relationships/package" Target="embeddings/_____Microsoft_Excel4.xlsx"/><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corp.polyus.com/ERP/ERPDocuments/05_&#1041;&#1080;&#1079;&#1085;&#1077;&#1089;-&#1087;&#1088;&#1086;&#1094;&#1077;&#1089;&#1089;&#1099;/&#1062;&#1077;&#1083;&#1077;&#1074;&#1099;&#1077;%20&#1089;&#1093;&#1077;&#1084;&#1099;%20&#1041;&#1055;/&#1052;&#1058;&#1054;/&#1057;&#1082;&#1083;&#1072;&#1076;&#1089;&#1082;&#1072;&#1103;%20&#1083;&#1086;&#1075;&#1080;&#1089;&#1090;&#1080;&#1082;&#1072;" TargetMode="External"/><Relationship Id="rId28" Type="http://schemas.openxmlformats.org/officeDocument/2006/relationships/image" Target="media/image3.png"/><Relationship Id="rId49"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2;&#1041;-7_&#1042;&#1077;&#1076;&#1086;&#1084;&#1086;&#1089;&#1090;&#1100;_&#1091;&#1095;&#1077;&#1090;&#1072;_&#1074;&#1099;&#1076;&#1072;&#1095;&#1080;_&#1089;&#1087;&#1077;&#1094;&#1086;&#1076;&#1077;&#1078;&#1076;&#1099;_v1.0_20180808.xls" TargetMode="External"/><Relationship Id="rId114" Type="http://schemas.openxmlformats.org/officeDocument/2006/relationships/image" Target="media/image41.emf"/><Relationship Id="rId119" Type="http://schemas.openxmlformats.org/officeDocument/2006/relationships/oleObject" Target="embeddings/_________Microsoft_Word_97_200319.doc"/><Relationship Id="rId44"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2;-7_&#1040;&#1082;&#1090;_&#1086;_&#1087;&#1088;&#1080;&#1077;&#1084;&#1082;&#1077;_&#1084;&#1072;&#1090;&#1077;&#1088;&#1080;&#1072;&#1083;&#1086;&#1074;_v1.0_20180808.xls" TargetMode="External"/><Relationship Id="rId60" Type="http://schemas.openxmlformats.org/officeDocument/2006/relationships/image" Target="media/image14.emf"/><Relationship Id="rId65" Type="http://schemas.openxmlformats.org/officeDocument/2006/relationships/oleObject" Target="embeddings/_________Microsoft_Word_97_20032.doc"/><Relationship Id="rId81" Type="http://schemas.openxmlformats.org/officeDocument/2006/relationships/oleObject" Target="embeddings/oleObject4.bin"/><Relationship Id="rId86" Type="http://schemas.openxmlformats.org/officeDocument/2006/relationships/image" Target="media/image27.emf"/><Relationship Id="rId130" Type="http://schemas.openxmlformats.org/officeDocument/2006/relationships/image" Target="media/image49.emf"/><Relationship Id="rId135" Type="http://schemas.openxmlformats.org/officeDocument/2006/relationships/oleObject" Target="embeddings/oleObject15.bin"/><Relationship Id="rId151" Type="http://schemas.openxmlformats.org/officeDocument/2006/relationships/package" Target="embeddings/_____Microsoft_Excel7.xlsx"/><Relationship Id="rId156" Type="http://schemas.openxmlformats.org/officeDocument/2006/relationships/image" Target="media/image62.emf"/><Relationship Id="rId13" Type="http://schemas.openxmlformats.org/officeDocument/2006/relationships/header" Target="header2.xml"/><Relationship Id="rId18" Type="http://schemas.microsoft.com/office/2011/relationships/commentsExtended" Target="commentsExtended.xml"/><Relationship Id="rId39"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2-03_&#1054;&#1073;&#1086;&#1088;&#1091;&#1076;&#1086;&#1074;&#1072;&#1085;&#1080;&#1077;_&#1086;&#1090;&#1087;&#1091;&#1097;&#1077;&#1085;&#1085;&#1086;&#1077;_&#1087;&#1086;&#1089;&#1083;&#1077;_&#1076;&#1072;&#1090;&#1099;_&#1085;&#1072;&#1095;&#1072;&#1083;&#1072;_&#1080;&#1085;&#1074;&#1077;&#1085;&#1090;&#1072;&#1088;&#1080;&#1079;&#1072;&#1094;&#1080;&#1080;_v1.0_20180808.xls" TargetMode="External"/><Relationship Id="rId109" Type="http://schemas.openxmlformats.org/officeDocument/2006/relationships/oleObject" Target="embeddings/_________Microsoft_Word_97_200316.doc"/><Relationship Id="rId34" Type="http://schemas.openxmlformats.org/officeDocument/2006/relationships/image" Target="media/image9.png"/><Relationship Id="rId50"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40;&#1082;&#1090;%20&#1085;&#1072;%20&#1089;&#1087;&#1080;&#1089;&#1072;&#1085;&#1080;&#1077;%20&#1088;&#1072;&#1089;&#1093;&#1086;&#1076;&#1085;&#1099;&#1093;%20&#1057;&#1048;&#1047;_v1.0_20180808.xls" TargetMode="External"/><Relationship Id="rId55"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2;&#1061;-20_&#1054;&#1090;&#1095;&#1077;&#1090;_&#1086;_&#1076;&#1074;&#1080;&#1078;&#1077;&#1085;&#1080;&#1080;_&#1058;&#1052;&#1062;_&#1074;_&#1084;&#1077;&#1089;&#1090;&#1072;&#1093;_&#1093;&#1088;&#1072;&#1085;&#1077;&#1085;&#1080;&#1103;_v1.0_20180808.xls" TargetMode="External"/><Relationship Id="rId76" Type="http://schemas.openxmlformats.org/officeDocument/2006/relationships/image" Target="media/image22.emf"/><Relationship Id="rId97" Type="http://schemas.openxmlformats.org/officeDocument/2006/relationships/oleObject" Target="embeddings/_________Microsoft_Word_97_200312.doc"/><Relationship Id="rId104" Type="http://schemas.openxmlformats.org/officeDocument/2006/relationships/image" Target="media/image36.emf"/><Relationship Id="rId120" Type="http://schemas.openxmlformats.org/officeDocument/2006/relationships/image" Target="media/image44.emf"/><Relationship Id="rId125" Type="http://schemas.openxmlformats.org/officeDocument/2006/relationships/oleObject" Target="embeddings/oleObject13.bin"/><Relationship Id="rId141" Type="http://schemas.openxmlformats.org/officeDocument/2006/relationships/package" Target="embeddings/_____Microsoft_Excel2.xlsx"/><Relationship Id="rId146" Type="http://schemas.openxmlformats.org/officeDocument/2006/relationships/image" Target="media/image57.emf"/><Relationship Id="rId7" Type="http://schemas.openxmlformats.org/officeDocument/2006/relationships/settings" Target="settings.xml"/><Relationship Id="rId71" Type="http://schemas.openxmlformats.org/officeDocument/2006/relationships/oleObject" Target="embeddings/oleObject2.bin"/><Relationship Id="rId92" Type="http://schemas.openxmlformats.org/officeDocument/2006/relationships/image" Target="media/image30.emf"/><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yperlink" Target="https://corp.polyus.com/ERP/ERPDocuments/05_&#1041;&#1080;&#1079;&#1085;&#1077;&#1089;-&#1087;&#1088;&#1086;&#1094;&#1077;&#1089;&#1089;&#1099;/&#1062;&#1077;&#1083;&#1077;&#1074;&#1099;&#1077;%20&#1089;&#1093;&#1077;&#1084;&#1099;%20&#1041;&#1055;/&#1052;&#1058;&#1054;/&#1057;&#1082;&#1083;&#1072;&#1076;&#1089;&#1082;&#1072;&#1103;%20&#1083;&#1086;&#1075;&#1080;&#1089;&#1090;&#1080;&#1082;&#1072;" TargetMode="External"/><Relationship Id="rId40"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2-04-3_&#1055;&#1077;&#1088;&#1077;&#1095;&#1077;&#1085;&#1100;_&#1086;&#1073;&#1086;&#1088;&#1091;&#1076;&#1086;&#1074;&#1072;&#1085;&#1080;&#1103;_&#1073;&#1077;&#1079;_&#1076;&#1074;&#1080;&#1078;&#1077;&#1085;&#1080;&#1103;_&#1073;&#1086;&#1083;&#1077;&#1077;_&#1086;&#1076;&#1085;&#1086;&#1075;&#1086;_&#1075;&#1086;&#1076;&#1072;_v1.0_20180808.xls" TargetMode="External"/><Relationship Id="rId45"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2;&#1061;-1_&#1040;&#1082;&#1090;_&#1086;_&#1087;&#1088;&#1080;&#1077;&#1084;&#1077;-&#1087;&#1077;&#1088;&#1077;&#1076;&#1072;&#1095;&#1077;_&#1058;&#1052;&#1062;_&#1085;&#1072;_&#1093;&#1088;&#1072;&#1085;&#1077;&#1085;&#1080;&#1077;)_v1.0_20180808.xls" TargetMode="External"/><Relationship Id="rId66" Type="http://schemas.openxmlformats.org/officeDocument/2006/relationships/image" Target="media/image17.emf"/><Relationship Id="rId87" Type="http://schemas.openxmlformats.org/officeDocument/2006/relationships/oleObject" Target="embeddings/_________Microsoft_Word_97_20039.doc"/><Relationship Id="rId110" Type="http://schemas.openxmlformats.org/officeDocument/2006/relationships/image" Target="media/image39.emf"/><Relationship Id="rId115" Type="http://schemas.openxmlformats.org/officeDocument/2006/relationships/oleObject" Target="embeddings/_________Microsoft_Word_97_200317.doc"/><Relationship Id="rId131" Type="http://schemas.openxmlformats.org/officeDocument/2006/relationships/oleObject" Target="embeddings/_________Microsoft_Word_97_200323.doc"/><Relationship Id="rId136" Type="http://schemas.openxmlformats.org/officeDocument/2006/relationships/image" Target="media/image52.emf"/><Relationship Id="rId157" Type="http://schemas.openxmlformats.org/officeDocument/2006/relationships/package" Target="embeddings/_____Microsoft_Excel10.xlsx"/><Relationship Id="rId61" Type="http://schemas.openxmlformats.org/officeDocument/2006/relationships/oleObject" Target="embeddings/_________Microsoft_Word_97_20031.doc"/><Relationship Id="rId82" Type="http://schemas.openxmlformats.org/officeDocument/2006/relationships/image" Target="media/image25.emf"/><Relationship Id="rId152" Type="http://schemas.openxmlformats.org/officeDocument/2006/relationships/image" Target="media/image60.emf"/><Relationship Id="rId19" Type="http://schemas.openxmlformats.org/officeDocument/2006/relationships/hyperlink" Target="https://corp.polyus.com/ERP/ERPDocuments/05_&#1041;&#1080;&#1079;&#1085;&#1077;&#1089;-&#1087;&#1088;&#1086;&#1094;&#1077;&#1089;&#1089;&#1099;/&#1062;&#1077;&#1083;&#1077;&#1074;&#1099;&#1077;%20&#1089;&#1093;&#1077;&#1084;&#1099;%20&#1041;&#1055;/&#1052;&#1058;&#1054;/&#1057;&#1082;&#1083;&#1072;&#1076;&#1089;&#1082;&#1072;&#1103;%20&#1083;&#1086;&#1075;&#1080;&#1089;&#1090;&#1080;&#1082;&#1072;" TargetMode="External"/><Relationship Id="rId14" Type="http://schemas.openxmlformats.org/officeDocument/2006/relationships/footer" Target="footer2.xml"/><Relationship Id="rId30" Type="http://schemas.openxmlformats.org/officeDocument/2006/relationships/image" Target="media/image5.png"/><Relationship Id="rId35" Type="http://schemas.openxmlformats.org/officeDocument/2006/relationships/image" Target="media/image10.emf"/><Relationship Id="rId56" Type="http://schemas.openxmlformats.org/officeDocument/2006/relationships/image" Target="media/image11.png"/><Relationship Id="rId77" Type="http://schemas.openxmlformats.org/officeDocument/2006/relationships/oleObject" Target="embeddings/_________Microsoft_Word_97_20036.doc"/><Relationship Id="rId100" Type="http://schemas.openxmlformats.org/officeDocument/2006/relationships/image" Target="media/image34.emf"/><Relationship Id="rId105" Type="http://schemas.openxmlformats.org/officeDocument/2006/relationships/oleObject" Target="embeddings/_________Microsoft_Word_97_200314.doc"/><Relationship Id="rId126" Type="http://schemas.openxmlformats.org/officeDocument/2006/relationships/image" Target="media/image47.emf"/><Relationship Id="rId147" Type="http://schemas.openxmlformats.org/officeDocument/2006/relationships/package" Target="embeddings/_____Microsoft_Excel5.xlsx"/><Relationship Id="rId8" Type="http://schemas.openxmlformats.org/officeDocument/2006/relationships/webSettings" Target="webSettings.xml"/><Relationship Id="rId51"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8;&#1054;&#1056;&#1043;-13_&#1053;&#1072;&#1082;&#1083;&#1072;&#1076;&#1085;&#1072;&#1103;_&#1085;&#1072;_&#1074;&#1085;&#1091;&#1090;&#1088;&#1077;&#1085;&#1085;&#1077;&#1077;_&#1087;&#1077;&#1088;&#1077;&#1084;&#1077;&#1097;&#1077;&#1085;&#1080;&#1077;_&#1090;&#1086;&#1074;&#1072;&#1088;&#1072;_v1.0_20180808.xls" TargetMode="External"/><Relationship Id="rId72" Type="http://schemas.openxmlformats.org/officeDocument/2006/relationships/image" Target="media/image20.emf"/><Relationship Id="rId93" Type="http://schemas.openxmlformats.org/officeDocument/2006/relationships/oleObject" Target="embeddings/oleObject7.bin"/><Relationship Id="rId98" Type="http://schemas.openxmlformats.org/officeDocument/2006/relationships/image" Target="media/image33.emf"/><Relationship Id="rId121" Type="http://schemas.openxmlformats.org/officeDocument/2006/relationships/oleObject" Target="embeddings/_________Microsoft_Word_97_200320.doc"/><Relationship Id="rId142" Type="http://schemas.openxmlformats.org/officeDocument/2006/relationships/image" Target="media/image55.emf"/><Relationship Id="rId163" Type="http://schemas.microsoft.com/office/2018/08/relationships/commentsExtensible" Target="commentsExtensible.xml"/><Relationship Id="rId3" Type="http://schemas.openxmlformats.org/officeDocument/2006/relationships/customXml" Target="../customXml/item3.xml"/><Relationship Id="rId25" Type="http://schemas.openxmlformats.org/officeDocument/2006/relationships/hyperlink" Target="https://corp.polyus.com/ERP/ERPDocuments/05_&#1041;&#1080;&#1079;&#1085;&#1077;&#1089;-&#1087;&#1088;&#1086;&#1094;&#1077;&#1089;&#1089;&#1099;/&#1062;&#1077;&#1083;&#1077;&#1074;&#1099;&#1077;%20&#1089;&#1093;&#1077;&#1084;&#1099;%20&#1041;&#1055;/&#1052;&#1058;&#1054;/&#1057;&#1082;&#1083;&#1072;&#1076;&#1089;&#1082;&#1072;&#1103;%20&#1083;&#1086;&#1075;&#1080;&#1089;&#1090;&#1080;&#1082;&#1072;" TargetMode="External"/><Relationship Id="rId46"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2;&#1061;-3_&#1040;&#1082;&#1090;_&#1086;_&#1074;&#1086;&#1079;&#1074;&#1088;&#1072;&#1090;&#1077;_&#1058;&#1052;&#1062;_&#1089;&#1076;&#1072;&#1085;&#1085;&#1099;&#1093;_&#1085;&#1072;_&#1093;&#1088;&#1072;&#1085;&#1077;&#1085;&#1080;&#1077;_v1.0_20180808.xls" TargetMode="External"/><Relationship Id="rId67" Type="http://schemas.openxmlformats.org/officeDocument/2006/relationships/oleObject" Target="embeddings/_________Microsoft_Word_97_20033.doc"/><Relationship Id="rId116" Type="http://schemas.openxmlformats.org/officeDocument/2006/relationships/image" Target="media/image42.emf"/><Relationship Id="rId137" Type="http://schemas.openxmlformats.org/officeDocument/2006/relationships/package" Target="embeddings/_____Microsoft_Excel.xlsx"/><Relationship Id="rId158" Type="http://schemas.openxmlformats.org/officeDocument/2006/relationships/header" Target="header5.xml"/><Relationship Id="rId20" Type="http://schemas.openxmlformats.org/officeDocument/2006/relationships/hyperlink" Target="https://corp.polyus.com/ERP/ERPDocuments/05_&#1041;&#1080;&#1079;&#1085;&#1077;&#1089;-&#1087;&#1088;&#1086;&#1094;&#1077;&#1089;&#1089;&#1099;/&#1062;&#1077;&#1083;&#1077;&#1074;&#1099;&#1077;%20&#1089;&#1093;&#1077;&#1084;&#1099;%20&#1041;&#1055;/&#1052;&#1058;&#1054;/&#1057;&#1082;&#1083;&#1072;&#1076;&#1089;&#1082;&#1072;&#1103;%20&#1083;&#1086;&#1075;&#1080;&#1089;&#1090;&#1080;&#1082;&#1072;" TargetMode="External"/><Relationship Id="rId41"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4-03_&#1058;&#1052;&#1062;_&#1086;&#1090;&#1087;&#1091;&#1097;&#1077;&#1085;&#1085;&#1099;&#1077;_&#1087;&#1086;&#1089;&#1083;&#1077;_&#1076;&#1072;&#1090;&#1099;_&#1085;&#1072;&#1095;&#1072;&#1083;&#1072;_&#1080;&#1085;&#1074;&#1077;&#1085;&#1090;&#1072;&#1088;&#1080;&#1079;&#1072;&#1094;&#1080;&#1080;_v1.0_20180808.XLS" TargetMode="External"/><Relationship Id="rId62" Type="http://schemas.openxmlformats.org/officeDocument/2006/relationships/image" Target="media/image15.emf"/><Relationship Id="rId83" Type="http://schemas.openxmlformats.org/officeDocument/2006/relationships/oleObject" Target="embeddings/oleObject5.bin"/><Relationship Id="rId88" Type="http://schemas.openxmlformats.org/officeDocument/2006/relationships/image" Target="media/image28.emf"/><Relationship Id="rId111" Type="http://schemas.openxmlformats.org/officeDocument/2006/relationships/oleObject" Target="embeddings/oleObject10.bin"/><Relationship Id="rId132" Type="http://schemas.openxmlformats.org/officeDocument/2006/relationships/image" Target="media/image50.emf"/><Relationship Id="rId153" Type="http://schemas.openxmlformats.org/officeDocument/2006/relationships/package" Target="embeddings/_____Microsoft_Excel8.xlsx"/><Relationship Id="rId15" Type="http://schemas.openxmlformats.org/officeDocument/2006/relationships/header" Target="header3.xml"/><Relationship Id="rId36"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48;&#1053;&#1042;-3_&#1048;&#1085;&#1074;&#1077;&#1085;&#1090;&#1072;&#1088;&#1080;&#1079;&#1072;&#1094;&#1080;&#1086;&#1085;&#1085;&#1072;&#1103;_&#1086;&#1087;&#1080;&#1089;&#1100;_v1.0_20180808.xls" TargetMode="External"/><Relationship Id="rId57" Type="http://schemas.openxmlformats.org/officeDocument/2006/relationships/image" Target="media/image12.png"/><Relationship Id="rId106" Type="http://schemas.openxmlformats.org/officeDocument/2006/relationships/image" Target="media/image37.emf"/><Relationship Id="rId127" Type="http://schemas.openxmlformats.org/officeDocument/2006/relationships/oleObject" Target="embeddings/_________Microsoft_Word_97_200321.doc"/><Relationship Id="rId10" Type="http://schemas.openxmlformats.org/officeDocument/2006/relationships/endnotes" Target="endnotes.xml"/><Relationship Id="rId31" Type="http://schemas.openxmlformats.org/officeDocument/2006/relationships/image" Target="media/image6.png"/><Relationship Id="rId52"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8;&#1054;&#1056;&#1043;-15_&#1040;&#1082;&#1090;_&#1086;_&#1087;&#1086;&#1088;&#1095;&#1077;_&#1083;&#1086;&#1084;&#1077;_&#1073;&#1086;&#1077;_&#1058;&#1052;&#1062;_v1.0_20180808.xls" TargetMode="External"/><Relationship Id="rId73" Type="http://schemas.openxmlformats.org/officeDocument/2006/relationships/oleObject" Target="embeddings/oleObject3.bin"/><Relationship Id="rId78" Type="http://schemas.openxmlformats.org/officeDocument/2006/relationships/image" Target="media/image23.emf"/><Relationship Id="rId94" Type="http://schemas.openxmlformats.org/officeDocument/2006/relationships/image" Target="media/image31.emf"/><Relationship Id="rId99" Type="http://schemas.openxmlformats.org/officeDocument/2006/relationships/oleObject" Target="embeddings/_________Microsoft_Word_97_200313.doc"/><Relationship Id="rId101" Type="http://schemas.openxmlformats.org/officeDocument/2006/relationships/oleObject" Target="embeddings/oleObject8.bin"/><Relationship Id="rId122" Type="http://schemas.openxmlformats.org/officeDocument/2006/relationships/image" Target="media/image45.emf"/><Relationship Id="rId143" Type="http://schemas.openxmlformats.org/officeDocument/2006/relationships/package" Target="embeddings/_____Microsoft_Excel3.xlsx"/><Relationship Id="rId148" Type="http://schemas.openxmlformats.org/officeDocument/2006/relationships/image" Target="media/image58.emf"/><Relationship Id="rId164"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corp.polyus.com/ERP/ERPDocuments/05_&#1041;&#1080;&#1079;&#1085;&#1077;&#1089;-&#1087;&#1088;&#1086;&#1094;&#1077;&#1089;&#1089;&#1099;/&#1062;&#1077;&#1083;&#1077;&#1074;&#1099;&#1077;%20&#1089;&#1093;&#1077;&#1084;&#1099;%20&#1041;&#1055;/&#1052;&#1058;&#1054;/&#1057;&#1082;&#1083;&#1072;&#1076;&#1089;&#1082;&#1072;&#1103;%20&#1083;&#1086;&#1075;&#1080;&#1089;&#1090;&#1080;&#1082;&#1072;" TargetMode="External"/><Relationship Id="rId47"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2;-11_&#1055;&#1077;&#1088;&#1077;&#1084;&#1077;&#1097;&#1077;&#1085;&#1080;&#1077;_&#1058;&#1052;&#1062;_v1.0_20180808.xls" TargetMode="External"/><Relationship Id="rId68" Type="http://schemas.openxmlformats.org/officeDocument/2006/relationships/image" Target="media/image18.emf"/><Relationship Id="rId89" Type="http://schemas.openxmlformats.org/officeDocument/2006/relationships/oleObject" Target="embeddings/_________Microsoft_Word_97_200310.doc"/><Relationship Id="rId112" Type="http://schemas.openxmlformats.org/officeDocument/2006/relationships/image" Target="media/image40.emf"/><Relationship Id="rId133" Type="http://schemas.openxmlformats.org/officeDocument/2006/relationships/oleObject" Target="embeddings/oleObject14.bin"/><Relationship Id="rId154" Type="http://schemas.openxmlformats.org/officeDocument/2006/relationships/image" Target="media/image61.emf"/><Relationship Id="rId16" Type="http://schemas.openxmlformats.org/officeDocument/2006/relationships/header" Target="header4.xml"/><Relationship Id="rId37"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48;&#1053;&#1042;-5_&#1048;&#1085;&#1074;&#1077;&#1085;&#1090;&#1072;&#1088;&#1080;&#1079;&#1072;&#1094;&#1080;&#1086;&#1085;&#1085;&#1072;&#1103;_&#1086;&#1087;&#1080;&#1089;&#1100;_&#1058;&#1052;&#1062;_&#1085;&#1072;_&#1054;&#1061;_v1.0_20180810.xls" TargetMode="External"/><Relationship Id="rId58" Type="http://schemas.openxmlformats.org/officeDocument/2006/relationships/image" Target="media/image13.emf"/><Relationship Id="rId79" Type="http://schemas.openxmlformats.org/officeDocument/2006/relationships/oleObject" Target="embeddings/_________Microsoft_Word_97_20037.doc"/><Relationship Id="rId102" Type="http://schemas.openxmlformats.org/officeDocument/2006/relationships/image" Target="media/image35.emf"/><Relationship Id="rId123" Type="http://schemas.openxmlformats.org/officeDocument/2006/relationships/oleObject" Target="embeddings/oleObject12.bin"/><Relationship Id="rId144" Type="http://schemas.openxmlformats.org/officeDocument/2006/relationships/image" Target="media/image56.emf"/><Relationship Id="rId90" Type="http://schemas.openxmlformats.org/officeDocument/2006/relationships/image" Target="media/image29.emf"/><Relationship Id="rId27" Type="http://schemas.openxmlformats.org/officeDocument/2006/relationships/image" Target="media/image2.png"/><Relationship Id="rId48"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2;&#1058;&#1054;_&#1052;-15_&#1053;&#1072;&#1082;&#1083;&#1072;&#1076;&#1085;&#1072;&#1103;_&#1085;&#1072;_&#1086;&#1090;&#1087;&#1091;&#1089;&#1082;_&#1085;&#1072;_&#1089;&#1090;&#1086;&#1088;&#1086;&#1085;&#1091;_v1.0_20180808.xls" TargetMode="External"/><Relationship Id="rId69" Type="http://schemas.openxmlformats.org/officeDocument/2006/relationships/oleObject" Target="embeddings/_________Microsoft_Word_97_20034.doc"/><Relationship Id="rId113" Type="http://schemas.openxmlformats.org/officeDocument/2006/relationships/oleObject" Target="embeddings/oleObject11.bin"/><Relationship Id="rId134" Type="http://schemas.openxmlformats.org/officeDocument/2006/relationships/image" Target="media/image51.emf"/><Relationship Id="rId80" Type="http://schemas.openxmlformats.org/officeDocument/2006/relationships/image" Target="media/image24.emf"/><Relationship Id="rId155" Type="http://schemas.openxmlformats.org/officeDocument/2006/relationships/package" Target="embeddings/_____Microsoft_Excel9.xlsx"/></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2.xml><?xml version="1.0" encoding="utf-8"?>
<ds:datastoreItem xmlns:ds="http://schemas.openxmlformats.org/officeDocument/2006/customXml" ds:itemID="{FCAAF091-EE7F-4920-AC62-F0CF75066C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198B76A-4BA9-47EC-AB5F-D88C6486EC56}">
  <ds:schemaRefs>
    <ds:schemaRef ds:uri="http://purl.org/dc/elements/1.1/"/>
    <ds:schemaRef ds:uri="http://schemas.microsoft.com/office/2006/metadata/properties"/>
    <ds:schemaRef ds:uri="http://purl.org/dc/terms/"/>
    <ds:schemaRef ds:uri="http://schemas.microsoft.com/office/infopath/2007/PartnerControls"/>
    <ds:schemaRef ds:uri="http://www.w3.org/XML/1998/namespace"/>
    <ds:schemaRef ds:uri="http://purl.org/dc/dcmitype/"/>
    <ds:schemaRef ds:uri="http://schemas.microsoft.com/office/2006/documentManagement/types"/>
    <ds:schemaRef ds:uri="http://schemas.openxmlformats.org/package/2006/metadata/core-properties"/>
  </ds:schemaRefs>
</ds:datastoreItem>
</file>

<file path=customXml/itemProps4.xml><?xml version="1.0" encoding="utf-8"?>
<ds:datastoreItem xmlns:ds="http://schemas.openxmlformats.org/officeDocument/2006/customXml" ds:itemID="{F06BEB7A-8640-4DF0-8C5B-2A2E23B8F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144</Pages>
  <Words>69252</Words>
  <Characters>394737</Characters>
  <Application>Microsoft Office Word</Application>
  <DocSecurity>0</DocSecurity>
  <Lines>3289</Lines>
  <Paragraphs>926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463063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FokinaES</cp:lastModifiedBy>
  <cp:revision>69</cp:revision>
  <cp:lastPrinted>2018-02-09T10:40:00Z</cp:lastPrinted>
  <dcterms:created xsi:type="dcterms:W3CDTF">2020-04-30T14:17:00Z</dcterms:created>
  <dcterms:modified xsi:type="dcterms:W3CDTF">2021-04-19T09:38:00Z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ies>
</file>