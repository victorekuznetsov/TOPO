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0B78C0" w14:textId="77777777" w:rsidR="00F66ECE" w:rsidRPr="00A33FEF" w:rsidRDefault="00F66ECE" w:rsidP="00F66ECE">
      <w:pPr>
        <w:rPr>
          <w:rFonts w:ascii="Arial" w:hAnsi="Arial" w:cs="Arial"/>
          <w:lang w:val="en-US"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38241A5E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C145FF7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4B25C14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9831A79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59B5811" w14:textId="77777777" w:rsidR="00F66ECE" w:rsidRPr="00FA4F4F" w:rsidRDefault="00F66ECE" w:rsidP="00F66ECE">
      <w:pPr>
        <w:rPr>
          <w:rFonts w:ascii="Arial" w:hAnsi="Arial" w:cs="Arial"/>
          <w:lang w:eastAsia="ru-RU"/>
        </w:rPr>
      </w:pPr>
    </w:p>
    <w:p w14:paraId="438E6249" w14:textId="77777777" w:rsidR="00F66ECE" w:rsidRPr="00A33FEF" w:rsidRDefault="00F66ECE" w:rsidP="00960FDF">
      <w:pPr>
        <w:jc w:val="center"/>
        <w:rPr>
          <w:rFonts w:ascii="Arial" w:hAnsi="Arial" w:cs="Arial"/>
          <w:lang w:eastAsia="ru-RU"/>
        </w:rPr>
      </w:pPr>
    </w:p>
    <w:p w14:paraId="485D69C1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2AEE5C8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AB20D3C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2BB29FF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7EB0D45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60D03F70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301EA081" w14:textId="77777777" w:rsidR="00F66ECE" w:rsidRPr="00A33FEF" w:rsidRDefault="00F66ECE" w:rsidP="00CD470D">
      <w:pPr>
        <w:rPr>
          <w:rFonts w:ascii="Arial" w:hAnsi="Arial" w:cs="Arial"/>
          <w:lang w:eastAsia="ru-RU"/>
        </w:rPr>
      </w:pPr>
      <w:r w:rsidRPr="00A33FEF">
        <w:rPr>
          <w:rFonts w:ascii="Arial" w:hAnsi="Arial" w:cs="Arial"/>
          <w:lang w:eastAsia="ru-RU"/>
        </w:rPr>
        <w:tab/>
      </w:r>
    </w:p>
    <w:p w14:paraId="1AFAF94E" w14:textId="77777777" w:rsidR="00AC7379" w:rsidRPr="00AC7379" w:rsidRDefault="00AC7379" w:rsidP="007A6F0E">
      <w:pPr>
        <w:jc w:val="center"/>
        <w:rPr>
          <w:rFonts w:ascii="Arial" w:hAnsi="Arial" w:cs="Arial"/>
          <w:b/>
          <w:sz w:val="36"/>
          <w:szCs w:val="36"/>
        </w:rPr>
      </w:pPr>
      <w:r w:rsidRPr="00AC7379">
        <w:rPr>
          <w:rFonts w:ascii="Arial" w:hAnsi="Arial" w:cs="Arial"/>
          <w:b/>
          <w:sz w:val="36"/>
          <w:szCs w:val="36"/>
        </w:rPr>
        <w:t>Памятка</w:t>
      </w:r>
    </w:p>
    <w:p w14:paraId="73A61004" w14:textId="0BD58FD1" w:rsidR="00AC7379" w:rsidRDefault="00AC7379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7C1DF781" w14:textId="323842BF" w:rsidR="00916FAB" w:rsidRPr="006859F6" w:rsidRDefault="002F0367" w:rsidP="007A6F0E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Передача заказов ТОРО в ПЭДО</w:t>
      </w:r>
      <w:r w:rsidR="00AC7379"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2A723ABE" w14:textId="77777777" w:rsidR="000F6264" w:rsidRPr="006859F6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7B445E91" w14:textId="77777777" w:rsidR="00F66ECE" w:rsidRPr="006859F6" w:rsidRDefault="00F66ECE" w:rsidP="00CD470D">
      <w:pPr>
        <w:rPr>
          <w:rFonts w:ascii="Arial" w:hAnsi="Arial" w:cs="Arial"/>
        </w:rPr>
      </w:pPr>
    </w:p>
    <w:p w14:paraId="08ECCED3" w14:textId="77777777" w:rsidR="002E67E7" w:rsidRPr="006859F6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C728B9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724AA1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9A5BB0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6060D9C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144E75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B6D0F36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1ED7372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D729450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B087DE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2595971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8C91F64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6C602EA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56A9EB4" w14:textId="77777777" w:rsidR="00175B15" w:rsidRPr="006859F6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657351C" w14:textId="5DE848D9" w:rsidR="008F456C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33F9DA3" w14:textId="123361A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834F4A4" w14:textId="23B1F43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CF1A5FB" w14:textId="242595B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0EE71C4" w14:textId="593A3339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8CBE481" w14:textId="72BB447B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219528B" w14:textId="0678A0F4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CC37340" w14:textId="2D810A7F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A7C6388" w14:textId="692BAC1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B76D8C9" w14:textId="77777777" w:rsidR="00AC7379" w:rsidRPr="006859F6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A9D45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E754B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4D33699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D44E4C6" w14:textId="1DD5A5CD" w:rsidR="00AC7379" w:rsidRDefault="00057246" w:rsidP="00AC7379">
      <w:pPr>
        <w:jc w:val="center"/>
        <w:rPr>
          <w:rFonts w:ascii="Arial" w:eastAsia="Calibri" w:hAnsi="Arial" w:cs="Arial"/>
          <w:b/>
          <w:sz w:val="20"/>
          <w:szCs w:val="24"/>
          <w:lang w:eastAsia="ru-RU"/>
        </w:rPr>
      </w:pPr>
      <w:r w:rsidRPr="006859F6">
        <w:rPr>
          <w:rFonts w:ascii="Arial" w:hAnsi="Arial" w:cs="Arial"/>
          <w:b/>
          <w:sz w:val="22"/>
        </w:rPr>
        <w:t>Москва 202</w:t>
      </w:r>
      <w:r w:rsidR="00AC7379">
        <w:rPr>
          <w:rFonts w:ascii="Arial" w:hAnsi="Arial" w:cs="Arial"/>
          <w:b/>
          <w:sz w:val="22"/>
        </w:rPr>
        <w:t>4</w:t>
      </w:r>
      <w:r w:rsidR="00AC7379">
        <w:rPr>
          <w:rFonts w:ascii="Arial" w:hAnsi="Arial" w:cs="Arial"/>
          <w:b/>
          <w:sz w:val="20"/>
        </w:rPr>
        <w:br w:type="page"/>
      </w:r>
    </w:p>
    <w:p w14:paraId="2752217B" w14:textId="77777777" w:rsidR="004F2700" w:rsidRPr="006859F6" w:rsidRDefault="004F2700" w:rsidP="00A54A51">
      <w:pPr>
        <w:pStyle w:val="a8"/>
        <w:keepNext/>
        <w:jc w:val="right"/>
        <w:rPr>
          <w:rFonts w:ascii="Arial" w:hAnsi="Arial" w:cs="Arial"/>
          <w:b/>
          <w:sz w:val="20"/>
        </w:rPr>
      </w:pPr>
    </w:p>
    <w:bookmarkStart w:id="4" w:name="_Toc512271224" w:displacedByCustomXml="next"/>
    <w:bookmarkStart w:id="5" w:name="_Toc172236523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Content>
        <w:p w14:paraId="4C94FDD4" w14:textId="77777777" w:rsidR="00B778C7" w:rsidRPr="006859F6" w:rsidRDefault="00B778C7" w:rsidP="003B2F5F">
          <w:pPr>
            <w:pStyle w:val="11"/>
          </w:pPr>
          <w:r w:rsidRPr="006859F6">
            <w:t>Оглавление</w:t>
          </w:r>
          <w:bookmarkEnd w:id="5"/>
          <w:bookmarkEnd w:id="4"/>
        </w:p>
        <w:p w14:paraId="34728ACC" w14:textId="72755526" w:rsidR="003B2F5F" w:rsidRDefault="00B778C7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r w:rsidRPr="006859F6">
            <w:fldChar w:fldCharType="begin"/>
          </w:r>
          <w:r w:rsidRPr="006859F6">
            <w:instrText xml:space="preserve"> TOC \o "1-3" \h \z \u </w:instrText>
          </w:r>
          <w:r w:rsidRPr="006859F6">
            <w:fldChar w:fldCharType="separate"/>
          </w:r>
          <w:hyperlink w:anchor="_Toc172236523" w:history="1">
            <w:r w:rsidR="003B2F5F" w:rsidRPr="009E61FE">
              <w:rPr>
                <w:rStyle w:val="a9"/>
              </w:rPr>
              <w:t>Оглавление</w:t>
            </w:r>
            <w:r w:rsidR="003B2F5F">
              <w:rPr>
                <w:webHidden/>
              </w:rPr>
              <w:tab/>
            </w:r>
            <w:r w:rsidR="003B2F5F">
              <w:rPr>
                <w:webHidden/>
              </w:rPr>
              <w:fldChar w:fldCharType="begin"/>
            </w:r>
            <w:r w:rsidR="003B2F5F">
              <w:rPr>
                <w:webHidden/>
              </w:rPr>
              <w:instrText xml:space="preserve"> PAGEREF _Toc172236523 \h </w:instrText>
            </w:r>
            <w:r w:rsidR="003B2F5F">
              <w:rPr>
                <w:webHidden/>
              </w:rPr>
            </w:r>
            <w:r w:rsidR="003B2F5F">
              <w:rPr>
                <w:webHidden/>
              </w:rPr>
              <w:fldChar w:fldCharType="separate"/>
            </w:r>
            <w:r w:rsidR="003B2F5F">
              <w:rPr>
                <w:webHidden/>
              </w:rPr>
              <w:t>2</w:t>
            </w:r>
            <w:r w:rsidR="003B2F5F">
              <w:rPr>
                <w:webHidden/>
              </w:rPr>
              <w:fldChar w:fldCharType="end"/>
            </w:r>
          </w:hyperlink>
        </w:p>
        <w:p w14:paraId="2943840F" w14:textId="7146FD37" w:rsidR="003B2F5F" w:rsidRDefault="00000000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2236524" w:history="1">
            <w:r w:rsidR="003B2F5F" w:rsidRPr="009E61FE">
              <w:rPr>
                <w:rStyle w:val="a9"/>
                <w:rFonts w:eastAsiaTheme="majorEastAsia"/>
              </w:rPr>
              <w:t>Введение</w:t>
            </w:r>
            <w:r w:rsidR="003B2F5F">
              <w:rPr>
                <w:webHidden/>
              </w:rPr>
              <w:tab/>
            </w:r>
            <w:r w:rsidR="003B2F5F">
              <w:rPr>
                <w:webHidden/>
              </w:rPr>
              <w:fldChar w:fldCharType="begin"/>
            </w:r>
            <w:r w:rsidR="003B2F5F">
              <w:rPr>
                <w:webHidden/>
              </w:rPr>
              <w:instrText xml:space="preserve"> PAGEREF _Toc172236524 \h </w:instrText>
            </w:r>
            <w:r w:rsidR="003B2F5F">
              <w:rPr>
                <w:webHidden/>
              </w:rPr>
            </w:r>
            <w:r w:rsidR="003B2F5F">
              <w:rPr>
                <w:webHidden/>
              </w:rPr>
              <w:fldChar w:fldCharType="separate"/>
            </w:r>
            <w:r w:rsidR="003B2F5F">
              <w:rPr>
                <w:webHidden/>
              </w:rPr>
              <w:t>3</w:t>
            </w:r>
            <w:r w:rsidR="003B2F5F">
              <w:rPr>
                <w:webHidden/>
              </w:rPr>
              <w:fldChar w:fldCharType="end"/>
            </w:r>
          </w:hyperlink>
        </w:p>
        <w:p w14:paraId="1E2E0606" w14:textId="14572027" w:rsidR="003B2F5F" w:rsidRDefault="00000000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2236525" w:history="1">
            <w:r w:rsidR="003B2F5F" w:rsidRPr="009E61FE">
              <w:rPr>
                <w:rStyle w:val="a9"/>
                <w:rFonts w:eastAsiaTheme="majorEastAsia"/>
              </w:rPr>
              <w:t>Формирование наряда на смену</w:t>
            </w:r>
            <w:r w:rsidR="003B2F5F">
              <w:rPr>
                <w:webHidden/>
              </w:rPr>
              <w:tab/>
            </w:r>
            <w:r w:rsidR="003B2F5F">
              <w:rPr>
                <w:webHidden/>
              </w:rPr>
              <w:fldChar w:fldCharType="begin"/>
            </w:r>
            <w:r w:rsidR="003B2F5F">
              <w:rPr>
                <w:webHidden/>
              </w:rPr>
              <w:instrText xml:space="preserve"> PAGEREF _Toc172236525 \h </w:instrText>
            </w:r>
            <w:r w:rsidR="003B2F5F">
              <w:rPr>
                <w:webHidden/>
              </w:rPr>
            </w:r>
            <w:r w:rsidR="003B2F5F">
              <w:rPr>
                <w:webHidden/>
              </w:rPr>
              <w:fldChar w:fldCharType="separate"/>
            </w:r>
            <w:r w:rsidR="003B2F5F">
              <w:rPr>
                <w:webHidden/>
              </w:rPr>
              <w:t>4</w:t>
            </w:r>
            <w:r w:rsidR="003B2F5F">
              <w:rPr>
                <w:webHidden/>
              </w:rPr>
              <w:fldChar w:fldCharType="end"/>
            </w:r>
          </w:hyperlink>
        </w:p>
        <w:p w14:paraId="66A9CE19" w14:textId="7E8AF3E3" w:rsidR="003B2F5F" w:rsidRDefault="00000000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2236526" w:history="1">
            <w:r w:rsidR="003B2F5F" w:rsidRPr="009E61FE">
              <w:rPr>
                <w:rStyle w:val="a9"/>
                <w:rFonts w:eastAsiaTheme="majorEastAsia" w:cs="Arial"/>
                <w:noProof/>
              </w:rPr>
              <w:t>1.1</w:t>
            </w:r>
            <w:r w:rsidR="003B2F5F">
              <w:rPr>
                <w:rFonts w:eastAsiaTheme="minorEastAsia" w:cstheme="minorBidi"/>
                <w:b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B2F5F" w:rsidRPr="009E61FE">
              <w:rPr>
                <w:rStyle w:val="a9"/>
                <w:rFonts w:eastAsiaTheme="majorEastAsia" w:cs="Arial"/>
                <w:noProof/>
              </w:rPr>
              <w:t>Выбор Заказов ТОРО в наряде на смену</w:t>
            </w:r>
            <w:r w:rsidR="003B2F5F">
              <w:rPr>
                <w:noProof/>
                <w:webHidden/>
              </w:rPr>
              <w:tab/>
            </w:r>
            <w:r w:rsidR="003B2F5F">
              <w:rPr>
                <w:noProof/>
                <w:webHidden/>
              </w:rPr>
              <w:fldChar w:fldCharType="begin"/>
            </w:r>
            <w:r w:rsidR="003B2F5F">
              <w:rPr>
                <w:noProof/>
                <w:webHidden/>
              </w:rPr>
              <w:instrText xml:space="preserve"> PAGEREF _Toc172236526 \h </w:instrText>
            </w:r>
            <w:r w:rsidR="003B2F5F">
              <w:rPr>
                <w:noProof/>
                <w:webHidden/>
              </w:rPr>
            </w:r>
            <w:r w:rsidR="003B2F5F">
              <w:rPr>
                <w:noProof/>
                <w:webHidden/>
              </w:rPr>
              <w:fldChar w:fldCharType="separate"/>
            </w:r>
            <w:r w:rsidR="003B2F5F">
              <w:rPr>
                <w:noProof/>
                <w:webHidden/>
              </w:rPr>
              <w:t>4</w:t>
            </w:r>
            <w:r w:rsidR="003B2F5F">
              <w:rPr>
                <w:noProof/>
                <w:webHidden/>
              </w:rPr>
              <w:fldChar w:fldCharType="end"/>
            </w:r>
          </w:hyperlink>
        </w:p>
        <w:p w14:paraId="1B547E95" w14:textId="1DC9372E" w:rsidR="003B2F5F" w:rsidRDefault="00000000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2236527" w:history="1">
            <w:r w:rsidR="003B2F5F" w:rsidRPr="009E61FE">
              <w:rPr>
                <w:rStyle w:val="a9"/>
                <w:rFonts w:eastAsiaTheme="majorEastAsia"/>
              </w:rPr>
              <w:t xml:space="preserve">Особенности реализации на стороне </w:t>
            </w:r>
            <w:r w:rsidR="003B2F5F" w:rsidRPr="009E61FE">
              <w:rPr>
                <w:rStyle w:val="a9"/>
                <w:rFonts w:eastAsiaTheme="majorEastAsia"/>
                <w:lang w:val="en-US"/>
              </w:rPr>
              <w:t>SAP</w:t>
            </w:r>
            <w:r w:rsidR="003B2F5F">
              <w:rPr>
                <w:webHidden/>
              </w:rPr>
              <w:tab/>
            </w:r>
            <w:r w:rsidR="003B2F5F">
              <w:rPr>
                <w:webHidden/>
              </w:rPr>
              <w:fldChar w:fldCharType="begin"/>
            </w:r>
            <w:r w:rsidR="003B2F5F">
              <w:rPr>
                <w:webHidden/>
              </w:rPr>
              <w:instrText xml:space="preserve"> PAGEREF _Toc172236527 \h </w:instrText>
            </w:r>
            <w:r w:rsidR="003B2F5F">
              <w:rPr>
                <w:webHidden/>
              </w:rPr>
            </w:r>
            <w:r w:rsidR="003B2F5F">
              <w:rPr>
                <w:webHidden/>
              </w:rPr>
              <w:fldChar w:fldCharType="separate"/>
            </w:r>
            <w:r w:rsidR="003B2F5F">
              <w:rPr>
                <w:webHidden/>
              </w:rPr>
              <w:t>5</w:t>
            </w:r>
            <w:r w:rsidR="003B2F5F">
              <w:rPr>
                <w:webHidden/>
              </w:rPr>
              <w:fldChar w:fldCharType="end"/>
            </w:r>
          </w:hyperlink>
        </w:p>
        <w:p w14:paraId="1388EA61" w14:textId="768C3C0A" w:rsidR="003B2F5F" w:rsidRDefault="00000000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2236528" w:history="1">
            <w:r w:rsidR="003B2F5F" w:rsidRPr="009E61FE">
              <w:rPr>
                <w:rStyle w:val="a9"/>
                <w:rFonts w:cs="Arial"/>
                <w:noProof/>
              </w:rPr>
              <w:t>1.2</w:t>
            </w:r>
            <w:r w:rsidR="003B2F5F">
              <w:rPr>
                <w:rFonts w:eastAsiaTheme="minorEastAsia" w:cstheme="minorBidi"/>
                <w:b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B2F5F" w:rsidRPr="009E61FE">
              <w:rPr>
                <w:rStyle w:val="a9"/>
                <w:rFonts w:cs="Arial"/>
                <w:noProof/>
              </w:rPr>
              <w:t>Логика выбора данных</w:t>
            </w:r>
            <w:r w:rsidR="003B2F5F">
              <w:rPr>
                <w:noProof/>
                <w:webHidden/>
              </w:rPr>
              <w:tab/>
            </w:r>
            <w:r w:rsidR="003B2F5F">
              <w:rPr>
                <w:noProof/>
                <w:webHidden/>
              </w:rPr>
              <w:fldChar w:fldCharType="begin"/>
            </w:r>
            <w:r w:rsidR="003B2F5F">
              <w:rPr>
                <w:noProof/>
                <w:webHidden/>
              </w:rPr>
              <w:instrText xml:space="preserve"> PAGEREF _Toc172236528 \h </w:instrText>
            </w:r>
            <w:r w:rsidR="003B2F5F">
              <w:rPr>
                <w:noProof/>
                <w:webHidden/>
              </w:rPr>
            </w:r>
            <w:r w:rsidR="003B2F5F">
              <w:rPr>
                <w:noProof/>
                <w:webHidden/>
              </w:rPr>
              <w:fldChar w:fldCharType="separate"/>
            </w:r>
            <w:r w:rsidR="003B2F5F">
              <w:rPr>
                <w:noProof/>
                <w:webHidden/>
              </w:rPr>
              <w:t>5</w:t>
            </w:r>
            <w:r w:rsidR="003B2F5F">
              <w:rPr>
                <w:noProof/>
                <w:webHidden/>
              </w:rPr>
              <w:fldChar w:fldCharType="end"/>
            </w:r>
          </w:hyperlink>
        </w:p>
        <w:p w14:paraId="06945353" w14:textId="4719C8FF" w:rsidR="003B2F5F" w:rsidRDefault="00000000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2236535" w:history="1">
            <w:r w:rsidR="003B2F5F" w:rsidRPr="009E61FE">
              <w:rPr>
                <w:rStyle w:val="a9"/>
                <w:rFonts w:cs="Arial"/>
                <w:noProof/>
              </w:rPr>
              <w:t>1.3</w:t>
            </w:r>
            <w:r w:rsidR="003B2F5F">
              <w:rPr>
                <w:rFonts w:eastAsiaTheme="minorEastAsia" w:cstheme="minorBidi"/>
                <w:b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B2F5F" w:rsidRPr="009E61FE">
              <w:rPr>
                <w:rStyle w:val="a9"/>
                <w:rFonts w:cs="Arial"/>
                <w:noProof/>
              </w:rPr>
              <w:t>Возможные ошибки</w:t>
            </w:r>
            <w:r w:rsidR="003B2F5F">
              <w:rPr>
                <w:noProof/>
                <w:webHidden/>
              </w:rPr>
              <w:tab/>
            </w:r>
            <w:r w:rsidR="003B2F5F">
              <w:rPr>
                <w:noProof/>
                <w:webHidden/>
              </w:rPr>
              <w:fldChar w:fldCharType="begin"/>
            </w:r>
            <w:r w:rsidR="003B2F5F">
              <w:rPr>
                <w:noProof/>
                <w:webHidden/>
              </w:rPr>
              <w:instrText xml:space="preserve"> PAGEREF _Toc172236535 \h </w:instrText>
            </w:r>
            <w:r w:rsidR="003B2F5F">
              <w:rPr>
                <w:noProof/>
                <w:webHidden/>
              </w:rPr>
            </w:r>
            <w:r w:rsidR="003B2F5F">
              <w:rPr>
                <w:noProof/>
                <w:webHidden/>
              </w:rPr>
              <w:fldChar w:fldCharType="separate"/>
            </w:r>
            <w:r w:rsidR="003B2F5F">
              <w:rPr>
                <w:noProof/>
                <w:webHidden/>
              </w:rPr>
              <w:t>6</w:t>
            </w:r>
            <w:r w:rsidR="003B2F5F">
              <w:rPr>
                <w:noProof/>
                <w:webHidden/>
              </w:rPr>
              <w:fldChar w:fldCharType="end"/>
            </w:r>
          </w:hyperlink>
        </w:p>
        <w:p w14:paraId="1F250F6B" w14:textId="3A081134" w:rsidR="009F5EA5" w:rsidRPr="006859F6" w:rsidRDefault="00B778C7" w:rsidP="00895A65">
          <w:pPr>
            <w:rPr>
              <w:rFonts w:ascii="Arial" w:hAnsi="Arial" w:cs="Arial"/>
            </w:rPr>
          </w:pPr>
          <w:r w:rsidRPr="006859F6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BCD33D7" w14:textId="77777777" w:rsidR="009F5EA5" w:rsidRPr="006859F6" w:rsidRDefault="009F5EA5" w:rsidP="00895A65">
      <w:pPr>
        <w:rPr>
          <w:rFonts w:ascii="Arial" w:hAnsi="Arial" w:cs="Arial"/>
        </w:rPr>
      </w:pPr>
    </w:p>
    <w:p w14:paraId="3A4AB33F" w14:textId="77777777" w:rsidR="00252D72" w:rsidRPr="006859F6" w:rsidRDefault="00252D72" w:rsidP="00895A65">
      <w:pPr>
        <w:rPr>
          <w:rFonts w:ascii="Arial" w:hAnsi="Arial" w:cs="Arial"/>
        </w:rPr>
        <w:sectPr w:rsidR="00252D72" w:rsidRPr="006859F6" w:rsidSect="0093064F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pgNumType w:start="1"/>
          <w:cols w:space="708"/>
          <w:titlePg/>
          <w:docGrid w:linePitch="360"/>
        </w:sectPr>
      </w:pPr>
    </w:p>
    <w:p w14:paraId="7AE8D3DA" w14:textId="19A86DD3" w:rsidR="00AC7379" w:rsidRPr="00C724B6" w:rsidRDefault="002F0367" w:rsidP="003B2F5F">
      <w:pPr>
        <w:pStyle w:val="11"/>
        <w:rPr>
          <w:rFonts w:eastAsiaTheme="majorEastAsia"/>
        </w:rPr>
      </w:pPr>
      <w:bookmarkStart w:id="6" w:name="_Toc172236524"/>
      <w:r>
        <w:rPr>
          <w:rFonts w:eastAsiaTheme="majorEastAsia"/>
        </w:rPr>
        <w:lastRenderedPageBreak/>
        <w:t>Введение</w:t>
      </w:r>
      <w:bookmarkEnd w:id="6"/>
    </w:p>
    <w:p w14:paraId="463E9437" w14:textId="77777777" w:rsidR="002F0367" w:rsidRPr="00D10573" w:rsidRDefault="002F0367" w:rsidP="003B2F5F">
      <w:pPr>
        <w:pStyle w:val="S0"/>
        <w:spacing w:line="360" w:lineRule="auto"/>
        <w:rPr>
          <w:rFonts w:ascii="Arial" w:hAnsi="Arial" w:cs="Arial"/>
          <w:szCs w:val="22"/>
          <w:lang w:eastAsia="en-US"/>
        </w:rPr>
      </w:pPr>
    </w:p>
    <w:p w14:paraId="686CDEE5" w14:textId="137E7D39" w:rsidR="006D2127" w:rsidRPr="003B2F5F" w:rsidRDefault="006D2127" w:rsidP="003B2F5F">
      <w:pPr>
        <w:pStyle w:val="S0"/>
        <w:spacing w:line="360" w:lineRule="auto"/>
        <w:ind w:firstLine="360"/>
        <w:rPr>
          <w:rFonts w:ascii="Arial" w:hAnsi="Arial" w:cs="Arial"/>
        </w:rPr>
      </w:pPr>
      <w:r w:rsidRPr="006D2127">
        <w:rPr>
          <w:rFonts w:ascii="Arial" w:hAnsi="Arial" w:cs="Arial"/>
          <w:szCs w:val="22"/>
          <w:lang w:eastAsia="en-US"/>
        </w:rPr>
        <w:t xml:space="preserve">Между системами ПЭДО и </w:t>
      </w:r>
      <w:r w:rsidRPr="003B2F5F">
        <w:rPr>
          <w:rFonts w:ascii="Arial" w:hAnsi="Arial" w:cs="Arial"/>
          <w:szCs w:val="22"/>
          <w:lang w:eastAsia="en-US"/>
        </w:rPr>
        <w:t>SAP</w:t>
      </w:r>
      <w:r w:rsidRPr="006D2127">
        <w:rPr>
          <w:rFonts w:ascii="Arial" w:hAnsi="Arial" w:cs="Arial"/>
          <w:szCs w:val="22"/>
          <w:lang w:eastAsia="en-US"/>
        </w:rPr>
        <w:t xml:space="preserve"> реализована интеграция, с помощью которой при</w:t>
      </w:r>
      <w:ins w:id="7" w:author="Gavrilova Ekaterina" w:date="2024-07-18T23:14:00Z" w16du:dateUtc="2024-07-18T20:14:00Z">
        <w:r w:rsidR="004C43DB">
          <w:rPr>
            <w:rFonts w:ascii="Arial" w:hAnsi="Arial" w:cs="Arial"/>
            <w:szCs w:val="22"/>
            <w:lang w:eastAsia="en-US"/>
          </w:rPr>
          <w:t xml:space="preserve"> работе в нарядах на смену</w:t>
        </w:r>
      </w:ins>
      <w:ins w:id="8" w:author="Gavrilova Ekaterina" w:date="2024-07-18T23:15:00Z" w16du:dateUtc="2024-07-18T20:15:00Z">
        <w:r w:rsidR="004C43DB">
          <w:rPr>
            <w:rFonts w:ascii="Arial" w:hAnsi="Arial" w:cs="Arial"/>
            <w:szCs w:val="22"/>
            <w:lang w:eastAsia="en-US"/>
          </w:rPr>
          <w:t xml:space="preserve"> после</w:t>
        </w:r>
      </w:ins>
      <w:r w:rsidRPr="006D2127">
        <w:rPr>
          <w:rFonts w:ascii="Arial" w:hAnsi="Arial" w:cs="Arial"/>
          <w:szCs w:val="22"/>
          <w:lang w:eastAsia="en-US"/>
        </w:rPr>
        <w:t xml:space="preserve"> нажати</w:t>
      </w:r>
      <w:del w:id="9" w:author="Gavrilova Ekaterina" w:date="2024-07-18T23:15:00Z" w16du:dateUtc="2024-07-18T20:15:00Z">
        <w:r w:rsidRPr="006D2127" w:rsidDel="004C43DB">
          <w:rPr>
            <w:rFonts w:ascii="Arial" w:hAnsi="Arial" w:cs="Arial"/>
            <w:szCs w:val="22"/>
            <w:lang w:eastAsia="en-US"/>
          </w:rPr>
          <w:delText>и</w:delText>
        </w:r>
      </w:del>
      <w:ins w:id="10" w:author="Gavrilova Ekaterina" w:date="2024-07-18T23:15:00Z" w16du:dateUtc="2024-07-18T20:15:00Z">
        <w:r w:rsidR="004C43DB">
          <w:rPr>
            <w:rFonts w:ascii="Arial" w:hAnsi="Arial" w:cs="Arial"/>
            <w:szCs w:val="22"/>
            <w:lang w:eastAsia="en-US"/>
          </w:rPr>
          <w:t>я</w:t>
        </w:r>
      </w:ins>
      <w:r w:rsidRPr="006D2127">
        <w:rPr>
          <w:rFonts w:ascii="Arial" w:hAnsi="Arial" w:cs="Arial"/>
          <w:szCs w:val="22"/>
          <w:lang w:eastAsia="en-US"/>
        </w:rPr>
        <w:t xml:space="preserve"> кнопки «Обновить</w:t>
      </w:r>
      <w:del w:id="11" w:author="Gavrilova Ekaterina" w:date="2024-07-18T23:15:00Z" w16du:dateUtc="2024-07-18T20:15:00Z">
        <w:r w:rsidRPr="006D2127" w:rsidDel="004C43DB">
          <w:rPr>
            <w:rFonts w:ascii="Arial" w:hAnsi="Arial" w:cs="Arial"/>
            <w:szCs w:val="22"/>
            <w:lang w:eastAsia="en-US"/>
          </w:rPr>
          <w:delText xml:space="preserve">» </w:delText>
        </w:r>
      </w:del>
      <w:ins w:id="12" w:author="Gavrilova Ekaterina" w:date="2024-07-18T23:15:00Z" w16du:dateUtc="2024-07-18T20:15:00Z">
        <w:r w:rsidR="004C43DB">
          <w:rPr>
            <w:rFonts w:ascii="Arial" w:hAnsi="Arial" w:cs="Arial"/>
            <w:szCs w:val="22"/>
            <w:lang w:eastAsia="en-US"/>
          </w:rPr>
          <w:t xml:space="preserve">» в разделе подбора заказов ТОРО </w:t>
        </w:r>
      </w:ins>
      <w:del w:id="13" w:author="Gavrilova Ekaterina" w:date="2024-07-18T23:15:00Z" w16du:dateUtc="2024-07-18T20:15:00Z">
        <w:r w:rsidRPr="006D2127" w:rsidDel="004C43DB">
          <w:rPr>
            <w:rFonts w:ascii="Arial" w:hAnsi="Arial" w:cs="Arial"/>
            <w:szCs w:val="22"/>
            <w:lang w:eastAsia="en-US"/>
          </w:rPr>
          <w:delText xml:space="preserve">в ПЭДО </w:delText>
        </w:r>
      </w:del>
      <w:r w:rsidRPr="006D2127">
        <w:rPr>
          <w:rFonts w:ascii="Arial" w:hAnsi="Arial" w:cs="Arial"/>
          <w:szCs w:val="22"/>
          <w:lang w:eastAsia="en-US"/>
        </w:rPr>
        <w:t xml:space="preserve">в систему </w:t>
      </w:r>
      <w:r w:rsidRPr="003B2F5F">
        <w:rPr>
          <w:rFonts w:ascii="Arial" w:hAnsi="Arial" w:cs="Arial"/>
          <w:szCs w:val="22"/>
          <w:lang w:eastAsia="en-US"/>
        </w:rPr>
        <w:t>SAP</w:t>
      </w:r>
      <w:r w:rsidRPr="006D2127">
        <w:rPr>
          <w:rFonts w:ascii="Arial" w:hAnsi="Arial" w:cs="Arial"/>
          <w:szCs w:val="22"/>
          <w:lang w:eastAsia="en-US"/>
        </w:rPr>
        <w:t xml:space="preserve"> поступает запрос на поиск доступных пользователю заказов ТОРО. Система </w:t>
      </w:r>
      <w:r w:rsidRPr="003B2F5F">
        <w:rPr>
          <w:rFonts w:ascii="Arial" w:hAnsi="Arial" w:cs="Arial"/>
          <w:szCs w:val="22"/>
          <w:lang w:eastAsia="en-US"/>
        </w:rPr>
        <w:t>SAP</w:t>
      </w:r>
      <w:r w:rsidRPr="006D2127">
        <w:rPr>
          <w:rFonts w:ascii="Arial" w:hAnsi="Arial" w:cs="Arial"/>
          <w:szCs w:val="22"/>
          <w:lang w:eastAsia="en-US"/>
        </w:rPr>
        <w:t xml:space="preserve"> обрабатывает полученные данные и дает системе ПЭДО ответ на запрос. Таким образом в ПЭДО появляется специально подобранный список заказов ТОРО с </w:t>
      </w:r>
      <w:del w:id="14" w:author="Gavrilova Ekaterina" w:date="2024-07-18T23:17:00Z" w16du:dateUtc="2024-07-18T20:17:00Z">
        <w:r w:rsidRPr="006D2127" w:rsidDel="006935F9">
          <w:rPr>
            <w:rFonts w:ascii="Arial" w:hAnsi="Arial" w:cs="Arial"/>
            <w:szCs w:val="22"/>
            <w:lang w:eastAsia="en-US"/>
          </w:rPr>
          <w:delText xml:space="preserve">подробными </w:delText>
        </w:r>
      </w:del>
      <w:ins w:id="15" w:author="Gavrilova Ekaterina" w:date="2024-07-18T23:17:00Z" w16du:dateUtc="2024-07-18T20:17:00Z">
        <w:r w:rsidR="006935F9">
          <w:rPr>
            <w:rFonts w:ascii="Arial" w:hAnsi="Arial" w:cs="Arial"/>
            <w:szCs w:val="22"/>
            <w:lang w:eastAsia="en-US"/>
          </w:rPr>
          <w:t>дополнительными</w:t>
        </w:r>
        <w:r w:rsidR="006935F9" w:rsidRPr="006D2127">
          <w:rPr>
            <w:rFonts w:ascii="Arial" w:hAnsi="Arial" w:cs="Arial"/>
            <w:szCs w:val="22"/>
            <w:lang w:eastAsia="en-US"/>
          </w:rPr>
          <w:t xml:space="preserve"> </w:t>
        </w:r>
      </w:ins>
      <w:r w:rsidRPr="006D2127">
        <w:rPr>
          <w:rFonts w:ascii="Arial" w:hAnsi="Arial" w:cs="Arial"/>
          <w:szCs w:val="22"/>
          <w:lang w:eastAsia="en-US"/>
        </w:rPr>
        <w:t xml:space="preserve">данными. </w:t>
      </w:r>
    </w:p>
    <w:p w14:paraId="31AD2613" w14:textId="562FF83D" w:rsidR="00D10573" w:rsidRPr="00D10573" w:rsidRDefault="00D10573" w:rsidP="00965306">
      <w:pPr>
        <w:pStyle w:val="S0"/>
        <w:spacing w:line="360" w:lineRule="auto"/>
        <w:ind w:firstLine="360"/>
        <w:rPr>
          <w:rFonts w:ascii="Arial" w:hAnsi="Arial" w:cs="Arial"/>
          <w:szCs w:val="22"/>
          <w:lang w:eastAsia="en-US"/>
        </w:rPr>
      </w:pPr>
      <w:r w:rsidRPr="00D10573">
        <w:rPr>
          <w:rFonts w:ascii="Arial" w:hAnsi="Arial" w:cs="Arial"/>
          <w:szCs w:val="22"/>
          <w:lang w:eastAsia="en-US"/>
        </w:rPr>
        <w:t xml:space="preserve">После добавления информации о Заказе ТОРО в ПЭДО доступно редактирование значений полей наряда-заданий. Данные по изменениям, внесенным на стороне ПЭДО, в </w:t>
      </w:r>
      <w:r w:rsidRPr="00D10573">
        <w:rPr>
          <w:rFonts w:ascii="Arial" w:hAnsi="Arial" w:cs="Arial"/>
          <w:szCs w:val="22"/>
          <w:lang w:val="en-US" w:eastAsia="en-US"/>
        </w:rPr>
        <w:t>SAP</w:t>
      </w:r>
      <w:r w:rsidRPr="003B2F5F">
        <w:rPr>
          <w:rFonts w:ascii="Arial" w:hAnsi="Arial" w:cs="Arial"/>
          <w:szCs w:val="22"/>
          <w:lang w:eastAsia="en-US"/>
        </w:rPr>
        <w:t xml:space="preserve"> </w:t>
      </w:r>
      <w:r w:rsidRPr="00D10573">
        <w:rPr>
          <w:rFonts w:ascii="Arial" w:hAnsi="Arial" w:cs="Arial"/>
          <w:szCs w:val="22"/>
          <w:lang w:eastAsia="en-US"/>
        </w:rPr>
        <w:t>не передаются.</w:t>
      </w:r>
    </w:p>
    <w:p w14:paraId="47B4BB89" w14:textId="6F1EB80A" w:rsidR="002F0367" w:rsidRPr="00D10573" w:rsidRDefault="002F0367" w:rsidP="00965306">
      <w:pPr>
        <w:pStyle w:val="S0"/>
        <w:spacing w:line="360" w:lineRule="auto"/>
        <w:ind w:firstLine="360"/>
        <w:rPr>
          <w:rFonts w:ascii="Arial" w:hAnsi="Arial" w:cs="Arial"/>
        </w:rPr>
      </w:pPr>
      <w:r w:rsidRPr="00D10573">
        <w:rPr>
          <w:rFonts w:ascii="Arial" w:hAnsi="Arial" w:cs="Arial"/>
          <w:szCs w:val="22"/>
          <w:lang w:eastAsia="en-US"/>
        </w:rPr>
        <w:t xml:space="preserve">Особенности </w:t>
      </w:r>
      <w:r w:rsidR="006D2127">
        <w:rPr>
          <w:rFonts w:ascii="Arial" w:hAnsi="Arial" w:cs="Arial"/>
          <w:szCs w:val="22"/>
          <w:lang w:eastAsia="en-US"/>
        </w:rPr>
        <w:t xml:space="preserve">формирования наряда на смену в ПЭДО, а также </w:t>
      </w:r>
      <w:r w:rsidRPr="00D10573">
        <w:rPr>
          <w:rFonts w:ascii="Arial" w:hAnsi="Arial" w:cs="Arial"/>
          <w:szCs w:val="22"/>
          <w:lang w:eastAsia="en-US"/>
        </w:rPr>
        <w:t xml:space="preserve">сбора данных </w:t>
      </w:r>
      <w:r w:rsidR="006D2127">
        <w:rPr>
          <w:rFonts w:ascii="Arial" w:hAnsi="Arial" w:cs="Arial"/>
          <w:szCs w:val="22"/>
          <w:lang w:eastAsia="en-US"/>
        </w:rPr>
        <w:t xml:space="preserve">в </w:t>
      </w:r>
      <w:r w:rsidR="006D2127" w:rsidRPr="00B07A8E">
        <w:rPr>
          <w:rFonts w:ascii="Arial" w:hAnsi="Arial" w:cs="Arial"/>
          <w:szCs w:val="22"/>
          <w:lang w:eastAsia="en-US"/>
        </w:rPr>
        <w:t>SAP</w:t>
      </w:r>
      <w:r w:rsidR="006D2127">
        <w:rPr>
          <w:rFonts w:ascii="Arial" w:hAnsi="Arial" w:cs="Arial"/>
          <w:szCs w:val="22"/>
          <w:lang w:eastAsia="en-US"/>
        </w:rPr>
        <w:t>,</w:t>
      </w:r>
      <w:r w:rsidR="006D2127" w:rsidRPr="00D10573">
        <w:rPr>
          <w:rFonts w:ascii="Arial" w:hAnsi="Arial" w:cs="Arial"/>
          <w:szCs w:val="22"/>
          <w:lang w:eastAsia="en-US"/>
        </w:rPr>
        <w:t xml:space="preserve"> </w:t>
      </w:r>
      <w:r w:rsidRPr="00D10573">
        <w:rPr>
          <w:rFonts w:ascii="Arial" w:hAnsi="Arial" w:cs="Arial"/>
          <w:szCs w:val="22"/>
          <w:lang w:eastAsia="en-US"/>
        </w:rPr>
        <w:t xml:space="preserve">описаны в памятке ниже. </w:t>
      </w:r>
    </w:p>
    <w:p w14:paraId="63A4DBC3" w14:textId="77777777" w:rsidR="00B8004B" w:rsidRPr="00D10573" w:rsidRDefault="00B8004B">
      <w:pPr>
        <w:spacing w:after="200" w:line="276" w:lineRule="auto"/>
        <w:jc w:val="left"/>
        <w:rPr>
          <w:rFonts w:ascii="Arial" w:hAnsi="Arial" w:cs="Arial"/>
        </w:rPr>
      </w:pPr>
    </w:p>
    <w:p w14:paraId="2ABF7189" w14:textId="45337F3B" w:rsidR="00B06C26" w:rsidRPr="00D10573" w:rsidRDefault="00B06C26">
      <w:pPr>
        <w:spacing w:after="200" w:line="276" w:lineRule="auto"/>
        <w:jc w:val="left"/>
        <w:rPr>
          <w:rFonts w:ascii="Arial" w:hAnsi="Arial" w:cs="Arial"/>
          <w:szCs w:val="24"/>
          <w:lang w:eastAsia="ru-RU"/>
        </w:rPr>
      </w:pPr>
      <w:r w:rsidRPr="00D10573">
        <w:rPr>
          <w:rFonts w:ascii="Arial" w:hAnsi="Arial" w:cs="Arial"/>
        </w:rPr>
        <w:br w:type="page"/>
      </w:r>
    </w:p>
    <w:p w14:paraId="76D3E1AA" w14:textId="77777777" w:rsidR="00B06C26" w:rsidRPr="00D10573" w:rsidRDefault="00B06C26" w:rsidP="00B06C26">
      <w:pPr>
        <w:pStyle w:val="S0"/>
        <w:spacing w:line="360" w:lineRule="auto"/>
        <w:ind w:left="720"/>
        <w:rPr>
          <w:rFonts w:ascii="Arial" w:hAnsi="Arial" w:cs="Arial"/>
        </w:rPr>
      </w:pPr>
    </w:p>
    <w:p w14:paraId="435775BB" w14:textId="12DE0B6A" w:rsidR="00AC7379" w:rsidRPr="00D10573" w:rsidRDefault="00B8004B" w:rsidP="003B2F5F">
      <w:pPr>
        <w:pStyle w:val="11"/>
        <w:rPr>
          <w:rFonts w:eastAsiaTheme="majorEastAsia"/>
        </w:rPr>
      </w:pPr>
      <w:bookmarkStart w:id="16" w:name="_Toc172236525"/>
      <w:r w:rsidRPr="00D10573">
        <w:rPr>
          <w:rFonts w:eastAsiaTheme="majorEastAsia"/>
        </w:rPr>
        <w:t>Формирование наряда на смену</w:t>
      </w:r>
      <w:bookmarkEnd w:id="16"/>
    </w:p>
    <w:p w14:paraId="640B46DF" w14:textId="6B68ABE9" w:rsidR="00D10573" w:rsidRPr="003B2F5F" w:rsidRDefault="00D10573" w:rsidP="007B336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7" w:name="_Toc172236526"/>
      <w:r w:rsidRPr="003B2F5F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Выбор Заказов ТОРО в наряде на смену</w:t>
      </w:r>
      <w:bookmarkEnd w:id="17"/>
    </w:p>
    <w:p w14:paraId="4743DE5B" w14:textId="3C45167B" w:rsidR="00D10573" w:rsidRPr="003B2F5F" w:rsidRDefault="00D10573" w:rsidP="003B2F5F">
      <w:pPr>
        <w:spacing w:line="360" w:lineRule="auto"/>
        <w:ind w:firstLine="709"/>
        <w:rPr>
          <w:rFonts w:cs="Arial"/>
        </w:rPr>
      </w:pPr>
      <w:r w:rsidRPr="003B2F5F">
        <w:rPr>
          <w:rFonts w:ascii="Arial" w:hAnsi="Arial" w:cs="Arial"/>
        </w:rPr>
        <w:t>Для подбора Заказов ТОРО в Наряде на смену:</w:t>
      </w:r>
    </w:p>
    <w:p w14:paraId="52FB3D63" w14:textId="6B9E6EAE" w:rsidR="00D10573" w:rsidRDefault="00D10573" w:rsidP="003B2F5F">
      <w:pPr>
        <w:rPr>
          <w:rFonts w:cs="Arial"/>
        </w:rPr>
      </w:pPr>
      <w:r>
        <w:rPr>
          <w:rFonts w:ascii="Arial" w:hAnsi="Arial" w:cs="Arial"/>
        </w:rPr>
        <w:t xml:space="preserve">1. </w:t>
      </w:r>
      <w:r w:rsidRPr="003B2F5F">
        <w:rPr>
          <w:rFonts w:ascii="Arial" w:hAnsi="Arial" w:cs="Arial"/>
        </w:rPr>
        <w:t xml:space="preserve">Выбрать дату смены.  </w:t>
      </w:r>
    </w:p>
    <w:p w14:paraId="5797BD88" w14:textId="1B78BB2D" w:rsidR="00D10573" w:rsidRDefault="00D10573" w:rsidP="003B2F5F">
      <w:pPr>
        <w:rPr>
          <w:rFonts w:cs="Arial"/>
        </w:rPr>
      </w:pPr>
      <w:r>
        <w:rPr>
          <w:rFonts w:ascii="Arial" w:hAnsi="Arial" w:cs="Arial"/>
        </w:rPr>
        <w:t xml:space="preserve">2. </w:t>
      </w:r>
      <w:r w:rsidRPr="00D10573">
        <w:rPr>
          <w:rFonts w:ascii="Arial" w:hAnsi="Arial" w:cs="Arial"/>
        </w:rPr>
        <w:t xml:space="preserve">Нажать кнопку «Подобрать заказы ТОРО».      </w:t>
      </w:r>
    </w:p>
    <w:p w14:paraId="1D245CCA" w14:textId="64F5A21E" w:rsidR="00D10573" w:rsidRDefault="00D10573" w:rsidP="003B2F5F">
      <w:pPr>
        <w:rPr>
          <w:rFonts w:cs="Arial"/>
        </w:rPr>
      </w:pPr>
    </w:p>
    <w:p w14:paraId="13754BB7" w14:textId="61E9B126" w:rsidR="00D10573" w:rsidRDefault="00D10573" w:rsidP="003B2F5F">
      <w:pPr>
        <w:rPr>
          <w:rFonts w:cs="Arial"/>
        </w:rPr>
      </w:pPr>
      <w:r w:rsidRPr="00D10573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E8B4D0" wp14:editId="66798DAF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5536980" cy="2872775"/>
                <wp:effectExtent l="0" t="0" r="6985" b="3810"/>
                <wp:wrapNone/>
                <wp:docPr id="3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6980" cy="2872775"/>
                          <a:chOff x="0" y="0"/>
                          <a:chExt cx="5536980" cy="2872775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6980" cy="2828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Прямоугольник 4"/>
                        <wps:cNvSpPr/>
                        <wps:spPr>
                          <a:xfrm>
                            <a:off x="1193679" y="452294"/>
                            <a:ext cx="840658" cy="14807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7"/>
                        <wps:cNvSpPr txBox="1"/>
                        <wps:spPr>
                          <a:xfrm>
                            <a:off x="964128" y="436038"/>
                            <a:ext cx="229550" cy="2000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28C428" w14:textId="77777777" w:rsidR="00D10573" w:rsidRDefault="00D10573" w:rsidP="00D10573">
                              <w:pPr>
                                <w:pStyle w:val="af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14"/>
                                  <w:szCs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6" name="Прямоугольник 6"/>
                        <wps:cNvSpPr/>
                        <wps:spPr>
                          <a:xfrm>
                            <a:off x="419817" y="2696350"/>
                            <a:ext cx="641555" cy="1318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15"/>
                        <wps:cNvSpPr txBox="1"/>
                        <wps:spPr>
                          <a:xfrm>
                            <a:off x="1030929" y="2672720"/>
                            <a:ext cx="229550" cy="2000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B34BBFD" w14:textId="77777777" w:rsidR="00D10573" w:rsidRDefault="00D10573" w:rsidP="00D10573">
                              <w:pPr>
                                <w:pStyle w:val="af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14"/>
                                  <w:szCs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8B4D0" id="Группа 2" o:spid="_x0000_s1026" style="position:absolute;left:0;text-align:left;margin-left:0;margin-top:.75pt;width:436pt;height:226.2pt;z-index:251659264;mso-position-horizontal:left;mso-position-horizontal-relative:margin" coordsize="55369,28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width:55369;height:28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">
                  <v:imagedata r:id="rId16" o:title=""/>
                </v:shape>
                <v:rect id="Прямоугольник 4" o:spid="_x0000_s1028" style="position:absolute;left:11936;top:4522;width:8407;height:1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" filled="f" strokecolor="red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9641;top:4360;width:2295;height:20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" filled="f" stroked="f">
                  <v:textbox style="mso-fit-shape-to-text:t">
                    <w:txbxContent>
                      <w:p w14:paraId="4F28C428" w14:textId="77777777" w:rsidR="00D10573" w:rsidRDefault="00D10573" w:rsidP="00D10573">
                        <w:pPr>
                          <w:pStyle w:val="af6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14"/>
                            <w:szCs w:val="14"/>
                          </w:rPr>
                          <w:t>1</w:t>
                        </w:r>
                      </w:p>
                    </w:txbxContent>
                  </v:textbox>
                </v:shape>
                <v:rect id="Прямоугольник 6" o:spid="_x0000_s1030" style="position:absolute;left:4198;top:26963;width:6415;height:1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" filled="f" strokecolor="red" strokeweight="2pt"/>
                <v:shape id="TextBox 15" o:spid="_x0000_s1031" type="#_x0000_t202" style="position:absolute;left:10309;top:26727;width:2295;height:20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" filled="f" stroked="f">
                  <v:textbox style="mso-fit-shape-to-text:t">
                    <w:txbxContent>
                      <w:p w14:paraId="3B34BBFD" w14:textId="77777777" w:rsidR="00D10573" w:rsidRDefault="00D10573" w:rsidP="00D10573">
                        <w:pPr>
                          <w:pStyle w:val="af6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14"/>
                            <w:szCs w:val="14"/>
                          </w:rPr>
                          <w:t>2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1F4FACB" w14:textId="77777777" w:rsidR="00D10573" w:rsidRDefault="00D10573" w:rsidP="003B2F5F">
      <w:pPr>
        <w:rPr>
          <w:rFonts w:cs="Arial"/>
        </w:rPr>
      </w:pPr>
    </w:p>
    <w:p w14:paraId="7AEB00E3" w14:textId="77777777" w:rsidR="00D10573" w:rsidRDefault="00D10573" w:rsidP="003B2F5F">
      <w:pPr>
        <w:rPr>
          <w:rFonts w:cs="Arial"/>
        </w:rPr>
      </w:pPr>
    </w:p>
    <w:p w14:paraId="5FF8328C" w14:textId="77777777" w:rsidR="00D10573" w:rsidRDefault="00D10573" w:rsidP="003B2F5F">
      <w:pPr>
        <w:rPr>
          <w:rFonts w:cs="Arial"/>
        </w:rPr>
      </w:pPr>
    </w:p>
    <w:p w14:paraId="6D8C4E3E" w14:textId="77777777" w:rsidR="00D10573" w:rsidRDefault="00D10573" w:rsidP="003B2F5F">
      <w:pPr>
        <w:rPr>
          <w:rFonts w:cs="Arial"/>
        </w:rPr>
      </w:pPr>
    </w:p>
    <w:p w14:paraId="2F057CD0" w14:textId="77777777" w:rsidR="00D10573" w:rsidRDefault="00D10573" w:rsidP="003B2F5F">
      <w:pPr>
        <w:rPr>
          <w:rFonts w:cs="Arial"/>
        </w:rPr>
      </w:pPr>
    </w:p>
    <w:p w14:paraId="6267080B" w14:textId="77777777" w:rsidR="00D10573" w:rsidRDefault="00D10573" w:rsidP="003B2F5F">
      <w:pPr>
        <w:rPr>
          <w:rFonts w:cs="Arial"/>
        </w:rPr>
      </w:pPr>
    </w:p>
    <w:p w14:paraId="35CE6237" w14:textId="77777777" w:rsidR="00D10573" w:rsidRDefault="00D10573" w:rsidP="003B2F5F">
      <w:pPr>
        <w:rPr>
          <w:rFonts w:cs="Arial"/>
        </w:rPr>
      </w:pPr>
    </w:p>
    <w:p w14:paraId="76E63A1D" w14:textId="77777777" w:rsidR="00D10573" w:rsidRDefault="00D10573" w:rsidP="003B2F5F">
      <w:pPr>
        <w:rPr>
          <w:rFonts w:cs="Arial"/>
        </w:rPr>
      </w:pPr>
    </w:p>
    <w:p w14:paraId="49A99B7B" w14:textId="77777777" w:rsidR="00D10573" w:rsidRDefault="00D10573" w:rsidP="003B2F5F">
      <w:pPr>
        <w:rPr>
          <w:rFonts w:cs="Arial"/>
        </w:rPr>
      </w:pPr>
    </w:p>
    <w:p w14:paraId="0D3EC88F" w14:textId="77777777" w:rsidR="00D10573" w:rsidRDefault="00D10573" w:rsidP="003B2F5F">
      <w:pPr>
        <w:rPr>
          <w:rFonts w:cs="Arial"/>
        </w:rPr>
      </w:pPr>
    </w:p>
    <w:p w14:paraId="42381367" w14:textId="77777777" w:rsidR="00D10573" w:rsidRDefault="00D10573" w:rsidP="003B2F5F">
      <w:pPr>
        <w:rPr>
          <w:rFonts w:cs="Arial"/>
        </w:rPr>
      </w:pPr>
    </w:p>
    <w:p w14:paraId="150A13B3" w14:textId="77777777" w:rsidR="00D10573" w:rsidRDefault="00D10573" w:rsidP="003B2F5F">
      <w:pPr>
        <w:rPr>
          <w:rFonts w:cs="Arial"/>
        </w:rPr>
      </w:pPr>
    </w:p>
    <w:p w14:paraId="13CD416B" w14:textId="77777777" w:rsidR="00D10573" w:rsidRDefault="00D10573" w:rsidP="003B2F5F">
      <w:pPr>
        <w:rPr>
          <w:rFonts w:cs="Arial"/>
        </w:rPr>
      </w:pPr>
    </w:p>
    <w:p w14:paraId="34D7BD89" w14:textId="63AD5E96" w:rsidR="00D10573" w:rsidRDefault="00D10573" w:rsidP="003B2F5F">
      <w:pPr>
        <w:rPr>
          <w:rFonts w:cs="Arial"/>
        </w:rPr>
      </w:pPr>
      <w:r w:rsidRPr="00D10573">
        <w:rPr>
          <w:rFonts w:ascii="Arial" w:hAnsi="Arial" w:cs="Arial"/>
        </w:rPr>
        <w:t xml:space="preserve">                              </w:t>
      </w:r>
    </w:p>
    <w:p w14:paraId="0D128520" w14:textId="1483383D" w:rsidR="00D10573" w:rsidRDefault="00D10573" w:rsidP="003B2F5F">
      <w:pPr>
        <w:rPr>
          <w:rFonts w:cs="Arial"/>
        </w:rPr>
      </w:pPr>
    </w:p>
    <w:p w14:paraId="462E6995" w14:textId="77777777" w:rsidR="006D2127" w:rsidRDefault="006D2127" w:rsidP="006D2127">
      <w:pPr>
        <w:spacing w:line="360" w:lineRule="auto"/>
        <w:ind w:firstLine="709"/>
        <w:rPr>
          <w:rFonts w:ascii="Arial" w:hAnsi="Arial" w:cs="Arial"/>
        </w:rPr>
      </w:pPr>
    </w:p>
    <w:p w14:paraId="58175BEE" w14:textId="2D4EE185" w:rsidR="00D10573" w:rsidRPr="003B2F5F" w:rsidRDefault="00D10573" w:rsidP="003B2F5F">
      <w:pPr>
        <w:spacing w:line="360" w:lineRule="auto"/>
        <w:ind w:firstLine="709"/>
        <w:rPr>
          <w:rFonts w:ascii="Arial" w:hAnsi="Arial" w:cs="Arial"/>
        </w:rPr>
      </w:pPr>
      <w:r w:rsidRPr="003B2F5F">
        <w:rPr>
          <w:rFonts w:ascii="Arial" w:hAnsi="Arial" w:cs="Arial"/>
        </w:rPr>
        <w:t>При необходимости нажать кнопку «Обновить» для обновления списка Заказов. ТОРО.</w:t>
      </w:r>
    </w:p>
    <w:p w14:paraId="4CF9F690" w14:textId="5E2D163D" w:rsidR="00D10573" w:rsidRPr="00D10573" w:rsidRDefault="00D10573" w:rsidP="003B2F5F">
      <w:pPr>
        <w:ind w:left="360"/>
        <w:rPr>
          <w:rFonts w:ascii="Arial" w:hAnsi="Arial" w:cs="Arial"/>
        </w:rPr>
      </w:pPr>
      <w:r w:rsidRPr="00D10573">
        <w:rPr>
          <w:rFonts w:ascii="Arial" w:hAnsi="Arial" w:cs="Arial"/>
        </w:rPr>
        <w:t xml:space="preserve">4. </w:t>
      </w:r>
      <w:r w:rsidRPr="003B2F5F">
        <w:rPr>
          <w:rFonts w:ascii="Arial" w:hAnsi="Arial" w:cs="Arial"/>
        </w:rPr>
        <w:t xml:space="preserve">   </w:t>
      </w:r>
      <w:r w:rsidRPr="00D10573">
        <w:rPr>
          <w:rFonts w:ascii="Arial" w:hAnsi="Arial" w:cs="Arial"/>
        </w:rPr>
        <w:t xml:space="preserve">Выбрать Заказы ТОРО в диалоговом окне, нажать «Выбрать». </w:t>
      </w:r>
    </w:p>
    <w:p w14:paraId="4F1EB237" w14:textId="3FEB7112" w:rsidR="00D10573" w:rsidRPr="00D10573" w:rsidRDefault="00D10573" w:rsidP="003B2F5F">
      <w:pPr>
        <w:ind w:left="360"/>
        <w:rPr>
          <w:rFonts w:ascii="Arial" w:hAnsi="Arial" w:cs="Arial"/>
        </w:rPr>
      </w:pPr>
    </w:p>
    <w:p w14:paraId="09112958" w14:textId="465D89CB" w:rsidR="00D10573" w:rsidRDefault="00D10573" w:rsidP="003B2F5F">
      <w:pPr>
        <w:rPr>
          <w:rFonts w:cs="Arial"/>
        </w:rPr>
      </w:pPr>
      <w:r w:rsidRPr="00D10573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517A63E" wp14:editId="03904218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4159885" cy="1950720"/>
                <wp:effectExtent l="0" t="0" r="0" b="0"/>
                <wp:wrapNone/>
                <wp:docPr id="1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9885" cy="1950720"/>
                          <a:chOff x="0" y="0"/>
                          <a:chExt cx="4710648" cy="2208817"/>
                        </a:xfrm>
                      </wpg:grpSpPr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5607" cy="2208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Прямоугольник 15"/>
                        <wps:cNvSpPr/>
                        <wps:spPr>
                          <a:xfrm>
                            <a:off x="3834052" y="272838"/>
                            <a:ext cx="641555" cy="24553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7"/>
                        <wps:cNvSpPr txBox="1"/>
                        <wps:spPr>
                          <a:xfrm>
                            <a:off x="4452530" y="300817"/>
                            <a:ext cx="258118" cy="22648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71C885" w14:textId="77777777" w:rsidR="00D10573" w:rsidRDefault="00D10573" w:rsidP="00D10573">
                              <w:pPr>
                                <w:pStyle w:val="af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14"/>
                                  <w:szCs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0" y="1922794"/>
                            <a:ext cx="641555" cy="24553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19"/>
                        <wps:cNvSpPr txBox="1"/>
                        <wps:spPr>
                          <a:xfrm>
                            <a:off x="618421" y="1950719"/>
                            <a:ext cx="258118" cy="22648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AF3FF3" w14:textId="77777777" w:rsidR="00D10573" w:rsidRDefault="00D10573" w:rsidP="00D10573">
                              <w:pPr>
                                <w:pStyle w:val="af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14"/>
                                  <w:szCs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17A63E" id="Группа 3" o:spid="_x0000_s1032" style="position:absolute;left:0;text-align:left;margin-left:0;margin-top:.95pt;width:327.55pt;height:153.6pt;z-index:251661312;mso-position-horizontal:left;mso-position-horizontal-relative:margin" coordsize="47106,220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">
                <v:shape id="Рисунок 13" o:spid="_x0000_s1033" type="#_x0000_t75" style="position:absolute;width:44756;height:2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">
                  <v:imagedata r:id="rId18" o:title=""/>
                </v:shape>
                <v:rect id="Прямоугольник 15" o:spid="_x0000_s1034" style="position:absolute;left:38340;top:2728;width:6416;height:2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" filled="f" strokecolor="red" strokeweight="2pt"/>
                <v:shape id="TextBox 17" o:spid="_x0000_s1035" type="#_x0000_t202" style="position:absolute;left:44525;top:3008;width:2581;height:22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" filled="f" stroked="f">
                  <v:textbox style="mso-fit-shape-to-text:t">
                    <w:txbxContent>
                      <w:p w14:paraId="3071C885" w14:textId="77777777" w:rsidR="00D10573" w:rsidRDefault="00D10573" w:rsidP="00D10573">
                        <w:pPr>
                          <w:pStyle w:val="af6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14"/>
                            <w:szCs w:val="14"/>
                          </w:rPr>
                          <w:t>3</w:t>
                        </w:r>
                      </w:p>
                    </w:txbxContent>
                  </v:textbox>
                </v:shape>
                <v:rect id="Прямоугольник 19" o:spid="_x0000_s1036" style="position:absolute;top:19227;width:6415;height:24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" filled="f" strokecolor="red" strokeweight="2pt"/>
                <v:shape id="TextBox 19" o:spid="_x0000_s1037" type="#_x0000_t202" style="position:absolute;left:6184;top:19507;width:2581;height:22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" filled="f" stroked="f">
                  <v:textbox style="mso-fit-shape-to-text:t">
                    <w:txbxContent>
                      <w:p w14:paraId="15AF3FF3" w14:textId="77777777" w:rsidR="00D10573" w:rsidRDefault="00D10573" w:rsidP="00D10573">
                        <w:pPr>
                          <w:pStyle w:val="af6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14"/>
                            <w:szCs w:val="14"/>
                          </w:rPr>
                          <w:t>4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6DEF33D" w14:textId="09D3D14E" w:rsidR="00D10573" w:rsidRDefault="00D10573" w:rsidP="003B2F5F">
      <w:pPr>
        <w:rPr>
          <w:rFonts w:cs="Arial"/>
        </w:rPr>
      </w:pPr>
    </w:p>
    <w:p w14:paraId="1B1F426C" w14:textId="00789F31" w:rsidR="00D10573" w:rsidRDefault="00D10573" w:rsidP="003B2F5F">
      <w:pPr>
        <w:rPr>
          <w:rFonts w:cs="Arial"/>
        </w:rPr>
      </w:pPr>
    </w:p>
    <w:p w14:paraId="33A5B074" w14:textId="3F532E71" w:rsidR="00D10573" w:rsidRDefault="00D10573" w:rsidP="003B2F5F">
      <w:pPr>
        <w:rPr>
          <w:rFonts w:cs="Arial"/>
        </w:rPr>
      </w:pPr>
    </w:p>
    <w:p w14:paraId="021EACFC" w14:textId="3856FF42" w:rsidR="00D10573" w:rsidRDefault="00D10573" w:rsidP="003B2F5F">
      <w:pPr>
        <w:rPr>
          <w:rFonts w:cs="Arial"/>
        </w:rPr>
      </w:pPr>
    </w:p>
    <w:p w14:paraId="7C8B57AC" w14:textId="6E49A8DB" w:rsidR="00D10573" w:rsidRDefault="00D10573" w:rsidP="003B2F5F">
      <w:pPr>
        <w:rPr>
          <w:rFonts w:cs="Arial"/>
        </w:rPr>
      </w:pPr>
    </w:p>
    <w:p w14:paraId="1ADFCE86" w14:textId="30F43C1A" w:rsidR="00D10573" w:rsidRDefault="00D10573" w:rsidP="003B2F5F">
      <w:pPr>
        <w:rPr>
          <w:rFonts w:cs="Arial"/>
        </w:rPr>
      </w:pPr>
    </w:p>
    <w:p w14:paraId="24B26BD1" w14:textId="3275DC3C" w:rsidR="00D10573" w:rsidRDefault="00D10573" w:rsidP="003B2F5F">
      <w:pPr>
        <w:rPr>
          <w:rFonts w:cs="Arial"/>
        </w:rPr>
      </w:pPr>
    </w:p>
    <w:p w14:paraId="6E8EA690" w14:textId="0ABBB592" w:rsidR="00D10573" w:rsidRDefault="00D10573" w:rsidP="003B2F5F">
      <w:pPr>
        <w:rPr>
          <w:rFonts w:cs="Arial"/>
        </w:rPr>
      </w:pPr>
    </w:p>
    <w:p w14:paraId="5E3152F7" w14:textId="2737F758" w:rsidR="00D10573" w:rsidRDefault="00D10573" w:rsidP="003B2F5F">
      <w:pPr>
        <w:rPr>
          <w:rFonts w:cs="Arial"/>
        </w:rPr>
      </w:pPr>
    </w:p>
    <w:p w14:paraId="2918B141" w14:textId="3C7AC93B" w:rsidR="00D10573" w:rsidRDefault="00D10573" w:rsidP="003B2F5F">
      <w:pPr>
        <w:rPr>
          <w:rFonts w:cs="Arial"/>
        </w:rPr>
      </w:pPr>
    </w:p>
    <w:p w14:paraId="4D869EBF" w14:textId="69901065" w:rsidR="00D10573" w:rsidRDefault="00D10573" w:rsidP="003B2F5F">
      <w:pPr>
        <w:rPr>
          <w:rFonts w:cs="Arial"/>
        </w:rPr>
      </w:pPr>
    </w:p>
    <w:p w14:paraId="56D1E7A7" w14:textId="4E45D9CA" w:rsidR="00D10573" w:rsidRDefault="00D10573" w:rsidP="003B2F5F">
      <w:pPr>
        <w:rPr>
          <w:rFonts w:cs="Arial"/>
        </w:rPr>
      </w:pPr>
    </w:p>
    <w:p w14:paraId="68C1071A" w14:textId="77777777" w:rsidR="00D10573" w:rsidRDefault="00D10573" w:rsidP="003B2F5F">
      <w:pPr>
        <w:rPr>
          <w:rFonts w:cs="Arial"/>
        </w:rPr>
      </w:pPr>
    </w:p>
    <w:p w14:paraId="10DCBD27" w14:textId="77777777" w:rsidR="00D10573" w:rsidRDefault="00D10573" w:rsidP="003B2F5F">
      <w:pPr>
        <w:rPr>
          <w:rFonts w:cs="Arial"/>
        </w:rPr>
      </w:pPr>
      <w:r w:rsidRPr="003B2F5F">
        <w:rPr>
          <w:rFonts w:ascii="Arial" w:hAnsi="Arial" w:cs="Arial"/>
        </w:rPr>
        <w:t xml:space="preserve">                                                                            </w:t>
      </w:r>
    </w:p>
    <w:p w14:paraId="55C9F2AE" w14:textId="77777777" w:rsidR="00D10573" w:rsidRDefault="00D10573" w:rsidP="003B2F5F">
      <w:pPr>
        <w:rPr>
          <w:rFonts w:cs="Arial"/>
        </w:rPr>
      </w:pPr>
    </w:p>
    <w:p w14:paraId="592E5230" w14:textId="77777777" w:rsidR="00D10573" w:rsidRDefault="00D10573" w:rsidP="003B2F5F">
      <w:pPr>
        <w:rPr>
          <w:rFonts w:cs="Arial"/>
        </w:rPr>
      </w:pPr>
    </w:p>
    <w:p w14:paraId="189A1D8F" w14:textId="77777777" w:rsidR="00D10573" w:rsidRPr="00D10573" w:rsidRDefault="00D10573" w:rsidP="00D10573">
      <w:pPr>
        <w:rPr>
          <w:rFonts w:ascii="Arial" w:hAnsi="Arial" w:cs="Arial"/>
        </w:rPr>
      </w:pPr>
      <w:r w:rsidRPr="00D10573">
        <w:rPr>
          <w:rFonts w:ascii="Arial" w:hAnsi="Arial" w:cs="Arial"/>
        </w:rPr>
        <w:t xml:space="preserve">5.По каждому выбранному заказу ТОРО добавится новое наряд-задание с заполненными значениями соответствующих полей. Выберите ответственных работников и нажмите кнопку «Сохранить». </w:t>
      </w:r>
    </w:p>
    <w:p w14:paraId="4F2EE735" w14:textId="1CD47511" w:rsidR="00D10573" w:rsidRDefault="00D10573" w:rsidP="00D10573">
      <w:pPr>
        <w:rPr>
          <w:rFonts w:ascii="Arial" w:hAnsi="Arial" w:cs="Arial"/>
        </w:rPr>
      </w:pPr>
      <w:r w:rsidRPr="00D10573">
        <w:rPr>
          <w:rFonts w:ascii="Arial" w:hAnsi="Arial" w:cs="Arial"/>
        </w:rPr>
        <w:t xml:space="preserve">6.Для назначения нескольких Заказов ТОРО на одного сотрудника нажмите кнопку </w:t>
      </w:r>
      <w:r w:rsidRPr="00D10573">
        <w:rPr>
          <w:rFonts w:ascii="Arial" w:hAnsi="Arial" w:cs="Arial"/>
          <w:noProof/>
        </w:rPr>
        <w:drawing>
          <wp:inline distT="0" distB="0" distL="0" distR="0" wp14:anchorId="3CB889AF" wp14:editId="0E86E155">
            <wp:extent cx="227018" cy="243834"/>
            <wp:effectExtent l="0" t="0" r="1905" b="4445"/>
            <wp:docPr id="30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2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018" cy="24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573">
        <w:rPr>
          <w:rFonts w:asciiTheme="minorHAnsi" w:eastAsiaTheme="minorEastAsia" w:hAnsi="Calibri" w:cstheme="minorBidi"/>
          <w:color w:val="000000" w:themeColor="text1"/>
          <w:kern w:val="24"/>
          <w:sz w:val="16"/>
          <w:szCs w:val="16"/>
          <w:lang w:eastAsia="ru-RU"/>
        </w:rPr>
        <w:t xml:space="preserve"> </w:t>
      </w:r>
      <w:r w:rsidRPr="00D10573">
        <w:rPr>
          <w:rFonts w:ascii="Arial" w:hAnsi="Arial" w:cs="Arial"/>
        </w:rPr>
        <w:t>в столбце «Заказ ТОРО».</w:t>
      </w:r>
    </w:p>
    <w:p w14:paraId="1D9BD137" w14:textId="77777777" w:rsidR="00D10573" w:rsidRPr="00D10573" w:rsidRDefault="00D10573" w:rsidP="00D10573">
      <w:pPr>
        <w:rPr>
          <w:rFonts w:ascii="Arial" w:hAnsi="Arial" w:cs="Arial"/>
        </w:rPr>
      </w:pPr>
    </w:p>
    <w:p w14:paraId="1281F434" w14:textId="1C926799" w:rsidR="00D10573" w:rsidRPr="003B2F5F" w:rsidRDefault="00D10573" w:rsidP="00D10573">
      <w:pPr>
        <w:rPr>
          <w:rFonts w:ascii="Arial" w:hAnsi="Arial" w:cs="Arial"/>
          <w:b/>
        </w:rPr>
      </w:pPr>
      <w:r w:rsidRPr="00D10573">
        <w:rPr>
          <w:rFonts w:ascii="Arial" w:hAnsi="Arial" w:cs="Arial"/>
          <w:b/>
          <w:noProof/>
        </w:rPr>
        <w:drawing>
          <wp:inline distT="0" distB="0" distL="0" distR="0" wp14:anchorId="379D1294" wp14:editId="74D6F5E1">
            <wp:extent cx="6066155" cy="1884065"/>
            <wp:effectExtent l="0" t="0" r="0" b="1905"/>
            <wp:docPr id="2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2684" cy="188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2404" w14:textId="77777777" w:rsidR="00D10573" w:rsidRDefault="00D10573" w:rsidP="003B2F5F">
      <w:pPr>
        <w:rPr>
          <w:rFonts w:cs="Arial"/>
        </w:rPr>
      </w:pPr>
    </w:p>
    <w:p w14:paraId="6F1144A8" w14:textId="065FE65C" w:rsidR="007B3368" w:rsidRPr="003B2F5F" w:rsidRDefault="007B3368" w:rsidP="003B2F5F">
      <w:pPr>
        <w:rPr>
          <w:rFonts w:cs="Arial"/>
          <w:bCs/>
          <w:iCs/>
          <w:caps/>
        </w:rPr>
      </w:pPr>
    </w:p>
    <w:p w14:paraId="6F5167FB" w14:textId="185B2E9E" w:rsidR="00B8004B" w:rsidRPr="002F0367" w:rsidRDefault="00B8004B">
      <w:pPr>
        <w:pStyle w:val="11"/>
        <w:rPr>
          <w:rFonts w:eastAsiaTheme="majorEastAsia"/>
        </w:rPr>
      </w:pPr>
      <w:bookmarkStart w:id="18" w:name="_Toc172236527"/>
      <w:bookmarkEnd w:id="0"/>
      <w:bookmarkEnd w:id="1"/>
      <w:bookmarkEnd w:id="2"/>
      <w:bookmarkEnd w:id="3"/>
      <w:r w:rsidRPr="002F0367">
        <w:rPr>
          <w:rFonts w:eastAsiaTheme="majorEastAsia"/>
        </w:rPr>
        <w:t xml:space="preserve">Особенности реализации на стороне </w:t>
      </w:r>
      <w:r w:rsidRPr="002F0367">
        <w:rPr>
          <w:rFonts w:eastAsiaTheme="majorEastAsia"/>
          <w:lang w:val="en-US"/>
        </w:rPr>
        <w:t>SAP</w:t>
      </w:r>
      <w:bookmarkEnd w:id="18"/>
    </w:p>
    <w:p w14:paraId="1C5D7229" w14:textId="1FFEA46F" w:rsidR="00B8004B" w:rsidRPr="002F0367" w:rsidRDefault="000A17D5" w:rsidP="000A17D5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cs="Arial"/>
        </w:rPr>
      </w:pPr>
      <w:bookmarkStart w:id="19" w:name="_Toc172236528"/>
      <w:r w:rsidRPr="002F0367">
        <w:rPr>
          <w:rFonts w:cs="Arial"/>
        </w:rPr>
        <w:t>Логика выбора данных</w:t>
      </w:r>
      <w:bookmarkEnd w:id="19"/>
    </w:p>
    <w:p w14:paraId="43D1E4AA" w14:textId="21D598E1" w:rsidR="002F0367" w:rsidRDefault="00F60726">
      <w:pPr>
        <w:rPr>
          <w:rFonts w:ascii="Arial" w:hAnsi="Arial" w:cs="Arial"/>
        </w:rPr>
      </w:pPr>
      <w:r>
        <w:rPr>
          <w:rFonts w:ascii="Arial" w:hAnsi="Arial" w:cs="Arial"/>
        </w:rPr>
        <w:t xml:space="preserve">Выборка данных на стороне </w:t>
      </w:r>
      <w:r>
        <w:rPr>
          <w:rFonts w:ascii="Arial" w:hAnsi="Arial" w:cs="Arial"/>
          <w:lang w:val="en-US"/>
        </w:rPr>
        <w:t>SAP</w:t>
      </w:r>
      <w:r w:rsidRPr="003B2F5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выполняется со следующими ограничениями: </w:t>
      </w:r>
    </w:p>
    <w:p w14:paraId="49C7A97B" w14:textId="1AFFB9F0" w:rsidR="008B6281" w:rsidRDefault="008B6281" w:rsidP="008B6281">
      <w:pPr>
        <w:pStyle w:val="afa"/>
        <w:numPr>
          <w:ilvl w:val="0"/>
          <w:numId w:val="41"/>
        </w:numPr>
        <w:rPr>
          <w:rFonts w:ascii="Arial" w:hAnsi="Arial" w:cs="Arial"/>
        </w:rPr>
      </w:pPr>
      <w:r w:rsidRPr="003B2F5F">
        <w:rPr>
          <w:rFonts w:ascii="Arial" w:hAnsi="Arial" w:cs="Arial"/>
        </w:rPr>
        <w:t>Считыва</w:t>
      </w:r>
      <w:r>
        <w:rPr>
          <w:rFonts w:ascii="Arial" w:hAnsi="Arial" w:cs="Arial"/>
        </w:rPr>
        <w:t>е</w:t>
      </w:r>
      <w:r w:rsidRPr="003B2F5F">
        <w:rPr>
          <w:rFonts w:ascii="Arial" w:hAnsi="Arial" w:cs="Arial"/>
        </w:rPr>
        <w:t xml:space="preserve">тся </w:t>
      </w:r>
      <w:r w:rsidR="00484143">
        <w:rPr>
          <w:rFonts w:ascii="Arial" w:hAnsi="Arial" w:cs="Arial"/>
        </w:rPr>
        <w:t>предоставленный</w:t>
      </w:r>
      <w:r w:rsidRPr="003B2F5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из системы ПЭДО</w:t>
      </w:r>
      <w:r w:rsidRPr="003B2F5F">
        <w:rPr>
          <w:rFonts w:ascii="Arial" w:hAnsi="Arial" w:cs="Arial"/>
        </w:rPr>
        <w:t xml:space="preserve"> </w:t>
      </w:r>
      <w:r w:rsidR="00484143">
        <w:rPr>
          <w:rFonts w:ascii="Arial" w:hAnsi="Arial" w:cs="Arial"/>
        </w:rPr>
        <w:t>«</w:t>
      </w:r>
      <w:r w:rsidRPr="003B2F5F">
        <w:rPr>
          <w:rFonts w:ascii="Arial" w:hAnsi="Arial" w:cs="Arial"/>
        </w:rPr>
        <w:t>Логин</w:t>
      </w:r>
      <w:r w:rsidR="00484143">
        <w:rPr>
          <w:rFonts w:ascii="Arial" w:hAnsi="Arial" w:cs="Arial"/>
        </w:rPr>
        <w:t>»</w:t>
      </w:r>
      <w:r w:rsidRPr="003B2F5F">
        <w:rPr>
          <w:rFonts w:ascii="Arial" w:hAnsi="Arial" w:cs="Arial"/>
        </w:rPr>
        <w:t xml:space="preserve"> пользователя, для которого требуется выборка заказов ТОРО.</w:t>
      </w:r>
    </w:p>
    <w:p w14:paraId="61916026" w14:textId="04E5D923" w:rsidR="008B6281" w:rsidRDefault="008B6281" w:rsidP="008B6281">
      <w:pPr>
        <w:pStyle w:val="afa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По логину пользователя определяются роли пользователя в системе </w:t>
      </w:r>
      <w:r>
        <w:rPr>
          <w:rFonts w:ascii="Arial" w:hAnsi="Arial" w:cs="Arial"/>
          <w:lang w:val="en-US"/>
        </w:rPr>
        <w:t>SAP</w:t>
      </w:r>
      <w:r>
        <w:rPr>
          <w:rFonts w:ascii="Arial" w:hAnsi="Arial" w:cs="Arial"/>
        </w:rPr>
        <w:t xml:space="preserve">. </w:t>
      </w:r>
    </w:p>
    <w:p w14:paraId="13A425FD" w14:textId="1A56B367" w:rsidR="008B6281" w:rsidRDefault="008B6281" w:rsidP="00856016">
      <w:pPr>
        <w:pStyle w:val="afa"/>
        <w:numPr>
          <w:ilvl w:val="0"/>
          <w:numId w:val="41"/>
        </w:numPr>
        <w:rPr>
          <w:rFonts w:ascii="Arial" w:hAnsi="Arial" w:cs="Arial"/>
        </w:rPr>
      </w:pPr>
      <w:r w:rsidRPr="008B6281">
        <w:rPr>
          <w:rFonts w:ascii="Arial" w:hAnsi="Arial" w:cs="Arial"/>
        </w:rPr>
        <w:t>По ролям делается выборка полномочий на завод, группу плановиков, МВЗ</w:t>
      </w:r>
      <w:r>
        <w:rPr>
          <w:rFonts w:ascii="Arial" w:hAnsi="Arial" w:cs="Arial"/>
        </w:rPr>
        <w:t xml:space="preserve">. Помимо полномочий на организационные данные проверяются полномочия на изменения заказов ТОРО – полномочия на транзакцию </w:t>
      </w:r>
      <w:r>
        <w:rPr>
          <w:rFonts w:ascii="Arial" w:hAnsi="Arial" w:cs="Arial"/>
          <w:lang w:val="en-US"/>
        </w:rPr>
        <w:t>IW</w:t>
      </w:r>
      <w:r w:rsidRPr="003B2F5F">
        <w:rPr>
          <w:rFonts w:ascii="Arial" w:hAnsi="Arial" w:cs="Arial"/>
        </w:rPr>
        <w:t>32</w:t>
      </w:r>
      <w:r>
        <w:rPr>
          <w:rFonts w:ascii="Arial" w:hAnsi="Arial" w:cs="Arial"/>
        </w:rPr>
        <w:t xml:space="preserve">. </w:t>
      </w:r>
      <w:r w:rsidR="00484143">
        <w:rPr>
          <w:rFonts w:ascii="Arial" w:hAnsi="Arial" w:cs="Arial"/>
        </w:rPr>
        <w:t>Если у пользователя нет полномочий на изменение заказов ТОРО, то будет выводиться ошибка.</w:t>
      </w:r>
    </w:p>
    <w:p w14:paraId="49536866" w14:textId="703F35E9" w:rsidR="008B6281" w:rsidRDefault="008B6281" w:rsidP="008B6281">
      <w:pPr>
        <w:pStyle w:val="afa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Также внутри системы есть ограничение на </w:t>
      </w:r>
      <w:r w:rsidR="001701C7">
        <w:rPr>
          <w:rFonts w:ascii="Arial" w:hAnsi="Arial" w:cs="Arial"/>
        </w:rPr>
        <w:t xml:space="preserve">выбор </w:t>
      </w:r>
      <w:r>
        <w:rPr>
          <w:rFonts w:ascii="Arial" w:hAnsi="Arial" w:cs="Arial"/>
        </w:rPr>
        <w:t xml:space="preserve">заказов по определённым критериям вне зависимости от полномочий пользователя: </w:t>
      </w:r>
    </w:p>
    <w:p w14:paraId="2D9575CE" w14:textId="0DCE95BF" w:rsidR="008B6281" w:rsidRDefault="008B6281" w:rsidP="008B6281">
      <w:pPr>
        <w:pStyle w:val="afa"/>
        <w:numPr>
          <w:ilvl w:val="1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в выборку не попадут заказы, которые не имеют статус ДЕБЛ и один из статусов СГГС или ССПЛ; </w:t>
      </w:r>
    </w:p>
    <w:p w14:paraId="74607844" w14:textId="6D4118D5" w:rsidR="008B6281" w:rsidRPr="003B2F5F" w:rsidRDefault="008B6281" w:rsidP="003B2F5F">
      <w:pPr>
        <w:pStyle w:val="afa"/>
        <w:numPr>
          <w:ilvl w:val="1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также не выберутся заказы с видом работ «НД» или имеющие вид </w:t>
      </w:r>
      <w:r>
        <w:rPr>
          <w:rFonts w:ascii="Arial" w:hAnsi="Arial" w:cs="Arial"/>
          <w:lang w:val="en-US"/>
        </w:rPr>
        <w:t>EHND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>AETG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>ATU</w:t>
      </w:r>
      <w:r>
        <w:rPr>
          <w:rFonts w:ascii="Arial" w:hAnsi="Arial" w:cs="Arial"/>
        </w:rPr>
        <w:t xml:space="preserve">1, </w:t>
      </w:r>
      <w:r>
        <w:rPr>
          <w:rFonts w:ascii="Arial" w:hAnsi="Arial" w:cs="Arial"/>
          <w:lang w:val="en-US"/>
        </w:rPr>
        <w:t>ARP</w:t>
      </w:r>
      <w:r>
        <w:rPr>
          <w:rFonts w:ascii="Arial" w:hAnsi="Arial" w:cs="Arial"/>
        </w:rPr>
        <w:t xml:space="preserve">1, </w:t>
      </w:r>
      <w:r>
        <w:rPr>
          <w:rFonts w:ascii="Arial" w:hAnsi="Arial" w:cs="Arial"/>
          <w:lang w:val="en-US"/>
        </w:rPr>
        <w:t>ASR</w:t>
      </w:r>
      <w:r>
        <w:rPr>
          <w:rFonts w:ascii="Arial" w:hAnsi="Arial" w:cs="Arial"/>
        </w:rPr>
        <w:t>1.</w:t>
      </w:r>
    </w:p>
    <w:p w14:paraId="3FB860FF" w14:textId="1C5BD4D0" w:rsidR="008B6281" w:rsidRPr="003B2F5F" w:rsidRDefault="008B6281" w:rsidP="003B2F5F">
      <w:pPr>
        <w:pStyle w:val="afa"/>
        <w:numPr>
          <w:ilvl w:val="0"/>
          <w:numId w:val="41"/>
        </w:numPr>
        <w:rPr>
          <w:rFonts w:cs="Arial"/>
        </w:rPr>
      </w:pPr>
      <w:r>
        <w:rPr>
          <w:rFonts w:ascii="Arial" w:hAnsi="Arial" w:cs="Arial"/>
        </w:rPr>
        <w:t xml:space="preserve">При выборке данных учитываются даты и время начала и окончания смены, для которой система ПЭДО подбирает заказы. Даты заказов будут подбираться по следующей логике </w:t>
      </w:r>
      <w:r w:rsidR="00290DB1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290DB1">
        <w:rPr>
          <w:rFonts w:ascii="Arial" w:hAnsi="Arial" w:cs="Arial"/>
        </w:rPr>
        <w:t xml:space="preserve">базовая дата и время начала заказа ТОРО должна быть меньше или равной дате окончания смены, а базовая дата окончания заказа ТОРО должна быть позже даты и времени начала смены. </w:t>
      </w:r>
    </w:p>
    <w:p w14:paraId="0BE509A0" w14:textId="77777777" w:rsidR="00F60726" w:rsidRDefault="00F60726" w:rsidP="00856016">
      <w:pPr>
        <w:pStyle w:val="afa"/>
        <w:rPr>
          <w:rFonts w:cs="Arial"/>
        </w:rPr>
      </w:pPr>
    </w:p>
    <w:p w14:paraId="54E263B8" w14:textId="316F1D11" w:rsidR="00484143" w:rsidRPr="003B2F5F" w:rsidRDefault="00484143" w:rsidP="003B2F5F">
      <w:pPr>
        <w:rPr>
          <w:rFonts w:ascii="Arial" w:hAnsi="Arial" w:cs="Arial"/>
          <w:b/>
          <w:bCs/>
          <w:iCs/>
          <w:caps/>
        </w:rPr>
      </w:pPr>
      <w:r>
        <w:rPr>
          <w:rFonts w:ascii="Arial" w:hAnsi="Arial" w:cs="Arial"/>
          <w:lang w:val="en-US"/>
        </w:rPr>
        <w:t>SAP</w:t>
      </w:r>
      <w:r>
        <w:rPr>
          <w:rFonts w:ascii="Arial" w:hAnsi="Arial" w:cs="Arial"/>
        </w:rPr>
        <w:t xml:space="preserve"> делает выборку данных по сформированным ограничениям по всем заказам ТОРО. Если хотя бы 1 заказ ТОРО найден, то в систему ПЭДО будет передан список заказов ТОРО с подробными данными к каждому заказу.</w:t>
      </w:r>
      <w:r w:rsidR="00290DB1">
        <w:rPr>
          <w:rFonts w:ascii="Arial" w:hAnsi="Arial" w:cs="Arial"/>
        </w:rPr>
        <w:t xml:space="preserve"> Если возникнет ошибка, то в ПЭДО будет передан текст ошибки.</w:t>
      </w:r>
    </w:p>
    <w:p w14:paraId="48D97AEB" w14:textId="0B3E5B77" w:rsidR="000A17D5" w:rsidRPr="002F0367" w:rsidRDefault="003B2F5F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cs="Arial"/>
        </w:rPr>
      </w:pPr>
      <w:bookmarkStart w:id="20" w:name="_Toc172236497"/>
      <w:bookmarkStart w:id="21" w:name="_Toc172236529"/>
      <w:bookmarkStart w:id="22" w:name="_Toc172236498"/>
      <w:bookmarkStart w:id="23" w:name="_Toc172236530"/>
      <w:bookmarkStart w:id="24" w:name="_Toc172236499"/>
      <w:bookmarkStart w:id="25" w:name="_Toc172236531"/>
      <w:bookmarkStart w:id="26" w:name="_Toc172236500"/>
      <w:bookmarkStart w:id="27" w:name="_Toc172236532"/>
      <w:bookmarkStart w:id="28" w:name="_Toc172236501"/>
      <w:bookmarkStart w:id="29" w:name="_Toc172236533"/>
      <w:bookmarkStart w:id="30" w:name="_Toc172236502"/>
      <w:bookmarkStart w:id="31" w:name="_Toc172236534"/>
      <w:bookmarkStart w:id="32" w:name="_Toc172236535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r>
        <w:rPr>
          <w:rFonts w:cs="Arial"/>
        </w:rPr>
        <w:lastRenderedPageBreak/>
        <w:t>Возможные ошибки</w:t>
      </w:r>
      <w:bookmarkEnd w:id="32"/>
    </w:p>
    <w:p w14:paraId="41565667" w14:textId="14D3749B" w:rsidR="002F0367" w:rsidRPr="003B2F5F" w:rsidRDefault="00290DB1" w:rsidP="003B2F5F">
      <w:pPr>
        <w:rPr>
          <w:rFonts w:ascii="Arial" w:hAnsi="Arial" w:cs="Arial"/>
        </w:rPr>
      </w:pPr>
      <w:r>
        <w:rPr>
          <w:rFonts w:ascii="Arial" w:hAnsi="Arial" w:cs="Arial"/>
        </w:rPr>
        <w:t>Далее в разделе приведен с</w:t>
      </w:r>
      <w:r w:rsidR="002F0367" w:rsidRPr="003B2F5F">
        <w:rPr>
          <w:rFonts w:ascii="Arial" w:hAnsi="Arial" w:cs="Arial"/>
        </w:rPr>
        <w:t xml:space="preserve">писок ошибок и </w:t>
      </w:r>
      <w:r w:rsidR="001701C7">
        <w:rPr>
          <w:rFonts w:ascii="Arial" w:hAnsi="Arial" w:cs="Arial"/>
        </w:rPr>
        <w:t>рекомендации</w:t>
      </w:r>
      <w:r w:rsidR="002F0367" w:rsidRPr="003B2F5F">
        <w:rPr>
          <w:rFonts w:ascii="Arial" w:hAnsi="Arial" w:cs="Arial"/>
        </w:rPr>
        <w:t xml:space="preserve"> по </w:t>
      </w:r>
      <w:r>
        <w:rPr>
          <w:rFonts w:ascii="Arial" w:hAnsi="Arial" w:cs="Arial"/>
        </w:rPr>
        <w:t>их р</w:t>
      </w:r>
      <w:r w:rsidR="002F0367" w:rsidRPr="003B2F5F">
        <w:rPr>
          <w:rFonts w:ascii="Arial" w:hAnsi="Arial" w:cs="Arial"/>
        </w:rPr>
        <w:t>ешению</w:t>
      </w:r>
      <w:r>
        <w:rPr>
          <w:rFonts w:ascii="Arial" w:hAnsi="Arial" w:cs="Arial"/>
        </w:rPr>
        <w:t>.</w:t>
      </w:r>
      <w:r w:rsidR="001701C7">
        <w:rPr>
          <w:rFonts w:ascii="Arial" w:hAnsi="Arial" w:cs="Arial"/>
        </w:rPr>
        <w:t xml:space="preserve"> </w:t>
      </w:r>
      <w:r w:rsidR="00F60726">
        <w:rPr>
          <w:rFonts w:ascii="Arial" w:hAnsi="Arial" w:cs="Arial"/>
        </w:rPr>
        <w:t xml:space="preserve">При нажатии кнопки «Обновить» в ПЭДО появляется модальное окно с ошибкой: </w:t>
      </w:r>
    </w:p>
    <w:p w14:paraId="1F82B884" w14:textId="0F2D0859" w:rsidR="001926D6" w:rsidRDefault="001926D6" w:rsidP="001926D6">
      <w:pPr>
        <w:pStyle w:val="S0"/>
        <w:numPr>
          <w:ilvl w:val="0"/>
          <w:numId w:val="42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«</w:t>
      </w:r>
      <w:r w:rsidR="00F60726" w:rsidRPr="00F60726">
        <w:rPr>
          <w:rFonts w:ascii="Arial" w:hAnsi="Arial" w:cs="Arial"/>
        </w:rPr>
        <w:t>Ни один заказ ТОРО не подобран для пользовате</w:t>
      </w:r>
      <w:r w:rsidR="00F60726">
        <w:rPr>
          <w:rFonts w:ascii="Arial" w:hAnsi="Arial" w:cs="Arial"/>
        </w:rPr>
        <w:t>ля</w:t>
      </w:r>
      <w:r>
        <w:rPr>
          <w:rFonts w:ascii="Arial" w:hAnsi="Arial" w:cs="Arial"/>
        </w:rPr>
        <w:t xml:space="preserve"> ФИО (Логин)»</w:t>
      </w:r>
    </w:p>
    <w:p w14:paraId="55CE1DD4" w14:textId="58BDB273" w:rsidR="001926D6" w:rsidRDefault="001926D6" w:rsidP="001926D6">
      <w:pPr>
        <w:pStyle w:val="S0"/>
        <w:spacing w:before="240"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Описание: На выбранную в ПЭДО смену по указанным в предыдущем разделе памятки ограничениям пользователю не подобран ни один заказ ТОРО. </w:t>
      </w:r>
    </w:p>
    <w:p w14:paraId="73ED231B" w14:textId="3DA30791" w:rsidR="001926D6" w:rsidRPr="001926D6" w:rsidRDefault="001926D6" w:rsidP="001926D6">
      <w:pPr>
        <w:pStyle w:val="afa"/>
        <w:ind w:left="360"/>
        <w:rPr>
          <w:rFonts w:ascii="Arial" w:hAnsi="Arial" w:cs="Arial"/>
          <w:szCs w:val="24"/>
          <w:lang w:eastAsia="ru-RU"/>
        </w:rPr>
      </w:pPr>
      <w:r>
        <w:rPr>
          <w:rFonts w:ascii="Arial" w:hAnsi="Arial" w:cs="Arial"/>
          <w:szCs w:val="24"/>
          <w:lang w:eastAsia="ru-RU"/>
        </w:rPr>
        <w:t xml:space="preserve">Решение: </w:t>
      </w:r>
      <w:r w:rsidR="00A7775B">
        <w:rPr>
          <w:rFonts w:ascii="Arial" w:hAnsi="Arial" w:cs="Arial"/>
          <w:szCs w:val="24"/>
          <w:lang w:eastAsia="ru-RU"/>
        </w:rPr>
        <w:t>Рекомендуется п</w:t>
      </w:r>
      <w:r>
        <w:rPr>
          <w:rFonts w:ascii="Arial" w:hAnsi="Arial" w:cs="Arial"/>
          <w:szCs w:val="24"/>
          <w:lang w:eastAsia="ru-RU"/>
        </w:rPr>
        <w:t>роверить, что верно указаны даты смены</w:t>
      </w:r>
      <w:r w:rsidR="00A7775B">
        <w:rPr>
          <w:rFonts w:ascii="Arial" w:hAnsi="Arial" w:cs="Arial"/>
          <w:szCs w:val="24"/>
          <w:lang w:eastAsia="ru-RU"/>
        </w:rPr>
        <w:t xml:space="preserve"> и </w:t>
      </w:r>
      <w:r>
        <w:rPr>
          <w:rFonts w:ascii="Arial" w:hAnsi="Arial" w:cs="Arial"/>
          <w:szCs w:val="24"/>
          <w:lang w:eastAsia="ru-RU"/>
        </w:rPr>
        <w:t xml:space="preserve">в системе </w:t>
      </w:r>
      <w:r>
        <w:rPr>
          <w:rFonts w:ascii="Arial" w:hAnsi="Arial" w:cs="Arial"/>
          <w:szCs w:val="24"/>
          <w:lang w:val="en-US" w:eastAsia="ru-RU"/>
        </w:rPr>
        <w:t>SAP</w:t>
      </w:r>
      <w:r w:rsidRPr="003B2F5F">
        <w:rPr>
          <w:rFonts w:ascii="Arial" w:hAnsi="Arial" w:cs="Arial"/>
          <w:szCs w:val="24"/>
          <w:lang w:eastAsia="ru-RU"/>
        </w:rPr>
        <w:t xml:space="preserve"> </w:t>
      </w:r>
      <w:r>
        <w:rPr>
          <w:rFonts w:ascii="Arial" w:hAnsi="Arial" w:cs="Arial"/>
          <w:szCs w:val="24"/>
          <w:lang w:eastAsia="ru-RU"/>
        </w:rPr>
        <w:t xml:space="preserve">есть заказы ТОРО, которые соответствуют описанным </w:t>
      </w:r>
      <w:r w:rsidR="00A7775B">
        <w:rPr>
          <w:rFonts w:ascii="Arial" w:hAnsi="Arial" w:cs="Arial"/>
          <w:szCs w:val="24"/>
          <w:lang w:eastAsia="ru-RU"/>
        </w:rPr>
        <w:t>в предыдущем разделе</w:t>
      </w:r>
      <w:r>
        <w:rPr>
          <w:rFonts w:ascii="Arial" w:hAnsi="Arial" w:cs="Arial"/>
          <w:szCs w:val="24"/>
          <w:lang w:eastAsia="ru-RU"/>
        </w:rPr>
        <w:t xml:space="preserve"> критериями. Также </w:t>
      </w:r>
      <w:r w:rsidR="00A7775B">
        <w:rPr>
          <w:rFonts w:ascii="Arial" w:hAnsi="Arial" w:cs="Arial"/>
          <w:szCs w:val="24"/>
          <w:lang w:eastAsia="ru-RU"/>
        </w:rPr>
        <w:t xml:space="preserve">следует </w:t>
      </w:r>
      <w:r>
        <w:rPr>
          <w:rFonts w:ascii="Arial" w:hAnsi="Arial" w:cs="Arial"/>
          <w:szCs w:val="24"/>
          <w:lang w:eastAsia="ru-RU"/>
        </w:rPr>
        <w:t xml:space="preserve">проверить, что верно указан логин пользователя в тексте ошибки и он соответствует логину в </w:t>
      </w:r>
      <w:r>
        <w:rPr>
          <w:rFonts w:ascii="Arial" w:hAnsi="Arial" w:cs="Arial"/>
          <w:szCs w:val="24"/>
          <w:lang w:val="en-US" w:eastAsia="ru-RU"/>
        </w:rPr>
        <w:t>SAP</w:t>
      </w:r>
      <w:r>
        <w:rPr>
          <w:rFonts w:ascii="Arial" w:hAnsi="Arial" w:cs="Arial"/>
          <w:szCs w:val="24"/>
          <w:lang w:eastAsia="ru-RU"/>
        </w:rPr>
        <w:t>.</w:t>
      </w:r>
      <w:r w:rsidR="00A7775B">
        <w:rPr>
          <w:rFonts w:ascii="Arial" w:hAnsi="Arial" w:cs="Arial"/>
          <w:szCs w:val="24"/>
          <w:lang w:eastAsia="ru-RU"/>
        </w:rPr>
        <w:t xml:space="preserve"> </w:t>
      </w:r>
    </w:p>
    <w:p w14:paraId="63C7CB79" w14:textId="77777777" w:rsidR="001926D6" w:rsidRDefault="001926D6" w:rsidP="001926D6">
      <w:pPr>
        <w:pStyle w:val="afa"/>
        <w:ind w:left="360"/>
        <w:rPr>
          <w:rFonts w:ascii="Arial" w:hAnsi="Arial" w:cs="Arial"/>
          <w:szCs w:val="24"/>
          <w:lang w:eastAsia="ru-RU"/>
        </w:rPr>
      </w:pPr>
    </w:p>
    <w:p w14:paraId="6CDCA740" w14:textId="34B054D6" w:rsidR="001926D6" w:rsidRDefault="001926D6" w:rsidP="001926D6">
      <w:pPr>
        <w:pStyle w:val="afa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«Пользователь ФИО (Логин) не найден в системе </w:t>
      </w:r>
      <w:r>
        <w:rPr>
          <w:rFonts w:ascii="Arial" w:hAnsi="Arial" w:cs="Arial"/>
          <w:lang w:val="en-US"/>
        </w:rPr>
        <w:t>SAP</w:t>
      </w:r>
      <w:r>
        <w:rPr>
          <w:rFonts w:ascii="Arial" w:hAnsi="Arial" w:cs="Arial"/>
        </w:rPr>
        <w:t>».</w:t>
      </w:r>
    </w:p>
    <w:p w14:paraId="68E7F589" w14:textId="77777777" w:rsidR="001926D6" w:rsidRDefault="001926D6" w:rsidP="003B2F5F">
      <w:pPr>
        <w:pStyle w:val="afa"/>
        <w:ind w:left="720"/>
        <w:rPr>
          <w:rFonts w:ascii="Arial" w:hAnsi="Arial" w:cs="Arial"/>
        </w:rPr>
      </w:pPr>
    </w:p>
    <w:p w14:paraId="014A92E6" w14:textId="7E3D9991" w:rsidR="001926D6" w:rsidRDefault="001926D6" w:rsidP="001926D6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Описание: Пользователь ПЭДО не найден в </w:t>
      </w:r>
      <w:r>
        <w:rPr>
          <w:rFonts w:ascii="Arial" w:hAnsi="Arial" w:cs="Arial"/>
          <w:lang w:val="en-US"/>
        </w:rPr>
        <w:t>SAP</w:t>
      </w:r>
      <w:r>
        <w:rPr>
          <w:rFonts w:ascii="Arial" w:hAnsi="Arial" w:cs="Arial"/>
        </w:rPr>
        <w:t>.</w:t>
      </w:r>
    </w:p>
    <w:p w14:paraId="086C75C7" w14:textId="77777777" w:rsidR="001926D6" w:rsidRDefault="001926D6" w:rsidP="001926D6">
      <w:pPr>
        <w:ind w:left="360"/>
        <w:rPr>
          <w:rFonts w:ascii="Arial" w:hAnsi="Arial" w:cs="Arial"/>
        </w:rPr>
      </w:pPr>
    </w:p>
    <w:p w14:paraId="24BCD9A7" w14:textId="56FAAE3E" w:rsidR="001926D6" w:rsidRDefault="001926D6" w:rsidP="001926D6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Решение: Требуется проверить, что указанный в ошибке пользователь заведен в системе </w:t>
      </w:r>
      <w:r>
        <w:rPr>
          <w:rFonts w:ascii="Arial" w:hAnsi="Arial" w:cs="Arial"/>
          <w:lang w:val="en-US"/>
        </w:rPr>
        <w:t>SAP</w:t>
      </w:r>
      <w:r>
        <w:rPr>
          <w:rFonts w:ascii="Arial" w:hAnsi="Arial" w:cs="Arial"/>
        </w:rPr>
        <w:t>.</w:t>
      </w:r>
      <w:r w:rsidR="00A7775B">
        <w:rPr>
          <w:rFonts w:ascii="Arial" w:hAnsi="Arial" w:cs="Arial"/>
        </w:rPr>
        <w:t xml:space="preserve"> Если есть расхождения, то рекомендуем обратиться в поддержку.</w:t>
      </w:r>
    </w:p>
    <w:p w14:paraId="59DD1721" w14:textId="77777777" w:rsidR="001926D6" w:rsidRPr="003B2F5F" w:rsidRDefault="001926D6" w:rsidP="003B2F5F">
      <w:pPr>
        <w:ind w:left="360"/>
        <w:rPr>
          <w:rFonts w:ascii="Arial" w:hAnsi="Arial" w:cs="Arial"/>
        </w:rPr>
      </w:pPr>
    </w:p>
    <w:p w14:paraId="4359A10F" w14:textId="3E8F8CC1" w:rsidR="001926D6" w:rsidRPr="001926D6" w:rsidRDefault="001926D6" w:rsidP="003B2F5F">
      <w:pPr>
        <w:pStyle w:val="afa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  <w:szCs w:val="24"/>
          <w:lang w:eastAsia="ru-RU"/>
        </w:rPr>
        <w:t xml:space="preserve"> «У пользователя </w:t>
      </w:r>
      <w:r>
        <w:rPr>
          <w:rFonts w:ascii="Arial" w:hAnsi="Arial" w:cs="Arial"/>
        </w:rPr>
        <w:t xml:space="preserve">ФИО (Логин) </w:t>
      </w:r>
      <w:r>
        <w:rPr>
          <w:rFonts w:ascii="Arial" w:hAnsi="Arial" w:cs="Arial"/>
          <w:szCs w:val="24"/>
          <w:lang w:eastAsia="ru-RU"/>
        </w:rPr>
        <w:t>нет полномочий на изменение заказов ТОРО».</w:t>
      </w:r>
    </w:p>
    <w:p w14:paraId="52C662D6" w14:textId="77777777" w:rsidR="001926D6" w:rsidRDefault="001926D6" w:rsidP="001926D6">
      <w:pPr>
        <w:ind w:left="360"/>
        <w:rPr>
          <w:rFonts w:ascii="Arial" w:hAnsi="Arial" w:cs="Arial"/>
        </w:rPr>
      </w:pPr>
    </w:p>
    <w:p w14:paraId="49D769DC" w14:textId="22CD2EFB" w:rsidR="001926D6" w:rsidRPr="003B2F5F" w:rsidRDefault="001926D6" w:rsidP="003B2F5F">
      <w:pPr>
        <w:ind w:left="360"/>
        <w:rPr>
          <w:rFonts w:ascii="Arial" w:hAnsi="Arial" w:cs="Arial"/>
        </w:rPr>
      </w:pPr>
      <w:r w:rsidRPr="003B2F5F">
        <w:rPr>
          <w:rFonts w:ascii="Arial" w:hAnsi="Arial" w:cs="Arial"/>
        </w:rPr>
        <w:t xml:space="preserve">Описание: Пользователь найден в </w:t>
      </w:r>
      <w:r w:rsidRPr="003B2F5F">
        <w:rPr>
          <w:rFonts w:ascii="Arial" w:hAnsi="Arial" w:cs="Arial"/>
          <w:lang w:val="en-US"/>
        </w:rPr>
        <w:t>SAP</w:t>
      </w:r>
      <w:r>
        <w:rPr>
          <w:rFonts w:ascii="Arial" w:hAnsi="Arial" w:cs="Arial"/>
        </w:rPr>
        <w:t xml:space="preserve">, но у него нет действительных на сегодняшнюю дату ролей, которые дают полномочия на транзакцию </w:t>
      </w:r>
      <w:r>
        <w:rPr>
          <w:rFonts w:ascii="Arial" w:hAnsi="Arial" w:cs="Arial"/>
          <w:lang w:val="en-US"/>
        </w:rPr>
        <w:t>IW</w:t>
      </w:r>
      <w:r w:rsidRPr="003B2F5F">
        <w:rPr>
          <w:rFonts w:ascii="Arial" w:hAnsi="Arial" w:cs="Arial"/>
        </w:rPr>
        <w:t>32.</w:t>
      </w:r>
    </w:p>
    <w:p w14:paraId="34853F6F" w14:textId="55535D2F" w:rsidR="001926D6" w:rsidRPr="0000712E" w:rsidRDefault="001926D6" w:rsidP="003B2F5F">
      <w:pPr>
        <w:pStyle w:val="S0"/>
        <w:spacing w:before="240"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Решение: Требуется проверить, что есть полномочия на изменение заказов ТОРО и они не закончились на дату запроса. Рекомендуе</w:t>
      </w:r>
      <w:r w:rsidR="00A7775B">
        <w:rPr>
          <w:rFonts w:ascii="Arial" w:hAnsi="Arial" w:cs="Arial"/>
        </w:rPr>
        <w:t>м</w:t>
      </w:r>
      <w:r>
        <w:rPr>
          <w:rFonts w:ascii="Arial" w:hAnsi="Arial" w:cs="Arial"/>
        </w:rPr>
        <w:t xml:space="preserve"> обратиться в поддержку.</w:t>
      </w:r>
    </w:p>
    <w:sectPr w:rsidR="001926D6" w:rsidRPr="0000712E" w:rsidSect="0093064F">
      <w:headerReference w:type="default" r:id="rId21"/>
      <w:headerReference w:type="first" r:id="rId22"/>
      <w:pgSz w:w="11907" w:h="16840" w:code="9"/>
      <w:pgMar w:top="1134" w:right="567" w:bottom="1134" w:left="1134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3BCD66" w14:textId="77777777" w:rsidR="003242BF" w:rsidRDefault="003242BF" w:rsidP="006C0925">
      <w:r>
        <w:separator/>
      </w:r>
    </w:p>
  </w:endnote>
  <w:endnote w:type="continuationSeparator" w:id="0">
    <w:p w14:paraId="29D4E7FB" w14:textId="77777777" w:rsidR="003242BF" w:rsidRDefault="003242BF" w:rsidP="006C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Arial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36261132"/>
      <w:docPartObj>
        <w:docPartGallery w:val="Page Numbers (Bottom of Page)"/>
        <w:docPartUnique/>
      </w:docPartObj>
    </w:sdtPr>
    <w:sdtContent>
      <w:p w14:paraId="1F530C85" w14:textId="3CA4FD48" w:rsidR="00D10573" w:rsidRDefault="00D1057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0726">
          <w:rPr>
            <w:noProof/>
          </w:rPr>
          <w:t>5</w:t>
        </w:r>
        <w:r>
          <w:fldChar w:fldCharType="end"/>
        </w:r>
      </w:p>
    </w:sdtContent>
  </w:sdt>
  <w:p w14:paraId="5013FDF1" w14:textId="77777777" w:rsidR="00D10573" w:rsidRDefault="00D1057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53291088"/>
      <w:docPartObj>
        <w:docPartGallery w:val="Page Numbers (Bottom of Page)"/>
        <w:docPartUnique/>
      </w:docPartObj>
    </w:sdtPr>
    <w:sdtContent>
      <w:p w14:paraId="4AACC61C" w14:textId="185D8604" w:rsidR="00D10573" w:rsidRDefault="00D1057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0726">
          <w:rPr>
            <w:noProof/>
          </w:rPr>
          <w:t>1</w:t>
        </w:r>
        <w:r>
          <w:fldChar w:fldCharType="end"/>
        </w:r>
      </w:p>
    </w:sdtContent>
  </w:sdt>
  <w:p w14:paraId="61390553" w14:textId="77777777" w:rsidR="00D10573" w:rsidRDefault="00D1057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85FA7B" w14:textId="77777777" w:rsidR="003242BF" w:rsidRDefault="003242BF" w:rsidP="006C0925">
      <w:r>
        <w:separator/>
      </w:r>
    </w:p>
  </w:footnote>
  <w:footnote w:type="continuationSeparator" w:id="0">
    <w:p w14:paraId="0DAC2FF3" w14:textId="77777777" w:rsidR="003242BF" w:rsidRDefault="003242BF" w:rsidP="006C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3BA88" w14:textId="77777777" w:rsidR="00D10573" w:rsidRDefault="00D10573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2B718EDD" wp14:editId="3E82868F">
          <wp:extent cx="2179955" cy="504825"/>
          <wp:effectExtent l="0" t="0" r="0" b="9525"/>
          <wp:docPr id="501401721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C7B891" w14:textId="77777777" w:rsidR="00D10573" w:rsidRDefault="00D1057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D10573" w14:paraId="3FE4DD2B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5E7840B" w14:textId="77777777" w:rsidR="00D10573" w:rsidRDefault="00D10573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070E05C" wp14:editId="755BFD0A">
                <wp:extent cx="2240329" cy="504000"/>
                <wp:effectExtent l="0" t="0" r="0" b="0"/>
                <wp:docPr id="475118344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DC168F9" w14:textId="6402E087" w:rsidR="00D10573" w:rsidRPr="004B722C" w:rsidRDefault="00D10573" w:rsidP="004B722C">
          <w:pPr>
            <w:pStyle w:val="InR1"/>
          </w:pPr>
          <w:r>
            <w:t>Памятка «</w:t>
          </w:r>
          <w:r w:rsidRPr="002F0367">
            <w:t>Передача заказов ТОРО в ПЭДО</w:t>
          </w:r>
          <w:r>
            <w:t>»</w:t>
          </w:r>
        </w:p>
      </w:tc>
    </w:tr>
    <w:tr w:rsidR="00D10573" w:rsidRPr="00DB4B2F" w14:paraId="1584FDE8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0583C0" w14:textId="77777777" w:rsidR="00D10573" w:rsidRDefault="00D10573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9C4161" w14:textId="77777777" w:rsidR="00D10573" w:rsidRPr="000B5B67" w:rsidRDefault="00D10573" w:rsidP="00916FAB">
          <w:pPr>
            <w:jc w:val="center"/>
            <w:rPr>
              <w:b/>
              <w:bCs/>
            </w:rPr>
          </w:pPr>
        </w:p>
      </w:tc>
    </w:tr>
  </w:tbl>
  <w:p w14:paraId="2A0D74B1" w14:textId="77777777" w:rsidR="00D10573" w:rsidRDefault="00D10573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D10573" w14:paraId="5F2EA8DD" w14:textId="77777777" w:rsidTr="00AC7379">
      <w:trPr>
        <w:cantSplit/>
        <w:trHeight w:val="244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EEA85B8" w14:textId="77777777" w:rsidR="00D10573" w:rsidRDefault="00D10573" w:rsidP="00AC7379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5075DBE" wp14:editId="66A43EA1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</w:tcPr>
        <w:p w14:paraId="6618C446" w14:textId="766C8A8E" w:rsidR="00D10573" w:rsidRPr="00916FAB" w:rsidRDefault="00D10573" w:rsidP="00AC7379">
          <w:pPr>
            <w:pStyle w:val="InR1"/>
          </w:pPr>
          <w:r w:rsidRPr="00ED5F4A">
            <w:t>Памятка «</w:t>
          </w:r>
          <w:r w:rsidRPr="002F0367">
            <w:t>Передача заказов ТОРО в ПЭДО</w:t>
          </w:r>
          <w:r w:rsidRPr="00ED5F4A">
            <w:t>»</w:t>
          </w:r>
        </w:p>
      </w:tc>
    </w:tr>
    <w:tr w:rsidR="00D10573" w:rsidRPr="00DB4B2F" w14:paraId="2B829C0B" w14:textId="77777777" w:rsidTr="00AC7379">
      <w:trPr>
        <w:cantSplit/>
        <w:trHeight w:val="244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C1114A8" w14:textId="77777777" w:rsidR="00D10573" w:rsidRDefault="00D10573" w:rsidP="00AC7379">
          <w:pPr>
            <w:pStyle w:val="a4"/>
            <w:jc w:val="center"/>
          </w:pPr>
        </w:p>
      </w:tc>
      <w:tc>
        <w:tcPr>
          <w:tcW w:w="671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65239DC" w14:textId="77777777" w:rsidR="00D10573" w:rsidRPr="000B5B67" w:rsidRDefault="00D10573" w:rsidP="00AC7379">
          <w:pPr>
            <w:jc w:val="center"/>
            <w:rPr>
              <w:b/>
              <w:bCs/>
            </w:rPr>
          </w:pPr>
        </w:p>
      </w:tc>
    </w:tr>
  </w:tbl>
  <w:p w14:paraId="4CA913C8" w14:textId="77777777" w:rsidR="00D10573" w:rsidRDefault="00D10573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D10573" w14:paraId="6D2624F5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8642F00" w14:textId="77777777" w:rsidR="00D10573" w:rsidRDefault="00D10573" w:rsidP="00B307BD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460382F3" wp14:editId="0FC383AA">
                <wp:extent cx="2240329" cy="504000"/>
                <wp:effectExtent l="0" t="0" r="0" b="0"/>
                <wp:docPr id="14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066BB5B2" w14:textId="77777777" w:rsidR="00D10573" w:rsidRPr="00916FAB" w:rsidRDefault="00D10573" w:rsidP="00F1457F">
          <w:pPr>
            <w:pStyle w:val="InR1"/>
          </w:pPr>
          <w:r>
            <w:t xml:space="preserve">Функциональная спецификация на </w:t>
          </w:r>
          <w:r>
            <w:rPr>
              <w:lang w:val="en-US"/>
            </w:rPr>
            <w:t>ABAP</w:t>
          </w:r>
          <w:r>
            <w:t xml:space="preserve"> разработку</w:t>
          </w:r>
          <w:r>
            <w:br/>
          </w:r>
          <w:r w:rsidRPr="00960FDF">
            <w:t>ERP PM17.01.</w:t>
          </w:r>
          <w:r>
            <w:t>Р</w:t>
          </w:r>
          <w:r w:rsidRPr="00960FDF">
            <w:t>асширение стандартного отчета «</w:t>
          </w:r>
          <w:r>
            <w:t>С</w:t>
          </w:r>
          <w:r w:rsidRPr="00960FDF">
            <w:t xml:space="preserve">писок единиц обрудования» для анализа необходимости изменения </w:t>
          </w:r>
          <w:r>
            <w:t>НСИ</w:t>
          </w:r>
        </w:p>
      </w:tc>
    </w:tr>
    <w:tr w:rsidR="00D10573" w:rsidRPr="00DB4B2F" w14:paraId="6AB2DB96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B64CD27" w14:textId="77777777" w:rsidR="00D10573" w:rsidRDefault="00D10573" w:rsidP="00B307BD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51F3EA4" w14:textId="77777777" w:rsidR="00D10573" w:rsidRPr="000B5B67" w:rsidRDefault="00D10573" w:rsidP="00B307BD">
          <w:pPr>
            <w:jc w:val="center"/>
            <w:rPr>
              <w:b/>
              <w:bCs/>
            </w:rPr>
          </w:pPr>
        </w:p>
      </w:tc>
    </w:tr>
  </w:tbl>
  <w:p w14:paraId="6A9F0AAB" w14:textId="77777777" w:rsidR="00D10573" w:rsidRDefault="00D10573" w:rsidP="007200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50F4F"/>
    <w:multiLevelType w:val="multilevel"/>
    <w:tmpl w:val="C76C02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5D5E41"/>
    <w:multiLevelType w:val="hybridMultilevel"/>
    <w:tmpl w:val="7A4088EA"/>
    <w:lvl w:ilvl="0" w:tplc="1B805B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24E7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3049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8ABC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F83B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66B4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AADE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018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3C01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11F47394"/>
    <w:multiLevelType w:val="hybridMultilevel"/>
    <w:tmpl w:val="953EF36C"/>
    <w:lvl w:ilvl="0" w:tplc="351CD4EC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B07827"/>
    <w:multiLevelType w:val="hybridMultilevel"/>
    <w:tmpl w:val="A8F2D0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04B22FF"/>
    <w:multiLevelType w:val="hybridMultilevel"/>
    <w:tmpl w:val="A1083A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D7106"/>
    <w:multiLevelType w:val="hybridMultilevel"/>
    <w:tmpl w:val="C420788C"/>
    <w:lvl w:ilvl="0" w:tplc="BBCC2C2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C6C1D"/>
    <w:multiLevelType w:val="hybridMultilevel"/>
    <w:tmpl w:val="B70A6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2C49207F"/>
    <w:multiLevelType w:val="hybridMultilevel"/>
    <w:tmpl w:val="CB201F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B612CC"/>
    <w:multiLevelType w:val="multilevel"/>
    <w:tmpl w:val="20BC201C"/>
    <w:lvl w:ilvl="0">
      <w:start w:val="1"/>
      <w:numFmt w:val="decimal"/>
      <w:lvlText w:val="%1."/>
      <w:lvlJc w:val="left"/>
      <w:pPr>
        <w:ind w:left="644" w:hanging="360"/>
      </w:pPr>
      <w:rPr>
        <w:rFonts w:ascii="Arial" w:hAnsi="Arial" w:cs="Arial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ascii="Arial" w:hAnsi="Arial" w:cs="Arial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Arial" w:hAnsi="Arial" w:cs="Arial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rial" w:hAnsi="Arial" w:cs="Arial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Arial" w:hAnsi="Arial" w:cs="Arial" w:hint="default"/>
        <w:b w:val="0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Arial" w:hAnsi="Arial" w:cs="Arial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Arial" w:hAnsi="Arial" w:cs="Arial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Arial" w:hAnsi="Arial" w:cs="Arial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Arial" w:hAnsi="Arial" w:cs="Arial" w:hint="default"/>
        <w:b/>
        <w:sz w:val="28"/>
      </w:rPr>
    </w:lvl>
  </w:abstractNum>
  <w:abstractNum w:abstractNumId="11" w15:restartNumberingAfterBreak="0">
    <w:nsid w:val="32396EF2"/>
    <w:multiLevelType w:val="hybridMultilevel"/>
    <w:tmpl w:val="1A8A5E86"/>
    <w:lvl w:ilvl="0" w:tplc="91C808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3493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20B9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AE90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707A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C830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B650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6408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E891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F340BF"/>
    <w:multiLevelType w:val="hybridMultilevel"/>
    <w:tmpl w:val="636A726C"/>
    <w:lvl w:ilvl="0" w:tplc="A3021950">
      <w:start w:val="1"/>
      <w:numFmt w:val="decimal"/>
      <w:pStyle w:val="3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5C182B"/>
    <w:multiLevelType w:val="hybridMultilevel"/>
    <w:tmpl w:val="E08ABED8"/>
    <w:lvl w:ilvl="0" w:tplc="4BAEA69C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4" w15:restartNumberingAfterBreak="0">
    <w:nsid w:val="386940B4"/>
    <w:multiLevelType w:val="hybridMultilevel"/>
    <w:tmpl w:val="D28825C6"/>
    <w:lvl w:ilvl="0" w:tplc="0419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399A0BE7"/>
    <w:multiLevelType w:val="hybridMultilevel"/>
    <w:tmpl w:val="C12A12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7" w15:restartNumberingAfterBreak="0">
    <w:nsid w:val="3F1C50AC"/>
    <w:multiLevelType w:val="hybridMultilevel"/>
    <w:tmpl w:val="54940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652497"/>
    <w:multiLevelType w:val="hybridMultilevel"/>
    <w:tmpl w:val="99BA2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DC66FD"/>
    <w:multiLevelType w:val="hybridMultilevel"/>
    <w:tmpl w:val="9A960B3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41DC632D"/>
    <w:multiLevelType w:val="hybridMultilevel"/>
    <w:tmpl w:val="EF703B0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2A462A2"/>
    <w:multiLevelType w:val="hybridMultilevel"/>
    <w:tmpl w:val="3FBC5D9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4F792DDC"/>
    <w:multiLevelType w:val="hybridMultilevel"/>
    <w:tmpl w:val="34421AF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58D70BB3"/>
    <w:multiLevelType w:val="multilevel"/>
    <w:tmpl w:val="901865E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A1D5643"/>
    <w:multiLevelType w:val="hybridMultilevel"/>
    <w:tmpl w:val="B78060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1E7B41"/>
    <w:multiLevelType w:val="hybridMultilevel"/>
    <w:tmpl w:val="6248E20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DD5F2E"/>
    <w:multiLevelType w:val="multilevel"/>
    <w:tmpl w:val="7F0ED33A"/>
    <w:lvl w:ilvl="0">
      <w:start w:val="1"/>
      <w:numFmt w:val="decimal"/>
      <w:pStyle w:val="10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6268713E"/>
    <w:multiLevelType w:val="hybridMultilevel"/>
    <w:tmpl w:val="56E03C8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691775DE"/>
    <w:multiLevelType w:val="hybridMultilevel"/>
    <w:tmpl w:val="36C48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243D60"/>
    <w:multiLevelType w:val="hybridMultilevel"/>
    <w:tmpl w:val="B8BEF7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C166916"/>
    <w:multiLevelType w:val="hybridMultilevel"/>
    <w:tmpl w:val="A14A000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D0F319D"/>
    <w:multiLevelType w:val="hybridMultilevel"/>
    <w:tmpl w:val="1F3CC18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6" w15:restartNumberingAfterBreak="0">
    <w:nsid w:val="6EE63590"/>
    <w:multiLevelType w:val="hybridMultilevel"/>
    <w:tmpl w:val="2500B82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A5C20"/>
    <w:multiLevelType w:val="hybridMultilevel"/>
    <w:tmpl w:val="F362810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71ED4ED4"/>
    <w:multiLevelType w:val="hybridMultilevel"/>
    <w:tmpl w:val="E4DEC2A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40" w15:restartNumberingAfterBreak="0">
    <w:nsid w:val="7EEA2B7A"/>
    <w:multiLevelType w:val="hybridMultilevel"/>
    <w:tmpl w:val="04B857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012748">
    <w:abstractNumId w:val="34"/>
  </w:num>
  <w:num w:numId="2" w16cid:durableId="1978341254">
    <w:abstractNumId w:val="39"/>
  </w:num>
  <w:num w:numId="3" w16cid:durableId="1412654401">
    <w:abstractNumId w:val="22"/>
  </w:num>
  <w:num w:numId="4" w16cid:durableId="1587105089">
    <w:abstractNumId w:val="24"/>
  </w:num>
  <w:num w:numId="5" w16cid:durableId="844172959">
    <w:abstractNumId w:val="2"/>
  </w:num>
  <w:num w:numId="6" w16cid:durableId="832643740">
    <w:abstractNumId w:val="8"/>
  </w:num>
  <w:num w:numId="7" w16cid:durableId="1635480109">
    <w:abstractNumId w:val="35"/>
  </w:num>
  <w:num w:numId="8" w16cid:durableId="1462307788">
    <w:abstractNumId w:val="0"/>
  </w:num>
  <w:num w:numId="9" w16cid:durableId="684401163">
    <w:abstractNumId w:val="16"/>
  </w:num>
  <w:num w:numId="10" w16cid:durableId="1149899860">
    <w:abstractNumId w:val="25"/>
  </w:num>
  <w:num w:numId="11" w16cid:durableId="1957904520">
    <w:abstractNumId w:val="28"/>
  </w:num>
  <w:num w:numId="12" w16cid:durableId="1423331943">
    <w:abstractNumId w:val="12"/>
  </w:num>
  <w:num w:numId="13" w16cid:durableId="1327854186">
    <w:abstractNumId w:val="3"/>
  </w:num>
  <w:num w:numId="14" w16cid:durableId="1434858548">
    <w:abstractNumId w:val="10"/>
  </w:num>
  <w:num w:numId="15" w16cid:durableId="1854877610">
    <w:abstractNumId w:val="18"/>
  </w:num>
  <w:num w:numId="16" w16cid:durableId="1513453950">
    <w:abstractNumId w:val="15"/>
  </w:num>
  <w:num w:numId="17" w16cid:durableId="1813213746">
    <w:abstractNumId w:val="17"/>
  </w:num>
  <w:num w:numId="18" w16cid:durableId="1544247533">
    <w:abstractNumId w:val="13"/>
  </w:num>
  <w:num w:numId="19" w16cid:durableId="1739160555">
    <w:abstractNumId w:val="4"/>
  </w:num>
  <w:num w:numId="20" w16cid:durableId="797333418">
    <w:abstractNumId w:val="19"/>
  </w:num>
  <w:num w:numId="21" w16cid:durableId="1947225077">
    <w:abstractNumId w:val="9"/>
  </w:num>
  <w:num w:numId="22" w16cid:durableId="1602957782">
    <w:abstractNumId w:val="7"/>
  </w:num>
  <w:num w:numId="23" w16cid:durableId="634793367">
    <w:abstractNumId w:val="31"/>
  </w:num>
  <w:num w:numId="24" w16cid:durableId="233005144">
    <w:abstractNumId w:val="5"/>
  </w:num>
  <w:num w:numId="25" w16cid:durableId="391391511">
    <w:abstractNumId w:val="32"/>
  </w:num>
  <w:num w:numId="26" w16cid:durableId="346054706">
    <w:abstractNumId w:val="27"/>
  </w:num>
  <w:num w:numId="27" w16cid:durableId="2091926677">
    <w:abstractNumId w:val="37"/>
  </w:num>
  <w:num w:numId="28" w16cid:durableId="679234960">
    <w:abstractNumId w:val="29"/>
  </w:num>
  <w:num w:numId="29" w16cid:durableId="1552838362">
    <w:abstractNumId w:val="14"/>
  </w:num>
  <w:num w:numId="30" w16cid:durableId="969700951">
    <w:abstractNumId w:val="20"/>
  </w:num>
  <w:num w:numId="31" w16cid:durableId="1289241110">
    <w:abstractNumId w:val="36"/>
  </w:num>
  <w:num w:numId="32" w16cid:durableId="32774189">
    <w:abstractNumId w:val="23"/>
  </w:num>
  <w:num w:numId="33" w16cid:durableId="1262907220">
    <w:abstractNumId w:val="38"/>
  </w:num>
  <w:num w:numId="34" w16cid:durableId="814686358">
    <w:abstractNumId w:val="33"/>
  </w:num>
  <w:num w:numId="35" w16cid:durableId="504323522">
    <w:abstractNumId w:val="30"/>
  </w:num>
  <w:num w:numId="36" w16cid:durableId="1803884159">
    <w:abstractNumId w:val="40"/>
  </w:num>
  <w:num w:numId="37" w16cid:durableId="2035377589">
    <w:abstractNumId w:val="1"/>
  </w:num>
  <w:num w:numId="38" w16cid:durableId="1001197236">
    <w:abstractNumId w:val="11"/>
  </w:num>
  <w:num w:numId="39" w16cid:durableId="1228567625">
    <w:abstractNumId w:val="10"/>
    <w:lvlOverride w:ilvl="0">
      <w:startOverride w:val="3"/>
    </w:lvlOverride>
  </w:num>
  <w:num w:numId="40" w16cid:durableId="1006596226">
    <w:abstractNumId w:val="21"/>
  </w:num>
  <w:num w:numId="41" w16cid:durableId="1047684825">
    <w:abstractNumId w:val="6"/>
  </w:num>
  <w:num w:numId="42" w16cid:durableId="634338123">
    <w:abstractNumId w:val="26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Gavrilova Ekaterina">
    <w15:presenceInfo w15:providerId="AD" w15:userId="S::ekaterina.gavrilova@beringpro.ru::7217f6b1-3a86-4201-892a-de988bd880d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925"/>
    <w:rsid w:val="00000553"/>
    <w:rsid w:val="000008ED"/>
    <w:rsid w:val="00002E6A"/>
    <w:rsid w:val="00003305"/>
    <w:rsid w:val="00005384"/>
    <w:rsid w:val="00005612"/>
    <w:rsid w:val="0000712E"/>
    <w:rsid w:val="000109A4"/>
    <w:rsid w:val="00013D76"/>
    <w:rsid w:val="00015AC2"/>
    <w:rsid w:val="00016279"/>
    <w:rsid w:val="00021196"/>
    <w:rsid w:val="00021B25"/>
    <w:rsid w:val="00022528"/>
    <w:rsid w:val="00022BD8"/>
    <w:rsid w:val="00022C33"/>
    <w:rsid w:val="000242B4"/>
    <w:rsid w:val="000257ED"/>
    <w:rsid w:val="00030719"/>
    <w:rsid w:val="00031214"/>
    <w:rsid w:val="00031353"/>
    <w:rsid w:val="0003225E"/>
    <w:rsid w:val="000324B4"/>
    <w:rsid w:val="00034486"/>
    <w:rsid w:val="00035024"/>
    <w:rsid w:val="0003518C"/>
    <w:rsid w:val="0003650C"/>
    <w:rsid w:val="0003771C"/>
    <w:rsid w:val="000378F2"/>
    <w:rsid w:val="000409BC"/>
    <w:rsid w:val="000411C5"/>
    <w:rsid w:val="00041BBD"/>
    <w:rsid w:val="000429D0"/>
    <w:rsid w:val="00042B24"/>
    <w:rsid w:val="00042D94"/>
    <w:rsid w:val="00046472"/>
    <w:rsid w:val="00046EAC"/>
    <w:rsid w:val="0005148A"/>
    <w:rsid w:val="0005195B"/>
    <w:rsid w:val="00052F89"/>
    <w:rsid w:val="0005357E"/>
    <w:rsid w:val="0005463D"/>
    <w:rsid w:val="00056222"/>
    <w:rsid w:val="00057246"/>
    <w:rsid w:val="00060BBA"/>
    <w:rsid w:val="000620A5"/>
    <w:rsid w:val="000624BC"/>
    <w:rsid w:val="000629A8"/>
    <w:rsid w:val="0006381E"/>
    <w:rsid w:val="00065486"/>
    <w:rsid w:val="00066BCF"/>
    <w:rsid w:val="000702A3"/>
    <w:rsid w:val="00070870"/>
    <w:rsid w:val="0007301A"/>
    <w:rsid w:val="00073E1A"/>
    <w:rsid w:val="00075240"/>
    <w:rsid w:val="0007749E"/>
    <w:rsid w:val="0008085E"/>
    <w:rsid w:val="000809AB"/>
    <w:rsid w:val="000835BA"/>
    <w:rsid w:val="000835FE"/>
    <w:rsid w:val="00083D7C"/>
    <w:rsid w:val="0008427D"/>
    <w:rsid w:val="000904D2"/>
    <w:rsid w:val="000908CE"/>
    <w:rsid w:val="00090FD1"/>
    <w:rsid w:val="00092EBC"/>
    <w:rsid w:val="0009329E"/>
    <w:rsid w:val="000938D9"/>
    <w:rsid w:val="00093915"/>
    <w:rsid w:val="00093962"/>
    <w:rsid w:val="00093BE4"/>
    <w:rsid w:val="00095EE1"/>
    <w:rsid w:val="000967F0"/>
    <w:rsid w:val="00097B9D"/>
    <w:rsid w:val="00097EE4"/>
    <w:rsid w:val="000A17D5"/>
    <w:rsid w:val="000A1C0B"/>
    <w:rsid w:val="000A2FD4"/>
    <w:rsid w:val="000A3339"/>
    <w:rsid w:val="000A5D20"/>
    <w:rsid w:val="000A7AB0"/>
    <w:rsid w:val="000B1D8E"/>
    <w:rsid w:val="000B2F49"/>
    <w:rsid w:val="000B52B4"/>
    <w:rsid w:val="000B67BC"/>
    <w:rsid w:val="000C1453"/>
    <w:rsid w:val="000C4834"/>
    <w:rsid w:val="000C7C82"/>
    <w:rsid w:val="000D01FE"/>
    <w:rsid w:val="000D77AA"/>
    <w:rsid w:val="000E29B5"/>
    <w:rsid w:val="000E490E"/>
    <w:rsid w:val="000E4C6C"/>
    <w:rsid w:val="000E4F0E"/>
    <w:rsid w:val="000E62EF"/>
    <w:rsid w:val="000E72A2"/>
    <w:rsid w:val="000F06F3"/>
    <w:rsid w:val="000F15F5"/>
    <w:rsid w:val="000F18F7"/>
    <w:rsid w:val="000F290B"/>
    <w:rsid w:val="000F2FA9"/>
    <w:rsid w:val="000F4678"/>
    <w:rsid w:val="000F4B82"/>
    <w:rsid w:val="000F6264"/>
    <w:rsid w:val="000F661D"/>
    <w:rsid w:val="00100A29"/>
    <w:rsid w:val="001013DC"/>
    <w:rsid w:val="0010251A"/>
    <w:rsid w:val="00103005"/>
    <w:rsid w:val="0010395D"/>
    <w:rsid w:val="001046C8"/>
    <w:rsid w:val="00106186"/>
    <w:rsid w:val="0010632D"/>
    <w:rsid w:val="00106AE3"/>
    <w:rsid w:val="00107E1F"/>
    <w:rsid w:val="001135C1"/>
    <w:rsid w:val="001137EA"/>
    <w:rsid w:val="0012135C"/>
    <w:rsid w:val="001227F8"/>
    <w:rsid w:val="0012291C"/>
    <w:rsid w:val="00123600"/>
    <w:rsid w:val="00123682"/>
    <w:rsid w:val="0012614B"/>
    <w:rsid w:val="00132DD0"/>
    <w:rsid w:val="00133F21"/>
    <w:rsid w:val="00135A0C"/>
    <w:rsid w:val="00136A70"/>
    <w:rsid w:val="00136F08"/>
    <w:rsid w:val="001415A4"/>
    <w:rsid w:val="00142E79"/>
    <w:rsid w:val="00143715"/>
    <w:rsid w:val="00143A62"/>
    <w:rsid w:val="00144F3F"/>
    <w:rsid w:val="0014596D"/>
    <w:rsid w:val="00145B59"/>
    <w:rsid w:val="001465C1"/>
    <w:rsid w:val="00146FDE"/>
    <w:rsid w:val="00150079"/>
    <w:rsid w:val="00150DC0"/>
    <w:rsid w:val="00151AC3"/>
    <w:rsid w:val="00151D6D"/>
    <w:rsid w:val="00152A17"/>
    <w:rsid w:val="0015398F"/>
    <w:rsid w:val="00155523"/>
    <w:rsid w:val="0015749F"/>
    <w:rsid w:val="00157D57"/>
    <w:rsid w:val="00164231"/>
    <w:rsid w:val="00166EBC"/>
    <w:rsid w:val="001672D4"/>
    <w:rsid w:val="00167A3C"/>
    <w:rsid w:val="001701C7"/>
    <w:rsid w:val="00170DA1"/>
    <w:rsid w:val="00170E70"/>
    <w:rsid w:val="0017108F"/>
    <w:rsid w:val="001741AB"/>
    <w:rsid w:val="001758AC"/>
    <w:rsid w:val="00175B15"/>
    <w:rsid w:val="00176195"/>
    <w:rsid w:val="0017792C"/>
    <w:rsid w:val="00180D02"/>
    <w:rsid w:val="00182833"/>
    <w:rsid w:val="001830C1"/>
    <w:rsid w:val="001831D4"/>
    <w:rsid w:val="00185BAF"/>
    <w:rsid w:val="00190ED0"/>
    <w:rsid w:val="00190F93"/>
    <w:rsid w:val="001912AA"/>
    <w:rsid w:val="001926D6"/>
    <w:rsid w:val="00193343"/>
    <w:rsid w:val="00194090"/>
    <w:rsid w:val="001951E1"/>
    <w:rsid w:val="00196052"/>
    <w:rsid w:val="00197F68"/>
    <w:rsid w:val="00197FA2"/>
    <w:rsid w:val="001A0D2C"/>
    <w:rsid w:val="001A2810"/>
    <w:rsid w:val="001A2F07"/>
    <w:rsid w:val="001A2FBF"/>
    <w:rsid w:val="001A3B8D"/>
    <w:rsid w:val="001A3DE7"/>
    <w:rsid w:val="001A3F9C"/>
    <w:rsid w:val="001A5B72"/>
    <w:rsid w:val="001B0193"/>
    <w:rsid w:val="001B0B0A"/>
    <w:rsid w:val="001B183F"/>
    <w:rsid w:val="001B19C5"/>
    <w:rsid w:val="001B28DB"/>
    <w:rsid w:val="001B366C"/>
    <w:rsid w:val="001B3BC2"/>
    <w:rsid w:val="001B4800"/>
    <w:rsid w:val="001B79FF"/>
    <w:rsid w:val="001B7B90"/>
    <w:rsid w:val="001C0462"/>
    <w:rsid w:val="001C11D2"/>
    <w:rsid w:val="001C11E2"/>
    <w:rsid w:val="001C1F09"/>
    <w:rsid w:val="001C2764"/>
    <w:rsid w:val="001C3310"/>
    <w:rsid w:val="001C45C5"/>
    <w:rsid w:val="001C49EC"/>
    <w:rsid w:val="001C4E0C"/>
    <w:rsid w:val="001C5073"/>
    <w:rsid w:val="001C5FA5"/>
    <w:rsid w:val="001C61D5"/>
    <w:rsid w:val="001C64F5"/>
    <w:rsid w:val="001D0C9D"/>
    <w:rsid w:val="001D2F8A"/>
    <w:rsid w:val="001D61A5"/>
    <w:rsid w:val="001D6464"/>
    <w:rsid w:val="001D7B7F"/>
    <w:rsid w:val="001E03FE"/>
    <w:rsid w:val="001E272C"/>
    <w:rsid w:val="001E32ED"/>
    <w:rsid w:val="001E34D8"/>
    <w:rsid w:val="001E34EE"/>
    <w:rsid w:val="001E36C7"/>
    <w:rsid w:val="001E3D54"/>
    <w:rsid w:val="001E3FC4"/>
    <w:rsid w:val="001E5299"/>
    <w:rsid w:val="001E7653"/>
    <w:rsid w:val="001F026F"/>
    <w:rsid w:val="001F079C"/>
    <w:rsid w:val="001F08B0"/>
    <w:rsid w:val="001F20C7"/>
    <w:rsid w:val="001F253F"/>
    <w:rsid w:val="001F352C"/>
    <w:rsid w:val="001F3F84"/>
    <w:rsid w:val="001F4EE7"/>
    <w:rsid w:val="001F592D"/>
    <w:rsid w:val="001F5B31"/>
    <w:rsid w:val="001F64CB"/>
    <w:rsid w:val="001F665A"/>
    <w:rsid w:val="001F7D1B"/>
    <w:rsid w:val="001F7E72"/>
    <w:rsid w:val="00200B4F"/>
    <w:rsid w:val="00200C0D"/>
    <w:rsid w:val="0020241A"/>
    <w:rsid w:val="0020623B"/>
    <w:rsid w:val="00210EF4"/>
    <w:rsid w:val="00211218"/>
    <w:rsid w:val="00212F49"/>
    <w:rsid w:val="0021444B"/>
    <w:rsid w:val="00214D18"/>
    <w:rsid w:val="00214D35"/>
    <w:rsid w:val="00214FCF"/>
    <w:rsid w:val="00215551"/>
    <w:rsid w:val="00215648"/>
    <w:rsid w:val="00215B00"/>
    <w:rsid w:val="00216D1E"/>
    <w:rsid w:val="00217DFF"/>
    <w:rsid w:val="00220F8C"/>
    <w:rsid w:val="00221199"/>
    <w:rsid w:val="0022145F"/>
    <w:rsid w:val="002218C4"/>
    <w:rsid w:val="00222186"/>
    <w:rsid w:val="00222296"/>
    <w:rsid w:val="00227421"/>
    <w:rsid w:val="00227B5C"/>
    <w:rsid w:val="00230C28"/>
    <w:rsid w:val="00232023"/>
    <w:rsid w:val="002324ED"/>
    <w:rsid w:val="0023490D"/>
    <w:rsid w:val="00235220"/>
    <w:rsid w:val="00235273"/>
    <w:rsid w:val="00237DA5"/>
    <w:rsid w:val="002400D2"/>
    <w:rsid w:val="002401AA"/>
    <w:rsid w:val="00242191"/>
    <w:rsid w:val="0024494A"/>
    <w:rsid w:val="0024500B"/>
    <w:rsid w:val="00245CCE"/>
    <w:rsid w:val="00252C11"/>
    <w:rsid w:val="00252D72"/>
    <w:rsid w:val="002548DB"/>
    <w:rsid w:val="00255350"/>
    <w:rsid w:val="00256671"/>
    <w:rsid w:val="00257EB6"/>
    <w:rsid w:val="00260C77"/>
    <w:rsid w:val="00261CD6"/>
    <w:rsid w:val="00262081"/>
    <w:rsid w:val="00263EFE"/>
    <w:rsid w:val="0026443B"/>
    <w:rsid w:val="00265527"/>
    <w:rsid w:val="00265A40"/>
    <w:rsid w:val="002668FE"/>
    <w:rsid w:val="00266A87"/>
    <w:rsid w:val="00270826"/>
    <w:rsid w:val="00271545"/>
    <w:rsid w:val="0027424E"/>
    <w:rsid w:val="00274778"/>
    <w:rsid w:val="00274A86"/>
    <w:rsid w:val="00274B73"/>
    <w:rsid w:val="00274EF4"/>
    <w:rsid w:val="00274F2D"/>
    <w:rsid w:val="0028053A"/>
    <w:rsid w:val="0028163F"/>
    <w:rsid w:val="00290DB1"/>
    <w:rsid w:val="00291C80"/>
    <w:rsid w:val="00292319"/>
    <w:rsid w:val="00293EA3"/>
    <w:rsid w:val="00296D7C"/>
    <w:rsid w:val="002A12ED"/>
    <w:rsid w:val="002A2717"/>
    <w:rsid w:val="002A3855"/>
    <w:rsid w:val="002A5916"/>
    <w:rsid w:val="002B10C1"/>
    <w:rsid w:val="002B1392"/>
    <w:rsid w:val="002B3CDF"/>
    <w:rsid w:val="002B43AD"/>
    <w:rsid w:val="002B5ED6"/>
    <w:rsid w:val="002B631B"/>
    <w:rsid w:val="002C0BEC"/>
    <w:rsid w:val="002C0F01"/>
    <w:rsid w:val="002C330F"/>
    <w:rsid w:val="002C4EE9"/>
    <w:rsid w:val="002C55D0"/>
    <w:rsid w:val="002C7776"/>
    <w:rsid w:val="002D04FA"/>
    <w:rsid w:val="002D0532"/>
    <w:rsid w:val="002D0983"/>
    <w:rsid w:val="002D4B04"/>
    <w:rsid w:val="002D6619"/>
    <w:rsid w:val="002E16C4"/>
    <w:rsid w:val="002E29DB"/>
    <w:rsid w:val="002E3A9D"/>
    <w:rsid w:val="002E4DDE"/>
    <w:rsid w:val="002E551C"/>
    <w:rsid w:val="002E594D"/>
    <w:rsid w:val="002E63EB"/>
    <w:rsid w:val="002E67E7"/>
    <w:rsid w:val="002F0367"/>
    <w:rsid w:val="002F1911"/>
    <w:rsid w:val="002F230E"/>
    <w:rsid w:val="002F2DC6"/>
    <w:rsid w:val="002F334B"/>
    <w:rsid w:val="002F349B"/>
    <w:rsid w:val="002F3AB3"/>
    <w:rsid w:val="002F400F"/>
    <w:rsid w:val="002F5632"/>
    <w:rsid w:val="00300051"/>
    <w:rsid w:val="00303B55"/>
    <w:rsid w:val="003041B6"/>
    <w:rsid w:val="00304848"/>
    <w:rsid w:val="00307BFA"/>
    <w:rsid w:val="0031038B"/>
    <w:rsid w:val="0031090D"/>
    <w:rsid w:val="003118AA"/>
    <w:rsid w:val="00312DD8"/>
    <w:rsid w:val="00314329"/>
    <w:rsid w:val="00317011"/>
    <w:rsid w:val="003172C5"/>
    <w:rsid w:val="003242BF"/>
    <w:rsid w:val="00327E05"/>
    <w:rsid w:val="0033013D"/>
    <w:rsid w:val="00330D74"/>
    <w:rsid w:val="00333EDF"/>
    <w:rsid w:val="003362BB"/>
    <w:rsid w:val="00337133"/>
    <w:rsid w:val="00337B70"/>
    <w:rsid w:val="00337CF5"/>
    <w:rsid w:val="00340251"/>
    <w:rsid w:val="00340A52"/>
    <w:rsid w:val="003426B1"/>
    <w:rsid w:val="00343CF9"/>
    <w:rsid w:val="00344D35"/>
    <w:rsid w:val="00345954"/>
    <w:rsid w:val="00346A6D"/>
    <w:rsid w:val="00350084"/>
    <w:rsid w:val="0035045A"/>
    <w:rsid w:val="00353B21"/>
    <w:rsid w:val="003548BC"/>
    <w:rsid w:val="00354BEF"/>
    <w:rsid w:val="003563E6"/>
    <w:rsid w:val="00356C09"/>
    <w:rsid w:val="003625C2"/>
    <w:rsid w:val="00362FB0"/>
    <w:rsid w:val="003630DE"/>
    <w:rsid w:val="00363CBE"/>
    <w:rsid w:val="00364289"/>
    <w:rsid w:val="003646FF"/>
    <w:rsid w:val="00364D8B"/>
    <w:rsid w:val="00364F31"/>
    <w:rsid w:val="00366FD1"/>
    <w:rsid w:val="003701C2"/>
    <w:rsid w:val="00370A84"/>
    <w:rsid w:val="00370AD4"/>
    <w:rsid w:val="003736E0"/>
    <w:rsid w:val="003738C9"/>
    <w:rsid w:val="00374123"/>
    <w:rsid w:val="003747D3"/>
    <w:rsid w:val="00375F0B"/>
    <w:rsid w:val="0037771F"/>
    <w:rsid w:val="00377F36"/>
    <w:rsid w:val="0038322D"/>
    <w:rsid w:val="00383728"/>
    <w:rsid w:val="00384FD3"/>
    <w:rsid w:val="00385691"/>
    <w:rsid w:val="00386654"/>
    <w:rsid w:val="00386C3A"/>
    <w:rsid w:val="00387BF7"/>
    <w:rsid w:val="003936E1"/>
    <w:rsid w:val="00393FEB"/>
    <w:rsid w:val="003941FE"/>
    <w:rsid w:val="0039423F"/>
    <w:rsid w:val="003A1097"/>
    <w:rsid w:val="003A13C8"/>
    <w:rsid w:val="003A1731"/>
    <w:rsid w:val="003A2160"/>
    <w:rsid w:val="003A21EB"/>
    <w:rsid w:val="003A2644"/>
    <w:rsid w:val="003A2D87"/>
    <w:rsid w:val="003A2E54"/>
    <w:rsid w:val="003A7727"/>
    <w:rsid w:val="003B2F5F"/>
    <w:rsid w:val="003B3AE6"/>
    <w:rsid w:val="003B588B"/>
    <w:rsid w:val="003B5E9D"/>
    <w:rsid w:val="003B6AB6"/>
    <w:rsid w:val="003C0C78"/>
    <w:rsid w:val="003C20C2"/>
    <w:rsid w:val="003C2874"/>
    <w:rsid w:val="003C49E2"/>
    <w:rsid w:val="003C57BD"/>
    <w:rsid w:val="003C5BA1"/>
    <w:rsid w:val="003C639F"/>
    <w:rsid w:val="003C6718"/>
    <w:rsid w:val="003C6DC1"/>
    <w:rsid w:val="003C7B93"/>
    <w:rsid w:val="003D0704"/>
    <w:rsid w:val="003D1D35"/>
    <w:rsid w:val="003D2C43"/>
    <w:rsid w:val="003D3A4D"/>
    <w:rsid w:val="003D51C5"/>
    <w:rsid w:val="003D5605"/>
    <w:rsid w:val="003E027A"/>
    <w:rsid w:val="003E1BBF"/>
    <w:rsid w:val="003E1FC2"/>
    <w:rsid w:val="003E29A7"/>
    <w:rsid w:val="003E7F74"/>
    <w:rsid w:val="003F26FB"/>
    <w:rsid w:val="003F35CD"/>
    <w:rsid w:val="003F3A41"/>
    <w:rsid w:val="003F3DDE"/>
    <w:rsid w:val="003F4FFA"/>
    <w:rsid w:val="003F59F0"/>
    <w:rsid w:val="003F62DC"/>
    <w:rsid w:val="003F71ED"/>
    <w:rsid w:val="003F72AF"/>
    <w:rsid w:val="003F76D2"/>
    <w:rsid w:val="004011D2"/>
    <w:rsid w:val="004014FB"/>
    <w:rsid w:val="004024E8"/>
    <w:rsid w:val="00403C27"/>
    <w:rsid w:val="004051AC"/>
    <w:rsid w:val="00405F78"/>
    <w:rsid w:val="00406327"/>
    <w:rsid w:val="00411ECA"/>
    <w:rsid w:val="00412125"/>
    <w:rsid w:val="00412B62"/>
    <w:rsid w:val="00413190"/>
    <w:rsid w:val="004138CD"/>
    <w:rsid w:val="004142D7"/>
    <w:rsid w:val="00417387"/>
    <w:rsid w:val="00420440"/>
    <w:rsid w:val="004208AA"/>
    <w:rsid w:val="00420AB2"/>
    <w:rsid w:val="00421084"/>
    <w:rsid w:val="004222CE"/>
    <w:rsid w:val="00422E27"/>
    <w:rsid w:val="004241D1"/>
    <w:rsid w:val="00424712"/>
    <w:rsid w:val="004248BA"/>
    <w:rsid w:val="00424BB8"/>
    <w:rsid w:val="004257A0"/>
    <w:rsid w:val="0042690D"/>
    <w:rsid w:val="004277AC"/>
    <w:rsid w:val="00427AA2"/>
    <w:rsid w:val="00430202"/>
    <w:rsid w:val="00430408"/>
    <w:rsid w:val="0043069E"/>
    <w:rsid w:val="004350E1"/>
    <w:rsid w:val="0043622A"/>
    <w:rsid w:val="004374F8"/>
    <w:rsid w:val="00437CC5"/>
    <w:rsid w:val="00442DC2"/>
    <w:rsid w:val="004445DF"/>
    <w:rsid w:val="00450E6F"/>
    <w:rsid w:val="00451032"/>
    <w:rsid w:val="00453453"/>
    <w:rsid w:val="004536E0"/>
    <w:rsid w:val="00453ABA"/>
    <w:rsid w:val="004552A5"/>
    <w:rsid w:val="00456A7A"/>
    <w:rsid w:val="004574C1"/>
    <w:rsid w:val="00461CFD"/>
    <w:rsid w:val="00462520"/>
    <w:rsid w:val="004625B5"/>
    <w:rsid w:val="00462A75"/>
    <w:rsid w:val="00464482"/>
    <w:rsid w:val="00464E8C"/>
    <w:rsid w:val="00464F04"/>
    <w:rsid w:val="00465279"/>
    <w:rsid w:val="004653EB"/>
    <w:rsid w:val="00466B4E"/>
    <w:rsid w:val="00467379"/>
    <w:rsid w:val="00470585"/>
    <w:rsid w:val="00471274"/>
    <w:rsid w:val="0047169D"/>
    <w:rsid w:val="00471EF6"/>
    <w:rsid w:val="00472AC5"/>
    <w:rsid w:val="004732B6"/>
    <w:rsid w:val="0047462B"/>
    <w:rsid w:val="00477218"/>
    <w:rsid w:val="0048013A"/>
    <w:rsid w:val="004801A9"/>
    <w:rsid w:val="0048076D"/>
    <w:rsid w:val="00484143"/>
    <w:rsid w:val="00485AD4"/>
    <w:rsid w:val="00486455"/>
    <w:rsid w:val="0048740F"/>
    <w:rsid w:val="00492169"/>
    <w:rsid w:val="00493599"/>
    <w:rsid w:val="0049567C"/>
    <w:rsid w:val="00496EAB"/>
    <w:rsid w:val="00497361"/>
    <w:rsid w:val="004A0D1C"/>
    <w:rsid w:val="004A2889"/>
    <w:rsid w:val="004A40D1"/>
    <w:rsid w:val="004A45E8"/>
    <w:rsid w:val="004A493F"/>
    <w:rsid w:val="004A6505"/>
    <w:rsid w:val="004B0978"/>
    <w:rsid w:val="004B1AEE"/>
    <w:rsid w:val="004B1DCC"/>
    <w:rsid w:val="004B30DF"/>
    <w:rsid w:val="004B3549"/>
    <w:rsid w:val="004B722C"/>
    <w:rsid w:val="004B7A18"/>
    <w:rsid w:val="004C06EF"/>
    <w:rsid w:val="004C2200"/>
    <w:rsid w:val="004C27E6"/>
    <w:rsid w:val="004C3057"/>
    <w:rsid w:val="004C35B1"/>
    <w:rsid w:val="004C43DB"/>
    <w:rsid w:val="004D3DAE"/>
    <w:rsid w:val="004D5CA9"/>
    <w:rsid w:val="004D635C"/>
    <w:rsid w:val="004D6651"/>
    <w:rsid w:val="004D6680"/>
    <w:rsid w:val="004D6DAE"/>
    <w:rsid w:val="004D71E8"/>
    <w:rsid w:val="004D7455"/>
    <w:rsid w:val="004E077E"/>
    <w:rsid w:val="004E12A3"/>
    <w:rsid w:val="004E6135"/>
    <w:rsid w:val="004E7F6B"/>
    <w:rsid w:val="004F0C56"/>
    <w:rsid w:val="004F0EBB"/>
    <w:rsid w:val="004F18A2"/>
    <w:rsid w:val="004F2700"/>
    <w:rsid w:val="004F4B59"/>
    <w:rsid w:val="004F55C0"/>
    <w:rsid w:val="004F64DC"/>
    <w:rsid w:val="004F75B6"/>
    <w:rsid w:val="004F7787"/>
    <w:rsid w:val="00500F89"/>
    <w:rsid w:val="00502E81"/>
    <w:rsid w:val="00504B33"/>
    <w:rsid w:val="00504C23"/>
    <w:rsid w:val="005065B1"/>
    <w:rsid w:val="00506931"/>
    <w:rsid w:val="00507F9D"/>
    <w:rsid w:val="005137CB"/>
    <w:rsid w:val="00513EF2"/>
    <w:rsid w:val="00514A38"/>
    <w:rsid w:val="0051772B"/>
    <w:rsid w:val="00517B3E"/>
    <w:rsid w:val="0052280E"/>
    <w:rsid w:val="00522F35"/>
    <w:rsid w:val="00523729"/>
    <w:rsid w:val="00524878"/>
    <w:rsid w:val="00524E4E"/>
    <w:rsid w:val="005276FB"/>
    <w:rsid w:val="00527DCD"/>
    <w:rsid w:val="00530099"/>
    <w:rsid w:val="00530805"/>
    <w:rsid w:val="005318CF"/>
    <w:rsid w:val="00534420"/>
    <w:rsid w:val="005350BF"/>
    <w:rsid w:val="0054092C"/>
    <w:rsid w:val="0054159C"/>
    <w:rsid w:val="00542226"/>
    <w:rsid w:val="0054502F"/>
    <w:rsid w:val="005479D2"/>
    <w:rsid w:val="00550684"/>
    <w:rsid w:val="00550F37"/>
    <w:rsid w:val="005528EC"/>
    <w:rsid w:val="00552D22"/>
    <w:rsid w:val="005531C7"/>
    <w:rsid w:val="00553C8E"/>
    <w:rsid w:val="00554225"/>
    <w:rsid w:val="0055470F"/>
    <w:rsid w:val="005551FC"/>
    <w:rsid w:val="005552E8"/>
    <w:rsid w:val="00556C0C"/>
    <w:rsid w:val="00557479"/>
    <w:rsid w:val="0056364D"/>
    <w:rsid w:val="00563CAA"/>
    <w:rsid w:val="00564D6D"/>
    <w:rsid w:val="00564DB2"/>
    <w:rsid w:val="0056748F"/>
    <w:rsid w:val="00567BD4"/>
    <w:rsid w:val="0057042B"/>
    <w:rsid w:val="00573C77"/>
    <w:rsid w:val="00574D35"/>
    <w:rsid w:val="00575AD3"/>
    <w:rsid w:val="00575C91"/>
    <w:rsid w:val="00580207"/>
    <w:rsid w:val="005821C7"/>
    <w:rsid w:val="005825C8"/>
    <w:rsid w:val="005837C5"/>
    <w:rsid w:val="005842B4"/>
    <w:rsid w:val="00585DD2"/>
    <w:rsid w:val="0058722B"/>
    <w:rsid w:val="005877D2"/>
    <w:rsid w:val="005922E9"/>
    <w:rsid w:val="00594187"/>
    <w:rsid w:val="005949B9"/>
    <w:rsid w:val="00595305"/>
    <w:rsid w:val="005A3841"/>
    <w:rsid w:val="005A3B85"/>
    <w:rsid w:val="005A70E2"/>
    <w:rsid w:val="005A7E90"/>
    <w:rsid w:val="005B1E68"/>
    <w:rsid w:val="005B2E56"/>
    <w:rsid w:val="005B53A1"/>
    <w:rsid w:val="005B6782"/>
    <w:rsid w:val="005C4D9A"/>
    <w:rsid w:val="005C5CFC"/>
    <w:rsid w:val="005C7CC0"/>
    <w:rsid w:val="005D012A"/>
    <w:rsid w:val="005D0520"/>
    <w:rsid w:val="005D122E"/>
    <w:rsid w:val="005D1D51"/>
    <w:rsid w:val="005D62BD"/>
    <w:rsid w:val="005D75F5"/>
    <w:rsid w:val="005E1B13"/>
    <w:rsid w:val="005E27EA"/>
    <w:rsid w:val="005F00A5"/>
    <w:rsid w:val="005F1756"/>
    <w:rsid w:val="005F2EFF"/>
    <w:rsid w:val="005F58F9"/>
    <w:rsid w:val="005F78C6"/>
    <w:rsid w:val="005F7DD1"/>
    <w:rsid w:val="005F7FB9"/>
    <w:rsid w:val="00600404"/>
    <w:rsid w:val="00603DBA"/>
    <w:rsid w:val="00606889"/>
    <w:rsid w:val="00607327"/>
    <w:rsid w:val="00607D46"/>
    <w:rsid w:val="00610283"/>
    <w:rsid w:val="00611D04"/>
    <w:rsid w:val="00612DF0"/>
    <w:rsid w:val="00614552"/>
    <w:rsid w:val="006149AA"/>
    <w:rsid w:val="0061531A"/>
    <w:rsid w:val="006156DB"/>
    <w:rsid w:val="00621930"/>
    <w:rsid w:val="00623055"/>
    <w:rsid w:val="006241FF"/>
    <w:rsid w:val="00625840"/>
    <w:rsid w:val="00625FCE"/>
    <w:rsid w:val="00626AE7"/>
    <w:rsid w:val="00626C16"/>
    <w:rsid w:val="00626C6A"/>
    <w:rsid w:val="00631673"/>
    <w:rsid w:val="00633F00"/>
    <w:rsid w:val="006354B8"/>
    <w:rsid w:val="0063669D"/>
    <w:rsid w:val="0064151C"/>
    <w:rsid w:val="00643007"/>
    <w:rsid w:val="00643098"/>
    <w:rsid w:val="00643960"/>
    <w:rsid w:val="006452A1"/>
    <w:rsid w:val="00653ACA"/>
    <w:rsid w:val="0065547B"/>
    <w:rsid w:val="00655825"/>
    <w:rsid w:val="0066117E"/>
    <w:rsid w:val="0066208D"/>
    <w:rsid w:val="006622D8"/>
    <w:rsid w:val="00662658"/>
    <w:rsid w:val="00662863"/>
    <w:rsid w:val="00665510"/>
    <w:rsid w:val="00667F39"/>
    <w:rsid w:val="00670C5D"/>
    <w:rsid w:val="00671120"/>
    <w:rsid w:val="006800F6"/>
    <w:rsid w:val="006829EB"/>
    <w:rsid w:val="00683CA1"/>
    <w:rsid w:val="006849EA"/>
    <w:rsid w:val="00684C40"/>
    <w:rsid w:val="006859F6"/>
    <w:rsid w:val="00686E03"/>
    <w:rsid w:val="00687976"/>
    <w:rsid w:val="00687D1C"/>
    <w:rsid w:val="00687DF7"/>
    <w:rsid w:val="006935F9"/>
    <w:rsid w:val="00693ACF"/>
    <w:rsid w:val="006943FB"/>
    <w:rsid w:val="00695202"/>
    <w:rsid w:val="00697B07"/>
    <w:rsid w:val="006A30E9"/>
    <w:rsid w:val="006A3767"/>
    <w:rsid w:val="006A5174"/>
    <w:rsid w:val="006A5319"/>
    <w:rsid w:val="006B1CF6"/>
    <w:rsid w:val="006B299F"/>
    <w:rsid w:val="006B2E75"/>
    <w:rsid w:val="006B3D9F"/>
    <w:rsid w:val="006B5D59"/>
    <w:rsid w:val="006B6189"/>
    <w:rsid w:val="006C057D"/>
    <w:rsid w:val="006C0925"/>
    <w:rsid w:val="006C3EA9"/>
    <w:rsid w:val="006C49F8"/>
    <w:rsid w:val="006D072B"/>
    <w:rsid w:val="006D0FE1"/>
    <w:rsid w:val="006D186A"/>
    <w:rsid w:val="006D1906"/>
    <w:rsid w:val="006D2127"/>
    <w:rsid w:val="006D3511"/>
    <w:rsid w:val="006D474B"/>
    <w:rsid w:val="006D5381"/>
    <w:rsid w:val="006D55BF"/>
    <w:rsid w:val="006D6712"/>
    <w:rsid w:val="006E1F10"/>
    <w:rsid w:val="006E3DEE"/>
    <w:rsid w:val="006E76F1"/>
    <w:rsid w:val="006F08F5"/>
    <w:rsid w:val="006F1D12"/>
    <w:rsid w:val="006F27C7"/>
    <w:rsid w:val="006F2F10"/>
    <w:rsid w:val="006F5656"/>
    <w:rsid w:val="006F5701"/>
    <w:rsid w:val="006F5DCD"/>
    <w:rsid w:val="006F664D"/>
    <w:rsid w:val="006F72EF"/>
    <w:rsid w:val="006F7DCA"/>
    <w:rsid w:val="00700BD1"/>
    <w:rsid w:val="0070146E"/>
    <w:rsid w:val="00702567"/>
    <w:rsid w:val="0070489F"/>
    <w:rsid w:val="00704CB1"/>
    <w:rsid w:val="0070653E"/>
    <w:rsid w:val="0070670B"/>
    <w:rsid w:val="007102D2"/>
    <w:rsid w:val="0071068B"/>
    <w:rsid w:val="00711AA6"/>
    <w:rsid w:val="00712F94"/>
    <w:rsid w:val="00713043"/>
    <w:rsid w:val="007138D0"/>
    <w:rsid w:val="007146A9"/>
    <w:rsid w:val="00715EDE"/>
    <w:rsid w:val="007178F4"/>
    <w:rsid w:val="007200B1"/>
    <w:rsid w:val="00722225"/>
    <w:rsid w:val="007233E9"/>
    <w:rsid w:val="0072594F"/>
    <w:rsid w:val="007270B6"/>
    <w:rsid w:val="00727978"/>
    <w:rsid w:val="00730439"/>
    <w:rsid w:val="00732563"/>
    <w:rsid w:val="00732723"/>
    <w:rsid w:val="00741388"/>
    <w:rsid w:val="00742174"/>
    <w:rsid w:val="00744F77"/>
    <w:rsid w:val="0074527A"/>
    <w:rsid w:val="00745688"/>
    <w:rsid w:val="007465AA"/>
    <w:rsid w:val="00747150"/>
    <w:rsid w:val="00750238"/>
    <w:rsid w:val="007515E9"/>
    <w:rsid w:val="007524B0"/>
    <w:rsid w:val="007528FB"/>
    <w:rsid w:val="00754153"/>
    <w:rsid w:val="0075459B"/>
    <w:rsid w:val="007569DE"/>
    <w:rsid w:val="00756D6A"/>
    <w:rsid w:val="00757930"/>
    <w:rsid w:val="00761BD3"/>
    <w:rsid w:val="007665FB"/>
    <w:rsid w:val="00770E36"/>
    <w:rsid w:val="0077286C"/>
    <w:rsid w:val="00772AE4"/>
    <w:rsid w:val="0077304D"/>
    <w:rsid w:val="0077613F"/>
    <w:rsid w:val="00776967"/>
    <w:rsid w:val="00777655"/>
    <w:rsid w:val="00780299"/>
    <w:rsid w:val="00780D46"/>
    <w:rsid w:val="00781E67"/>
    <w:rsid w:val="0078304A"/>
    <w:rsid w:val="00783124"/>
    <w:rsid w:val="00784404"/>
    <w:rsid w:val="00784408"/>
    <w:rsid w:val="00784B7D"/>
    <w:rsid w:val="007851B5"/>
    <w:rsid w:val="00786292"/>
    <w:rsid w:val="0079177F"/>
    <w:rsid w:val="00791ACB"/>
    <w:rsid w:val="00791B91"/>
    <w:rsid w:val="00792ED8"/>
    <w:rsid w:val="00794EC4"/>
    <w:rsid w:val="0079649C"/>
    <w:rsid w:val="007972B7"/>
    <w:rsid w:val="00797966"/>
    <w:rsid w:val="007A0328"/>
    <w:rsid w:val="007A0A95"/>
    <w:rsid w:val="007A1214"/>
    <w:rsid w:val="007A18D7"/>
    <w:rsid w:val="007A35E1"/>
    <w:rsid w:val="007A537B"/>
    <w:rsid w:val="007A6AEF"/>
    <w:rsid w:val="007A6F0E"/>
    <w:rsid w:val="007A778F"/>
    <w:rsid w:val="007A7C91"/>
    <w:rsid w:val="007B0019"/>
    <w:rsid w:val="007B1B65"/>
    <w:rsid w:val="007B1EA3"/>
    <w:rsid w:val="007B3368"/>
    <w:rsid w:val="007B33A1"/>
    <w:rsid w:val="007B445C"/>
    <w:rsid w:val="007B682F"/>
    <w:rsid w:val="007B69BC"/>
    <w:rsid w:val="007B715A"/>
    <w:rsid w:val="007B7B3F"/>
    <w:rsid w:val="007C03B6"/>
    <w:rsid w:val="007C1E96"/>
    <w:rsid w:val="007C2519"/>
    <w:rsid w:val="007C5F3D"/>
    <w:rsid w:val="007C604E"/>
    <w:rsid w:val="007C61B3"/>
    <w:rsid w:val="007C6AC6"/>
    <w:rsid w:val="007C6D1B"/>
    <w:rsid w:val="007D296F"/>
    <w:rsid w:val="007D2CB4"/>
    <w:rsid w:val="007D307F"/>
    <w:rsid w:val="007D5147"/>
    <w:rsid w:val="007D5A3B"/>
    <w:rsid w:val="007D7641"/>
    <w:rsid w:val="007E1DEC"/>
    <w:rsid w:val="007E364E"/>
    <w:rsid w:val="007E3FF3"/>
    <w:rsid w:val="007E47DA"/>
    <w:rsid w:val="007E5078"/>
    <w:rsid w:val="007E6EEC"/>
    <w:rsid w:val="007F0433"/>
    <w:rsid w:val="007F08F1"/>
    <w:rsid w:val="007F48FF"/>
    <w:rsid w:val="007F492A"/>
    <w:rsid w:val="007F4FBF"/>
    <w:rsid w:val="007F5600"/>
    <w:rsid w:val="007F67E7"/>
    <w:rsid w:val="007F7A5E"/>
    <w:rsid w:val="007F7DC6"/>
    <w:rsid w:val="00802214"/>
    <w:rsid w:val="0080341A"/>
    <w:rsid w:val="00803C25"/>
    <w:rsid w:val="0080573D"/>
    <w:rsid w:val="008065EE"/>
    <w:rsid w:val="00807C21"/>
    <w:rsid w:val="0081407F"/>
    <w:rsid w:val="00815D66"/>
    <w:rsid w:val="008167CE"/>
    <w:rsid w:val="00816AE2"/>
    <w:rsid w:val="00817323"/>
    <w:rsid w:val="00817C2D"/>
    <w:rsid w:val="00820477"/>
    <w:rsid w:val="00820951"/>
    <w:rsid w:val="0082199A"/>
    <w:rsid w:val="00824D20"/>
    <w:rsid w:val="0082567F"/>
    <w:rsid w:val="0083011C"/>
    <w:rsid w:val="00833F7B"/>
    <w:rsid w:val="00834BC2"/>
    <w:rsid w:val="008353E8"/>
    <w:rsid w:val="008354C4"/>
    <w:rsid w:val="008354D0"/>
    <w:rsid w:val="0083559F"/>
    <w:rsid w:val="00836B65"/>
    <w:rsid w:val="00837373"/>
    <w:rsid w:val="008404C3"/>
    <w:rsid w:val="00840EE8"/>
    <w:rsid w:val="0084390D"/>
    <w:rsid w:val="00844DB1"/>
    <w:rsid w:val="00851406"/>
    <w:rsid w:val="00852363"/>
    <w:rsid w:val="00852918"/>
    <w:rsid w:val="00852D07"/>
    <w:rsid w:val="00853D2A"/>
    <w:rsid w:val="00860594"/>
    <w:rsid w:val="00862F08"/>
    <w:rsid w:val="0086487D"/>
    <w:rsid w:val="008652D8"/>
    <w:rsid w:val="00865740"/>
    <w:rsid w:val="0086736C"/>
    <w:rsid w:val="00870291"/>
    <w:rsid w:val="008708BD"/>
    <w:rsid w:val="00870AA1"/>
    <w:rsid w:val="00873ABD"/>
    <w:rsid w:val="00873E86"/>
    <w:rsid w:val="008745E2"/>
    <w:rsid w:val="00877660"/>
    <w:rsid w:val="0088011B"/>
    <w:rsid w:val="00882AFC"/>
    <w:rsid w:val="00884372"/>
    <w:rsid w:val="00884E77"/>
    <w:rsid w:val="00885ACA"/>
    <w:rsid w:val="00885B37"/>
    <w:rsid w:val="008863E5"/>
    <w:rsid w:val="00893858"/>
    <w:rsid w:val="0089397D"/>
    <w:rsid w:val="00893FA8"/>
    <w:rsid w:val="0089467C"/>
    <w:rsid w:val="0089502E"/>
    <w:rsid w:val="00895A65"/>
    <w:rsid w:val="0089708E"/>
    <w:rsid w:val="008A4931"/>
    <w:rsid w:val="008A6601"/>
    <w:rsid w:val="008B0DB7"/>
    <w:rsid w:val="008B189C"/>
    <w:rsid w:val="008B5656"/>
    <w:rsid w:val="008B5D0D"/>
    <w:rsid w:val="008B5FC6"/>
    <w:rsid w:val="008B6281"/>
    <w:rsid w:val="008B7BB4"/>
    <w:rsid w:val="008C025A"/>
    <w:rsid w:val="008C266A"/>
    <w:rsid w:val="008C7B36"/>
    <w:rsid w:val="008C7F95"/>
    <w:rsid w:val="008D0957"/>
    <w:rsid w:val="008D4138"/>
    <w:rsid w:val="008D5010"/>
    <w:rsid w:val="008D790F"/>
    <w:rsid w:val="008D7AC1"/>
    <w:rsid w:val="008E1BD2"/>
    <w:rsid w:val="008E3523"/>
    <w:rsid w:val="008E762C"/>
    <w:rsid w:val="008E79BE"/>
    <w:rsid w:val="008F0E3F"/>
    <w:rsid w:val="008F3A12"/>
    <w:rsid w:val="008F456C"/>
    <w:rsid w:val="008F510F"/>
    <w:rsid w:val="008F5319"/>
    <w:rsid w:val="008F6DE1"/>
    <w:rsid w:val="008F774E"/>
    <w:rsid w:val="00902D5A"/>
    <w:rsid w:val="00902F13"/>
    <w:rsid w:val="00906262"/>
    <w:rsid w:val="00913141"/>
    <w:rsid w:val="0091359A"/>
    <w:rsid w:val="00913A0F"/>
    <w:rsid w:val="00914C7C"/>
    <w:rsid w:val="00916FAB"/>
    <w:rsid w:val="00920224"/>
    <w:rsid w:val="0092044E"/>
    <w:rsid w:val="00920943"/>
    <w:rsid w:val="00922262"/>
    <w:rsid w:val="00926277"/>
    <w:rsid w:val="009266E7"/>
    <w:rsid w:val="00927CCC"/>
    <w:rsid w:val="0093064F"/>
    <w:rsid w:val="00930A3E"/>
    <w:rsid w:val="00931839"/>
    <w:rsid w:val="0093231D"/>
    <w:rsid w:val="009355EA"/>
    <w:rsid w:val="00935B93"/>
    <w:rsid w:val="009367F9"/>
    <w:rsid w:val="00936F0F"/>
    <w:rsid w:val="009404C1"/>
    <w:rsid w:val="00940DDF"/>
    <w:rsid w:val="009415AB"/>
    <w:rsid w:val="009432E4"/>
    <w:rsid w:val="0094342C"/>
    <w:rsid w:val="00944FF0"/>
    <w:rsid w:val="00947527"/>
    <w:rsid w:val="009511AE"/>
    <w:rsid w:val="00951CC9"/>
    <w:rsid w:val="00952076"/>
    <w:rsid w:val="00952581"/>
    <w:rsid w:val="00952F78"/>
    <w:rsid w:val="00954BE3"/>
    <w:rsid w:val="00955537"/>
    <w:rsid w:val="00957AD6"/>
    <w:rsid w:val="00957D12"/>
    <w:rsid w:val="009604BF"/>
    <w:rsid w:val="00960FDF"/>
    <w:rsid w:val="00961E5B"/>
    <w:rsid w:val="00962050"/>
    <w:rsid w:val="0096263C"/>
    <w:rsid w:val="009642C8"/>
    <w:rsid w:val="0096454D"/>
    <w:rsid w:val="00964FE0"/>
    <w:rsid w:val="00965306"/>
    <w:rsid w:val="00970B89"/>
    <w:rsid w:val="00975B87"/>
    <w:rsid w:val="00977C5E"/>
    <w:rsid w:val="00982F7E"/>
    <w:rsid w:val="00986ADF"/>
    <w:rsid w:val="00990C87"/>
    <w:rsid w:val="00992651"/>
    <w:rsid w:val="00993452"/>
    <w:rsid w:val="009936CE"/>
    <w:rsid w:val="009953CD"/>
    <w:rsid w:val="00995D5F"/>
    <w:rsid w:val="009966B0"/>
    <w:rsid w:val="009967CD"/>
    <w:rsid w:val="00997A37"/>
    <w:rsid w:val="009A156C"/>
    <w:rsid w:val="009A17F4"/>
    <w:rsid w:val="009A2AB7"/>
    <w:rsid w:val="009A2AFE"/>
    <w:rsid w:val="009A2B20"/>
    <w:rsid w:val="009A3EE0"/>
    <w:rsid w:val="009A4DB8"/>
    <w:rsid w:val="009A5113"/>
    <w:rsid w:val="009A62FC"/>
    <w:rsid w:val="009A6734"/>
    <w:rsid w:val="009B086A"/>
    <w:rsid w:val="009B1610"/>
    <w:rsid w:val="009B3546"/>
    <w:rsid w:val="009B3C23"/>
    <w:rsid w:val="009B41AE"/>
    <w:rsid w:val="009B61B9"/>
    <w:rsid w:val="009B7FDF"/>
    <w:rsid w:val="009C31FB"/>
    <w:rsid w:val="009C3369"/>
    <w:rsid w:val="009C4868"/>
    <w:rsid w:val="009C4886"/>
    <w:rsid w:val="009C56DE"/>
    <w:rsid w:val="009C6D93"/>
    <w:rsid w:val="009C7153"/>
    <w:rsid w:val="009C724B"/>
    <w:rsid w:val="009C7E42"/>
    <w:rsid w:val="009D0594"/>
    <w:rsid w:val="009D218F"/>
    <w:rsid w:val="009D33D2"/>
    <w:rsid w:val="009D6C83"/>
    <w:rsid w:val="009E07FC"/>
    <w:rsid w:val="009E1FA8"/>
    <w:rsid w:val="009E24D5"/>
    <w:rsid w:val="009E38F2"/>
    <w:rsid w:val="009E4196"/>
    <w:rsid w:val="009E56FD"/>
    <w:rsid w:val="009E57F0"/>
    <w:rsid w:val="009E5A6D"/>
    <w:rsid w:val="009E5DD1"/>
    <w:rsid w:val="009E5E69"/>
    <w:rsid w:val="009E6037"/>
    <w:rsid w:val="009E610C"/>
    <w:rsid w:val="009E6F94"/>
    <w:rsid w:val="009F02F1"/>
    <w:rsid w:val="009F2468"/>
    <w:rsid w:val="009F2534"/>
    <w:rsid w:val="009F35E3"/>
    <w:rsid w:val="009F5C33"/>
    <w:rsid w:val="009F5EA5"/>
    <w:rsid w:val="009F75BF"/>
    <w:rsid w:val="00A008AA"/>
    <w:rsid w:val="00A01CB3"/>
    <w:rsid w:val="00A02452"/>
    <w:rsid w:val="00A02E6B"/>
    <w:rsid w:val="00A05C21"/>
    <w:rsid w:val="00A06B08"/>
    <w:rsid w:val="00A079B5"/>
    <w:rsid w:val="00A07DFB"/>
    <w:rsid w:val="00A10240"/>
    <w:rsid w:val="00A1028B"/>
    <w:rsid w:val="00A13E82"/>
    <w:rsid w:val="00A1441D"/>
    <w:rsid w:val="00A152FB"/>
    <w:rsid w:val="00A20053"/>
    <w:rsid w:val="00A205FE"/>
    <w:rsid w:val="00A20C7E"/>
    <w:rsid w:val="00A2266A"/>
    <w:rsid w:val="00A2279F"/>
    <w:rsid w:val="00A25D4B"/>
    <w:rsid w:val="00A33E8E"/>
    <w:rsid w:val="00A33FEF"/>
    <w:rsid w:val="00A343EE"/>
    <w:rsid w:val="00A35366"/>
    <w:rsid w:val="00A359D4"/>
    <w:rsid w:val="00A35BC9"/>
    <w:rsid w:val="00A406A3"/>
    <w:rsid w:val="00A42330"/>
    <w:rsid w:val="00A42F79"/>
    <w:rsid w:val="00A44863"/>
    <w:rsid w:val="00A44BF7"/>
    <w:rsid w:val="00A4588C"/>
    <w:rsid w:val="00A46114"/>
    <w:rsid w:val="00A462BD"/>
    <w:rsid w:val="00A46A58"/>
    <w:rsid w:val="00A47B9C"/>
    <w:rsid w:val="00A47C45"/>
    <w:rsid w:val="00A507F7"/>
    <w:rsid w:val="00A51292"/>
    <w:rsid w:val="00A54A51"/>
    <w:rsid w:val="00A54CF5"/>
    <w:rsid w:val="00A55F52"/>
    <w:rsid w:val="00A56CAB"/>
    <w:rsid w:val="00A6025C"/>
    <w:rsid w:val="00A61B3C"/>
    <w:rsid w:val="00A624C4"/>
    <w:rsid w:val="00A655B2"/>
    <w:rsid w:val="00A663F4"/>
    <w:rsid w:val="00A66844"/>
    <w:rsid w:val="00A66959"/>
    <w:rsid w:val="00A704FF"/>
    <w:rsid w:val="00A70E98"/>
    <w:rsid w:val="00A74177"/>
    <w:rsid w:val="00A75540"/>
    <w:rsid w:val="00A75987"/>
    <w:rsid w:val="00A77495"/>
    <w:rsid w:val="00A7757F"/>
    <w:rsid w:val="00A77631"/>
    <w:rsid w:val="00A7775B"/>
    <w:rsid w:val="00A816E4"/>
    <w:rsid w:val="00A8186B"/>
    <w:rsid w:val="00A8389E"/>
    <w:rsid w:val="00A84116"/>
    <w:rsid w:val="00A84801"/>
    <w:rsid w:val="00A86680"/>
    <w:rsid w:val="00A908F6"/>
    <w:rsid w:val="00A90C1A"/>
    <w:rsid w:val="00A912E8"/>
    <w:rsid w:val="00A913CA"/>
    <w:rsid w:val="00A9343B"/>
    <w:rsid w:val="00A93BB9"/>
    <w:rsid w:val="00A941FB"/>
    <w:rsid w:val="00A943AC"/>
    <w:rsid w:val="00A94D08"/>
    <w:rsid w:val="00A94DC7"/>
    <w:rsid w:val="00A9593B"/>
    <w:rsid w:val="00A959F5"/>
    <w:rsid w:val="00A95AB6"/>
    <w:rsid w:val="00AA26F6"/>
    <w:rsid w:val="00AA2DE6"/>
    <w:rsid w:val="00AA652F"/>
    <w:rsid w:val="00AA6571"/>
    <w:rsid w:val="00AA739C"/>
    <w:rsid w:val="00AA7798"/>
    <w:rsid w:val="00AB098B"/>
    <w:rsid w:val="00AB318C"/>
    <w:rsid w:val="00AB3EE8"/>
    <w:rsid w:val="00AB4A9E"/>
    <w:rsid w:val="00AB6169"/>
    <w:rsid w:val="00AB6F87"/>
    <w:rsid w:val="00AC0AB4"/>
    <w:rsid w:val="00AC2009"/>
    <w:rsid w:val="00AC2D14"/>
    <w:rsid w:val="00AC2FD8"/>
    <w:rsid w:val="00AC3AFF"/>
    <w:rsid w:val="00AC4C64"/>
    <w:rsid w:val="00AC5497"/>
    <w:rsid w:val="00AC5CB5"/>
    <w:rsid w:val="00AC6064"/>
    <w:rsid w:val="00AC6E78"/>
    <w:rsid w:val="00AC6F0A"/>
    <w:rsid w:val="00AC7379"/>
    <w:rsid w:val="00AC7946"/>
    <w:rsid w:val="00AD250E"/>
    <w:rsid w:val="00AD2747"/>
    <w:rsid w:val="00AD2A18"/>
    <w:rsid w:val="00AD2E88"/>
    <w:rsid w:val="00AD368A"/>
    <w:rsid w:val="00AD48FC"/>
    <w:rsid w:val="00AD4B93"/>
    <w:rsid w:val="00AD54E2"/>
    <w:rsid w:val="00AD591D"/>
    <w:rsid w:val="00AD72B6"/>
    <w:rsid w:val="00AD7749"/>
    <w:rsid w:val="00AE0159"/>
    <w:rsid w:val="00AE1907"/>
    <w:rsid w:val="00AE3289"/>
    <w:rsid w:val="00AE5AF2"/>
    <w:rsid w:val="00AE5F4F"/>
    <w:rsid w:val="00AE7F20"/>
    <w:rsid w:val="00AF0189"/>
    <w:rsid w:val="00AF0C70"/>
    <w:rsid w:val="00AF2878"/>
    <w:rsid w:val="00AF3127"/>
    <w:rsid w:val="00AF7858"/>
    <w:rsid w:val="00B00057"/>
    <w:rsid w:val="00B02119"/>
    <w:rsid w:val="00B02B42"/>
    <w:rsid w:val="00B06265"/>
    <w:rsid w:val="00B06C26"/>
    <w:rsid w:val="00B0706E"/>
    <w:rsid w:val="00B1064E"/>
    <w:rsid w:val="00B10C3D"/>
    <w:rsid w:val="00B1260E"/>
    <w:rsid w:val="00B12AE6"/>
    <w:rsid w:val="00B13506"/>
    <w:rsid w:val="00B16433"/>
    <w:rsid w:val="00B165BD"/>
    <w:rsid w:val="00B23D52"/>
    <w:rsid w:val="00B24DB2"/>
    <w:rsid w:val="00B25013"/>
    <w:rsid w:val="00B25950"/>
    <w:rsid w:val="00B26E1B"/>
    <w:rsid w:val="00B300DA"/>
    <w:rsid w:val="00B307BD"/>
    <w:rsid w:val="00B309D3"/>
    <w:rsid w:val="00B34D1B"/>
    <w:rsid w:val="00B4018C"/>
    <w:rsid w:val="00B4138A"/>
    <w:rsid w:val="00B41FB9"/>
    <w:rsid w:val="00B502CF"/>
    <w:rsid w:val="00B50D9A"/>
    <w:rsid w:val="00B50F26"/>
    <w:rsid w:val="00B5409E"/>
    <w:rsid w:val="00B548E1"/>
    <w:rsid w:val="00B54ED9"/>
    <w:rsid w:val="00B553F7"/>
    <w:rsid w:val="00B56E2A"/>
    <w:rsid w:val="00B57446"/>
    <w:rsid w:val="00B60BEC"/>
    <w:rsid w:val="00B61C4B"/>
    <w:rsid w:val="00B63AF7"/>
    <w:rsid w:val="00B6649B"/>
    <w:rsid w:val="00B7116F"/>
    <w:rsid w:val="00B71313"/>
    <w:rsid w:val="00B714A6"/>
    <w:rsid w:val="00B7205B"/>
    <w:rsid w:val="00B75DA4"/>
    <w:rsid w:val="00B76FE6"/>
    <w:rsid w:val="00B7718F"/>
    <w:rsid w:val="00B778C7"/>
    <w:rsid w:val="00B8004B"/>
    <w:rsid w:val="00B802A7"/>
    <w:rsid w:val="00B802A8"/>
    <w:rsid w:val="00B81002"/>
    <w:rsid w:val="00B81641"/>
    <w:rsid w:val="00B82DD3"/>
    <w:rsid w:val="00B848AD"/>
    <w:rsid w:val="00B84BB9"/>
    <w:rsid w:val="00B85068"/>
    <w:rsid w:val="00B850F3"/>
    <w:rsid w:val="00B852D0"/>
    <w:rsid w:val="00B85FA1"/>
    <w:rsid w:val="00B91376"/>
    <w:rsid w:val="00B92DA8"/>
    <w:rsid w:val="00B953FD"/>
    <w:rsid w:val="00B9591F"/>
    <w:rsid w:val="00B968EF"/>
    <w:rsid w:val="00B97977"/>
    <w:rsid w:val="00B97AD0"/>
    <w:rsid w:val="00BA0059"/>
    <w:rsid w:val="00BA114D"/>
    <w:rsid w:val="00BA3FFF"/>
    <w:rsid w:val="00BA5ACC"/>
    <w:rsid w:val="00BA7106"/>
    <w:rsid w:val="00BA77AC"/>
    <w:rsid w:val="00BA79FA"/>
    <w:rsid w:val="00BB139A"/>
    <w:rsid w:val="00BB33F2"/>
    <w:rsid w:val="00BB4B85"/>
    <w:rsid w:val="00BB65E5"/>
    <w:rsid w:val="00BC0685"/>
    <w:rsid w:val="00BC4EBB"/>
    <w:rsid w:val="00BC52AC"/>
    <w:rsid w:val="00BC56DB"/>
    <w:rsid w:val="00BC5B03"/>
    <w:rsid w:val="00BC5E85"/>
    <w:rsid w:val="00BC74A7"/>
    <w:rsid w:val="00BD0544"/>
    <w:rsid w:val="00BD2859"/>
    <w:rsid w:val="00BD4470"/>
    <w:rsid w:val="00BD587D"/>
    <w:rsid w:val="00BD62EB"/>
    <w:rsid w:val="00BE0060"/>
    <w:rsid w:val="00BE014D"/>
    <w:rsid w:val="00BE2ECA"/>
    <w:rsid w:val="00BE35E5"/>
    <w:rsid w:val="00BE4A79"/>
    <w:rsid w:val="00BE55D6"/>
    <w:rsid w:val="00BE59C5"/>
    <w:rsid w:val="00BE5C23"/>
    <w:rsid w:val="00BF020C"/>
    <w:rsid w:val="00BF0AAE"/>
    <w:rsid w:val="00BF2951"/>
    <w:rsid w:val="00BF47F7"/>
    <w:rsid w:val="00BF4B39"/>
    <w:rsid w:val="00BF6205"/>
    <w:rsid w:val="00BF689A"/>
    <w:rsid w:val="00BF6FE0"/>
    <w:rsid w:val="00BF7D32"/>
    <w:rsid w:val="00C0164E"/>
    <w:rsid w:val="00C02E5C"/>
    <w:rsid w:val="00C02F28"/>
    <w:rsid w:val="00C04415"/>
    <w:rsid w:val="00C05036"/>
    <w:rsid w:val="00C11D29"/>
    <w:rsid w:val="00C13463"/>
    <w:rsid w:val="00C16091"/>
    <w:rsid w:val="00C17766"/>
    <w:rsid w:val="00C215F2"/>
    <w:rsid w:val="00C21A83"/>
    <w:rsid w:val="00C313EA"/>
    <w:rsid w:val="00C316FE"/>
    <w:rsid w:val="00C32E29"/>
    <w:rsid w:val="00C33337"/>
    <w:rsid w:val="00C3345E"/>
    <w:rsid w:val="00C33C45"/>
    <w:rsid w:val="00C348AC"/>
    <w:rsid w:val="00C35A68"/>
    <w:rsid w:val="00C369E5"/>
    <w:rsid w:val="00C36F07"/>
    <w:rsid w:val="00C37433"/>
    <w:rsid w:val="00C37A9D"/>
    <w:rsid w:val="00C40503"/>
    <w:rsid w:val="00C421E4"/>
    <w:rsid w:val="00C43562"/>
    <w:rsid w:val="00C43BBB"/>
    <w:rsid w:val="00C43F39"/>
    <w:rsid w:val="00C44B19"/>
    <w:rsid w:val="00C455C3"/>
    <w:rsid w:val="00C46864"/>
    <w:rsid w:val="00C46C7D"/>
    <w:rsid w:val="00C5052F"/>
    <w:rsid w:val="00C5060F"/>
    <w:rsid w:val="00C528D3"/>
    <w:rsid w:val="00C53079"/>
    <w:rsid w:val="00C53858"/>
    <w:rsid w:val="00C54719"/>
    <w:rsid w:val="00C5584C"/>
    <w:rsid w:val="00C57158"/>
    <w:rsid w:val="00C60672"/>
    <w:rsid w:val="00C609BD"/>
    <w:rsid w:val="00C63926"/>
    <w:rsid w:val="00C63A94"/>
    <w:rsid w:val="00C63BEA"/>
    <w:rsid w:val="00C658DC"/>
    <w:rsid w:val="00C660E1"/>
    <w:rsid w:val="00C6648A"/>
    <w:rsid w:val="00C66596"/>
    <w:rsid w:val="00C66CEB"/>
    <w:rsid w:val="00C714C9"/>
    <w:rsid w:val="00C71EAA"/>
    <w:rsid w:val="00C724B6"/>
    <w:rsid w:val="00C73DE6"/>
    <w:rsid w:val="00C774BF"/>
    <w:rsid w:val="00C77F76"/>
    <w:rsid w:val="00C82DB4"/>
    <w:rsid w:val="00C82DD4"/>
    <w:rsid w:val="00C85B03"/>
    <w:rsid w:val="00C85EC5"/>
    <w:rsid w:val="00C86611"/>
    <w:rsid w:val="00C86895"/>
    <w:rsid w:val="00C8718F"/>
    <w:rsid w:val="00C876E5"/>
    <w:rsid w:val="00C91BD6"/>
    <w:rsid w:val="00C921C9"/>
    <w:rsid w:val="00C930BD"/>
    <w:rsid w:val="00C94EF2"/>
    <w:rsid w:val="00CA3E74"/>
    <w:rsid w:val="00CA4870"/>
    <w:rsid w:val="00CA4EFC"/>
    <w:rsid w:val="00CA6225"/>
    <w:rsid w:val="00CB0B75"/>
    <w:rsid w:val="00CB1070"/>
    <w:rsid w:val="00CB44D5"/>
    <w:rsid w:val="00CB56D2"/>
    <w:rsid w:val="00CB5F75"/>
    <w:rsid w:val="00CB7634"/>
    <w:rsid w:val="00CC2E2E"/>
    <w:rsid w:val="00CC38D1"/>
    <w:rsid w:val="00CC400E"/>
    <w:rsid w:val="00CC4CCE"/>
    <w:rsid w:val="00CC4FC5"/>
    <w:rsid w:val="00CC5AAE"/>
    <w:rsid w:val="00CD470D"/>
    <w:rsid w:val="00CD5E35"/>
    <w:rsid w:val="00CD5EB5"/>
    <w:rsid w:val="00CD7971"/>
    <w:rsid w:val="00CD7BB3"/>
    <w:rsid w:val="00CE0AB8"/>
    <w:rsid w:val="00CE55C6"/>
    <w:rsid w:val="00CE58AF"/>
    <w:rsid w:val="00CE5BBE"/>
    <w:rsid w:val="00CE65B3"/>
    <w:rsid w:val="00CE6E71"/>
    <w:rsid w:val="00CE727E"/>
    <w:rsid w:val="00CE7416"/>
    <w:rsid w:val="00CE7CF8"/>
    <w:rsid w:val="00CF1ADC"/>
    <w:rsid w:val="00CF28AD"/>
    <w:rsid w:val="00CF4EA8"/>
    <w:rsid w:val="00CF61AD"/>
    <w:rsid w:val="00D000BA"/>
    <w:rsid w:val="00D00D65"/>
    <w:rsid w:val="00D0266C"/>
    <w:rsid w:val="00D0373D"/>
    <w:rsid w:val="00D0462B"/>
    <w:rsid w:val="00D04AC9"/>
    <w:rsid w:val="00D07761"/>
    <w:rsid w:val="00D10573"/>
    <w:rsid w:val="00D10A62"/>
    <w:rsid w:val="00D10DAE"/>
    <w:rsid w:val="00D12ECC"/>
    <w:rsid w:val="00D13206"/>
    <w:rsid w:val="00D14FE6"/>
    <w:rsid w:val="00D15905"/>
    <w:rsid w:val="00D15B89"/>
    <w:rsid w:val="00D16626"/>
    <w:rsid w:val="00D16875"/>
    <w:rsid w:val="00D17168"/>
    <w:rsid w:val="00D20D7C"/>
    <w:rsid w:val="00D213F6"/>
    <w:rsid w:val="00D21642"/>
    <w:rsid w:val="00D218DC"/>
    <w:rsid w:val="00D228D7"/>
    <w:rsid w:val="00D2438B"/>
    <w:rsid w:val="00D25423"/>
    <w:rsid w:val="00D2616F"/>
    <w:rsid w:val="00D27A57"/>
    <w:rsid w:val="00D27AFE"/>
    <w:rsid w:val="00D30F64"/>
    <w:rsid w:val="00D328FE"/>
    <w:rsid w:val="00D35DCF"/>
    <w:rsid w:val="00D36FD6"/>
    <w:rsid w:val="00D37410"/>
    <w:rsid w:val="00D4042A"/>
    <w:rsid w:val="00D40715"/>
    <w:rsid w:val="00D4121E"/>
    <w:rsid w:val="00D41EC0"/>
    <w:rsid w:val="00D42197"/>
    <w:rsid w:val="00D422D7"/>
    <w:rsid w:val="00D4236F"/>
    <w:rsid w:val="00D42EC8"/>
    <w:rsid w:val="00D440C5"/>
    <w:rsid w:val="00D44D0E"/>
    <w:rsid w:val="00D45ACD"/>
    <w:rsid w:val="00D45D95"/>
    <w:rsid w:val="00D47A85"/>
    <w:rsid w:val="00D47ED2"/>
    <w:rsid w:val="00D51D39"/>
    <w:rsid w:val="00D5456A"/>
    <w:rsid w:val="00D55AF4"/>
    <w:rsid w:val="00D5710D"/>
    <w:rsid w:val="00D627C9"/>
    <w:rsid w:val="00D67E2A"/>
    <w:rsid w:val="00D712D9"/>
    <w:rsid w:val="00D71C5E"/>
    <w:rsid w:val="00D721B4"/>
    <w:rsid w:val="00D74A65"/>
    <w:rsid w:val="00D80E61"/>
    <w:rsid w:val="00D81523"/>
    <w:rsid w:val="00D84FAA"/>
    <w:rsid w:val="00D85833"/>
    <w:rsid w:val="00D85B7B"/>
    <w:rsid w:val="00D86A2F"/>
    <w:rsid w:val="00D86F7A"/>
    <w:rsid w:val="00D903FF"/>
    <w:rsid w:val="00D91AFA"/>
    <w:rsid w:val="00D955E2"/>
    <w:rsid w:val="00D95720"/>
    <w:rsid w:val="00D972F5"/>
    <w:rsid w:val="00D97366"/>
    <w:rsid w:val="00D974C5"/>
    <w:rsid w:val="00D97985"/>
    <w:rsid w:val="00DA0DA3"/>
    <w:rsid w:val="00DA19C9"/>
    <w:rsid w:val="00DA3802"/>
    <w:rsid w:val="00DA3CA2"/>
    <w:rsid w:val="00DA52A4"/>
    <w:rsid w:val="00DA647B"/>
    <w:rsid w:val="00DA6A77"/>
    <w:rsid w:val="00DA76FF"/>
    <w:rsid w:val="00DB203D"/>
    <w:rsid w:val="00DB383E"/>
    <w:rsid w:val="00DB5013"/>
    <w:rsid w:val="00DB68B4"/>
    <w:rsid w:val="00DB71BC"/>
    <w:rsid w:val="00DB7B93"/>
    <w:rsid w:val="00DC0DD0"/>
    <w:rsid w:val="00DC0E1F"/>
    <w:rsid w:val="00DC2518"/>
    <w:rsid w:val="00DC2836"/>
    <w:rsid w:val="00DC3B4A"/>
    <w:rsid w:val="00DC3C37"/>
    <w:rsid w:val="00DC462C"/>
    <w:rsid w:val="00DD2665"/>
    <w:rsid w:val="00DD4178"/>
    <w:rsid w:val="00DD5012"/>
    <w:rsid w:val="00DD56A5"/>
    <w:rsid w:val="00DD591D"/>
    <w:rsid w:val="00DD594F"/>
    <w:rsid w:val="00DD7053"/>
    <w:rsid w:val="00DD7549"/>
    <w:rsid w:val="00DD7D72"/>
    <w:rsid w:val="00DE290E"/>
    <w:rsid w:val="00DE3013"/>
    <w:rsid w:val="00DE452B"/>
    <w:rsid w:val="00DE48CE"/>
    <w:rsid w:val="00DE59B8"/>
    <w:rsid w:val="00DF095F"/>
    <w:rsid w:val="00DF0ED6"/>
    <w:rsid w:val="00DF0EEA"/>
    <w:rsid w:val="00DF4130"/>
    <w:rsid w:val="00DF475A"/>
    <w:rsid w:val="00DF587B"/>
    <w:rsid w:val="00DF643C"/>
    <w:rsid w:val="00E00BCC"/>
    <w:rsid w:val="00E0149C"/>
    <w:rsid w:val="00E038FA"/>
    <w:rsid w:val="00E03A10"/>
    <w:rsid w:val="00E03AC1"/>
    <w:rsid w:val="00E04006"/>
    <w:rsid w:val="00E05770"/>
    <w:rsid w:val="00E05EA7"/>
    <w:rsid w:val="00E06402"/>
    <w:rsid w:val="00E069A5"/>
    <w:rsid w:val="00E1112D"/>
    <w:rsid w:val="00E11CAA"/>
    <w:rsid w:val="00E1327C"/>
    <w:rsid w:val="00E13AF0"/>
    <w:rsid w:val="00E15CE2"/>
    <w:rsid w:val="00E160FA"/>
    <w:rsid w:val="00E16D06"/>
    <w:rsid w:val="00E1724D"/>
    <w:rsid w:val="00E21142"/>
    <w:rsid w:val="00E212C6"/>
    <w:rsid w:val="00E21311"/>
    <w:rsid w:val="00E21576"/>
    <w:rsid w:val="00E25B78"/>
    <w:rsid w:val="00E25F14"/>
    <w:rsid w:val="00E26357"/>
    <w:rsid w:val="00E263BC"/>
    <w:rsid w:val="00E26B09"/>
    <w:rsid w:val="00E30505"/>
    <w:rsid w:val="00E309A6"/>
    <w:rsid w:val="00E30D22"/>
    <w:rsid w:val="00E31565"/>
    <w:rsid w:val="00E347C5"/>
    <w:rsid w:val="00E36983"/>
    <w:rsid w:val="00E408A1"/>
    <w:rsid w:val="00E41B4F"/>
    <w:rsid w:val="00E43BF9"/>
    <w:rsid w:val="00E43DDC"/>
    <w:rsid w:val="00E44E00"/>
    <w:rsid w:val="00E47104"/>
    <w:rsid w:val="00E510E0"/>
    <w:rsid w:val="00E5291C"/>
    <w:rsid w:val="00E540E3"/>
    <w:rsid w:val="00E5571A"/>
    <w:rsid w:val="00E56165"/>
    <w:rsid w:val="00E56B8F"/>
    <w:rsid w:val="00E6238C"/>
    <w:rsid w:val="00E6247B"/>
    <w:rsid w:val="00E62A7B"/>
    <w:rsid w:val="00E64B44"/>
    <w:rsid w:val="00E66DB0"/>
    <w:rsid w:val="00E70739"/>
    <w:rsid w:val="00E72D13"/>
    <w:rsid w:val="00E72E16"/>
    <w:rsid w:val="00E735ED"/>
    <w:rsid w:val="00E750B1"/>
    <w:rsid w:val="00E7605F"/>
    <w:rsid w:val="00E8032E"/>
    <w:rsid w:val="00E80670"/>
    <w:rsid w:val="00E82127"/>
    <w:rsid w:val="00E8403C"/>
    <w:rsid w:val="00E84405"/>
    <w:rsid w:val="00E9118A"/>
    <w:rsid w:val="00E920B4"/>
    <w:rsid w:val="00E9211F"/>
    <w:rsid w:val="00E923F1"/>
    <w:rsid w:val="00E934B7"/>
    <w:rsid w:val="00E97B15"/>
    <w:rsid w:val="00EA3237"/>
    <w:rsid w:val="00EA442B"/>
    <w:rsid w:val="00EA63D9"/>
    <w:rsid w:val="00EB0AEE"/>
    <w:rsid w:val="00EB11CC"/>
    <w:rsid w:val="00EB12ED"/>
    <w:rsid w:val="00EB2388"/>
    <w:rsid w:val="00EB27D7"/>
    <w:rsid w:val="00EC00D2"/>
    <w:rsid w:val="00EC01E4"/>
    <w:rsid w:val="00EC1082"/>
    <w:rsid w:val="00EC1411"/>
    <w:rsid w:val="00EC2B57"/>
    <w:rsid w:val="00EC305D"/>
    <w:rsid w:val="00EC70E9"/>
    <w:rsid w:val="00EC7938"/>
    <w:rsid w:val="00EC7956"/>
    <w:rsid w:val="00ED226F"/>
    <w:rsid w:val="00ED4AA0"/>
    <w:rsid w:val="00ED5DE1"/>
    <w:rsid w:val="00ED63CA"/>
    <w:rsid w:val="00ED6E53"/>
    <w:rsid w:val="00EE0F5C"/>
    <w:rsid w:val="00EE1E4E"/>
    <w:rsid w:val="00EE30CD"/>
    <w:rsid w:val="00EE3911"/>
    <w:rsid w:val="00EE4D66"/>
    <w:rsid w:val="00EE76B8"/>
    <w:rsid w:val="00EE772D"/>
    <w:rsid w:val="00EF2FDE"/>
    <w:rsid w:val="00EF3A05"/>
    <w:rsid w:val="00EF3EF3"/>
    <w:rsid w:val="00EF5166"/>
    <w:rsid w:val="00EF5DA4"/>
    <w:rsid w:val="00EF746C"/>
    <w:rsid w:val="00F00F70"/>
    <w:rsid w:val="00F01C04"/>
    <w:rsid w:val="00F022BC"/>
    <w:rsid w:val="00F02AB2"/>
    <w:rsid w:val="00F03447"/>
    <w:rsid w:val="00F03454"/>
    <w:rsid w:val="00F043DC"/>
    <w:rsid w:val="00F07375"/>
    <w:rsid w:val="00F10861"/>
    <w:rsid w:val="00F10E71"/>
    <w:rsid w:val="00F13EE1"/>
    <w:rsid w:val="00F1457F"/>
    <w:rsid w:val="00F1506F"/>
    <w:rsid w:val="00F15C88"/>
    <w:rsid w:val="00F1753C"/>
    <w:rsid w:val="00F239EF"/>
    <w:rsid w:val="00F27190"/>
    <w:rsid w:val="00F3225F"/>
    <w:rsid w:val="00F34456"/>
    <w:rsid w:val="00F34553"/>
    <w:rsid w:val="00F35836"/>
    <w:rsid w:val="00F359C4"/>
    <w:rsid w:val="00F35A72"/>
    <w:rsid w:val="00F36C12"/>
    <w:rsid w:val="00F37AE2"/>
    <w:rsid w:val="00F37C18"/>
    <w:rsid w:val="00F412C7"/>
    <w:rsid w:val="00F42170"/>
    <w:rsid w:val="00F424DE"/>
    <w:rsid w:val="00F443A1"/>
    <w:rsid w:val="00F45467"/>
    <w:rsid w:val="00F46943"/>
    <w:rsid w:val="00F47091"/>
    <w:rsid w:val="00F5214F"/>
    <w:rsid w:val="00F5489D"/>
    <w:rsid w:val="00F54B8C"/>
    <w:rsid w:val="00F56578"/>
    <w:rsid w:val="00F60726"/>
    <w:rsid w:val="00F61155"/>
    <w:rsid w:val="00F613DE"/>
    <w:rsid w:val="00F63CEB"/>
    <w:rsid w:val="00F65DA8"/>
    <w:rsid w:val="00F662E9"/>
    <w:rsid w:val="00F663E3"/>
    <w:rsid w:val="00F66ECE"/>
    <w:rsid w:val="00F67397"/>
    <w:rsid w:val="00F72BF8"/>
    <w:rsid w:val="00F72DE6"/>
    <w:rsid w:val="00F72FA3"/>
    <w:rsid w:val="00F73B2C"/>
    <w:rsid w:val="00F74C3E"/>
    <w:rsid w:val="00F75ED8"/>
    <w:rsid w:val="00F75F06"/>
    <w:rsid w:val="00F773DD"/>
    <w:rsid w:val="00F77665"/>
    <w:rsid w:val="00F8123C"/>
    <w:rsid w:val="00F83CB9"/>
    <w:rsid w:val="00F85BE4"/>
    <w:rsid w:val="00F85E22"/>
    <w:rsid w:val="00F8692F"/>
    <w:rsid w:val="00F90CD2"/>
    <w:rsid w:val="00F93EC1"/>
    <w:rsid w:val="00F94454"/>
    <w:rsid w:val="00F962F9"/>
    <w:rsid w:val="00F96A05"/>
    <w:rsid w:val="00FA00E7"/>
    <w:rsid w:val="00FA3F4E"/>
    <w:rsid w:val="00FA4315"/>
    <w:rsid w:val="00FA4F4F"/>
    <w:rsid w:val="00FA5075"/>
    <w:rsid w:val="00FA572B"/>
    <w:rsid w:val="00FA5F24"/>
    <w:rsid w:val="00FB2EA4"/>
    <w:rsid w:val="00FB3780"/>
    <w:rsid w:val="00FB3F4C"/>
    <w:rsid w:val="00FB7AF8"/>
    <w:rsid w:val="00FC25DD"/>
    <w:rsid w:val="00FC36C9"/>
    <w:rsid w:val="00FC4BCE"/>
    <w:rsid w:val="00FC5BB5"/>
    <w:rsid w:val="00FC5C77"/>
    <w:rsid w:val="00FD0E01"/>
    <w:rsid w:val="00FD1AD0"/>
    <w:rsid w:val="00FD250B"/>
    <w:rsid w:val="00FD4385"/>
    <w:rsid w:val="00FD4A49"/>
    <w:rsid w:val="00FD61BE"/>
    <w:rsid w:val="00FD76E0"/>
    <w:rsid w:val="00FE01CA"/>
    <w:rsid w:val="00FE140C"/>
    <w:rsid w:val="00FE330F"/>
    <w:rsid w:val="00FE33D2"/>
    <w:rsid w:val="00FE3A27"/>
    <w:rsid w:val="00FE3C17"/>
    <w:rsid w:val="00FE42C7"/>
    <w:rsid w:val="00FE56D1"/>
    <w:rsid w:val="00FE741B"/>
    <w:rsid w:val="00FE74FD"/>
    <w:rsid w:val="00FF01E7"/>
    <w:rsid w:val="00FF0E3C"/>
    <w:rsid w:val="00FF0F9C"/>
    <w:rsid w:val="00FF1849"/>
    <w:rsid w:val="00FF24E7"/>
    <w:rsid w:val="00FF24F6"/>
    <w:rsid w:val="00FF3BD8"/>
    <w:rsid w:val="00FF5232"/>
    <w:rsid w:val="00F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B5457"/>
  <w15:docId w15:val="{52B876F3-525C-4CE9-90B4-2D62B6D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1">
    <w:name w:val="heading 1"/>
    <w:basedOn w:val="a0"/>
    <w:next w:val="a0"/>
    <w:link w:val="12"/>
    <w:autoRedefine/>
    <w:qFormat/>
    <w:rsid w:val="00D10573"/>
    <w:pPr>
      <w:keepNext/>
      <w:keepLines/>
      <w:spacing w:before="240" w:line="360" w:lineRule="auto"/>
      <w:ind w:left="284"/>
      <w:outlineLvl w:val="0"/>
    </w:pPr>
    <w:rPr>
      <w:rFonts w:ascii="Arial" w:hAnsi="Arial" w:cs="Arial"/>
      <w:b/>
      <w:bCs/>
      <w:caps/>
      <w:kern w:val="32"/>
      <w:sz w:val="28"/>
      <w:szCs w:val="28"/>
    </w:rPr>
  </w:style>
  <w:style w:type="paragraph" w:styleId="22">
    <w:name w:val="heading 2"/>
    <w:aliases w:val="2 Заголовок 2"/>
    <w:basedOn w:val="a0"/>
    <w:next w:val="a0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2">
    <w:name w:val="heading 3"/>
    <w:aliases w:val="3 Заголовок 3"/>
    <w:basedOn w:val="a0"/>
    <w:next w:val="a0"/>
    <w:link w:val="33"/>
    <w:autoRedefine/>
    <w:uiPriority w:val="9"/>
    <w:qFormat/>
    <w:rsid w:val="007A35E1"/>
    <w:pPr>
      <w:keepNext/>
      <w:keepLines/>
      <w:spacing w:before="240" w:after="60"/>
      <w:ind w:left="720" w:hanging="36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0"/>
    <w:next w:val="a0"/>
    <w:link w:val="42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rsid w:val="00D10573"/>
    <w:rPr>
      <w:rFonts w:ascii="Arial" w:eastAsia="Times New Roman" w:hAnsi="Arial" w:cs="Arial"/>
      <w:b/>
      <w:bCs/>
      <w:caps/>
      <w:kern w:val="32"/>
      <w:sz w:val="28"/>
      <w:szCs w:val="28"/>
    </w:rPr>
  </w:style>
  <w:style w:type="character" w:customStyle="1" w:styleId="23">
    <w:name w:val="Заголовок 2 Знак"/>
    <w:aliases w:val="2 Заголовок 2 Знак"/>
    <w:basedOn w:val="a1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3">
    <w:name w:val="Заголовок 3 Знак"/>
    <w:aliases w:val="3 Заголовок 3 Знак"/>
    <w:basedOn w:val="a1"/>
    <w:link w:val="32"/>
    <w:uiPriority w:val="9"/>
    <w:rsid w:val="007A35E1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1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eastAsia="Calibri" w:hAnsi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8">
    <w:name w:val="caption"/>
    <w:basedOn w:val="a0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4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5">
    <w:name w:val="Body Text 3"/>
    <w:basedOn w:val="a0"/>
    <w:link w:val="36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6">
    <w:name w:val="Основной текст 3 Знак"/>
    <w:basedOn w:val="a1"/>
    <w:link w:val="35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1">
    <w:name w:val="List 2"/>
    <w:basedOn w:val="a0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uiPriority w:val="22"/>
    <w:qFormat/>
    <w:rsid w:val="006C0925"/>
    <w:rPr>
      <w:b/>
    </w:rPr>
  </w:style>
  <w:style w:type="paragraph" w:styleId="37">
    <w:name w:val="Body Text Indent 3"/>
    <w:basedOn w:val="a0"/>
    <w:link w:val="38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1"/>
    <w:link w:val="37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link w:val="afa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1"/>
    <w:next w:val="a0"/>
    <w:uiPriority w:val="39"/>
    <w:unhideWhenUsed/>
    <w:qFormat/>
    <w:rsid w:val="006C0925"/>
    <w:pPr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0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0"/>
    <w:next w:val="a0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1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0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1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0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1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0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1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1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0"/>
    <w:rsid w:val="004F64DC"/>
    <w:pPr>
      <w:numPr>
        <w:numId w:val="9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">
    <w:name w:val="САП_Заголовок 1"/>
    <w:basedOn w:val="a0"/>
    <w:next w:val="a0"/>
    <w:link w:val="19"/>
    <w:autoRedefine/>
    <w:qFormat/>
    <w:rsid w:val="00BA77AC"/>
    <w:pPr>
      <w:widowControl w:val="0"/>
      <w:numPr>
        <w:numId w:val="10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"/>
    <w:next w:val="a0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0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0"/>
    <w:link w:val="affe"/>
    <w:unhideWhenUsed/>
    <w:rsid w:val="00D15905"/>
    <w:rPr>
      <w:szCs w:val="24"/>
    </w:rPr>
  </w:style>
  <w:style w:type="character" w:customStyle="1" w:styleId="affe">
    <w:name w:val="Схема документа Знак"/>
    <w:basedOn w:val="a1"/>
    <w:link w:val="affd"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0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1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0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0">
    <w:name w:val="МИ_Заголовок 1"/>
    <w:basedOn w:val="11"/>
    <w:qFormat/>
    <w:rsid w:val="0012135C"/>
    <w:pPr>
      <w:pageBreakBefore/>
      <w:numPr>
        <w:numId w:val="11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1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2"/>
    <w:qFormat/>
    <w:rsid w:val="0012135C"/>
    <w:pPr>
      <w:numPr>
        <w:ilvl w:val="2"/>
        <w:numId w:val="11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1"/>
      </w:numPr>
      <w:spacing w:before="120" w:after="120"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character" w:styleId="afff4">
    <w:name w:val="Subtle Emphasis"/>
    <w:basedOn w:val="a1"/>
    <w:uiPriority w:val="19"/>
    <w:qFormat/>
    <w:rsid w:val="0077286C"/>
    <w:rPr>
      <w:i/>
      <w:iCs/>
      <w:color w:val="404040" w:themeColor="text1" w:themeTint="BF"/>
    </w:rPr>
  </w:style>
  <w:style w:type="paragraph" w:customStyle="1" w:styleId="Instruction">
    <w:name w:val="Instruction"/>
    <w:basedOn w:val="a0"/>
    <w:rsid w:val="0077286C"/>
    <w:pPr>
      <w:widowControl w:val="0"/>
      <w:overflowPunct w:val="0"/>
      <w:autoSpaceDE w:val="0"/>
      <w:autoSpaceDN w:val="0"/>
      <w:adjustRightInd w:val="0"/>
      <w:spacing w:after="200"/>
      <w:ind w:firstLine="851"/>
      <w:textAlignment w:val="baseline"/>
    </w:pPr>
    <w:rPr>
      <w:i/>
      <w:vanish/>
      <w:color w:val="0000FF"/>
      <w:sz w:val="22"/>
    </w:rPr>
  </w:style>
  <w:style w:type="paragraph" w:customStyle="1" w:styleId="TBLHEAD">
    <w:name w:val="TBLHEAD"/>
    <w:basedOn w:val="a0"/>
    <w:rsid w:val="0077286C"/>
    <w:pPr>
      <w:autoSpaceDE w:val="0"/>
      <w:autoSpaceDN w:val="0"/>
      <w:adjustRightInd w:val="0"/>
      <w:jc w:val="center"/>
    </w:pPr>
    <w:rPr>
      <w:b/>
      <w:bCs/>
      <w:color w:val="000000"/>
      <w:szCs w:val="24"/>
      <w:lang w:eastAsia="ru-RU"/>
    </w:rPr>
  </w:style>
  <w:style w:type="paragraph" w:customStyle="1" w:styleId="Text">
    <w:name w:val="Text"/>
    <w:basedOn w:val="a0"/>
    <w:link w:val="Text0"/>
    <w:qFormat/>
    <w:rsid w:val="0077286C"/>
    <w:pPr>
      <w:overflowPunct w:val="0"/>
      <w:autoSpaceDE w:val="0"/>
      <w:autoSpaceDN w:val="0"/>
      <w:adjustRightInd w:val="0"/>
      <w:spacing w:before="40" w:after="40"/>
      <w:textAlignment w:val="baseline"/>
    </w:pPr>
    <w:rPr>
      <w:rFonts w:ascii="Arial" w:hAnsi="Arial" w:cs="Arial"/>
      <w:sz w:val="20"/>
      <w:szCs w:val="20"/>
      <w:lang w:val="en-US" w:eastAsia="ru-RU"/>
    </w:rPr>
  </w:style>
  <w:style w:type="character" w:customStyle="1" w:styleId="Text0">
    <w:name w:val="Text Знак"/>
    <w:link w:val="Text"/>
    <w:rsid w:val="0077286C"/>
    <w:rPr>
      <w:rFonts w:ascii="Arial" w:eastAsia="Times New Roman" w:hAnsi="Arial" w:cs="Arial"/>
      <w:sz w:val="20"/>
      <w:szCs w:val="20"/>
      <w:lang w:val="en-US" w:eastAsia="ru-RU"/>
    </w:rPr>
  </w:style>
  <w:style w:type="paragraph" w:customStyle="1" w:styleId="afff5">
    <w:name w:val="Пояснение"/>
    <w:basedOn w:val="a0"/>
    <w:link w:val="afff6"/>
    <w:qFormat/>
    <w:rsid w:val="0077286C"/>
    <w:pPr>
      <w:spacing w:after="200" w:line="276" w:lineRule="auto"/>
      <w:jc w:val="left"/>
    </w:pPr>
    <w:rPr>
      <w:rFonts w:eastAsia="Calibri"/>
      <w:i/>
      <w:color w:val="548DD4"/>
      <w:sz w:val="22"/>
      <w:lang w:val="x-none"/>
    </w:rPr>
  </w:style>
  <w:style w:type="character" w:customStyle="1" w:styleId="afff6">
    <w:name w:val="Пояснение Знак"/>
    <w:link w:val="afff5"/>
    <w:rsid w:val="0077286C"/>
    <w:rPr>
      <w:rFonts w:ascii="Times New Roman" w:eastAsia="Calibri" w:hAnsi="Times New Roman" w:cs="Times New Roman"/>
      <w:i/>
      <w:color w:val="548DD4"/>
      <w:lang w:val="x-none"/>
    </w:rPr>
  </w:style>
  <w:style w:type="paragraph" w:customStyle="1" w:styleId="s02">
    <w:name w:val="s02 подРАЗДЕЛ"/>
    <w:basedOn w:val="a0"/>
    <w:next w:val="a0"/>
    <w:rsid w:val="0008427D"/>
    <w:pPr>
      <w:keepNext/>
      <w:keepLines/>
      <w:tabs>
        <w:tab w:val="left" w:pos="851"/>
      </w:tabs>
      <w:spacing w:before="60"/>
      <w:outlineLvl w:val="1"/>
    </w:pPr>
    <w:rPr>
      <w:b/>
      <w:bCs/>
      <w:szCs w:val="20"/>
      <w:lang w:eastAsia="ru-RU"/>
    </w:rPr>
  </w:style>
  <w:style w:type="paragraph" w:customStyle="1" w:styleId="Replacedredtext">
    <w:name w:val="Replaced red text"/>
    <w:basedOn w:val="11"/>
    <w:link w:val="Replacedredtext0"/>
    <w:qFormat/>
    <w:rsid w:val="005137CB"/>
    <w:pPr>
      <w:overflowPunct w:val="0"/>
      <w:autoSpaceDE w:val="0"/>
      <w:autoSpaceDN w:val="0"/>
      <w:adjustRightInd w:val="0"/>
      <w:spacing w:before="360"/>
      <w:jc w:val="center"/>
      <w:textAlignment w:val="baseline"/>
    </w:pPr>
    <w:rPr>
      <w:caps w:val="0"/>
      <w:color w:val="C00000"/>
      <w:kern w:val="0"/>
      <w:sz w:val="44"/>
      <w:szCs w:val="44"/>
      <w:lang w:eastAsia="ru-RU"/>
    </w:rPr>
  </w:style>
  <w:style w:type="character" w:customStyle="1" w:styleId="Replacedredtext0">
    <w:name w:val="Replaced red text Знак"/>
    <w:link w:val="Replacedredtext"/>
    <w:rsid w:val="005137CB"/>
    <w:rPr>
      <w:rFonts w:ascii="Arial" w:eastAsia="Times New Roman" w:hAnsi="Arial" w:cs="Arial"/>
      <w:b/>
      <w:bCs/>
      <w:color w:val="C00000"/>
      <w:sz w:val="44"/>
      <w:szCs w:val="44"/>
      <w:lang w:eastAsia="ru-RU"/>
    </w:rPr>
  </w:style>
  <w:style w:type="paragraph" w:customStyle="1" w:styleId="cuscomments">
    <w:name w:val="cus_comments"/>
    <w:basedOn w:val="a0"/>
    <w:qFormat/>
    <w:rsid w:val="005137CB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Calibri"/>
      <w:i/>
      <w:iCs/>
      <w:sz w:val="20"/>
      <w:szCs w:val="20"/>
      <w:lang w:eastAsia="ru-RU"/>
    </w:rPr>
  </w:style>
  <w:style w:type="paragraph" w:customStyle="1" w:styleId="210">
    <w:name w:val="Заголовок2_1"/>
    <w:basedOn w:val="a0"/>
    <w:next w:val="a0"/>
    <w:link w:val="211"/>
    <w:qFormat/>
    <w:rsid w:val="005137CB"/>
    <w:pPr>
      <w:spacing w:before="240" w:after="120"/>
      <w:ind w:firstLine="697"/>
      <w:jc w:val="center"/>
    </w:pPr>
    <w:rPr>
      <w:rFonts w:ascii="Arial" w:eastAsia="Calibri" w:hAnsi="Arial"/>
      <w:b/>
      <w:sz w:val="44"/>
    </w:rPr>
  </w:style>
  <w:style w:type="character" w:customStyle="1" w:styleId="211">
    <w:name w:val="Заголовок2_1 Знак"/>
    <w:link w:val="210"/>
    <w:rsid w:val="005137CB"/>
    <w:rPr>
      <w:rFonts w:ascii="Arial" w:eastAsia="Calibri" w:hAnsi="Arial" w:cs="Times New Roman"/>
      <w:b/>
      <w:sz w:val="44"/>
    </w:rPr>
  </w:style>
  <w:style w:type="paragraph" w:customStyle="1" w:styleId="31">
    <w:name w:val="Заголовок3_1"/>
    <w:basedOn w:val="a0"/>
    <w:next w:val="a0"/>
    <w:link w:val="310"/>
    <w:qFormat/>
    <w:rsid w:val="005137CB"/>
    <w:pPr>
      <w:numPr>
        <w:numId w:val="12"/>
      </w:numPr>
      <w:spacing w:before="240" w:after="60"/>
      <w:ind w:left="714" w:hanging="357"/>
      <w:jc w:val="left"/>
    </w:pPr>
    <w:rPr>
      <w:rFonts w:ascii="Arial" w:eastAsia="Calibri" w:hAnsi="Arial"/>
      <w:b/>
      <w:sz w:val="20"/>
    </w:rPr>
  </w:style>
  <w:style w:type="character" w:customStyle="1" w:styleId="310">
    <w:name w:val="Заголовок3_1 Знак"/>
    <w:link w:val="31"/>
    <w:rsid w:val="005137CB"/>
    <w:rPr>
      <w:rFonts w:ascii="Arial" w:eastAsia="Calibri" w:hAnsi="Arial" w:cs="Times New Roman"/>
      <w:b/>
      <w:sz w:val="20"/>
    </w:rPr>
  </w:style>
  <w:style w:type="paragraph" w:customStyle="1" w:styleId="a">
    <w:name w:val="Абзац объект"/>
    <w:basedOn w:val="a0"/>
    <w:qFormat/>
    <w:rsid w:val="005137CB"/>
    <w:pPr>
      <w:numPr>
        <w:numId w:val="13"/>
      </w:numPr>
      <w:spacing w:before="240"/>
      <w:ind w:left="1037" w:hanging="357"/>
    </w:pPr>
    <w:rPr>
      <w:rFonts w:ascii="Calibri" w:eastAsia="Calibri" w:hAnsi="Calibri"/>
      <w:b/>
      <w:iCs/>
      <w:sz w:val="20"/>
      <w:szCs w:val="24"/>
    </w:rPr>
  </w:style>
  <w:style w:type="paragraph" w:customStyle="1" w:styleId="TabTitulTop">
    <w:name w:val="Tab_Titul_Top"/>
    <w:basedOn w:val="Text"/>
    <w:link w:val="TabTitulTop0"/>
    <w:qFormat/>
    <w:rsid w:val="00E26357"/>
    <w:pPr>
      <w:jc w:val="center"/>
    </w:pPr>
    <w:rPr>
      <w:b/>
    </w:rPr>
  </w:style>
  <w:style w:type="character" w:customStyle="1" w:styleId="TabTitulTop0">
    <w:name w:val="Tab_Titul_Top Знак"/>
    <w:link w:val="TabTitulTop"/>
    <w:rsid w:val="00E26357"/>
    <w:rPr>
      <w:rFonts w:ascii="Arial" w:eastAsia="Times New Roman" w:hAnsi="Arial" w:cs="Arial"/>
      <w:b/>
      <w:sz w:val="20"/>
      <w:szCs w:val="20"/>
      <w:lang w:val="en-US" w:eastAsia="ru-RU"/>
    </w:rPr>
  </w:style>
  <w:style w:type="paragraph" w:customStyle="1" w:styleId="cuscommentrs">
    <w:name w:val="cus_commentrs"/>
    <w:basedOn w:val="a0"/>
    <w:qFormat/>
    <w:rsid w:val="00D721B4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Arial"/>
      <w:i/>
      <w:iCs/>
      <w:sz w:val="20"/>
      <w:szCs w:val="20"/>
      <w:lang w:eastAsia="ru-RU"/>
    </w:rPr>
  </w:style>
  <w:style w:type="character" w:customStyle="1" w:styleId="l0s70">
    <w:name w:val="l0s70"/>
    <w:basedOn w:val="a1"/>
    <w:rsid w:val="00643960"/>
  </w:style>
  <w:style w:type="character" w:customStyle="1" w:styleId="l0s55">
    <w:name w:val="l0s55"/>
    <w:basedOn w:val="a1"/>
    <w:rsid w:val="00643960"/>
  </w:style>
  <w:style w:type="character" w:customStyle="1" w:styleId="l0s52">
    <w:name w:val="l0s52"/>
    <w:basedOn w:val="a1"/>
    <w:rsid w:val="00643960"/>
  </w:style>
  <w:style w:type="character" w:customStyle="1" w:styleId="l0s33">
    <w:name w:val="l0s33"/>
    <w:basedOn w:val="a1"/>
    <w:rsid w:val="00643960"/>
  </w:style>
  <w:style w:type="paragraph" w:customStyle="1" w:styleId="xxxmsolistparagraph">
    <w:name w:val="x_x_xmsolistparagraph"/>
    <w:basedOn w:val="a0"/>
    <w:rsid w:val="00E36983"/>
    <w:pPr>
      <w:ind w:left="720"/>
      <w:jc w:val="left"/>
    </w:pPr>
    <w:rPr>
      <w:rFonts w:ascii="Calibri" w:hAnsi="Calibri" w:cs="Calibri"/>
      <w:sz w:val="22"/>
      <w:lang w:eastAsia="ru-RU"/>
    </w:rPr>
  </w:style>
  <w:style w:type="paragraph" w:customStyle="1" w:styleId="p">
    <w:name w:val="p"/>
    <w:basedOn w:val="a0"/>
    <w:link w:val="p0"/>
    <w:rsid w:val="004D71E8"/>
    <w:pPr>
      <w:jc w:val="left"/>
    </w:pPr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character" w:customStyle="1" w:styleId="p0">
    <w:name w:val="p Знак"/>
    <w:link w:val="p"/>
    <w:rsid w:val="004D71E8"/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paragraph" w:customStyle="1" w:styleId="phintbox">
    <w:name w:val="p.hint_box"/>
    <w:basedOn w:val="p"/>
    <w:link w:val="phintboxChar"/>
    <w:rsid w:val="004D71E8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eastAsia="Times New Roman"/>
      <w:kern w:val="0"/>
      <w:szCs w:val="36"/>
      <w:lang w:val="ru-RU" w:bidi="ar-SA"/>
    </w:rPr>
  </w:style>
  <w:style w:type="character" w:customStyle="1" w:styleId="phintboxChar">
    <w:name w:val="p.hint_box Char"/>
    <w:basedOn w:val="a1"/>
    <w:link w:val="phintbox"/>
    <w:rsid w:val="004D71E8"/>
    <w:rPr>
      <w:rFonts w:ascii="Arial" w:eastAsia="Times New Roman" w:hAnsi="Arial" w:cs="Arial"/>
      <w:color w:val="000000"/>
      <w:sz w:val="20"/>
      <w:szCs w:val="36"/>
    </w:rPr>
  </w:style>
  <w:style w:type="character" w:customStyle="1" w:styleId="docdata">
    <w:name w:val="docdata"/>
    <w:aliases w:val="docy,v5,1779,bqiaagaaeyqcaaagiaiaaanabgaabwggaaaaaaaaaaaaaaaaaaaaaaaaaaaaaaaaaaaaaaaaaaaaaaaaaaaaaaaaaaaaaaaaaaaaaaaaaaaaaaaaaaaaaaaaaaaaaaaaaaaaaaaaaaaaaaaaaaaaaaaaaaaaaaaaaaaaaaaaaaaaaaaaaaaaaaaaaaaaaaaaaaaaaaaaaaaaaaaaaaaaaaaaaaaaaaaaaaaaaaaa"/>
    <w:basedOn w:val="a1"/>
    <w:rsid w:val="007B3368"/>
  </w:style>
  <w:style w:type="character" w:customStyle="1" w:styleId="1a">
    <w:name w:val="Неразрешенное упоминание1"/>
    <w:basedOn w:val="a1"/>
    <w:uiPriority w:val="99"/>
    <w:semiHidden/>
    <w:unhideWhenUsed/>
    <w:rsid w:val="00092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0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903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23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992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32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293F74-045F-4FB7-A0F1-4D3E0F68F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FB8BE68-824F-48A1-9E11-6FA651FA880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748</Words>
  <Characters>4269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Gavrilova Ekaterina</cp:lastModifiedBy>
  <cp:revision>10</cp:revision>
  <cp:lastPrinted>2018-02-09T10:40:00Z</cp:lastPrinted>
  <dcterms:created xsi:type="dcterms:W3CDTF">2024-07-18T11:28:00Z</dcterms:created>
  <dcterms:modified xsi:type="dcterms:W3CDTF">2024-07-18T20:17:00Z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