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B78C0" w14:textId="77777777" w:rsidR="00F66ECE" w:rsidRPr="00E23C27" w:rsidRDefault="00F66ECE" w:rsidP="00C74500">
      <w:pPr>
        <w:rPr>
          <w:rFonts w:ascii="Arial" w:hAnsi="Arial" w:cs="Arial"/>
          <w:lang w:eastAsia="ru-RU"/>
        </w:rPr>
      </w:pPr>
      <w:bookmarkStart w:id="0" w:name="_Toc352939869"/>
      <w:bookmarkStart w:id="1" w:name="_Ref353369916"/>
      <w:bookmarkStart w:id="2" w:name="_Toc357586935"/>
      <w:bookmarkStart w:id="3" w:name="_Toc359333746"/>
    </w:p>
    <w:p w14:paraId="38241A5E" w14:textId="77777777" w:rsidR="00F66ECE" w:rsidRPr="00A33FEF" w:rsidRDefault="00F66ECE" w:rsidP="00C74500">
      <w:pPr>
        <w:rPr>
          <w:rFonts w:ascii="Arial" w:hAnsi="Arial" w:cs="Arial"/>
          <w:lang w:eastAsia="ru-RU"/>
        </w:rPr>
      </w:pPr>
    </w:p>
    <w:p w14:paraId="5C145FF7" w14:textId="77777777" w:rsidR="00F66ECE" w:rsidRPr="00A33FEF" w:rsidRDefault="00F66ECE" w:rsidP="00C74500">
      <w:pPr>
        <w:rPr>
          <w:rFonts w:ascii="Arial" w:hAnsi="Arial" w:cs="Arial"/>
          <w:lang w:eastAsia="ru-RU"/>
        </w:rPr>
      </w:pPr>
    </w:p>
    <w:p w14:paraId="14B25C14" w14:textId="77777777" w:rsidR="00F66ECE" w:rsidRPr="00A33FEF" w:rsidRDefault="00F66ECE" w:rsidP="00C74500">
      <w:pPr>
        <w:rPr>
          <w:rFonts w:ascii="Arial" w:hAnsi="Arial" w:cs="Arial"/>
          <w:lang w:eastAsia="ru-RU"/>
        </w:rPr>
      </w:pPr>
    </w:p>
    <w:p w14:paraId="19831A79" w14:textId="77777777" w:rsidR="00F66ECE" w:rsidRPr="00A33FEF" w:rsidRDefault="00F66ECE" w:rsidP="00C74500">
      <w:pPr>
        <w:rPr>
          <w:rFonts w:ascii="Arial" w:hAnsi="Arial" w:cs="Arial"/>
          <w:lang w:eastAsia="ru-RU"/>
        </w:rPr>
      </w:pPr>
    </w:p>
    <w:p w14:paraId="559B5811" w14:textId="77777777" w:rsidR="00F66ECE" w:rsidRPr="00FA4F4F" w:rsidRDefault="00F66ECE" w:rsidP="00C74500">
      <w:pPr>
        <w:rPr>
          <w:rFonts w:ascii="Arial" w:hAnsi="Arial" w:cs="Arial"/>
          <w:lang w:eastAsia="ru-RU"/>
        </w:rPr>
      </w:pPr>
    </w:p>
    <w:p w14:paraId="438E6249" w14:textId="77777777" w:rsidR="00F66ECE" w:rsidRPr="00A33FEF" w:rsidRDefault="00F66ECE" w:rsidP="00C74500">
      <w:pPr>
        <w:jc w:val="center"/>
        <w:rPr>
          <w:rFonts w:ascii="Arial" w:hAnsi="Arial" w:cs="Arial"/>
          <w:lang w:eastAsia="ru-RU"/>
        </w:rPr>
      </w:pPr>
    </w:p>
    <w:p w14:paraId="485D69C1" w14:textId="77777777" w:rsidR="00193343" w:rsidRPr="00A33FEF" w:rsidRDefault="00193343" w:rsidP="00C74500">
      <w:pPr>
        <w:rPr>
          <w:rFonts w:ascii="Arial" w:hAnsi="Arial" w:cs="Arial"/>
          <w:lang w:eastAsia="ru-RU"/>
        </w:rPr>
      </w:pPr>
    </w:p>
    <w:p w14:paraId="42AEE5C8" w14:textId="77777777" w:rsidR="00193343" w:rsidRPr="00A33FEF" w:rsidRDefault="00193343" w:rsidP="00C74500">
      <w:pPr>
        <w:rPr>
          <w:rFonts w:ascii="Arial" w:hAnsi="Arial" w:cs="Arial"/>
          <w:lang w:eastAsia="ru-RU"/>
        </w:rPr>
      </w:pPr>
    </w:p>
    <w:p w14:paraId="4AB20D3C" w14:textId="77777777" w:rsidR="00193343" w:rsidRPr="00A33FEF" w:rsidRDefault="00193343" w:rsidP="00C74500">
      <w:pPr>
        <w:rPr>
          <w:rFonts w:ascii="Arial" w:hAnsi="Arial" w:cs="Arial"/>
          <w:lang w:eastAsia="ru-RU"/>
        </w:rPr>
      </w:pPr>
    </w:p>
    <w:p w14:paraId="2BB29FFF" w14:textId="77777777" w:rsidR="00193343" w:rsidRPr="00A33FEF" w:rsidRDefault="00193343" w:rsidP="00C74500">
      <w:pPr>
        <w:rPr>
          <w:rFonts w:ascii="Arial" w:hAnsi="Arial" w:cs="Arial"/>
          <w:lang w:eastAsia="ru-RU"/>
        </w:rPr>
      </w:pPr>
    </w:p>
    <w:p w14:paraId="7EB0D45F" w14:textId="77777777" w:rsidR="00193343" w:rsidRPr="00A33FEF" w:rsidRDefault="00193343" w:rsidP="00C74500">
      <w:pPr>
        <w:rPr>
          <w:rFonts w:ascii="Arial" w:hAnsi="Arial" w:cs="Arial"/>
          <w:lang w:eastAsia="ru-RU"/>
        </w:rPr>
      </w:pPr>
    </w:p>
    <w:p w14:paraId="60D03F70" w14:textId="77777777" w:rsidR="00F66ECE" w:rsidRPr="00A33FEF" w:rsidRDefault="00F66ECE" w:rsidP="00C74500">
      <w:pPr>
        <w:rPr>
          <w:rFonts w:ascii="Arial" w:hAnsi="Arial" w:cs="Arial"/>
          <w:lang w:eastAsia="ru-RU"/>
        </w:rPr>
      </w:pPr>
    </w:p>
    <w:p w14:paraId="301EA081" w14:textId="77777777" w:rsidR="00F66ECE" w:rsidRPr="00A33FEF" w:rsidRDefault="00F66ECE" w:rsidP="00C74500">
      <w:pPr>
        <w:rPr>
          <w:rFonts w:ascii="Arial" w:hAnsi="Arial" w:cs="Arial"/>
          <w:lang w:eastAsia="ru-RU"/>
        </w:rPr>
      </w:pPr>
      <w:r w:rsidRPr="00A33FEF">
        <w:rPr>
          <w:rFonts w:ascii="Arial" w:hAnsi="Arial" w:cs="Arial"/>
          <w:lang w:eastAsia="ru-RU"/>
        </w:rPr>
        <w:tab/>
      </w:r>
    </w:p>
    <w:p w14:paraId="1AFAF94E" w14:textId="77777777" w:rsidR="00AC7379" w:rsidRPr="00AC7379" w:rsidRDefault="00AC7379" w:rsidP="00C74500">
      <w:pPr>
        <w:jc w:val="center"/>
        <w:rPr>
          <w:rFonts w:ascii="Arial" w:hAnsi="Arial" w:cs="Arial"/>
          <w:b/>
          <w:sz w:val="36"/>
          <w:szCs w:val="36"/>
        </w:rPr>
      </w:pPr>
      <w:r w:rsidRPr="00AC7379">
        <w:rPr>
          <w:rFonts w:ascii="Arial" w:hAnsi="Arial" w:cs="Arial"/>
          <w:b/>
          <w:sz w:val="36"/>
          <w:szCs w:val="36"/>
        </w:rPr>
        <w:t>Памятка</w:t>
      </w:r>
    </w:p>
    <w:p w14:paraId="73A61004" w14:textId="0BD58FD1" w:rsidR="00AC7379" w:rsidRDefault="00AC7379" w:rsidP="00C74500">
      <w:pPr>
        <w:jc w:val="center"/>
        <w:rPr>
          <w:rFonts w:ascii="Arial" w:hAnsi="Arial" w:cs="Arial"/>
          <w:b/>
          <w:sz w:val="32"/>
          <w:szCs w:val="32"/>
        </w:rPr>
      </w:pPr>
      <w:r w:rsidRPr="00AC7379">
        <w:rPr>
          <w:rFonts w:ascii="Arial" w:hAnsi="Arial" w:cs="Arial"/>
          <w:b/>
          <w:sz w:val="32"/>
          <w:szCs w:val="32"/>
        </w:rPr>
        <w:t xml:space="preserve"> </w:t>
      </w:r>
    </w:p>
    <w:p w14:paraId="7C1DF781" w14:textId="7A7660C1" w:rsidR="00916FAB" w:rsidRPr="006859F6" w:rsidRDefault="00916FAB" w:rsidP="00C74500">
      <w:pPr>
        <w:jc w:val="center"/>
        <w:rPr>
          <w:rFonts w:ascii="Arial" w:hAnsi="Arial" w:cs="Arial"/>
          <w:b/>
          <w:sz w:val="32"/>
          <w:szCs w:val="32"/>
        </w:rPr>
      </w:pPr>
    </w:p>
    <w:p w14:paraId="2A723ABE" w14:textId="0B15F6EC" w:rsidR="000F6264" w:rsidRPr="006859F6" w:rsidRDefault="004A498B" w:rsidP="00C74500">
      <w:pPr>
        <w:jc w:val="center"/>
        <w:rPr>
          <w:rFonts w:ascii="Arial" w:hAnsi="Arial" w:cs="Arial"/>
          <w:sz w:val="32"/>
          <w:szCs w:val="32"/>
        </w:rPr>
      </w:pPr>
      <w:r>
        <w:rPr>
          <w:rFonts w:ascii="Arial" w:hAnsi="Arial" w:cs="Arial"/>
          <w:sz w:val="32"/>
          <w:szCs w:val="32"/>
        </w:rPr>
        <w:t>Загрузка и в</w:t>
      </w:r>
      <w:r w:rsidR="00EB0957">
        <w:rPr>
          <w:rFonts w:ascii="Arial" w:hAnsi="Arial" w:cs="Arial"/>
          <w:sz w:val="32"/>
          <w:szCs w:val="32"/>
        </w:rPr>
        <w:t>едение</w:t>
      </w:r>
      <w:r w:rsidR="009F7274">
        <w:rPr>
          <w:rFonts w:ascii="Arial" w:hAnsi="Arial" w:cs="Arial"/>
          <w:sz w:val="32"/>
          <w:szCs w:val="32"/>
        </w:rPr>
        <w:t xml:space="preserve"> МТР Подр</w:t>
      </w:r>
      <w:r w:rsidR="005C6D95">
        <w:rPr>
          <w:rFonts w:ascii="Arial" w:hAnsi="Arial" w:cs="Arial"/>
          <w:sz w:val="32"/>
          <w:szCs w:val="32"/>
        </w:rPr>
        <w:t>я</w:t>
      </w:r>
      <w:r w:rsidR="009F7274">
        <w:rPr>
          <w:rFonts w:ascii="Arial" w:hAnsi="Arial" w:cs="Arial"/>
          <w:sz w:val="32"/>
          <w:szCs w:val="32"/>
        </w:rPr>
        <w:t>дчика</w:t>
      </w:r>
    </w:p>
    <w:p w14:paraId="7B445E91" w14:textId="77777777" w:rsidR="00F66ECE" w:rsidRPr="006859F6" w:rsidRDefault="00F66ECE" w:rsidP="00C74500">
      <w:pPr>
        <w:rPr>
          <w:rFonts w:ascii="Arial" w:hAnsi="Arial" w:cs="Arial"/>
        </w:rPr>
      </w:pPr>
    </w:p>
    <w:p w14:paraId="08ECCED3" w14:textId="77777777" w:rsidR="002E67E7" w:rsidRPr="006859F6" w:rsidRDefault="002E67E7" w:rsidP="00C74500">
      <w:pPr>
        <w:tabs>
          <w:tab w:val="left" w:pos="3285"/>
        </w:tabs>
        <w:jc w:val="center"/>
        <w:rPr>
          <w:rFonts w:ascii="Arial" w:hAnsi="Arial" w:cs="Arial"/>
          <w:lang w:eastAsia="ru-RU"/>
        </w:rPr>
      </w:pPr>
    </w:p>
    <w:p w14:paraId="7FC728B9" w14:textId="77777777" w:rsidR="00FA3F4E" w:rsidRPr="006859F6" w:rsidRDefault="00FA3F4E" w:rsidP="00C74500">
      <w:pPr>
        <w:tabs>
          <w:tab w:val="left" w:pos="3285"/>
        </w:tabs>
        <w:jc w:val="center"/>
        <w:rPr>
          <w:rFonts w:ascii="Arial" w:hAnsi="Arial" w:cs="Arial"/>
          <w:lang w:eastAsia="ru-RU"/>
        </w:rPr>
      </w:pPr>
    </w:p>
    <w:p w14:paraId="16724AA1" w14:textId="77777777" w:rsidR="00FA3F4E" w:rsidRPr="006859F6" w:rsidRDefault="00FA3F4E" w:rsidP="00C74500">
      <w:pPr>
        <w:tabs>
          <w:tab w:val="left" w:pos="3285"/>
        </w:tabs>
        <w:jc w:val="center"/>
        <w:rPr>
          <w:rFonts w:ascii="Arial" w:hAnsi="Arial" w:cs="Arial"/>
          <w:lang w:eastAsia="ru-RU"/>
        </w:rPr>
      </w:pPr>
    </w:p>
    <w:p w14:paraId="39A5BB0F" w14:textId="77777777" w:rsidR="00193343" w:rsidRPr="006859F6" w:rsidRDefault="00193343" w:rsidP="00C74500">
      <w:pPr>
        <w:tabs>
          <w:tab w:val="left" w:pos="3285"/>
        </w:tabs>
        <w:jc w:val="center"/>
        <w:rPr>
          <w:rFonts w:ascii="Arial" w:hAnsi="Arial" w:cs="Arial"/>
          <w:lang w:eastAsia="ru-RU"/>
        </w:rPr>
      </w:pPr>
    </w:p>
    <w:p w14:paraId="26060D9C" w14:textId="77777777" w:rsidR="00193343" w:rsidRPr="006859F6" w:rsidRDefault="00193343" w:rsidP="00C74500">
      <w:pPr>
        <w:tabs>
          <w:tab w:val="left" w:pos="3285"/>
        </w:tabs>
        <w:jc w:val="center"/>
        <w:rPr>
          <w:rFonts w:ascii="Arial" w:hAnsi="Arial" w:cs="Arial"/>
          <w:lang w:eastAsia="ru-RU"/>
        </w:rPr>
      </w:pPr>
    </w:p>
    <w:p w14:paraId="5144E75F" w14:textId="77777777" w:rsidR="00193343" w:rsidRPr="006859F6" w:rsidRDefault="00193343" w:rsidP="00C74500">
      <w:pPr>
        <w:tabs>
          <w:tab w:val="left" w:pos="3285"/>
        </w:tabs>
        <w:jc w:val="center"/>
        <w:rPr>
          <w:rFonts w:ascii="Arial" w:hAnsi="Arial" w:cs="Arial"/>
          <w:lang w:eastAsia="ru-RU"/>
        </w:rPr>
      </w:pPr>
    </w:p>
    <w:p w14:paraId="5B6D0F36" w14:textId="77777777" w:rsidR="00FA3F4E" w:rsidRPr="006859F6" w:rsidRDefault="00FA3F4E" w:rsidP="00C74500">
      <w:pPr>
        <w:tabs>
          <w:tab w:val="left" w:pos="3285"/>
        </w:tabs>
        <w:jc w:val="center"/>
        <w:rPr>
          <w:rFonts w:ascii="Arial" w:hAnsi="Arial" w:cs="Arial"/>
          <w:lang w:eastAsia="ru-RU"/>
        </w:rPr>
      </w:pPr>
    </w:p>
    <w:p w14:paraId="01ED7372" w14:textId="77777777" w:rsidR="00FA3F4E" w:rsidRPr="006859F6" w:rsidRDefault="00FA3F4E" w:rsidP="00C74500">
      <w:pPr>
        <w:tabs>
          <w:tab w:val="left" w:pos="3285"/>
        </w:tabs>
        <w:jc w:val="center"/>
        <w:rPr>
          <w:rFonts w:ascii="Arial" w:hAnsi="Arial" w:cs="Arial"/>
          <w:lang w:eastAsia="ru-RU"/>
        </w:rPr>
      </w:pPr>
    </w:p>
    <w:p w14:paraId="0D729450" w14:textId="77777777" w:rsidR="00FA3F4E" w:rsidRPr="006859F6" w:rsidRDefault="00FA3F4E" w:rsidP="00C74500">
      <w:pPr>
        <w:tabs>
          <w:tab w:val="left" w:pos="3285"/>
        </w:tabs>
        <w:jc w:val="center"/>
        <w:rPr>
          <w:rFonts w:ascii="Arial" w:hAnsi="Arial" w:cs="Arial"/>
          <w:lang w:eastAsia="ru-RU"/>
        </w:rPr>
      </w:pPr>
    </w:p>
    <w:p w14:paraId="7FB087DE" w14:textId="77777777" w:rsidR="00FA3F4E" w:rsidRPr="006859F6" w:rsidRDefault="00FA3F4E" w:rsidP="00C74500">
      <w:pPr>
        <w:tabs>
          <w:tab w:val="left" w:pos="3285"/>
        </w:tabs>
        <w:jc w:val="center"/>
        <w:rPr>
          <w:rFonts w:ascii="Arial" w:hAnsi="Arial" w:cs="Arial"/>
          <w:lang w:eastAsia="ru-RU"/>
        </w:rPr>
      </w:pPr>
    </w:p>
    <w:p w14:paraId="32595971" w14:textId="77777777" w:rsidR="00175B15" w:rsidRPr="006859F6" w:rsidRDefault="00175B15" w:rsidP="00C74500">
      <w:pPr>
        <w:tabs>
          <w:tab w:val="left" w:pos="3285"/>
        </w:tabs>
        <w:jc w:val="center"/>
        <w:rPr>
          <w:rFonts w:ascii="Arial" w:hAnsi="Arial" w:cs="Arial"/>
          <w:lang w:eastAsia="ru-RU"/>
        </w:rPr>
      </w:pPr>
    </w:p>
    <w:p w14:paraId="28C91F64" w14:textId="77777777" w:rsidR="00175B15" w:rsidRPr="006859F6" w:rsidRDefault="00175B15" w:rsidP="00C74500">
      <w:pPr>
        <w:tabs>
          <w:tab w:val="left" w:pos="3285"/>
        </w:tabs>
        <w:jc w:val="center"/>
        <w:rPr>
          <w:rFonts w:ascii="Arial" w:hAnsi="Arial" w:cs="Arial"/>
          <w:lang w:eastAsia="ru-RU"/>
        </w:rPr>
      </w:pPr>
    </w:p>
    <w:p w14:paraId="46C602EA" w14:textId="77777777" w:rsidR="00175B15" w:rsidRPr="006859F6" w:rsidRDefault="00175B15" w:rsidP="00C74500">
      <w:pPr>
        <w:tabs>
          <w:tab w:val="left" w:pos="3285"/>
        </w:tabs>
        <w:jc w:val="center"/>
        <w:rPr>
          <w:rFonts w:ascii="Arial" w:hAnsi="Arial" w:cs="Arial"/>
          <w:lang w:eastAsia="ru-RU"/>
        </w:rPr>
      </w:pPr>
    </w:p>
    <w:p w14:paraId="356A9EB4" w14:textId="77777777" w:rsidR="00175B15" w:rsidRPr="006859F6" w:rsidRDefault="00175B15" w:rsidP="00C74500">
      <w:pPr>
        <w:tabs>
          <w:tab w:val="left" w:pos="3285"/>
        </w:tabs>
        <w:rPr>
          <w:rFonts w:ascii="Arial" w:hAnsi="Arial" w:cs="Arial"/>
          <w:lang w:eastAsia="ru-RU"/>
        </w:rPr>
      </w:pPr>
    </w:p>
    <w:p w14:paraId="5657351C" w14:textId="5DE848D9" w:rsidR="008F456C" w:rsidRDefault="008F456C" w:rsidP="00C74500">
      <w:pPr>
        <w:tabs>
          <w:tab w:val="left" w:pos="3285"/>
        </w:tabs>
        <w:rPr>
          <w:rFonts w:ascii="Arial" w:hAnsi="Arial" w:cs="Arial"/>
          <w:lang w:eastAsia="ru-RU"/>
        </w:rPr>
      </w:pPr>
    </w:p>
    <w:p w14:paraId="333F9DA3" w14:textId="123361A0" w:rsidR="00AC7379" w:rsidRDefault="00AC7379" w:rsidP="00C74500">
      <w:pPr>
        <w:tabs>
          <w:tab w:val="left" w:pos="3285"/>
        </w:tabs>
        <w:rPr>
          <w:rFonts w:ascii="Arial" w:hAnsi="Arial" w:cs="Arial"/>
          <w:lang w:eastAsia="ru-RU"/>
        </w:rPr>
      </w:pPr>
    </w:p>
    <w:p w14:paraId="5834F4A4" w14:textId="23B1F430" w:rsidR="00AC7379" w:rsidRDefault="00AC7379" w:rsidP="00C74500">
      <w:pPr>
        <w:tabs>
          <w:tab w:val="left" w:pos="3285"/>
        </w:tabs>
        <w:rPr>
          <w:rFonts w:ascii="Arial" w:hAnsi="Arial" w:cs="Arial"/>
          <w:lang w:eastAsia="ru-RU"/>
        </w:rPr>
      </w:pPr>
    </w:p>
    <w:p w14:paraId="7CF1A5FB" w14:textId="242595BE" w:rsidR="00AC7379" w:rsidRDefault="00AC7379" w:rsidP="00C74500">
      <w:pPr>
        <w:tabs>
          <w:tab w:val="left" w:pos="3285"/>
        </w:tabs>
        <w:rPr>
          <w:rFonts w:ascii="Arial" w:hAnsi="Arial" w:cs="Arial"/>
          <w:lang w:eastAsia="ru-RU"/>
        </w:rPr>
      </w:pPr>
    </w:p>
    <w:p w14:paraId="50EE71C4" w14:textId="593A3339" w:rsidR="00AC7379" w:rsidRDefault="00AC7379" w:rsidP="00C74500">
      <w:pPr>
        <w:tabs>
          <w:tab w:val="left" w:pos="3285"/>
        </w:tabs>
        <w:rPr>
          <w:rFonts w:ascii="Arial" w:hAnsi="Arial" w:cs="Arial"/>
          <w:lang w:eastAsia="ru-RU"/>
        </w:rPr>
      </w:pPr>
    </w:p>
    <w:p w14:paraId="28CBE481" w14:textId="72BB447B" w:rsidR="00AC7379" w:rsidRDefault="00AC7379" w:rsidP="00C74500">
      <w:pPr>
        <w:tabs>
          <w:tab w:val="left" w:pos="3285"/>
        </w:tabs>
        <w:rPr>
          <w:rFonts w:ascii="Arial" w:hAnsi="Arial" w:cs="Arial"/>
          <w:lang w:eastAsia="ru-RU"/>
        </w:rPr>
      </w:pPr>
    </w:p>
    <w:p w14:paraId="0219528B" w14:textId="0678A0F4" w:rsidR="00AC7379" w:rsidRDefault="00AC7379" w:rsidP="00C74500">
      <w:pPr>
        <w:tabs>
          <w:tab w:val="left" w:pos="3285"/>
        </w:tabs>
        <w:rPr>
          <w:rFonts w:ascii="Arial" w:hAnsi="Arial" w:cs="Arial"/>
          <w:lang w:eastAsia="ru-RU"/>
        </w:rPr>
      </w:pPr>
    </w:p>
    <w:p w14:paraId="5CC37340" w14:textId="2D810A7F" w:rsidR="00AC7379" w:rsidRDefault="00AC7379" w:rsidP="00C74500">
      <w:pPr>
        <w:tabs>
          <w:tab w:val="left" w:pos="3285"/>
        </w:tabs>
        <w:rPr>
          <w:rFonts w:ascii="Arial" w:hAnsi="Arial" w:cs="Arial"/>
          <w:lang w:eastAsia="ru-RU"/>
        </w:rPr>
      </w:pPr>
    </w:p>
    <w:p w14:paraId="4A7C6388" w14:textId="692BAC1E" w:rsidR="00AC7379" w:rsidRDefault="00AC7379" w:rsidP="00C74500">
      <w:pPr>
        <w:tabs>
          <w:tab w:val="left" w:pos="3285"/>
        </w:tabs>
        <w:rPr>
          <w:rFonts w:ascii="Arial" w:hAnsi="Arial" w:cs="Arial"/>
          <w:lang w:eastAsia="ru-RU"/>
        </w:rPr>
      </w:pPr>
    </w:p>
    <w:p w14:paraId="4B76D8C9" w14:textId="77777777" w:rsidR="00AC7379" w:rsidRPr="006859F6" w:rsidRDefault="00AC7379" w:rsidP="00C74500">
      <w:pPr>
        <w:tabs>
          <w:tab w:val="left" w:pos="3285"/>
        </w:tabs>
        <w:rPr>
          <w:rFonts w:ascii="Arial" w:hAnsi="Arial" w:cs="Arial"/>
          <w:lang w:eastAsia="ru-RU"/>
        </w:rPr>
      </w:pPr>
    </w:p>
    <w:p w14:paraId="6A9D4537" w14:textId="77777777" w:rsidR="008F456C" w:rsidRPr="006859F6" w:rsidRDefault="008F456C" w:rsidP="00C74500">
      <w:pPr>
        <w:tabs>
          <w:tab w:val="left" w:pos="3285"/>
        </w:tabs>
        <w:rPr>
          <w:rFonts w:ascii="Arial" w:hAnsi="Arial" w:cs="Arial"/>
          <w:lang w:eastAsia="ru-RU"/>
        </w:rPr>
      </w:pPr>
    </w:p>
    <w:p w14:paraId="2E754B37" w14:textId="77777777" w:rsidR="008F456C" w:rsidRPr="006859F6" w:rsidRDefault="008F456C" w:rsidP="00C74500">
      <w:pPr>
        <w:tabs>
          <w:tab w:val="left" w:pos="3285"/>
        </w:tabs>
        <w:rPr>
          <w:rFonts w:ascii="Arial" w:hAnsi="Arial" w:cs="Arial"/>
          <w:lang w:eastAsia="ru-RU"/>
        </w:rPr>
      </w:pPr>
    </w:p>
    <w:p w14:paraId="64D33699" w14:textId="77777777" w:rsidR="008F456C" w:rsidRPr="006859F6" w:rsidRDefault="008F456C" w:rsidP="00C74500">
      <w:pPr>
        <w:tabs>
          <w:tab w:val="left" w:pos="3285"/>
        </w:tabs>
        <w:rPr>
          <w:rFonts w:ascii="Arial" w:hAnsi="Arial" w:cs="Arial"/>
          <w:lang w:eastAsia="ru-RU"/>
        </w:rPr>
      </w:pPr>
    </w:p>
    <w:p w14:paraId="2D44E4C6" w14:textId="1DD5A5CD" w:rsidR="00AC7379" w:rsidRDefault="00057246" w:rsidP="00C74500">
      <w:pPr>
        <w:jc w:val="center"/>
        <w:rPr>
          <w:rFonts w:ascii="Arial" w:eastAsia="Calibri" w:hAnsi="Arial" w:cs="Arial"/>
          <w:b/>
          <w:sz w:val="20"/>
          <w:szCs w:val="24"/>
          <w:lang w:eastAsia="ru-RU"/>
        </w:rPr>
      </w:pPr>
      <w:r w:rsidRPr="006859F6">
        <w:rPr>
          <w:rFonts w:ascii="Arial" w:hAnsi="Arial" w:cs="Arial"/>
          <w:b/>
          <w:sz w:val="22"/>
        </w:rPr>
        <w:t>Москва 202</w:t>
      </w:r>
      <w:r w:rsidR="00AC7379">
        <w:rPr>
          <w:rFonts w:ascii="Arial" w:hAnsi="Arial" w:cs="Arial"/>
          <w:b/>
          <w:sz w:val="22"/>
        </w:rPr>
        <w:t>4</w:t>
      </w:r>
      <w:r w:rsidR="00AC7379">
        <w:rPr>
          <w:rFonts w:ascii="Arial" w:hAnsi="Arial" w:cs="Arial"/>
          <w:b/>
          <w:sz w:val="20"/>
        </w:rPr>
        <w:br w:type="page"/>
      </w:r>
    </w:p>
    <w:p w14:paraId="2752217B" w14:textId="77777777" w:rsidR="004F2700" w:rsidRPr="006859F6" w:rsidRDefault="004F2700" w:rsidP="00C74500">
      <w:pPr>
        <w:pStyle w:val="a8"/>
        <w:keepNext/>
        <w:jc w:val="right"/>
        <w:rPr>
          <w:rFonts w:ascii="Arial" w:hAnsi="Arial" w:cs="Arial"/>
          <w:b/>
          <w:sz w:val="20"/>
        </w:rPr>
      </w:pPr>
    </w:p>
    <w:bookmarkStart w:id="4" w:name="_Toc230349410" w:displacedByCustomXml="next"/>
    <w:bookmarkStart w:id="5" w:name="_Toc512271224" w:displacedByCustomXml="next"/>
    <w:sdt>
      <w:sdtPr>
        <w:rPr>
          <w:rFonts w:ascii="Times New Roman" w:hAnsi="Times New Roman" w:cs="Times New Roman"/>
          <w:b w:val="0"/>
          <w:bCs w:val="0"/>
          <w:caps w:val="0"/>
          <w:kern w:val="0"/>
          <w:sz w:val="24"/>
          <w:szCs w:val="22"/>
        </w:rPr>
        <w:id w:val="513270047"/>
        <w:docPartObj>
          <w:docPartGallery w:val="Table of Contents"/>
          <w:docPartUnique/>
        </w:docPartObj>
      </w:sdtPr>
      <w:sdtEndPr/>
      <w:sdtContent>
        <w:p w14:paraId="4C94FDD4" w14:textId="77777777" w:rsidR="00B778C7" w:rsidRPr="006859F6" w:rsidRDefault="00B778C7" w:rsidP="00C74500">
          <w:pPr>
            <w:pStyle w:val="11"/>
            <w:spacing w:line="240" w:lineRule="auto"/>
          </w:pPr>
          <w:r w:rsidRPr="006859F6">
            <w:t>Оглавление</w:t>
          </w:r>
          <w:bookmarkEnd w:id="5"/>
          <w:bookmarkEnd w:id="4"/>
        </w:p>
        <w:p w14:paraId="5F4D159A" w14:textId="1A22AE94" w:rsidR="00FF0D88" w:rsidRDefault="00B778C7">
          <w:pPr>
            <w:pStyle w:val="14"/>
            <w:rPr>
              <w:rFonts w:asciiTheme="minorHAnsi" w:eastAsiaTheme="minorEastAsia" w:hAnsiTheme="minorHAnsi" w:cstheme="minorBidi"/>
              <w:b w:val="0"/>
              <w:sz w:val="22"/>
              <w:szCs w:val="22"/>
              <w:lang w:eastAsia="ru-RU"/>
            </w:rPr>
          </w:pPr>
          <w:r w:rsidRPr="006859F6">
            <w:fldChar w:fldCharType="begin"/>
          </w:r>
          <w:r w:rsidRPr="006859F6">
            <w:instrText xml:space="preserve"> TOC \o "1-3" \h \z \u </w:instrText>
          </w:r>
          <w:r w:rsidRPr="006859F6">
            <w:fldChar w:fldCharType="separate"/>
          </w:r>
          <w:hyperlink w:anchor="_Toc230349410" w:history="1">
            <w:r w:rsidR="00FF0D88" w:rsidRPr="003C27A4">
              <w:rPr>
                <w:rStyle w:val="a9"/>
              </w:rPr>
              <w:t>Оглавление</w:t>
            </w:r>
            <w:r w:rsidR="00FF0D88">
              <w:rPr>
                <w:webHidden/>
              </w:rPr>
              <w:tab/>
            </w:r>
            <w:r w:rsidR="00FF0D88">
              <w:rPr>
                <w:webHidden/>
              </w:rPr>
              <w:fldChar w:fldCharType="begin"/>
            </w:r>
            <w:r w:rsidR="00FF0D88">
              <w:rPr>
                <w:webHidden/>
              </w:rPr>
              <w:instrText xml:space="preserve"> PAGEREF _Toc230349410 \h </w:instrText>
            </w:r>
            <w:r w:rsidR="00FF0D88">
              <w:rPr>
                <w:webHidden/>
              </w:rPr>
            </w:r>
            <w:r w:rsidR="00FF0D88">
              <w:rPr>
                <w:webHidden/>
              </w:rPr>
              <w:fldChar w:fldCharType="separate"/>
            </w:r>
            <w:r w:rsidR="00FF0D88">
              <w:rPr>
                <w:webHidden/>
              </w:rPr>
              <w:t>2</w:t>
            </w:r>
            <w:r w:rsidR="00FF0D88">
              <w:rPr>
                <w:webHidden/>
              </w:rPr>
              <w:fldChar w:fldCharType="end"/>
            </w:r>
          </w:hyperlink>
        </w:p>
        <w:p w14:paraId="2B428EA3" w14:textId="749636B8" w:rsidR="00FF0D88" w:rsidRDefault="00FF0D88">
          <w:pPr>
            <w:pStyle w:val="24"/>
            <w:rPr>
              <w:rFonts w:eastAsiaTheme="minorEastAsia" w:cstheme="minorBidi"/>
              <w:b w:val="0"/>
              <w:noProof/>
              <w:lang w:eastAsia="ru-RU"/>
            </w:rPr>
          </w:pPr>
          <w:hyperlink w:anchor="_Toc230349411" w:history="1">
            <w:r w:rsidRPr="003C27A4">
              <w:rPr>
                <w:rStyle w:val="a9"/>
                <w:rFonts w:eastAsiaTheme="majorEastAsia" w:cs="Arial"/>
                <w:noProof/>
              </w:rPr>
              <w:t>1.</w:t>
            </w:r>
            <w:r>
              <w:rPr>
                <w:rFonts w:eastAsiaTheme="minorEastAsia" w:cstheme="minorBidi"/>
                <w:b w:val="0"/>
                <w:noProof/>
                <w:lang w:eastAsia="ru-RU"/>
              </w:rPr>
              <w:tab/>
            </w:r>
            <w:r w:rsidRPr="003C27A4">
              <w:rPr>
                <w:rStyle w:val="a9"/>
                <w:rFonts w:eastAsiaTheme="majorEastAsia"/>
                <w:noProof/>
              </w:rPr>
              <w:t>Инструмент массовой загрузки МТР подрядчика</w:t>
            </w:r>
            <w:r>
              <w:rPr>
                <w:noProof/>
                <w:webHidden/>
              </w:rPr>
              <w:tab/>
            </w:r>
            <w:r>
              <w:rPr>
                <w:noProof/>
                <w:webHidden/>
              </w:rPr>
              <w:fldChar w:fldCharType="begin"/>
            </w:r>
            <w:r>
              <w:rPr>
                <w:noProof/>
                <w:webHidden/>
              </w:rPr>
              <w:instrText xml:space="preserve"> PAGEREF _Toc230349411 \h </w:instrText>
            </w:r>
            <w:r>
              <w:rPr>
                <w:noProof/>
                <w:webHidden/>
              </w:rPr>
            </w:r>
            <w:r>
              <w:rPr>
                <w:noProof/>
                <w:webHidden/>
              </w:rPr>
              <w:fldChar w:fldCharType="separate"/>
            </w:r>
            <w:r>
              <w:rPr>
                <w:noProof/>
                <w:webHidden/>
              </w:rPr>
              <w:t>3</w:t>
            </w:r>
            <w:r>
              <w:rPr>
                <w:noProof/>
                <w:webHidden/>
              </w:rPr>
              <w:fldChar w:fldCharType="end"/>
            </w:r>
          </w:hyperlink>
        </w:p>
        <w:p w14:paraId="3366C6F3" w14:textId="153D2327" w:rsidR="00FF0D88" w:rsidRDefault="00FF0D88">
          <w:pPr>
            <w:pStyle w:val="34"/>
            <w:rPr>
              <w:rFonts w:eastAsiaTheme="minorEastAsia" w:cstheme="minorBidi"/>
              <w:noProof/>
              <w:lang w:eastAsia="ru-RU"/>
            </w:rPr>
          </w:pPr>
          <w:hyperlink w:anchor="_Toc230349412" w:history="1">
            <w:r w:rsidRPr="003C27A4">
              <w:rPr>
                <w:rStyle w:val="a9"/>
                <w:noProof/>
              </w:rPr>
              <w:t>1.1.</w:t>
            </w:r>
            <w:r>
              <w:rPr>
                <w:rFonts w:eastAsiaTheme="minorEastAsia" w:cstheme="minorBidi"/>
                <w:noProof/>
                <w:lang w:eastAsia="ru-RU"/>
              </w:rPr>
              <w:tab/>
            </w:r>
            <w:r w:rsidRPr="003C27A4">
              <w:rPr>
                <w:rStyle w:val="a9"/>
                <w:noProof/>
              </w:rPr>
              <w:t>Селекционный экран</w:t>
            </w:r>
            <w:r>
              <w:rPr>
                <w:noProof/>
                <w:webHidden/>
              </w:rPr>
              <w:tab/>
            </w:r>
            <w:r>
              <w:rPr>
                <w:noProof/>
                <w:webHidden/>
              </w:rPr>
              <w:fldChar w:fldCharType="begin"/>
            </w:r>
            <w:r>
              <w:rPr>
                <w:noProof/>
                <w:webHidden/>
              </w:rPr>
              <w:instrText xml:space="preserve"> PAGEREF _Toc230349412 \h </w:instrText>
            </w:r>
            <w:r>
              <w:rPr>
                <w:noProof/>
                <w:webHidden/>
              </w:rPr>
            </w:r>
            <w:r>
              <w:rPr>
                <w:noProof/>
                <w:webHidden/>
              </w:rPr>
              <w:fldChar w:fldCharType="separate"/>
            </w:r>
            <w:r>
              <w:rPr>
                <w:noProof/>
                <w:webHidden/>
              </w:rPr>
              <w:t>3</w:t>
            </w:r>
            <w:r>
              <w:rPr>
                <w:noProof/>
                <w:webHidden/>
              </w:rPr>
              <w:fldChar w:fldCharType="end"/>
            </w:r>
          </w:hyperlink>
        </w:p>
        <w:p w14:paraId="08EB39EA" w14:textId="05516D27" w:rsidR="00FF0D88" w:rsidRDefault="00FF0D88">
          <w:pPr>
            <w:pStyle w:val="34"/>
            <w:rPr>
              <w:rFonts w:eastAsiaTheme="minorEastAsia" w:cstheme="minorBidi"/>
              <w:noProof/>
              <w:lang w:eastAsia="ru-RU"/>
            </w:rPr>
          </w:pPr>
          <w:hyperlink w:anchor="_Toc230349413" w:history="1">
            <w:r w:rsidRPr="003C27A4">
              <w:rPr>
                <w:rStyle w:val="a9"/>
                <w:noProof/>
              </w:rPr>
              <w:t>1.2.</w:t>
            </w:r>
            <w:r>
              <w:rPr>
                <w:rFonts w:eastAsiaTheme="minorEastAsia" w:cstheme="minorBidi"/>
                <w:noProof/>
                <w:lang w:eastAsia="ru-RU"/>
              </w:rPr>
              <w:tab/>
            </w:r>
            <w:r w:rsidRPr="003C27A4">
              <w:rPr>
                <w:rStyle w:val="a9"/>
                <w:noProof/>
              </w:rPr>
              <w:t>Заполнение шаблона</w:t>
            </w:r>
            <w:r>
              <w:rPr>
                <w:noProof/>
                <w:webHidden/>
              </w:rPr>
              <w:tab/>
            </w:r>
            <w:r>
              <w:rPr>
                <w:noProof/>
                <w:webHidden/>
              </w:rPr>
              <w:fldChar w:fldCharType="begin"/>
            </w:r>
            <w:r>
              <w:rPr>
                <w:noProof/>
                <w:webHidden/>
              </w:rPr>
              <w:instrText xml:space="preserve"> PAGEREF _Toc230349413 \h </w:instrText>
            </w:r>
            <w:r>
              <w:rPr>
                <w:noProof/>
                <w:webHidden/>
              </w:rPr>
            </w:r>
            <w:r>
              <w:rPr>
                <w:noProof/>
                <w:webHidden/>
              </w:rPr>
              <w:fldChar w:fldCharType="separate"/>
            </w:r>
            <w:r>
              <w:rPr>
                <w:noProof/>
                <w:webHidden/>
              </w:rPr>
              <w:t>5</w:t>
            </w:r>
            <w:r>
              <w:rPr>
                <w:noProof/>
                <w:webHidden/>
              </w:rPr>
              <w:fldChar w:fldCharType="end"/>
            </w:r>
          </w:hyperlink>
        </w:p>
        <w:p w14:paraId="43196D1F" w14:textId="130E2A00" w:rsidR="00FF0D88" w:rsidRDefault="00FF0D88">
          <w:pPr>
            <w:pStyle w:val="34"/>
            <w:rPr>
              <w:rFonts w:eastAsiaTheme="minorEastAsia" w:cstheme="minorBidi"/>
              <w:noProof/>
              <w:lang w:eastAsia="ru-RU"/>
            </w:rPr>
          </w:pPr>
          <w:hyperlink w:anchor="_Toc230349414" w:history="1">
            <w:r w:rsidRPr="003C27A4">
              <w:rPr>
                <w:rStyle w:val="a9"/>
                <w:noProof/>
              </w:rPr>
              <w:t>1.3.</w:t>
            </w:r>
            <w:r>
              <w:rPr>
                <w:rFonts w:eastAsiaTheme="minorEastAsia" w:cstheme="minorBidi"/>
                <w:noProof/>
                <w:lang w:eastAsia="ru-RU"/>
              </w:rPr>
              <w:tab/>
            </w:r>
            <w:r w:rsidRPr="003C27A4">
              <w:rPr>
                <w:rStyle w:val="a9"/>
                <w:noProof/>
              </w:rPr>
              <w:t>Описание отчета</w:t>
            </w:r>
            <w:r>
              <w:rPr>
                <w:noProof/>
                <w:webHidden/>
              </w:rPr>
              <w:tab/>
            </w:r>
            <w:r>
              <w:rPr>
                <w:noProof/>
                <w:webHidden/>
              </w:rPr>
              <w:fldChar w:fldCharType="begin"/>
            </w:r>
            <w:r>
              <w:rPr>
                <w:noProof/>
                <w:webHidden/>
              </w:rPr>
              <w:instrText xml:space="preserve"> PAGEREF _Toc230349414 \h </w:instrText>
            </w:r>
            <w:r>
              <w:rPr>
                <w:noProof/>
                <w:webHidden/>
              </w:rPr>
            </w:r>
            <w:r>
              <w:rPr>
                <w:noProof/>
                <w:webHidden/>
              </w:rPr>
              <w:fldChar w:fldCharType="separate"/>
            </w:r>
            <w:r>
              <w:rPr>
                <w:noProof/>
                <w:webHidden/>
              </w:rPr>
              <w:t>6</w:t>
            </w:r>
            <w:r>
              <w:rPr>
                <w:noProof/>
                <w:webHidden/>
              </w:rPr>
              <w:fldChar w:fldCharType="end"/>
            </w:r>
          </w:hyperlink>
        </w:p>
        <w:p w14:paraId="417C110F" w14:textId="058E98B4" w:rsidR="00FF0D88" w:rsidRDefault="00FF0D88">
          <w:pPr>
            <w:pStyle w:val="34"/>
            <w:rPr>
              <w:rFonts w:eastAsiaTheme="minorEastAsia" w:cstheme="minorBidi"/>
              <w:noProof/>
              <w:lang w:eastAsia="ru-RU"/>
            </w:rPr>
          </w:pPr>
          <w:hyperlink w:anchor="_Toc230349415" w:history="1">
            <w:r w:rsidRPr="003C27A4">
              <w:rPr>
                <w:rStyle w:val="a9"/>
                <w:noProof/>
              </w:rPr>
              <w:t>1.4.</w:t>
            </w:r>
            <w:r>
              <w:rPr>
                <w:rFonts w:eastAsiaTheme="minorEastAsia" w:cstheme="minorBidi"/>
                <w:noProof/>
                <w:lang w:eastAsia="ru-RU"/>
              </w:rPr>
              <w:tab/>
            </w:r>
            <w:r w:rsidRPr="003C27A4">
              <w:rPr>
                <w:rStyle w:val="a9"/>
                <w:noProof/>
              </w:rPr>
              <w:t>Типовые ошибки в заполнении данных</w:t>
            </w:r>
            <w:r>
              <w:rPr>
                <w:noProof/>
                <w:webHidden/>
              </w:rPr>
              <w:tab/>
            </w:r>
            <w:r>
              <w:rPr>
                <w:noProof/>
                <w:webHidden/>
              </w:rPr>
              <w:fldChar w:fldCharType="begin"/>
            </w:r>
            <w:r>
              <w:rPr>
                <w:noProof/>
                <w:webHidden/>
              </w:rPr>
              <w:instrText xml:space="preserve"> PAGEREF _Toc230349415 \h </w:instrText>
            </w:r>
            <w:r>
              <w:rPr>
                <w:noProof/>
                <w:webHidden/>
              </w:rPr>
            </w:r>
            <w:r>
              <w:rPr>
                <w:noProof/>
                <w:webHidden/>
              </w:rPr>
              <w:fldChar w:fldCharType="separate"/>
            </w:r>
            <w:r>
              <w:rPr>
                <w:noProof/>
                <w:webHidden/>
              </w:rPr>
              <w:t>9</w:t>
            </w:r>
            <w:r>
              <w:rPr>
                <w:noProof/>
                <w:webHidden/>
              </w:rPr>
              <w:fldChar w:fldCharType="end"/>
            </w:r>
          </w:hyperlink>
        </w:p>
        <w:p w14:paraId="4FA73B46" w14:textId="3C19F4D2" w:rsidR="00FF0D88" w:rsidRDefault="00FF0D88">
          <w:pPr>
            <w:pStyle w:val="34"/>
            <w:rPr>
              <w:rFonts w:eastAsiaTheme="minorEastAsia" w:cstheme="minorBidi"/>
              <w:noProof/>
              <w:lang w:eastAsia="ru-RU"/>
            </w:rPr>
          </w:pPr>
          <w:hyperlink w:anchor="_Toc230349416" w:history="1">
            <w:r w:rsidRPr="003C27A4">
              <w:rPr>
                <w:rStyle w:val="a9"/>
                <w:noProof/>
              </w:rPr>
              <w:t>1.5.</w:t>
            </w:r>
            <w:r>
              <w:rPr>
                <w:rFonts w:eastAsiaTheme="minorEastAsia" w:cstheme="minorBidi"/>
                <w:noProof/>
                <w:lang w:eastAsia="ru-RU"/>
              </w:rPr>
              <w:tab/>
            </w:r>
            <w:r w:rsidRPr="003C27A4">
              <w:rPr>
                <w:rStyle w:val="a9"/>
                <w:noProof/>
              </w:rPr>
              <w:t>Загрузка данных в систему</w:t>
            </w:r>
            <w:r>
              <w:rPr>
                <w:noProof/>
                <w:webHidden/>
              </w:rPr>
              <w:tab/>
            </w:r>
            <w:r>
              <w:rPr>
                <w:noProof/>
                <w:webHidden/>
              </w:rPr>
              <w:fldChar w:fldCharType="begin"/>
            </w:r>
            <w:r>
              <w:rPr>
                <w:noProof/>
                <w:webHidden/>
              </w:rPr>
              <w:instrText xml:space="preserve"> PAGEREF _Toc230349416 \h </w:instrText>
            </w:r>
            <w:r>
              <w:rPr>
                <w:noProof/>
                <w:webHidden/>
              </w:rPr>
            </w:r>
            <w:r>
              <w:rPr>
                <w:noProof/>
                <w:webHidden/>
              </w:rPr>
              <w:fldChar w:fldCharType="separate"/>
            </w:r>
            <w:r>
              <w:rPr>
                <w:noProof/>
                <w:webHidden/>
              </w:rPr>
              <w:t>11</w:t>
            </w:r>
            <w:r>
              <w:rPr>
                <w:noProof/>
                <w:webHidden/>
              </w:rPr>
              <w:fldChar w:fldCharType="end"/>
            </w:r>
          </w:hyperlink>
        </w:p>
        <w:p w14:paraId="5D99C990" w14:textId="43BCA766" w:rsidR="00FF0D88" w:rsidRDefault="00FF0D88">
          <w:pPr>
            <w:pStyle w:val="24"/>
            <w:rPr>
              <w:rFonts w:eastAsiaTheme="minorEastAsia" w:cstheme="minorBidi"/>
              <w:b w:val="0"/>
              <w:noProof/>
              <w:lang w:eastAsia="ru-RU"/>
            </w:rPr>
          </w:pPr>
          <w:hyperlink w:anchor="_Toc230349417" w:history="1">
            <w:r w:rsidRPr="003C27A4">
              <w:rPr>
                <w:rStyle w:val="a9"/>
                <w:rFonts w:eastAsiaTheme="majorEastAsia" w:cs="Arial"/>
                <w:noProof/>
              </w:rPr>
              <w:t>2.</w:t>
            </w:r>
            <w:r>
              <w:rPr>
                <w:rFonts w:eastAsiaTheme="minorEastAsia" w:cstheme="minorBidi"/>
                <w:b w:val="0"/>
                <w:noProof/>
                <w:lang w:eastAsia="ru-RU"/>
              </w:rPr>
              <w:tab/>
            </w:r>
            <w:r w:rsidRPr="003C27A4">
              <w:rPr>
                <w:rStyle w:val="a9"/>
                <w:rFonts w:eastAsiaTheme="majorEastAsia"/>
                <w:noProof/>
              </w:rPr>
              <w:t>Вкладка «МТР Подрядчика» в заказе ТОРО</w:t>
            </w:r>
            <w:r>
              <w:rPr>
                <w:noProof/>
                <w:webHidden/>
              </w:rPr>
              <w:tab/>
            </w:r>
            <w:r>
              <w:rPr>
                <w:noProof/>
                <w:webHidden/>
              </w:rPr>
              <w:fldChar w:fldCharType="begin"/>
            </w:r>
            <w:r>
              <w:rPr>
                <w:noProof/>
                <w:webHidden/>
              </w:rPr>
              <w:instrText xml:space="preserve"> PAGEREF _Toc230349417 \h </w:instrText>
            </w:r>
            <w:r>
              <w:rPr>
                <w:noProof/>
                <w:webHidden/>
              </w:rPr>
            </w:r>
            <w:r>
              <w:rPr>
                <w:noProof/>
                <w:webHidden/>
              </w:rPr>
              <w:fldChar w:fldCharType="separate"/>
            </w:r>
            <w:r>
              <w:rPr>
                <w:noProof/>
                <w:webHidden/>
              </w:rPr>
              <w:t>13</w:t>
            </w:r>
            <w:r>
              <w:rPr>
                <w:noProof/>
                <w:webHidden/>
              </w:rPr>
              <w:fldChar w:fldCharType="end"/>
            </w:r>
          </w:hyperlink>
        </w:p>
        <w:p w14:paraId="6FD6910C" w14:textId="60C79534" w:rsidR="00FF0D88" w:rsidRDefault="00FF0D88">
          <w:pPr>
            <w:pStyle w:val="24"/>
            <w:rPr>
              <w:rFonts w:eastAsiaTheme="minorEastAsia" w:cstheme="minorBidi"/>
              <w:b w:val="0"/>
              <w:noProof/>
              <w:lang w:eastAsia="ru-RU"/>
            </w:rPr>
          </w:pPr>
          <w:hyperlink w:anchor="_Toc230349418" w:history="1">
            <w:r w:rsidRPr="003C27A4">
              <w:rPr>
                <w:rStyle w:val="a9"/>
                <w:rFonts w:eastAsiaTheme="majorEastAsia" w:cs="Arial"/>
                <w:noProof/>
              </w:rPr>
              <w:t>3.</w:t>
            </w:r>
            <w:r>
              <w:rPr>
                <w:rFonts w:eastAsiaTheme="minorEastAsia" w:cstheme="minorBidi"/>
                <w:b w:val="0"/>
                <w:noProof/>
                <w:lang w:eastAsia="ru-RU"/>
              </w:rPr>
              <w:tab/>
            </w:r>
            <w:r w:rsidRPr="003C27A4">
              <w:rPr>
                <w:rStyle w:val="a9"/>
                <w:rFonts w:eastAsiaTheme="majorEastAsia"/>
                <w:noProof/>
              </w:rPr>
              <w:t xml:space="preserve">Функции отчета </w:t>
            </w:r>
            <w:r w:rsidRPr="003C27A4">
              <w:rPr>
                <w:rStyle w:val="a9"/>
                <w:rFonts w:eastAsiaTheme="majorEastAsia"/>
                <w:noProof/>
                <w:lang w:val="en-US"/>
              </w:rPr>
              <w:t>ZPM</w:t>
            </w:r>
            <w:r w:rsidRPr="003C27A4">
              <w:rPr>
                <w:rStyle w:val="a9"/>
                <w:rFonts w:eastAsiaTheme="majorEastAsia"/>
                <w:noProof/>
              </w:rPr>
              <w:t>_</w:t>
            </w:r>
            <w:r w:rsidRPr="003C27A4">
              <w:rPr>
                <w:rStyle w:val="a9"/>
                <w:rFonts w:eastAsiaTheme="majorEastAsia"/>
                <w:noProof/>
                <w:lang w:val="en-US"/>
              </w:rPr>
              <w:t>MTR</w:t>
            </w:r>
            <w:r w:rsidRPr="003C27A4">
              <w:rPr>
                <w:rStyle w:val="a9"/>
                <w:rFonts w:eastAsiaTheme="majorEastAsia"/>
                <w:noProof/>
              </w:rPr>
              <w:t>_</w:t>
            </w:r>
            <w:r w:rsidRPr="003C27A4">
              <w:rPr>
                <w:rStyle w:val="a9"/>
                <w:rFonts w:eastAsiaTheme="majorEastAsia"/>
                <w:noProof/>
                <w:lang w:val="en-US"/>
              </w:rPr>
              <w:t>UPD</w:t>
            </w:r>
            <w:r>
              <w:rPr>
                <w:noProof/>
                <w:webHidden/>
              </w:rPr>
              <w:tab/>
            </w:r>
            <w:r>
              <w:rPr>
                <w:noProof/>
                <w:webHidden/>
              </w:rPr>
              <w:fldChar w:fldCharType="begin"/>
            </w:r>
            <w:r>
              <w:rPr>
                <w:noProof/>
                <w:webHidden/>
              </w:rPr>
              <w:instrText xml:space="preserve"> PAGEREF _Toc230349418 \h </w:instrText>
            </w:r>
            <w:r>
              <w:rPr>
                <w:noProof/>
                <w:webHidden/>
              </w:rPr>
            </w:r>
            <w:r>
              <w:rPr>
                <w:noProof/>
                <w:webHidden/>
              </w:rPr>
              <w:fldChar w:fldCharType="separate"/>
            </w:r>
            <w:r>
              <w:rPr>
                <w:noProof/>
                <w:webHidden/>
              </w:rPr>
              <w:t>19</w:t>
            </w:r>
            <w:r>
              <w:rPr>
                <w:noProof/>
                <w:webHidden/>
              </w:rPr>
              <w:fldChar w:fldCharType="end"/>
            </w:r>
          </w:hyperlink>
        </w:p>
        <w:p w14:paraId="15875D3E" w14:textId="7156ED65" w:rsidR="00FF0D88" w:rsidRDefault="00FF0D88">
          <w:pPr>
            <w:pStyle w:val="34"/>
            <w:rPr>
              <w:rFonts w:eastAsiaTheme="minorEastAsia" w:cstheme="minorBidi"/>
              <w:noProof/>
              <w:lang w:eastAsia="ru-RU"/>
            </w:rPr>
          </w:pPr>
          <w:hyperlink w:anchor="_Toc230349421" w:history="1">
            <w:r w:rsidRPr="003C27A4">
              <w:rPr>
                <w:rStyle w:val="a9"/>
                <w:noProof/>
              </w:rPr>
              <w:t>3.1.</w:t>
            </w:r>
            <w:r>
              <w:rPr>
                <w:rFonts w:eastAsiaTheme="minorEastAsia" w:cstheme="minorBidi"/>
                <w:noProof/>
                <w:lang w:eastAsia="ru-RU"/>
              </w:rPr>
              <w:tab/>
            </w:r>
            <w:r w:rsidRPr="003C27A4">
              <w:rPr>
                <w:rStyle w:val="a9"/>
                <w:noProof/>
              </w:rPr>
              <w:t>Поля селекционного экрана</w:t>
            </w:r>
            <w:r>
              <w:rPr>
                <w:noProof/>
                <w:webHidden/>
              </w:rPr>
              <w:tab/>
            </w:r>
            <w:r>
              <w:rPr>
                <w:noProof/>
                <w:webHidden/>
              </w:rPr>
              <w:fldChar w:fldCharType="begin"/>
            </w:r>
            <w:r>
              <w:rPr>
                <w:noProof/>
                <w:webHidden/>
              </w:rPr>
              <w:instrText xml:space="preserve"> PAGEREF _Toc230349421 \h </w:instrText>
            </w:r>
            <w:r>
              <w:rPr>
                <w:noProof/>
                <w:webHidden/>
              </w:rPr>
            </w:r>
            <w:r>
              <w:rPr>
                <w:noProof/>
                <w:webHidden/>
              </w:rPr>
              <w:fldChar w:fldCharType="separate"/>
            </w:r>
            <w:r>
              <w:rPr>
                <w:noProof/>
                <w:webHidden/>
              </w:rPr>
              <w:t>19</w:t>
            </w:r>
            <w:r>
              <w:rPr>
                <w:noProof/>
                <w:webHidden/>
              </w:rPr>
              <w:fldChar w:fldCharType="end"/>
            </w:r>
          </w:hyperlink>
        </w:p>
        <w:p w14:paraId="0510CBF3" w14:textId="07D2C04A" w:rsidR="00FF0D88" w:rsidRDefault="00FF0D88">
          <w:pPr>
            <w:pStyle w:val="34"/>
            <w:rPr>
              <w:rFonts w:eastAsiaTheme="minorEastAsia" w:cstheme="minorBidi"/>
              <w:noProof/>
              <w:lang w:eastAsia="ru-RU"/>
            </w:rPr>
          </w:pPr>
          <w:hyperlink w:anchor="_Toc230349422" w:history="1">
            <w:r w:rsidRPr="003C27A4">
              <w:rPr>
                <w:rStyle w:val="a9"/>
                <w:noProof/>
              </w:rPr>
              <w:t>3.2.</w:t>
            </w:r>
            <w:r>
              <w:rPr>
                <w:rFonts w:eastAsiaTheme="minorEastAsia" w:cstheme="minorBidi"/>
                <w:noProof/>
                <w:lang w:eastAsia="ru-RU"/>
              </w:rPr>
              <w:tab/>
            </w:r>
            <w:r w:rsidRPr="003C27A4">
              <w:rPr>
                <w:rStyle w:val="a9"/>
                <w:noProof/>
              </w:rPr>
              <w:t>Специфичные поля отчета</w:t>
            </w:r>
            <w:r>
              <w:rPr>
                <w:noProof/>
                <w:webHidden/>
              </w:rPr>
              <w:tab/>
            </w:r>
            <w:r>
              <w:rPr>
                <w:noProof/>
                <w:webHidden/>
              </w:rPr>
              <w:fldChar w:fldCharType="begin"/>
            </w:r>
            <w:r>
              <w:rPr>
                <w:noProof/>
                <w:webHidden/>
              </w:rPr>
              <w:instrText xml:space="preserve"> PAGEREF _Toc230349422 \h </w:instrText>
            </w:r>
            <w:r>
              <w:rPr>
                <w:noProof/>
                <w:webHidden/>
              </w:rPr>
            </w:r>
            <w:r>
              <w:rPr>
                <w:noProof/>
                <w:webHidden/>
              </w:rPr>
              <w:fldChar w:fldCharType="separate"/>
            </w:r>
            <w:r>
              <w:rPr>
                <w:noProof/>
                <w:webHidden/>
              </w:rPr>
              <w:t>20</w:t>
            </w:r>
            <w:r>
              <w:rPr>
                <w:noProof/>
                <w:webHidden/>
              </w:rPr>
              <w:fldChar w:fldCharType="end"/>
            </w:r>
          </w:hyperlink>
        </w:p>
        <w:p w14:paraId="706CD422" w14:textId="4675E6DE" w:rsidR="00FF0D88" w:rsidRDefault="00FF0D88">
          <w:pPr>
            <w:pStyle w:val="34"/>
            <w:rPr>
              <w:rFonts w:eastAsiaTheme="minorEastAsia" w:cstheme="minorBidi"/>
              <w:noProof/>
              <w:lang w:eastAsia="ru-RU"/>
            </w:rPr>
          </w:pPr>
          <w:hyperlink w:anchor="_Toc230349423" w:history="1">
            <w:r w:rsidRPr="003C27A4">
              <w:rPr>
                <w:rStyle w:val="a9"/>
                <w:noProof/>
              </w:rPr>
              <w:t>3.3.</w:t>
            </w:r>
            <w:r>
              <w:rPr>
                <w:rFonts w:eastAsiaTheme="minorEastAsia" w:cstheme="minorBidi"/>
                <w:noProof/>
                <w:lang w:eastAsia="ru-RU"/>
              </w:rPr>
              <w:tab/>
            </w:r>
            <w:r w:rsidRPr="003C27A4">
              <w:rPr>
                <w:rStyle w:val="a9"/>
                <w:noProof/>
              </w:rPr>
              <w:t>Функция «Перенос собственных МТР в МТР подрядчика»</w:t>
            </w:r>
            <w:r>
              <w:rPr>
                <w:noProof/>
                <w:webHidden/>
              </w:rPr>
              <w:tab/>
            </w:r>
            <w:r>
              <w:rPr>
                <w:noProof/>
                <w:webHidden/>
              </w:rPr>
              <w:fldChar w:fldCharType="begin"/>
            </w:r>
            <w:r>
              <w:rPr>
                <w:noProof/>
                <w:webHidden/>
              </w:rPr>
              <w:instrText xml:space="preserve"> PAGEREF _Toc230349423 \h </w:instrText>
            </w:r>
            <w:r>
              <w:rPr>
                <w:noProof/>
                <w:webHidden/>
              </w:rPr>
            </w:r>
            <w:r>
              <w:rPr>
                <w:noProof/>
                <w:webHidden/>
              </w:rPr>
              <w:fldChar w:fldCharType="separate"/>
            </w:r>
            <w:r>
              <w:rPr>
                <w:noProof/>
                <w:webHidden/>
              </w:rPr>
              <w:t>22</w:t>
            </w:r>
            <w:r>
              <w:rPr>
                <w:noProof/>
                <w:webHidden/>
              </w:rPr>
              <w:fldChar w:fldCharType="end"/>
            </w:r>
          </w:hyperlink>
        </w:p>
        <w:p w14:paraId="1A1318A9" w14:textId="0141CC7A" w:rsidR="00FF0D88" w:rsidRDefault="00FF0D88">
          <w:pPr>
            <w:pStyle w:val="34"/>
            <w:rPr>
              <w:rFonts w:eastAsiaTheme="minorEastAsia" w:cstheme="minorBidi"/>
              <w:noProof/>
              <w:lang w:eastAsia="ru-RU"/>
            </w:rPr>
          </w:pPr>
          <w:hyperlink w:anchor="_Toc230349424" w:history="1">
            <w:r w:rsidRPr="003C27A4">
              <w:rPr>
                <w:rStyle w:val="a9"/>
                <w:noProof/>
              </w:rPr>
              <w:t>3.4.</w:t>
            </w:r>
            <w:r>
              <w:rPr>
                <w:rFonts w:eastAsiaTheme="minorEastAsia" w:cstheme="minorBidi"/>
                <w:noProof/>
                <w:lang w:eastAsia="ru-RU"/>
              </w:rPr>
              <w:tab/>
            </w:r>
            <w:r w:rsidRPr="003C27A4">
              <w:rPr>
                <w:rStyle w:val="a9"/>
                <w:noProof/>
              </w:rPr>
              <w:t>Функция «Замена ИРМ закупки МТР подрядчика»</w:t>
            </w:r>
            <w:r>
              <w:rPr>
                <w:noProof/>
                <w:webHidden/>
              </w:rPr>
              <w:tab/>
            </w:r>
            <w:r>
              <w:rPr>
                <w:noProof/>
                <w:webHidden/>
              </w:rPr>
              <w:fldChar w:fldCharType="begin"/>
            </w:r>
            <w:r>
              <w:rPr>
                <w:noProof/>
                <w:webHidden/>
              </w:rPr>
              <w:instrText xml:space="preserve"> PAGEREF _Toc230349424 \h </w:instrText>
            </w:r>
            <w:r>
              <w:rPr>
                <w:noProof/>
                <w:webHidden/>
              </w:rPr>
            </w:r>
            <w:r>
              <w:rPr>
                <w:noProof/>
                <w:webHidden/>
              </w:rPr>
              <w:fldChar w:fldCharType="separate"/>
            </w:r>
            <w:r>
              <w:rPr>
                <w:noProof/>
                <w:webHidden/>
              </w:rPr>
              <w:t>24</w:t>
            </w:r>
            <w:r>
              <w:rPr>
                <w:noProof/>
                <w:webHidden/>
              </w:rPr>
              <w:fldChar w:fldCharType="end"/>
            </w:r>
          </w:hyperlink>
        </w:p>
        <w:p w14:paraId="69A5CC0E" w14:textId="1318F572" w:rsidR="00FF0D88" w:rsidRDefault="00FF0D88">
          <w:pPr>
            <w:pStyle w:val="34"/>
            <w:rPr>
              <w:rFonts w:eastAsiaTheme="minorEastAsia" w:cstheme="minorBidi"/>
              <w:noProof/>
              <w:lang w:eastAsia="ru-RU"/>
            </w:rPr>
          </w:pPr>
          <w:hyperlink w:anchor="_Toc230349425" w:history="1">
            <w:r w:rsidRPr="003C27A4">
              <w:rPr>
                <w:rStyle w:val="a9"/>
                <w:noProof/>
              </w:rPr>
              <w:t>3.5.</w:t>
            </w:r>
            <w:r>
              <w:rPr>
                <w:rFonts w:eastAsiaTheme="minorEastAsia" w:cstheme="minorBidi"/>
                <w:noProof/>
                <w:lang w:eastAsia="ru-RU"/>
              </w:rPr>
              <w:tab/>
            </w:r>
            <w:r w:rsidRPr="003C27A4">
              <w:rPr>
                <w:rStyle w:val="a9"/>
                <w:noProof/>
              </w:rPr>
              <w:t>Функция «Актуализация договора закупки МТР подрядчика»</w:t>
            </w:r>
            <w:r>
              <w:rPr>
                <w:noProof/>
                <w:webHidden/>
              </w:rPr>
              <w:tab/>
            </w:r>
            <w:r>
              <w:rPr>
                <w:noProof/>
                <w:webHidden/>
              </w:rPr>
              <w:fldChar w:fldCharType="begin"/>
            </w:r>
            <w:r>
              <w:rPr>
                <w:noProof/>
                <w:webHidden/>
              </w:rPr>
              <w:instrText xml:space="preserve"> PAGEREF _Toc230349425 \h </w:instrText>
            </w:r>
            <w:r>
              <w:rPr>
                <w:noProof/>
                <w:webHidden/>
              </w:rPr>
            </w:r>
            <w:r>
              <w:rPr>
                <w:noProof/>
                <w:webHidden/>
              </w:rPr>
              <w:fldChar w:fldCharType="separate"/>
            </w:r>
            <w:r>
              <w:rPr>
                <w:noProof/>
                <w:webHidden/>
              </w:rPr>
              <w:t>26</w:t>
            </w:r>
            <w:r>
              <w:rPr>
                <w:noProof/>
                <w:webHidden/>
              </w:rPr>
              <w:fldChar w:fldCharType="end"/>
            </w:r>
          </w:hyperlink>
        </w:p>
        <w:p w14:paraId="18922BED" w14:textId="46A3F2C5" w:rsidR="00FF0D88" w:rsidRDefault="00FF0D88">
          <w:pPr>
            <w:pStyle w:val="34"/>
            <w:rPr>
              <w:rFonts w:eastAsiaTheme="minorEastAsia" w:cstheme="minorBidi"/>
              <w:noProof/>
              <w:lang w:eastAsia="ru-RU"/>
            </w:rPr>
          </w:pPr>
          <w:hyperlink w:anchor="_Toc230349426" w:history="1">
            <w:r w:rsidRPr="003C27A4">
              <w:rPr>
                <w:rStyle w:val="a9"/>
                <w:noProof/>
              </w:rPr>
              <w:t>3.6.</w:t>
            </w:r>
            <w:r>
              <w:rPr>
                <w:rFonts w:eastAsiaTheme="minorEastAsia" w:cstheme="minorBidi"/>
                <w:noProof/>
                <w:lang w:eastAsia="ru-RU"/>
              </w:rPr>
              <w:tab/>
            </w:r>
            <w:r w:rsidRPr="003C27A4">
              <w:rPr>
                <w:rStyle w:val="a9"/>
                <w:noProof/>
              </w:rPr>
              <w:t>Функция «Сформировать УСО МТР подрядчика»</w:t>
            </w:r>
            <w:r>
              <w:rPr>
                <w:noProof/>
                <w:webHidden/>
              </w:rPr>
              <w:tab/>
            </w:r>
            <w:r>
              <w:rPr>
                <w:noProof/>
                <w:webHidden/>
              </w:rPr>
              <w:fldChar w:fldCharType="begin"/>
            </w:r>
            <w:r>
              <w:rPr>
                <w:noProof/>
                <w:webHidden/>
              </w:rPr>
              <w:instrText xml:space="preserve"> PAGEREF _Toc230349426 \h </w:instrText>
            </w:r>
            <w:r>
              <w:rPr>
                <w:noProof/>
                <w:webHidden/>
              </w:rPr>
            </w:r>
            <w:r>
              <w:rPr>
                <w:noProof/>
                <w:webHidden/>
              </w:rPr>
              <w:fldChar w:fldCharType="separate"/>
            </w:r>
            <w:r>
              <w:rPr>
                <w:noProof/>
                <w:webHidden/>
              </w:rPr>
              <w:t>27</w:t>
            </w:r>
            <w:r>
              <w:rPr>
                <w:noProof/>
                <w:webHidden/>
              </w:rPr>
              <w:fldChar w:fldCharType="end"/>
            </w:r>
          </w:hyperlink>
        </w:p>
        <w:p w14:paraId="3AABD9B9" w14:textId="2754AFA5" w:rsidR="00FF0D88" w:rsidRDefault="00FF0D88">
          <w:pPr>
            <w:pStyle w:val="34"/>
            <w:rPr>
              <w:rFonts w:eastAsiaTheme="minorEastAsia" w:cstheme="minorBidi"/>
              <w:noProof/>
              <w:lang w:eastAsia="ru-RU"/>
            </w:rPr>
          </w:pPr>
          <w:hyperlink w:anchor="_Toc230349427" w:history="1">
            <w:r w:rsidRPr="003C27A4">
              <w:rPr>
                <w:rStyle w:val="a9"/>
                <w:noProof/>
              </w:rPr>
              <w:t>3.7.</w:t>
            </w:r>
            <w:r>
              <w:rPr>
                <w:rFonts w:eastAsiaTheme="minorEastAsia" w:cstheme="minorBidi"/>
                <w:noProof/>
                <w:lang w:eastAsia="ru-RU"/>
              </w:rPr>
              <w:tab/>
            </w:r>
            <w:r w:rsidRPr="003C27A4">
              <w:rPr>
                <w:rStyle w:val="a9"/>
                <w:noProof/>
              </w:rPr>
              <w:t>Функция «Обновить цены из прайса»</w:t>
            </w:r>
            <w:r>
              <w:rPr>
                <w:noProof/>
                <w:webHidden/>
              </w:rPr>
              <w:tab/>
            </w:r>
            <w:r>
              <w:rPr>
                <w:noProof/>
                <w:webHidden/>
              </w:rPr>
              <w:fldChar w:fldCharType="begin"/>
            </w:r>
            <w:r>
              <w:rPr>
                <w:noProof/>
                <w:webHidden/>
              </w:rPr>
              <w:instrText xml:space="preserve"> PAGEREF _Toc230349427 \h </w:instrText>
            </w:r>
            <w:r>
              <w:rPr>
                <w:noProof/>
                <w:webHidden/>
              </w:rPr>
            </w:r>
            <w:r>
              <w:rPr>
                <w:noProof/>
                <w:webHidden/>
              </w:rPr>
              <w:fldChar w:fldCharType="separate"/>
            </w:r>
            <w:r>
              <w:rPr>
                <w:noProof/>
                <w:webHidden/>
              </w:rPr>
              <w:t>29</w:t>
            </w:r>
            <w:r>
              <w:rPr>
                <w:noProof/>
                <w:webHidden/>
              </w:rPr>
              <w:fldChar w:fldCharType="end"/>
            </w:r>
          </w:hyperlink>
        </w:p>
        <w:p w14:paraId="6DCC51A4" w14:textId="1EA31EB8" w:rsidR="00FF0D88" w:rsidRDefault="00FF0D88">
          <w:pPr>
            <w:pStyle w:val="34"/>
            <w:rPr>
              <w:rFonts w:eastAsiaTheme="minorEastAsia" w:cstheme="minorBidi"/>
              <w:noProof/>
              <w:lang w:eastAsia="ru-RU"/>
            </w:rPr>
          </w:pPr>
          <w:hyperlink w:anchor="_Toc230349428" w:history="1">
            <w:r w:rsidRPr="003C27A4">
              <w:rPr>
                <w:rStyle w:val="a9"/>
                <w:noProof/>
                <w:highlight w:val="yellow"/>
              </w:rPr>
              <w:t>3.8.</w:t>
            </w:r>
            <w:r>
              <w:rPr>
                <w:rFonts w:eastAsiaTheme="minorEastAsia" w:cstheme="minorBidi"/>
                <w:noProof/>
                <w:lang w:eastAsia="ru-RU"/>
              </w:rPr>
              <w:tab/>
            </w:r>
            <w:r w:rsidRPr="003C27A4">
              <w:rPr>
                <w:rStyle w:val="a9"/>
                <w:noProof/>
                <w:highlight w:val="yellow"/>
              </w:rPr>
              <w:t>Функция «Удалить МТР»</w:t>
            </w:r>
            <w:r>
              <w:rPr>
                <w:noProof/>
                <w:webHidden/>
              </w:rPr>
              <w:tab/>
            </w:r>
            <w:r>
              <w:rPr>
                <w:noProof/>
                <w:webHidden/>
              </w:rPr>
              <w:fldChar w:fldCharType="begin"/>
            </w:r>
            <w:r>
              <w:rPr>
                <w:noProof/>
                <w:webHidden/>
              </w:rPr>
              <w:instrText xml:space="preserve"> PAGEREF _Toc230349428 \h </w:instrText>
            </w:r>
            <w:r>
              <w:rPr>
                <w:noProof/>
                <w:webHidden/>
              </w:rPr>
            </w:r>
            <w:r>
              <w:rPr>
                <w:noProof/>
                <w:webHidden/>
              </w:rPr>
              <w:fldChar w:fldCharType="separate"/>
            </w:r>
            <w:r>
              <w:rPr>
                <w:noProof/>
                <w:webHidden/>
              </w:rPr>
              <w:t>30</w:t>
            </w:r>
            <w:r>
              <w:rPr>
                <w:noProof/>
                <w:webHidden/>
              </w:rPr>
              <w:fldChar w:fldCharType="end"/>
            </w:r>
          </w:hyperlink>
        </w:p>
        <w:p w14:paraId="5264ECB3" w14:textId="30FF74A7" w:rsidR="00FF0D88" w:rsidRDefault="00FF0D88">
          <w:pPr>
            <w:pStyle w:val="24"/>
            <w:rPr>
              <w:rFonts w:eastAsiaTheme="minorEastAsia" w:cstheme="minorBidi"/>
              <w:b w:val="0"/>
              <w:noProof/>
              <w:lang w:eastAsia="ru-RU"/>
            </w:rPr>
          </w:pPr>
          <w:hyperlink w:anchor="_Toc230349429" w:history="1">
            <w:r w:rsidRPr="003C27A4">
              <w:rPr>
                <w:rStyle w:val="a9"/>
                <w:rFonts w:eastAsiaTheme="majorEastAsia" w:cs="Arial"/>
                <w:noProof/>
              </w:rPr>
              <w:t>4.</w:t>
            </w:r>
            <w:r>
              <w:rPr>
                <w:rFonts w:eastAsiaTheme="minorEastAsia" w:cstheme="minorBidi"/>
                <w:b w:val="0"/>
                <w:noProof/>
                <w:lang w:eastAsia="ru-RU"/>
              </w:rPr>
              <w:tab/>
            </w:r>
            <w:r w:rsidRPr="003C27A4">
              <w:rPr>
                <w:rStyle w:val="a9"/>
                <w:rFonts w:eastAsiaTheme="majorEastAsia"/>
                <w:noProof/>
              </w:rPr>
              <w:t>Анализ данных по ценам в Пульте по выручке</w:t>
            </w:r>
            <w:r>
              <w:rPr>
                <w:noProof/>
                <w:webHidden/>
              </w:rPr>
              <w:tab/>
            </w:r>
            <w:r>
              <w:rPr>
                <w:noProof/>
                <w:webHidden/>
              </w:rPr>
              <w:fldChar w:fldCharType="begin"/>
            </w:r>
            <w:r>
              <w:rPr>
                <w:noProof/>
                <w:webHidden/>
              </w:rPr>
              <w:instrText xml:space="preserve"> PAGEREF _Toc230349429 \h </w:instrText>
            </w:r>
            <w:r>
              <w:rPr>
                <w:noProof/>
                <w:webHidden/>
              </w:rPr>
            </w:r>
            <w:r>
              <w:rPr>
                <w:noProof/>
                <w:webHidden/>
              </w:rPr>
              <w:fldChar w:fldCharType="separate"/>
            </w:r>
            <w:r>
              <w:rPr>
                <w:noProof/>
                <w:webHidden/>
              </w:rPr>
              <w:t>30</w:t>
            </w:r>
            <w:r>
              <w:rPr>
                <w:noProof/>
                <w:webHidden/>
              </w:rPr>
              <w:fldChar w:fldCharType="end"/>
            </w:r>
          </w:hyperlink>
        </w:p>
        <w:p w14:paraId="04D96D11" w14:textId="34EE4A96" w:rsidR="00FF0D88" w:rsidRDefault="00FF0D88">
          <w:pPr>
            <w:pStyle w:val="24"/>
            <w:rPr>
              <w:rFonts w:eastAsiaTheme="minorEastAsia" w:cstheme="minorBidi"/>
              <w:b w:val="0"/>
              <w:noProof/>
              <w:lang w:eastAsia="ru-RU"/>
            </w:rPr>
          </w:pPr>
          <w:hyperlink w:anchor="_Toc230349430" w:history="1">
            <w:r w:rsidRPr="003C27A4">
              <w:rPr>
                <w:rStyle w:val="a9"/>
                <w:rFonts w:eastAsiaTheme="majorEastAsia" w:cs="Arial"/>
                <w:noProof/>
                <w:highlight w:val="yellow"/>
              </w:rPr>
              <w:t>5.</w:t>
            </w:r>
            <w:r>
              <w:rPr>
                <w:rFonts w:eastAsiaTheme="minorEastAsia" w:cstheme="minorBidi"/>
                <w:b w:val="0"/>
                <w:noProof/>
                <w:lang w:eastAsia="ru-RU"/>
              </w:rPr>
              <w:tab/>
            </w:r>
            <w:r w:rsidRPr="003C27A4">
              <w:rPr>
                <w:rStyle w:val="a9"/>
                <w:rFonts w:eastAsiaTheme="majorEastAsia"/>
                <w:noProof/>
                <w:highlight w:val="yellow"/>
              </w:rPr>
              <w:t>Изменения Наряд-задания по МТР подрядчика</w:t>
            </w:r>
            <w:r>
              <w:rPr>
                <w:noProof/>
                <w:webHidden/>
              </w:rPr>
              <w:tab/>
            </w:r>
            <w:r>
              <w:rPr>
                <w:noProof/>
                <w:webHidden/>
              </w:rPr>
              <w:fldChar w:fldCharType="begin"/>
            </w:r>
            <w:r>
              <w:rPr>
                <w:noProof/>
                <w:webHidden/>
              </w:rPr>
              <w:instrText xml:space="preserve"> PAGEREF _Toc230349430 \h </w:instrText>
            </w:r>
            <w:r>
              <w:rPr>
                <w:noProof/>
                <w:webHidden/>
              </w:rPr>
            </w:r>
            <w:r>
              <w:rPr>
                <w:noProof/>
                <w:webHidden/>
              </w:rPr>
              <w:fldChar w:fldCharType="separate"/>
            </w:r>
            <w:r>
              <w:rPr>
                <w:noProof/>
                <w:webHidden/>
              </w:rPr>
              <w:t>31</w:t>
            </w:r>
            <w:r>
              <w:rPr>
                <w:noProof/>
                <w:webHidden/>
              </w:rPr>
              <w:fldChar w:fldCharType="end"/>
            </w:r>
          </w:hyperlink>
        </w:p>
        <w:p w14:paraId="1F250F6B" w14:textId="2439D714" w:rsidR="009F5EA5" w:rsidRPr="006859F6" w:rsidRDefault="00B778C7" w:rsidP="00C74500">
          <w:pPr>
            <w:rPr>
              <w:rFonts w:ascii="Arial" w:hAnsi="Arial" w:cs="Arial"/>
            </w:rPr>
          </w:pPr>
          <w:r w:rsidRPr="006859F6">
            <w:rPr>
              <w:rFonts w:ascii="Arial" w:hAnsi="Arial" w:cs="Arial"/>
              <w:b/>
              <w:bCs/>
            </w:rPr>
            <w:fldChar w:fldCharType="end"/>
          </w:r>
        </w:p>
      </w:sdtContent>
    </w:sdt>
    <w:p w14:paraId="6BCD33D7" w14:textId="77777777" w:rsidR="009F5EA5" w:rsidRPr="006859F6" w:rsidRDefault="009F5EA5" w:rsidP="00C74500">
      <w:pPr>
        <w:rPr>
          <w:rFonts w:ascii="Arial" w:hAnsi="Arial" w:cs="Arial"/>
        </w:rPr>
      </w:pPr>
    </w:p>
    <w:p w14:paraId="3A4AB33F" w14:textId="77777777" w:rsidR="00252D72" w:rsidRPr="006859F6" w:rsidRDefault="00252D72" w:rsidP="00C74500">
      <w:pPr>
        <w:rPr>
          <w:rFonts w:ascii="Arial" w:hAnsi="Arial" w:cs="Arial"/>
        </w:rPr>
        <w:sectPr w:rsidR="00252D72" w:rsidRPr="006859F6" w:rsidSect="00775E25">
          <w:headerReference w:type="default" r:id="rId11"/>
          <w:footerReference w:type="default" r:id="rId12"/>
          <w:headerReference w:type="first" r:id="rId13"/>
          <w:footerReference w:type="first" r:id="rId14"/>
          <w:pgSz w:w="11907" w:h="16840" w:code="9"/>
          <w:pgMar w:top="1134" w:right="567" w:bottom="1134" w:left="1134" w:header="737" w:footer="680" w:gutter="0"/>
          <w:pgNumType w:start="1"/>
          <w:cols w:space="708"/>
          <w:titlePg/>
          <w:docGrid w:linePitch="360"/>
        </w:sectPr>
      </w:pPr>
    </w:p>
    <w:p w14:paraId="6BEA59EF" w14:textId="55176E43" w:rsidR="00B9141D" w:rsidRDefault="00B9141D" w:rsidP="00C74500">
      <w:pPr>
        <w:pStyle w:val="22"/>
        <w:keepNext/>
        <w:keepLines/>
        <w:numPr>
          <w:ilvl w:val="0"/>
          <w:numId w:val="14"/>
        </w:numPr>
        <w:spacing w:after="0"/>
        <w:ind w:left="0" w:firstLine="0"/>
        <w:rPr>
          <w:rFonts w:eastAsiaTheme="majorEastAsia"/>
        </w:rPr>
      </w:pPr>
      <w:bookmarkStart w:id="6" w:name="_Toc230349411"/>
      <w:r>
        <w:rPr>
          <w:rFonts w:eastAsiaTheme="majorEastAsia"/>
        </w:rPr>
        <w:lastRenderedPageBreak/>
        <w:t>Инструмент массовой загрузки МТР подрядчика</w:t>
      </w:r>
      <w:bookmarkEnd w:id="6"/>
    </w:p>
    <w:p w14:paraId="2E5EF48E" w14:textId="77A3593C" w:rsidR="00B9141D" w:rsidRDefault="00B9141D" w:rsidP="00C74500">
      <w:pPr>
        <w:rPr>
          <w:rFonts w:eastAsiaTheme="majorEastAsia"/>
        </w:rPr>
      </w:pPr>
    </w:p>
    <w:p w14:paraId="65AC038D" w14:textId="77777777" w:rsidR="00B9141D" w:rsidRDefault="00B9141D" w:rsidP="00C74500">
      <w:pPr>
        <w:spacing w:after="200"/>
        <w:ind w:firstLine="709"/>
        <w:rPr>
          <w:rFonts w:eastAsiaTheme="majorEastAsia"/>
        </w:rPr>
      </w:pPr>
      <w:r>
        <w:rPr>
          <w:rFonts w:eastAsiaTheme="majorEastAsia"/>
        </w:rPr>
        <w:t xml:space="preserve">Инструмент массовой загрузки МТР подрядчика </w:t>
      </w:r>
      <w:r w:rsidRPr="00E8018A">
        <w:rPr>
          <w:rFonts w:eastAsiaTheme="majorEastAsia"/>
        </w:rPr>
        <w:t xml:space="preserve">ZPM_MTRP </w:t>
      </w:r>
      <w:r>
        <w:rPr>
          <w:rFonts w:eastAsiaTheme="majorEastAsia"/>
        </w:rPr>
        <w:t>предназначен для</w:t>
      </w:r>
      <w:r w:rsidRPr="00E8018A">
        <w:rPr>
          <w:rFonts w:eastAsiaTheme="majorEastAsia"/>
        </w:rPr>
        <w:t xml:space="preserve"> массовой загрузки данных по материалам подрядчика из Excel-шаблона в заказы ТОРО отдельно по плану и отдельно по факту, в зависимости от выбранного режима. </w:t>
      </w:r>
    </w:p>
    <w:p w14:paraId="13111F67" w14:textId="77777777" w:rsidR="00B9141D" w:rsidRDefault="00B9141D" w:rsidP="00C74500">
      <w:pPr>
        <w:spacing w:after="200"/>
        <w:ind w:firstLine="709"/>
        <w:rPr>
          <w:rFonts w:eastAsiaTheme="majorEastAsia"/>
        </w:rPr>
      </w:pPr>
      <w:r w:rsidRPr="00E8018A">
        <w:rPr>
          <w:rFonts w:eastAsiaTheme="majorEastAsia"/>
        </w:rPr>
        <w:t xml:space="preserve">Данный </w:t>
      </w:r>
      <w:r>
        <w:rPr>
          <w:rFonts w:eastAsiaTheme="majorEastAsia"/>
        </w:rPr>
        <w:t>инструмент</w:t>
      </w:r>
      <w:r w:rsidRPr="00E8018A">
        <w:rPr>
          <w:rFonts w:eastAsiaTheme="majorEastAsia"/>
        </w:rPr>
        <w:t xml:space="preserve"> проверяет загруженные данные, частично высчитывает недостающие данные и подсвечивает ошибки.</w:t>
      </w:r>
    </w:p>
    <w:p w14:paraId="7AE8D3DA" w14:textId="11545916" w:rsidR="00AC7379" w:rsidRPr="00EB0957" w:rsidRDefault="005C6D95" w:rsidP="00C74500">
      <w:pPr>
        <w:pStyle w:val="32"/>
        <w:numPr>
          <w:ilvl w:val="1"/>
          <w:numId w:val="40"/>
        </w:numPr>
      </w:pPr>
      <w:bookmarkStart w:id="7" w:name="_Toc230349412"/>
      <w:r w:rsidRPr="00751ED8">
        <w:t>Селекционный экран</w:t>
      </w:r>
      <w:bookmarkEnd w:id="7"/>
    </w:p>
    <w:p w14:paraId="4B8867C0" w14:textId="77777777" w:rsidR="002D0C6A" w:rsidRDefault="00E8018A" w:rsidP="00C74500">
      <w:pPr>
        <w:spacing w:before="240" w:after="200"/>
        <w:ind w:firstLine="709"/>
        <w:rPr>
          <w:rFonts w:eastAsiaTheme="majorEastAsia"/>
        </w:rPr>
      </w:pPr>
      <w:r w:rsidRPr="00E8018A">
        <w:rPr>
          <w:rFonts w:eastAsiaTheme="majorEastAsia"/>
        </w:rPr>
        <w:t>Селе</w:t>
      </w:r>
      <w:r>
        <w:rPr>
          <w:rFonts w:eastAsiaTheme="majorEastAsia"/>
        </w:rPr>
        <w:t xml:space="preserve">кционный экран транзакции </w:t>
      </w:r>
      <w:r w:rsidRPr="002D0C6A">
        <w:rPr>
          <w:rFonts w:eastAsiaTheme="majorEastAsia"/>
        </w:rPr>
        <w:t>ZPM</w:t>
      </w:r>
      <w:r w:rsidRPr="00E8018A">
        <w:rPr>
          <w:rFonts w:eastAsiaTheme="majorEastAsia"/>
        </w:rPr>
        <w:t>_</w:t>
      </w:r>
      <w:r w:rsidRPr="002D0C6A">
        <w:rPr>
          <w:rFonts w:eastAsiaTheme="majorEastAsia"/>
        </w:rPr>
        <w:t>MTRP</w:t>
      </w:r>
      <w:r>
        <w:rPr>
          <w:rFonts w:eastAsiaTheme="majorEastAsia"/>
        </w:rPr>
        <w:t xml:space="preserve"> предлагает два варианта выбора режимов: </w:t>
      </w:r>
    </w:p>
    <w:p w14:paraId="44DFBAB4" w14:textId="1DEF7C8B" w:rsidR="00FC10FA" w:rsidRDefault="00E8018A" w:rsidP="00C74500">
      <w:pPr>
        <w:pStyle w:val="afa"/>
        <w:numPr>
          <w:ilvl w:val="1"/>
          <w:numId w:val="14"/>
        </w:numPr>
        <w:spacing w:after="200"/>
        <w:ind w:left="0" w:firstLine="0"/>
        <w:rPr>
          <w:rFonts w:eastAsiaTheme="majorEastAsia"/>
        </w:rPr>
      </w:pPr>
      <w:r w:rsidRPr="002D0C6A">
        <w:rPr>
          <w:rFonts w:eastAsiaTheme="majorEastAsia"/>
        </w:rPr>
        <w:t>Загрузка плановых позиций</w:t>
      </w:r>
      <w:r w:rsidR="002D0C6A">
        <w:rPr>
          <w:rFonts w:eastAsiaTheme="majorEastAsia"/>
        </w:rPr>
        <w:t xml:space="preserve"> – предназначен для загрузки плановых данных в заказ ТОРО</w:t>
      </w:r>
      <w:r w:rsidR="00DB3761">
        <w:rPr>
          <w:rFonts w:eastAsiaTheme="majorEastAsia"/>
        </w:rPr>
        <w:t xml:space="preserve"> из заполненного шаблона «Шаблон для загрузки плановых позиций».</w:t>
      </w:r>
    </w:p>
    <w:p w14:paraId="0B087E86" w14:textId="2AEB70BE" w:rsidR="002D0C6A" w:rsidRPr="002D0C6A" w:rsidRDefault="002D0C6A" w:rsidP="00C74500">
      <w:pPr>
        <w:pStyle w:val="afa"/>
        <w:numPr>
          <w:ilvl w:val="1"/>
          <w:numId w:val="14"/>
        </w:numPr>
        <w:spacing w:after="200"/>
        <w:ind w:left="0" w:firstLine="0"/>
        <w:rPr>
          <w:rFonts w:eastAsiaTheme="majorEastAsia"/>
        </w:rPr>
      </w:pPr>
      <w:r w:rsidRPr="002D0C6A">
        <w:rPr>
          <w:rFonts w:eastAsiaTheme="majorEastAsia"/>
        </w:rPr>
        <w:t xml:space="preserve">Загрузка </w:t>
      </w:r>
      <w:r>
        <w:rPr>
          <w:rFonts w:eastAsiaTheme="majorEastAsia"/>
        </w:rPr>
        <w:t>фактических</w:t>
      </w:r>
      <w:r w:rsidRPr="002D0C6A">
        <w:rPr>
          <w:rFonts w:eastAsiaTheme="majorEastAsia"/>
        </w:rPr>
        <w:t xml:space="preserve"> позиций</w:t>
      </w:r>
      <w:r w:rsidR="00DB3761">
        <w:rPr>
          <w:rFonts w:eastAsiaTheme="majorEastAsia"/>
        </w:rPr>
        <w:t xml:space="preserve"> – предназначен для загрузки фактических данных в заказ ТОРО из заполненного шаблона «Шаблон для загрузки плановых позиций» в соответствии с плановыми строками. Если факт ранее был заполнен, то запись создается в добавок к существующим строкам факта или заменяя исходные денные факта.</w:t>
      </w:r>
    </w:p>
    <w:p w14:paraId="5B13B0DE" w14:textId="77777777" w:rsidR="00DB3761" w:rsidRDefault="00DB3761" w:rsidP="00C74500">
      <w:pPr>
        <w:spacing w:after="200"/>
        <w:jc w:val="left"/>
        <w:rPr>
          <w:rFonts w:ascii="Arial" w:hAnsi="Arial" w:cs="Arial"/>
        </w:rPr>
      </w:pPr>
      <w:r>
        <w:rPr>
          <w:noProof/>
          <w:lang w:eastAsia="ru-RU"/>
        </w:rPr>
        <w:drawing>
          <wp:inline distT="0" distB="0" distL="0" distR="0" wp14:anchorId="3B5E0542" wp14:editId="630ABE02">
            <wp:extent cx="6480810" cy="2213610"/>
            <wp:effectExtent l="0" t="0" r="0" b="0"/>
            <wp:docPr id="1963842772" name="Рисунок 1" descr="Изображение выглядит как текст, Шрифт, программное обеспечение,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42772" name="Рисунок 1" descr="Изображение выглядит как текст, Шрифт, программное обеспечение, число&#10;&#10;Автоматически созданное описание"/>
                    <pic:cNvPicPr/>
                  </pic:nvPicPr>
                  <pic:blipFill>
                    <a:blip r:embed="rId15"/>
                    <a:stretch>
                      <a:fillRect/>
                    </a:stretch>
                  </pic:blipFill>
                  <pic:spPr>
                    <a:xfrm>
                      <a:off x="0" y="0"/>
                      <a:ext cx="6480810" cy="2213610"/>
                    </a:xfrm>
                    <a:prstGeom prst="rect">
                      <a:avLst/>
                    </a:prstGeom>
                  </pic:spPr>
                </pic:pic>
              </a:graphicData>
            </a:graphic>
          </wp:inline>
        </w:drawing>
      </w:r>
      <w:r w:rsidR="00F0389B">
        <w:rPr>
          <w:rFonts w:ascii="Arial" w:hAnsi="Arial" w:cs="Arial"/>
        </w:rPr>
        <w:t xml:space="preserve"> </w:t>
      </w:r>
    </w:p>
    <w:p w14:paraId="55DAF326" w14:textId="77777777" w:rsidR="00EA7B8C" w:rsidRDefault="00DB3761" w:rsidP="00C74500">
      <w:pPr>
        <w:spacing w:after="200"/>
        <w:ind w:firstLine="709"/>
        <w:jc w:val="left"/>
        <w:rPr>
          <w:rFonts w:eastAsiaTheme="majorEastAsia"/>
        </w:rPr>
      </w:pPr>
      <w:r w:rsidRPr="00DB3761">
        <w:rPr>
          <w:rFonts w:eastAsiaTheme="majorEastAsia"/>
        </w:rPr>
        <w:t>В зависимости от режима при нажатии на кнопку «Скачать шаблон для загрузки …»</w:t>
      </w:r>
      <w:r>
        <w:rPr>
          <w:rFonts w:eastAsiaTheme="majorEastAsia"/>
        </w:rPr>
        <w:t xml:space="preserve"> будет загружаться соответствующий шаблон для заполнения плановых или фактических данных.</w:t>
      </w:r>
    </w:p>
    <w:p w14:paraId="677D57C4" w14:textId="561ECD3D" w:rsidR="00EA7B8C" w:rsidRDefault="00EA7B8C" w:rsidP="00C74500">
      <w:pPr>
        <w:spacing w:after="200"/>
        <w:ind w:firstLine="709"/>
        <w:jc w:val="left"/>
        <w:rPr>
          <w:rFonts w:eastAsiaTheme="majorEastAsia"/>
        </w:rPr>
      </w:pPr>
      <w:r>
        <w:rPr>
          <w:rFonts w:eastAsiaTheme="majorEastAsia"/>
        </w:rPr>
        <w:t>После заполнения шаблона данными его требуется выбрать в поле «Файл для загрузки». Описание заполнения шаблона дано в следующем разделе.</w:t>
      </w:r>
    </w:p>
    <w:p w14:paraId="07FBA22E" w14:textId="77777777" w:rsidR="005C4B82" w:rsidRDefault="00EA7B8C" w:rsidP="00C74500">
      <w:pPr>
        <w:spacing w:after="200"/>
        <w:jc w:val="center"/>
        <w:rPr>
          <w:rFonts w:ascii="Arial" w:hAnsi="Arial" w:cs="Arial"/>
        </w:rPr>
      </w:pPr>
      <w:r>
        <w:rPr>
          <w:noProof/>
          <w:lang w:eastAsia="ru-RU"/>
        </w:rPr>
        <w:lastRenderedPageBreak/>
        <w:drawing>
          <wp:inline distT="0" distB="0" distL="0" distR="0" wp14:anchorId="3D0D2883" wp14:editId="296BD9FA">
            <wp:extent cx="5506893" cy="2212793"/>
            <wp:effectExtent l="0" t="0" r="0" b="0"/>
            <wp:docPr id="233159440" name="Рисунок 1"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59440" name="Рисунок 1" descr="Изображение выглядит как текст, снимок экрана, Шрифт, линия&#10;&#10;Автоматически созданное описание"/>
                    <pic:cNvPicPr/>
                  </pic:nvPicPr>
                  <pic:blipFill>
                    <a:blip r:embed="rId16"/>
                    <a:stretch>
                      <a:fillRect/>
                    </a:stretch>
                  </pic:blipFill>
                  <pic:spPr>
                    <a:xfrm>
                      <a:off x="0" y="0"/>
                      <a:ext cx="5526953" cy="2220854"/>
                    </a:xfrm>
                    <a:prstGeom prst="rect">
                      <a:avLst/>
                    </a:prstGeom>
                  </pic:spPr>
                </pic:pic>
              </a:graphicData>
            </a:graphic>
          </wp:inline>
        </w:drawing>
      </w:r>
      <w:r>
        <w:rPr>
          <w:rFonts w:ascii="Arial" w:hAnsi="Arial" w:cs="Arial"/>
        </w:rPr>
        <w:t xml:space="preserve"> </w:t>
      </w:r>
    </w:p>
    <w:p w14:paraId="5B896EAA" w14:textId="0208D7DC" w:rsidR="005C4B82" w:rsidRDefault="005C4B82" w:rsidP="00C74500">
      <w:pPr>
        <w:spacing w:after="200"/>
        <w:ind w:firstLine="709"/>
        <w:jc w:val="left"/>
        <w:rPr>
          <w:rFonts w:eastAsiaTheme="majorEastAsia"/>
        </w:rPr>
      </w:pPr>
      <w:r>
        <w:rPr>
          <w:rFonts w:eastAsiaTheme="majorEastAsia"/>
        </w:rPr>
        <w:t>После заполнения шаблона и выбора его из папки в поле «Файл для загрузки» необходимо нажать «Выполнить».</w:t>
      </w:r>
    </w:p>
    <w:p w14:paraId="42675330" w14:textId="77777777" w:rsidR="005C4B82" w:rsidRDefault="005C4B82" w:rsidP="00C74500">
      <w:pPr>
        <w:jc w:val="center"/>
        <w:rPr>
          <w:rFonts w:eastAsiaTheme="majorEastAsia"/>
        </w:rPr>
      </w:pPr>
      <w:r>
        <w:rPr>
          <w:noProof/>
          <w:lang w:eastAsia="ru-RU"/>
        </w:rPr>
        <w:drawing>
          <wp:inline distT="0" distB="0" distL="0" distR="0" wp14:anchorId="10EF33B4" wp14:editId="6D2EF679">
            <wp:extent cx="5244025" cy="3422541"/>
            <wp:effectExtent l="0" t="0" r="0" b="6985"/>
            <wp:docPr id="613852057" name="Рисунок 1" descr="Изображение выглядит как текст, снимок экрана, программное обеспечение,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52057" name="Рисунок 1" descr="Изображение выглядит как текст, снимок экрана, программное обеспечение, Значок на компьютере&#10;&#10;Автоматически созданное описание"/>
                    <pic:cNvPicPr/>
                  </pic:nvPicPr>
                  <pic:blipFill>
                    <a:blip r:embed="rId17"/>
                    <a:stretch>
                      <a:fillRect/>
                    </a:stretch>
                  </pic:blipFill>
                  <pic:spPr>
                    <a:xfrm>
                      <a:off x="0" y="0"/>
                      <a:ext cx="5251727" cy="3427568"/>
                    </a:xfrm>
                    <a:prstGeom prst="rect">
                      <a:avLst/>
                    </a:prstGeom>
                  </pic:spPr>
                </pic:pic>
              </a:graphicData>
            </a:graphic>
          </wp:inline>
        </w:drawing>
      </w:r>
    </w:p>
    <w:p w14:paraId="4A4E0DE7" w14:textId="77777777" w:rsidR="005C4B82" w:rsidRDefault="005C4B82" w:rsidP="00C74500">
      <w:pPr>
        <w:rPr>
          <w:rFonts w:eastAsiaTheme="majorEastAsia"/>
        </w:rPr>
      </w:pPr>
    </w:p>
    <w:p w14:paraId="3049BBC8" w14:textId="05973696" w:rsidR="005C4B82" w:rsidRPr="005C4B82" w:rsidRDefault="005C4B82" w:rsidP="00C74500">
      <w:pPr>
        <w:spacing w:after="200"/>
        <w:ind w:firstLine="709"/>
        <w:rPr>
          <w:rFonts w:eastAsiaTheme="majorEastAsia"/>
        </w:rPr>
      </w:pPr>
      <w:r w:rsidRPr="005C4B82">
        <w:rPr>
          <w:rFonts w:eastAsiaTheme="majorEastAsia"/>
        </w:rPr>
        <w:t>При выполнении запускается проверка полномочий пользователя на редактирование заказов ТОРО. Если проверка на полномочия не пройдена, то выведется ошибка</w:t>
      </w:r>
      <w:r>
        <w:rPr>
          <w:rFonts w:eastAsiaTheme="majorEastAsia"/>
        </w:rPr>
        <w:t xml:space="preserve"> «Нет полномочий … »</w:t>
      </w:r>
      <w:r w:rsidRPr="005C4B82">
        <w:rPr>
          <w:rFonts w:eastAsiaTheme="majorEastAsia"/>
        </w:rPr>
        <w:t>:</w:t>
      </w:r>
    </w:p>
    <w:p w14:paraId="57103EC2" w14:textId="77777777" w:rsidR="005C4B82" w:rsidRDefault="005C4B82" w:rsidP="00C74500">
      <w:pPr>
        <w:spacing w:after="200"/>
        <w:rPr>
          <w:rFonts w:ascii="Arial" w:hAnsi="Arial" w:cs="Arial"/>
        </w:rPr>
      </w:pPr>
      <w:r>
        <w:rPr>
          <w:noProof/>
          <w:lang w:eastAsia="ru-RU"/>
        </w:rPr>
        <w:drawing>
          <wp:inline distT="0" distB="0" distL="0" distR="0" wp14:anchorId="18858957" wp14:editId="415EED0C">
            <wp:extent cx="6480810" cy="528809"/>
            <wp:effectExtent l="0" t="0" r="0" b="5080"/>
            <wp:docPr id="298357014" name="Рисунок 1" descr="Изображение выглядит как текст, программное обеспечение, Шрифт, веб-страниц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57014" name="Рисунок 1" descr="Изображение выглядит как текст, программное обеспечение, Шрифт, веб-страница&#10;&#10;Автоматически созданное описание"/>
                    <pic:cNvPicPr/>
                  </pic:nvPicPr>
                  <pic:blipFill rotWithShape="1">
                    <a:blip r:embed="rId18"/>
                    <a:srcRect t="46685"/>
                    <a:stretch/>
                  </pic:blipFill>
                  <pic:spPr bwMode="auto">
                    <a:xfrm>
                      <a:off x="0" y="0"/>
                      <a:ext cx="6480810" cy="528809"/>
                    </a:xfrm>
                    <a:prstGeom prst="rect">
                      <a:avLst/>
                    </a:prstGeom>
                    <a:ln>
                      <a:noFill/>
                    </a:ln>
                    <a:extLst>
                      <a:ext uri="{53640926-AAD7-44D8-BBD7-CCE9431645EC}">
                        <a14:shadowObscured xmlns:a14="http://schemas.microsoft.com/office/drawing/2010/main"/>
                      </a:ext>
                    </a:extLst>
                  </pic:spPr>
                </pic:pic>
              </a:graphicData>
            </a:graphic>
          </wp:inline>
        </w:drawing>
      </w:r>
    </w:p>
    <w:p w14:paraId="337D8EAF" w14:textId="72D79AF3" w:rsidR="005C4B82" w:rsidRDefault="005C4B82" w:rsidP="00C74500">
      <w:pPr>
        <w:spacing w:after="200"/>
        <w:ind w:firstLine="709"/>
        <w:rPr>
          <w:rFonts w:eastAsiaTheme="majorEastAsia"/>
        </w:rPr>
      </w:pPr>
      <w:r>
        <w:rPr>
          <w:rFonts w:eastAsiaTheme="majorEastAsia"/>
        </w:rPr>
        <w:t>Для устранения ошибки т</w:t>
      </w:r>
      <w:r w:rsidRPr="005C4B82">
        <w:rPr>
          <w:rFonts w:eastAsiaTheme="majorEastAsia"/>
        </w:rPr>
        <w:t xml:space="preserve">ребуется открыть шаблон и проверить, что все указанные в нем заказы ТОРО доступны </w:t>
      </w:r>
      <w:r>
        <w:rPr>
          <w:rFonts w:eastAsiaTheme="majorEastAsia"/>
        </w:rPr>
        <w:t>для изменения</w:t>
      </w:r>
      <w:r w:rsidRPr="005C4B82">
        <w:rPr>
          <w:rFonts w:eastAsiaTheme="majorEastAsia"/>
        </w:rPr>
        <w:t>.</w:t>
      </w:r>
    </w:p>
    <w:p w14:paraId="52B345FD" w14:textId="77777777" w:rsidR="00177B52" w:rsidRDefault="005C4B82" w:rsidP="00C74500">
      <w:pPr>
        <w:spacing w:after="200"/>
        <w:ind w:firstLine="709"/>
        <w:rPr>
          <w:rFonts w:eastAsiaTheme="majorEastAsia"/>
        </w:rPr>
      </w:pPr>
      <w:r>
        <w:rPr>
          <w:rFonts w:eastAsiaTheme="majorEastAsia"/>
        </w:rPr>
        <w:t>После прохождения проверки на полномочия данные загружаются в отчет, предварительно рассчитываются и проверяются на корректность заполнения.</w:t>
      </w:r>
    </w:p>
    <w:p w14:paraId="43AAA852" w14:textId="61415348" w:rsidR="00177B52" w:rsidRDefault="00177B52" w:rsidP="00C74500">
      <w:pPr>
        <w:spacing w:after="200"/>
        <w:ind w:firstLine="709"/>
        <w:rPr>
          <w:rFonts w:eastAsiaTheme="majorEastAsia"/>
        </w:rPr>
      </w:pPr>
      <w:r>
        <w:rPr>
          <w:rFonts w:eastAsiaTheme="majorEastAsia"/>
        </w:rPr>
        <w:lastRenderedPageBreak/>
        <w:t>Если загрузка происходит из режима «</w:t>
      </w:r>
      <w:r w:rsidRPr="002D0C6A">
        <w:rPr>
          <w:rFonts w:eastAsiaTheme="majorEastAsia"/>
        </w:rPr>
        <w:t xml:space="preserve">Загрузка </w:t>
      </w:r>
      <w:r>
        <w:rPr>
          <w:rFonts w:eastAsiaTheme="majorEastAsia"/>
        </w:rPr>
        <w:t>фактических</w:t>
      </w:r>
      <w:r w:rsidRPr="002D0C6A">
        <w:rPr>
          <w:rFonts w:eastAsiaTheme="majorEastAsia"/>
        </w:rPr>
        <w:t xml:space="preserve"> позиций</w:t>
      </w:r>
      <w:r>
        <w:rPr>
          <w:rFonts w:eastAsiaTheme="majorEastAsia"/>
        </w:rPr>
        <w:t>», то появится окно «Объединение строк». Если выбрать значение «Затереть», то фактически данные будут обновлять старые данные в системе на новые. Если выбрать значение «Добавить», то новые значения добавятся новыми строками.</w:t>
      </w:r>
    </w:p>
    <w:p w14:paraId="2ABF7189" w14:textId="0D01E97C" w:rsidR="00B06C26" w:rsidRPr="00EA7B8C" w:rsidRDefault="00177B52" w:rsidP="00C74500">
      <w:pPr>
        <w:spacing w:after="200"/>
        <w:jc w:val="center"/>
        <w:rPr>
          <w:rFonts w:eastAsiaTheme="majorEastAsia"/>
        </w:rPr>
      </w:pPr>
      <w:r>
        <w:rPr>
          <w:noProof/>
          <w:lang w:eastAsia="ru-RU"/>
        </w:rPr>
        <w:drawing>
          <wp:inline distT="0" distB="0" distL="0" distR="0" wp14:anchorId="77E5E302" wp14:editId="615BBB2F">
            <wp:extent cx="4746434" cy="2118363"/>
            <wp:effectExtent l="0" t="0" r="0" b="0"/>
            <wp:docPr id="1399493517" name="Рисунок 1" descr="Изображение выглядит как текст, снимок экрана, дисплей,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93517" name="Рисунок 1" descr="Изображение выглядит как текст, снимок экрана, дисплей, программное обеспечение&#10;&#10;Автоматически созданное описание"/>
                    <pic:cNvPicPr/>
                  </pic:nvPicPr>
                  <pic:blipFill>
                    <a:blip r:embed="rId19"/>
                    <a:stretch>
                      <a:fillRect/>
                    </a:stretch>
                  </pic:blipFill>
                  <pic:spPr>
                    <a:xfrm>
                      <a:off x="0" y="0"/>
                      <a:ext cx="4757749" cy="2123413"/>
                    </a:xfrm>
                    <a:prstGeom prst="rect">
                      <a:avLst/>
                    </a:prstGeom>
                  </pic:spPr>
                </pic:pic>
              </a:graphicData>
            </a:graphic>
          </wp:inline>
        </w:drawing>
      </w:r>
    </w:p>
    <w:p w14:paraId="03BBFE1B" w14:textId="3AA93A30" w:rsidR="00F40853" w:rsidRPr="00B9141D" w:rsidRDefault="00F40853" w:rsidP="00C74500">
      <w:pPr>
        <w:pStyle w:val="32"/>
        <w:numPr>
          <w:ilvl w:val="1"/>
          <w:numId w:val="40"/>
        </w:numPr>
      </w:pPr>
      <w:bookmarkStart w:id="8" w:name="_Toc230349413"/>
      <w:r w:rsidRPr="00B9141D">
        <w:t>Заполнение шаблона</w:t>
      </w:r>
      <w:bookmarkEnd w:id="8"/>
      <w:r w:rsidRPr="00B9141D">
        <w:t xml:space="preserve"> </w:t>
      </w:r>
    </w:p>
    <w:p w14:paraId="787E1153" w14:textId="77777777" w:rsidR="00F40853" w:rsidRDefault="00F40853" w:rsidP="00C74500">
      <w:pPr>
        <w:rPr>
          <w:rFonts w:eastAsiaTheme="majorEastAsia"/>
        </w:rPr>
      </w:pPr>
    </w:p>
    <w:p w14:paraId="319208DE" w14:textId="78F2B8BB" w:rsidR="00EA7B8C" w:rsidRDefault="00EA7B8C" w:rsidP="00C74500">
      <w:pPr>
        <w:spacing w:after="200"/>
        <w:ind w:firstLine="709"/>
        <w:jc w:val="left"/>
        <w:rPr>
          <w:rFonts w:eastAsiaTheme="majorEastAsia"/>
        </w:rPr>
      </w:pPr>
      <w:r>
        <w:rPr>
          <w:rFonts w:eastAsiaTheme="majorEastAsia"/>
        </w:rPr>
        <w:t>После выбора режима – заполняются плановые или фактические позиции – можно скачать соответствующий шаблон для заполнения и последующей загрузки в систему.</w:t>
      </w:r>
    </w:p>
    <w:p w14:paraId="48F97F7C" w14:textId="12A5539A" w:rsidR="00EA7B8C" w:rsidRDefault="00EA7B8C" w:rsidP="00C74500">
      <w:pPr>
        <w:spacing w:after="200"/>
        <w:ind w:firstLine="709"/>
        <w:rPr>
          <w:rFonts w:eastAsiaTheme="majorEastAsia"/>
        </w:rPr>
      </w:pPr>
      <w:r>
        <w:rPr>
          <w:rFonts w:eastAsiaTheme="majorEastAsia"/>
        </w:rPr>
        <w:t>Если выбран режим «</w:t>
      </w:r>
      <w:r w:rsidRPr="002D0C6A">
        <w:rPr>
          <w:rFonts w:eastAsiaTheme="majorEastAsia"/>
        </w:rPr>
        <w:t>Загрузка плановых позиций</w:t>
      </w:r>
      <w:r>
        <w:rPr>
          <w:rFonts w:eastAsiaTheme="majorEastAsia"/>
        </w:rPr>
        <w:t>», то система загрузит на компьютер шаблон для плановых позиций.</w:t>
      </w:r>
    </w:p>
    <w:p w14:paraId="072C97DA" w14:textId="302460C0" w:rsidR="00EA7B8C" w:rsidRDefault="00EA7B8C" w:rsidP="00C74500">
      <w:pPr>
        <w:spacing w:after="200"/>
        <w:jc w:val="center"/>
        <w:rPr>
          <w:rFonts w:eastAsiaTheme="majorEastAsia"/>
        </w:rPr>
      </w:pPr>
      <w:r>
        <w:rPr>
          <w:noProof/>
          <w:lang w:eastAsia="ru-RU"/>
        </w:rPr>
        <w:drawing>
          <wp:inline distT="0" distB="0" distL="0" distR="0" wp14:anchorId="7EA06E94" wp14:editId="2CCAC4E0">
            <wp:extent cx="4132384" cy="1539826"/>
            <wp:effectExtent l="0" t="0" r="1905" b="3810"/>
            <wp:docPr id="841604876" name="Рисунок 1"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04876" name="Рисунок 1" descr="Изображение выглядит как текст, снимок экрана, Шрифт, линия&#10;&#10;Автоматически созданное описание"/>
                    <pic:cNvPicPr/>
                  </pic:nvPicPr>
                  <pic:blipFill>
                    <a:blip r:embed="rId20"/>
                    <a:stretch>
                      <a:fillRect/>
                    </a:stretch>
                  </pic:blipFill>
                  <pic:spPr>
                    <a:xfrm>
                      <a:off x="0" y="0"/>
                      <a:ext cx="4157642" cy="1549238"/>
                    </a:xfrm>
                    <a:prstGeom prst="rect">
                      <a:avLst/>
                    </a:prstGeom>
                  </pic:spPr>
                </pic:pic>
              </a:graphicData>
            </a:graphic>
          </wp:inline>
        </w:drawing>
      </w:r>
    </w:p>
    <w:p w14:paraId="734AE465" w14:textId="524EAC4A" w:rsidR="00EA7B8C" w:rsidRDefault="00EA7B8C" w:rsidP="00C74500">
      <w:pPr>
        <w:spacing w:after="200"/>
        <w:ind w:firstLine="709"/>
        <w:rPr>
          <w:rFonts w:eastAsiaTheme="majorEastAsia"/>
        </w:rPr>
      </w:pPr>
      <w:r>
        <w:rPr>
          <w:rFonts w:eastAsiaTheme="majorEastAsia"/>
        </w:rPr>
        <w:t>Если выбран режим «</w:t>
      </w:r>
      <w:r w:rsidRPr="002D0C6A">
        <w:rPr>
          <w:rFonts w:eastAsiaTheme="majorEastAsia"/>
        </w:rPr>
        <w:t xml:space="preserve">Загрузка </w:t>
      </w:r>
      <w:r>
        <w:rPr>
          <w:rFonts w:eastAsiaTheme="majorEastAsia"/>
        </w:rPr>
        <w:t>фактических</w:t>
      </w:r>
      <w:r w:rsidRPr="002D0C6A">
        <w:rPr>
          <w:rFonts w:eastAsiaTheme="majorEastAsia"/>
        </w:rPr>
        <w:t xml:space="preserve"> позиций</w:t>
      </w:r>
      <w:r>
        <w:rPr>
          <w:rFonts w:eastAsiaTheme="majorEastAsia"/>
        </w:rPr>
        <w:t>», то система загрузит на компьютер шаблон для фактических позиций.</w:t>
      </w:r>
    </w:p>
    <w:p w14:paraId="201F7EA9" w14:textId="674FF834" w:rsidR="00EA7B8C" w:rsidRDefault="00EA7B8C" w:rsidP="00C74500">
      <w:pPr>
        <w:spacing w:after="200"/>
        <w:jc w:val="center"/>
        <w:rPr>
          <w:rFonts w:eastAsiaTheme="majorEastAsia"/>
        </w:rPr>
      </w:pPr>
      <w:r>
        <w:rPr>
          <w:noProof/>
          <w:lang w:eastAsia="ru-RU"/>
        </w:rPr>
        <w:drawing>
          <wp:inline distT="0" distB="0" distL="0" distR="0" wp14:anchorId="01F1C8B9" wp14:editId="661AA248">
            <wp:extent cx="4237893" cy="1616097"/>
            <wp:effectExtent l="0" t="0" r="0" b="3175"/>
            <wp:docPr id="428613805" name="Рисунок 1"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13805" name="Рисунок 1" descr="Изображение выглядит как текст, снимок экрана, Шрифт, линия&#10;&#10;Автоматически созданное описание"/>
                    <pic:cNvPicPr/>
                  </pic:nvPicPr>
                  <pic:blipFill>
                    <a:blip r:embed="rId21"/>
                    <a:stretch>
                      <a:fillRect/>
                    </a:stretch>
                  </pic:blipFill>
                  <pic:spPr>
                    <a:xfrm>
                      <a:off x="0" y="0"/>
                      <a:ext cx="4253857" cy="1622185"/>
                    </a:xfrm>
                    <a:prstGeom prst="rect">
                      <a:avLst/>
                    </a:prstGeom>
                  </pic:spPr>
                </pic:pic>
              </a:graphicData>
            </a:graphic>
          </wp:inline>
        </w:drawing>
      </w:r>
    </w:p>
    <w:p w14:paraId="2912A19B" w14:textId="35C11E41" w:rsidR="00751ED8" w:rsidRPr="00BE21C0" w:rsidRDefault="00751ED8" w:rsidP="00C74500">
      <w:pPr>
        <w:spacing w:after="200"/>
        <w:ind w:firstLine="709"/>
        <w:jc w:val="left"/>
        <w:rPr>
          <w:rFonts w:eastAsiaTheme="majorEastAsia"/>
        </w:rPr>
      </w:pPr>
      <w:r>
        <w:rPr>
          <w:rFonts w:eastAsiaTheme="majorEastAsia"/>
        </w:rPr>
        <w:t xml:space="preserve">На компьютер загружается шаблон. Данный шаблон имеет пример для заполнения – первые две строки. Также дано описание каждого поля, обязательность его заполнения и тип данных. </w:t>
      </w:r>
    </w:p>
    <w:tbl>
      <w:tblPr>
        <w:tblW w:w="9639"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9072"/>
      </w:tblGrid>
      <w:tr w:rsidR="00751ED8" w:rsidRPr="00087B32" w14:paraId="33B29272" w14:textId="77777777" w:rsidTr="00751ED8">
        <w:trPr>
          <w:trHeight w:val="493"/>
          <w:tblHeader/>
        </w:trPr>
        <w:tc>
          <w:tcPr>
            <w:tcW w:w="567"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3F4D276" w14:textId="77777777" w:rsidR="00751ED8" w:rsidRPr="00087B32" w:rsidRDefault="00751ED8" w:rsidP="00C74500">
            <w:pPr>
              <w:pStyle w:val="phintbox"/>
              <w:rPr>
                <w:rFonts w:ascii="Tahoma" w:hAnsi="Tahoma" w:cs="Tahoma"/>
              </w:rPr>
            </w:pPr>
            <w:r w:rsidRPr="00087B32">
              <w:rPr>
                <w:rFonts w:ascii="Tahoma" w:hAnsi="Tahoma" w:cs="Tahoma"/>
                <w:noProof/>
                <w:lang w:eastAsia="ru-RU"/>
              </w:rPr>
              <w:lastRenderedPageBreak/>
              <w:drawing>
                <wp:inline distT="0" distB="0" distL="0" distR="0" wp14:anchorId="64A8FD72" wp14:editId="343A02EA">
                  <wp:extent cx="317500" cy="317500"/>
                  <wp:effectExtent l="0" t="0" r="6350" b="6350"/>
                  <wp:docPr id="43" name="Рисунок 43" descr="info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fo_wor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9072" w:type="dxa"/>
            <w:tcBorders>
              <w:top w:val="single" w:sz="8" w:space="0" w:color="auto"/>
              <w:left w:val="single" w:sz="8" w:space="0" w:color="auto"/>
              <w:bottom w:val="single" w:sz="8" w:space="0" w:color="auto"/>
              <w:right w:val="single" w:sz="8" w:space="0" w:color="auto"/>
            </w:tcBorders>
            <w:shd w:val="clear" w:color="auto" w:fill="FFC000"/>
            <w:tcMar>
              <w:top w:w="53" w:type="dxa"/>
              <w:left w:w="53" w:type="dxa"/>
              <w:bottom w:w="53" w:type="dxa"/>
              <w:right w:w="53" w:type="dxa"/>
            </w:tcMar>
            <w:vAlign w:val="center"/>
          </w:tcPr>
          <w:p w14:paraId="523AC55E" w14:textId="5DFA605C" w:rsidR="00751ED8" w:rsidRPr="00751ED8" w:rsidRDefault="00751ED8" w:rsidP="00C74500">
            <w:pPr>
              <w:pStyle w:val="p"/>
              <w:rPr>
                <w:rFonts w:ascii="Times New Roman" w:eastAsiaTheme="majorEastAsia" w:hAnsi="Times New Roman" w:cs="Times New Roman"/>
                <w:sz w:val="24"/>
                <w:szCs w:val="28"/>
                <w:lang w:val="ru-RU"/>
              </w:rPr>
            </w:pPr>
            <w:r w:rsidRPr="00751ED8">
              <w:rPr>
                <w:rFonts w:ascii="Times New Roman" w:eastAsiaTheme="majorEastAsia" w:hAnsi="Times New Roman" w:cs="Times New Roman"/>
                <w:sz w:val="22"/>
                <w:szCs w:val="24"/>
                <w:lang w:val="ru-RU"/>
              </w:rPr>
              <w:t>Первые две строки примера необходимо удалить перед загрузкой в систему.</w:t>
            </w:r>
          </w:p>
        </w:tc>
      </w:tr>
    </w:tbl>
    <w:p w14:paraId="2E1342C2" w14:textId="77777777" w:rsidR="00751ED8" w:rsidRDefault="00751ED8" w:rsidP="00C74500">
      <w:pPr>
        <w:spacing w:after="200"/>
        <w:ind w:firstLine="709"/>
        <w:jc w:val="left"/>
        <w:rPr>
          <w:rFonts w:eastAsiaTheme="majorEastAsia"/>
        </w:rPr>
      </w:pPr>
    </w:p>
    <w:p w14:paraId="503717D3" w14:textId="20DA8AB7" w:rsidR="00751ED8" w:rsidRDefault="00751ED8" w:rsidP="00C74500">
      <w:pPr>
        <w:spacing w:after="200"/>
        <w:jc w:val="center"/>
        <w:rPr>
          <w:rFonts w:eastAsiaTheme="majorEastAsia"/>
        </w:rPr>
      </w:pPr>
      <w:r>
        <w:rPr>
          <w:noProof/>
          <w:lang w:eastAsia="ru-RU"/>
        </w:rPr>
        <w:drawing>
          <wp:inline distT="0" distB="0" distL="0" distR="0" wp14:anchorId="7B085356" wp14:editId="2E6BF7EC">
            <wp:extent cx="6276875" cy="2762534"/>
            <wp:effectExtent l="0" t="0" r="0" b="0"/>
            <wp:docPr id="7546179" name="Рисунок 1" descr="Изображение выглядит как текст, снимок экрана, линия,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179" name="Рисунок 1" descr="Изображение выглядит как текст, снимок экрана, линия, Шрифт&#10;&#10;Автоматически созданное описание"/>
                    <pic:cNvPicPr/>
                  </pic:nvPicPr>
                  <pic:blipFill rotWithShape="1">
                    <a:blip r:embed="rId23"/>
                    <a:srcRect r="30629"/>
                    <a:stretch/>
                  </pic:blipFill>
                  <pic:spPr bwMode="auto">
                    <a:xfrm>
                      <a:off x="0" y="0"/>
                      <a:ext cx="6297258" cy="2771505"/>
                    </a:xfrm>
                    <a:prstGeom prst="rect">
                      <a:avLst/>
                    </a:prstGeom>
                    <a:ln>
                      <a:noFill/>
                    </a:ln>
                    <a:extLst>
                      <a:ext uri="{53640926-AAD7-44D8-BBD7-CCE9431645EC}">
                        <a14:shadowObscured xmlns:a14="http://schemas.microsoft.com/office/drawing/2010/main"/>
                      </a:ext>
                    </a:extLst>
                  </pic:spPr>
                </pic:pic>
              </a:graphicData>
            </a:graphic>
          </wp:inline>
        </w:drawing>
      </w:r>
    </w:p>
    <w:p w14:paraId="4A1D709E" w14:textId="25331BCA" w:rsidR="00751ED8" w:rsidRDefault="00751ED8" w:rsidP="00C74500">
      <w:pPr>
        <w:spacing w:after="200"/>
        <w:ind w:firstLine="709"/>
        <w:rPr>
          <w:rFonts w:eastAsiaTheme="majorEastAsia"/>
        </w:rPr>
      </w:pPr>
      <w:r>
        <w:rPr>
          <w:rFonts w:eastAsiaTheme="majorEastAsia"/>
        </w:rPr>
        <w:t>В шаблоне можно применять формулы для заполнения, описанные в первых двух строках примера.</w:t>
      </w:r>
    </w:p>
    <w:tbl>
      <w:tblPr>
        <w:tblW w:w="9639"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9072"/>
      </w:tblGrid>
      <w:tr w:rsidR="00751ED8" w:rsidRPr="00087B32" w14:paraId="7E464111" w14:textId="77777777" w:rsidTr="008E7A18">
        <w:trPr>
          <w:trHeight w:val="282"/>
          <w:tblHeader/>
        </w:trPr>
        <w:tc>
          <w:tcPr>
            <w:tcW w:w="567"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E21CE32" w14:textId="5751BA7F" w:rsidR="00751ED8" w:rsidRPr="00087B32" w:rsidRDefault="00751ED8" w:rsidP="00C74500">
            <w:pPr>
              <w:pStyle w:val="phintbox"/>
              <w:rPr>
                <w:rFonts w:ascii="Tahoma" w:hAnsi="Tahoma" w:cs="Tahoma"/>
              </w:rPr>
            </w:pPr>
            <w:r w:rsidRPr="00087B32">
              <w:rPr>
                <w:rFonts w:ascii="Tahoma" w:hAnsi="Tahoma" w:cs="Tahoma"/>
                <w:noProof/>
                <w:lang w:eastAsia="ru-RU"/>
              </w:rPr>
              <w:drawing>
                <wp:inline distT="0" distB="0" distL="0" distR="0" wp14:anchorId="683B1F1C" wp14:editId="494697CA">
                  <wp:extent cx="317500" cy="317500"/>
                  <wp:effectExtent l="0" t="0" r="6350" b="6350"/>
                  <wp:docPr id="1983767283" name="Рисунок 1983767283" descr="info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fo_wor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9072" w:type="dxa"/>
            <w:tcBorders>
              <w:top w:val="single" w:sz="8" w:space="0" w:color="auto"/>
              <w:left w:val="single" w:sz="8" w:space="0" w:color="auto"/>
              <w:bottom w:val="single" w:sz="8" w:space="0" w:color="auto"/>
              <w:right w:val="single" w:sz="8" w:space="0" w:color="auto"/>
            </w:tcBorders>
            <w:shd w:val="clear" w:color="auto" w:fill="FFC000"/>
            <w:tcMar>
              <w:top w:w="53" w:type="dxa"/>
              <w:left w:w="53" w:type="dxa"/>
              <w:bottom w:w="53" w:type="dxa"/>
              <w:right w:w="53" w:type="dxa"/>
            </w:tcMar>
            <w:vAlign w:val="center"/>
          </w:tcPr>
          <w:p w14:paraId="07526055" w14:textId="77777777" w:rsidR="00751ED8" w:rsidRPr="00751ED8" w:rsidRDefault="00751ED8" w:rsidP="00C74500">
            <w:pPr>
              <w:pStyle w:val="p"/>
              <w:rPr>
                <w:rFonts w:ascii="Times New Roman" w:eastAsiaTheme="majorEastAsia" w:hAnsi="Times New Roman" w:cs="Times New Roman"/>
                <w:lang w:val="ru-RU"/>
              </w:rPr>
            </w:pPr>
            <w:r w:rsidRPr="00751ED8">
              <w:rPr>
                <w:rFonts w:ascii="Times New Roman" w:eastAsiaTheme="majorEastAsia" w:hAnsi="Times New Roman" w:cs="Times New Roman"/>
                <w:sz w:val="22"/>
                <w:szCs w:val="24"/>
                <w:lang w:val="ru-RU"/>
              </w:rPr>
              <w:t>Сохранять и закрывать измененный шаблон необходимо на первой вкладке, иначе при загрузке в систему будут загружаться данные из других листов шаблона.</w:t>
            </w:r>
          </w:p>
        </w:tc>
      </w:tr>
    </w:tbl>
    <w:p w14:paraId="7BEE7989" w14:textId="7728E28B" w:rsidR="00EA7B8C" w:rsidRDefault="00EA7B8C" w:rsidP="00C74500">
      <w:pPr>
        <w:spacing w:after="200"/>
        <w:ind w:firstLine="709"/>
        <w:jc w:val="left"/>
        <w:rPr>
          <w:rFonts w:eastAsiaTheme="majorEastAsia"/>
        </w:rPr>
      </w:pPr>
    </w:p>
    <w:p w14:paraId="7687E8A0" w14:textId="77777777" w:rsidR="00B9141D" w:rsidRDefault="00B9141D" w:rsidP="00C74500">
      <w:pPr>
        <w:spacing w:after="200"/>
        <w:ind w:firstLine="709"/>
        <w:jc w:val="left"/>
        <w:rPr>
          <w:rFonts w:eastAsiaTheme="majorEastAsia"/>
        </w:rPr>
      </w:pPr>
    </w:p>
    <w:p w14:paraId="5C0FC9C8" w14:textId="1D66E74E" w:rsidR="00751ED8" w:rsidRDefault="00751ED8" w:rsidP="00C74500">
      <w:pPr>
        <w:spacing w:after="200"/>
        <w:jc w:val="left"/>
        <w:rPr>
          <w:rFonts w:eastAsiaTheme="majorEastAsia"/>
        </w:rPr>
      </w:pPr>
    </w:p>
    <w:p w14:paraId="49572787" w14:textId="75A8456A" w:rsidR="00F40853" w:rsidRPr="00B9141D" w:rsidRDefault="00F40853" w:rsidP="00C74500">
      <w:pPr>
        <w:pStyle w:val="32"/>
        <w:numPr>
          <w:ilvl w:val="1"/>
          <w:numId w:val="40"/>
        </w:numPr>
      </w:pPr>
      <w:bookmarkStart w:id="9" w:name="_Toc230349414"/>
      <w:r w:rsidRPr="00B9141D">
        <w:t>О</w:t>
      </w:r>
      <w:r w:rsidR="005C4B82" w:rsidRPr="00B9141D">
        <w:t>писание отчета</w:t>
      </w:r>
      <w:bookmarkEnd w:id="9"/>
    </w:p>
    <w:p w14:paraId="7007940E" w14:textId="77777777" w:rsidR="00F40853" w:rsidRDefault="00F40853" w:rsidP="00C74500">
      <w:pPr>
        <w:rPr>
          <w:rFonts w:eastAsiaTheme="majorEastAsia"/>
        </w:rPr>
      </w:pPr>
    </w:p>
    <w:p w14:paraId="1C8EA269" w14:textId="77777777" w:rsidR="003D5FE2" w:rsidRDefault="00DB5816" w:rsidP="00C74500">
      <w:pPr>
        <w:spacing w:after="200"/>
        <w:ind w:firstLine="709"/>
        <w:rPr>
          <w:rFonts w:eastAsiaTheme="majorEastAsia"/>
        </w:rPr>
      </w:pPr>
      <w:r>
        <w:rPr>
          <w:rFonts w:eastAsiaTheme="majorEastAsia"/>
        </w:rPr>
        <w:t xml:space="preserve">Отчет выводит все загруженные данные из шаблона и также дополнительно выводит данные, которые уже загружены в систему для выбранных заказов ТОРО. </w:t>
      </w:r>
    </w:p>
    <w:p w14:paraId="68573045" w14:textId="23876732" w:rsidR="005C4B82" w:rsidRDefault="00DB5816" w:rsidP="00C74500">
      <w:pPr>
        <w:spacing w:after="200"/>
        <w:ind w:firstLine="709"/>
        <w:rPr>
          <w:rFonts w:eastAsiaTheme="majorEastAsia"/>
        </w:rPr>
      </w:pPr>
      <w:r>
        <w:rPr>
          <w:rFonts w:eastAsiaTheme="majorEastAsia"/>
        </w:rPr>
        <w:t xml:space="preserve">Загруженные ранее данные помечаются индикатором </w:t>
      </w:r>
      <w:r>
        <w:rPr>
          <w:noProof/>
          <w:lang w:eastAsia="ru-RU"/>
        </w:rPr>
        <w:drawing>
          <wp:inline distT="0" distB="0" distL="0" distR="0" wp14:anchorId="26511F1E" wp14:editId="6610A3CD">
            <wp:extent cx="404446" cy="274445"/>
            <wp:effectExtent l="0" t="0" r="0" b="0"/>
            <wp:docPr id="4669799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79934" name=""/>
                    <pic:cNvPicPr/>
                  </pic:nvPicPr>
                  <pic:blipFill>
                    <a:blip r:embed="rId24"/>
                    <a:stretch>
                      <a:fillRect/>
                    </a:stretch>
                  </pic:blipFill>
                  <pic:spPr>
                    <a:xfrm>
                      <a:off x="0" y="0"/>
                      <a:ext cx="413193" cy="280380"/>
                    </a:xfrm>
                    <a:prstGeom prst="rect">
                      <a:avLst/>
                    </a:prstGeom>
                  </pic:spPr>
                </pic:pic>
              </a:graphicData>
            </a:graphic>
          </wp:inline>
        </w:drawing>
      </w:r>
      <w:r>
        <w:rPr>
          <w:rFonts w:eastAsiaTheme="majorEastAsia"/>
        </w:rPr>
        <w:t>.</w:t>
      </w:r>
    </w:p>
    <w:p w14:paraId="3C25A8E0" w14:textId="1116D2C3" w:rsidR="005C4B82" w:rsidRDefault="00DB5816" w:rsidP="00C74500">
      <w:pPr>
        <w:rPr>
          <w:rFonts w:eastAsiaTheme="majorEastAsia"/>
        </w:rPr>
      </w:pPr>
      <w:r>
        <w:rPr>
          <w:noProof/>
          <w:lang w:eastAsia="ru-RU"/>
        </w:rPr>
        <w:lastRenderedPageBreak/>
        <w:drawing>
          <wp:inline distT="0" distB="0" distL="0" distR="0" wp14:anchorId="33A02CE0" wp14:editId="69DF8A96">
            <wp:extent cx="6480810" cy="3091180"/>
            <wp:effectExtent l="0" t="0" r="0" b="0"/>
            <wp:docPr id="1094016046" name="Рисунок 1" descr="Изображение выглядит как текст, снимок экрана, число,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16046" name="Рисунок 1" descr="Изображение выглядит как текст, снимок экрана, число, программное обеспечение&#10;&#10;Автоматически созданное описание"/>
                    <pic:cNvPicPr/>
                  </pic:nvPicPr>
                  <pic:blipFill>
                    <a:blip r:embed="rId25"/>
                    <a:stretch>
                      <a:fillRect/>
                    </a:stretch>
                  </pic:blipFill>
                  <pic:spPr>
                    <a:xfrm>
                      <a:off x="0" y="0"/>
                      <a:ext cx="6480810" cy="3091180"/>
                    </a:xfrm>
                    <a:prstGeom prst="rect">
                      <a:avLst/>
                    </a:prstGeom>
                  </pic:spPr>
                </pic:pic>
              </a:graphicData>
            </a:graphic>
          </wp:inline>
        </w:drawing>
      </w:r>
    </w:p>
    <w:p w14:paraId="7AB20BB6" w14:textId="77777777" w:rsidR="00DB5816" w:rsidRDefault="00DB5816" w:rsidP="00C74500">
      <w:pPr>
        <w:rPr>
          <w:rFonts w:eastAsiaTheme="majorEastAsia"/>
        </w:rPr>
      </w:pPr>
    </w:p>
    <w:p w14:paraId="71EB16CE" w14:textId="44D7DD19" w:rsidR="00DB5816" w:rsidRDefault="00DB5816" w:rsidP="00C74500">
      <w:pPr>
        <w:spacing w:after="200"/>
        <w:ind w:firstLine="709"/>
        <w:rPr>
          <w:rFonts w:eastAsiaTheme="majorEastAsia"/>
        </w:rPr>
      </w:pPr>
      <w:r>
        <w:rPr>
          <w:rFonts w:eastAsiaTheme="majorEastAsia"/>
        </w:rPr>
        <w:t>Если в ходе проверки шаблона в строке была найдена ошибка, то выведется индикатор</w:t>
      </w:r>
      <w:r>
        <w:rPr>
          <w:noProof/>
          <w:lang w:eastAsia="ru-RU"/>
        </w:rPr>
        <w:drawing>
          <wp:inline distT="0" distB="0" distL="0" distR="0" wp14:anchorId="67AFE44D" wp14:editId="6B3F3363">
            <wp:extent cx="377019" cy="249101"/>
            <wp:effectExtent l="0" t="0" r="4445" b="0"/>
            <wp:docPr id="18009055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05571" name=""/>
                    <pic:cNvPicPr/>
                  </pic:nvPicPr>
                  <pic:blipFill>
                    <a:blip r:embed="rId26"/>
                    <a:stretch>
                      <a:fillRect/>
                    </a:stretch>
                  </pic:blipFill>
                  <pic:spPr>
                    <a:xfrm>
                      <a:off x="0" y="0"/>
                      <a:ext cx="407335" cy="269131"/>
                    </a:xfrm>
                    <a:prstGeom prst="rect">
                      <a:avLst/>
                    </a:prstGeom>
                  </pic:spPr>
                </pic:pic>
              </a:graphicData>
            </a:graphic>
          </wp:inline>
        </w:drawing>
      </w:r>
      <w:r>
        <w:rPr>
          <w:rFonts w:eastAsiaTheme="majorEastAsia"/>
        </w:rPr>
        <w:t xml:space="preserve">, при этом ошибочная ячейка подкрасится красным цветом. </w:t>
      </w:r>
      <w:r w:rsidR="00114D89">
        <w:rPr>
          <w:rFonts w:eastAsiaTheme="majorEastAsia"/>
        </w:rPr>
        <w:t xml:space="preserve">Такие позиции нельзя будет загрузить в заказ ТОРО, при попытке загрузки выведется ошибка: </w:t>
      </w:r>
      <w:r w:rsidR="00114D89">
        <w:rPr>
          <w:noProof/>
          <w:lang w:eastAsia="ru-RU"/>
        </w:rPr>
        <w:drawing>
          <wp:inline distT="0" distB="0" distL="0" distR="0" wp14:anchorId="2849E36C" wp14:editId="4CF0DEA5">
            <wp:extent cx="2091103" cy="320067"/>
            <wp:effectExtent l="0" t="0" r="4445" b="3810"/>
            <wp:docPr id="17874170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17023" name=""/>
                    <pic:cNvPicPr/>
                  </pic:nvPicPr>
                  <pic:blipFill>
                    <a:blip r:embed="rId27"/>
                    <a:stretch>
                      <a:fillRect/>
                    </a:stretch>
                  </pic:blipFill>
                  <pic:spPr>
                    <a:xfrm>
                      <a:off x="0" y="0"/>
                      <a:ext cx="2110881" cy="323094"/>
                    </a:xfrm>
                    <a:prstGeom prst="rect">
                      <a:avLst/>
                    </a:prstGeom>
                  </pic:spPr>
                </pic:pic>
              </a:graphicData>
            </a:graphic>
          </wp:inline>
        </w:drawing>
      </w:r>
      <w:r w:rsidR="00114D89">
        <w:rPr>
          <w:rFonts w:eastAsiaTheme="majorEastAsia"/>
        </w:rPr>
        <w:t xml:space="preserve">. </w:t>
      </w:r>
      <w:r>
        <w:rPr>
          <w:rFonts w:eastAsiaTheme="majorEastAsia"/>
        </w:rPr>
        <w:t>При наведении мышки на индикатор или при двойном нажатии на индикатор появится информация об ошибке. При двойном нажатии появится Журнал со всем перечнем ошибок для данной строки:</w:t>
      </w:r>
    </w:p>
    <w:p w14:paraId="55BCB4A4" w14:textId="15C87755" w:rsidR="00DB5816" w:rsidRDefault="00DB5816" w:rsidP="00C74500">
      <w:pPr>
        <w:spacing w:after="200"/>
        <w:rPr>
          <w:rFonts w:eastAsiaTheme="majorEastAsia"/>
        </w:rPr>
      </w:pPr>
      <w:r>
        <w:rPr>
          <w:noProof/>
          <w:lang w:eastAsia="ru-RU"/>
        </w:rPr>
        <w:drawing>
          <wp:inline distT="0" distB="0" distL="0" distR="0" wp14:anchorId="2A872E81" wp14:editId="5CFF54FF">
            <wp:extent cx="3440430" cy="1332575"/>
            <wp:effectExtent l="0" t="0" r="7620" b="1270"/>
            <wp:docPr id="2065539167"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39167" name="Рисунок 1" descr="Изображение выглядит как текст, снимок экрана, Шрифт, число&#10;&#10;Автоматически созданное описание"/>
                    <pic:cNvPicPr/>
                  </pic:nvPicPr>
                  <pic:blipFill>
                    <a:blip r:embed="rId28"/>
                    <a:stretch>
                      <a:fillRect/>
                    </a:stretch>
                  </pic:blipFill>
                  <pic:spPr>
                    <a:xfrm>
                      <a:off x="0" y="0"/>
                      <a:ext cx="3486943" cy="1350591"/>
                    </a:xfrm>
                    <a:prstGeom prst="rect">
                      <a:avLst/>
                    </a:prstGeom>
                  </pic:spPr>
                </pic:pic>
              </a:graphicData>
            </a:graphic>
          </wp:inline>
        </w:drawing>
      </w:r>
      <w:r>
        <w:rPr>
          <w:rFonts w:eastAsiaTheme="majorEastAsia"/>
        </w:rPr>
        <w:t xml:space="preserve"> </w:t>
      </w:r>
      <w:r>
        <w:rPr>
          <w:noProof/>
          <w:lang w:eastAsia="ru-RU"/>
        </w:rPr>
        <w:drawing>
          <wp:inline distT="0" distB="0" distL="0" distR="0" wp14:anchorId="7D151F62" wp14:editId="73596B36">
            <wp:extent cx="2948354" cy="2244054"/>
            <wp:effectExtent l="0" t="0" r="4445" b="4445"/>
            <wp:docPr id="1971846573"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46573" name="Рисунок 1" descr="Изображение выглядит как текст, снимок экрана, Шрифт, число&#10;&#10;Автоматически созданное описание"/>
                    <pic:cNvPicPr/>
                  </pic:nvPicPr>
                  <pic:blipFill>
                    <a:blip r:embed="rId29"/>
                    <a:stretch>
                      <a:fillRect/>
                    </a:stretch>
                  </pic:blipFill>
                  <pic:spPr>
                    <a:xfrm>
                      <a:off x="0" y="0"/>
                      <a:ext cx="2956649" cy="2250368"/>
                    </a:xfrm>
                    <a:prstGeom prst="rect">
                      <a:avLst/>
                    </a:prstGeom>
                  </pic:spPr>
                </pic:pic>
              </a:graphicData>
            </a:graphic>
          </wp:inline>
        </w:drawing>
      </w:r>
    </w:p>
    <w:p w14:paraId="20A0C88A" w14:textId="5A6A3C05" w:rsidR="00DB5816" w:rsidRDefault="00DB5816" w:rsidP="00C74500">
      <w:pPr>
        <w:spacing w:after="200"/>
        <w:ind w:firstLine="709"/>
        <w:rPr>
          <w:rFonts w:eastAsiaTheme="majorEastAsia"/>
        </w:rPr>
      </w:pPr>
      <w:r>
        <w:rPr>
          <w:rFonts w:eastAsiaTheme="majorEastAsia"/>
        </w:rPr>
        <w:t xml:space="preserve">Если есть какое-то некритичное оповещение, то выведется индикатор </w:t>
      </w:r>
      <w:r>
        <w:rPr>
          <w:noProof/>
          <w:lang w:eastAsia="ru-RU"/>
        </w:rPr>
        <w:drawing>
          <wp:inline distT="0" distB="0" distL="0" distR="0" wp14:anchorId="4E8C420C" wp14:editId="22FF79F1">
            <wp:extent cx="497498" cy="297014"/>
            <wp:effectExtent l="0" t="0" r="0" b="8255"/>
            <wp:docPr id="1558266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66984" name=""/>
                    <pic:cNvPicPr/>
                  </pic:nvPicPr>
                  <pic:blipFill>
                    <a:blip r:embed="rId30"/>
                    <a:stretch>
                      <a:fillRect/>
                    </a:stretch>
                  </pic:blipFill>
                  <pic:spPr>
                    <a:xfrm>
                      <a:off x="0" y="0"/>
                      <a:ext cx="501430" cy="299362"/>
                    </a:xfrm>
                    <a:prstGeom prst="rect">
                      <a:avLst/>
                    </a:prstGeom>
                  </pic:spPr>
                </pic:pic>
              </a:graphicData>
            </a:graphic>
          </wp:inline>
        </w:drawing>
      </w:r>
      <w:r>
        <w:rPr>
          <w:rFonts w:eastAsiaTheme="majorEastAsia"/>
        </w:rPr>
        <w:t xml:space="preserve">. </w:t>
      </w:r>
      <w:r w:rsidR="00114D89">
        <w:rPr>
          <w:rFonts w:eastAsiaTheme="majorEastAsia"/>
        </w:rPr>
        <w:t xml:space="preserve">Такие позиции уже можно будет загрузить в заказ ТОРО, но нужно быть внимательными к подкрашенным полям, чтобы не допустить ошибку. </w:t>
      </w:r>
      <w:r>
        <w:rPr>
          <w:rFonts w:eastAsiaTheme="majorEastAsia"/>
        </w:rPr>
        <w:t>При двойном нажатии на него выведется список предупреждений и соответствующие поля в таблице подкрасятся в желтый цвет:</w:t>
      </w:r>
    </w:p>
    <w:p w14:paraId="47F9D2A3" w14:textId="7A8811DD" w:rsidR="00DB5816" w:rsidRDefault="00DB5816" w:rsidP="00C74500">
      <w:pPr>
        <w:spacing w:after="200"/>
        <w:rPr>
          <w:rFonts w:eastAsiaTheme="majorEastAsia"/>
        </w:rPr>
      </w:pPr>
      <w:r>
        <w:rPr>
          <w:noProof/>
          <w:lang w:eastAsia="ru-RU"/>
        </w:rPr>
        <w:lastRenderedPageBreak/>
        <w:drawing>
          <wp:inline distT="0" distB="0" distL="0" distR="0" wp14:anchorId="51223F80" wp14:editId="3914A725">
            <wp:extent cx="6480810" cy="2332355"/>
            <wp:effectExtent l="0" t="0" r="0" b="0"/>
            <wp:docPr id="829335718" name="Рисунок 1" descr="Изображение выглядит как текст, снимок экрана, программное обеспечение,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35718" name="Рисунок 1" descr="Изображение выглядит как текст, снимок экрана, программное обеспечение, число&#10;&#10;Автоматически созданное описание"/>
                    <pic:cNvPicPr/>
                  </pic:nvPicPr>
                  <pic:blipFill>
                    <a:blip r:embed="rId31"/>
                    <a:stretch>
                      <a:fillRect/>
                    </a:stretch>
                  </pic:blipFill>
                  <pic:spPr>
                    <a:xfrm>
                      <a:off x="0" y="0"/>
                      <a:ext cx="6480810" cy="2332355"/>
                    </a:xfrm>
                    <a:prstGeom prst="rect">
                      <a:avLst/>
                    </a:prstGeom>
                  </pic:spPr>
                </pic:pic>
              </a:graphicData>
            </a:graphic>
          </wp:inline>
        </w:drawing>
      </w:r>
    </w:p>
    <w:p w14:paraId="319B9A3B" w14:textId="53BA8449" w:rsidR="00DB5816" w:rsidRDefault="00DB5816" w:rsidP="00C74500">
      <w:pPr>
        <w:spacing w:after="200"/>
        <w:ind w:firstLine="709"/>
        <w:rPr>
          <w:rFonts w:eastAsiaTheme="majorEastAsia"/>
        </w:rPr>
      </w:pPr>
      <w:r>
        <w:rPr>
          <w:rFonts w:eastAsiaTheme="majorEastAsia"/>
        </w:rPr>
        <w:t xml:space="preserve">Если в строке нет ошибок или оповещений, то выведется индикатор </w:t>
      </w:r>
      <w:r w:rsidRPr="00DB5816">
        <w:rPr>
          <w:rFonts w:eastAsiaTheme="majorEastAsia"/>
          <w:noProof/>
          <w:lang w:eastAsia="ru-RU"/>
        </w:rPr>
        <w:drawing>
          <wp:inline distT="0" distB="0" distL="0" distR="0" wp14:anchorId="7313B9D3" wp14:editId="2931F03F">
            <wp:extent cx="463062" cy="314221"/>
            <wp:effectExtent l="0" t="0" r="0" b="0"/>
            <wp:docPr id="3858209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20979" name=""/>
                    <pic:cNvPicPr/>
                  </pic:nvPicPr>
                  <pic:blipFill>
                    <a:blip r:embed="rId32"/>
                    <a:stretch>
                      <a:fillRect/>
                    </a:stretch>
                  </pic:blipFill>
                  <pic:spPr>
                    <a:xfrm>
                      <a:off x="0" y="0"/>
                      <a:ext cx="465663" cy="315986"/>
                    </a:xfrm>
                    <a:prstGeom prst="rect">
                      <a:avLst/>
                    </a:prstGeom>
                  </pic:spPr>
                </pic:pic>
              </a:graphicData>
            </a:graphic>
          </wp:inline>
        </w:drawing>
      </w:r>
      <w:r>
        <w:rPr>
          <w:rFonts w:eastAsiaTheme="majorEastAsia"/>
        </w:rPr>
        <w:t xml:space="preserve"> с текстом «Позиция готова к загрузке в заказ ТОРО»:</w:t>
      </w:r>
    </w:p>
    <w:p w14:paraId="2936EAC2" w14:textId="59A1C6C5" w:rsidR="00DB5816" w:rsidRDefault="00114D89" w:rsidP="00C74500">
      <w:pPr>
        <w:spacing w:after="200"/>
        <w:jc w:val="center"/>
        <w:rPr>
          <w:rFonts w:eastAsiaTheme="majorEastAsia"/>
        </w:rPr>
      </w:pPr>
      <w:r>
        <w:rPr>
          <w:noProof/>
          <w:lang w:eastAsia="ru-RU"/>
        </w:rPr>
        <w:drawing>
          <wp:inline distT="0" distB="0" distL="0" distR="0" wp14:anchorId="2E5367DB" wp14:editId="28072885">
            <wp:extent cx="6480810" cy="2075815"/>
            <wp:effectExtent l="0" t="0" r="0" b="635"/>
            <wp:docPr id="1052462947" name="Рисунок 1" descr="Изображение выглядит как текст, Шрифт, программное обеспечение,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62947" name="Рисунок 1" descr="Изображение выглядит как текст, Шрифт, программное обеспечение, число&#10;&#10;Автоматически созданное описание"/>
                    <pic:cNvPicPr/>
                  </pic:nvPicPr>
                  <pic:blipFill>
                    <a:blip r:embed="rId33"/>
                    <a:stretch>
                      <a:fillRect/>
                    </a:stretch>
                  </pic:blipFill>
                  <pic:spPr>
                    <a:xfrm>
                      <a:off x="0" y="0"/>
                      <a:ext cx="6480810" cy="2075815"/>
                    </a:xfrm>
                    <a:prstGeom prst="rect">
                      <a:avLst/>
                    </a:prstGeom>
                  </pic:spPr>
                </pic:pic>
              </a:graphicData>
            </a:graphic>
          </wp:inline>
        </w:drawing>
      </w:r>
    </w:p>
    <w:p w14:paraId="14271A99" w14:textId="3095787A" w:rsidR="00114D89" w:rsidRDefault="007A22FE" w:rsidP="00C74500">
      <w:pPr>
        <w:spacing w:after="200"/>
        <w:ind w:firstLine="709"/>
        <w:rPr>
          <w:rFonts w:eastAsiaTheme="majorEastAsia"/>
        </w:rPr>
      </w:pPr>
      <w:r>
        <w:rPr>
          <w:rFonts w:eastAsiaTheme="majorEastAsia"/>
        </w:rPr>
        <w:t xml:space="preserve">Описание </w:t>
      </w:r>
      <w:r w:rsidR="00A13F02">
        <w:rPr>
          <w:rFonts w:eastAsiaTheme="majorEastAsia"/>
        </w:rPr>
        <w:t>автоматически заполняемых</w:t>
      </w:r>
      <w:r w:rsidR="00FD436D">
        <w:rPr>
          <w:rFonts w:eastAsiaTheme="majorEastAsia"/>
        </w:rPr>
        <w:t xml:space="preserve"> полей отчета</w:t>
      </w:r>
      <w:r>
        <w:rPr>
          <w:rFonts w:eastAsiaTheme="majorEastAsia"/>
        </w:rPr>
        <w: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504"/>
        <w:gridCol w:w="6851"/>
      </w:tblGrid>
      <w:tr w:rsidR="00DF161F" w:rsidRPr="00A13F02" w14:paraId="406E34B9" w14:textId="77777777" w:rsidTr="007A22FE">
        <w:trPr>
          <w:cantSplit/>
          <w:trHeight w:val="638"/>
          <w:tblHeader/>
        </w:trPr>
        <w:tc>
          <w:tcPr>
            <w:tcW w:w="851" w:type="dxa"/>
            <w:shd w:val="clear" w:color="auto" w:fill="FFC000"/>
            <w:vAlign w:val="center"/>
          </w:tcPr>
          <w:p w14:paraId="068B8246" w14:textId="0D9D0988" w:rsidR="00DF161F" w:rsidRPr="00A13F02" w:rsidRDefault="00DF161F" w:rsidP="00C74500">
            <w:pPr>
              <w:ind w:left="-129" w:firstLine="129"/>
              <w:jc w:val="center"/>
              <w:rPr>
                <w:b/>
                <w:sz w:val="20"/>
                <w:szCs w:val="20"/>
              </w:rPr>
            </w:pPr>
            <w:r w:rsidRPr="00A13F02">
              <w:rPr>
                <w:b/>
                <w:sz w:val="20"/>
                <w:szCs w:val="20"/>
              </w:rPr>
              <w:t>№</w:t>
            </w:r>
            <w:proofErr w:type="spellStart"/>
            <w:r w:rsidRPr="00A13F02">
              <w:rPr>
                <w:b/>
                <w:sz w:val="20"/>
                <w:szCs w:val="20"/>
              </w:rPr>
              <w:t>пп</w:t>
            </w:r>
            <w:proofErr w:type="spellEnd"/>
          </w:p>
        </w:tc>
        <w:tc>
          <w:tcPr>
            <w:tcW w:w="2504" w:type="dxa"/>
            <w:shd w:val="clear" w:color="auto" w:fill="FFC000"/>
            <w:vAlign w:val="center"/>
          </w:tcPr>
          <w:p w14:paraId="3111709A" w14:textId="3666C169" w:rsidR="00DF161F" w:rsidRPr="00A13F02" w:rsidRDefault="00DF161F" w:rsidP="00C74500">
            <w:pPr>
              <w:ind w:left="-129" w:firstLine="129"/>
              <w:jc w:val="center"/>
              <w:rPr>
                <w:b/>
                <w:sz w:val="20"/>
                <w:szCs w:val="20"/>
              </w:rPr>
            </w:pPr>
            <w:r w:rsidRPr="00A13F02">
              <w:rPr>
                <w:b/>
                <w:sz w:val="20"/>
                <w:szCs w:val="20"/>
              </w:rPr>
              <w:t>Название</w:t>
            </w:r>
          </w:p>
        </w:tc>
        <w:tc>
          <w:tcPr>
            <w:tcW w:w="6851" w:type="dxa"/>
            <w:shd w:val="clear" w:color="auto" w:fill="FFC000"/>
            <w:vAlign w:val="center"/>
          </w:tcPr>
          <w:p w14:paraId="05198E21" w14:textId="45FCB249" w:rsidR="00DF161F" w:rsidRPr="00A13F02" w:rsidRDefault="00DF161F" w:rsidP="00C74500">
            <w:pPr>
              <w:ind w:left="-129" w:firstLine="129"/>
              <w:jc w:val="center"/>
              <w:rPr>
                <w:b/>
                <w:sz w:val="20"/>
                <w:szCs w:val="20"/>
              </w:rPr>
            </w:pPr>
            <w:r w:rsidRPr="00A13F02">
              <w:rPr>
                <w:b/>
                <w:sz w:val="20"/>
                <w:szCs w:val="20"/>
              </w:rPr>
              <w:t>Описание</w:t>
            </w:r>
          </w:p>
        </w:tc>
      </w:tr>
      <w:tr w:rsidR="007A22FE" w:rsidRPr="00A13F02" w14:paraId="121404A5" w14:textId="77777777" w:rsidTr="007A22FE">
        <w:tc>
          <w:tcPr>
            <w:tcW w:w="851" w:type="dxa"/>
            <w:vAlign w:val="center"/>
          </w:tcPr>
          <w:p w14:paraId="5EE9618A" w14:textId="77777777" w:rsidR="007A22FE" w:rsidRPr="00A13F02" w:rsidRDefault="007A22FE" w:rsidP="00C74500">
            <w:pPr>
              <w:pStyle w:val="afa"/>
              <w:numPr>
                <w:ilvl w:val="0"/>
                <w:numId w:val="36"/>
              </w:numPr>
              <w:ind w:left="0" w:firstLine="0"/>
              <w:jc w:val="left"/>
              <w:rPr>
                <w:color w:val="000000"/>
                <w:sz w:val="20"/>
                <w:szCs w:val="20"/>
              </w:rPr>
            </w:pPr>
          </w:p>
        </w:tc>
        <w:tc>
          <w:tcPr>
            <w:tcW w:w="2504" w:type="dxa"/>
            <w:shd w:val="clear" w:color="auto" w:fill="auto"/>
            <w:vAlign w:val="center"/>
          </w:tcPr>
          <w:p w14:paraId="3A4FDE26" w14:textId="2DA483B3" w:rsidR="007A22FE" w:rsidRPr="00A13F02" w:rsidRDefault="00FD436D" w:rsidP="00C74500">
            <w:pPr>
              <w:jc w:val="left"/>
              <w:rPr>
                <w:color w:val="000000"/>
                <w:sz w:val="20"/>
                <w:szCs w:val="20"/>
              </w:rPr>
            </w:pPr>
            <w:r w:rsidRPr="00A13F02">
              <w:rPr>
                <w:color w:val="000000"/>
                <w:sz w:val="20"/>
                <w:szCs w:val="20"/>
              </w:rPr>
              <w:t>Индикатор</w:t>
            </w:r>
          </w:p>
        </w:tc>
        <w:tc>
          <w:tcPr>
            <w:tcW w:w="6851" w:type="dxa"/>
            <w:shd w:val="clear" w:color="auto" w:fill="auto"/>
            <w:vAlign w:val="center"/>
          </w:tcPr>
          <w:p w14:paraId="250A2AAD" w14:textId="56375E42" w:rsidR="007A22FE" w:rsidRPr="00A13F02" w:rsidRDefault="00A13F02" w:rsidP="00C74500">
            <w:pPr>
              <w:jc w:val="left"/>
              <w:rPr>
                <w:color w:val="000000"/>
                <w:sz w:val="20"/>
                <w:szCs w:val="20"/>
              </w:rPr>
            </w:pPr>
            <w:r w:rsidRPr="00A13F02">
              <w:rPr>
                <w:color w:val="000000"/>
                <w:sz w:val="20"/>
                <w:szCs w:val="20"/>
              </w:rPr>
              <w:t>Отражает наличие или отсутствие ошибок для данной строки.</w:t>
            </w:r>
          </w:p>
        </w:tc>
      </w:tr>
      <w:tr w:rsidR="00652B3B" w:rsidRPr="00A13F02" w14:paraId="6CE22A17" w14:textId="77777777" w:rsidTr="007A22FE">
        <w:tc>
          <w:tcPr>
            <w:tcW w:w="851" w:type="dxa"/>
            <w:vAlign w:val="center"/>
          </w:tcPr>
          <w:p w14:paraId="0EA115A0" w14:textId="77777777" w:rsidR="00652B3B" w:rsidRPr="00A13F02" w:rsidRDefault="00652B3B" w:rsidP="00C74500">
            <w:pPr>
              <w:pStyle w:val="afa"/>
              <w:numPr>
                <w:ilvl w:val="0"/>
                <w:numId w:val="36"/>
              </w:numPr>
              <w:ind w:left="0" w:firstLine="0"/>
              <w:jc w:val="left"/>
              <w:rPr>
                <w:color w:val="000000"/>
                <w:sz w:val="20"/>
                <w:szCs w:val="20"/>
              </w:rPr>
            </w:pPr>
          </w:p>
        </w:tc>
        <w:tc>
          <w:tcPr>
            <w:tcW w:w="2504" w:type="dxa"/>
            <w:shd w:val="clear" w:color="auto" w:fill="auto"/>
            <w:vAlign w:val="center"/>
          </w:tcPr>
          <w:p w14:paraId="54C76035" w14:textId="313B332C" w:rsidR="00652B3B" w:rsidRPr="00A13F02" w:rsidRDefault="00652B3B" w:rsidP="00C74500">
            <w:pPr>
              <w:jc w:val="left"/>
              <w:rPr>
                <w:color w:val="000000"/>
                <w:sz w:val="20"/>
                <w:szCs w:val="20"/>
              </w:rPr>
            </w:pPr>
            <w:r>
              <w:rPr>
                <w:color w:val="000000"/>
                <w:sz w:val="20"/>
                <w:szCs w:val="20"/>
              </w:rPr>
              <w:t>Заказ</w:t>
            </w:r>
          </w:p>
        </w:tc>
        <w:tc>
          <w:tcPr>
            <w:tcW w:w="6851" w:type="dxa"/>
            <w:shd w:val="clear" w:color="auto" w:fill="auto"/>
            <w:vAlign w:val="center"/>
          </w:tcPr>
          <w:p w14:paraId="7FC2BD39" w14:textId="34508E48" w:rsidR="00652B3B" w:rsidRPr="00652B3B" w:rsidRDefault="00652B3B" w:rsidP="00C74500">
            <w:pPr>
              <w:jc w:val="left"/>
              <w:rPr>
                <w:color w:val="000000"/>
                <w:sz w:val="20"/>
                <w:szCs w:val="20"/>
              </w:rPr>
            </w:pPr>
            <w:r>
              <w:rPr>
                <w:color w:val="000000"/>
                <w:sz w:val="20"/>
                <w:szCs w:val="20"/>
              </w:rPr>
              <w:t xml:space="preserve">По двойному клику по номеру заказа ТОРО реализовано проваливание в </w:t>
            </w:r>
            <w:r>
              <w:rPr>
                <w:color w:val="000000"/>
                <w:sz w:val="20"/>
                <w:szCs w:val="20"/>
                <w:lang w:val="en-US"/>
              </w:rPr>
              <w:t>IW</w:t>
            </w:r>
            <w:r w:rsidRPr="00652B3B">
              <w:rPr>
                <w:color w:val="000000"/>
                <w:sz w:val="20"/>
                <w:szCs w:val="20"/>
              </w:rPr>
              <w:t>32.</w:t>
            </w:r>
          </w:p>
        </w:tc>
      </w:tr>
      <w:tr w:rsidR="00652B3B" w:rsidRPr="00A13F02" w14:paraId="63AF78F6" w14:textId="77777777" w:rsidTr="007A22FE">
        <w:tc>
          <w:tcPr>
            <w:tcW w:w="851" w:type="dxa"/>
            <w:vAlign w:val="center"/>
          </w:tcPr>
          <w:p w14:paraId="0F02A92B" w14:textId="77777777" w:rsidR="00652B3B" w:rsidRPr="00A13F02" w:rsidRDefault="00652B3B" w:rsidP="00C74500">
            <w:pPr>
              <w:pStyle w:val="afa"/>
              <w:numPr>
                <w:ilvl w:val="0"/>
                <w:numId w:val="36"/>
              </w:numPr>
              <w:ind w:left="0" w:firstLine="0"/>
              <w:jc w:val="left"/>
              <w:rPr>
                <w:color w:val="000000"/>
                <w:sz w:val="20"/>
                <w:szCs w:val="20"/>
              </w:rPr>
            </w:pPr>
          </w:p>
        </w:tc>
        <w:tc>
          <w:tcPr>
            <w:tcW w:w="2504" w:type="dxa"/>
            <w:shd w:val="clear" w:color="auto" w:fill="auto"/>
            <w:vAlign w:val="center"/>
          </w:tcPr>
          <w:p w14:paraId="74208932" w14:textId="11DAE989" w:rsidR="00652B3B" w:rsidRDefault="00652B3B" w:rsidP="00C74500">
            <w:pPr>
              <w:jc w:val="left"/>
              <w:rPr>
                <w:color w:val="000000"/>
                <w:sz w:val="20"/>
                <w:szCs w:val="20"/>
              </w:rPr>
            </w:pPr>
            <w:proofErr w:type="spellStart"/>
            <w:r>
              <w:rPr>
                <w:color w:val="000000"/>
                <w:sz w:val="20"/>
                <w:szCs w:val="20"/>
              </w:rPr>
              <w:t>Техместо</w:t>
            </w:r>
            <w:proofErr w:type="spellEnd"/>
          </w:p>
        </w:tc>
        <w:tc>
          <w:tcPr>
            <w:tcW w:w="6851" w:type="dxa"/>
            <w:shd w:val="clear" w:color="auto" w:fill="auto"/>
            <w:vAlign w:val="center"/>
          </w:tcPr>
          <w:p w14:paraId="1F3C344F" w14:textId="1ECD6515" w:rsidR="00652B3B" w:rsidRDefault="00652B3B" w:rsidP="00C74500">
            <w:pPr>
              <w:jc w:val="left"/>
              <w:rPr>
                <w:color w:val="000000"/>
                <w:sz w:val="20"/>
                <w:szCs w:val="20"/>
              </w:rPr>
            </w:pPr>
            <w:r>
              <w:rPr>
                <w:color w:val="000000"/>
                <w:sz w:val="20"/>
                <w:szCs w:val="20"/>
              </w:rPr>
              <w:t xml:space="preserve">По двойному клику по </w:t>
            </w:r>
            <w:proofErr w:type="spellStart"/>
            <w:r>
              <w:rPr>
                <w:color w:val="000000"/>
                <w:sz w:val="20"/>
                <w:szCs w:val="20"/>
              </w:rPr>
              <w:t>Техместу</w:t>
            </w:r>
            <w:proofErr w:type="spellEnd"/>
            <w:r>
              <w:rPr>
                <w:color w:val="000000"/>
                <w:sz w:val="20"/>
                <w:szCs w:val="20"/>
              </w:rPr>
              <w:t xml:space="preserve"> реализовано проваливание в </w:t>
            </w:r>
            <w:r>
              <w:rPr>
                <w:color w:val="000000"/>
                <w:sz w:val="20"/>
                <w:szCs w:val="20"/>
                <w:lang w:val="en-US"/>
              </w:rPr>
              <w:t>IL</w:t>
            </w:r>
            <w:r w:rsidRPr="00652B3B">
              <w:rPr>
                <w:color w:val="000000"/>
                <w:sz w:val="20"/>
                <w:szCs w:val="20"/>
              </w:rPr>
              <w:t>03.</w:t>
            </w:r>
          </w:p>
        </w:tc>
      </w:tr>
      <w:tr w:rsidR="00652B3B" w:rsidRPr="00A13F02" w14:paraId="7F63E90D" w14:textId="77777777" w:rsidTr="007A22FE">
        <w:tc>
          <w:tcPr>
            <w:tcW w:w="851" w:type="dxa"/>
            <w:vAlign w:val="center"/>
          </w:tcPr>
          <w:p w14:paraId="481272D2" w14:textId="77777777" w:rsidR="00652B3B" w:rsidRPr="00A13F02" w:rsidRDefault="00652B3B" w:rsidP="00C74500">
            <w:pPr>
              <w:pStyle w:val="afa"/>
              <w:numPr>
                <w:ilvl w:val="0"/>
                <w:numId w:val="36"/>
              </w:numPr>
              <w:ind w:left="0" w:firstLine="0"/>
              <w:jc w:val="left"/>
              <w:rPr>
                <w:color w:val="000000"/>
                <w:sz w:val="20"/>
                <w:szCs w:val="20"/>
              </w:rPr>
            </w:pPr>
          </w:p>
        </w:tc>
        <w:tc>
          <w:tcPr>
            <w:tcW w:w="2504" w:type="dxa"/>
            <w:shd w:val="clear" w:color="auto" w:fill="auto"/>
            <w:vAlign w:val="center"/>
          </w:tcPr>
          <w:p w14:paraId="06CBC799" w14:textId="7D6A61A8" w:rsidR="00652B3B" w:rsidRDefault="00652B3B" w:rsidP="00C74500">
            <w:pPr>
              <w:jc w:val="left"/>
              <w:rPr>
                <w:color w:val="000000"/>
                <w:sz w:val="20"/>
                <w:szCs w:val="20"/>
              </w:rPr>
            </w:pPr>
            <w:r>
              <w:rPr>
                <w:color w:val="000000"/>
                <w:sz w:val="20"/>
                <w:szCs w:val="20"/>
              </w:rPr>
              <w:t>Единица оборудования</w:t>
            </w:r>
          </w:p>
        </w:tc>
        <w:tc>
          <w:tcPr>
            <w:tcW w:w="6851" w:type="dxa"/>
            <w:shd w:val="clear" w:color="auto" w:fill="auto"/>
            <w:vAlign w:val="center"/>
          </w:tcPr>
          <w:p w14:paraId="52B4DBDF" w14:textId="3654086A" w:rsidR="00652B3B" w:rsidRDefault="00652B3B" w:rsidP="00C74500">
            <w:pPr>
              <w:jc w:val="left"/>
              <w:rPr>
                <w:color w:val="000000"/>
                <w:sz w:val="20"/>
                <w:szCs w:val="20"/>
              </w:rPr>
            </w:pPr>
            <w:r>
              <w:rPr>
                <w:color w:val="000000"/>
                <w:sz w:val="20"/>
                <w:szCs w:val="20"/>
              </w:rPr>
              <w:t xml:space="preserve">По двойному клику по ЕО реализовано проваливание в </w:t>
            </w:r>
            <w:r>
              <w:rPr>
                <w:color w:val="000000"/>
                <w:sz w:val="20"/>
                <w:szCs w:val="20"/>
                <w:lang w:val="en-US"/>
              </w:rPr>
              <w:t>IE</w:t>
            </w:r>
            <w:r w:rsidRPr="00652B3B">
              <w:rPr>
                <w:color w:val="000000"/>
                <w:sz w:val="20"/>
                <w:szCs w:val="20"/>
              </w:rPr>
              <w:t>03.</w:t>
            </w:r>
          </w:p>
        </w:tc>
      </w:tr>
      <w:tr w:rsidR="00652B3B" w:rsidRPr="00A13F02" w14:paraId="6513E136" w14:textId="77777777" w:rsidTr="007A22FE">
        <w:tc>
          <w:tcPr>
            <w:tcW w:w="851" w:type="dxa"/>
            <w:vAlign w:val="center"/>
          </w:tcPr>
          <w:p w14:paraId="103AF053" w14:textId="77777777" w:rsidR="00652B3B" w:rsidRPr="00A13F02" w:rsidRDefault="00652B3B" w:rsidP="00C74500">
            <w:pPr>
              <w:pStyle w:val="afa"/>
              <w:numPr>
                <w:ilvl w:val="0"/>
                <w:numId w:val="36"/>
              </w:numPr>
              <w:ind w:left="0" w:firstLine="0"/>
              <w:jc w:val="left"/>
              <w:rPr>
                <w:color w:val="000000"/>
                <w:sz w:val="20"/>
                <w:szCs w:val="20"/>
              </w:rPr>
            </w:pPr>
          </w:p>
        </w:tc>
        <w:tc>
          <w:tcPr>
            <w:tcW w:w="2504" w:type="dxa"/>
            <w:shd w:val="clear" w:color="auto" w:fill="auto"/>
            <w:vAlign w:val="center"/>
          </w:tcPr>
          <w:p w14:paraId="40225EA5" w14:textId="37C31D62" w:rsidR="00652B3B" w:rsidRDefault="00652B3B" w:rsidP="00C74500">
            <w:pPr>
              <w:jc w:val="left"/>
              <w:rPr>
                <w:color w:val="000000"/>
                <w:sz w:val="20"/>
                <w:szCs w:val="20"/>
              </w:rPr>
            </w:pPr>
            <w:r w:rsidRPr="00652B3B">
              <w:rPr>
                <w:color w:val="000000"/>
                <w:sz w:val="20"/>
                <w:szCs w:val="20"/>
              </w:rPr>
              <w:t>Рабочее место подрядчика</w:t>
            </w:r>
          </w:p>
        </w:tc>
        <w:tc>
          <w:tcPr>
            <w:tcW w:w="6851" w:type="dxa"/>
            <w:shd w:val="clear" w:color="auto" w:fill="auto"/>
            <w:vAlign w:val="center"/>
          </w:tcPr>
          <w:p w14:paraId="0195A627" w14:textId="276CE6E7" w:rsidR="00652B3B" w:rsidRPr="00652B3B" w:rsidRDefault="00652B3B" w:rsidP="00C74500">
            <w:pPr>
              <w:jc w:val="left"/>
              <w:rPr>
                <w:color w:val="000000"/>
                <w:sz w:val="20"/>
                <w:szCs w:val="20"/>
              </w:rPr>
            </w:pPr>
            <w:r>
              <w:rPr>
                <w:color w:val="000000"/>
                <w:sz w:val="20"/>
                <w:szCs w:val="20"/>
              </w:rPr>
              <w:t xml:space="preserve">Выводятся через / все кодировки рабочих мест из заказа ТОРО, если они имеют вид </w:t>
            </w:r>
            <w:r>
              <w:rPr>
                <w:color w:val="000000"/>
                <w:sz w:val="20"/>
                <w:szCs w:val="20"/>
                <w:lang w:val="en-US"/>
              </w:rPr>
              <w:t>Z</w:t>
            </w:r>
            <w:r w:rsidRPr="00652B3B">
              <w:rPr>
                <w:color w:val="000000"/>
                <w:sz w:val="20"/>
                <w:szCs w:val="20"/>
              </w:rPr>
              <w:t>003</w:t>
            </w:r>
            <w:r>
              <w:rPr>
                <w:color w:val="000000"/>
                <w:sz w:val="20"/>
                <w:szCs w:val="20"/>
              </w:rPr>
              <w:t>.</w:t>
            </w:r>
          </w:p>
        </w:tc>
      </w:tr>
      <w:tr w:rsidR="00652B3B" w:rsidRPr="00A13F02" w14:paraId="6D20C943" w14:textId="77777777" w:rsidTr="007A22FE">
        <w:tc>
          <w:tcPr>
            <w:tcW w:w="851" w:type="dxa"/>
            <w:vAlign w:val="center"/>
          </w:tcPr>
          <w:p w14:paraId="26C4A319" w14:textId="77777777" w:rsidR="00652B3B" w:rsidRPr="00A13F02" w:rsidRDefault="00652B3B" w:rsidP="00C74500">
            <w:pPr>
              <w:pStyle w:val="afa"/>
              <w:numPr>
                <w:ilvl w:val="0"/>
                <w:numId w:val="36"/>
              </w:numPr>
              <w:ind w:left="0" w:firstLine="0"/>
              <w:jc w:val="left"/>
              <w:rPr>
                <w:color w:val="000000"/>
                <w:sz w:val="20"/>
                <w:szCs w:val="20"/>
              </w:rPr>
            </w:pPr>
          </w:p>
        </w:tc>
        <w:tc>
          <w:tcPr>
            <w:tcW w:w="2504" w:type="dxa"/>
            <w:shd w:val="clear" w:color="auto" w:fill="auto"/>
            <w:vAlign w:val="center"/>
          </w:tcPr>
          <w:p w14:paraId="60B1B312" w14:textId="0A695094" w:rsidR="00652B3B" w:rsidRDefault="00652B3B" w:rsidP="00C74500">
            <w:pPr>
              <w:jc w:val="left"/>
              <w:rPr>
                <w:color w:val="000000"/>
                <w:sz w:val="20"/>
                <w:szCs w:val="20"/>
              </w:rPr>
            </w:pPr>
            <w:r w:rsidRPr="00652B3B">
              <w:rPr>
                <w:color w:val="000000"/>
                <w:sz w:val="20"/>
                <w:szCs w:val="20"/>
              </w:rPr>
              <w:t>Название рабочего места подрядчика</w:t>
            </w:r>
          </w:p>
        </w:tc>
        <w:tc>
          <w:tcPr>
            <w:tcW w:w="6851" w:type="dxa"/>
            <w:shd w:val="clear" w:color="auto" w:fill="auto"/>
            <w:vAlign w:val="center"/>
          </w:tcPr>
          <w:p w14:paraId="1C2FB433" w14:textId="7D1D10F3" w:rsidR="00652B3B" w:rsidRDefault="00652B3B" w:rsidP="00C74500">
            <w:pPr>
              <w:jc w:val="left"/>
              <w:rPr>
                <w:color w:val="000000"/>
                <w:sz w:val="20"/>
                <w:szCs w:val="20"/>
              </w:rPr>
            </w:pPr>
            <w:r>
              <w:rPr>
                <w:color w:val="000000"/>
                <w:sz w:val="20"/>
                <w:szCs w:val="20"/>
              </w:rPr>
              <w:t xml:space="preserve">Выводятся все наименования рабочих мест через /, если рабочее метро имеет вид </w:t>
            </w:r>
            <w:r>
              <w:rPr>
                <w:color w:val="000000"/>
                <w:sz w:val="20"/>
                <w:szCs w:val="20"/>
                <w:lang w:val="en-US"/>
              </w:rPr>
              <w:t>Z</w:t>
            </w:r>
            <w:r w:rsidRPr="00652B3B">
              <w:rPr>
                <w:color w:val="000000"/>
                <w:sz w:val="20"/>
                <w:szCs w:val="20"/>
              </w:rPr>
              <w:t>003</w:t>
            </w:r>
            <w:r>
              <w:rPr>
                <w:color w:val="000000"/>
                <w:sz w:val="20"/>
                <w:szCs w:val="20"/>
              </w:rPr>
              <w:t>.</w:t>
            </w:r>
          </w:p>
        </w:tc>
      </w:tr>
      <w:tr w:rsidR="00652B3B" w:rsidRPr="00A13F02" w14:paraId="7A40C89B" w14:textId="77777777" w:rsidTr="007A22FE">
        <w:tc>
          <w:tcPr>
            <w:tcW w:w="851" w:type="dxa"/>
            <w:vAlign w:val="center"/>
          </w:tcPr>
          <w:p w14:paraId="2502E098" w14:textId="77777777" w:rsidR="00652B3B" w:rsidRPr="00A13F02" w:rsidRDefault="00652B3B" w:rsidP="00C74500">
            <w:pPr>
              <w:pStyle w:val="afa"/>
              <w:numPr>
                <w:ilvl w:val="0"/>
                <w:numId w:val="36"/>
              </w:numPr>
              <w:ind w:left="0" w:firstLine="0"/>
              <w:jc w:val="left"/>
              <w:rPr>
                <w:color w:val="000000"/>
                <w:sz w:val="20"/>
                <w:szCs w:val="20"/>
              </w:rPr>
            </w:pPr>
          </w:p>
        </w:tc>
        <w:tc>
          <w:tcPr>
            <w:tcW w:w="2504" w:type="dxa"/>
            <w:shd w:val="clear" w:color="auto" w:fill="auto"/>
            <w:vAlign w:val="center"/>
          </w:tcPr>
          <w:p w14:paraId="7A6EF8F6" w14:textId="0DE017C6" w:rsidR="00652B3B" w:rsidRPr="00A13F02" w:rsidRDefault="00652B3B" w:rsidP="00C74500">
            <w:pPr>
              <w:jc w:val="left"/>
              <w:rPr>
                <w:color w:val="000000"/>
                <w:sz w:val="20"/>
                <w:szCs w:val="20"/>
              </w:rPr>
            </w:pPr>
            <w:r w:rsidRPr="00A13F02">
              <w:rPr>
                <w:color w:val="000000"/>
                <w:sz w:val="20"/>
                <w:szCs w:val="20"/>
              </w:rPr>
              <w:t>Материал</w:t>
            </w:r>
          </w:p>
        </w:tc>
        <w:tc>
          <w:tcPr>
            <w:tcW w:w="6851" w:type="dxa"/>
            <w:shd w:val="clear" w:color="auto" w:fill="auto"/>
            <w:vAlign w:val="center"/>
          </w:tcPr>
          <w:p w14:paraId="72308765" w14:textId="77777777" w:rsidR="00652B3B" w:rsidRPr="00BE21C0" w:rsidRDefault="00652B3B" w:rsidP="00C74500">
            <w:pPr>
              <w:jc w:val="left"/>
              <w:rPr>
                <w:color w:val="000000"/>
                <w:sz w:val="20"/>
                <w:szCs w:val="20"/>
              </w:rPr>
            </w:pPr>
            <w:r w:rsidRPr="00A13F02">
              <w:rPr>
                <w:color w:val="000000"/>
                <w:sz w:val="20"/>
                <w:szCs w:val="20"/>
              </w:rPr>
              <w:t xml:space="preserve">Может быть заполнен, если </w:t>
            </w:r>
            <w:r>
              <w:rPr>
                <w:color w:val="000000"/>
                <w:sz w:val="20"/>
                <w:szCs w:val="20"/>
              </w:rPr>
              <w:t xml:space="preserve">в шаблоне </w:t>
            </w:r>
            <w:r w:rsidRPr="00A13F02">
              <w:rPr>
                <w:color w:val="000000"/>
                <w:sz w:val="20"/>
                <w:szCs w:val="20"/>
              </w:rPr>
              <w:t>заполнен Номер детали производителя, и они связаны в системе между собой.</w:t>
            </w:r>
          </w:p>
          <w:p w14:paraId="0E51FC17" w14:textId="46BB150D" w:rsidR="00652B3B" w:rsidRPr="00652B3B" w:rsidRDefault="00652B3B" w:rsidP="00C74500">
            <w:pPr>
              <w:jc w:val="left"/>
              <w:rPr>
                <w:color w:val="000000"/>
                <w:sz w:val="20"/>
                <w:szCs w:val="20"/>
              </w:rPr>
            </w:pPr>
            <w:r>
              <w:rPr>
                <w:color w:val="000000"/>
                <w:sz w:val="20"/>
                <w:szCs w:val="20"/>
              </w:rPr>
              <w:t>По двойному клику по коду материала реализовано проваливание в</w:t>
            </w:r>
            <w:r w:rsidRPr="00652B3B">
              <w:rPr>
                <w:color w:val="000000"/>
                <w:sz w:val="20"/>
                <w:szCs w:val="20"/>
              </w:rPr>
              <w:t xml:space="preserve"> </w:t>
            </w:r>
            <w:r>
              <w:rPr>
                <w:color w:val="000000"/>
                <w:sz w:val="20"/>
                <w:szCs w:val="20"/>
                <w:lang w:val="en-US"/>
              </w:rPr>
              <w:t>MM</w:t>
            </w:r>
            <w:r w:rsidRPr="00652B3B">
              <w:rPr>
                <w:color w:val="000000"/>
                <w:sz w:val="20"/>
                <w:szCs w:val="20"/>
              </w:rPr>
              <w:t>03</w:t>
            </w:r>
            <w:r>
              <w:rPr>
                <w:color w:val="000000"/>
                <w:sz w:val="20"/>
                <w:szCs w:val="20"/>
              </w:rPr>
              <w:t>.</w:t>
            </w:r>
          </w:p>
        </w:tc>
      </w:tr>
      <w:tr w:rsidR="00652B3B" w:rsidRPr="00A13F02" w14:paraId="7A9D472D" w14:textId="77777777" w:rsidTr="007A22FE">
        <w:tc>
          <w:tcPr>
            <w:tcW w:w="851" w:type="dxa"/>
            <w:vAlign w:val="center"/>
          </w:tcPr>
          <w:p w14:paraId="193C74A2" w14:textId="77777777" w:rsidR="00652B3B" w:rsidRPr="00A13F02" w:rsidRDefault="00652B3B" w:rsidP="00C74500">
            <w:pPr>
              <w:pStyle w:val="afa"/>
              <w:numPr>
                <w:ilvl w:val="0"/>
                <w:numId w:val="36"/>
              </w:numPr>
              <w:ind w:left="0" w:firstLine="0"/>
              <w:jc w:val="left"/>
              <w:rPr>
                <w:color w:val="000000"/>
                <w:sz w:val="20"/>
                <w:szCs w:val="20"/>
              </w:rPr>
            </w:pPr>
          </w:p>
        </w:tc>
        <w:tc>
          <w:tcPr>
            <w:tcW w:w="2504" w:type="dxa"/>
            <w:shd w:val="clear" w:color="auto" w:fill="auto"/>
            <w:vAlign w:val="center"/>
          </w:tcPr>
          <w:p w14:paraId="3F532D2A" w14:textId="6EA4121E" w:rsidR="00652B3B" w:rsidRPr="00A13F02" w:rsidRDefault="00652B3B" w:rsidP="00C74500">
            <w:pPr>
              <w:jc w:val="left"/>
              <w:rPr>
                <w:color w:val="000000"/>
                <w:sz w:val="20"/>
                <w:szCs w:val="20"/>
              </w:rPr>
            </w:pPr>
            <w:r w:rsidRPr="00A13F02">
              <w:rPr>
                <w:color w:val="000000"/>
                <w:sz w:val="20"/>
                <w:szCs w:val="20"/>
              </w:rPr>
              <w:t>Краткий текст материала система</w:t>
            </w:r>
          </w:p>
        </w:tc>
        <w:tc>
          <w:tcPr>
            <w:tcW w:w="6851" w:type="dxa"/>
            <w:shd w:val="clear" w:color="auto" w:fill="auto"/>
            <w:vAlign w:val="center"/>
          </w:tcPr>
          <w:p w14:paraId="74F87494" w14:textId="0A7D3E4F" w:rsidR="00652B3B" w:rsidRPr="00177B52" w:rsidRDefault="00652B3B" w:rsidP="00C74500">
            <w:pPr>
              <w:jc w:val="left"/>
              <w:rPr>
                <w:color w:val="000000"/>
                <w:sz w:val="20"/>
                <w:szCs w:val="20"/>
              </w:rPr>
            </w:pPr>
            <w:r w:rsidRPr="00A13F02">
              <w:rPr>
                <w:color w:val="000000"/>
                <w:sz w:val="20"/>
                <w:szCs w:val="20"/>
              </w:rPr>
              <w:t>Может быть заполнен по полю Материа</w:t>
            </w:r>
            <w:r w:rsidR="00177B52">
              <w:rPr>
                <w:color w:val="000000"/>
                <w:sz w:val="20"/>
                <w:szCs w:val="20"/>
              </w:rPr>
              <w:t xml:space="preserve">л. Если краткий текст материала из шаблона не совпадает тексту из системы, то выведется сообщение: </w:t>
            </w:r>
            <w:r w:rsidR="00177B52" w:rsidRPr="00177B52">
              <w:rPr>
                <w:color w:val="000000"/>
                <w:sz w:val="20"/>
                <w:szCs w:val="20"/>
              </w:rPr>
              <w:t>Краткий текст МТР из шаблона не соответствует краткому тексту МТР в системе</w:t>
            </w:r>
            <w:r w:rsidR="00177B52">
              <w:rPr>
                <w:color w:val="000000"/>
                <w:sz w:val="20"/>
                <w:szCs w:val="20"/>
              </w:rPr>
              <w:t>.</w:t>
            </w:r>
          </w:p>
        </w:tc>
      </w:tr>
      <w:tr w:rsidR="00652B3B" w:rsidRPr="00A13F02" w14:paraId="39E9F266" w14:textId="77777777" w:rsidTr="007A22FE">
        <w:tc>
          <w:tcPr>
            <w:tcW w:w="851" w:type="dxa"/>
            <w:vAlign w:val="center"/>
          </w:tcPr>
          <w:p w14:paraId="5A923C75" w14:textId="77777777" w:rsidR="00652B3B" w:rsidRPr="00A13F02" w:rsidRDefault="00652B3B" w:rsidP="00C74500">
            <w:pPr>
              <w:pStyle w:val="afa"/>
              <w:numPr>
                <w:ilvl w:val="0"/>
                <w:numId w:val="36"/>
              </w:numPr>
              <w:ind w:left="0" w:firstLine="0"/>
              <w:jc w:val="left"/>
              <w:rPr>
                <w:color w:val="000000"/>
                <w:sz w:val="20"/>
                <w:szCs w:val="20"/>
              </w:rPr>
            </w:pPr>
          </w:p>
        </w:tc>
        <w:tc>
          <w:tcPr>
            <w:tcW w:w="2504" w:type="dxa"/>
            <w:shd w:val="clear" w:color="auto" w:fill="auto"/>
            <w:vAlign w:val="center"/>
          </w:tcPr>
          <w:p w14:paraId="37263BC2" w14:textId="4053FE40" w:rsidR="00652B3B" w:rsidRPr="00A13F02" w:rsidRDefault="00652B3B" w:rsidP="00C74500">
            <w:pPr>
              <w:jc w:val="left"/>
              <w:rPr>
                <w:color w:val="000000"/>
                <w:sz w:val="20"/>
                <w:szCs w:val="20"/>
              </w:rPr>
            </w:pPr>
            <w:r w:rsidRPr="00A13F02">
              <w:rPr>
                <w:color w:val="000000"/>
                <w:sz w:val="20"/>
                <w:szCs w:val="20"/>
              </w:rPr>
              <w:t>№ Детали производителя система</w:t>
            </w:r>
          </w:p>
        </w:tc>
        <w:tc>
          <w:tcPr>
            <w:tcW w:w="6851" w:type="dxa"/>
            <w:shd w:val="clear" w:color="auto" w:fill="auto"/>
            <w:vAlign w:val="center"/>
          </w:tcPr>
          <w:p w14:paraId="50CF407E" w14:textId="501ACFF5" w:rsidR="00652B3B" w:rsidRPr="00A13F02" w:rsidRDefault="00652B3B" w:rsidP="00C74500">
            <w:pPr>
              <w:jc w:val="left"/>
              <w:rPr>
                <w:color w:val="000000"/>
                <w:sz w:val="20"/>
                <w:szCs w:val="20"/>
              </w:rPr>
            </w:pPr>
            <w:r w:rsidRPr="00A13F02">
              <w:rPr>
                <w:color w:val="000000"/>
                <w:sz w:val="20"/>
                <w:szCs w:val="20"/>
              </w:rPr>
              <w:t>Может быть заполнен по полю Материал. Если данное поле не совпадает с заполненным в шаблоне, то шаблонное будет подсвечиваться предупреждением.</w:t>
            </w:r>
          </w:p>
        </w:tc>
      </w:tr>
      <w:tr w:rsidR="00652B3B" w:rsidRPr="00A13F02" w14:paraId="05C107F6" w14:textId="77777777" w:rsidTr="007A22FE">
        <w:tc>
          <w:tcPr>
            <w:tcW w:w="851" w:type="dxa"/>
            <w:vAlign w:val="center"/>
          </w:tcPr>
          <w:p w14:paraId="75B63A1B" w14:textId="77777777" w:rsidR="00652B3B" w:rsidRPr="00A13F02" w:rsidRDefault="00652B3B" w:rsidP="00C74500">
            <w:pPr>
              <w:pStyle w:val="afa"/>
              <w:numPr>
                <w:ilvl w:val="0"/>
                <w:numId w:val="36"/>
              </w:numPr>
              <w:ind w:left="0" w:firstLine="0"/>
              <w:jc w:val="left"/>
              <w:rPr>
                <w:color w:val="000000"/>
                <w:sz w:val="20"/>
                <w:szCs w:val="20"/>
              </w:rPr>
            </w:pPr>
          </w:p>
        </w:tc>
        <w:tc>
          <w:tcPr>
            <w:tcW w:w="2504" w:type="dxa"/>
            <w:shd w:val="clear" w:color="auto" w:fill="auto"/>
            <w:vAlign w:val="center"/>
          </w:tcPr>
          <w:p w14:paraId="6AE01E29" w14:textId="2B7378ED" w:rsidR="00652B3B" w:rsidRPr="00A13F02" w:rsidRDefault="00652B3B" w:rsidP="00C74500">
            <w:pPr>
              <w:jc w:val="left"/>
              <w:rPr>
                <w:color w:val="000000"/>
                <w:sz w:val="20"/>
                <w:szCs w:val="20"/>
              </w:rPr>
            </w:pPr>
            <w:r w:rsidRPr="00A13F02">
              <w:rPr>
                <w:color w:val="000000"/>
                <w:sz w:val="20"/>
                <w:szCs w:val="20"/>
              </w:rPr>
              <w:t>Базовая единица измерения из системы</w:t>
            </w:r>
          </w:p>
        </w:tc>
        <w:tc>
          <w:tcPr>
            <w:tcW w:w="6851" w:type="dxa"/>
            <w:shd w:val="clear" w:color="auto" w:fill="auto"/>
            <w:vAlign w:val="center"/>
          </w:tcPr>
          <w:p w14:paraId="32F1EA94" w14:textId="3AC613F2" w:rsidR="00652B3B" w:rsidRPr="00A13F02" w:rsidRDefault="00652B3B" w:rsidP="00C74500">
            <w:pPr>
              <w:jc w:val="left"/>
              <w:rPr>
                <w:color w:val="000000"/>
                <w:sz w:val="20"/>
                <w:szCs w:val="20"/>
              </w:rPr>
            </w:pPr>
            <w:r w:rsidRPr="00A13F02">
              <w:rPr>
                <w:color w:val="000000"/>
                <w:sz w:val="20"/>
                <w:szCs w:val="20"/>
              </w:rPr>
              <w:t>Может быть заполнена по полю Материал. Если данное поле не совпадает с заполненным в шаблоне, то шаблонное будет подсвечиваться предупреждением.</w:t>
            </w:r>
          </w:p>
        </w:tc>
      </w:tr>
      <w:tr w:rsidR="00652B3B" w:rsidRPr="00A13F02" w14:paraId="1AB1F198" w14:textId="77777777" w:rsidTr="007A22FE">
        <w:tc>
          <w:tcPr>
            <w:tcW w:w="851" w:type="dxa"/>
            <w:vAlign w:val="center"/>
          </w:tcPr>
          <w:p w14:paraId="66DF44A4" w14:textId="77777777" w:rsidR="00652B3B" w:rsidRPr="00A13F02" w:rsidRDefault="00652B3B" w:rsidP="00C74500">
            <w:pPr>
              <w:pStyle w:val="afa"/>
              <w:numPr>
                <w:ilvl w:val="0"/>
                <w:numId w:val="36"/>
              </w:numPr>
              <w:ind w:left="0" w:firstLine="0"/>
              <w:jc w:val="left"/>
              <w:rPr>
                <w:color w:val="000000"/>
                <w:sz w:val="20"/>
                <w:szCs w:val="20"/>
              </w:rPr>
            </w:pPr>
          </w:p>
        </w:tc>
        <w:tc>
          <w:tcPr>
            <w:tcW w:w="2504" w:type="dxa"/>
            <w:shd w:val="clear" w:color="auto" w:fill="auto"/>
            <w:vAlign w:val="center"/>
          </w:tcPr>
          <w:p w14:paraId="1E5927CA" w14:textId="643FDF67" w:rsidR="00652B3B" w:rsidRPr="00A13F02" w:rsidRDefault="00652B3B" w:rsidP="00C74500">
            <w:pPr>
              <w:jc w:val="left"/>
              <w:rPr>
                <w:color w:val="000000"/>
                <w:sz w:val="20"/>
                <w:szCs w:val="20"/>
              </w:rPr>
            </w:pPr>
            <w:r w:rsidRPr="00A13F02">
              <w:rPr>
                <w:color w:val="000000"/>
                <w:sz w:val="20"/>
                <w:szCs w:val="20"/>
              </w:rPr>
              <w:t>Цена План/Факт, валюта</w:t>
            </w:r>
          </w:p>
        </w:tc>
        <w:tc>
          <w:tcPr>
            <w:tcW w:w="6851" w:type="dxa"/>
            <w:shd w:val="clear" w:color="auto" w:fill="auto"/>
            <w:vAlign w:val="center"/>
          </w:tcPr>
          <w:p w14:paraId="5D582C8C" w14:textId="64525129" w:rsidR="00652B3B" w:rsidRPr="00A13F02" w:rsidRDefault="00B80288" w:rsidP="00C74500">
            <w:pPr>
              <w:jc w:val="left"/>
              <w:rPr>
                <w:color w:val="000000"/>
                <w:sz w:val="20"/>
                <w:szCs w:val="20"/>
              </w:rPr>
            </w:pPr>
            <w:r>
              <w:rPr>
                <w:color w:val="000000"/>
                <w:sz w:val="20"/>
                <w:szCs w:val="20"/>
              </w:rPr>
              <w:t>Если поле не заполнено в шаблоне, то оно высчитывается от деления цены в рублях на курс из шаблона.</w:t>
            </w:r>
            <w:r w:rsidR="001F6F08">
              <w:rPr>
                <w:color w:val="000000"/>
                <w:sz w:val="20"/>
                <w:szCs w:val="20"/>
              </w:rPr>
              <w:t xml:space="preserve"> Если в том числе не заполнено поле цена в рублях, то в системе выполняется поиск цены прайс-листа из договора в валюте. Если такая цена найдена, то она будет применена автоматически вместе с валютой прайса.</w:t>
            </w:r>
          </w:p>
        </w:tc>
      </w:tr>
      <w:tr w:rsidR="00652B3B" w:rsidRPr="00A13F02" w14:paraId="27525C52" w14:textId="77777777" w:rsidTr="007A22FE">
        <w:tc>
          <w:tcPr>
            <w:tcW w:w="851" w:type="dxa"/>
            <w:vAlign w:val="center"/>
          </w:tcPr>
          <w:p w14:paraId="3677E51B" w14:textId="77777777" w:rsidR="00652B3B" w:rsidRPr="00A13F02" w:rsidRDefault="00652B3B" w:rsidP="00C74500">
            <w:pPr>
              <w:pStyle w:val="afa"/>
              <w:numPr>
                <w:ilvl w:val="0"/>
                <w:numId w:val="36"/>
              </w:numPr>
              <w:ind w:left="0" w:firstLine="0"/>
              <w:jc w:val="left"/>
              <w:rPr>
                <w:color w:val="000000"/>
                <w:sz w:val="20"/>
                <w:szCs w:val="20"/>
              </w:rPr>
            </w:pPr>
          </w:p>
        </w:tc>
        <w:tc>
          <w:tcPr>
            <w:tcW w:w="2504" w:type="dxa"/>
            <w:shd w:val="clear" w:color="auto" w:fill="auto"/>
            <w:vAlign w:val="center"/>
          </w:tcPr>
          <w:p w14:paraId="309CFA7A" w14:textId="5C6B4168" w:rsidR="00652B3B" w:rsidRPr="00A13F02" w:rsidRDefault="00652B3B" w:rsidP="00C74500">
            <w:pPr>
              <w:jc w:val="left"/>
              <w:rPr>
                <w:color w:val="000000"/>
                <w:sz w:val="20"/>
                <w:szCs w:val="20"/>
              </w:rPr>
            </w:pPr>
            <w:r w:rsidRPr="00A13F02">
              <w:rPr>
                <w:color w:val="000000"/>
                <w:sz w:val="20"/>
                <w:szCs w:val="20"/>
              </w:rPr>
              <w:t>Стоимость План/Факт, валюта</w:t>
            </w:r>
          </w:p>
        </w:tc>
        <w:tc>
          <w:tcPr>
            <w:tcW w:w="6851" w:type="dxa"/>
            <w:shd w:val="clear" w:color="auto" w:fill="auto"/>
            <w:vAlign w:val="center"/>
          </w:tcPr>
          <w:p w14:paraId="4FACDBA0" w14:textId="77777777" w:rsidR="00652B3B" w:rsidRDefault="00B80288" w:rsidP="00C74500">
            <w:pPr>
              <w:jc w:val="left"/>
              <w:rPr>
                <w:color w:val="000000"/>
                <w:sz w:val="20"/>
                <w:szCs w:val="20"/>
              </w:rPr>
            </w:pPr>
            <w:r>
              <w:rPr>
                <w:color w:val="000000"/>
                <w:sz w:val="20"/>
                <w:szCs w:val="20"/>
              </w:rPr>
              <w:t>Если поле не заполнено в шаблоне, то оно высчитывается путем перемножения цены в валюте на количество.</w:t>
            </w:r>
          </w:p>
          <w:p w14:paraId="1141E09B" w14:textId="6A9B9960" w:rsidR="00B80288" w:rsidRPr="00A13F02" w:rsidRDefault="00B80288" w:rsidP="00C74500">
            <w:pPr>
              <w:jc w:val="left"/>
              <w:rPr>
                <w:color w:val="000000"/>
                <w:sz w:val="20"/>
                <w:szCs w:val="20"/>
              </w:rPr>
            </w:pPr>
            <w:r>
              <w:rPr>
                <w:color w:val="000000"/>
                <w:sz w:val="20"/>
                <w:szCs w:val="20"/>
              </w:rPr>
              <w:t xml:space="preserve">Если заданная в шаблоне стоимость не совпадает с ценой умноженной на количество, то выведется сообщение: </w:t>
            </w:r>
            <w:r w:rsidRPr="00B80288">
              <w:rPr>
                <w:color w:val="000000"/>
                <w:sz w:val="20"/>
                <w:szCs w:val="20"/>
              </w:rPr>
              <w:t xml:space="preserve">Рассчитанная Стоимость </w:t>
            </w:r>
            <w:r w:rsidR="00E75E8A">
              <w:rPr>
                <w:color w:val="000000"/>
                <w:sz w:val="20"/>
                <w:szCs w:val="20"/>
              </w:rPr>
              <w:t>План</w:t>
            </w:r>
            <w:r>
              <w:rPr>
                <w:color w:val="000000"/>
                <w:sz w:val="20"/>
                <w:szCs w:val="20"/>
              </w:rPr>
              <w:t>/</w:t>
            </w:r>
            <w:r w:rsidRPr="00B80288">
              <w:rPr>
                <w:color w:val="000000"/>
                <w:sz w:val="20"/>
                <w:szCs w:val="20"/>
              </w:rPr>
              <w:t>Факт, валюта не совпадает с указанной в шаблоне стоимостью</w:t>
            </w:r>
            <w:r>
              <w:rPr>
                <w:color w:val="000000"/>
                <w:sz w:val="20"/>
                <w:szCs w:val="20"/>
              </w:rPr>
              <w:t>.</w:t>
            </w:r>
          </w:p>
        </w:tc>
      </w:tr>
      <w:tr w:rsidR="00652B3B" w:rsidRPr="00A13F02" w14:paraId="36BDF51E" w14:textId="77777777" w:rsidTr="007A22FE">
        <w:tc>
          <w:tcPr>
            <w:tcW w:w="851" w:type="dxa"/>
            <w:vAlign w:val="center"/>
          </w:tcPr>
          <w:p w14:paraId="1F0A4881" w14:textId="77777777" w:rsidR="00652B3B" w:rsidRPr="00A13F02" w:rsidRDefault="00652B3B" w:rsidP="00C74500">
            <w:pPr>
              <w:pStyle w:val="afa"/>
              <w:numPr>
                <w:ilvl w:val="0"/>
                <w:numId w:val="36"/>
              </w:numPr>
              <w:ind w:left="0" w:firstLine="0"/>
              <w:jc w:val="left"/>
              <w:rPr>
                <w:color w:val="000000"/>
                <w:sz w:val="20"/>
                <w:szCs w:val="20"/>
              </w:rPr>
            </w:pPr>
          </w:p>
        </w:tc>
        <w:tc>
          <w:tcPr>
            <w:tcW w:w="2504" w:type="dxa"/>
            <w:shd w:val="clear" w:color="auto" w:fill="auto"/>
            <w:vAlign w:val="center"/>
          </w:tcPr>
          <w:p w14:paraId="688C49BD" w14:textId="6BEF6C67" w:rsidR="00652B3B" w:rsidRPr="00A13F02" w:rsidRDefault="00652B3B" w:rsidP="00C74500">
            <w:pPr>
              <w:jc w:val="left"/>
              <w:rPr>
                <w:color w:val="000000"/>
                <w:sz w:val="20"/>
                <w:szCs w:val="20"/>
              </w:rPr>
            </w:pPr>
            <w:r w:rsidRPr="00A13F02">
              <w:rPr>
                <w:color w:val="000000"/>
                <w:sz w:val="20"/>
                <w:szCs w:val="20"/>
              </w:rPr>
              <w:t>Цена План/Факт, рубль</w:t>
            </w:r>
          </w:p>
        </w:tc>
        <w:tc>
          <w:tcPr>
            <w:tcW w:w="6851" w:type="dxa"/>
            <w:shd w:val="clear" w:color="auto" w:fill="auto"/>
            <w:vAlign w:val="center"/>
          </w:tcPr>
          <w:p w14:paraId="2E2A9761" w14:textId="35037D14" w:rsidR="00B80288" w:rsidRDefault="00B80288" w:rsidP="00C74500">
            <w:pPr>
              <w:jc w:val="left"/>
              <w:rPr>
                <w:color w:val="000000"/>
                <w:sz w:val="20"/>
                <w:szCs w:val="20"/>
              </w:rPr>
            </w:pPr>
            <w:r>
              <w:rPr>
                <w:color w:val="000000"/>
                <w:sz w:val="20"/>
                <w:szCs w:val="20"/>
              </w:rPr>
              <w:t xml:space="preserve">Если поле не заполнено в шаблоне, то оно высчитывается от цены </w:t>
            </w:r>
            <w:proofErr w:type="gramStart"/>
            <w:r>
              <w:rPr>
                <w:color w:val="000000"/>
                <w:sz w:val="20"/>
                <w:szCs w:val="20"/>
              </w:rPr>
              <w:t>в валюте</w:t>
            </w:r>
            <w:proofErr w:type="gramEnd"/>
            <w:r>
              <w:rPr>
                <w:color w:val="000000"/>
                <w:sz w:val="20"/>
                <w:szCs w:val="20"/>
              </w:rPr>
              <w:t xml:space="preserve"> умноженной на курс и выводится сообщение: </w:t>
            </w:r>
            <w:r w:rsidRPr="00B80288">
              <w:rPr>
                <w:color w:val="000000"/>
                <w:sz w:val="20"/>
                <w:szCs w:val="20"/>
              </w:rPr>
              <w:t>В шаблоне не заполнено поле «Цена План</w:t>
            </w:r>
            <w:r>
              <w:rPr>
                <w:color w:val="000000"/>
                <w:sz w:val="20"/>
                <w:szCs w:val="20"/>
              </w:rPr>
              <w:t>/Факт</w:t>
            </w:r>
            <w:r w:rsidRPr="00B80288">
              <w:rPr>
                <w:color w:val="000000"/>
                <w:sz w:val="20"/>
                <w:szCs w:val="20"/>
              </w:rPr>
              <w:t>, рубль». Цена рассчитывается из «Цена План</w:t>
            </w:r>
            <w:r>
              <w:rPr>
                <w:color w:val="000000"/>
                <w:sz w:val="20"/>
                <w:szCs w:val="20"/>
              </w:rPr>
              <w:t>/Факт</w:t>
            </w:r>
            <w:r w:rsidRPr="00B80288">
              <w:rPr>
                <w:color w:val="000000"/>
                <w:sz w:val="20"/>
                <w:szCs w:val="20"/>
              </w:rPr>
              <w:t>, валюта».</w:t>
            </w:r>
          </w:p>
          <w:p w14:paraId="49742746" w14:textId="1CA4D06C" w:rsidR="00652B3B" w:rsidRPr="001F6F08" w:rsidRDefault="00B80288" w:rsidP="00C74500">
            <w:pPr>
              <w:jc w:val="left"/>
              <w:rPr>
                <w:color w:val="000000"/>
                <w:sz w:val="20"/>
                <w:szCs w:val="20"/>
              </w:rPr>
            </w:pPr>
            <w:r>
              <w:rPr>
                <w:color w:val="000000"/>
                <w:sz w:val="20"/>
                <w:szCs w:val="20"/>
              </w:rPr>
              <w:t xml:space="preserve">Если цены в валюте нет, то по номеру материала и заводу из заказа ТОРО находит цену из системы. </w:t>
            </w:r>
            <w:r w:rsidR="003A69D2">
              <w:rPr>
                <w:color w:val="000000"/>
                <w:sz w:val="20"/>
                <w:szCs w:val="20"/>
              </w:rPr>
              <w:t>В этом случае</w:t>
            </w:r>
            <w:r>
              <w:rPr>
                <w:color w:val="000000"/>
                <w:sz w:val="20"/>
                <w:szCs w:val="20"/>
              </w:rPr>
              <w:t xml:space="preserve"> будет выводиться сообщение: </w:t>
            </w:r>
            <w:r w:rsidR="003A69D2">
              <w:rPr>
                <w:color w:val="000000"/>
                <w:sz w:val="20"/>
                <w:szCs w:val="20"/>
              </w:rPr>
              <w:t>«В</w:t>
            </w:r>
            <w:r w:rsidRPr="00B80288">
              <w:rPr>
                <w:color w:val="000000"/>
                <w:sz w:val="20"/>
                <w:szCs w:val="20"/>
              </w:rPr>
              <w:t xml:space="preserve"> шаблоне не заполнено поле «Цена </w:t>
            </w:r>
            <w:r>
              <w:rPr>
                <w:color w:val="000000"/>
                <w:sz w:val="20"/>
                <w:szCs w:val="20"/>
              </w:rPr>
              <w:t>План/</w:t>
            </w:r>
            <w:r w:rsidRPr="00B80288">
              <w:rPr>
                <w:color w:val="000000"/>
                <w:sz w:val="20"/>
                <w:szCs w:val="20"/>
              </w:rPr>
              <w:t>Факт, рубль». Цена заполнена из системы</w:t>
            </w:r>
            <w:r>
              <w:rPr>
                <w:color w:val="000000"/>
                <w:sz w:val="20"/>
                <w:szCs w:val="20"/>
              </w:rPr>
              <w:t>.</w:t>
            </w:r>
            <w:r w:rsidR="003A69D2">
              <w:rPr>
                <w:color w:val="000000"/>
                <w:sz w:val="20"/>
                <w:szCs w:val="20"/>
              </w:rPr>
              <w:t xml:space="preserve"> При поиске цены из системы приоритетной ценой является цена прайс-листа из договора</w:t>
            </w:r>
            <w:r w:rsidR="001F6F08">
              <w:rPr>
                <w:color w:val="000000"/>
                <w:sz w:val="20"/>
                <w:szCs w:val="20"/>
              </w:rPr>
              <w:t xml:space="preserve">. Если цена договора не определена, то применяется плановая цена из транзакции </w:t>
            </w:r>
            <w:r w:rsidR="001F6F08">
              <w:rPr>
                <w:color w:val="000000"/>
                <w:sz w:val="20"/>
                <w:szCs w:val="20"/>
                <w:lang w:val="en-US"/>
              </w:rPr>
              <w:t>ZMM</w:t>
            </w:r>
            <w:r w:rsidR="001F6F08" w:rsidRPr="00BE21C0">
              <w:rPr>
                <w:color w:val="000000"/>
                <w:sz w:val="20"/>
                <w:szCs w:val="20"/>
              </w:rPr>
              <w:t>_</w:t>
            </w:r>
            <w:r w:rsidR="001F6F08">
              <w:rPr>
                <w:color w:val="000000"/>
                <w:sz w:val="20"/>
                <w:szCs w:val="20"/>
                <w:lang w:val="en-US"/>
              </w:rPr>
              <w:t>PRICE</w:t>
            </w:r>
            <w:r w:rsidR="001F6F08">
              <w:rPr>
                <w:color w:val="000000"/>
                <w:sz w:val="20"/>
                <w:szCs w:val="20"/>
              </w:rPr>
              <w:t>.</w:t>
            </w:r>
          </w:p>
          <w:p w14:paraId="68F5BF6F" w14:textId="53A0B141" w:rsidR="00B80288" w:rsidRPr="00A13F02" w:rsidRDefault="00B80288" w:rsidP="00C74500">
            <w:pPr>
              <w:jc w:val="left"/>
              <w:rPr>
                <w:color w:val="000000"/>
                <w:sz w:val="20"/>
                <w:szCs w:val="20"/>
              </w:rPr>
            </w:pPr>
            <w:r>
              <w:rPr>
                <w:color w:val="000000"/>
                <w:sz w:val="20"/>
                <w:szCs w:val="20"/>
              </w:rPr>
              <w:t>Если цену не получилось получить из системы, то выведется сообщение</w:t>
            </w:r>
            <w:proofErr w:type="gramStart"/>
            <w:r>
              <w:rPr>
                <w:color w:val="000000"/>
                <w:sz w:val="20"/>
                <w:szCs w:val="20"/>
              </w:rPr>
              <w:t xml:space="preserve">: </w:t>
            </w:r>
            <w:r w:rsidRPr="00B80288">
              <w:rPr>
                <w:color w:val="000000"/>
                <w:sz w:val="20"/>
                <w:szCs w:val="20"/>
              </w:rPr>
              <w:t>Не</w:t>
            </w:r>
            <w:proofErr w:type="gramEnd"/>
            <w:r w:rsidRPr="00B80288">
              <w:rPr>
                <w:color w:val="000000"/>
                <w:sz w:val="20"/>
                <w:szCs w:val="20"/>
              </w:rPr>
              <w:t xml:space="preserve"> удалось рассчитать цену. Заполните поле Цена План</w:t>
            </w:r>
            <w:r>
              <w:rPr>
                <w:color w:val="000000"/>
                <w:sz w:val="20"/>
                <w:szCs w:val="20"/>
              </w:rPr>
              <w:t>/Факт</w:t>
            </w:r>
            <w:r w:rsidRPr="00B80288">
              <w:rPr>
                <w:color w:val="000000"/>
                <w:sz w:val="20"/>
                <w:szCs w:val="20"/>
              </w:rPr>
              <w:t>, Рубль в шаблоне</w:t>
            </w:r>
            <w:r>
              <w:rPr>
                <w:color w:val="000000"/>
                <w:sz w:val="20"/>
                <w:szCs w:val="20"/>
              </w:rPr>
              <w:t>.</w:t>
            </w:r>
          </w:p>
        </w:tc>
      </w:tr>
      <w:tr w:rsidR="00652B3B" w:rsidRPr="00A13F02" w14:paraId="7A3123AF" w14:textId="77777777" w:rsidTr="007A22FE">
        <w:tc>
          <w:tcPr>
            <w:tcW w:w="851" w:type="dxa"/>
            <w:vAlign w:val="center"/>
          </w:tcPr>
          <w:p w14:paraId="4453EA9D" w14:textId="77777777" w:rsidR="00652B3B" w:rsidRPr="00A13F02" w:rsidRDefault="00652B3B" w:rsidP="00C74500">
            <w:pPr>
              <w:pStyle w:val="afa"/>
              <w:numPr>
                <w:ilvl w:val="0"/>
                <w:numId w:val="36"/>
              </w:numPr>
              <w:ind w:left="0" w:firstLine="0"/>
              <w:jc w:val="left"/>
              <w:rPr>
                <w:color w:val="000000"/>
                <w:sz w:val="20"/>
                <w:szCs w:val="20"/>
              </w:rPr>
            </w:pPr>
          </w:p>
        </w:tc>
        <w:tc>
          <w:tcPr>
            <w:tcW w:w="2504" w:type="dxa"/>
            <w:shd w:val="clear" w:color="auto" w:fill="auto"/>
            <w:vAlign w:val="center"/>
          </w:tcPr>
          <w:p w14:paraId="625C64F8" w14:textId="2717A485" w:rsidR="00652B3B" w:rsidRPr="00A13F02" w:rsidRDefault="00652B3B" w:rsidP="00C74500">
            <w:pPr>
              <w:jc w:val="left"/>
              <w:rPr>
                <w:color w:val="000000"/>
                <w:sz w:val="20"/>
                <w:szCs w:val="20"/>
              </w:rPr>
            </w:pPr>
            <w:r w:rsidRPr="00A13F02">
              <w:rPr>
                <w:color w:val="000000"/>
                <w:sz w:val="20"/>
                <w:szCs w:val="20"/>
              </w:rPr>
              <w:t>Стоимость План/Факт, рубль</w:t>
            </w:r>
          </w:p>
        </w:tc>
        <w:tc>
          <w:tcPr>
            <w:tcW w:w="6851" w:type="dxa"/>
            <w:shd w:val="clear" w:color="auto" w:fill="auto"/>
            <w:vAlign w:val="center"/>
          </w:tcPr>
          <w:p w14:paraId="7B4909D9" w14:textId="47D3287A" w:rsidR="00E75E8A" w:rsidRDefault="00E75E8A" w:rsidP="00C74500">
            <w:pPr>
              <w:jc w:val="left"/>
              <w:rPr>
                <w:color w:val="000000"/>
                <w:sz w:val="20"/>
                <w:szCs w:val="20"/>
              </w:rPr>
            </w:pPr>
            <w:r>
              <w:rPr>
                <w:color w:val="000000"/>
                <w:sz w:val="20"/>
                <w:szCs w:val="20"/>
              </w:rPr>
              <w:t>Если поле не заполнено в шаблоне, то оно высчитывается путем перемножения цены в рублях на количество.</w:t>
            </w:r>
          </w:p>
          <w:p w14:paraId="0D9A796E" w14:textId="038EE708" w:rsidR="00652B3B" w:rsidRPr="00A13F02" w:rsidRDefault="00E75E8A" w:rsidP="00C74500">
            <w:pPr>
              <w:jc w:val="left"/>
              <w:rPr>
                <w:color w:val="000000"/>
                <w:sz w:val="20"/>
                <w:szCs w:val="20"/>
              </w:rPr>
            </w:pPr>
            <w:r>
              <w:rPr>
                <w:color w:val="000000"/>
                <w:sz w:val="20"/>
                <w:szCs w:val="20"/>
              </w:rPr>
              <w:t xml:space="preserve">Если заданная в шаблоне стоимость не совпадает с ценой умноженной на количество, то выведется сообщение: </w:t>
            </w:r>
            <w:r w:rsidRPr="00B80288">
              <w:rPr>
                <w:color w:val="000000"/>
                <w:sz w:val="20"/>
                <w:szCs w:val="20"/>
              </w:rPr>
              <w:t xml:space="preserve">Рассчитанная Стоимость </w:t>
            </w:r>
            <w:r>
              <w:rPr>
                <w:color w:val="000000"/>
                <w:sz w:val="20"/>
                <w:szCs w:val="20"/>
              </w:rPr>
              <w:t>План/</w:t>
            </w:r>
            <w:r w:rsidRPr="00B80288">
              <w:rPr>
                <w:color w:val="000000"/>
                <w:sz w:val="20"/>
                <w:szCs w:val="20"/>
              </w:rPr>
              <w:t xml:space="preserve">Факт, </w:t>
            </w:r>
            <w:r>
              <w:rPr>
                <w:color w:val="000000"/>
                <w:sz w:val="20"/>
                <w:szCs w:val="20"/>
              </w:rPr>
              <w:t>рубль</w:t>
            </w:r>
            <w:r w:rsidRPr="00B80288">
              <w:rPr>
                <w:color w:val="000000"/>
                <w:sz w:val="20"/>
                <w:szCs w:val="20"/>
              </w:rPr>
              <w:t xml:space="preserve"> не совпадает с указанной в шаблоне стоимостью</w:t>
            </w:r>
            <w:r>
              <w:rPr>
                <w:color w:val="000000"/>
                <w:sz w:val="20"/>
                <w:szCs w:val="20"/>
              </w:rPr>
              <w:t>.</w:t>
            </w:r>
          </w:p>
        </w:tc>
      </w:tr>
      <w:tr w:rsidR="00652B3B" w:rsidRPr="00A13F02" w14:paraId="1A4B4CA5" w14:textId="77777777" w:rsidTr="007A22FE">
        <w:tc>
          <w:tcPr>
            <w:tcW w:w="851" w:type="dxa"/>
            <w:vAlign w:val="center"/>
          </w:tcPr>
          <w:p w14:paraId="1D8CDDCB" w14:textId="77777777" w:rsidR="00652B3B" w:rsidRPr="00A13F02" w:rsidRDefault="00652B3B" w:rsidP="00C74500">
            <w:pPr>
              <w:pStyle w:val="afa"/>
              <w:numPr>
                <w:ilvl w:val="0"/>
                <w:numId w:val="36"/>
              </w:numPr>
              <w:ind w:left="0" w:firstLine="0"/>
              <w:jc w:val="left"/>
              <w:rPr>
                <w:color w:val="000000"/>
                <w:sz w:val="20"/>
                <w:szCs w:val="20"/>
              </w:rPr>
            </w:pPr>
          </w:p>
        </w:tc>
        <w:tc>
          <w:tcPr>
            <w:tcW w:w="2504" w:type="dxa"/>
            <w:shd w:val="clear" w:color="auto" w:fill="auto"/>
            <w:vAlign w:val="center"/>
          </w:tcPr>
          <w:p w14:paraId="402584FF" w14:textId="6A9C0573" w:rsidR="00652B3B" w:rsidRPr="00A13F02" w:rsidRDefault="00652B3B" w:rsidP="00C74500">
            <w:pPr>
              <w:jc w:val="left"/>
              <w:rPr>
                <w:color w:val="000000"/>
                <w:sz w:val="20"/>
                <w:szCs w:val="20"/>
              </w:rPr>
            </w:pPr>
            <w:r w:rsidRPr="00A13F02">
              <w:rPr>
                <w:color w:val="000000"/>
                <w:sz w:val="20"/>
                <w:szCs w:val="20"/>
              </w:rPr>
              <w:t>Валюта План/Факт</w:t>
            </w:r>
          </w:p>
        </w:tc>
        <w:tc>
          <w:tcPr>
            <w:tcW w:w="6851" w:type="dxa"/>
            <w:shd w:val="clear" w:color="auto" w:fill="auto"/>
            <w:vAlign w:val="center"/>
          </w:tcPr>
          <w:p w14:paraId="7A6BF2B7" w14:textId="2F51F1C4" w:rsidR="00652B3B" w:rsidRPr="00E75E8A" w:rsidRDefault="00E75E8A" w:rsidP="00C74500">
            <w:pPr>
              <w:jc w:val="left"/>
              <w:rPr>
                <w:color w:val="000000"/>
                <w:sz w:val="20"/>
                <w:szCs w:val="20"/>
              </w:rPr>
            </w:pPr>
            <w:r>
              <w:rPr>
                <w:color w:val="000000"/>
                <w:sz w:val="20"/>
                <w:szCs w:val="20"/>
              </w:rPr>
              <w:t xml:space="preserve">Если в шаблоне валюта заполнена, то будет выводиться она. Если не заполнена, то автоматом заполняется значение </w:t>
            </w:r>
            <w:r w:rsidRPr="00E75E8A">
              <w:rPr>
                <w:color w:val="000000"/>
                <w:sz w:val="20"/>
                <w:szCs w:val="20"/>
              </w:rPr>
              <w:t>‘</w:t>
            </w:r>
            <w:r>
              <w:rPr>
                <w:color w:val="000000"/>
                <w:sz w:val="20"/>
                <w:szCs w:val="20"/>
                <w:lang w:val="en-US"/>
              </w:rPr>
              <w:t>RUB</w:t>
            </w:r>
            <w:r w:rsidRPr="00E75E8A">
              <w:rPr>
                <w:color w:val="000000"/>
                <w:sz w:val="20"/>
                <w:szCs w:val="20"/>
              </w:rPr>
              <w:t>’</w:t>
            </w:r>
            <w:r>
              <w:rPr>
                <w:color w:val="000000"/>
                <w:sz w:val="20"/>
                <w:szCs w:val="20"/>
              </w:rPr>
              <w:t>.</w:t>
            </w:r>
          </w:p>
        </w:tc>
      </w:tr>
      <w:tr w:rsidR="00652B3B" w:rsidRPr="00A13F02" w14:paraId="4AFEDA22" w14:textId="77777777" w:rsidTr="007A22FE">
        <w:tc>
          <w:tcPr>
            <w:tcW w:w="851" w:type="dxa"/>
            <w:vAlign w:val="center"/>
          </w:tcPr>
          <w:p w14:paraId="35DB446E" w14:textId="77777777" w:rsidR="00652B3B" w:rsidRPr="00A13F02" w:rsidRDefault="00652B3B" w:rsidP="00C74500">
            <w:pPr>
              <w:pStyle w:val="afa"/>
              <w:numPr>
                <w:ilvl w:val="0"/>
                <w:numId w:val="36"/>
              </w:numPr>
              <w:ind w:left="0" w:firstLine="0"/>
              <w:jc w:val="left"/>
              <w:rPr>
                <w:color w:val="000000"/>
                <w:sz w:val="20"/>
                <w:szCs w:val="20"/>
              </w:rPr>
            </w:pPr>
          </w:p>
        </w:tc>
        <w:tc>
          <w:tcPr>
            <w:tcW w:w="2504" w:type="dxa"/>
            <w:shd w:val="clear" w:color="auto" w:fill="auto"/>
            <w:vAlign w:val="center"/>
          </w:tcPr>
          <w:p w14:paraId="37DD11D1" w14:textId="78EED4E6" w:rsidR="00652B3B" w:rsidRPr="00A13F02" w:rsidRDefault="00652B3B" w:rsidP="00C74500">
            <w:pPr>
              <w:jc w:val="left"/>
              <w:rPr>
                <w:color w:val="000000"/>
                <w:sz w:val="20"/>
                <w:szCs w:val="20"/>
              </w:rPr>
            </w:pPr>
            <w:r w:rsidRPr="00A13F02">
              <w:rPr>
                <w:color w:val="000000"/>
                <w:sz w:val="20"/>
                <w:szCs w:val="20"/>
              </w:rPr>
              <w:t>Курс План из шаблона</w:t>
            </w:r>
          </w:p>
        </w:tc>
        <w:tc>
          <w:tcPr>
            <w:tcW w:w="6851" w:type="dxa"/>
            <w:shd w:val="clear" w:color="auto" w:fill="auto"/>
            <w:vAlign w:val="center"/>
          </w:tcPr>
          <w:p w14:paraId="3701614F" w14:textId="77E29C9C" w:rsidR="00652B3B" w:rsidRPr="00E75E8A" w:rsidRDefault="00E75E8A" w:rsidP="00C74500">
            <w:pPr>
              <w:jc w:val="left"/>
              <w:rPr>
                <w:color w:val="000000"/>
                <w:sz w:val="20"/>
                <w:szCs w:val="20"/>
              </w:rPr>
            </w:pPr>
            <w:r>
              <w:rPr>
                <w:color w:val="000000"/>
                <w:sz w:val="20"/>
                <w:szCs w:val="20"/>
              </w:rPr>
              <w:t xml:space="preserve">Если </w:t>
            </w:r>
            <w:r w:rsidRPr="00E75E8A">
              <w:rPr>
                <w:color w:val="000000"/>
                <w:sz w:val="20"/>
                <w:szCs w:val="20"/>
              </w:rPr>
              <w:t>Курс План не указан в шаблоне</w:t>
            </w:r>
            <w:r>
              <w:rPr>
                <w:color w:val="000000"/>
                <w:sz w:val="20"/>
                <w:szCs w:val="20"/>
              </w:rPr>
              <w:t>, то к</w:t>
            </w:r>
            <w:r w:rsidRPr="00E75E8A">
              <w:rPr>
                <w:color w:val="000000"/>
                <w:sz w:val="20"/>
                <w:szCs w:val="20"/>
              </w:rPr>
              <w:t xml:space="preserve">урс </w:t>
            </w:r>
            <w:r>
              <w:rPr>
                <w:color w:val="000000"/>
                <w:sz w:val="20"/>
                <w:szCs w:val="20"/>
              </w:rPr>
              <w:t xml:space="preserve">будет </w:t>
            </w:r>
            <w:r w:rsidRPr="00E75E8A">
              <w:rPr>
                <w:color w:val="000000"/>
                <w:sz w:val="20"/>
                <w:szCs w:val="20"/>
              </w:rPr>
              <w:t xml:space="preserve">заполнен из </w:t>
            </w:r>
            <w:r>
              <w:rPr>
                <w:color w:val="000000"/>
                <w:sz w:val="20"/>
                <w:szCs w:val="20"/>
              </w:rPr>
              <w:t xml:space="preserve">макропараметра курса из </w:t>
            </w:r>
            <w:r w:rsidRPr="00E75E8A">
              <w:rPr>
                <w:color w:val="000000"/>
                <w:sz w:val="20"/>
                <w:szCs w:val="20"/>
              </w:rPr>
              <w:t>системы</w:t>
            </w:r>
            <w:r>
              <w:rPr>
                <w:color w:val="000000"/>
                <w:sz w:val="20"/>
                <w:szCs w:val="20"/>
              </w:rPr>
              <w:t xml:space="preserve">. Если валюта не заполнена или указана </w:t>
            </w:r>
            <w:r w:rsidRPr="00E75E8A">
              <w:rPr>
                <w:color w:val="000000"/>
                <w:sz w:val="20"/>
                <w:szCs w:val="20"/>
              </w:rPr>
              <w:t>‘</w:t>
            </w:r>
            <w:r>
              <w:rPr>
                <w:color w:val="000000"/>
                <w:sz w:val="20"/>
                <w:szCs w:val="20"/>
                <w:lang w:val="en-US"/>
              </w:rPr>
              <w:t>RUB</w:t>
            </w:r>
            <w:r w:rsidRPr="00E75E8A">
              <w:rPr>
                <w:color w:val="000000"/>
                <w:sz w:val="20"/>
                <w:szCs w:val="20"/>
              </w:rPr>
              <w:t>’</w:t>
            </w:r>
            <w:r>
              <w:rPr>
                <w:color w:val="000000"/>
                <w:sz w:val="20"/>
                <w:szCs w:val="20"/>
              </w:rPr>
              <w:t xml:space="preserve">, то курс автоматически заполнится значением </w:t>
            </w:r>
            <w:r w:rsidRPr="00E75E8A">
              <w:rPr>
                <w:color w:val="000000"/>
                <w:sz w:val="20"/>
                <w:szCs w:val="20"/>
              </w:rPr>
              <w:t>‘</w:t>
            </w:r>
            <w:r>
              <w:rPr>
                <w:color w:val="000000"/>
                <w:sz w:val="20"/>
                <w:szCs w:val="20"/>
              </w:rPr>
              <w:t>1</w:t>
            </w:r>
            <w:r w:rsidRPr="00E75E8A">
              <w:rPr>
                <w:color w:val="000000"/>
                <w:sz w:val="20"/>
                <w:szCs w:val="20"/>
              </w:rPr>
              <w:t>’</w:t>
            </w:r>
            <w:r>
              <w:rPr>
                <w:color w:val="000000"/>
                <w:sz w:val="20"/>
                <w:szCs w:val="20"/>
              </w:rPr>
              <w:t>.</w:t>
            </w:r>
          </w:p>
        </w:tc>
      </w:tr>
      <w:tr w:rsidR="00652B3B" w:rsidRPr="00A13F02" w14:paraId="38820CC9" w14:textId="77777777" w:rsidTr="007A22FE">
        <w:tc>
          <w:tcPr>
            <w:tcW w:w="851" w:type="dxa"/>
            <w:vAlign w:val="center"/>
          </w:tcPr>
          <w:p w14:paraId="5BE398D7" w14:textId="77777777" w:rsidR="00652B3B" w:rsidRPr="00A13F02" w:rsidRDefault="00652B3B" w:rsidP="00C74500">
            <w:pPr>
              <w:pStyle w:val="afa"/>
              <w:numPr>
                <w:ilvl w:val="0"/>
                <w:numId w:val="36"/>
              </w:numPr>
              <w:ind w:left="0" w:firstLine="0"/>
              <w:jc w:val="left"/>
              <w:rPr>
                <w:color w:val="000000"/>
                <w:sz w:val="20"/>
                <w:szCs w:val="20"/>
              </w:rPr>
            </w:pPr>
          </w:p>
        </w:tc>
        <w:tc>
          <w:tcPr>
            <w:tcW w:w="2504" w:type="dxa"/>
            <w:shd w:val="clear" w:color="auto" w:fill="auto"/>
            <w:vAlign w:val="center"/>
          </w:tcPr>
          <w:p w14:paraId="456B61FF" w14:textId="42EA8473" w:rsidR="00652B3B" w:rsidRPr="00A13F02" w:rsidRDefault="00652B3B" w:rsidP="00C74500">
            <w:pPr>
              <w:jc w:val="left"/>
              <w:rPr>
                <w:color w:val="000000"/>
                <w:sz w:val="20"/>
                <w:szCs w:val="20"/>
              </w:rPr>
            </w:pPr>
            <w:r w:rsidRPr="00A13F02">
              <w:rPr>
                <w:color w:val="000000"/>
                <w:sz w:val="20"/>
                <w:szCs w:val="20"/>
              </w:rPr>
              <w:t>Курс Факт из шаблона</w:t>
            </w:r>
          </w:p>
        </w:tc>
        <w:tc>
          <w:tcPr>
            <w:tcW w:w="6851" w:type="dxa"/>
            <w:shd w:val="clear" w:color="auto" w:fill="auto"/>
            <w:vAlign w:val="center"/>
          </w:tcPr>
          <w:p w14:paraId="439B5113" w14:textId="262D4F70" w:rsidR="00652B3B" w:rsidRPr="00A13F02" w:rsidRDefault="00E75E8A" w:rsidP="00C74500">
            <w:pPr>
              <w:jc w:val="left"/>
              <w:rPr>
                <w:color w:val="000000"/>
                <w:sz w:val="20"/>
                <w:szCs w:val="20"/>
              </w:rPr>
            </w:pPr>
            <w:r>
              <w:rPr>
                <w:color w:val="000000"/>
                <w:sz w:val="20"/>
                <w:szCs w:val="20"/>
              </w:rPr>
              <w:t>Данное поле является обязательным для заполнения в шаблоне. Если он</w:t>
            </w:r>
            <w:r w:rsidR="00B80288" w:rsidRPr="00B80288">
              <w:rPr>
                <w:color w:val="000000"/>
                <w:sz w:val="20"/>
                <w:szCs w:val="20"/>
              </w:rPr>
              <w:t xml:space="preserve"> не указан в шаблоне</w:t>
            </w:r>
            <w:r>
              <w:rPr>
                <w:color w:val="000000"/>
                <w:sz w:val="20"/>
                <w:szCs w:val="20"/>
              </w:rPr>
              <w:t xml:space="preserve">, то выведется ошибка: </w:t>
            </w:r>
            <w:r w:rsidRPr="00B80288">
              <w:rPr>
                <w:color w:val="000000"/>
                <w:sz w:val="20"/>
                <w:szCs w:val="20"/>
              </w:rPr>
              <w:t>Курс Факт не указан в шаблоне</w:t>
            </w:r>
            <w:r>
              <w:rPr>
                <w:color w:val="000000"/>
                <w:sz w:val="20"/>
                <w:szCs w:val="20"/>
              </w:rPr>
              <w:t>.</w:t>
            </w:r>
          </w:p>
        </w:tc>
      </w:tr>
      <w:tr w:rsidR="00652B3B" w:rsidRPr="00A13F02" w14:paraId="315A1819" w14:textId="77777777" w:rsidTr="007A22FE">
        <w:tc>
          <w:tcPr>
            <w:tcW w:w="851" w:type="dxa"/>
            <w:vAlign w:val="center"/>
          </w:tcPr>
          <w:p w14:paraId="126D5ACE" w14:textId="77777777" w:rsidR="00652B3B" w:rsidRPr="00A13F02" w:rsidRDefault="00652B3B" w:rsidP="00C74500">
            <w:pPr>
              <w:pStyle w:val="afa"/>
              <w:numPr>
                <w:ilvl w:val="0"/>
                <w:numId w:val="36"/>
              </w:numPr>
              <w:ind w:left="0" w:firstLine="0"/>
              <w:jc w:val="left"/>
              <w:rPr>
                <w:color w:val="000000"/>
                <w:sz w:val="20"/>
                <w:szCs w:val="20"/>
              </w:rPr>
            </w:pPr>
          </w:p>
        </w:tc>
        <w:tc>
          <w:tcPr>
            <w:tcW w:w="2504" w:type="dxa"/>
            <w:shd w:val="clear" w:color="auto" w:fill="auto"/>
            <w:vAlign w:val="center"/>
          </w:tcPr>
          <w:p w14:paraId="08414C42" w14:textId="21E9935B" w:rsidR="00652B3B" w:rsidRPr="00A13F02" w:rsidRDefault="00652B3B" w:rsidP="00C74500">
            <w:pPr>
              <w:jc w:val="left"/>
              <w:rPr>
                <w:color w:val="000000"/>
                <w:sz w:val="20"/>
                <w:szCs w:val="20"/>
              </w:rPr>
            </w:pPr>
            <w:r w:rsidRPr="00A13F02">
              <w:rPr>
                <w:color w:val="000000"/>
                <w:sz w:val="20"/>
                <w:szCs w:val="20"/>
              </w:rPr>
              <w:t>Курс План/Факт из системы</w:t>
            </w:r>
          </w:p>
        </w:tc>
        <w:tc>
          <w:tcPr>
            <w:tcW w:w="6851" w:type="dxa"/>
            <w:shd w:val="clear" w:color="auto" w:fill="auto"/>
            <w:vAlign w:val="center"/>
          </w:tcPr>
          <w:p w14:paraId="16DF9A84" w14:textId="4B9EF532" w:rsidR="00E75E8A" w:rsidRPr="00E75E8A" w:rsidRDefault="00E75E8A" w:rsidP="00C74500">
            <w:pPr>
              <w:jc w:val="left"/>
              <w:rPr>
                <w:color w:val="000000"/>
                <w:sz w:val="20"/>
                <w:szCs w:val="20"/>
              </w:rPr>
            </w:pPr>
            <w:r>
              <w:rPr>
                <w:color w:val="000000"/>
                <w:sz w:val="20"/>
                <w:szCs w:val="20"/>
              </w:rPr>
              <w:t xml:space="preserve">Если валюта не заполнена или указана </w:t>
            </w:r>
            <w:r w:rsidRPr="00E75E8A">
              <w:rPr>
                <w:color w:val="000000"/>
                <w:sz w:val="20"/>
                <w:szCs w:val="20"/>
              </w:rPr>
              <w:t>‘</w:t>
            </w:r>
            <w:r>
              <w:rPr>
                <w:color w:val="000000"/>
                <w:sz w:val="20"/>
                <w:szCs w:val="20"/>
                <w:lang w:val="en-US"/>
              </w:rPr>
              <w:t>RUB</w:t>
            </w:r>
            <w:r w:rsidRPr="00E75E8A">
              <w:rPr>
                <w:color w:val="000000"/>
                <w:sz w:val="20"/>
                <w:szCs w:val="20"/>
              </w:rPr>
              <w:t>’</w:t>
            </w:r>
            <w:r>
              <w:rPr>
                <w:color w:val="000000"/>
                <w:sz w:val="20"/>
                <w:szCs w:val="20"/>
              </w:rPr>
              <w:t xml:space="preserve">, то курс автоматически заполнится значением </w:t>
            </w:r>
            <w:r w:rsidRPr="00E75E8A">
              <w:rPr>
                <w:color w:val="000000"/>
                <w:sz w:val="20"/>
                <w:szCs w:val="20"/>
              </w:rPr>
              <w:t>‘</w:t>
            </w:r>
            <w:r>
              <w:rPr>
                <w:color w:val="000000"/>
                <w:sz w:val="20"/>
                <w:szCs w:val="20"/>
              </w:rPr>
              <w:t>1</w:t>
            </w:r>
            <w:r w:rsidRPr="00E75E8A">
              <w:rPr>
                <w:color w:val="000000"/>
                <w:sz w:val="20"/>
                <w:szCs w:val="20"/>
              </w:rPr>
              <w:t>’</w:t>
            </w:r>
            <w:r>
              <w:rPr>
                <w:color w:val="000000"/>
                <w:sz w:val="20"/>
                <w:szCs w:val="20"/>
              </w:rPr>
              <w:t>.</w:t>
            </w:r>
          </w:p>
          <w:p w14:paraId="4C173506" w14:textId="214B36A2" w:rsidR="00652B3B" w:rsidRPr="00BE21C0" w:rsidRDefault="00E75E8A" w:rsidP="00C74500">
            <w:pPr>
              <w:jc w:val="left"/>
              <w:rPr>
                <w:color w:val="000000"/>
                <w:sz w:val="20"/>
                <w:szCs w:val="20"/>
              </w:rPr>
            </w:pPr>
            <w:r>
              <w:rPr>
                <w:color w:val="000000"/>
                <w:sz w:val="20"/>
                <w:szCs w:val="20"/>
              </w:rPr>
              <w:t xml:space="preserve">Курсы из системы и из шаблона сравниваются между собой. Если они не равны, то выводится сообщение: </w:t>
            </w:r>
            <w:r w:rsidRPr="00E75E8A">
              <w:rPr>
                <w:color w:val="000000"/>
                <w:sz w:val="20"/>
                <w:szCs w:val="20"/>
              </w:rPr>
              <w:t>Курс из системы не соответствует курсу факт из шаблона</w:t>
            </w:r>
            <w:r>
              <w:rPr>
                <w:color w:val="000000"/>
                <w:sz w:val="20"/>
                <w:szCs w:val="20"/>
              </w:rPr>
              <w:t>.</w:t>
            </w:r>
          </w:p>
        </w:tc>
      </w:tr>
    </w:tbl>
    <w:p w14:paraId="6FB1A944" w14:textId="3F7ACEAC" w:rsidR="00177B52" w:rsidRDefault="00177B52" w:rsidP="00C74500">
      <w:pPr>
        <w:spacing w:after="200"/>
        <w:ind w:firstLine="709"/>
        <w:rPr>
          <w:rFonts w:eastAsiaTheme="majorEastAsia"/>
          <w:bCs/>
          <w:caps/>
          <w:color w:val="000000" w:themeColor="text1"/>
          <w:sz w:val="32"/>
        </w:rPr>
      </w:pPr>
    </w:p>
    <w:p w14:paraId="358C8016" w14:textId="3E80D67F" w:rsidR="007A22FE" w:rsidRPr="00B9141D" w:rsidRDefault="007A22FE" w:rsidP="00C74500">
      <w:pPr>
        <w:pStyle w:val="32"/>
        <w:numPr>
          <w:ilvl w:val="1"/>
          <w:numId w:val="40"/>
        </w:numPr>
      </w:pPr>
      <w:bookmarkStart w:id="10" w:name="_Toc230349415"/>
      <w:r w:rsidRPr="00B9141D">
        <w:t>Типовые ошибки в заполнении данных</w:t>
      </w:r>
      <w:bookmarkEnd w:id="10"/>
    </w:p>
    <w:p w14:paraId="1933A6C1" w14:textId="4FE08A99" w:rsidR="007A22FE" w:rsidRDefault="007A22FE" w:rsidP="00C74500">
      <w:pPr>
        <w:spacing w:before="240" w:after="200"/>
        <w:ind w:firstLine="709"/>
        <w:rPr>
          <w:rFonts w:eastAsiaTheme="majorEastAsia"/>
        </w:rPr>
      </w:pPr>
      <w:r>
        <w:rPr>
          <w:rFonts w:eastAsiaTheme="majorEastAsia"/>
        </w:rPr>
        <w:t>В зависимости от отображаемой ошибки необходимо выполнить следующие корректирующие мероприятия:</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2126"/>
        <w:gridCol w:w="2552"/>
        <w:gridCol w:w="5102"/>
      </w:tblGrid>
      <w:tr w:rsidR="00FD436D" w:rsidRPr="00FD436D" w14:paraId="224066F2" w14:textId="77777777" w:rsidTr="00DF161F">
        <w:trPr>
          <w:cantSplit/>
          <w:trHeight w:val="638"/>
          <w:tblHeader/>
        </w:trPr>
        <w:tc>
          <w:tcPr>
            <w:tcW w:w="426" w:type="dxa"/>
            <w:shd w:val="clear" w:color="auto" w:fill="FFC000"/>
            <w:vAlign w:val="center"/>
          </w:tcPr>
          <w:p w14:paraId="01DD6DC5" w14:textId="77777777" w:rsidR="00FD436D" w:rsidRPr="00FD436D" w:rsidRDefault="00FD436D" w:rsidP="00C74500">
            <w:pPr>
              <w:jc w:val="center"/>
              <w:rPr>
                <w:b/>
                <w:sz w:val="20"/>
                <w:szCs w:val="20"/>
              </w:rPr>
            </w:pPr>
            <w:r w:rsidRPr="00FD436D">
              <w:rPr>
                <w:b/>
                <w:sz w:val="20"/>
                <w:szCs w:val="20"/>
              </w:rPr>
              <w:t>№</w:t>
            </w:r>
            <w:proofErr w:type="spellStart"/>
            <w:r w:rsidRPr="00FD436D">
              <w:rPr>
                <w:b/>
                <w:sz w:val="20"/>
                <w:szCs w:val="20"/>
              </w:rPr>
              <w:t>пп</w:t>
            </w:r>
            <w:proofErr w:type="spellEnd"/>
          </w:p>
        </w:tc>
        <w:tc>
          <w:tcPr>
            <w:tcW w:w="2126" w:type="dxa"/>
            <w:shd w:val="clear" w:color="auto" w:fill="FFC000"/>
            <w:vAlign w:val="center"/>
          </w:tcPr>
          <w:p w14:paraId="26C8C096" w14:textId="77777777" w:rsidR="00FD436D" w:rsidRPr="00FD436D" w:rsidRDefault="00FD436D" w:rsidP="00C74500">
            <w:pPr>
              <w:jc w:val="center"/>
              <w:rPr>
                <w:b/>
                <w:sz w:val="20"/>
                <w:szCs w:val="20"/>
              </w:rPr>
            </w:pPr>
            <w:r w:rsidRPr="00FD436D">
              <w:rPr>
                <w:b/>
                <w:sz w:val="20"/>
                <w:szCs w:val="20"/>
              </w:rPr>
              <w:t>Название ошибки</w:t>
            </w:r>
          </w:p>
        </w:tc>
        <w:tc>
          <w:tcPr>
            <w:tcW w:w="2552" w:type="dxa"/>
            <w:shd w:val="clear" w:color="auto" w:fill="FFC000"/>
            <w:vAlign w:val="center"/>
          </w:tcPr>
          <w:p w14:paraId="7E90FFCD" w14:textId="77777777" w:rsidR="00FD436D" w:rsidRPr="00FD436D" w:rsidRDefault="00FD436D" w:rsidP="00C74500">
            <w:pPr>
              <w:jc w:val="center"/>
              <w:rPr>
                <w:b/>
                <w:sz w:val="20"/>
                <w:szCs w:val="20"/>
              </w:rPr>
            </w:pPr>
            <w:r w:rsidRPr="00FD436D">
              <w:rPr>
                <w:b/>
                <w:sz w:val="20"/>
                <w:szCs w:val="20"/>
              </w:rPr>
              <w:t xml:space="preserve">Основные причины </w:t>
            </w:r>
          </w:p>
        </w:tc>
        <w:tc>
          <w:tcPr>
            <w:tcW w:w="5102" w:type="dxa"/>
            <w:shd w:val="clear" w:color="auto" w:fill="FFC000"/>
            <w:vAlign w:val="center"/>
          </w:tcPr>
          <w:p w14:paraId="1BB24CFE" w14:textId="77777777" w:rsidR="00FD436D" w:rsidRPr="00FD436D" w:rsidRDefault="00FD436D" w:rsidP="00C74500">
            <w:pPr>
              <w:jc w:val="center"/>
              <w:rPr>
                <w:b/>
                <w:sz w:val="20"/>
                <w:szCs w:val="20"/>
              </w:rPr>
            </w:pPr>
            <w:r w:rsidRPr="00FD436D">
              <w:rPr>
                <w:b/>
                <w:sz w:val="20"/>
                <w:szCs w:val="20"/>
              </w:rPr>
              <w:t>Пути исправления</w:t>
            </w:r>
          </w:p>
        </w:tc>
      </w:tr>
      <w:tr w:rsidR="00FD436D" w:rsidRPr="00FD436D" w14:paraId="541EB0D9" w14:textId="77777777" w:rsidTr="00FD436D">
        <w:trPr>
          <w:trHeight w:val="516"/>
        </w:trPr>
        <w:tc>
          <w:tcPr>
            <w:tcW w:w="426" w:type="dxa"/>
            <w:vAlign w:val="center"/>
          </w:tcPr>
          <w:p w14:paraId="1BBA0E02" w14:textId="77777777" w:rsidR="00FD436D" w:rsidRPr="00FD436D" w:rsidRDefault="00FD436D" w:rsidP="00C74500">
            <w:pPr>
              <w:pStyle w:val="afa"/>
              <w:numPr>
                <w:ilvl w:val="0"/>
                <w:numId w:val="37"/>
              </w:numPr>
              <w:ind w:left="317"/>
              <w:jc w:val="left"/>
              <w:rPr>
                <w:color w:val="000000"/>
                <w:sz w:val="20"/>
                <w:szCs w:val="20"/>
              </w:rPr>
            </w:pPr>
          </w:p>
        </w:tc>
        <w:tc>
          <w:tcPr>
            <w:tcW w:w="2126" w:type="dxa"/>
            <w:shd w:val="clear" w:color="auto" w:fill="auto"/>
            <w:vAlign w:val="center"/>
          </w:tcPr>
          <w:p w14:paraId="4BB83021" w14:textId="63446E93" w:rsidR="00FD436D" w:rsidRPr="00FD436D" w:rsidRDefault="00FD436D" w:rsidP="00C74500">
            <w:pPr>
              <w:rPr>
                <w:sz w:val="20"/>
                <w:szCs w:val="20"/>
              </w:rPr>
            </w:pPr>
            <w:r w:rsidRPr="00FD436D">
              <w:rPr>
                <w:sz w:val="20"/>
                <w:szCs w:val="20"/>
              </w:rPr>
              <w:t>Позиция уже есть в заказе ТОРО</w:t>
            </w:r>
          </w:p>
        </w:tc>
        <w:tc>
          <w:tcPr>
            <w:tcW w:w="2552" w:type="dxa"/>
          </w:tcPr>
          <w:p w14:paraId="741B2DD0" w14:textId="00DC52BB" w:rsidR="00FD436D" w:rsidRPr="00FD436D" w:rsidRDefault="00FD436D" w:rsidP="00C74500">
            <w:pPr>
              <w:rPr>
                <w:sz w:val="20"/>
                <w:szCs w:val="20"/>
              </w:rPr>
            </w:pPr>
            <w:r>
              <w:rPr>
                <w:sz w:val="20"/>
                <w:szCs w:val="20"/>
              </w:rPr>
              <w:t>Автоматически выводимые позиции</w:t>
            </w:r>
          </w:p>
        </w:tc>
        <w:tc>
          <w:tcPr>
            <w:tcW w:w="5102" w:type="dxa"/>
            <w:shd w:val="clear" w:color="auto" w:fill="auto"/>
            <w:vAlign w:val="center"/>
          </w:tcPr>
          <w:p w14:paraId="51B97DDF" w14:textId="6DD30CB2" w:rsidR="00FD436D" w:rsidRPr="00FD436D" w:rsidRDefault="00FD436D" w:rsidP="00C74500">
            <w:pPr>
              <w:rPr>
                <w:sz w:val="20"/>
                <w:szCs w:val="20"/>
              </w:rPr>
            </w:pPr>
            <w:r>
              <w:rPr>
                <w:sz w:val="20"/>
                <w:szCs w:val="20"/>
              </w:rPr>
              <w:t>Данные позиции отображают перечень МТР, которые уже загружены в заказ ТОРО и носят информационный характер. По этим позициям выводятся все данные, которые ранее были загружены в систему.</w:t>
            </w:r>
          </w:p>
        </w:tc>
      </w:tr>
      <w:tr w:rsidR="00FD436D" w:rsidRPr="00FD436D" w14:paraId="1C875F61" w14:textId="77777777" w:rsidTr="00FD436D">
        <w:trPr>
          <w:trHeight w:val="516"/>
        </w:trPr>
        <w:tc>
          <w:tcPr>
            <w:tcW w:w="426" w:type="dxa"/>
            <w:vAlign w:val="center"/>
          </w:tcPr>
          <w:p w14:paraId="76977E8A" w14:textId="77777777" w:rsidR="00FD436D" w:rsidRPr="00FD436D" w:rsidRDefault="00FD436D" w:rsidP="00C74500">
            <w:pPr>
              <w:pStyle w:val="afa"/>
              <w:numPr>
                <w:ilvl w:val="0"/>
                <w:numId w:val="37"/>
              </w:numPr>
              <w:ind w:left="317"/>
              <w:jc w:val="left"/>
              <w:rPr>
                <w:color w:val="000000"/>
                <w:sz w:val="20"/>
                <w:szCs w:val="20"/>
              </w:rPr>
            </w:pPr>
          </w:p>
        </w:tc>
        <w:tc>
          <w:tcPr>
            <w:tcW w:w="2126" w:type="dxa"/>
            <w:shd w:val="clear" w:color="auto" w:fill="auto"/>
            <w:vAlign w:val="center"/>
          </w:tcPr>
          <w:p w14:paraId="2CDE75D6" w14:textId="4A3F8EDD" w:rsidR="00FD436D" w:rsidRPr="00FD436D" w:rsidRDefault="00FD436D" w:rsidP="00C74500">
            <w:pPr>
              <w:rPr>
                <w:sz w:val="20"/>
                <w:szCs w:val="20"/>
              </w:rPr>
            </w:pPr>
            <w:r w:rsidRPr="00FD436D">
              <w:rPr>
                <w:sz w:val="20"/>
                <w:szCs w:val="20"/>
              </w:rPr>
              <w:t>В шаблоне не заполнен номер заказа ТОРО</w:t>
            </w:r>
          </w:p>
        </w:tc>
        <w:tc>
          <w:tcPr>
            <w:tcW w:w="2552" w:type="dxa"/>
          </w:tcPr>
          <w:p w14:paraId="6D5B5666" w14:textId="32B5F930" w:rsidR="00FD436D" w:rsidRPr="00FD436D" w:rsidRDefault="00FD436D" w:rsidP="00C74500">
            <w:pPr>
              <w:rPr>
                <w:sz w:val="20"/>
                <w:szCs w:val="20"/>
              </w:rPr>
            </w:pPr>
            <w:r>
              <w:rPr>
                <w:sz w:val="20"/>
                <w:szCs w:val="20"/>
              </w:rPr>
              <w:t>Номер заказа ТОРО является обязательным для заполнения полем шаблона</w:t>
            </w:r>
          </w:p>
        </w:tc>
        <w:tc>
          <w:tcPr>
            <w:tcW w:w="5102" w:type="dxa"/>
            <w:shd w:val="clear" w:color="auto" w:fill="auto"/>
            <w:vAlign w:val="center"/>
          </w:tcPr>
          <w:p w14:paraId="640E8814" w14:textId="27E1B406" w:rsidR="00FD436D" w:rsidRPr="00FD436D" w:rsidRDefault="00FD436D" w:rsidP="00C74500">
            <w:pPr>
              <w:rPr>
                <w:sz w:val="20"/>
                <w:szCs w:val="20"/>
              </w:rPr>
            </w:pPr>
            <w:r>
              <w:rPr>
                <w:sz w:val="20"/>
                <w:szCs w:val="20"/>
              </w:rPr>
              <w:t>Требуется заполнить номер заказа ТОРО в шаблоне. Данное поле обязательное для заполнения и не может быть пустым.</w:t>
            </w:r>
          </w:p>
        </w:tc>
      </w:tr>
      <w:tr w:rsidR="00FD436D" w:rsidRPr="00FD436D" w14:paraId="136220B1" w14:textId="77777777" w:rsidTr="00FD436D">
        <w:trPr>
          <w:trHeight w:val="516"/>
        </w:trPr>
        <w:tc>
          <w:tcPr>
            <w:tcW w:w="426" w:type="dxa"/>
            <w:vAlign w:val="center"/>
          </w:tcPr>
          <w:p w14:paraId="771EA533" w14:textId="77777777" w:rsidR="00FD436D" w:rsidRPr="00FD436D" w:rsidRDefault="00FD436D" w:rsidP="00C74500">
            <w:pPr>
              <w:pStyle w:val="afa"/>
              <w:numPr>
                <w:ilvl w:val="0"/>
                <w:numId w:val="37"/>
              </w:numPr>
              <w:ind w:left="317"/>
              <w:jc w:val="left"/>
              <w:rPr>
                <w:color w:val="000000"/>
                <w:sz w:val="20"/>
                <w:szCs w:val="20"/>
              </w:rPr>
            </w:pPr>
          </w:p>
        </w:tc>
        <w:tc>
          <w:tcPr>
            <w:tcW w:w="2126" w:type="dxa"/>
            <w:shd w:val="clear" w:color="auto" w:fill="auto"/>
            <w:vAlign w:val="center"/>
          </w:tcPr>
          <w:p w14:paraId="6DB49248" w14:textId="1B5E3AEA" w:rsidR="00FD436D" w:rsidRPr="00FD436D" w:rsidRDefault="00FD436D" w:rsidP="00C74500">
            <w:pPr>
              <w:rPr>
                <w:sz w:val="20"/>
                <w:szCs w:val="20"/>
              </w:rPr>
            </w:pPr>
            <w:r w:rsidRPr="00FD436D">
              <w:rPr>
                <w:sz w:val="20"/>
                <w:szCs w:val="20"/>
              </w:rPr>
              <w:t xml:space="preserve">Заказ ТОРО </w:t>
            </w:r>
            <w:r>
              <w:rPr>
                <w:sz w:val="20"/>
                <w:szCs w:val="20"/>
              </w:rPr>
              <w:t>…</w:t>
            </w:r>
            <w:r w:rsidRPr="00FD436D">
              <w:rPr>
                <w:sz w:val="20"/>
                <w:szCs w:val="20"/>
              </w:rPr>
              <w:t xml:space="preserve"> не существует в системе</w:t>
            </w:r>
          </w:p>
        </w:tc>
        <w:tc>
          <w:tcPr>
            <w:tcW w:w="2552" w:type="dxa"/>
          </w:tcPr>
          <w:p w14:paraId="435CBEA1" w14:textId="49A2A54A" w:rsidR="00FD436D" w:rsidRPr="00FD436D" w:rsidRDefault="00FD436D" w:rsidP="00C74500">
            <w:pPr>
              <w:rPr>
                <w:sz w:val="20"/>
                <w:szCs w:val="20"/>
              </w:rPr>
            </w:pPr>
            <w:r>
              <w:rPr>
                <w:sz w:val="20"/>
                <w:szCs w:val="20"/>
              </w:rPr>
              <w:t>Заполненный в шаблоне номер заказа ТОРО не найден в системе</w:t>
            </w:r>
          </w:p>
        </w:tc>
        <w:tc>
          <w:tcPr>
            <w:tcW w:w="5102" w:type="dxa"/>
            <w:shd w:val="clear" w:color="auto" w:fill="auto"/>
            <w:vAlign w:val="center"/>
          </w:tcPr>
          <w:p w14:paraId="580A04AC" w14:textId="7FABE790" w:rsidR="00FD436D" w:rsidRPr="00FD436D" w:rsidRDefault="00FD436D" w:rsidP="00C74500">
            <w:pPr>
              <w:rPr>
                <w:sz w:val="20"/>
                <w:szCs w:val="20"/>
              </w:rPr>
            </w:pPr>
            <w:r>
              <w:rPr>
                <w:sz w:val="20"/>
                <w:szCs w:val="20"/>
              </w:rPr>
              <w:t>Требуется скорректировать номер заказа ТОРО в шаблоне на существующий в системе.</w:t>
            </w:r>
          </w:p>
        </w:tc>
      </w:tr>
      <w:tr w:rsidR="00FD436D" w:rsidRPr="00FD436D" w14:paraId="59CACA48" w14:textId="77777777" w:rsidTr="00FD436D">
        <w:trPr>
          <w:trHeight w:val="516"/>
        </w:trPr>
        <w:tc>
          <w:tcPr>
            <w:tcW w:w="426" w:type="dxa"/>
            <w:vAlign w:val="center"/>
          </w:tcPr>
          <w:p w14:paraId="1B0E8905" w14:textId="77777777" w:rsidR="00FD436D" w:rsidRPr="00FD436D" w:rsidRDefault="00FD436D" w:rsidP="00C74500">
            <w:pPr>
              <w:pStyle w:val="afa"/>
              <w:numPr>
                <w:ilvl w:val="0"/>
                <w:numId w:val="37"/>
              </w:numPr>
              <w:ind w:left="317"/>
              <w:jc w:val="left"/>
              <w:rPr>
                <w:color w:val="000000"/>
                <w:sz w:val="20"/>
                <w:szCs w:val="20"/>
              </w:rPr>
            </w:pPr>
          </w:p>
        </w:tc>
        <w:tc>
          <w:tcPr>
            <w:tcW w:w="2126" w:type="dxa"/>
            <w:shd w:val="clear" w:color="auto" w:fill="auto"/>
            <w:vAlign w:val="center"/>
          </w:tcPr>
          <w:p w14:paraId="17AB4901" w14:textId="23910874" w:rsidR="00FD436D" w:rsidRPr="00FD436D" w:rsidRDefault="00FD436D" w:rsidP="00C74500">
            <w:pPr>
              <w:rPr>
                <w:sz w:val="20"/>
                <w:szCs w:val="20"/>
              </w:rPr>
            </w:pPr>
            <w:r w:rsidRPr="00FD436D">
              <w:rPr>
                <w:sz w:val="20"/>
                <w:szCs w:val="20"/>
              </w:rPr>
              <w:t xml:space="preserve">Заказ ТОРО </w:t>
            </w:r>
            <w:r>
              <w:rPr>
                <w:sz w:val="20"/>
                <w:szCs w:val="20"/>
              </w:rPr>
              <w:t>…</w:t>
            </w:r>
            <w:r w:rsidRPr="00FD436D">
              <w:rPr>
                <w:sz w:val="20"/>
                <w:szCs w:val="20"/>
              </w:rPr>
              <w:t xml:space="preserve"> имеет недопустимый статус</w:t>
            </w:r>
          </w:p>
        </w:tc>
        <w:tc>
          <w:tcPr>
            <w:tcW w:w="2552" w:type="dxa"/>
          </w:tcPr>
          <w:p w14:paraId="211C6A15" w14:textId="74CDB18F" w:rsidR="00FD436D" w:rsidRPr="00FD436D" w:rsidRDefault="00FD436D" w:rsidP="00C74500">
            <w:pPr>
              <w:rPr>
                <w:sz w:val="20"/>
                <w:szCs w:val="20"/>
              </w:rPr>
            </w:pPr>
            <w:r>
              <w:rPr>
                <w:sz w:val="20"/>
                <w:szCs w:val="20"/>
              </w:rPr>
              <w:t>Заказ ТОРО имеет системный статус, который заполнен в настройке как недопустимый</w:t>
            </w:r>
          </w:p>
        </w:tc>
        <w:tc>
          <w:tcPr>
            <w:tcW w:w="5102" w:type="dxa"/>
            <w:shd w:val="clear" w:color="auto" w:fill="auto"/>
            <w:vAlign w:val="center"/>
          </w:tcPr>
          <w:p w14:paraId="5A1E5C61" w14:textId="222D470C" w:rsidR="00FD436D" w:rsidRPr="00FD436D" w:rsidRDefault="00FD436D" w:rsidP="00C74500">
            <w:pPr>
              <w:rPr>
                <w:sz w:val="20"/>
                <w:szCs w:val="20"/>
              </w:rPr>
            </w:pPr>
            <w:r>
              <w:rPr>
                <w:sz w:val="20"/>
                <w:szCs w:val="20"/>
              </w:rPr>
              <w:t>При заполнении отчета требуется исключать заказы ТОРО, имеющие статусы: МТКУ, НЕВЫ, ВСБЕ, ПРСЗ.</w:t>
            </w:r>
          </w:p>
        </w:tc>
      </w:tr>
      <w:tr w:rsidR="00FD436D" w:rsidRPr="00FD436D" w14:paraId="4435102E" w14:textId="77777777" w:rsidTr="00FD436D">
        <w:trPr>
          <w:trHeight w:val="516"/>
        </w:trPr>
        <w:tc>
          <w:tcPr>
            <w:tcW w:w="426" w:type="dxa"/>
            <w:vAlign w:val="center"/>
          </w:tcPr>
          <w:p w14:paraId="03244497" w14:textId="77777777" w:rsidR="00FD436D" w:rsidRPr="00FD436D" w:rsidRDefault="00FD436D" w:rsidP="00C74500">
            <w:pPr>
              <w:pStyle w:val="afa"/>
              <w:numPr>
                <w:ilvl w:val="0"/>
                <w:numId w:val="37"/>
              </w:numPr>
              <w:ind w:left="317"/>
              <w:jc w:val="left"/>
              <w:rPr>
                <w:color w:val="000000"/>
                <w:sz w:val="20"/>
                <w:szCs w:val="20"/>
              </w:rPr>
            </w:pPr>
          </w:p>
        </w:tc>
        <w:tc>
          <w:tcPr>
            <w:tcW w:w="2126" w:type="dxa"/>
            <w:shd w:val="clear" w:color="auto" w:fill="auto"/>
            <w:vAlign w:val="center"/>
          </w:tcPr>
          <w:p w14:paraId="2168050A" w14:textId="425AEFB7" w:rsidR="00FD436D" w:rsidRPr="00FD436D" w:rsidRDefault="00FD436D" w:rsidP="00C74500">
            <w:pPr>
              <w:rPr>
                <w:sz w:val="20"/>
                <w:szCs w:val="20"/>
              </w:rPr>
            </w:pPr>
            <w:r w:rsidRPr="00FD436D">
              <w:rPr>
                <w:sz w:val="20"/>
                <w:szCs w:val="20"/>
              </w:rPr>
              <w:t xml:space="preserve">Выбранный ЕК МТР </w:t>
            </w:r>
            <w:r>
              <w:rPr>
                <w:sz w:val="20"/>
                <w:szCs w:val="20"/>
              </w:rPr>
              <w:t>…</w:t>
            </w:r>
            <w:r w:rsidRPr="00FD436D">
              <w:rPr>
                <w:sz w:val="20"/>
                <w:szCs w:val="20"/>
              </w:rPr>
              <w:t xml:space="preserve"> не существует в системе</w:t>
            </w:r>
          </w:p>
        </w:tc>
        <w:tc>
          <w:tcPr>
            <w:tcW w:w="2552" w:type="dxa"/>
          </w:tcPr>
          <w:p w14:paraId="2E96133E" w14:textId="678335E6" w:rsidR="00FD436D" w:rsidRDefault="00FD436D" w:rsidP="00C74500">
            <w:pPr>
              <w:rPr>
                <w:sz w:val="20"/>
                <w:szCs w:val="20"/>
              </w:rPr>
            </w:pPr>
            <w:r>
              <w:rPr>
                <w:sz w:val="20"/>
                <w:szCs w:val="20"/>
              </w:rPr>
              <w:t>В шаблоне указан код ЕК МТР, который не заведен в системе</w:t>
            </w:r>
          </w:p>
        </w:tc>
        <w:tc>
          <w:tcPr>
            <w:tcW w:w="5102" w:type="dxa"/>
            <w:shd w:val="clear" w:color="auto" w:fill="auto"/>
            <w:vAlign w:val="center"/>
          </w:tcPr>
          <w:p w14:paraId="4E6CEFB7" w14:textId="0B612797" w:rsidR="00FD436D" w:rsidRPr="00FD436D" w:rsidRDefault="00FD436D" w:rsidP="00C74500">
            <w:pPr>
              <w:rPr>
                <w:sz w:val="20"/>
                <w:szCs w:val="20"/>
              </w:rPr>
            </w:pPr>
            <w:r>
              <w:rPr>
                <w:sz w:val="20"/>
                <w:szCs w:val="20"/>
              </w:rPr>
              <w:t xml:space="preserve">Требуется перепроверить </w:t>
            </w:r>
            <w:r w:rsidR="00A13F02">
              <w:rPr>
                <w:sz w:val="20"/>
                <w:szCs w:val="20"/>
              </w:rPr>
              <w:t>Материал</w:t>
            </w:r>
            <w:r>
              <w:rPr>
                <w:sz w:val="20"/>
                <w:szCs w:val="20"/>
              </w:rPr>
              <w:t xml:space="preserve"> и скорректировать его в шаблоне на заведенный в системе. Если код ЕК МТР еще не заведен, то можно указать только Номер детали производителя.</w:t>
            </w:r>
          </w:p>
        </w:tc>
      </w:tr>
      <w:tr w:rsidR="00FD436D" w:rsidRPr="00FD436D" w14:paraId="168F53A6" w14:textId="77777777" w:rsidTr="00FD436D">
        <w:trPr>
          <w:trHeight w:val="516"/>
        </w:trPr>
        <w:tc>
          <w:tcPr>
            <w:tcW w:w="426" w:type="dxa"/>
            <w:vAlign w:val="center"/>
          </w:tcPr>
          <w:p w14:paraId="6368D968" w14:textId="77777777" w:rsidR="00FD436D" w:rsidRPr="00FD436D" w:rsidRDefault="00FD436D" w:rsidP="00C74500">
            <w:pPr>
              <w:pStyle w:val="afa"/>
              <w:numPr>
                <w:ilvl w:val="0"/>
                <w:numId w:val="37"/>
              </w:numPr>
              <w:ind w:left="317"/>
              <w:jc w:val="left"/>
              <w:rPr>
                <w:color w:val="000000"/>
                <w:sz w:val="20"/>
                <w:szCs w:val="20"/>
              </w:rPr>
            </w:pPr>
          </w:p>
        </w:tc>
        <w:tc>
          <w:tcPr>
            <w:tcW w:w="2126" w:type="dxa"/>
            <w:shd w:val="clear" w:color="auto" w:fill="auto"/>
            <w:vAlign w:val="center"/>
          </w:tcPr>
          <w:p w14:paraId="48694DD6" w14:textId="2EC8A5D0" w:rsidR="00FD436D" w:rsidRPr="00FD436D" w:rsidRDefault="00FD436D" w:rsidP="00C74500">
            <w:pPr>
              <w:rPr>
                <w:sz w:val="20"/>
                <w:szCs w:val="20"/>
              </w:rPr>
            </w:pPr>
            <w:r w:rsidRPr="00FD436D">
              <w:rPr>
                <w:sz w:val="20"/>
                <w:szCs w:val="20"/>
              </w:rPr>
              <w:t>Заполните поле Материал или поле Номер детали производителя</w:t>
            </w:r>
          </w:p>
        </w:tc>
        <w:tc>
          <w:tcPr>
            <w:tcW w:w="2552" w:type="dxa"/>
          </w:tcPr>
          <w:p w14:paraId="0ADBE988" w14:textId="09E3B9A4" w:rsidR="00FD436D" w:rsidRPr="00FD436D" w:rsidRDefault="00FD436D" w:rsidP="00C74500">
            <w:pPr>
              <w:rPr>
                <w:sz w:val="20"/>
                <w:szCs w:val="20"/>
              </w:rPr>
            </w:pPr>
            <w:r>
              <w:rPr>
                <w:sz w:val="20"/>
                <w:szCs w:val="20"/>
              </w:rPr>
              <w:t xml:space="preserve">Поле </w:t>
            </w:r>
            <w:r w:rsidRPr="00FD436D">
              <w:rPr>
                <w:sz w:val="20"/>
                <w:szCs w:val="20"/>
              </w:rPr>
              <w:t>Материал</w:t>
            </w:r>
            <w:r>
              <w:rPr>
                <w:sz w:val="20"/>
                <w:szCs w:val="20"/>
              </w:rPr>
              <w:t xml:space="preserve"> или </w:t>
            </w:r>
            <w:r w:rsidRPr="00FD436D">
              <w:rPr>
                <w:sz w:val="20"/>
                <w:szCs w:val="20"/>
              </w:rPr>
              <w:t>Номер детали производителя</w:t>
            </w:r>
            <w:r>
              <w:rPr>
                <w:sz w:val="20"/>
                <w:szCs w:val="20"/>
              </w:rPr>
              <w:t xml:space="preserve"> являются обязательными для заполнения</w:t>
            </w:r>
          </w:p>
        </w:tc>
        <w:tc>
          <w:tcPr>
            <w:tcW w:w="5102" w:type="dxa"/>
            <w:shd w:val="clear" w:color="auto" w:fill="auto"/>
            <w:vAlign w:val="center"/>
          </w:tcPr>
          <w:p w14:paraId="10D6D832" w14:textId="77777777" w:rsidR="00E2067E" w:rsidRDefault="00A13F02" w:rsidP="00C74500">
            <w:pPr>
              <w:rPr>
                <w:sz w:val="20"/>
                <w:szCs w:val="20"/>
              </w:rPr>
            </w:pPr>
            <w:r>
              <w:rPr>
                <w:sz w:val="20"/>
                <w:szCs w:val="20"/>
              </w:rPr>
              <w:t xml:space="preserve">Требуется заполнить шаблоне или материал, или номер детали производителя. </w:t>
            </w:r>
          </w:p>
          <w:p w14:paraId="319AB144" w14:textId="6AF6959F" w:rsidR="00FD436D" w:rsidRPr="00FD436D" w:rsidRDefault="00A13F02" w:rsidP="00C74500">
            <w:pPr>
              <w:rPr>
                <w:sz w:val="20"/>
                <w:szCs w:val="20"/>
              </w:rPr>
            </w:pPr>
            <w:r>
              <w:rPr>
                <w:sz w:val="20"/>
                <w:szCs w:val="20"/>
              </w:rPr>
              <w:t>Нельзя заводить значения без привязки к конкретному объекту.</w:t>
            </w:r>
          </w:p>
        </w:tc>
      </w:tr>
      <w:tr w:rsidR="00A13F02" w:rsidRPr="00FD436D" w14:paraId="4A5BE504" w14:textId="77777777" w:rsidTr="00FD436D">
        <w:trPr>
          <w:trHeight w:val="516"/>
        </w:trPr>
        <w:tc>
          <w:tcPr>
            <w:tcW w:w="426" w:type="dxa"/>
            <w:vAlign w:val="center"/>
          </w:tcPr>
          <w:p w14:paraId="7DDFB498" w14:textId="77777777" w:rsidR="00A13F02" w:rsidRPr="00FD436D" w:rsidRDefault="00A13F02" w:rsidP="00C74500">
            <w:pPr>
              <w:pStyle w:val="afa"/>
              <w:numPr>
                <w:ilvl w:val="0"/>
                <w:numId w:val="37"/>
              </w:numPr>
              <w:ind w:left="317"/>
              <w:jc w:val="left"/>
              <w:rPr>
                <w:color w:val="000000"/>
                <w:sz w:val="20"/>
                <w:szCs w:val="20"/>
              </w:rPr>
            </w:pPr>
          </w:p>
        </w:tc>
        <w:tc>
          <w:tcPr>
            <w:tcW w:w="2126" w:type="dxa"/>
            <w:shd w:val="clear" w:color="auto" w:fill="auto"/>
            <w:vAlign w:val="center"/>
          </w:tcPr>
          <w:p w14:paraId="0A201625" w14:textId="369E0D5F" w:rsidR="00A13F02" w:rsidRPr="00FD436D" w:rsidRDefault="00A13F02" w:rsidP="00C74500">
            <w:pPr>
              <w:rPr>
                <w:sz w:val="20"/>
                <w:szCs w:val="20"/>
              </w:rPr>
            </w:pPr>
            <w:r w:rsidRPr="00A13F02">
              <w:rPr>
                <w:sz w:val="20"/>
                <w:szCs w:val="20"/>
              </w:rPr>
              <w:t>В шаблоне не заполнено поле Количество</w:t>
            </w:r>
            <w:r>
              <w:rPr>
                <w:sz w:val="20"/>
                <w:szCs w:val="20"/>
              </w:rPr>
              <w:t xml:space="preserve"> План/Факт</w:t>
            </w:r>
          </w:p>
        </w:tc>
        <w:tc>
          <w:tcPr>
            <w:tcW w:w="2552" w:type="dxa"/>
          </w:tcPr>
          <w:p w14:paraId="0BFE44B7" w14:textId="49BB6698" w:rsidR="00A13F02" w:rsidRDefault="00A13F02" w:rsidP="00C74500">
            <w:pPr>
              <w:rPr>
                <w:sz w:val="20"/>
                <w:szCs w:val="20"/>
              </w:rPr>
            </w:pPr>
            <w:r>
              <w:rPr>
                <w:sz w:val="20"/>
                <w:szCs w:val="20"/>
              </w:rPr>
              <w:t>Поле Количество является обязательном для заполнения</w:t>
            </w:r>
          </w:p>
        </w:tc>
        <w:tc>
          <w:tcPr>
            <w:tcW w:w="5102" w:type="dxa"/>
            <w:shd w:val="clear" w:color="auto" w:fill="auto"/>
            <w:vAlign w:val="center"/>
          </w:tcPr>
          <w:p w14:paraId="349EC798" w14:textId="405AEB05" w:rsidR="00A13F02" w:rsidRDefault="00A13F02" w:rsidP="00C74500">
            <w:pPr>
              <w:rPr>
                <w:sz w:val="20"/>
                <w:szCs w:val="20"/>
              </w:rPr>
            </w:pPr>
            <w:r>
              <w:rPr>
                <w:sz w:val="20"/>
                <w:szCs w:val="20"/>
              </w:rPr>
              <w:t>В шаблоне требуется заполнить количество к данной строке.</w:t>
            </w:r>
          </w:p>
        </w:tc>
      </w:tr>
      <w:tr w:rsidR="00E2067E" w:rsidRPr="00FD436D" w14:paraId="68F63F42" w14:textId="77777777" w:rsidTr="00FD436D">
        <w:trPr>
          <w:trHeight w:val="516"/>
        </w:trPr>
        <w:tc>
          <w:tcPr>
            <w:tcW w:w="426" w:type="dxa"/>
            <w:vAlign w:val="center"/>
          </w:tcPr>
          <w:p w14:paraId="11032B12" w14:textId="77777777" w:rsidR="00E2067E" w:rsidRPr="00FD436D" w:rsidRDefault="00E2067E" w:rsidP="00C74500">
            <w:pPr>
              <w:pStyle w:val="afa"/>
              <w:numPr>
                <w:ilvl w:val="0"/>
                <w:numId w:val="37"/>
              </w:numPr>
              <w:ind w:left="317"/>
              <w:jc w:val="left"/>
              <w:rPr>
                <w:color w:val="000000"/>
                <w:sz w:val="20"/>
                <w:szCs w:val="20"/>
              </w:rPr>
            </w:pPr>
          </w:p>
        </w:tc>
        <w:tc>
          <w:tcPr>
            <w:tcW w:w="2126" w:type="dxa"/>
            <w:shd w:val="clear" w:color="auto" w:fill="auto"/>
            <w:vAlign w:val="center"/>
          </w:tcPr>
          <w:p w14:paraId="419814C0" w14:textId="7F31311F" w:rsidR="00E2067E" w:rsidRPr="00A13F02" w:rsidRDefault="00E2067E" w:rsidP="00C74500">
            <w:pPr>
              <w:rPr>
                <w:sz w:val="20"/>
                <w:szCs w:val="20"/>
              </w:rPr>
            </w:pPr>
            <w:r>
              <w:rPr>
                <w:sz w:val="20"/>
                <w:szCs w:val="20"/>
              </w:rPr>
              <w:t>Курс Факт не указан в шаблоне</w:t>
            </w:r>
          </w:p>
        </w:tc>
        <w:tc>
          <w:tcPr>
            <w:tcW w:w="2552" w:type="dxa"/>
          </w:tcPr>
          <w:p w14:paraId="0260E0F8" w14:textId="64F56A1E" w:rsidR="00E2067E" w:rsidRDefault="00E2067E" w:rsidP="00C74500">
            <w:pPr>
              <w:rPr>
                <w:sz w:val="20"/>
                <w:szCs w:val="20"/>
              </w:rPr>
            </w:pPr>
            <w:r>
              <w:rPr>
                <w:sz w:val="20"/>
                <w:szCs w:val="20"/>
              </w:rPr>
              <w:t>Курс Факт является обязательным для заполнения полем</w:t>
            </w:r>
          </w:p>
        </w:tc>
        <w:tc>
          <w:tcPr>
            <w:tcW w:w="5102" w:type="dxa"/>
            <w:shd w:val="clear" w:color="auto" w:fill="auto"/>
            <w:vAlign w:val="center"/>
          </w:tcPr>
          <w:p w14:paraId="32686BA6" w14:textId="77777777" w:rsidR="00E2067E" w:rsidRDefault="00E2067E" w:rsidP="00C74500">
            <w:pPr>
              <w:rPr>
                <w:sz w:val="20"/>
                <w:szCs w:val="20"/>
              </w:rPr>
            </w:pPr>
            <w:r>
              <w:rPr>
                <w:sz w:val="20"/>
                <w:szCs w:val="20"/>
              </w:rPr>
              <w:t xml:space="preserve">В шаблоне требуется заполнить поле Курс Факт. </w:t>
            </w:r>
          </w:p>
          <w:p w14:paraId="59A34E0D" w14:textId="2F9997FC" w:rsidR="00E2067E" w:rsidRDefault="00E2067E" w:rsidP="00C74500">
            <w:pPr>
              <w:rPr>
                <w:sz w:val="20"/>
                <w:szCs w:val="20"/>
              </w:rPr>
            </w:pPr>
            <w:r>
              <w:rPr>
                <w:sz w:val="20"/>
                <w:szCs w:val="20"/>
              </w:rPr>
              <w:t xml:space="preserve">Данное поле не заполняется автоматически </w:t>
            </w:r>
            <w:proofErr w:type="spellStart"/>
            <w:r>
              <w:rPr>
                <w:sz w:val="20"/>
                <w:szCs w:val="20"/>
              </w:rPr>
              <w:t>макрокурсом</w:t>
            </w:r>
            <w:proofErr w:type="spellEnd"/>
            <w:r>
              <w:rPr>
                <w:sz w:val="20"/>
                <w:szCs w:val="20"/>
              </w:rPr>
              <w:t xml:space="preserve"> из системы, в отличие от поля Курс План.</w:t>
            </w:r>
          </w:p>
        </w:tc>
      </w:tr>
      <w:tr w:rsidR="00A13F02" w:rsidRPr="00FD436D" w14:paraId="6A9F89B5" w14:textId="77777777" w:rsidTr="00FD436D">
        <w:trPr>
          <w:trHeight w:val="516"/>
        </w:trPr>
        <w:tc>
          <w:tcPr>
            <w:tcW w:w="426" w:type="dxa"/>
            <w:vAlign w:val="center"/>
          </w:tcPr>
          <w:p w14:paraId="06022906" w14:textId="77777777" w:rsidR="00A13F02" w:rsidRPr="00FD436D" w:rsidRDefault="00A13F02" w:rsidP="00C74500">
            <w:pPr>
              <w:pStyle w:val="afa"/>
              <w:numPr>
                <w:ilvl w:val="0"/>
                <w:numId w:val="37"/>
              </w:numPr>
              <w:ind w:left="317"/>
              <w:jc w:val="left"/>
              <w:rPr>
                <w:color w:val="000000"/>
                <w:sz w:val="20"/>
                <w:szCs w:val="20"/>
              </w:rPr>
            </w:pPr>
          </w:p>
        </w:tc>
        <w:tc>
          <w:tcPr>
            <w:tcW w:w="2126" w:type="dxa"/>
            <w:shd w:val="clear" w:color="auto" w:fill="auto"/>
            <w:vAlign w:val="center"/>
          </w:tcPr>
          <w:p w14:paraId="1BEC6F99" w14:textId="77031658" w:rsidR="00A13F02" w:rsidRPr="00A13F02" w:rsidRDefault="00A13F02" w:rsidP="00C74500">
            <w:pPr>
              <w:rPr>
                <w:sz w:val="20"/>
                <w:szCs w:val="20"/>
              </w:rPr>
            </w:pPr>
            <w:r w:rsidRPr="00A13F02">
              <w:rPr>
                <w:sz w:val="20"/>
                <w:szCs w:val="20"/>
              </w:rPr>
              <w:t>Не удалось рассчитать цену. Заполните поле Цена План</w:t>
            </w:r>
            <w:r>
              <w:rPr>
                <w:sz w:val="20"/>
                <w:szCs w:val="20"/>
              </w:rPr>
              <w:t>/Факт</w:t>
            </w:r>
            <w:r w:rsidRPr="00A13F02">
              <w:rPr>
                <w:sz w:val="20"/>
                <w:szCs w:val="20"/>
              </w:rPr>
              <w:t>, Рубль в шаблоне</w:t>
            </w:r>
          </w:p>
        </w:tc>
        <w:tc>
          <w:tcPr>
            <w:tcW w:w="2552" w:type="dxa"/>
          </w:tcPr>
          <w:p w14:paraId="58820A31" w14:textId="4DDC4465" w:rsidR="00A13F02" w:rsidRDefault="00A13F02" w:rsidP="00C74500">
            <w:pPr>
              <w:rPr>
                <w:sz w:val="20"/>
                <w:szCs w:val="20"/>
              </w:rPr>
            </w:pPr>
            <w:r>
              <w:rPr>
                <w:sz w:val="20"/>
                <w:szCs w:val="20"/>
              </w:rPr>
              <w:t>Цена не заполнена в шаблоне</w:t>
            </w:r>
          </w:p>
        </w:tc>
        <w:tc>
          <w:tcPr>
            <w:tcW w:w="5102" w:type="dxa"/>
            <w:shd w:val="clear" w:color="auto" w:fill="auto"/>
            <w:vAlign w:val="center"/>
          </w:tcPr>
          <w:p w14:paraId="0FCDF0E7" w14:textId="3A0B738C" w:rsidR="00A13F02" w:rsidRDefault="00A13F02" w:rsidP="00C74500">
            <w:pPr>
              <w:rPr>
                <w:sz w:val="20"/>
                <w:szCs w:val="20"/>
              </w:rPr>
            </w:pPr>
            <w:r>
              <w:rPr>
                <w:sz w:val="20"/>
                <w:szCs w:val="20"/>
              </w:rPr>
              <w:t>Требуется заполнить цену в рублях в шаблоне. Цена может рассчитываться по заказу и материалу, если она была заведена ранее в системе. Если не указан материал или не заведена цена к нему в системе, то цена не заполнится и ее требуется заполнить самостоятельно в отчете.</w:t>
            </w:r>
          </w:p>
        </w:tc>
      </w:tr>
      <w:tr w:rsidR="00A13F02" w:rsidRPr="00FD436D" w14:paraId="173923C4" w14:textId="77777777" w:rsidTr="00FD436D">
        <w:trPr>
          <w:trHeight w:val="516"/>
        </w:trPr>
        <w:tc>
          <w:tcPr>
            <w:tcW w:w="426" w:type="dxa"/>
            <w:vAlign w:val="center"/>
          </w:tcPr>
          <w:p w14:paraId="3209EE20" w14:textId="77777777" w:rsidR="00A13F02" w:rsidRPr="00FD436D" w:rsidRDefault="00A13F02" w:rsidP="00C74500">
            <w:pPr>
              <w:pStyle w:val="afa"/>
              <w:numPr>
                <w:ilvl w:val="0"/>
                <w:numId w:val="37"/>
              </w:numPr>
              <w:ind w:left="317"/>
              <w:jc w:val="left"/>
              <w:rPr>
                <w:color w:val="000000"/>
                <w:sz w:val="20"/>
                <w:szCs w:val="20"/>
              </w:rPr>
            </w:pPr>
          </w:p>
        </w:tc>
        <w:tc>
          <w:tcPr>
            <w:tcW w:w="2126" w:type="dxa"/>
            <w:shd w:val="clear" w:color="auto" w:fill="auto"/>
            <w:vAlign w:val="center"/>
          </w:tcPr>
          <w:p w14:paraId="42010C41" w14:textId="46BBA777" w:rsidR="00A13F02" w:rsidRPr="00A13F02" w:rsidRDefault="00A13F02" w:rsidP="00C74500">
            <w:pPr>
              <w:rPr>
                <w:sz w:val="20"/>
                <w:szCs w:val="20"/>
              </w:rPr>
            </w:pPr>
            <w:r w:rsidRPr="00A13F02">
              <w:rPr>
                <w:sz w:val="20"/>
                <w:szCs w:val="20"/>
              </w:rPr>
              <w:t xml:space="preserve">Существует две и более валют для одного заказа ТОРО </w:t>
            </w:r>
            <w:r>
              <w:rPr>
                <w:sz w:val="20"/>
                <w:szCs w:val="20"/>
              </w:rPr>
              <w:t>…</w:t>
            </w:r>
            <w:r w:rsidRPr="00A13F02">
              <w:rPr>
                <w:sz w:val="20"/>
                <w:szCs w:val="20"/>
              </w:rPr>
              <w:t xml:space="preserve"> Может быть только 1 валюта, отличная от ‘RUB’.</w:t>
            </w:r>
          </w:p>
        </w:tc>
        <w:tc>
          <w:tcPr>
            <w:tcW w:w="2552" w:type="dxa"/>
          </w:tcPr>
          <w:p w14:paraId="3D3FF028" w14:textId="5D5F4EA4" w:rsidR="00A13F02" w:rsidRDefault="00A13F02" w:rsidP="00C74500">
            <w:pPr>
              <w:rPr>
                <w:sz w:val="20"/>
                <w:szCs w:val="20"/>
              </w:rPr>
            </w:pPr>
            <w:r>
              <w:rPr>
                <w:sz w:val="20"/>
                <w:szCs w:val="20"/>
              </w:rPr>
              <w:t>В заказе ТОРО допустимо указывать только 1 валюту, отличную от рубля.</w:t>
            </w:r>
          </w:p>
        </w:tc>
        <w:tc>
          <w:tcPr>
            <w:tcW w:w="5102" w:type="dxa"/>
            <w:shd w:val="clear" w:color="auto" w:fill="auto"/>
            <w:vAlign w:val="center"/>
          </w:tcPr>
          <w:p w14:paraId="58ED0080" w14:textId="05A6065D" w:rsidR="00A13F02" w:rsidRDefault="00A13F02" w:rsidP="00C74500">
            <w:pPr>
              <w:rPr>
                <w:sz w:val="20"/>
                <w:szCs w:val="20"/>
              </w:rPr>
            </w:pPr>
            <w:r>
              <w:rPr>
                <w:sz w:val="20"/>
                <w:szCs w:val="20"/>
              </w:rPr>
              <w:t xml:space="preserve">Требуется указывать только одну валюту в шаблоне, отличную от рубля. </w:t>
            </w:r>
          </w:p>
        </w:tc>
      </w:tr>
      <w:tr w:rsidR="00BE21C0" w:rsidRPr="00FD436D" w14:paraId="13510632" w14:textId="77777777" w:rsidTr="00FD436D">
        <w:trPr>
          <w:trHeight w:val="516"/>
        </w:trPr>
        <w:tc>
          <w:tcPr>
            <w:tcW w:w="426" w:type="dxa"/>
            <w:vAlign w:val="center"/>
          </w:tcPr>
          <w:p w14:paraId="24FD6666" w14:textId="77777777" w:rsidR="00BE21C0" w:rsidRPr="00B578A1" w:rsidRDefault="00BE21C0" w:rsidP="00C74500">
            <w:pPr>
              <w:pStyle w:val="afa"/>
              <w:numPr>
                <w:ilvl w:val="0"/>
                <w:numId w:val="37"/>
              </w:numPr>
              <w:ind w:left="317"/>
              <w:jc w:val="left"/>
              <w:rPr>
                <w:color w:val="000000"/>
                <w:sz w:val="20"/>
                <w:szCs w:val="20"/>
                <w:highlight w:val="yellow"/>
              </w:rPr>
            </w:pPr>
          </w:p>
        </w:tc>
        <w:tc>
          <w:tcPr>
            <w:tcW w:w="2126" w:type="dxa"/>
            <w:shd w:val="clear" w:color="auto" w:fill="auto"/>
            <w:vAlign w:val="center"/>
          </w:tcPr>
          <w:p w14:paraId="284E1E77" w14:textId="0BE6D25D" w:rsidR="00BE21C0" w:rsidRPr="00B578A1" w:rsidRDefault="00BE21C0" w:rsidP="00C74500">
            <w:pPr>
              <w:rPr>
                <w:sz w:val="20"/>
                <w:szCs w:val="20"/>
                <w:highlight w:val="yellow"/>
              </w:rPr>
            </w:pPr>
            <w:r w:rsidRPr="00B578A1">
              <w:rPr>
                <w:sz w:val="20"/>
                <w:szCs w:val="20"/>
                <w:highlight w:val="yellow"/>
              </w:rPr>
              <w:t>В шаблоне указан некорректный номер операции к материалу</w:t>
            </w:r>
          </w:p>
        </w:tc>
        <w:tc>
          <w:tcPr>
            <w:tcW w:w="2552" w:type="dxa"/>
          </w:tcPr>
          <w:p w14:paraId="57F372AD" w14:textId="58729F08" w:rsidR="00BE21C0" w:rsidRPr="00B578A1" w:rsidRDefault="00BE21C0" w:rsidP="00C74500">
            <w:pPr>
              <w:rPr>
                <w:sz w:val="20"/>
                <w:szCs w:val="20"/>
                <w:highlight w:val="yellow"/>
              </w:rPr>
            </w:pPr>
            <w:r w:rsidRPr="00B578A1">
              <w:rPr>
                <w:sz w:val="20"/>
                <w:szCs w:val="20"/>
                <w:highlight w:val="yellow"/>
              </w:rPr>
              <w:t>Номер операции в шаблоне должен быть указан из активных операций в заказе ТОРО</w:t>
            </w:r>
          </w:p>
        </w:tc>
        <w:tc>
          <w:tcPr>
            <w:tcW w:w="5102" w:type="dxa"/>
            <w:shd w:val="clear" w:color="auto" w:fill="auto"/>
            <w:vAlign w:val="center"/>
          </w:tcPr>
          <w:p w14:paraId="31834093" w14:textId="390F4ECC" w:rsidR="00BE21C0" w:rsidRPr="00B578A1" w:rsidRDefault="00BE21C0" w:rsidP="00C74500">
            <w:pPr>
              <w:rPr>
                <w:sz w:val="20"/>
                <w:szCs w:val="20"/>
                <w:highlight w:val="yellow"/>
              </w:rPr>
            </w:pPr>
            <w:r w:rsidRPr="00B578A1">
              <w:rPr>
                <w:sz w:val="20"/>
                <w:szCs w:val="20"/>
                <w:highlight w:val="yellow"/>
              </w:rPr>
              <w:t>Посмотреть какие активные операции есть в заказе ТОРО, скорректировать шаблон, и снова загрузить файл.</w:t>
            </w:r>
          </w:p>
        </w:tc>
      </w:tr>
    </w:tbl>
    <w:p w14:paraId="3B2D3884" w14:textId="77777777" w:rsidR="007A22FE" w:rsidRDefault="007A22FE" w:rsidP="00C74500">
      <w:pPr>
        <w:spacing w:after="200"/>
        <w:rPr>
          <w:rFonts w:eastAsiaTheme="majorEastAsia"/>
        </w:rPr>
      </w:pPr>
    </w:p>
    <w:p w14:paraId="55F45FFB" w14:textId="77777777" w:rsidR="00652B3B" w:rsidRPr="005C4B82" w:rsidRDefault="00652B3B" w:rsidP="00C74500">
      <w:pPr>
        <w:pStyle w:val="afa"/>
        <w:numPr>
          <w:ilvl w:val="0"/>
          <w:numId w:val="37"/>
        </w:numPr>
        <w:ind w:left="0" w:firstLine="0"/>
        <w:rPr>
          <w:rFonts w:eastAsiaTheme="majorEastAsia"/>
        </w:rPr>
      </w:pPr>
      <w:r w:rsidRPr="005C4B82">
        <w:rPr>
          <w:rFonts w:eastAsiaTheme="majorEastAsia"/>
        </w:rPr>
        <w:t>При выполнении запускается проверка полномочий пользователя на редактирование заказов ТОРО. Если проверка на полномочия не пройдена, то выведется ошибка</w:t>
      </w:r>
      <w:r>
        <w:rPr>
          <w:rFonts w:eastAsiaTheme="majorEastAsia"/>
        </w:rPr>
        <w:t xml:space="preserve"> «Нет полномочий … »</w:t>
      </w:r>
      <w:r w:rsidRPr="005C4B82">
        <w:rPr>
          <w:rFonts w:eastAsiaTheme="majorEastAsia"/>
        </w:rPr>
        <w:t>:</w:t>
      </w:r>
    </w:p>
    <w:p w14:paraId="1B130856" w14:textId="77777777" w:rsidR="00652B3B" w:rsidRDefault="00652B3B" w:rsidP="00C74500">
      <w:pPr>
        <w:spacing w:after="200"/>
        <w:rPr>
          <w:rFonts w:ascii="Arial" w:hAnsi="Arial" w:cs="Arial"/>
        </w:rPr>
      </w:pPr>
      <w:r>
        <w:rPr>
          <w:noProof/>
          <w:lang w:eastAsia="ru-RU"/>
        </w:rPr>
        <w:drawing>
          <wp:inline distT="0" distB="0" distL="0" distR="0" wp14:anchorId="09544AB5" wp14:editId="01C2A473">
            <wp:extent cx="6480810" cy="528809"/>
            <wp:effectExtent l="0" t="0" r="0" b="5080"/>
            <wp:docPr id="2100622669" name="Рисунок 1" descr="Изображение выглядит как текст, программное обеспечение, Шрифт, веб-страниц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57014" name="Рисунок 1" descr="Изображение выглядит как текст, программное обеспечение, Шрифт, веб-страница&#10;&#10;Автоматически созданное описание"/>
                    <pic:cNvPicPr/>
                  </pic:nvPicPr>
                  <pic:blipFill rotWithShape="1">
                    <a:blip r:embed="rId18"/>
                    <a:srcRect t="46685"/>
                    <a:stretch/>
                  </pic:blipFill>
                  <pic:spPr bwMode="auto">
                    <a:xfrm>
                      <a:off x="0" y="0"/>
                      <a:ext cx="6480810" cy="528809"/>
                    </a:xfrm>
                    <a:prstGeom prst="rect">
                      <a:avLst/>
                    </a:prstGeom>
                    <a:ln>
                      <a:noFill/>
                    </a:ln>
                    <a:extLst>
                      <a:ext uri="{53640926-AAD7-44D8-BBD7-CCE9431645EC}">
                        <a14:shadowObscured xmlns:a14="http://schemas.microsoft.com/office/drawing/2010/main"/>
                      </a:ext>
                    </a:extLst>
                  </pic:spPr>
                </pic:pic>
              </a:graphicData>
            </a:graphic>
          </wp:inline>
        </w:drawing>
      </w:r>
    </w:p>
    <w:p w14:paraId="44339126" w14:textId="77777777" w:rsidR="00652B3B" w:rsidRDefault="00652B3B" w:rsidP="00C74500">
      <w:pPr>
        <w:spacing w:after="200"/>
        <w:ind w:firstLine="709"/>
        <w:rPr>
          <w:rFonts w:eastAsiaTheme="majorEastAsia"/>
        </w:rPr>
      </w:pPr>
      <w:r>
        <w:rPr>
          <w:rFonts w:eastAsiaTheme="majorEastAsia"/>
        </w:rPr>
        <w:t>Для устранения ошибки т</w:t>
      </w:r>
      <w:r w:rsidRPr="005C4B82">
        <w:rPr>
          <w:rFonts w:eastAsiaTheme="majorEastAsia"/>
        </w:rPr>
        <w:t xml:space="preserve">ребуется открыть шаблон и проверить, что все указанные в нем заказы ТОРО доступны </w:t>
      </w:r>
      <w:r>
        <w:rPr>
          <w:rFonts w:eastAsiaTheme="majorEastAsia"/>
        </w:rPr>
        <w:t>для изменения</w:t>
      </w:r>
      <w:r w:rsidRPr="005C4B82">
        <w:rPr>
          <w:rFonts w:eastAsiaTheme="majorEastAsia"/>
        </w:rPr>
        <w:t>.</w:t>
      </w:r>
    </w:p>
    <w:p w14:paraId="022DD8CC" w14:textId="0F167162" w:rsidR="00652B3B" w:rsidRDefault="00C746B3" w:rsidP="00C74500">
      <w:pPr>
        <w:pStyle w:val="afa"/>
        <w:numPr>
          <w:ilvl w:val="0"/>
          <w:numId w:val="37"/>
        </w:numPr>
        <w:ind w:left="0" w:firstLine="0"/>
        <w:rPr>
          <w:rFonts w:eastAsiaTheme="majorEastAsia"/>
        </w:rPr>
      </w:pPr>
      <w:r>
        <w:rPr>
          <w:rFonts w:eastAsiaTheme="majorEastAsia"/>
        </w:rPr>
        <w:t>Возможно заполнение данных шаблона данными вкладки «Справочники»:</w:t>
      </w:r>
    </w:p>
    <w:p w14:paraId="7891332C" w14:textId="77777777" w:rsidR="00C746B3" w:rsidRDefault="00C746B3" w:rsidP="00C74500">
      <w:pPr>
        <w:pStyle w:val="afa"/>
        <w:ind w:left="0"/>
        <w:rPr>
          <w:rFonts w:eastAsiaTheme="majorEastAsia"/>
        </w:rPr>
      </w:pPr>
    </w:p>
    <w:p w14:paraId="42593265" w14:textId="3A8109B6" w:rsidR="00C746B3" w:rsidRDefault="00C746B3" w:rsidP="00C74500">
      <w:pPr>
        <w:pStyle w:val="afa"/>
        <w:ind w:left="0"/>
        <w:rPr>
          <w:rFonts w:eastAsiaTheme="majorEastAsia"/>
        </w:rPr>
      </w:pPr>
      <w:r>
        <w:rPr>
          <w:noProof/>
          <w:lang w:eastAsia="ru-RU"/>
        </w:rPr>
        <w:lastRenderedPageBreak/>
        <w:drawing>
          <wp:inline distT="0" distB="0" distL="0" distR="0" wp14:anchorId="035E60C4" wp14:editId="1DECF203">
            <wp:extent cx="6480810" cy="2731135"/>
            <wp:effectExtent l="0" t="0" r="0" b="0"/>
            <wp:docPr id="1483910169" name="Рисунок 1" descr="Изображение выглядит как текст, снимок экрана, число,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10169" name="Рисунок 1" descr="Изображение выглядит как текст, снимок экрана, число, Шрифт&#10;&#10;Автоматически созданное описание"/>
                    <pic:cNvPicPr/>
                  </pic:nvPicPr>
                  <pic:blipFill>
                    <a:blip r:embed="rId34"/>
                    <a:stretch>
                      <a:fillRect/>
                    </a:stretch>
                  </pic:blipFill>
                  <pic:spPr>
                    <a:xfrm>
                      <a:off x="0" y="0"/>
                      <a:ext cx="6480810" cy="2731135"/>
                    </a:xfrm>
                    <a:prstGeom prst="rect">
                      <a:avLst/>
                    </a:prstGeom>
                  </pic:spPr>
                </pic:pic>
              </a:graphicData>
            </a:graphic>
          </wp:inline>
        </w:drawing>
      </w:r>
    </w:p>
    <w:p w14:paraId="5F3E50F7" w14:textId="77777777" w:rsidR="00C746B3" w:rsidRDefault="00C746B3" w:rsidP="00C74500">
      <w:pPr>
        <w:pStyle w:val="afa"/>
        <w:ind w:left="0"/>
        <w:rPr>
          <w:rFonts w:eastAsiaTheme="majorEastAsia"/>
        </w:rPr>
      </w:pPr>
    </w:p>
    <w:p w14:paraId="052ACC83" w14:textId="0E84C2E0" w:rsidR="00652B3B" w:rsidRDefault="00C746B3" w:rsidP="00C74500">
      <w:pPr>
        <w:spacing w:after="200"/>
        <w:ind w:firstLine="709"/>
        <w:rPr>
          <w:rFonts w:eastAsiaTheme="majorEastAsia"/>
        </w:rPr>
      </w:pPr>
      <w:r>
        <w:rPr>
          <w:rFonts w:eastAsiaTheme="majorEastAsia"/>
        </w:rPr>
        <w:t>Для устранения ошибки требуется открыть сохраненный документ, перейти на вкладку «Шаблон загрузки» с данными и сохраниться на ней. После этого загрузка будет из нужной вкладки шаблона:</w:t>
      </w:r>
    </w:p>
    <w:p w14:paraId="550EE593" w14:textId="684C19E2" w:rsidR="00C746B3" w:rsidRDefault="00C746B3" w:rsidP="00C74500">
      <w:pPr>
        <w:spacing w:after="200"/>
        <w:jc w:val="center"/>
        <w:rPr>
          <w:rFonts w:eastAsiaTheme="majorEastAsia"/>
        </w:rPr>
      </w:pPr>
      <w:r>
        <w:rPr>
          <w:noProof/>
          <w:lang w:eastAsia="ru-RU"/>
        </w:rPr>
        <w:drawing>
          <wp:inline distT="0" distB="0" distL="0" distR="0" wp14:anchorId="4A89CEF7" wp14:editId="5A1F7292">
            <wp:extent cx="3419475" cy="1902718"/>
            <wp:effectExtent l="0" t="0" r="0" b="2540"/>
            <wp:docPr id="1496317320" name="Рисунок 1" descr="Изображение выглядит как текст, снимок экрана, число,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17320" name="Рисунок 1" descr="Изображение выглядит как текст, снимок экрана, число, Шрифт&#10;&#10;Автоматически созданное описание"/>
                    <pic:cNvPicPr/>
                  </pic:nvPicPr>
                  <pic:blipFill>
                    <a:blip r:embed="rId35"/>
                    <a:stretch>
                      <a:fillRect/>
                    </a:stretch>
                  </pic:blipFill>
                  <pic:spPr>
                    <a:xfrm>
                      <a:off x="0" y="0"/>
                      <a:ext cx="3424348" cy="1905429"/>
                    </a:xfrm>
                    <a:prstGeom prst="rect">
                      <a:avLst/>
                    </a:prstGeom>
                  </pic:spPr>
                </pic:pic>
              </a:graphicData>
            </a:graphic>
          </wp:inline>
        </w:drawing>
      </w:r>
    </w:p>
    <w:p w14:paraId="1F726000" w14:textId="77C373CC" w:rsidR="00C746B3" w:rsidRDefault="00C746B3" w:rsidP="00C74500">
      <w:pPr>
        <w:spacing w:after="200"/>
        <w:jc w:val="left"/>
        <w:rPr>
          <w:rFonts w:eastAsiaTheme="majorEastAsia"/>
        </w:rPr>
      </w:pPr>
    </w:p>
    <w:p w14:paraId="3CC44DC0" w14:textId="6990DC38" w:rsidR="00751ED8" w:rsidRPr="00B9141D" w:rsidRDefault="00751ED8" w:rsidP="00C74500">
      <w:pPr>
        <w:pStyle w:val="32"/>
        <w:numPr>
          <w:ilvl w:val="1"/>
          <w:numId w:val="40"/>
        </w:numPr>
      </w:pPr>
      <w:bookmarkStart w:id="11" w:name="_Toc230349416"/>
      <w:r w:rsidRPr="00B9141D">
        <w:t>Загрузка данных в систему</w:t>
      </w:r>
      <w:bookmarkEnd w:id="11"/>
    </w:p>
    <w:p w14:paraId="169619DF" w14:textId="71720CA2" w:rsidR="00A13F02" w:rsidRDefault="00177B52" w:rsidP="00C74500">
      <w:pPr>
        <w:spacing w:before="240"/>
        <w:ind w:firstLine="709"/>
        <w:rPr>
          <w:rFonts w:eastAsiaTheme="majorEastAsia"/>
        </w:rPr>
      </w:pPr>
      <w:r>
        <w:rPr>
          <w:rFonts w:eastAsiaTheme="majorEastAsia"/>
        </w:rPr>
        <w:t>После загрузки шаблона и прохождения проверки на корректность данных возможно загружать данные в заказ ТОРО.</w:t>
      </w:r>
    </w:p>
    <w:p w14:paraId="1BEE98DC" w14:textId="26F73003" w:rsidR="008B5523" w:rsidRDefault="008B5523" w:rsidP="00C74500">
      <w:pPr>
        <w:ind w:firstLine="709"/>
        <w:rPr>
          <w:rFonts w:eastAsiaTheme="majorEastAsia"/>
        </w:rPr>
      </w:pPr>
      <w:r>
        <w:rPr>
          <w:rFonts w:eastAsiaTheme="majorEastAsia"/>
        </w:rPr>
        <w:t xml:space="preserve">К загрузке доступны строки, которые не имеют критических ошибок и индикатора </w:t>
      </w:r>
      <w:r>
        <w:rPr>
          <w:noProof/>
          <w:lang w:eastAsia="ru-RU"/>
        </w:rPr>
        <w:drawing>
          <wp:inline distT="0" distB="0" distL="0" distR="0" wp14:anchorId="30B356EF" wp14:editId="6B1AD03C">
            <wp:extent cx="377019" cy="249101"/>
            <wp:effectExtent l="0" t="0" r="4445" b="0"/>
            <wp:docPr id="10869250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05571" name=""/>
                    <pic:cNvPicPr/>
                  </pic:nvPicPr>
                  <pic:blipFill>
                    <a:blip r:embed="rId26"/>
                    <a:stretch>
                      <a:fillRect/>
                    </a:stretch>
                  </pic:blipFill>
                  <pic:spPr>
                    <a:xfrm>
                      <a:off x="0" y="0"/>
                      <a:ext cx="407335" cy="269131"/>
                    </a:xfrm>
                    <a:prstGeom prst="rect">
                      <a:avLst/>
                    </a:prstGeom>
                  </pic:spPr>
                </pic:pic>
              </a:graphicData>
            </a:graphic>
          </wp:inline>
        </w:drawing>
      </w:r>
      <w:r>
        <w:rPr>
          <w:rFonts w:eastAsiaTheme="majorEastAsia"/>
        </w:rPr>
        <w:t xml:space="preserve">. Если выбрать хотя бы 1 строку с критической ошибкой, то выведется сообщение: </w:t>
      </w:r>
      <w:r>
        <w:rPr>
          <w:noProof/>
          <w:lang w:eastAsia="ru-RU"/>
        </w:rPr>
        <w:drawing>
          <wp:inline distT="0" distB="0" distL="0" distR="0" wp14:anchorId="73F9AD6A" wp14:editId="72022DE2">
            <wp:extent cx="1885950" cy="275034"/>
            <wp:effectExtent l="0" t="0" r="0" b="0"/>
            <wp:docPr id="2720203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20339" name=""/>
                    <pic:cNvPicPr/>
                  </pic:nvPicPr>
                  <pic:blipFill>
                    <a:blip r:embed="rId36"/>
                    <a:stretch>
                      <a:fillRect/>
                    </a:stretch>
                  </pic:blipFill>
                  <pic:spPr>
                    <a:xfrm>
                      <a:off x="0" y="0"/>
                      <a:ext cx="1922982" cy="280435"/>
                    </a:xfrm>
                    <a:prstGeom prst="rect">
                      <a:avLst/>
                    </a:prstGeom>
                  </pic:spPr>
                </pic:pic>
              </a:graphicData>
            </a:graphic>
          </wp:inline>
        </w:drawing>
      </w:r>
      <w:r>
        <w:rPr>
          <w:rFonts w:eastAsiaTheme="majorEastAsia"/>
        </w:rPr>
        <w:t>.</w:t>
      </w:r>
    </w:p>
    <w:p w14:paraId="21B3E080" w14:textId="1BDFE3C6" w:rsidR="008B5523" w:rsidRPr="008B5523" w:rsidRDefault="008B5523" w:rsidP="00C74500">
      <w:pPr>
        <w:spacing w:after="200"/>
        <w:ind w:firstLine="709"/>
        <w:rPr>
          <w:rFonts w:eastAsiaTheme="majorEastAsia"/>
        </w:rPr>
      </w:pPr>
      <w:r>
        <w:rPr>
          <w:rFonts w:eastAsiaTheme="majorEastAsia"/>
        </w:rPr>
        <w:t>Чтобы загрузить данные из отчета в систему требуется выбрать все строки без ошибок и нажать кнопку на панели инструментов «Загрузить МТР подрядчика».</w:t>
      </w:r>
    </w:p>
    <w:p w14:paraId="49055471" w14:textId="3FB2423E" w:rsidR="008B5523" w:rsidRDefault="008B5523" w:rsidP="00C74500">
      <w:pPr>
        <w:spacing w:after="200"/>
        <w:rPr>
          <w:rFonts w:eastAsiaTheme="majorEastAsia"/>
        </w:rPr>
      </w:pPr>
      <w:r>
        <w:rPr>
          <w:noProof/>
          <w:lang w:eastAsia="ru-RU"/>
        </w:rPr>
        <w:lastRenderedPageBreak/>
        <w:drawing>
          <wp:inline distT="0" distB="0" distL="0" distR="0" wp14:anchorId="34A40DF4" wp14:editId="5A58ECA6">
            <wp:extent cx="6480810" cy="2245995"/>
            <wp:effectExtent l="0" t="0" r="0" b="1905"/>
            <wp:docPr id="864157183" name="Рисунок 1" descr="Изображение выглядит как текст, снимок экрана, число,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57183" name="Рисунок 1" descr="Изображение выглядит как текст, снимок экрана, число, Шрифт&#10;&#10;Автоматически созданное описание"/>
                    <pic:cNvPicPr/>
                  </pic:nvPicPr>
                  <pic:blipFill>
                    <a:blip r:embed="rId37"/>
                    <a:stretch>
                      <a:fillRect/>
                    </a:stretch>
                  </pic:blipFill>
                  <pic:spPr>
                    <a:xfrm>
                      <a:off x="0" y="0"/>
                      <a:ext cx="6480810" cy="2245995"/>
                    </a:xfrm>
                    <a:prstGeom prst="rect">
                      <a:avLst/>
                    </a:prstGeom>
                  </pic:spPr>
                </pic:pic>
              </a:graphicData>
            </a:graphic>
          </wp:inline>
        </w:drawing>
      </w:r>
    </w:p>
    <w:p w14:paraId="4FE3CF78" w14:textId="47F06A6E" w:rsidR="008B5523" w:rsidRDefault="008B5523" w:rsidP="00C74500">
      <w:pPr>
        <w:spacing w:after="200"/>
        <w:ind w:firstLine="709"/>
        <w:rPr>
          <w:rFonts w:eastAsiaTheme="majorEastAsia"/>
        </w:rPr>
      </w:pPr>
      <w:r>
        <w:rPr>
          <w:rFonts w:eastAsiaTheme="majorEastAsia"/>
        </w:rPr>
        <w:t>Если загрузка происходит в режиме «</w:t>
      </w:r>
      <w:r w:rsidRPr="002D0C6A">
        <w:rPr>
          <w:rFonts w:eastAsiaTheme="majorEastAsia"/>
        </w:rPr>
        <w:t>Загрузка плановых позиций</w:t>
      </w:r>
      <w:r>
        <w:rPr>
          <w:rFonts w:eastAsiaTheme="majorEastAsia"/>
        </w:rPr>
        <w:t>», то появится окно с выбором «Удаление МТР подрядчика из заказа ТОРО»:</w:t>
      </w:r>
    </w:p>
    <w:bookmarkEnd w:id="0"/>
    <w:bookmarkEnd w:id="1"/>
    <w:bookmarkEnd w:id="2"/>
    <w:bookmarkEnd w:id="3"/>
    <w:p w14:paraId="76F72FFE" w14:textId="74FA0F34" w:rsidR="007A22FE" w:rsidRDefault="008B5523" w:rsidP="00C74500">
      <w:pPr>
        <w:jc w:val="center"/>
        <w:rPr>
          <w:rFonts w:ascii="Arial" w:eastAsiaTheme="majorEastAsia" w:hAnsi="Arial"/>
          <w:b/>
          <w:iCs/>
          <w:color w:val="000000" w:themeColor="text1"/>
          <w:sz w:val="32"/>
          <w:szCs w:val="28"/>
        </w:rPr>
      </w:pPr>
      <w:r>
        <w:rPr>
          <w:noProof/>
          <w:lang w:eastAsia="ru-RU"/>
        </w:rPr>
        <w:drawing>
          <wp:inline distT="0" distB="0" distL="0" distR="0" wp14:anchorId="38263361" wp14:editId="3D45AB25">
            <wp:extent cx="4740910" cy="1905469"/>
            <wp:effectExtent l="0" t="0" r="2540" b="0"/>
            <wp:docPr id="1312291705"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91705" name="Рисунок 1" descr="Изображение выглядит как текст, снимок экрана, Шрифт&#10;&#10;Автоматически созданное описание"/>
                    <pic:cNvPicPr/>
                  </pic:nvPicPr>
                  <pic:blipFill>
                    <a:blip r:embed="rId38"/>
                    <a:stretch>
                      <a:fillRect/>
                    </a:stretch>
                  </pic:blipFill>
                  <pic:spPr>
                    <a:xfrm>
                      <a:off x="0" y="0"/>
                      <a:ext cx="4753674" cy="1910599"/>
                    </a:xfrm>
                    <a:prstGeom prst="rect">
                      <a:avLst/>
                    </a:prstGeom>
                  </pic:spPr>
                </pic:pic>
              </a:graphicData>
            </a:graphic>
          </wp:inline>
        </w:drawing>
      </w:r>
    </w:p>
    <w:p w14:paraId="60FD938E" w14:textId="77777777" w:rsidR="008B5523" w:rsidRDefault="008B5523" w:rsidP="00C74500">
      <w:pPr>
        <w:rPr>
          <w:rFonts w:ascii="Arial" w:eastAsiaTheme="majorEastAsia" w:hAnsi="Arial"/>
          <w:b/>
          <w:iCs/>
          <w:color w:val="000000" w:themeColor="text1"/>
          <w:sz w:val="32"/>
          <w:szCs w:val="28"/>
        </w:rPr>
      </w:pPr>
    </w:p>
    <w:p w14:paraId="6A886753" w14:textId="766816D7" w:rsidR="008B5523" w:rsidRDefault="008B5523" w:rsidP="00C74500">
      <w:pPr>
        <w:spacing w:after="200"/>
        <w:ind w:firstLine="709"/>
        <w:rPr>
          <w:rFonts w:eastAsiaTheme="majorEastAsia"/>
        </w:rPr>
      </w:pPr>
      <w:r w:rsidRPr="008B5523">
        <w:rPr>
          <w:rFonts w:eastAsiaTheme="majorEastAsia"/>
        </w:rPr>
        <w:t xml:space="preserve">Если </w:t>
      </w:r>
      <w:r>
        <w:rPr>
          <w:rFonts w:eastAsiaTheme="majorEastAsia"/>
        </w:rPr>
        <w:t>на данном окне выбрать «Затереть», то все старые строки в заказе ТОРО, которые были до начала загрузки данных, удалятся и вместо них создадутся строки из шаблона.</w:t>
      </w:r>
    </w:p>
    <w:p w14:paraId="7078EDF6" w14:textId="0FC08DA2" w:rsidR="008B5523" w:rsidRDefault="008B5523" w:rsidP="00C74500">
      <w:pPr>
        <w:spacing w:after="200"/>
        <w:ind w:firstLine="709"/>
        <w:rPr>
          <w:rFonts w:eastAsiaTheme="majorEastAsia"/>
        </w:rPr>
      </w:pPr>
      <w:r>
        <w:rPr>
          <w:rFonts w:eastAsiaTheme="majorEastAsia"/>
        </w:rPr>
        <w:t>Если выбрать «Добавить», то все старые строки сохранятся в заказе ТОРО, а новые из шаблона создадутся в добавок к существующим.</w:t>
      </w:r>
    </w:p>
    <w:p w14:paraId="4348230D" w14:textId="77777777" w:rsidR="00BA2D3D" w:rsidRDefault="00BA2D3D" w:rsidP="00C74500">
      <w:pPr>
        <w:spacing w:after="200"/>
        <w:ind w:firstLine="709"/>
        <w:rPr>
          <w:rFonts w:eastAsiaTheme="majorEastAsia"/>
        </w:rPr>
      </w:pPr>
      <w:r>
        <w:rPr>
          <w:rFonts w:eastAsiaTheme="majorEastAsia"/>
        </w:rPr>
        <w:t xml:space="preserve">После успешной загрузки данных появится информационное окно: </w:t>
      </w:r>
    </w:p>
    <w:p w14:paraId="3B4A8AEC" w14:textId="7D49067A" w:rsidR="00BA2D3D" w:rsidRPr="008B5523" w:rsidRDefault="00BA2D3D" w:rsidP="00C74500">
      <w:pPr>
        <w:spacing w:after="200"/>
        <w:jc w:val="center"/>
        <w:rPr>
          <w:rFonts w:eastAsiaTheme="majorEastAsia"/>
        </w:rPr>
      </w:pPr>
      <w:r>
        <w:rPr>
          <w:noProof/>
          <w:lang w:eastAsia="ru-RU"/>
        </w:rPr>
        <w:lastRenderedPageBreak/>
        <w:drawing>
          <wp:inline distT="0" distB="0" distL="0" distR="0" wp14:anchorId="758A6A28" wp14:editId="31C8915E">
            <wp:extent cx="4703902" cy="3510643"/>
            <wp:effectExtent l="0" t="0" r="1905" b="0"/>
            <wp:docPr id="47078260" name="Рисунок 1" descr="Изображение выглядит как текст, электроника, снимок экрана, диспле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8260" name="Рисунок 1" descr="Изображение выглядит как текст, электроника, снимок экрана, дисплей&#10;&#10;Автоматически созданное описание"/>
                    <pic:cNvPicPr/>
                  </pic:nvPicPr>
                  <pic:blipFill>
                    <a:blip r:embed="rId39"/>
                    <a:stretch>
                      <a:fillRect/>
                    </a:stretch>
                  </pic:blipFill>
                  <pic:spPr>
                    <a:xfrm>
                      <a:off x="0" y="0"/>
                      <a:ext cx="4710671" cy="3515695"/>
                    </a:xfrm>
                    <a:prstGeom prst="rect">
                      <a:avLst/>
                    </a:prstGeom>
                  </pic:spPr>
                </pic:pic>
              </a:graphicData>
            </a:graphic>
          </wp:inline>
        </w:drawing>
      </w:r>
    </w:p>
    <w:p w14:paraId="6B4A2D2B" w14:textId="77777777" w:rsidR="008B5523" w:rsidRDefault="008B5523" w:rsidP="00C74500">
      <w:pPr>
        <w:rPr>
          <w:rFonts w:eastAsiaTheme="majorEastAsia"/>
        </w:rPr>
      </w:pPr>
    </w:p>
    <w:p w14:paraId="2E3FB36C" w14:textId="6FF0126E" w:rsidR="00BA2D3D" w:rsidRDefault="00BA2D3D" w:rsidP="00C74500">
      <w:pPr>
        <w:spacing w:after="200"/>
        <w:ind w:firstLine="709"/>
        <w:rPr>
          <w:rFonts w:eastAsiaTheme="majorEastAsia"/>
        </w:rPr>
      </w:pPr>
      <w:r>
        <w:rPr>
          <w:rFonts w:eastAsiaTheme="majorEastAsia"/>
        </w:rPr>
        <w:t xml:space="preserve">После этого загруженные строки добавятся к ранее созданным строкам в заказе ТОРО, у них появится номер позиции (если это загрузка плановых позиций или в фактических позициях еще не было </w:t>
      </w:r>
      <w:proofErr w:type="gramStart"/>
      <w:r>
        <w:rPr>
          <w:rFonts w:eastAsiaTheme="majorEastAsia"/>
        </w:rPr>
        <w:t>плановых значений</w:t>
      </w:r>
      <w:proofErr w:type="gramEnd"/>
      <w:r>
        <w:rPr>
          <w:rFonts w:eastAsiaTheme="majorEastAsia"/>
        </w:rPr>
        <w:t xml:space="preserve"> и они не подобрались к имеющейся строке) и на них встанет индикатор </w:t>
      </w:r>
      <w:r>
        <w:rPr>
          <w:noProof/>
          <w:lang w:eastAsia="ru-RU"/>
        </w:rPr>
        <w:drawing>
          <wp:inline distT="0" distB="0" distL="0" distR="0" wp14:anchorId="0D7D02B1" wp14:editId="1B46407D">
            <wp:extent cx="400119" cy="255814"/>
            <wp:effectExtent l="0" t="0" r="0" b="0"/>
            <wp:docPr id="201414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4371" name=""/>
                    <pic:cNvPicPr/>
                  </pic:nvPicPr>
                  <pic:blipFill>
                    <a:blip r:embed="rId40"/>
                    <a:stretch>
                      <a:fillRect/>
                    </a:stretch>
                  </pic:blipFill>
                  <pic:spPr>
                    <a:xfrm>
                      <a:off x="0" y="0"/>
                      <a:ext cx="405020" cy="258948"/>
                    </a:xfrm>
                    <a:prstGeom prst="rect">
                      <a:avLst/>
                    </a:prstGeom>
                  </pic:spPr>
                </pic:pic>
              </a:graphicData>
            </a:graphic>
          </wp:inline>
        </w:drawing>
      </w:r>
      <w:r>
        <w:rPr>
          <w:rFonts w:eastAsiaTheme="majorEastAsia"/>
        </w:rPr>
        <w:t>:</w:t>
      </w:r>
    </w:p>
    <w:p w14:paraId="3A6E827D" w14:textId="11BE6C95" w:rsidR="00BA2D3D" w:rsidRDefault="00BA2D3D" w:rsidP="00C74500">
      <w:pPr>
        <w:spacing w:after="200"/>
        <w:jc w:val="center"/>
        <w:rPr>
          <w:rFonts w:eastAsiaTheme="majorEastAsia"/>
        </w:rPr>
      </w:pPr>
      <w:r>
        <w:rPr>
          <w:noProof/>
          <w:lang w:eastAsia="ru-RU"/>
        </w:rPr>
        <w:drawing>
          <wp:inline distT="0" distB="0" distL="0" distR="0" wp14:anchorId="51585D3B" wp14:editId="30D038E2">
            <wp:extent cx="3997865" cy="2159254"/>
            <wp:effectExtent l="0" t="0" r="3175" b="0"/>
            <wp:docPr id="1729986883" name="Рисунок 1" descr="Изображение выглядит как текст, снимок экрана, число,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86883" name="Рисунок 1" descr="Изображение выглядит как текст, снимок экрана, число, программное обеспечение&#10;&#10;Автоматически созданное описание"/>
                    <pic:cNvPicPr/>
                  </pic:nvPicPr>
                  <pic:blipFill rotWithShape="1">
                    <a:blip r:embed="rId41"/>
                    <a:srcRect t="43417"/>
                    <a:stretch/>
                  </pic:blipFill>
                  <pic:spPr bwMode="auto">
                    <a:xfrm>
                      <a:off x="0" y="0"/>
                      <a:ext cx="4010662" cy="2166166"/>
                    </a:xfrm>
                    <a:prstGeom prst="rect">
                      <a:avLst/>
                    </a:prstGeom>
                    <a:ln>
                      <a:noFill/>
                    </a:ln>
                    <a:extLst>
                      <a:ext uri="{53640926-AAD7-44D8-BBD7-CCE9431645EC}">
                        <a14:shadowObscured xmlns:a14="http://schemas.microsoft.com/office/drawing/2010/main"/>
                      </a:ext>
                    </a:extLst>
                  </pic:spPr>
                </pic:pic>
              </a:graphicData>
            </a:graphic>
          </wp:inline>
        </w:drawing>
      </w:r>
    </w:p>
    <w:p w14:paraId="66F9026D" w14:textId="77777777" w:rsidR="00BA2D3D" w:rsidRDefault="00BA2D3D" w:rsidP="00C74500">
      <w:pPr>
        <w:spacing w:after="200"/>
        <w:jc w:val="center"/>
        <w:rPr>
          <w:rFonts w:eastAsiaTheme="majorEastAsia"/>
        </w:rPr>
      </w:pPr>
    </w:p>
    <w:p w14:paraId="60D74F03" w14:textId="77777777" w:rsidR="00BA2D3D" w:rsidRDefault="00BA2D3D" w:rsidP="00C74500">
      <w:pPr>
        <w:spacing w:after="200"/>
        <w:jc w:val="center"/>
        <w:rPr>
          <w:rFonts w:eastAsiaTheme="majorEastAsia"/>
        </w:rPr>
      </w:pPr>
    </w:p>
    <w:p w14:paraId="6FE259A8" w14:textId="77777777" w:rsidR="00211380" w:rsidRPr="00751ED8" w:rsidRDefault="00211380" w:rsidP="00C74500">
      <w:pPr>
        <w:pStyle w:val="22"/>
        <w:keepNext/>
        <w:keepLines/>
        <w:numPr>
          <w:ilvl w:val="0"/>
          <w:numId w:val="14"/>
        </w:numPr>
        <w:ind w:left="0" w:firstLine="0"/>
        <w:rPr>
          <w:rFonts w:eastAsiaTheme="majorEastAsia"/>
          <w:bCs w:val="0"/>
          <w:caps w:val="0"/>
          <w:color w:val="000000" w:themeColor="text1"/>
          <w:sz w:val="32"/>
        </w:rPr>
      </w:pPr>
      <w:bookmarkStart w:id="12" w:name="_Toc230349417"/>
      <w:r>
        <w:rPr>
          <w:rFonts w:eastAsiaTheme="majorEastAsia"/>
          <w:bCs w:val="0"/>
          <w:caps w:val="0"/>
          <w:color w:val="000000" w:themeColor="text1"/>
          <w:sz w:val="32"/>
        </w:rPr>
        <w:t>Вкладка «МТР Подрядчика» в заказе ТОРО</w:t>
      </w:r>
      <w:bookmarkEnd w:id="12"/>
    </w:p>
    <w:p w14:paraId="01D67EEA" w14:textId="77777777" w:rsidR="0054209C" w:rsidRDefault="0054209C" w:rsidP="00C74500">
      <w:pPr>
        <w:spacing w:after="200"/>
        <w:ind w:firstLine="709"/>
        <w:rPr>
          <w:rFonts w:eastAsiaTheme="majorEastAsia"/>
        </w:rPr>
      </w:pPr>
      <w:r>
        <w:rPr>
          <w:rFonts w:eastAsiaTheme="majorEastAsia"/>
        </w:rPr>
        <w:t>Доработки вкладки МТР подрядчика:</w:t>
      </w:r>
    </w:p>
    <w:p w14:paraId="6A27D370" w14:textId="71969C09" w:rsidR="0054209C" w:rsidRDefault="0054209C" w:rsidP="0080217F">
      <w:pPr>
        <w:pStyle w:val="afa"/>
        <w:numPr>
          <w:ilvl w:val="0"/>
          <w:numId w:val="43"/>
        </w:numPr>
        <w:rPr>
          <w:rFonts w:eastAsiaTheme="majorEastAsia"/>
        </w:rPr>
      </w:pPr>
      <w:r>
        <w:rPr>
          <w:rFonts w:eastAsiaTheme="majorEastAsia"/>
        </w:rPr>
        <w:t>Добавлены поля заголовка с данными по ИРМ закупки МТР подрядчика и данными договора;</w:t>
      </w:r>
    </w:p>
    <w:p w14:paraId="39ECF43D" w14:textId="2004E937" w:rsidR="0054209C" w:rsidRDefault="0054209C" w:rsidP="0080217F">
      <w:pPr>
        <w:pStyle w:val="afa"/>
        <w:numPr>
          <w:ilvl w:val="0"/>
          <w:numId w:val="43"/>
        </w:numPr>
        <w:rPr>
          <w:rFonts w:eastAsiaTheme="majorEastAsia"/>
        </w:rPr>
      </w:pPr>
      <w:r>
        <w:rPr>
          <w:rFonts w:eastAsiaTheme="majorEastAsia"/>
        </w:rPr>
        <w:lastRenderedPageBreak/>
        <w:t>Добавлены поля с данными оценки по прайс-листу к договору;</w:t>
      </w:r>
    </w:p>
    <w:p w14:paraId="7773A5AA" w14:textId="4A63F39A" w:rsidR="0054209C" w:rsidRDefault="0054209C" w:rsidP="0080217F">
      <w:pPr>
        <w:pStyle w:val="afa"/>
        <w:numPr>
          <w:ilvl w:val="0"/>
          <w:numId w:val="43"/>
        </w:numPr>
        <w:rPr>
          <w:rFonts w:eastAsiaTheme="majorEastAsia"/>
        </w:rPr>
      </w:pPr>
      <w:r>
        <w:rPr>
          <w:rFonts w:eastAsiaTheme="majorEastAsia"/>
        </w:rPr>
        <w:t>Функциональная кнопка «Обновить цены из прайса»;</w:t>
      </w:r>
    </w:p>
    <w:p w14:paraId="59967F3C" w14:textId="77D0B278" w:rsidR="00211380" w:rsidRDefault="0054209C" w:rsidP="0080217F">
      <w:pPr>
        <w:pStyle w:val="afa"/>
        <w:numPr>
          <w:ilvl w:val="0"/>
          <w:numId w:val="43"/>
        </w:numPr>
        <w:rPr>
          <w:rFonts w:eastAsiaTheme="majorEastAsia"/>
        </w:rPr>
      </w:pPr>
      <w:r>
        <w:rPr>
          <w:rFonts w:eastAsiaTheme="majorEastAsia"/>
        </w:rPr>
        <w:t>Д</w:t>
      </w:r>
      <w:r w:rsidRPr="0054209C">
        <w:rPr>
          <w:rFonts w:eastAsiaTheme="majorEastAsia"/>
        </w:rPr>
        <w:t xml:space="preserve">оработана существующая </w:t>
      </w:r>
      <w:r>
        <w:rPr>
          <w:rFonts w:eastAsiaTheme="majorEastAsia"/>
        </w:rPr>
        <w:t xml:space="preserve">логика работы </w:t>
      </w:r>
      <w:r w:rsidR="00211380" w:rsidRPr="0054209C">
        <w:rPr>
          <w:rFonts w:eastAsiaTheme="majorEastAsia"/>
        </w:rPr>
        <w:t>с плановыми и фактическими данными</w:t>
      </w:r>
      <w:r w:rsidR="0080217F">
        <w:rPr>
          <w:rFonts w:eastAsiaTheme="majorEastAsia"/>
        </w:rPr>
        <w:t xml:space="preserve"> оценки.</w:t>
      </w:r>
      <w:r w:rsidR="00211380" w:rsidRPr="0054209C">
        <w:rPr>
          <w:rFonts w:eastAsiaTheme="majorEastAsia"/>
        </w:rPr>
        <w:t xml:space="preserve"> </w:t>
      </w:r>
    </w:p>
    <w:p w14:paraId="1C5B9145" w14:textId="1FFD9B5C" w:rsidR="00B578A1" w:rsidRPr="00B578A1" w:rsidRDefault="00B578A1" w:rsidP="0080217F">
      <w:pPr>
        <w:pStyle w:val="afa"/>
        <w:numPr>
          <w:ilvl w:val="0"/>
          <w:numId w:val="43"/>
        </w:numPr>
        <w:rPr>
          <w:rFonts w:eastAsiaTheme="majorEastAsia"/>
          <w:highlight w:val="yellow"/>
        </w:rPr>
      </w:pPr>
      <w:r w:rsidRPr="00B578A1">
        <w:rPr>
          <w:rFonts w:eastAsiaTheme="majorEastAsia"/>
          <w:highlight w:val="yellow"/>
        </w:rPr>
        <w:t>Добавлено обязательное поле «Номер операции».</w:t>
      </w:r>
    </w:p>
    <w:p w14:paraId="4F124998" w14:textId="77777777" w:rsidR="0080217F" w:rsidRPr="0054209C" w:rsidRDefault="0080217F" w:rsidP="0080217F">
      <w:pPr>
        <w:pStyle w:val="afa"/>
        <w:ind w:left="1069"/>
        <w:rPr>
          <w:rFonts w:eastAsiaTheme="majorEastAsia"/>
        </w:rPr>
      </w:pPr>
    </w:p>
    <w:p w14:paraId="7D9C0EB7" w14:textId="54C9C714" w:rsidR="00211380" w:rsidRDefault="0054209C" w:rsidP="00C74500">
      <w:pPr>
        <w:spacing w:after="200"/>
        <w:rPr>
          <w:rFonts w:eastAsiaTheme="majorEastAsia"/>
        </w:rPr>
      </w:pPr>
      <w:r>
        <w:rPr>
          <w:rFonts w:eastAsiaTheme="majorEastAsia"/>
          <w:noProof/>
          <w:lang w:eastAsia="ru-RU"/>
        </w:rPr>
        <w:drawing>
          <wp:inline distT="0" distB="0" distL="0" distR="0" wp14:anchorId="64FF9227" wp14:editId="009AFC32">
            <wp:extent cx="6477000" cy="2049780"/>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77000" cy="2049780"/>
                    </a:xfrm>
                    <a:prstGeom prst="rect">
                      <a:avLst/>
                    </a:prstGeom>
                    <a:noFill/>
                    <a:ln>
                      <a:noFill/>
                    </a:ln>
                  </pic:spPr>
                </pic:pic>
              </a:graphicData>
            </a:graphic>
          </wp:inline>
        </w:drawing>
      </w:r>
    </w:p>
    <w:p w14:paraId="75BB476C" w14:textId="7D638FF6" w:rsidR="0080217F" w:rsidRDefault="0080217F" w:rsidP="00C74500">
      <w:pPr>
        <w:tabs>
          <w:tab w:val="left" w:pos="3017"/>
        </w:tabs>
        <w:spacing w:after="200"/>
        <w:ind w:firstLine="709"/>
        <w:rPr>
          <w:rFonts w:eastAsiaTheme="majorEastAsia"/>
          <w:u w:val="single"/>
        </w:rPr>
      </w:pPr>
      <w:r w:rsidRPr="0080217F">
        <w:rPr>
          <w:rFonts w:eastAsiaTheme="majorEastAsia"/>
          <w:u w:val="single"/>
        </w:rPr>
        <w:t>Работа с полями за</w:t>
      </w:r>
      <w:r>
        <w:rPr>
          <w:rFonts w:eastAsiaTheme="majorEastAsia"/>
          <w:u w:val="single"/>
        </w:rPr>
        <w:t>гол</w:t>
      </w:r>
      <w:r w:rsidRPr="0080217F">
        <w:rPr>
          <w:rFonts w:eastAsiaTheme="majorEastAsia"/>
          <w:u w:val="single"/>
        </w:rPr>
        <w:t>овка</w:t>
      </w:r>
      <w:r w:rsidR="009028F8">
        <w:rPr>
          <w:rFonts w:eastAsiaTheme="majorEastAsia"/>
          <w:u w:val="single"/>
        </w:rPr>
        <w:t xml:space="preserve"> вкладки МТР подрядчика</w:t>
      </w:r>
    </w:p>
    <w:p w14:paraId="5909F4FC" w14:textId="379FCCB1" w:rsidR="0080217F" w:rsidRDefault="0080217F" w:rsidP="00C74500">
      <w:pPr>
        <w:tabs>
          <w:tab w:val="left" w:pos="3017"/>
        </w:tabs>
        <w:spacing w:after="200"/>
        <w:ind w:firstLine="709"/>
        <w:rPr>
          <w:rFonts w:eastAsiaTheme="majorEastAsia"/>
        </w:rPr>
      </w:pPr>
      <w:r>
        <w:rPr>
          <w:rFonts w:eastAsiaTheme="majorEastAsia"/>
        </w:rPr>
        <w:t>Для связи заказа ТОРО с ИРМ закупки МТР подрядчика выполните присвоение ИРМ одним из следующих способов:</w:t>
      </w:r>
    </w:p>
    <w:p w14:paraId="09C88509" w14:textId="77777777" w:rsidR="0080217F" w:rsidRDefault="0080217F" w:rsidP="00D13948">
      <w:pPr>
        <w:pStyle w:val="afa"/>
        <w:numPr>
          <w:ilvl w:val="0"/>
          <w:numId w:val="44"/>
        </w:numPr>
        <w:tabs>
          <w:tab w:val="left" w:pos="3017"/>
        </w:tabs>
        <w:ind w:left="1069"/>
        <w:rPr>
          <w:rFonts w:eastAsiaTheme="majorEastAsia"/>
        </w:rPr>
      </w:pPr>
      <w:r>
        <w:rPr>
          <w:rFonts w:eastAsiaTheme="majorEastAsia"/>
        </w:rPr>
        <w:t xml:space="preserve">Непосредственно на вкладке МТР подрядчика. </w:t>
      </w:r>
    </w:p>
    <w:p w14:paraId="087C81D7" w14:textId="4E8CC68F" w:rsidR="0080217F" w:rsidRDefault="0080217F" w:rsidP="00D13948">
      <w:pPr>
        <w:pStyle w:val="afa"/>
        <w:tabs>
          <w:tab w:val="left" w:pos="3017"/>
        </w:tabs>
        <w:ind w:left="1069"/>
      </w:pPr>
      <w:r>
        <w:rPr>
          <w:rFonts w:eastAsiaTheme="majorEastAsia"/>
        </w:rPr>
        <w:t xml:space="preserve">Данные связанного договора определяются автоматически на основе данных транзакции </w:t>
      </w:r>
      <w:r>
        <w:t>«</w:t>
      </w:r>
      <w:r w:rsidRPr="009B3E22">
        <w:t>ZMM_WPC - Связ</w:t>
      </w:r>
      <w:r>
        <w:t>ь карточки договора и раб места»;</w:t>
      </w:r>
    </w:p>
    <w:p w14:paraId="09AA4E5E" w14:textId="5AAAA7D4" w:rsidR="0080217F" w:rsidRDefault="0080217F" w:rsidP="00D13948">
      <w:pPr>
        <w:pStyle w:val="afa"/>
        <w:numPr>
          <w:ilvl w:val="0"/>
          <w:numId w:val="44"/>
        </w:numPr>
        <w:tabs>
          <w:tab w:val="left" w:pos="3017"/>
        </w:tabs>
        <w:ind w:left="1069"/>
        <w:rPr>
          <w:rFonts w:eastAsiaTheme="majorEastAsia"/>
        </w:rPr>
      </w:pPr>
      <w:r>
        <w:rPr>
          <w:rFonts w:eastAsiaTheme="majorEastAsia"/>
        </w:rPr>
        <w:t>При переносе собственных МТР в МТР подрядчика.</w:t>
      </w:r>
    </w:p>
    <w:p w14:paraId="4AF965DA" w14:textId="0FB978E7" w:rsidR="0080217F" w:rsidRDefault="00480A26" w:rsidP="00D13948">
      <w:pPr>
        <w:pStyle w:val="afa"/>
        <w:tabs>
          <w:tab w:val="left" w:pos="3017"/>
        </w:tabs>
        <w:ind w:left="1069"/>
        <w:rPr>
          <w:rFonts w:eastAsiaTheme="majorEastAsia"/>
        </w:rPr>
      </w:pPr>
      <w:r>
        <w:rPr>
          <w:rFonts w:eastAsiaTheme="majorEastAsia"/>
        </w:rPr>
        <w:t xml:space="preserve">Массовая функция переноса МТР выполняется в транзакции </w:t>
      </w:r>
      <w:r>
        <w:rPr>
          <w:rFonts w:eastAsiaTheme="majorEastAsia"/>
          <w:lang w:val="en-US"/>
        </w:rPr>
        <w:t>ZPM</w:t>
      </w:r>
      <w:r w:rsidRPr="00BE21C0">
        <w:rPr>
          <w:rFonts w:eastAsiaTheme="majorEastAsia"/>
        </w:rPr>
        <w:t>_</w:t>
      </w:r>
      <w:r>
        <w:rPr>
          <w:rFonts w:eastAsiaTheme="majorEastAsia"/>
          <w:lang w:val="en-US"/>
        </w:rPr>
        <w:t>MTR</w:t>
      </w:r>
      <w:r w:rsidRPr="00BE21C0">
        <w:rPr>
          <w:rFonts w:eastAsiaTheme="majorEastAsia"/>
        </w:rPr>
        <w:t>_</w:t>
      </w:r>
      <w:r>
        <w:rPr>
          <w:rFonts w:eastAsiaTheme="majorEastAsia"/>
          <w:lang w:val="en-US"/>
        </w:rPr>
        <w:t>UPD</w:t>
      </w:r>
      <w:r w:rsidRPr="00BE21C0">
        <w:rPr>
          <w:rFonts w:eastAsiaTheme="majorEastAsia"/>
        </w:rPr>
        <w:t xml:space="preserve"> </w:t>
      </w:r>
      <w:r>
        <w:rPr>
          <w:rFonts w:eastAsiaTheme="majorEastAsia"/>
        </w:rPr>
        <w:t xml:space="preserve">и </w:t>
      </w:r>
      <w:r w:rsidR="0080217F">
        <w:rPr>
          <w:rFonts w:eastAsiaTheme="majorEastAsia"/>
        </w:rPr>
        <w:t>описан</w:t>
      </w:r>
      <w:r>
        <w:rPr>
          <w:rFonts w:eastAsiaTheme="majorEastAsia"/>
        </w:rPr>
        <w:t>а</w:t>
      </w:r>
      <w:r w:rsidR="0080217F">
        <w:rPr>
          <w:rFonts w:eastAsiaTheme="majorEastAsia"/>
        </w:rPr>
        <w:t xml:space="preserve"> в разделе «</w:t>
      </w:r>
      <w:r w:rsidR="0080217F">
        <w:rPr>
          <w:rFonts w:eastAsiaTheme="majorEastAsia"/>
        </w:rPr>
        <w:fldChar w:fldCharType="begin"/>
      </w:r>
      <w:r w:rsidR="0080217F">
        <w:rPr>
          <w:rFonts w:eastAsiaTheme="majorEastAsia"/>
        </w:rPr>
        <w:instrText xml:space="preserve"> REF _Ref216343580 \r \h </w:instrText>
      </w:r>
      <w:r w:rsidR="0080217F">
        <w:rPr>
          <w:rFonts w:eastAsiaTheme="majorEastAsia"/>
        </w:rPr>
      </w:r>
      <w:r w:rsidR="0080217F">
        <w:rPr>
          <w:rFonts w:eastAsiaTheme="majorEastAsia"/>
        </w:rPr>
        <w:fldChar w:fldCharType="separate"/>
      </w:r>
      <w:r w:rsidR="007B5FD0">
        <w:rPr>
          <w:rFonts w:eastAsiaTheme="majorEastAsia"/>
        </w:rPr>
        <w:t>3.3</w:t>
      </w:r>
      <w:r w:rsidR="0080217F">
        <w:rPr>
          <w:rFonts w:eastAsiaTheme="majorEastAsia"/>
        </w:rPr>
        <w:fldChar w:fldCharType="end"/>
      </w:r>
      <w:r w:rsidR="0080217F">
        <w:rPr>
          <w:rFonts w:eastAsiaTheme="majorEastAsia"/>
        </w:rPr>
        <w:t xml:space="preserve"> </w:t>
      </w:r>
      <w:r w:rsidR="0080217F">
        <w:rPr>
          <w:rFonts w:eastAsiaTheme="majorEastAsia"/>
        </w:rPr>
        <w:fldChar w:fldCharType="begin"/>
      </w:r>
      <w:r w:rsidR="0080217F">
        <w:rPr>
          <w:rFonts w:eastAsiaTheme="majorEastAsia"/>
        </w:rPr>
        <w:instrText xml:space="preserve"> REF _Ref216343585 \h </w:instrText>
      </w:r>
      <w:r w:rsidR="0080217F">
        <w:rPr>
          <w:rFonts w:eastAsiaTheme="majorEastAsia"/>
        </w:rPr>
      </w:r>
      <w:r w:rsidR="0080217F">
        <w:rPr>
          <w:rFonts w:eastAsiaTheme="majorEastAsia"/>
        </w:rPr>
        <w:fldChar w:fldCharType="separate"/>
      </w:r>
      <w:r w:rsidR="007B5FD0">
        <w:t>Функция «</w:t>
      </w:r>
      <w:r w:rsidR="007B5FD0" w:rsidRPr="0032078F">
        <w:t>Перенос собственных МТР в МТР подрядчика</w:t>
      </w:r>
      <w:r w:rsidR="007B5FD0">
        <w:t>»</w:t>
      </w:r>
      <w:r w:rsidR="0080217F">
        <w:rPr>
          <w:rFonts w:eastAsiaTheme="majorEastAsia"/>
        </w:rPr>
        <w:fldChar w:fldCharType="end"/>
      </w:r>
      <w:r w:rsidR="0080217F">
        <w:rPr>
          <w:rFonts w:eastAsiaTheme="majorEastAsia"/>
        </w:rPr>
        <w:t>»;</w:t>
      </w:r>
    </w:p>
    <w:p w14:paraId="35007DCC" w14:textId="7369D026" w:rsidR="0080217F" w:rsidRDefault="00480A26" w:rsidP="00D13948">
      <w:pPr>
        <w:pStyle w:val="afa"/>
        <w:numPr>
          <w:ilvl w:val="0"/>
          <w:numId w:val="44"/>
        </w:numPr>
        <w:tabs>
          <w:tab w:val="left" w:pos="3017"/>
        </w:tabs>
        <w:ind w:left="1069"/>
        <w:rPr>
          <w:rFonts w:eastAsiaTheme="majorEastAsia"/>
        </w:rPr>
      </w:pPr>
      <w:r>
        <w:rPr>
          <w:rFonts w:eastAsiaTheme="majorEastAsia"/>
        </w:rPr>
        <w:t>При выполнении замены ИРМ закупки МТР подрядчика.</w:t>
      </w:r>
    </w:p>
    <w:p w14:paraId="693C9663" w14:textId="1C855BED" w:rsidR="00480A26" w:rsidRDefault="00480A26" w:rsidP="00D13948">
      <w:pPr>
        <w:pStyle w:val="afa"/>
        <w:tabs>
          <w:tab w:val="left" w:pos="3017"/>
        </w:tabs>
        <w:ind w:left="1069"/>
        <w:rPr>
          <w:rFonts w:eastAsiaTheme="majorEastAsia"/>
        </w:rPr>
      </w:pPr>
      <w:r>
        <w:rPr>
          <w:rFonts w:eastAsiaTheme="majorEastAsia"/>
        </w:rPr>
        <w:t xml:space="preserve">Массовая функция замены ИРМ выполняется в транзакции </w:t>
      </w:r>
      <w:r>
        <w:rPr>
          <w:rFonts w:eastAsiaTheme="majorEastAsia"/>
          <w:lang w:val="en-US"/>
        </w:rPr>
        <w:t>ZPM</w:t>
      </w:r>
      <w:r w:rsidRPr="00BE21C0">
        <w:rPr>
          <w:rFonts w:eastAsiaTheme="majorEastAsia"/>
        </w:rPr>
        <w:t>_</w:t>
      </w:r>
      <w:r>
        <w:rPr>
          <w:rFonts w:eastAsiaTheme="majorEastAsia"/>
          <w:lang w:val="en-US"/>
        </w:rPr>
        <w:t>MTR</w:t>
      </w:r>
      <w:r w:rsidRPr="00BE21C0">
        <w:rPr>
          <w:rFonts w:eastAsiaTheme="majorEastAsia"/>
        </w:rPr>
        <w:t>_</w:t>
      </w:r>
      <w:r>
        <w:rPr>
          <w:rFonts w:eastAsiaTheme="majorEastAsia"/>
          <w:lang w:val="en-US"/>
        </w:rPr>
        <w:t>UPD</w:t>
      </w:r>
      <w:r w:rsidRPr="00BE21C0">
        <w:rPr>
          <w:rFonts w:eastAsiaTheme="majorEastAsia"/>
        </w:rPr>
        <w:t xml:space="preserve"> </w:t>
      </w:r>
      <w:r>
        <w:rPr>
          <w:rFonts w:eastAsiaTheme="majorEastAsia"/>
        </w:rPr>
        <w:t>и описана в разделе «</w:t>
      </w:r>
      <w:r>
        <w:rPr>
          <w:rFonts w:eastAsiaTheme="majorEastAsia"/>
        </w:rPr>
        <w:fldChar w:fldCharType="begin"/>
      </w:r>
      <w:r>
        <w:rPr>
          <w:rFonts w:eastAsiaTheme="majorEastAsia"/>
        </w:rPr>
        <w:instrText xml:space="preserve"> REF _Ref216343837 \r \h </w:instrText>
      </w:r>
      <w:r>
        <w:rPr>
          <w:rFonts w:eastAsiaTheme="majorEastAsia"/>
        </w:rPr>
      </w:r>
      <w:r>
        <w:rPr>
          <w:rFonts w:eastAsiaTheme="majorEastAsia"/>
        </w:rPr>
        <w:fldChar w:fldCharType="separate"/>
      </w:r>
      <w:r w:rsidR="007B5FD0">
        <w:rPr>
          <w:rFonts w:eastAsiaTheme="majorEastAsia"/>
        </w:rPr>
        <w:t>3.4</w:t>
      </w:r>
      <w:r>
        <w:rPr>
          <w:rFonts w:eastAsiaTheme="majorEastAsia"/>
        </w:rPr>
        <w:fldChar w:fldCharType="end"/>
      </w:r>
      <w:r>
        <w:rPr>
          <w:rFonts w:eastAsiaTheme="majorEastAsia"/>
        </w:rPr>
        <w:t xml:space="preserve"> </w:t>
      </w:r>
      <w:r>
        <w:rPr>
          <w:rFonts w:eastAsiaTheme="majorEastAsia"/>
        </w:rPr>
        <w:fldChar w:fldCharType="begin"/>
      </w:r>
      <w:r>
        <w:rPr>
          <w:rFonts w:eastAsiaTheme="majorEastAsia"/>
        </w:rPr>
        <w:instrText xml:space="preserve"> REF _Ref216343841 \h </w:instrText>
      </w:r>
      <w:r>
        <w:rPr>
          <w:rFonts w:eastAsiaTheme="majorEastAsia"/>
        </w:rPr>
      </w:r>
      <w:r>
        <w:rPr>
          <w:rFonts w:eastAsiaTheme="majorEastAsia"/>
        </w:rPr>
        <w:fldChar w:fldCharType="separate"/>
      </w:r>
      <w:r w:rsidR="007B5FD0">
        <w:t>Функция «</w:t>
      </w:r>
      <w:r w:rsidR="007B5FD0" w:rsidRPr="00211380">
        <w:t>Замена ИРМ закупки МТР подрядчика</w:t>
      </w:r>
      <w:r w:rsidR="007B5FD0">
        <w:t>»</w:t>
      </w:r>
      <w:r>
        <w:rPr>
          <w:rFonts w:eastAsiaTheme="majorEastAsia"/>
        </w:rPr>
        <w:fldChar w:fldCharType="end"/>
      </w:r>
      <w:r>
        <w:rPr>
          <w:rFonts w:eastAsiaTheme="majorEastAsia"/>
        </w:rPr>
        <w:t>».</w:t>
      </w:r>
    </w:p>
    <w:p w14:paraId="71613B18" w14:textId="20C14377" w:rsidR="00D13948" w:rsidRDefault="00D13948" w:rsidP="00D13948">
      <w:pPr>
        <w:pStyle w:val="afa"/>
        <w:tabs>
          <w:tab w:val="left" w:pos="3017"/>
        </w:tabs>
        <w:ind w:left="1069"/>
        <w:rPr>
          <w:rFonts w:eastAsiaTheme="majorEastAsia"/>
        </w:rPr>
      </w:pPr>
    </w:p>
    <w:p w14:paraId="3145E03B" w14:textId="09F36F87" w:rsidR="00D13948" w:rsidRDefault="00D13948" w:rsidP="00D13948">
      <w:pPr>
        <w:tabs>
          <w:tab w:val="left" w:pos="3017"/>
        </w:tabs>
        <w:spacing w:after="200"/>
        <w:ind w:firstLine="709"/>
        <w:rPr>
          <w:rFonts w:eastAsiaTheme="majorEastAsia"/>
        </w:rPr>
      </w:pPr>
      <w:r>
        <w:rPr>
          <w:rFonts w:eastAsiaTheme="majorEastAsia"/>
        </w:rPr>
        <w:t xml:space="preserve">При присвоении ИРМ непосредственно в заказе укажите его в поле заголовка </w:t>
      </w:r>
      <w:r>
        <w:rPr>
          <w:rFonts w:eastAsiaTheme="majorEastAsia"/>
          <w:noProof/>
          <w:lang w:eastAsia="ru-RU"/>
        </w:rPr>
        <w:drawing>
          <wp:inline distT="0" distB="0" distL="0" distR="0" wp14:anchorId="295BE953" wp14:editId="629C568F">
            <wp:extent cx="1790700" cy="1524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90700" cy="152400"/>
                    </a:xfrm>
                    <a:prstGeom prst="rect">
                      <a:avLst/>
                    </a:prstGeom>
                    <a:noFill/>
                    <a:ln>
                      <a:noFill/>
                    </a:ln>
                  </pic:spPr>
                </pic:pic>
              </a:graphicData>
            </a:graphic>
          </wp:inline>
        </w:drawing>
      </w:r>
      <w:r>
        <w:rPr>
          <w:rFonts w:eastAsiaTheme="majorEastAsia"/>
        </w:rPr>
        <w:t>:</w:t>
      </w:r>
    </w:p>
    <w:p w14:paraId="58D21D0F" w14:textId="7B2C13F0" w:rsidR="00D13948" w:rsidRDefault="00D13948" w:rsidP="00D13948">
      <w:pPr>
        <w:pStyle w:val="afa"/>
        <w:tabs>
          <w:tab w:val="left" w:pos="3017"/>
        </w:tabs>
        <w:ind w:left="0"/>
        <w:rPr>
          <w:rFonts w:eastAsiaTheme="majorEastAsia"/>
        </w:rPr>
      </w:pPr>
      <w:r>
        <w:rPr>
          <w:rFonts w:eastAsiaTheme="majorEastAsia"/>
          <w:noProof/>
          <w:lang w:eastAsia="ru-RU"/>
        </w:rPr>
        <w:drawing>
          <wp:inline distT="0" distB="0" distL="0" distR="0" wp14:anchorId="1EBB23C1" wp14:editId="1E3FFFF4">
            <wp:extent cx="6477000" cy="1310640"/>
            <wp:effectExtent l="0" t="0" r="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77000" cy="1310640"/>
                    </a:xfrm>
                    <a:prstGeom prst="rect">
                      <a:avLst/>
                    </a:prstGeom>
                    <a:noFill/>
                    <a:ln>
                      <a:noFill/>
                    </a:ln>
                  </pic:spPr>
                </pic:pic>
              </a:graphicData>
            </a:graphic>
          </wp:inline>
        </w:drawing>
      </w:r>
    </w:p>
    <w:p w14:paraId="6505DBEA" w14:textId="70902741" w:rsidR="00D13948" w:rsidRDefault="00D13948" w:rsidP="00D13948">
      <w:pPr>
        <w:tabs>
          <w:tab w:val="left" w:pos="3017"/>
        </w:tabs>
        <w:spacing w:after="200"/>
        <w:ind w:firstLine="709"/>
        <w:rPr>
          <w:rFonts w:eastAsiaTheme="majorEastAsia"/>
        </w:rPr>
      </w:pPr>
      <w:r>
        <w:rPr>
          <w:rFonts w:eastAsiaTheme="majorEastAsia"/>
        </w:rPr>
        <w:t>После подтверждения ввода система заполнит информацию по связанному договору:</w:t>
      </w:r>
    </w:p>
    <w:p w14:paraId="653EE764" w14:textId="400E5CA6" w:rsidR="00D13948" w:rsidRDefault="00D13948" w:rsidP="00D13948">
      <w:pPr>
        <w:tabs>
          <w:tab w:val="left" w:pos="3017"/>
        </w:tabs>
        <w:spacing w:after="200"/>
        <w:rPr>
          <w:rFonts w:eastAsiaTheme="majorEastAsia"/>
        </w:rPr>
      </w:pPr>
      <w:r>
        <w:rPr>
          <w:rFonts w:eastAsiaTheme="majorEastAsia"/>
          <w:noProof/>
          <w:lang w:eastAsia="ru-RU"/>
        </w:rPr>
        <w:drawing>
          <wp:inline distT="0" distB="0" distL="0" distR="0" wp14:anchorId="0B9140DF" wp14:editId="6AF47A8D">
            <wp:extent cx="6477000" cy="73152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77000" cy="731520"/>
                    </a:xfrm>
                    <a:prstGeom prst="rect">
                      <a:avLst/>
                    </a:prstGeom>
                    <a:noFill/>
                    <a:ln>
                      <a:noFill/>
                    </a:ln>
                  </pic:spPr>
                </pic:pic>
              </a:graphicData>
            </a:graphic>
          </wp:inline>
        </w:drawing>
      </w:r>
    </w:p>
    <w:p w14:paraId="3D63356B" w14:textId="08EF3A66" w:rsidR="00480A26" w:rsidRDefault="00D13948" w:rsidP="00D13948">
      <w:pPr>
        <w:tabs>
          <w:tab w:val="left" w:pos="3017"/>
        </w:tabs>
        <w:spacing w:after="200"/>
        <w:ind w:firstLine="709"/>
        <w:rPr>
          <w:rFonts w:eastAsiaTheme="majorEastAsia"/>
        </w:rPr>
      </w:pPr>
      <w:r>
        <w:rPr>
          <w:rFonts w:eastAsiaTheme="majorEastAsia"/>
        </w:rPr>
        <w:lastRenderedPageBreak/>
        <w:t>В полях начало срока действия и конец срока действия отображаются сроки действия договора.</w:t>
      </w:r>
    </w:p>
    <w:p w14:paraId="5CA0059D" w14:textId="0E9E22D1" w:rsidR="0033702E" w:rsidRDefault="0033702E" w:rsidP="00D13948">
      <w:pPr>
        <w:tabs>
          <w:tab w:val="left" w:pos="3017"/>
        </w:tabs>
        <w:spacing w:after="200"/>
        <w:ind w:firstLine="709"/>
        <w:rPr>
          <w:rFonts w:eastAsiaTheme="majorEastAsia"/>
        </w:rPr>
      </w:pPr>
      <w:r>
        <w:rPr>
          <w:rFonts w:eastAsiaTheme="majorEastAsia"/>
        </w:rPr>
        <w:t>Если в заказе ТОРО уже запланирована операция с услугой по закупке МТР подрядчика и ИРМ в операции отлично от указанного на вкладке МТР подрядчика, то выполнится автоматическая замена:</w:t>
      </w:r>
    </w:p>
    <w:p w14:paraId="594225BC" w14:textId="1E0BC0F3" w:rsidR="0033702E" w:rsidRDefault="0033702E" w:rsidP="0033702E">
      <w:pPr>
        <w:tabs>
          <w:tab w:val="left" w:pos="3017"/>
        </w:tabs>
        <w:spacing w:after="200"/>
        <w:ind w:hanging="142"/>
        <w:rPr>
          <w:rFonts w:eastAsiaTheme="majorEastAsia"/>
        </w:rPr>
      </w:pPr>
      <w:r>
        <w:rPr>
          <w:rFonts w:eastAsiaTheme="majorEastAsia"/>
          <w:noProof/>
          <w:lang w:eastAsia="ru-RU"/>
        </w:rPr>
        <w:drawing>
          <wp:inline distT="0" distB="0" distL="0" distR="0" wp14:anchorId="36D8E255" wp14:editId="6CA200F6">
            <wp:extent cx="6477000" cy="135636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77000" cy="1356360"/>
                    </a:xfrm>
                    <a:prstGeom prst="rect">
                      <a:avLst/>
                    </a:prstGeom>
                    <a:noFill/>
                    <a:ln>
                      <a:noFill/>
                    </a:ln>
                  </pic:spPr>
                </pic:pic>
              </a:graphicData>
            </a:graphic>
          </wp:inline>
        </w:drawing>
      </w:r>
    </w:p>
    <w:p w14:paraId="725BBB41" w14:textId="6EBDF3A2" w:rsidR="00D13948" w:rsidRPr="00D13948" w:rsidRDefault="00D13948" w:rsidP="00D13948">
      <w:pPr>
        <w:tabs>
          <w:tab w:val="left" w:pos="3017"/>
        </w:tabs>
        <w:spacing w:after="200"/>
        <w:ind w:firstLine="709"/>
        <w:rPr>
          <w:rFonts w:eastAsiaTheme="majorEastAsia"/>
          <w:u w:val="single"/>
        </w:rPr>
      </w:pPr>
      <w:r w:rsidRPr="00D13948">
        <w:rPr>
          <w:rFonts w:eastAsiaTheme="majorEastAsia"/>
          <w:u w:val="single"/>
        </w:rPr>
        <w:t>Поля оценки по прайс</w:t>
      </w:r>
      <w:r w:rsidR="009028F8">
        <w:rPr>
          <w:rFonts w:eastAsiaTheme="majorEastAsia"/>
          <w:u w:val="single"/>
        </w:rPr>
        <w:t xml:space="preserve">-листу к договору </w:t>
      </w:r>
    </w:p>
    <w:p w14:paraId="3522D9D0" w14:textId="31DA7C97" w:rsidR="00D13948" w:rsidRDefault="00D13948" w:rsidP="00D13948">
      <w:pPr>
        <w:tabs>
          <w:tab w:val="left" w:pos="3017"/>
        </w:tabs>
        <w:spacing w:after="200"/>
        <w:ind w:firstLine="709"/>
        <w:rPr>
          <w:rFonts w:eastAsiaTheme="majorEastAsia"/>
        </w:rPr>
      </w:pPr>
      <w:r>
        <w:rPr>
          <w:rFonts w:eastAsiaTheme="majorEastAsia"/>
        </w:rPr>
        <w:t>После присвоения заказу ТОРО ИРМ закупки МТР по</w:t>
      </w:r>
      <w:r w:rsidR="00D76175">
        <w:rPr>
          <w:rFonts w:eastAsiaTheme="majorEastAsia"/>
        </w:rPr>
        <w:t>дрядчика система автоматически определит данные оценки по прайс-листу к договору:</w:t>
      </w:r>
    </w:p>
    <w:p w14:paraId="25EA7B4F" w14:textId="7AAF296B" w:rsidR="00D76175" w:rsidRDefault="00D76175" w:rsidP="00D76175">
      <w:pPr>
        <w:tabs>
          <w:tab w:val="left" w:pos="3017"/>
        </w:tabs>
        <w:spacing w:after="200"/>
        <w:rPr>
          <w:rFonts w:eastAsiaTheme="majorEastAsia"/>
        </w:rPr>
      </w:pPr>
      <w:r>
        <w:rPr>
          <w:rFonts w:eastAsiaTheme="majorEastAsia"/>
          <w:noProof/>
          <w:lang w:eastAsia="ru-RU"/>
        </w:rPr>
        <w:drawing>
          <wp:inline distT="0" distB="0" distL="0" distR="0" wp14:anchorId="5A274933" wp14:editId="42930F7A">
            <wp:extent cx="6477000" cy="16764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77000" cy="1676400"/>
                    </a:xfrm>
                    <a:prstGeom prst="rect">
                      <a:avLst/>
                    </a:prstGeom>
                    <a:noFill/>
                    <a:ln>
                      <a:noFill/>
                    </a:ln>
                  </pic:spPr>
                </pic:pic>
              </a:graphicData>
            </a:graphic>
          </wp:inline>
        </w:drawing>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504"/>
        <w:gridCol w:w="6851"/>
      </w:tblGrid>
      <w:tr w:rsidR="009B73AE" w:rsidRPr="00A13F02" w14:paraId="23720592" w14:textId="77777777" w:rsidTr="009A6A29">
        <w:trPr>
          <w:cantSplit/>
          <w:trHeight w:val="638"/>
          <w:tblHeader/>
        </w:trPr>
        <w:tc>
          <w:tcPr>
            <w:tcW w:w="851" w:type="dxa"/>
            <w:shd w:val="clear" w:color="auto" w:fill="FFC000"/>
            <w:vAlign w:val="center"/>
          </w:tcPr>
          <w:p w14:paraId="488872D7" w14:textId="77777777" w:rsidR="009B73AE" w:rsidRPr="00A13F02" w:rsidRDefault="009B73AE" w:rsidP="009A6A29">
            <w:pPr>
              <w:ind w:left="-129" w:firstLine="129"/>
              <w:jc w:val="center"/>
              <w:rPr>
                <w:b/>
                <w:sz w:val="20"/>
                <w:szCs w:val="20"/>
              </w:rPr>
            </w:pPr>
            <w:r w:rsidRPr="00A13F02">
              <w:rPr>
                <w:b/>
                <w:sz w:val="20"/>
                <w:szCs w:val="20"/>
              </w:rPr>
              <w:t>№</w:t>
            </w:r>
            <w:proofErr w:type="spellStart"/>
            <w:r w:rsidRPr="00A13F02">
              <w:rPr>
                <w:b/>
                <w:sz w:val="20"/>
                <w:szCs w:val="20"/>
              </w:rPr>
              <w:t>пп</w:t>
            </w:r>
            <w:proofErr w:type="spellEnd"/>
          </w:p>
        </w:tc>
        <w:tc>
          <w:tcPr>
            <w:tcW w:w="2504" w:type="dxa"/>
            <w:shd w:val="clear" w:color="auto" w:fill="FFC000"/>
            <w:vAlign w:val="center"/>
          </w:tcPr>
          <w:p w14:paraId="35AA780D" w14:textId="77777777" w:rsidR="009B73AE" w:rsidRPr="00A13F02" w:rsidRDefault="009B73AE" w:rsidP="009A6A29">
            <w:pPr>
              <w:ind w:left="-129" w:firstLine="129"/>
              <w:jc w:val="center"/>
              <w:rPr>
                <w:b/>
                <w:sz w:val="20"/>
                <w:szCs w:val="20"/>
              </w:rPr>
            </w:pPr>
            <w:r w:rsidRPr="00A13F02">
              <w:rPr>
                <w:b/>
                <w:sz w:val="20"/>
                <w:szCs w:val="20"/>
              </w:rPr>
              <w:t>Название</w:t>
            </w:r>
          </w:p>
        </w:tc>
        <w:tc>
          <w:tcPr>
            <w:tcW w:w="6851" w:type="dxa"/>
            <w:shd w:val="clear" w:color="auto" w:fill="FFC000"/>
            <w:vAlign w:val="center"/>
          </w:tcPr>
          <w:p w14:paraId="67CC4B4F" w14:textId="77777777" w:rsidR="009B73AE" w:rsidRPr="00A13F02" w:rsidRDefault="009B73AE" w:rsidP="009A6A29">
            <w:pPr>
              <w:ind w:left="-129" w:firstLine="129"/>
              <w:jc w:val="center"/>
              <w:rPr>
                <w:b/>
                <w:sz w:val="20"/>
                <w:szCs w:val="20"/>
              </w:rPr>
            </w:pPr>
            <w:r w:rsidRPr="00A13F02">
              <w:rPr>
                <w:b/>
                <w:sz w:val="20"/>
                <w:szCs w:val="20"/>
              </w:rPr>
              <w:t>Описание</w:t>
            </w:r>
          </w:p>
        </w:tc>
      </w:tr>
      <w:tr w:rsidR="009B73AE" w:rsidRPr="00A13F02" w14:paraId="56F61E14" w14:textId="77777777" w:rsidTr="009A6A29">
        <w:trPr>
          <w:cantSplit/>
          <w:trHeight w:val="313"/>
          <w:tblHeader/>
        </w:trPr>
        <w:tc>
          <w:tcPr>
            <w:tcW w:w="10206" w:type="dxa"/>
            <w:gridSpan w:val="3"/>
            <w:shd w:val="clear" w:color="auto" w:fill="FFC000"/>
            <w:vAlign w:val="center"/>
          </w:tcPr>
          <w:p w14:paraId="684C6CC8" w14:textId="77777777" w:rsidR="009B73AE" w:rsidRPr="00A13F02" w:rsidRDefault="009B73AE" w:rsidP="009A6A29">
            <w:pPr>
              <w:ind w:left="-129" w:firstLine="129"/>
              <w:rPr>
                <w:b/>
                <w:sz w:val="20"/>
                <w:szCs w:val="20"/>
              </w:rPr>
            </w:pPr>
            <w:r>
              <w:rPr>
                <w:b/>
                <w:sz w:val="20"/>
                <w:szCs w:val="20"/>
              </w:rPr>
              <w:t>Данные по прайс-листу к договору</w:t>
            </w:r>
          </w:p>
        </w:tc>
      </w:tr>
      <w:tr w:rsidR="009B73AE" w:rsidRPr="00A13F02" w14:paraId="4E3673E5" w14:textId="77777777" w:rsidTr="009A6A29">
        <w:tc>
          <w:tcPr>
            <w:tcW w:w="851" w:type="dxa"/>
            <w:vAlign w:val="center"/>
          </w:tcPr>
          <w:p w14:paraId="7E35011D" w14:textId="77777777" w:rsidR="009B73AE" w:rsidRPr="00A13F02" w:rsidRDefault="009B73AE" w:rsidP="009A6A29">
            <w:pPr>
              <w:pStyle w:val="afa"/>
              <w:numPr>
                <w:ilvl w:val="0"/>
                <w:numId w:val="39"/>
              </w:numPr>
              <w:ind w:left="0" w:firstLine="0"/>
              <w:jc w:val="left"/>
              <w:rPr>
                <w:color w:val="000000"/>
                <w:sz w:val="20"/>
                <w:szCs w:val="20"/>
              </w:rPr>
            </w:pPr>
          </w:p>
        </w:tc>
        <w:tc>
          <w:tcPr>
            <w:tcW w:w="2504" w:type="dxa"/>
            <w:shd w:val="clear" w:color="auto" w:fill="auto"/>
            <w:vAlign w:val="center"/>
          </w:tcPr>
          <w:p w14:paraId="5278C2ED" w14:textId="77777777" w:rsidR="009B73AE" w:rsidRPr="00A13F02" w:rsidRDefault="009B73AE" w:rsidP="009A6A29">
            <w:pPr>
              <w:jc w:val="left"/>
              <w:rPr>
                <w:color w:val="000000"/>
                <w:sz w:val="20"/>
                <w:szCs w:val="20"/>
              </w:rPr>
            </w:pPr>
            <w:r w:rsidRPr="00A13F02">
              <w:rPr>
                <w:color w:val="000000"/>
                <w:sz w:val="20"/>
                <w:szCs w:val="20"/>
              </w:rPr>
              <w:t xml:space="preserve">Цена </w:t>
            </w:r>
            <w:r>
              <w:rPr>
                <w:color w:val="000000"/>
                <w:sz w:val="20"/>
                <w:szCs w:val="20"/>
              </w:rPr>
              <w:t>прайс-листа</w:t>
            </w:r>
          </w:p>
        </w:tc>
        <w:tc>
          <w:tcPr>
            <w:tcW w:w="6851" w:type="dxa"/>
            <w:shd w:val="clear" w:color="auto" w:fill="auto"/>
            <w:vAlign w:val="center"/>
          </w:tcPr>
          <w:p w14:paraId="7DDACEA4" w14:textId="77777777" w:rsidR="009B73AE" w:rsidRPr="00A13F02" w:rsidRDefault="009B73AE" w:rsidP="009A6A29">
            <w:pPr>
              <w:jc w:val="left"/>
              <w:rPr>
                <w:color w:val="000000"/>
                <w:sz w:val="20"/>
                <w:szCs w:val="20"/>
              </w:rPr>
            </w:pPr>
            <w:r>
              <w:rPr>
                <w:color w:val="000000"/>
                <w:sz w:val="20"/>
                <w:szCs w:val="20"/>
              </w:rPr>
              <w:t>Определяется автоматически для кода ЕК МТР, либо для номера детали производителя на основании данных ценовых условий к договору (данных прайс-листа)</w:t>
            </w:r>
          </w:p>
        </w:tc>
      </w:tr>
      <w:tr w:rsidR="009B73AE" w:rsidRPr="00A13F02" w14:paraId="41BA5633" w14:textId="77777777" w:rsidTr="009A6A29">
        <w:tc>
          <w:tcPr>
            <w:tcW w:w="851" w:type="dxa"/>
            <w:vAlign w:val="center"/>
          </w:tcPr>
          <w:p w14:paraId="1A08FE06" w14:textId="77777777" w:rsidR="009B73AE" w:rsidRPr="00A13F02" w:rsidRDefault="009B73AE" w:rsidP="009A6A29">
            <w:pPr>
              <w:pStyle w:val="afa"/>
              <w:numPr>
                <w:ilvl w:val="0"/>
                <w:numId w:val="39"/>
              </w:numPr>
              <w:ind w:left="0" w:firstLine="0"/>
              <w:jc w:val="left"/>
              <w:rPr>
                <w:color w:val="000000"/>
                <w:sz w:val="20"/>
                <w:szCs w:val="20"/>
              </w:rPr>
            </w:pPr>
          </w:p>
        </w:tc>
        <w:tc>
          <w:tcPr>
            <w:tcW w:w="2504" w:type="dxa"/>
            <w:shd w:val="clear" w:color="auto" w:fill="auto"/>
            <w:vAlign w:val="center"/>
          </w:tcPr>
          <w:p w14:paraId="6605D9E2" w14:textId="77777777" w:rsidR="009B73AE" w:rsidRPr="00A13F02" w:rsidRDefault="009B73AE" w:rsidP="009A6A29">
            <w:pPr>
              <w:jc w:val="left"/>
              <w:rPr>
                <w:color w:val="000000"/>
                <w:sz w:val="20"/>
                <w:szCs w:val="20"/>
              </w:rPr>
            </w:pPr>
            <w:r>
              <w:rPr>
                <w:color w:val="000000"/>
                <w:sz w:val="20"/>
                <w:szCs w:val="20"/>
              </w:rPr>
              <w:t>Единица цены</w:t>
            </w:r>
          </w:p>
        </w:tc>
        <w:tc>
          <w:tcPr>
            <w:tcW w:w="6851" w:type="dxa"/>
            <w:shd w:val="clear" w:color="auto" w:fill="auto"/>
            <w:vAlign w:val="center"/>
          </w:tcPr>
          <w:p w14:paraId="0984ABAA" w14:textId="77777777" w:rsidR="009B73AE" w:rsidRPr="00A13F02" w:rsidRDefault="009B73AE" w:rsidP="009A6A29">
            <w:pPr>
              <w:jc w:val="left"/>
              <w:rPr>
                <w:color w:val="000000"/>
                <w:sz w:val="20"/>
                <w:szCs w:val="20"/>
              </w:rPr>
            </w:pPr>
            <w:r>
              <w:rPr>
                <w:color w:val="000000"/>
                <w:sz w:val="20"/>
                <w:szCs w:val="20"/>
              </w:rPr>
              <w:t>Заполняется автоматически из ценовых условий к договору. Определяет количество материала, за которое указана цена. При автоматическом обновлении цен учитывается при расчете</w:t>
            </w:r>
          </w:p>
        </w:tc>
      </w:tr>
      <w:tr w:rsidR="009B73AE" w:rsidRPr="00A13F02" w14:paraId="752893C1" w14:textId="77777777" w:rsidTr="009A6A29">
        <w:tc>
          <w:tcPr>
            <w:tcW w:w="851" w:type="dxa"/>
            <w:vAlign w:val="center"/>
          </w:tcPr>
          <w:p w14:paraId="2489BA45" w14:textId="77777777" w:rsidR="009B73AE" w:rsidRPr="00A13F02" w:rsidRDefault="009B73AE" w:rsidP="009A6A29">
            <w:pPr>
              <w:pStyle w:val="afa"/>
              <w:numPr>
                <w:ilvl w:val="0"/>
                <w:numId w:val="39"/>
              </w:numPr>
              <w:ind w:left="0" w:firstLine="0"/>
              <w:jc w:val="left"/>
              <w:rPr>
                <w:color w:val="000000"/>
                <w:sz w:val="20"/>
                <w:szCs w:val="20"/>
              </w:rPr>
            </w:pPr>
          </w:p>
        </w:tc>
        <w:tc>
          <w:tcPr>
            <w:tcW w:w="2504" w:type="dxa"/>
            <w:shd w:val="clear" w:color="auto" w:fill="auto"/>
            <w:vAlign w:val="center"/>
          </w:tcPr>
          <w:p w14:paraId="52BBB771" w14:textId="77777777" w:rsidR="009B73AE" w:rsidRPr="00A13F02" w:rsidRDefault="009B73AE" w:rsidP="009A6A29">
            <w:pPr>
              <w:jc w:val="left"/>
              <w:rPr>
                <w:color w:val="000000"/>
                <w:sz w:val="20"/>
                <w:szCs w:val="20"/>
              </w:rPr>
            </w:pPr>
            <w:r>
              <w:rPr>
                <w:color w:val="000000"/>
                <w:sz w:val="20"/>
                <w:szCs w:val="20"/>
              </w:rPr>
              <w:t>Валюта прайс-листа</w:t>
            </w:r>
          </w:p>
        </w:tc>
        <w:tc>
          <w:tcPr>
            <w:tcW w:w="6851" w:type="dxa"/>
            <w:shd w:val="clear" w:color="auto" w:fill="auto"/>
            <w:vAlign w:val="center"/>
          </w:tcPr>
          <w:p w14:paraId="067943BE" w14:textId="77777777" w:rsidR="009B73AE" w:rsidRPr="00A13F02" w:rsidRDefault="009B73AE" w:rsidP="009A6A29">
            <w:pPr>
              <w:jc w:val="left"/>
              <w:rPr>
                <w:color w:val="000000"/>
                <w:sz w:val="20"/>
                <w:szCs w:val="20"/>
              </w:rPr>
            </w:pPr>
            <w:r>
              <w:rPr>
                <w:color w:val="000000"/>
                <w:sz w:val="20"/>
                <w:szCs w:val="20"/>
              </w:rPr>
              <w:t>Валюта, для которой заведена цена в прайс-листе</w:t>
            </w:r>
          </w:p>
        </w:tc>
      </w:tr>
      <w:tr w:rsidR="009B73AE" w:rsidRPr="00A13F02" w14:paraId="4FED2329" w14:textId="77777777" w:rsidTr="009A6A29">
        <w:tc>
          <w:tcPr>
            <w:tcW w:w="851" w:type="dxa"/>
            <w:vAlign w:val="center"/>
          </w:tcPr>
          <w:p w14:paraId="30B95B1C" w14:textId="77777777" w:rsidR="009B73AE" w:rsidRPr="00A13F02" w:rsidRDefault="009B73AE" w:rsidP="009A6A29">
            <w:pPr>
              <w:pStyle w:val="afa"/>
              <w:numPr>
                <w:ilvl w:val="0"/>
                <w:numId w:val="39"/>
              </w:numPr>
              <w:ind w:left="0" w:firstLine="0"/>
              <w:jc w:val="left"/>
              <w:rPr>
                <w:color w:val="000000"/>
                <w:sz w:val="20"/>
                <w:szCs w:val="20"/>
              </w:rPr>
            </w:pPr>
          </w:p>
        </w:tc>
        <w:tc>
          <w:tcPr>
            <w:tcW w:w="2504" w:type="dxa"/>
            <w:shd w:val="clear" w:color="auto" w:fill="auto"/>
            <w:vAlign w:val="center"/>
          </w:tcPr>
          <w:p w14:paraId="51E90EB9" w14:textId="77777777" w:rsidR="009B73AE" w:rsidRPr="00A13F02" w:rsidRDefault="009B73AE" w:rsidP="009A6A29">
            <w:pPr>
              <w:jc w:val="left"/>
              <w:rPr>
                <w:color w:val="000000"/>
                <w:sz w:val="20"/>
                <w:szCs w:val="20"/>
              </w:rPr>
            </w:pPr>
            <w:r>
              <w:rPr>
                <w:color w:val="000000"/>
                <w:sz w:val="20"/>
                <w:szCs w:val="20"/>
              </w:rPr>
              <w:t>ЕИ прайс-листа</w:t>
            </w:r>
          </w:p>
        </w:tc>
        <w:tc>
          <w:tcPr>
            <w:tcW w:w="6851" w:type="dxa"/>
            <w:shd w:val="clear" w:color="auto" w:fill="auto"/>
            <w:vAlign w:val="center"/>
          </w:tcPr>
          <w:p w14:paraId="74E6A8F8" w14:textId="77777777" w:rsidR="009B73AE" w:rsidRPr="00A13F02" w:rsidRDefault="009B73AE" w:rsidP="009A6A29">
            <w:pPr>
              <w:jc w:val="left"/>
              <w:rPr>
                <w:color w:val="000000"/>
                <w:sz w:val="20"/>
                <w:szCs w:val="20"/>
              </w:rPr>
            </w:pPr>
            <w:r>
              <w:rPr>
                <w:color w:val="000000"/>
                <w:sz w:val="20"/>
                <w:szCs w:val="20"/>
              </w:rPr>
              <w:t>Единица измерения для материала прайс-листа</w:t>
            </w:r>
          </w:p>
        </w:tc>
      </w:tr>
      <w:tr w:rsidR="009B73AE" w:rsidRPr="00A13F02" w14:paraId="2819526A" w14:textId="77777777" w:rsidTr="009A6A29">
        <w:tc>
          <w:tcPr>
            <w:tcW w:w="851" w:type="dxa"/>
            <w:vAlign w:val="center"/>
          </w:tcPr>
          <w:p w14:paraId="576AB97B" w14:textId="77777777" w:rsidR="009B73AE" w:rsidRPr="00A13F02" w:rsidRDefault="009B73AE" w:rsidP="009A6A29">
            <w:pPr>
              <w:pStyle w:val="afa"/>
              <w:numPr>
                <w:ilvl w:val="0"/>
                <w:numId w:val="39"/>
              </w:numPr>
              <w:ind w:left="0" w:firstLine="0"/>
              <w:jc w:val="left"/>
              <w:rPr>
                <w:color w:val="000000"/>
                <w:sz w:val="20"/>
                <w:szCs w:val="20"/>
              </w:rPr>
            </w:pPr>
          </w:p>
        </w:tc>
        <w:tc>
          <w:tcPr>
            <w:tcW w:w="2504" w:type="dxa"/>
            <w:shd w:val="clear" w:color="auto" w:fill="auto"/>
            <w:vAlign w:val="center"/>
          </w:tcPr>
          <w:p w14:paraId="345A7881" w14:textId="77777777" w:rsidR="009B73AE" w:rsidRPr="00A13F02" w:rsidRDefault="009B73AE" w:rsidP="009A6A29">
            <w:pPr>
              <w:jc w:val="left"/>
              <w:rPr>
                <w:color w:val="000000"/>
                <w:sz w:val="20"/>
                <w:szCs w:val="20"/>
              </w:rPr>
            </w:pPr>
            <w:r>
              <w:rPr>
                <w:color w:val="000000"/>
                <w:sz w:val="20"/>
                <w:szCs w:val="20"/>
              </w:rPr>
              <w:t>Индикатор цены</w:t>
            </w:r>
          </w:p>
        </w:tc>
        <w:tc>
          <w:tcPr>
            <w:tcW w:w="6851" w:type="dxa"/>
            <w:shd w:val="clear" w:color="auto" w:fill="auto"/>
            <w:vAlign w:val="center"/>
          </w:tcPr>
          <w:p w14:paraId="0DCDB805" w14:textId="77777777" w:rsidR="009B73AE" w:rsidRPr="00DF161F" w:rsidRDefault="009B73AE" w:rsidP="009A6A29">
            <w:pPr>
              <w:jc w:val="left"/>
              <w:rPr>
                <w:color w:val="000000"/>
                <w:sz w:val="20"/>
                <w:szCs w:val="20"/>
              </w:rPr>
            </w:pPr>
            <w:r>
              <w:rPr>
                <w:color w:val="000000"/>
                <w:sz w:val="20"/>
                <w:szCs w:val="20"/>
              </w:rPr>
              <w:t>Индикатор типа «Светофор». Визуально отображает ситуацию по соответствию фактических данных данным прайс-листа</w:t>
            </w:r>
          </w:p>
        </w:tc>
      </w:tr>
      <w:tr w:rsidR="009B73AE" w:rsidRPr="00A13F02" w14:paraId="2F1724ED" w14:textId="77777777" w:rsidTr="009A6A29">
        <w:tc>
          <w:tcPr>
            <w:tcW w:w="851" w:type="dxa"/>
            <w:vAlign w:val="center"/>
          </w:tcPr>
          <w:p w14:paraId="6E7B61A1" w14:textId="77777777" w:rsidR="009B73AE" w:rsidRPr="00A13F02" w:rsidRDefault="009B73AE" w:rsidP="009A6A29">
            <w:pPr>
              <w:pStyle w:val="afa"/>
              <w:numPr>
                <w:ilvl w:val="0"/>
                <w:numId w:val="39"/>
              </w:numPr>
              <w:ind w:left="0" w:firstLine="0"/>
              <w:jc w:val="left"/>
              <w:rPr>
                <w:color w:val="000000"/>
                <w:sz w:val="20"/>
                <w:szCs w:val="20"/>
              </w:rPr>
            </w:pPr>
          </w:p>
        </w:tc>
        <w:tc>
          <w:tcPr>
            <w:tcW w:w="2504" w:type="dxa"/>
            <w:shd w:val="clear" w:color="auto" w:fill="auto"/>
            <w:vAlign w:val="center"/>
          </w:tcPr>
          <w:p w14:paraId="0E5D5560" w14:textId="77777777" w:rsidR="009B73AE" w:rsidRPr="00A13F02" w:rsidRDefault="009B73AE" w:rsidP="009A6A29">
            <w:pPr>
              <w:jc w:val="left"/>
              <w:rPr>
                <w:color w:val="000000"/>
                <w:sz w:val="20"/>
                <w:szCs w:val="20"/>
              </w:rPr>
            </w:pPr>
            <w:r>
              <w:rPr>
                <w:color w:val="000000"/>
                <w:sz w:val="20"/>
                <w:szCs w:val="20"/>
              </w:rPr>
              <w:t>Ситуация определения цены</w:t>
            </w:r>
          </w:p>
        </w:tc>
        <w:tc>
          <w:tcPr>
            <w:tcW w:w="6851" w:type="dxa"/>
            <w:shd w:val="clear" w:color="auto" w:fill="auto"/>
            <w:vAlign w:val="center"/>
          </w:tcPr>
          <w:p w14:paraId="2DA10F54" w14:textId="77777777" w:rsidR="009B73AE" w:rsidRDefault="009B73AE" w:rsidP="009A6A29">
            <w:pPr>
              <w:jc w:val="left"/>
              <w:rPr>
                <w:color w:val="000000"/>
                <w:sz w:val="20"/>
                <w:szCs w:val="20"/>
              </w:rPr>
            </w:pPr>
            <w:r>
              <w:rPr>
                <w:color w:val="000000"/>
                <w:sz w:val="20"/>
                <w:szCs w:val="20"/>
              </w:rPr>
              <w:t>Заполняется автоматически на основании сравнения полученных данных из прайса с данными факта. Может принимать одно из шести значений:</w:t>
            </w:r>
          </w:p>
          <w:p w14:paraId="16D5DFFC" w14:textId="77777777" w:rsidR="009B73AE" w:rsidRDefault="009B73AE" w:rsidP="009A6A29">
            <w:pPr>
              <w:jc w:val="left"/>
              <w:rPr>
                <w:color w:val="000000"/>
                <w:sz w:val="20"/>
                <w:szCs w:val="20"/>
              </w:rPr>
            </w:pPr>
            <w:r>
              <w:rPr>
                <w:color w:val="000000"/>
                <w:sz w:val="20"/>
                <w:szCs w:val="20"/>
              </w:rPr>
              <w:t xml:space="preserve">01 - Текстовая позиция </w:t>
            </w:r>
            <w:proofErr w:type="spellStart"/>
            <w:r>
              <w:rPr>
                <w:color w:val="000000"/>
                <w:sz w:val="20"/>
                <w:szCs w:val="20"/>
              </w:rPr>
              <w:t>МТРп</w:t>
            </w:r>
            <w:proofErr w:type="spellEnd"/>
            <w:r>
              <w:rPr>
                <w:color w:val="000000"/>
                <w:sz w:val="20"/>
                <w:szCs w:val="20"/>
              </w:rPr>
              <w:t xml:space="preserve"> (красный светофор)</w:t>
            </w:r>
          </w:p>
          <w:p w14:paraId="25FE918D" w14:textId="77777777" w:rsidR="009B73AE" w:rsidRDefault="009B73AE" w:rsidP="009A6A29">
            <w:pPr>
              <w:jc w:val="left"/>
              <w:rPr>
                <w:color w:val="000000"/>
                <w:sz w:val="20"/>
                <w:szCs w:val="20"/>
              </w:rPr>
            </w:pPr>
            <w:r>
              <w:rPr>
                <w:color w:val="000000"/>
                <w:sz w:val="20"/>
                <w:szCs w:val="20"/>
              </w:rPr>
              <w:t>02 - Цена прайса не определена (красный светофор)</w:t>
            </w:r>
          </w:p>
          <w:p w14:paraId="3222A13F" w14:textId="77777777" w:rsidR="009B73AE" w:rsidRDefault="009B73AE" w:rsidP="009A6A29">
            <w:pPr>
              <w:jc w:val="left"/>
              <w:rPr>
                <w:color w:val="000000"/>
                <w:sz w:val="20"/>
                <w:szCs w:val="20"/>
              </w:rPr>
            </w:pPr>
            <w:r>
              <w:rPr>
                <w:color w:val="000000"/>
                <w:sz w:val="20"/>
                <w:szCs w:val="20"/>
              </w:rPr>
              <w:t>03 - Валюта прайса и факта различны (красный светофор)</w:t>
            </w:r>
          </w:p>
          <w:p w14:paraId="7590AB40" w14:textId="77777777" w:rsidR="009B73AE" w:rsidRDefault="009B73AE" w:rsidP="009A6A29">
            <w:pPr>
              <w:jc w:val="left"/>
              <w:rPr>
                <w:color w:val="000000"/>
                <w:sz w:val="20"/>
                <w:szCs w:val="20"/>
              </w:rPr>
            </w:pPr>
            <w:r>
              <w:rPr>
                <w:color w:val="000000"/>
                <w:sz w:val="20"/>
                <w:szCs w:val="20"/>
              </w:rPr>
              <w:t>04 - ЕИ прайса и позиции различны (красный светофор)</w:t>
            </w:r>
          </w:p>
          <w:p w14:paraId="4A06AD63" w14:textId="593F8745" w:rsidR="009B73AE" w:rsidRDefault="009B73AE" w:rsidP="009A6A29">
            <w:pPr>
              <w:jc w:val="left"/>
              <w:rPr>
                <w:color w:val="000000"/>
                <w:sz w:val="20"/>
                <w:szCs w:val="20"/>
              </w:rPr>
            </w:pPr>
            <w:r>
              <w:rPr>
                <w:color w:val="000000"/>
                <w:sz w:val="20"/>
                <w:szCs w:val="20"/>
              </w:rPr>
              <w:t>05 - Цена план/факта не соответствует прайсу (желтый светофор)</w:t>
            </w:r>
          </w:p>
          <w:p w14:paraId="7D36819B" w14:textId="61AB1772" w:rsidR="009B73AE" w:rsidRPr="00A13F02" w:rsidRDefault="009B73AE" w:rsidP="009A6A29">
            <w:pPr>
              <w:jc w:val="left"/>
              <w:rPr>
                <w:color w:val="000000"/>
                <w:sz w:val="20"/>
                <w:szCs w:val="20"/>
              </w:rPr>
            </w:pPr>
            <w:r>
              <w:rPr>
                <w:color w:val="000000"/>
                <w:sz w:val="20"/>
                <w:szCs w:val="20"/>
              </w:rPr>
              <w:t>06 - Цена план/факта корректна (зеленый светофор)</w:t>
            </w:r>
          </w:p>
        </w:tc>
      </w:tr>
      <w:tr w:rsidR="009B73AE" w:rsidRPr="00A13F02" w14:paraId="7F936D19" w14:textId="77777777" w:rsidTr="009A6A29">
        <w:tc>
          <w:tcPr>
            <w:tcW w:w="851" w:type="dxa"/>
            <w:vAlign w:val="center"/>
          </w:tcPr>
          <w:p w14:paraId="25F05744" w14:textId="77777777" w:rsidR="009B73AE" w:rsidRPr="00A13F02" w:rsidRDefault="009B73AE" w:rsidP="009A6A29">
            <w:pPr>
              <w:pStyle w:val="afa"/>
              <w:numPr>
                <w:ilvl w:val="0"/>
                <w:numId w:val="39"/>
              </w:numPr>
              <w:ind w:left="0" w:firstLine="0"/>
              <w:jc w:val="left"/>
              <w:rPr>
                <w:color w:val="000000"/>
                <w:sz w:val="20"/>
                <w:szCs w:val="20"/>
              </w:rPr>
            </w:pPr>
          </w:p>
        </w:tc>
        <w:tc>
          <w:tcPr>
            <w:tcW w:w="2504" w:type="dxa"/>
            <w:shd w:val="clear" w:color="auto" w:fill="auto"/>
            <w:vAlign w:val="center"/>
          </w:tcPr>
          <w:p w14:paraId="105083E7" w14:textId="77777777" w:rsidR="009B73AE" w:rsidRDefault="009B73AE" w:rsidP="009A6A29">
            <w:pPr>
              <w:jc w:val="left"/>
              <w:rPr>
                <w:color w:val="000000"/>
                <w:sz w:val="20"/>
                <w:szCs w:val="20"/>
              </w:rPr>
            </w:pPr>
            <w:r>
              <w:rPr>
                <w:color w:val="000000"/>
                <w:sz w:val="20"/>
                <w:szCs w:val="20"/>
              </w:rPr>
              <w:t xml:space="preserve">Ситуация определения </w:t>
            </w:r>
            <w:proofErr w:type="spellStart"/>
            <w:r>
              <w:rPr>
                <w:color w:val="000000"/>
                <w:sz w:val="20"/>
                <w:szCs w:val="20"/>
              </w:rPr>
              <w:t>цены_текст</w:t>
            </w:r>
            <w:proofErr w:type="spellEnd"/>
          </w:p>
        </w:tc>
        <w:tc>
          <w:tcPr>
            <w:tcW w:w="6851" w:type="dxa"/>
            <w:shd w:val="clear" w:color="auto" w:fill="auto"/>
            <w:vAlign w:val="center"/>
          </w:tcPr>
          <w:p w14:paraId="7BE0F13B" w14:textId="77777777" w:rsidR="009B73AE" w:rsidRDefault="009B73AE" w:rsidP="009A6A29">
            <w:pPr>
              <w:jc w:val="left"/>
              <w:rPr>
                <w:color w:val="000000"/>
                <w:sz w:val="20"/>
                <w:szCs w:val="20"/>
              </w:rPr>
            </w:pPr>
            <w:r>
              <w:rPr>
                <w:color w:val="000000"/>
                <w:sz w:val="20"/>
                <w:szCs w:val="20"/>
              </w:rPr>
              <w:t>Текстовое поле, описывающее особую ситуацию</w:t>
            </w:r>
          </w:p>
        </w:tc>
      </w:tr>
    </w:tbl>
    <w:p w14:paraId="2CD4F186" w14:textId="77777777" w:rsidR="009B73AE" w:rsidRDefault="009B73AE" w:rsidP="00D76175">
      <w:pPr>
        <w:tabs>
          <w:tab w:val="left" w:pos="3017"/>
        </w:tabs>
        <w:spacing w:after="200"/>
        <w:rPr>
          <w:rFonts w:eastAsiaTheme="majorEastAsia"/>
        </w:rPr>
      </w:pPr>
    </w:p>
    <w:tbl>
      <w:tblPr>
        <w:tblW w:w="9639"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9072"/>
      </w:tblGrid>
      <w:tr w:rsidR="00D76175" w:rsidRPr="00087B32" w14:paraId="64315F8E" w14:textId="77777777" w:rsidTr="009A6A29">
        <w:trPr>
          <w:trHeight w:val="531"/>
          <w:tblHeader/>
        </w:trPr>
        <w:tc>
          <w:tcPr>
            <w:tcW w:w="567"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E6E14EB" w14:textId="77777777" w:rsidR="00D76175" w:rsidRPr="00087B32" w:rsidRDefault="00D76175" w:rsidP="009A6A29">
            <w:pPr>
              <w:pStyle w:val="phintbox"/>
              <w:rPr>
                <w:rFonts w:ascii="Tahoma" w:hAnsi="Tahoma" w:cs="Tahoma"/>
              </w:rPr>
            </w:pPr>
            <w:r w:rsidRPr="00087B32">
              <w:rPr>
                <w:rFonts w:ascii="Tahoma" w:hAnsi="Tahoma" w:cs="Tahoma"/>
                <w:noProof/>
                <w:lang w:eastAsia="ru-RU"/>
              </w:rPr>
              <w:drawing>
                <wp:inline distT="0" distB="0" distL="0" distR="0" wp14:anchorId="552BA745" wp14:editId="06BCF65C">
                  <wp:extent cx="317500" cy="317500"/>
                  <wp:effectExtent l="0" t="0" r="6350" b="6350"/>
                  <wp:docPr id="36" name="Рисунок 36" descr="info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fo_wor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9072" w:type="dxa"/>
            <w:tcBorders>
              <w:top w:val="single" w:sz="8" w:space="0" w:color="auto"/>
              <w:left w:val="single" w:sz="8" w:space="0" w:color="auto"/>
              <w:bottom w:val="single" w:sz="8" w:space="0" w:color="auto"/>
              <w:right w:val="single" w:sz="8" w:space="0" w:color="auto"/>
            </w:tcBorders>
            <w:shd w:val="clear" w:color="auto" w:fill="FFC000"/>
            <w:tcMar>
              <w:top w:w="53" w:type="dxa"/>
              <w:left w:w="53" w:type="dxa"/>
              <w:bottom w:w="53" w:type="dxa"/>
              <w:right w:w="53" w:type="dxa"/>
            </w:tcMar>
            <w:vAlign w:val="center"/>
          </w:tcPr>
          <w:p w14:paraId="70255B6D" w14:textId="6CF1CB0B" w:rsidR="00D76175" w:rsidRPr="00751ED8" w:rsidRDefault="00D76175" w:rsidP="009B73AE">
            <w:pPr>
              <w:pStyle w:val="p"/>
              <w:rPr>
                <w:rFonts w:ascii="Times New Roman" w:eastAsiaTheme="majorEastAsia" w:hAnsi="Times New Roman" w:cs="Times New Roman"/>
                <w:sz w:val="24"/>
                <w:szCs w:val="28"/>
                <w:lang w:val="ru-RU"/>
              </w:rPr>
            </w:pPr>
            <w:r>
              <w:rPr>
                <w:rFonts w:ascii="Times New Roman" w:eastAsiaTheme="majorEastAsia" w:hAnsi="Times New Roman" w:cs="Times New Roman"/>
                <w:sz w:val="24"/>
                <w:szCs w:val="28"/>
                <w:lang w:val="ru-RU"/>
              </w:rPr>
              <w:t xml:space="preserve">Поля оценки по прайсу </w:t>
            </w:r>
            <w:r w:rsidRPr="00D76175">
              <w:rPr>
                <w:rFonts w:ascii="Times New Roman" w:eastAsiaTheme="majorEastAsia" w:hAnsi="Times New Roman" w:cs="Times New Roman"/>
                <w:sz w:val="24"/>
                <w:szCs w:val="28"/>
                <w:lang w:val="ru-RU"/>
              </w:rPr>
              <w:t>являются расчетными и вывод</w:t>
            </w:r>
            <w:r w:rsidR="009B73AE">
              <w:rPr>
                <w:rFonts w:ascii="Times New Roman" w:eastAsiaTheme="majorEastAsia" w:hAnsi="Times New Roman" w:cs="Times New Roman"/>
                <w:sz w:val="24"/>
                <w:szCs w:val="28"/>
                <w:lang w:val="ru-RU"/>
              </w:rPr>
              <w:t>я</w:t>
            </w:r>
            <w:r w:rsidRPr="00D76175">
              <w:rPr>
                <w:rFonts w:ascii="Times New Roman" w:eastAsiaTheme="majorEastAsia" w:hAnsi="Times New Roman" w:cs="Times New Roman"/>
                <w:sz w:val="24"/>
                <w:szCs w:val="28"/>
                <w:lang w:val="ru-RU"/>
              </w:rPr>
              <w:t>тся информационно при открытии вкладки</w:t>
            </w:r>
          </w:p>
        </w:tc>
      </w:tr>
    </w:tbl>
    <w:p w14:paraId="1407149C" w14:textId="6DE65020" w:rsidR="00D76175" w:rsidRDefault="00D76175" w:rsidP="00D76175">
      <w:pPr>
        <w:tabs>
          <w:tab w:val="left" w:pos="3017"/>
        </w:tabs>
        <w:spacing w:before="240" w:after="200"/>
        <w:ind w:firstLine="709"/>
        <w:rPr>
          <w:rFonts w:eastAsiaTheme="majorEastAsia"/>
        </w:rPr>
      </w:pPr>
      <w:r>
        <w:rPr>
          <w:rFonts w:eastAsiaTheme="majorEastAsia"/>
        </w:rPr>
        <w:t>Дополнительно в момент присвоения ИРМ закупки МТР подрядчика заказу ТОРО система выполнит автоматическое обновление данных плановой и фактической оценки МТР</w:t>
      </w:r>
      <w:r w:rsidR="0060113B">
        <w:rPr>
          <w:rFonts w:eastAsiaTheme="majorEastAsia"/>
        </w:rPr>
        <w:t xml:space="preserve"> с пересчетом стоимости</w:t>
      </w:r>
      <w:r w:rsidR="0033702E">
        <w:rPr>
          <w:rFonts w:eastAsiaTheme="majorEastAsia"/>
        </w:rPr>
        <w:t xml:space="preserve"> (</w:t>
      </w:r>
      <w:r w:rsidR="0060113B">
        <w:rPr>
          <w:rFonts w:eastAsiaTheme="majorEastAsia"/>
        </w:rPr>
        <w:t>если указано кол-во</w:t>
      </w:r>
      <w:r w:rsidR="0033702E">
        <w:rPr>
          <w:rFonts w:eastAsiaTheme="majorEastAsia"/>
        </w:rPr>
        <w:t>)</w:t>
      </w:r>
      <w:r>
        <w:rPr>
          <w:rFonts w:eastAsiaTheme="majorEastAsia"/>
        </w:rPr>
        <w:t>:</w:t>
      </w:r>
    </w:p>
    <w:p w14:paraId="73836E62" w14:textId="74E5E8EF" w:rsidR="00D76175" w:rsidRDefault="0060113B" w:rsidP="00D76175">
      <w:pPr>
        <w:tabs>
          <w:tab w:val="left" w:pos="3017"/>
        </w:tabs>
        <w:spacing w:after="200"/>
        <w:rPr>
          <w:rFonts w:eastAsiaTheme="majorEastAsia"/>
        </w:rPr>
      </w:pPr>
      <w:r>
        <w:rPr>
          <w:rFonts w:eastAsiaTheme="majorEastAsia"/>
          <w:noProof/>
          <w:lang w:eastAsia="ru-RU"/>
        </w:rPr>
        <w:drawing>
          <wp:inline distT="0" distB="0" distL="0" distR="0" wp14:anchorId="2C0B05A7" wp14:editId="4E783714">
            <wp:extent cx="6469380" cy="1653540"/>
            <wp:effectExtent l="0" t="0" r="7620" b="381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69380" cy="1653540"/>
                    </a:xfrm>
                    <a:prstGeom prst="rect">
                      <a:avLst/>
                    </a:prstGeom>
                    <a:noFill/>
                    <a:ln>
                      <a:noFill/>
                    </a:ln>
                  </pic:spPr>
                </pic:pic>
              </a:graphicData>
            </a:graphic>
          </wp:inline>
        </w:drawing>
      </w:r>
    </w:p>
    <w:p w14:paraId="4A9EE209" w14:textId="1730216D" w:rsidR="00D76175" w:rsidRDefault="00D46D03" w:rsidP="00D46D03">
      <w:pPr>
        <w:tabs>
          <w:tab w:val="left" w:pos="3017"/>
        </w:tabs>
        <w:spacing w:before="240" w:after="200"/>
        <w:ind w:firstLine="709"/>
        <w:rPr>
          <w:rFonts w:eastAsiaTheme="majorEastAsia"/>
        </w:rPr>
      </w:pPr>
      <w:r>
        <w:rPr>
          <w:rFonts w:eastAsiaTheme="majorEastAsia"/>
        </w:rPr>
        <w:t xml:space="preserve">Если цена прайса не определена, то плановая оценка выполняется на основе цены закупки МТО (цена Полюса) по данным транзакции </w:t>
      </w:r>
      <w:r>
        <w:rPr>
          <w:rFonts w:eastAsiaTheme="majorEastAsia"/>
          <w:lang w:val="en-US"/>
        </w:rPr>
        <w:t>ZMM</w:t>
      </w:r>
      <w:r w:rsidRPr="00BE21C0">
        <w:rPr>
          <w:rFonts w:eastAsiaTheme="majorEastAsia"/>
        </w:rPr>
        <w:t>_</w:t>
      </w:r>
      <w:r>
        <w:rPr>
          <w:rFonts w:eastAsiaTheme="majorEastAsia"/>
          <w:lang w:val="en-US"/>
        </w:rPr>
        <w:t>PRICE</w:t>
      </w:r>
      <w:r>
        <w:rPr>
          <w:rFonts w:eastAsiaTheme="majorEastAsia"/>
        </w:rPr>
        <w:t>.</w:t>
      </w:r>
    </w:p>
    <w:p w14:paraId="71643325" w14:textId="62DA1EE0" w:rsidR="0033702E" w:rsidRPr="0033702E" w:rsidRDefault="0033702E" w:rsidP="0033702E">
      <w:pPr>
        <w:tabs>
          <w:tab w:val="left" w:pos="3017"/>
        </w:tabs>
        <w:spacing w:after="200"/>
        <w:ind w:firstLine="709"/>
        <w:rPr>
          <w:rFonts w:eastAsiaTheme="majorEastAsia"/>
          <w:u w:val="single"/>
        </w:rPr>
      </w:pPr>
      <w:r w:rsidRPr="0033702E">
        <w:rPr>
          <w:rFonts w:eastAsiaTheme="majorEastAsia"/>
          <w:u w:val="single"/>
        </w:rPr>
        <w:t>Функциональная кнопка «Обновить цены из прайса»</w:t>
      </w:r>
    </w:p>
    <w:p w14:paraId="2C7F05ED" w14:textId="078E51B1" w:rsidR="0033702E" w:rsidRDefault="0033702E" w:rsidP="00D46D03">
      <w:pPr>
        <w:tabs>
          <w:tab w:val="left" w:pos="3017"/>
        </w:tabs>
        <w:spacing w:before="240" w:after="200"/>
        <w:ind w:firstLine="709"/>
        <w:rPr>
          <w:rFonts w:eastAsiaTheme="majorEastAsia"/>
        </w:rPr>
      </w:pPr>
      <w:r>
        <w:rPr>
          <w:rFonts w:eastAsiaTheme="majorEastAsia"/>
        </w:rPr>
        <w:t>При необходимости выполнить обновление плановой и фактической оценки МТР подрядчика на основе актуальной информации из прайс-листа выделите позиции и нажмите кнопку</w:t>
      </w:r>
      <w:r w:rsidR="00343516">
        <w:rPr>
          <w:rFonts w:eastAsiaTheme="majorEastAsia"/>
          <w:noProof/>
          <w:lang w:eastAsia="ru-RU"/>
        </w:rPr>
        <w:drawing>
          <wp:inline distT="0" distB="0" distL="0" distR="0" wp14:anchorId="1AC8C9A9" wp14:editId="60A044DF">
            <wp:extent cx="1600200" cy="167640"/>
            <wp:effectExtent l="0" t="0" r="0" b="381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00200" cy="167640"/>
                    </a:xfrm>
                    <a:prstGeom prst="rect">
                      <a:avLst/>
                    </a:prstGeom>
                    <a:noFill/>
                    <a:ln>
                      <a:noFill/>
                    </a:ln>
                  </pic:spPr>
                </pic:pic>
              </a:graphicData>
            </a:graphic>
          </wp:inline>
        </w:drawing>
      </w:r>
      <w:r w:rsidR="00343516">
        <w:rPr>
          <w:rFonts w:eastAsiaTheme="majorEastAsia"/>
        </w:rPr>
        <w:t>:</w:t>
      </w:r>
      <w:r>
        <w:rPr>
          <w:rFonts w:eastAsiaTheme="majorEastAsia"/>
        </w:rPr>
        <w:t xml:space="preserve"> </w:t>
      </w:r>
    </w:p>
    <w:p w14:paraId="7DBE0D18" w14:textId="2C0AD7C5" w:rsidR="0033702E" w:rsidRDefault="00343516" w:rsidP="00343516">
      <w:pPr>
        <w:tabs>
          <w:tab w:val="left" w:pos="3017"/>
        </w:tabs>
        <w:spacing w:before="240" w:after="200"/>
        <w:rPr>
          <w:rFonts w:eastAsiaTheme="majorEastAsia"/>
        </w:rPr>
      </w:pPr>
      <w:r>
        <w:rPr>
          <w:rFonts w:eastAsiaTheme="majorEastAsia"/>
          <w:noProof/>
          <w:lang w:eastAsia="ru-RU"/>
        </w:rPr>
        <w:drawing>
          <wp:inline distT="0" distB="0" distL="0" distR="0" wp14:anchorId="4A1810A7" wp14:editId="67FEAB7C">
            <wp:extent cx="6477000" cy="129540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477000" cy="1295400"/>
                    </a:xfrm>
                    <a:prstGeom prst="rect">
                      <a:avLst/>
                    </a:prstGeom>
                    <a:noFill/>
                    <a:ln>
                      <a:noFill/>
                    </a:ln>
                  </pic:spPr>
                </pic:pic>
              </a:graphicData>
            </a:graphic>
          </wp:inline>
        </w:drawing>
      </w:r>
    </w:p>
    <w:p w14:paraId="37045C23" w14:textId="1CB9DC57" w:rsidR="00343516" w:rsidRPr="00343516" w:rsidRDefault="00343516" w:rsidP="00343516">
      <w:pPr>
        <w:tabs>
          <w:tab w:val="left" w:pos="3017"/>
        </w:tabs>
        <w:spacing w:before="240" w:after="200"/>
        <w:ind w:firstLine="709"/>
        <w:rPr>
          <w:rFonts w:eastAsiaTheme="majorEastAsia"/>
        </w:rPr>
      </w:pPr>
      <w:r>
        <w:rPr>
          <w:rFonts w:eastAsiaTheme="majorEastAsia"/>
        </w:rPr>
        <w:t xml:space="preserve">После выполнения функции данные оценки будут приведены в соответствии с прайс-листом к договору. Также автоматически обновится индикатор ситуации </w:t>
      </w:r>
      <w:r>
        <w:rPr>
          <w:rFonts w:eastAsiaTheme="majorEastAsia"/>
          <w:noProof/>
          <w:lang w:eastAsia="ru-RU"/>
        </w:rPr>
        <w:drawing>
          <wp:inline distT="0" distB="0" distL="0" distR="0" wp14:anchorId="7F9237DD" wp14:editId="54B6A2B7">
            <wp:extent cx="2286000" cy="16002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286000" cy="160020"/>
                    </a:xfrm>
                    <a:prstGeom prst="rect">
                      <a:avLst/>
                    </a:prstGeom>
                    <a:noFill/>
                    <a:ln>
                      <a:noFill/>
                    </a:ln>
                  </pic:spPr>
                </pic:pic>
              </a:graphicData>
            </a:graphic>
          </wp:inline>
        </w:drawing>
      </w:r>
      <w:r>
        <w:rPr>
          <w:rFonts w:eastAsiaTheme="majorEastAsia"/>
        </w:rPr>
        <w:t>:</w:t>
      </w:r>
    </w:p>
    <w:p w14:paraId="491E0FDF" w14:textId="014BB36F" w:rsidR="00343516" w:rsidRPr="00D46D03" w:rsidRDefault="00343516" w:rsidP="00343516">
      <w:pPr>
        <w:tabs>
          <w:tab w:val="left" w:pos="3017"/>
        </w:tabs>
        <w:spacing w:before="240" w:after="200"/>
        <w:rPr>
          <w:rFonts w:eastAsiaTheme="majorEastAsia"/>
        </w:rPr>
      </w:pPr>
      <w:r>
        <w:rPr>
          <w:rFonts w:eastAsiaTheme="majorEastAsia"/>
          <w:noProof/>
          <w:lang w:eastAsia="ru-RU"/>
        </w:rPr>
        <w:drawing>
          <wp:inline distT="0" distB="0" distL="0" distR="0" wp14:anchorId="5930E74C" wp14:editId="17ED2FB3">
            <wp:extent cx="6477000" cy="137160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477000" cy="1371600"/>
                    </a:xfrm>
                    <a:prstGeom prst="rect">
                      <a:avLst/>
                    </a:prstGeom>
                    <a:noFill/>
                    <a:ln>
                      <a:noFill/>
                    </a:ln>
                  </pic:spPr>
                </pic:pic>
              </a:graphicData>
            </a:graphic>
          </wp:inline>
        </w:drawing>
      </w:r>
    </w:p>
    <w:p w14:paraId="51C40D38" w14:textId="3361698B" w:rsidR="009028F8" w:rsidRPr="009028F8" w:rsidRDefault="009028F8" w:rsidP="00C74500">
      <w:pPr>
        <w:tabs>
          <w:tab w:val="left" w:pos="3017"/>
        </w:tabs>
        <w:spacing w:after="200"/>
        <w:ind w:firstLine="709"/>
        <w:rPr>
          <w:rFonts w:eastAsiaTheme="majorEastAsia"/>
          <w:u w:val="single"/>
        </w:rPr>
      </w:pPr>
      <w:r w:rsidRPr="009028F8">
        <w:rPr>
          <w:rFonts w:eastAsiaTheme="majorEastAsia"/>
          <w:u w:val="single"/>
        </w:rPr>
        <w:lastRenderedPageBreak/>
        <w:t>Логика расчета взаимосвязанных полей</w:t>
      </w:r>
    </w:p>
    <w:p w14:paraId="66ED6E3A" w14:textId="3AD25456" w:rsidR="00211380" w:rsidRDefault="009028F8" w:rsidP="00C74500">
      <w:pPr>
        <w:tabs>
          <w:tab w:val="left" w:pos="3017"/>
        </w:tabs>
        <w:spacing w:after="200"/>
        <w:ind w:firstLine="709"/>
        <w:rPr>
          <w:rFonts w:eastAsiaTheme="majorEastAsia"/>
        </w:rPr>
      </w:pPr>
      <w:r>
        <w:rPr>
          <w:rFonts w:eastAsiaTheme="majorEastAsia"/>
        </w:rPr>
        <w:t>В</w:t>
      </w:r>
      <w:r w:rsidR="00211380">
        <w:rPr>
          <w:rFonts w:eastAsiaTheme="majorEastAsia"/>
        </w:rPr>
        <w:t>се п</w:t>
      </w:r>
      <w:r>
        <w:rPr>
          <w:rFonts w:eastAsiaTheme="majorEastAsia"/>
        </w:rPr>
        <w:t>оля количества, цены, курса и стоимости являются взаимозависимыми. Е</w:t>
      </w:r>
      <w:r w:rsidR="00211380">
        <w:rPr>
          <w:rFonts w:eastAsiaTheme="majorEastAsia"/>
        </w:rPr>
        <w:t>сли происходит изменение в одном поле, то изменяются все поля в соответствии с внесенным изменением. Принцип заполнения полей приведен в таблице ниже:</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504"/>
        <w:gridCol w:w="6851"/>
      </w:tblGrid>
      <w:tr w:rsidR="00546748" w:rsidRPr="00A13F02" w14:paraId="3485C2DB" w14:textId="77777777" w:rsidTr="0018273E">
        <w:trPr>
          <w:cantSplit/>
          <w:trHeight w:val="638"/>
          <w:tblHeader/>
        </w:trPr>
        <w:tc>
          <w:tcPr>
            <w:tcW w:w="851" w:type="dxa"/>
            <w:shd w:val="clear" w:color="auto" w:fill="FFC000"/>
            <w:vAlign w:val="center"/>
          </w:tcPr>
          <w:p w14:paraId="63731D68" w14:textId="77777777" w:rsidR="00546748" w:rsidRPr="00A13F02" w:rsidRDefault="00546748" w:rsidP="0018273E">
            <w:pPr>
              <w:ind w:left="-129" w:firstLine="129"/>
              <w:jc w:val="center"/>
              <w:rPr>
                <w:b/>
                <w:sz w:val="20"/>
                <w:szCs w:val="20"/>
              </w:rPr>
            </w:pPr>
            <w:r w:rsidRPr="00A13F02">
              <w:rPr>
                <w:b/>
                <w:sz w:val="20"/>
                <w:szCs w:val="20"/>
              </w:rPr>
              <w:t>№</w:t>
            </w:r>
            <w:proofErr w:type="spellStart"/>
            <w:r w:rsidRPr="00A13F02">
              <w:rPr>
                <w:b/>
                <w:sz w:val="20"/>
                <w:szCs w:val="20"/>
              </w:rPr>
              <w:t>пп</w:t>
            </w:r>
            <w:proofErr w:type="spellEnd"/>
          </w:p>
        </w:tc>
        <w:tc>
          <w:tcPr>
            <w:tcW w:w="2504" w:type="dxa"/>
            <w:shd w:val="clear" w:color="auto" w:fill="FFC000"/>
            <w:vAlign w:val="center"/>
          </w:tcPr>
          <w:p w14:paraId="523C1AC9" w14:textId="77777777" w:rsidR="00546748" w:rsidRPr="00A13F02" w:rsidRDefault="00546748" w:rsidP="0018273E">
            <w:pPr>
              <w:ind w:left="-129" w:firstLine="129"/>
              <w:jc w:val="center"/>
              <w:rPr>
                <w:b/>
                <w:sz w:val="20"/>
                <w:szCs w:val="20"/>
              </w:rPr>
            </w:pPr>
            <w:r w:rsidRPr="00A13F02">
              <w:rPr>
                <w:b/>
                <w:sz w:val="20"/>
                <w:szCs w:val="20"/>
              </w:rPr>
              <w:t>Название</w:t>
            </w:r>
          </w:p>
        </w:tc>
        <w:tc>
          <w:tcPr>
            <w:tcW w:w="6851" w:type="dxa"/>
            <w:shd w:val="clear" w:color="auto" w:fill="FFC000"/>
            <w:vAlign w:val="center"/>
          </w:tcPr>
          <w:p w14:paraId="66DC8275" w14:textId="77777777" w:rsidR="00546748" w:rsidRPr="00A13F02" w:rsidRDefault="00546748" w:rsidP="0018273E">
            <w:pPr>
              <w:ind w:left="-129" w:firstLine="129"/>
              <w:jc w:val="center"/>
              <w:rPr>
                <w:b/>
                <w:sz w:val="20"/>
                <w:szCs w:val="20"/>
              </w:rPr>
            </w:pPr>
            <w:r w:rsidRPr="00A13F02">
              <w:rPr>
                <w:b/>
                <w:sz w:val="20"/>
                <w:szCs w:val="20"/>
              </w:rPr>
              <w:t>Описание</w:t>
            </w:r>
          </w:p>
        </w:tc>
      </w:tr>
      <w:tr w:rsidR="00546748" w:rsidRPr="00A13F02" w14:paraId="7E31E1C4" w14:textId="77777777" w:rsidTr="0018273E">
        <w:trPr>
          <w:cantSplit/>
          <w:trHeight w:val="313"/>
          <w:tblHeader/>
        </w:trPr>
        <w:tc>
          <w:tcPr>
            <w:tcW w:w="10206" w:type="dxa"/>
            <w:gridSpan w:val="3"/>
            <w:shd w:val="clear" w:color="auto" w:fill="FFC000"/>
            <w:vAlign w:val="center"/>
          </w:tcPr>
          <w:p w14:paraId="0A912B2C" w14:textId="77777777" w:rsidR="00546748" w:rsidRPr="00A13F02" w:rsidRDefault="00546748" w:rsidP="0018273E">
            <w:pPr>
              <w:ind w:left="-129" w:firstLine="129"/>
              <w:rPr>
                <w:b/>
                <w:sz w:val="20"/>
                <w:szCs w:val="20"/>
              </w:rPr>
            </w:pPr>
            <w:r>
              <w:rPr>
                <w:b/>
                <w:sz w:val="20"/>
                <w:szCs w:val="20"/>
              </w:rPr>
              <w:t>Плановые позиции</w:t>
            </w:r>
          </w:p>
        </w:tc>
      </w:tr>
      <w:tr w:rsidR="00546748" w:rsidRPr="00A13F02" w14:paraId="31D57003" w14:textId="77777777" w:rsidTr="0018273E">
        <w:tc>
          <w:tcPr>
            <w:tcW w:w="851" w:type="dxa"/>
            <w:vAlign w:val="center"/>
          </w:tcPr>
          <w:p w14:paraId="5AAF118A" w14:textId="77777777" w:rsidR="00546748" w:rsidRPr="00A13F02" w:rsidRDefault="00546748" w:rsidP="0018273E">
            <w:pPr>
              <w:pStyle w:val="afa"/>
              <w:numPr>
                <w:ilvl w:val="0"/>
                <w:numId w:val="38"/>
              </w:numPr>
              <w:ind w:left="0" w:firstLine="0"/>
              <w:jc w:val="left"/>
              <w:rPr>
                <w:color w:val="000000"/>
                <w:sz w:val="20"/>
                <w:szCs w:val="20"/>
              </w:rPr>
            </w:pPr>
          </w:p>
        </w:tc>
        <w:tc>
          <w:tcPr>
            <w:tcW w:w="2504" w:type="dxa"/>
            <w:shd w:val="clear" w:color="auto" w:fill="auto"/>
            <w:vAlign w:val="center"/>
          </w:tcPr>
          <w:p w14:paraId="0940C65C" w14:textId="77777777" w:rsidR="00546748" w:rsidRPr="00A13F02" w:rsidRDefault="00546748" w:rsidP="0018273E">
            <w:pPr>
              <w:jc w:val="left"/>
              <w:rPr>
                <w:color w:val="000000"/>
                <w:sz w:val="20"/>
                <w:szCs w:val="20"/>
              </w:rPr>
            </w:pPr>
            <w:r>
              <w:rPr>
                <w:color w:val="000000"/>
                <w:sz w:val="20"/>
                <w:szCs w:val="20"/>
              </w:rPr>
              <w:t>Количество План</w:t>
            </w:r>
          </w:p>
        </w:tc>
        <w:tc>
          <w:tcPr>
            <w:tcW w:w="6851" w:type="dxa"/>
            <w:shd w:val="clear" w:color="auto" w:fill="auto"/>
            <w:vAlign w:val="center"/>
          </w:tcPr>
          <w:p w14:paraId="15066821" w14:textId="77777777" w:rsidR="00546748" w:rsidRPr="00A13F02" w:rsidRDefault="00546748" w:rsidP="0018273E">
            <w:pPr>
              <w:jc w:val="left"/>
              <w:rPr>
                <w:color w:val="000000"/>
                <w:sz w:val="20"/>
                <w:szCs w:val="20"/>
              </w:rPr>
            </w:pPr>
            <w:r>
              <w:rPr>
                <w:color w:val="000000"/>
                <w:sz w:val="20"/>
                <w:szCs w:val="20"/>
              </w:rPr>
              <w:t>Заполняется вручную пользователем</w:t>
            </w:r>
          </w:p>
        </w:tc>
      </w:tr>
      <w:tr w:rsidR="00546748" w:rsidRPr="00A13F02" w14:paraId="225A2866" w14:textId="77777777" w:rsidTr="0018273E">
        <w:tc>
          <w:tcPr>
            <w:tcW w:w="851" w:type="dxa"/>
            <w:vAlign w:val="center"/>
          </w:tcPr>
          <w:p w14:paraId="6436FB81" w14:textId="77777777" w:rsidR="00546748" w:rsidRPr="00A13F02" w:rsidRDefault="00546748" w:rsidP="0018273E">
            <w:pPr>
              <w:pStyle w:val="afa"/>
              <w:numPr>
                <w:ilvl w:val="0"/>
                <w:numId w:val="38"/>
              </w:numPr>
              <w:ind w:left="0" w:firstLine="0"/>
              <w:jc w:val="left"/>
              <w:rPr>
                <w:color w:val="000000"/>
                <w:sz w:val="20"/>
                <w:szCs w:val="20"/>
              </w:rPr>
            </w:pPr>
          </w:p>
        </w:tc>
        <w:tc>
          <w:tcPr>
            <w:tcW w:w="2504" w:type="dxa"/>
            <w:shd w:val="clear" w:color="auto" w:fill="auto"/>
            <w:vAlign w:val="center"/>
          </w:tcPr>
          <w:p w14:paraId="2C5B6A97" w14:textId="77777777" w:rsidR="00546748" w:rsidRPr="00A13F02" w:rsidRDefault="00546748" w:rsidP="0018273E">
            <w:pPr>
              <w:jc w:val="left"/>
              <w:rPr>
                <w:color w:val="000000"/>
                <w:sz w:val="20"/>
                <w:szCs w:val="20"/>
              </w:rPr>
            </w:pPr>
            <w:r w:rsidRPr="00A13F02">
              <w:rPr>
                <w:color w:val="000000"/>
                <w:sz w:val="20"/>
                <w:szCs w:val="20"/>
              </w:rPr>
              <w:t>Цена План, валюта</w:t>
            </w:r>
          </w:p>
        </w:tc>
        <w:tc>
          <w:tcPr>
            <w:tcW w:w="6851" w:type="dxa"/>
            <w:shd w:val="clear" w:color="auto" w:fill="auto"/>
            <w:vAlign w:val="center"/>
          </w:tcPr>
          <w:p w14:paraId="4A14FDD1" w14:textId="77777777" w:rsidR="00546748" w:rsidRPr="00A13F02" w:rsidRDefault="00546748" w:rsidP="0018273E">
            <w:pPr>
              <w:jc w:val="left"/>
              <w:rPr>
                <w:color w:val="000000"/>
                <w:sz w:val="20"/>
                <w:szCs w:val="20"/>
              </w:rPr>
            </w:pPr>
            <w:r>
              <w:rPr>
                <w:color w:val="000000"/>
                <w:sz w:val="20"/>
                <w:szCs w:val="20"/>
              </w:rPr>
              <w:t>Если данное поле не заполнено пользователем, то будет рассчитываться как цена план, рубль поделенная на курс.</w:t>
            </w:r>
          </w:p>
        </w:tc>
      </w:tr>
      <w:tr w:rsidR="00546748" w:rsidRPr="00A13F02" w14:paraId="0D596957" w14:textId="77777777" w:rsidTr="0018273E">
        <w:tc>
          <w:tcPr>
            <w:tcW w:w="851" w:type="dxa"/>
            <w:vAlign w:val="center"/>
          </w:tcPr>
          <w:p w14:paraId="77CC92FD" w14:textId="77777777" w:rsidR="00546748" w:rsidRPr="00A13F02" w:rsidRDefault="00546748" w:rsidP="0018273E">
            <w:pPr>
              <w:pStyle w:val="afa"/>
              <w:numPr>
                <w:ilvl w:val="0"/>
                <w:numId w:val="38"/>
              </w:numPr>
              <w:ind w:left="0" w:firstLine="0"/>
              <w:jc w:val="left"/>
              <w:rPr>
                <w:color w:val="000000"/>
                <w:sz w:val="20"/>
                <w:szCs w:val="20"/>
              </w:rPr>
            </w:pPr>
          </w:p>
        </w:tc>
        <w:tc>
          <w:tcPr>
            <w:tcW w:w="2504" w:type="dxa"/>
            <w:shd w:val="clear" w:color="auto" w:fill="auto"/>
            <w:vAlign w:val="center"/>
          </w:tcPr>
          <w:p w14:paraId="7E2FEE1D" w14:textId="77777777" w:rsidR="00546748" w:rsidRPr="00A13F02" w:rsidRDefault="00546748" w:rsidP="0018273E">
            <w:pPr>
              <w:jc w:val="left"/>
              <w:rPr>
                <w:color w:val="000000"/>
                <w:sz w:val="20"/>
                <w:szCs w:val="20"/>
              </w:rPr>
            </w:pPr>
            <w:r w:rsidRPr="00A13F02">
              <w:rPr>
                <w:color w:val="000000"/>
                <w:sz w:val="20"/>
                <w:szCs w:val="20"/>
              </w:rPr>
              <w:t>Стоимость План</w:t>
            </w:r>
            <w:r>
              <w:rPr>
                <w:color w:val="000000"/>
                <w:sz w:val="20"/>
                <w:szCs w:val="20"/>
              </w:rPr>
              <w:t>, валюта</w:t>
            </w:r>
          </w:p>
        </w:tc>
        <w:tc>
          <w:tcPr>
            <w:tcW w:w="6851" w:type="dxa"/>
            <w:shd w:val="clear" w:color="auto" w:fill="auto"/>
            <w:vAlign w:val="center"/>
          </w:tcPr>
          <w:p w14:paraId="0FCED8A2" w14:textId="77777777" w:rsidR="00546748" w:rsidRPr="00A13F02" w:rsidRDefault="00546748" w:rsidP="0018273E">
            <w:pPr>
              <w:jc w:val="left"/>
              <w:rPr>
                <w:color w:val="000000"/>
                <w:sz w:val="20"/>
                <w:szCs w:val="20"/>
              </w:rPr>
            </w:pPr>
            <w:r>
              <w:rPr>
                <w:color w:val="000000"/>
                <w:sz w:val="20"/>
                <w:szCs w:val="20"/>
              </w:rPr>
              <w:t>Если данное поле не заполнено пользователем, то будет рассчитываться как цена план, валюта, умноженная на количество план.</w:t>
            </w:r>
          </w:p>
        </w:tc>
      </w:tr>
      <w:tr w:rsidR="00546748" w:rsidRPr="00A13F02" w14:paraId="3C757CFF" w14:textId="77777777" w:rsidTr="0018273E">
        <w:tc>
          <w:tcPr>
            <w:tcW w:w="851" w:type="dxa"/>
            <w:vAlign w:val="center"/>
          </w:tcPr>
          <w:p w14:paraId="3A2AE1B5" w14:textId="77777777" w:rsidR="00546748" w:rsidRPr="00A13F02" w:rsidRDefault="00546748" w:rsidP="0018273E">
            <w:pPr>
              <w:pStyle w:val="afa"/>
              <w:numPr>
                <w:ilvl w:val="0"/>
                <w:numId w:val="38"/>
              </w:numPr>
              <w:ind w:left="0" w:firstLine="0"/>
              <w:jc w:val="left"/>
              <w:rPr>
                <w:color w:val="000000"/>
                <w:sz w:val="20"/>
                <w:szCs w:val="20"/>
              </w:rPr>
            </w:pPr>
          </w:p>
        </w:tc>
        <w:tc>
          <w:tcPr>
            <w:tcW w:w="2504" w:type="dxa"/>
            <w:shd w:val="clear" w:color="auto" w:fill="auto"/>
            <w:vAlign w:val="center"/>
          </w:tcPr>
          <w:p w14:paraId="1A21B1F3" w14:textId="77777777" w:rsidR="00546748" w:rsidRPr="00A13F02" w:rsidRDefault="00546748" w:rsidP="0018273E">
            <w:pPr>
              <w:jc w:val="left"/>
              <w:rPr>
                <w:color w:val="000000"/>
                <w:sz w:val="20"/>
                <w:szCs w:val="20"/>
              </w:rPr>
            </w:pPr>
            <w:r w:rsidRPr="00A13F02">
              <w:rPr>
                <w:color w:val="000000"/>
                <w:sz w:val="20"/>
                <w:szCs w:val="20"/>
              </w:rPr>
              <w:t>Цена План, рубль</w:t>
            </w:r>
          </w:p>
        </w:tc>
        <w:tc>
          <w:tcPr>
            <w:tcW w:w="6851" w:type="dxa"/>
            <w:shd w:val="clear" w:color="auto" w:fill="auto"/>
            <w:vAlign w:val="center"/>
          </w:tcPr>
          <w:p w14:paraId="19B47EE9" w14:textId="77777777" w:rsidR="00546748" w:rsidRPr="00A13F02" w:rsidRDefault="00546748" w:rsidP="0018273E">
            <w:pPr>
              <w:jc w:val="left"/>
              <w:rPr>
                <w:color w:val="000000"/>
                <w:sz w:val="20"/>
                <w:szCs w:val="20"/>
              </w:rPr>
            </w:pPr>
            <w:r>
              <w:rPr>
                <w:color w:val="000000"/>
                <w:sz w:val="20"/>
                <w:szCs w:val="20"/>
              </w:rPr>
              <w:t>Новое поле. Если данное поле не заполнено пользователем, то будет рассчитываться как цена план, валюта, умноженная на курс.</w:t>
            </w:r>
          </w:p>
        </w:tc>
      </w:tr>
      <w:tr w:rsidR="00546748" w:rsidRPr="00A13F02" w14:paraId="4B6AEA84" w14:textId="77777777" w:rsidTr="0018273E">
        <w:tc>
          <w:tcPr>
            <w:tcW w:w="851" w:type="dxa"/>
            <w:vAlign w:val="center"/>
          </w:tcPr>
          <w:p w14:paraId="02492000" w14:textId="77777777" w:rsidR="00546748" w:rsidRPr="00A13F02" w:rsidRDefault="00546748" w:rsidP="0018273E">
            <w:pPr>
              <w:pStyle w:val="afa"/>
              <w:numPr>
                <w:ilvl w:val="0"/>
                <w:numId w:val="38"/>
              </w:numPr>
              <w:ind w:left="0" w:firstLine="0"/>
              <w:jc w:val="left"/>
              <w:rPr>
                <w:color w:val="000000"/>
                <w:sz w:val="20"/>
                <w:szCs w:val="20"/>
              </w:rPr>
            </w:pPr>
          </w:p>
        </w:tc>
        <w:tc>
          <w:tcPr>
            <w:tcW w:w="2504" w:type="dxa"/>
            <w:shd w:val="clear" w:color="auto" w:fill="auto"/>
            <w:vAlign w:val="center"/>
          </w:tcPr>
          <w:p w14:paraId="4A5D5FEA" w14:textId="77777777" w:rsidR="00546748" w:rsidRPr="00A13F02" w:rsidRDefault="00546748" w:rsidP="0018273E">
            <w:pPr>
              <w:jc w:val="left"/>
              <w:rPr>
                <w:color w:val="000000"/>
                <w:sz w:val="20"/>
                <w:szCs w:val="20"/>
              </w:rPr>
            </w:pPr>
            <w:r w:rsidRPr="00A13F02">
              <w:rPr>
                <w:color w:val="000000"/>
                <w:sz w:val="20"/>
                <w:szCs w:val="20"/>
              </w:rPr>
              <w:t>Стоимость План, рубль</w:t>
            </w:r>
          </w:p>
        </w:tc>
        <w:tc>
          <w:tcPr>
            <w:tcW w:w="6851" w:type="dxa"/>
            <w:shd w:val="clear" w:color="auto" w:fill="auto"/>
            <w:vAlign w:val="center"/>
          </w:tcPr>
          <w:p w14:paraId="7B356B86" w14:textId="77777777" w:rsidR="00546748" w:rsidRPr="00A13F02" w:rsidRDefault="00546748" w:rsidP="0018273E">
            <w:pPr>
              <w:jc w:val="left"/>
              <w:rPr>
                <w:color w:val="000000"/>
                <w:sz w:val="20"/>
                <w:szCs w:val="20"/>
              </w:rPr>
            </w:pPr>
            <w:r>
              <w:rPr>
                <w:color w:val="000000"/>
                <w:sz w:val="20"/>
                <w:szCs w:val="20"/>
              </w:rPr>
              <w:t>Новое поле. Если данное поле не заполнено пользователем, то будет рассчитываться как цена план, рубль умноженная на количество план.</w:t>
            </w:r>
          </w:p>
        </w:tc>
      </w:tr>
      <w:tr w:rsidR="00546748" w:rsidRPr="00A13F02" w14:paraId="2214CF7D" w14:textId="77777777" w:rsidTr="0018273E">
        <w:tc>
          <w:tcPr>
            <w:tcW w:w="851" w:type="dxa"/>
            <w:vAlign w:val="center"/>
          </w:tcPr>
          <w:p w14:paraId="5FB3A716" w14:textId="77777777" w:rsidR="00546748" w:rsidRPr="00A13F02" w:rsidRDefault="00546748" w:rsidP="0018273E">
            <w:pPr>
              <w:pStyle w:val="afa"/>
              <w:numPr>
                <w:ilvl w:val="0"/>
                <w:numId w:val="38"/>
              </w:numPr>
              <w:ind w:left="0" w:firstLine="0"/>
              <w:jc w:val="left"/>
              <w:rPr>
                <w:color w:val="000000"/>
                <w:sz w:val="20"/>
                <w:szCs w:val="20"/>
              </w:rPr>
            </w:pPr>
          </w:p>
        </w:tc>
        <w:tc>
          <w:tcPr>
            <w:tcW w:w="2504" w:type="dxa"/>
            <w:shd w:val="clear" w:color="auto" w:fill="auto"/>
            <w:vAlign w:val="center"/>
          </w:tcPr>
          <w:p w14:paraId="0A1DEEBB" w14:textId="77777777" w:rsidR="00546748" w:rsidRPr="00A13F02" w:rsidRDefault="00546748" w:rsidP="0018273E">
            <w:pPr>
              <w:jc w:val="left"/>
              <w:rPr>
                <w:color w:val="000000"/>
                <w:sz w:val="20"/>
                <w:szCs w:val="20"/>
              </w:rPr>
            </w:pPr>
            <w:r w:rsidRPr="00A13F02">
              <w:rPr>
                <w:color w:val="000000"/>
                <w:sz w:val="20"/>
                <w:szCs w:val="20"/>
              </w:rPr>
              <w:t>Курс План</w:t>
            </w:r>
          </w:p>
        </w:tc>
        <w:tc>
          <w:tcPr>
            <w:tcW w:w="6851" w:type="dxa"/>
            <w:shd w:val="clear" w:color="auto" w:fill="auto"/>
            <w:vAlign w:val="center"/>
          </w:tcPr>
          <w:p w14:paraId="395C3973" w14:textId="77777777" w:rsidR="00546748" w:rsidRPr="00DF161F" w:rsidRDefault="00546748" w:rsidP="0018273E">
            <w:pPr>
              <w:jc w:val="left"/>
              <w:rPr>
                <w:color w:val="000000"/>
                <w:sz w:val="20"/>
                <w:szCs w:val="20"/>
              </w:rPr>
            </w:pPr>
            <w:r>
              <w:rPr>
                <w:color w:val="000000"/>
                <w:sz w:val="20"/>
                <w:szCs w:val="20"/>
              </w:rPr>
              <w:t xml:space="preserve">Новое поле. Если валюта план равна </w:t>
            </w:r>
            <w:r w:rsidRPr="00DF161F">
              <w:rPr>
                <w:color w:val="000000"/>
                <w:sz w:val="20"/>
                <w:szCs w:val="20"/>
              </w:rPr>
              <w:t>‘</w:t>
            </w:r>
            <w:r>
              <w:rPr>
                <w:color w:val="000000"/>
                <w:sz w:val="20"/>
                <w:szCs w:val="20"/>
                <w:lang w:val="en-US"/>
              </w:rPr>
              <w:t>RUB</w:t>
            </w:r>
            <w:r w:rsidRPr="00DF161F">
              <w:rPr>
                <w:color w:val="000000"/>
                <w:sz w:val="20"/>
                <w:szCs w:val="20"/>
              </w:rPr>
              <w:t>’</w:t>
            </w:r>
            <w:r>
              <w:rPr>
                <w:color w:val="000000"/>
                <w:sz w:val="20"/>
                <w:szCs w:val="20"/>
              </w:rPr>
              <w:t xml:space="preserve">, то курс всегда равен </w:t>
            </w:r>
            <w:r w:rsidRPr="00DF161F">
              <w:rPr>
                <w:color w:val="000000"/>
                <w:sz w:val="20"/>
                <w:szCs w:val="20"/>
              </w:rPr>
              <w:t>‘1’</w:t>
            </w:r>
            <w:r>
              <w:rPr>
                <w:color w:val="000000"/>
                <w:sz w:val="20"/>
                <w:szCs w:val="20"/>
              </w:rPr>
              <w:t>. Иначе курс заполняется автоматически значением макропараметра курса из выбранной валюты в рубли. Если курс не заполнен, то будет выводиться ошибка об отсутствии курса.</w:t>
            </w:r>
          </w:p>
        </w:tc>
      </w:tr>
      <w:tr w:rsidR="00546748" w:rsidRPr="00A13F02" w14:paraId="7269FAAC" w14:textId="77777777" w:rsidTr="0018273E">
        <w:tc>
          <w:tcPr>
            <w:tcW w:w="851" w:type="dxa"/>
            <w:vAlign w:val="center"/>
          </w:tcPr>
          <w:p w14:paraId="1368B8AB" w14:textId="77777777" w:rsidR="00546748" w:rsidRPr="00A13F02" w:rsidRDefault="00546748" w:rsidP="0018273E">
            <w:pPr>
              <w:pStyle w:val="afa"/>
              <w:numPr>
                <w:ilvl w:val="0"/>
                <w:numId w:val="38"/>
              </w:numPr>
              <w:ind w:left="0" w:firstLine="0"/>
              <w:jc w:val="left"/>
              <w:rPr>
                <w:color w:val="000000"/>
                <w:sz w:val="20"/>
                <w:szCs w:val="20"/>
              </w:rPr>
            </w:pPr>
          </w:p>
        </w:tc>
        <w:tc>
          <w:tcPr>
            <w:tcW w:w="2504" w:type="dxa"/>
            <w:shd w:val="clear" w:color="auto" w:fill="auto"/>
            <w:vAlign w:val="center"/>
          </w:tcPr>
          <w:p w14:paraId="33812BD3" w14:textId="77777777" w:rsidR="00546748" w:rsidRPr="00A13F02" w:rsidRDefault="00546748" w:rsidP="0018273E">
            <w:pPr>
              <w:jc w:val="left"/>
              <w:rPr>
                <w:color w:val="000000"/>
                <w:sz w:val="20"/>
                <w:szCs w:val="20"/>
              </w:rPr>
            </w:pPr>
            <w:r w:rsidRPr="00A13F02">
              <w:rPr>
                <w:color w:val="000000"/>
                <w:sz w:val="20"/>
                <w:szCs w:val="20"/>
              </w:rPr>
              <w:t>Валюта План</w:t>
            </w:r>
          </w:p>
        </w:tc>
        <w:tc>
          <w:tcPr>
            <w:tcW w:w="6851" w:type="dxa"/>
            <w:shd w:val="clear" w:color="auto" w:fill="auto"/>
            <w:vAlign w:val="center"/>
          </w:tcPr>
          <w:p w14:paraId="7D7AFDDD" w14:textId="77777777" w:rsidR="00546748" w:rsidRPr="00A13F02" w:rsidRDefault="00546748" w:rsidP="0018273E">
            <w:pPr>
              <w:jc w:val="left"/>
              <w:rPr>
                <w:color w:val="000000"/>
                <w:sz w:val="20"/>
                <w:szCs w:val="20"/>
              </w:rPr>
            </w:pPr>
            <w:r>
              <w:rPr>
                <w:color w:val="000000"/>
                <w:sz w:val="20"/>
                <w:szCs w:val="20"/>
              </w:rPr>
              <w:t xml:space="preserve">Если данное поле не заполнено валютой, то оно принимает автоматически значение </w:t>
            </w:r>
            <w:r w:rsidRPr="00DF161F">
              <w:rPr>
                <w:color w:val="000000"/>
                <w:sz w:val="20"/>
                <w:szCs w:val="20"/>
              </w:rPr>
              <w:t>‘</w:t>
            </w:r>
            <w:r>
              <w:rPr>
                <w:color w:val="000000"/>
                <w:sz w:val="20"/>
                <w:szCs w:val="20"/>
                <w:lang w:val="en-US"/>
              </w:rPr>
              <w:t>RUB</w:t>
            </w:r>
            <w:r w:rsidRPr="00DF161F">
              <w:rPr>
                <w:color w:val="000000"/>
                <w:sz w:val="20"/>
                <w:szCs w:val="20"/>
              </w:rPr>
              <w:t>’</w:t>
            </w:r>
            <w:r>
              <w:rPr>
                <w:color w:val="000000"/>
                <w:sz w:val="20"/>
                <w:szCs w:val="20"/>
              </w:rPr>
              <w:t>.</w:t>
            </w:r>
          </w:p>
        </w:tc>
      </w:tr>
      <w:tr w:rsidR="00546748" w:rsidRPr="00A13F02" w14:paraId="50D5FBCA" w14:textId="77777777" w:rsidTr="0018273E">
        <w:tc>
          <w:tcPr>
            <w:tcW w:w="10206" w:type="dxa"/>
            <w:gridSpan w:val="3"/>
            <w:shd w:val="clear" w:color="auto" w:fill="FFC000"/>
            <w:vAlign w:val="center"/>
          </w:tcPr>
          <w:p w14:paraId="66C28E32" w14:textId="77777777" w:rsidR="00546748" w:rsidRPr="00DF161F" w:rsidRDefault="00546748" w:rsidP="0018273E">
            <w:pPr>
              <w:ind w:left="-129" w:firstLine="129"/>
              <w:rPr>
                <w:b/>
                <w:bCs/>
                <w:color w:val="000000"/>
                <w:sz w:val="20"/>
                <w:szCs w:val="20"/>
              </w:rPr>
            </w:pPr>
            <w:r w:rsidRPr="00DF161F">
              <w:rPr>
                <w:b/>
                <w:bCs/>
                <w:color w:val="000000"/>
                <w:sz w:val="20"/>
                <w:szCs w:val="20"/>
              </w:rPr>
              <w:t>Фактические позиции</w:t>
            </w:r>
          </w:p>
        </w:tc>
      </w:tr>
      <w:tr w:rsidR="00546748" w:rsidRPr="00A13F02" w14:paraId="4DF8D069" w14:textId="77777777" w:rsidTr="0018273E">
        <w:tc>
          <w:tcPr>
            <w:tcW w:w="851" w:type="dxa"/>
            <w:vAlign w:val="center"/>
          </w:tcPr>
          <w:p w14:paraId="3C29563D" w14:textId="77777777" w:rsidR="00546748" w:rsidRPr="00A13F02" w:rsidRDefault="00546748" w:rsidP="0018273E">
            <w:pPr>
              <w:pStyle w:val="afa"/>
              <w:numPr>
                <w:ilvl w:val="0"/>
                <w:numId w:val="38"/>
              </w:numPr>
              <w:ind w:left="0" w:firstLine="0"/>
              <w:jc w:val="left"/>
              <w:rPr>
                <w:color w:val="000000"/>
                <w:sz w:val="20"/>
                <w:szCs w:val="20"/>
              </w:rPr>
            </w:pPr>
          </w:p>
        </w:tc>
        <w:tc>
          <w:tcPr>
            <w:tcW w:w="2504" w:type="dxa"/>
            <w:shd w:val="clear" w:color="auto" w:fill="auto"/>
            <w:vAlign w:val="center"/>
          </w:tcPr>
          <w:p w14:paraId="18DE448B" w14:textId="77777777" w:rsidR="00546748" w:rsidRPr="00A13F02" w:rsidRDefault="00546748" w:rsidP="0018273E">
            <w:pPr>
              <w:jc w:val="left"/>
              <w:rPr>
                <w:color w:val="000000"/>
                <w:sz w:val="20"/>
                <w:szCs w:val="20"/>
              </w:rPr>
            </w:pPr>
            <w:r>
              <w:rPr>
                <w:color w:val="000000"/>
                <w:sz w:val="20"/>
                <w:szCs w:val="20"/>
              </w:rPr>
              <w:t>Количество Факт</w:t>
            </w:r>
          </w:p>
        </w:tc>
        <w:tc>
          <w:tcPr>
            <w:tcW w:w="6851" w:type="dxa"/>
            <w:shd w:val="clear" w:color="auto" w:fill="auto"/>
            <w:vAlign w:val="center"/>
          </w:tcPr>
          <w:p w14:paraId="21F84EEE" w14:textId="77777777" w:rsidR="00546748" w:rsidRPr="00A13F02" w:rsidRDefault="00546748" w:rsidP="0018273E">
            <w:pPr>
              <w:jc w:val="left"/>
              <w:rPr>
                <w:color w:val="000000"/>
                <w:sz w:val="20"/>
                <w:szCs w:val="20"/>
              </w:rPr>
            </w:pPr>
            <w:r>
              <w:rPr>
                <w:color w:val="000000"/>
                <w:sz w:val="20"/>
                <w:szCs w:val="20"/>
              </w:rPr>
              <w:t>Заполняется вручную пользователем</w:t>
            </w:r>
          </w:p>
        </w:tc>
      </w:tr>
      <w:tr w:rsidR="00546748" w:rsidRPr="00A13F02" w14:paraId="258475DB" w14:textId="77777777" w:rsidTr="0018273E">
        <w:tc>
          <w:tcPr>
            <w:tcW w:w="851" w:type="dxa"/>
            <w:vAlign w:val="center"/>
          </w:tcPr>
          <w:p w14:paraId="5D601EB7" w14:textId="77777777" w:rsidR="00546748" w:rsidRPr="00A13F02" w:rsidRDefault="00546748" w:rsidP="0018273E">
            <w:pPr>
              <w:pStyle w:val="afa"/>
              <w:numPr>
                <w:ilvl w:val="0"/>
                <w:numId w:val="38"/>
              </w:numPr>
              <w:ind w:left="0" w:firstLine="0"/>
              <w:jc w:val="left"/>
              <w:rPr>
                <w:color w:val="000000"/>
                <w:sz w:val="20"/>
                <w:szCs w:val="20"/>
              </w:rPr>
            </w:pPr>
          </w:p>
        </w:tc>
        <w:tc>
          <w:tcPr>
            <w:tcW w:w="2504" w:type="dxa"/>
            <w:shd w:val="clear" w:color="auto" w:fill="auto"/>
            <w:vAlign w:val="center"/>
          </w:tcPr>
          <w:p w14:paraId="4B8732C3" w14:textId="77777777" w:rsidR="00546748" w:rsidRPr="00A13F02" w:rsidRDefault="00546748" w:rsidP="0018273E">
            <w:pPr>
              <w:jc w:val="left"/>
              <w:rPr>
                <w:color w:val="000000"/>
                <w:sz w:val="20"/>
                <w:szCs w:val="20"/>
              </w:rPr>
            </w:pPr>
            <w:r w:rsidRPr="00A13F02">
              <w:rPr>
                <w:color w:val="000000"/>
                <w:sz w:val="20"/>
                <w:szCs w:val="20"/>
              </w:rPr>
              <w:t>Цена</w:t>
            </w:r>
            <w:r>
              <w:rPr>
                <w:color w:val="000000"/>
                <w:sz w:val="20"/>
                <w:szCs w:val="20"/>
              </w:rPr>
              <w:t xml:space="preserve"> </w:t>
            </w:r>
            <w:r w:rsidRPr="00A13F02">
              <w:rPr>
                <w:color w:val="000000"/>
                <w:sz w:val="20"/>
                <w:szCs w:val="20"/>
              </w:rPr>
              <w:t>Факт, валюта</w:t>
            </w:r>
          </w:p>
        </w:tc>
        <w:tc>
          <w:tcPr>
            <w:tcW w:w="6851" w:type="dxa"/>
            <w:shd w:val="clear" w:color="auto" w:fill="auto"/>
            <w:vAlign w:val="center"/>
          </w:tcPr>
          <w:p w14:paraId="1CB34C57" w14:textId="77777777" w:rsidR="00546748" w:rsidRPr="00A13F02" w:rsidRDefault="00546748" w:rsidP="0018273E">
            <w:pPr>
              <w:jc w:val="left"/>
              <w:rPr>
                <w:color w:val="000000"/>
                <w:sz w:val="20"/>
                <w:szCs w:val="20"/>
              </w:rPr>
            </w:pPr>
            <w:r>
              <w:rPr>
                <w:color w:val="000000"/>
                <w:sz w:val="20"/>
                <w:szCs w:val="20"/>
              </w:rPr>
              <w:t>Новое поле. Если данное поле не заполнено пользователем, то будет рассчитываться как цена факт, рубль, поделенная на курс.</w:t>
            </w:r>
          </w:p>
        </w:tc>
      </w:tr>
      <w:tr w:rsidR="00546748" w:rsidRPr="00A13F02" w14:paraId="179B898A" w14:textId="77777777" w:rsidTr="0018273E">
        <w:tc>
          <w:tcPr>
            <w:tcW w:w="851" w:type="dxa"/>
            <w:vAlign w:val="center"/>
          </w:tcPr>
          <w:p w14:paraId="65AA1AA3" w14:textId="77777777" w:rsidR="00546748" w:rsidRPr="00A13F02" w:rsidRDefault="00546748" w:rsidP="0018273E">
            <w:pPr>
              <w:pStyle w:val="afa"/>
              <w:numPr>
                <w:ilvl w:val="0"/>
                <w:numId w:val="38"/>
              </w:numPr>
              <w:ind w:left="0" w:firstLine="0"/>
              <w:jc w:val="left"/>
              <w:rPr>
                <w:color w:val="000000"/>
                <w:sz w:val="20"/>
                <w:szCs w:val="20"/>
              </w:rPr>
            </w:pPr>
          </w:p>
        </w:tc>
        <w:tc>
          <w:tcPr>
            <w:tcW w:w="2504" w:type="dxa"/>
            <w:shd w:val="clear" w:color="auto" w:fill="auto"/>
            <w:vAlign w:val="center"/>
          </w:tcPr>
          <w:p w14:paraId="49CCD560" w14:textId="77777777" w:rsidR="00546748" w:rsidRPr="00A13F02" w:rsidRDefault="00546748" w:rsidP="0018273E">
            <w:pPr>
              <w:jc w:val="left"/>
              <w:rPr>
                <w:color w:val="000000"/>
                <w:sz w:val="20"/>
                <w:szCs w:val="20"/>
              </w:rPr>
            </w:pPr>
            <w:r w:rsidRPr="00A13F02">
              <w:rPr>
                <w:color w:val="000000"/>
                <w:sz w:val="20"/>
                <w:szCs w:val="20"/>
              </w:rPr>
              <w:t>Стоимость Факт, валюта</w:t>
            </w:r>
          </w:p>
        </w:tc>
        <w:tc>
          <w:tcPr>
            <w:tcW w:w="6851" w:type="dxa"/>
            <w:shd w:val="clear" w:color="auto" w:fill="auto"/>
            <w:vAlign w:val="center"/>
          </w:tcPr>
          <w:p w14:paraId="5222AEDF" w14:textId="77777777" w:rsidR="00546748" w:rsidRPr="00A13F02" w:rsidRDefault="00546748" w:rsidP="0018273E">
            <w:pPr>
              <w:jc w:val="left"/>
              <w:rPr>
                <w:color w:val="000000"/>
                <w:sz w:val="20"/>
                <w:szCs w:val="20"/>
              </w:rPr>
            </w:pPr>
            <w:r>
              <w:rPr>
                <w:color w:val="000000"/>
                <w:sz w:val="20"/>
                <w:szCs w:val="20"/>
              </w:rPr>
              <w:t>Новое поле. Если данное поле не заполнено пользователем, то будет рассчитываться как цена факт, валюта, умноженная на количество факт.</w:t>
            </w:r>
          </w:p>
        </w:tc>
      </w:tr>
      <w:tr w:rsidR="00546748" w:rsidRPr="00A13F02" w14:paraId="40163500" w14:textId="77777777" w:rsidTr="0018273E">
        <w:tc>
          <w:tcPr>
            <w:tcW w:w="851" w:type="dxa"/>
            <w:vAlign w:val="center"/>
          </w:tcPr>
          <w:p w14:paraId="44F83585" w14:textId="77777777" w:rsidR="00546748" w:rsidRPr="00A13F02" w:rsidRDefault="00546748" w:rsidP="0018273E">
            <w:pPr>
              <w:pStyle w:val="afa"/>
              <w:numPr>
                <w:ilvl w:val="0"/>
                <w:numId w:val="38"/>
              </w:numPr>
              <w:ind w:left="0" w:firstLine="0"/>
              <w:jc w:val="left"/>
              <w:rPr>
                <w:color w:val="000000"/>
                <w:sz w:val="20"/>
                <w:szCs w:val="20"/>
              </w:rPr>
            </w:pPr>
          </w:p>
        </w:tc>
        <w:tc>
          <w:tcPr>
            <w:tcW w:w="2504" w:type="dxa"/>
            <w:shd w:val="clear" w:color="auto" w:fill="auto"/>
            <w:vAlign w:val="center"/>
          </w:tcPr>
          <w:p w14:paraId="012A069D" w14:textId="77777777" w:rsidR="00546748" w:rsidRPr="00A13F02" w:rsidRDefault="00546748" w:rsidP="0018273E">
            <w:pPr>
              <w:jc w:val="left"/>
              <w:rPr>
                <w:color w:val="000000"/>
                <w:sz w:val="20"/>
                <w:szCs w:val="20"/>
              </w:rPr>
            </w:pPr>
            <w:r w:rsidRPr="00A13F02">
              <w:rPr>
                <w:color w:val="000000"/>
                <w:sz w:val="20"/>
                <w:szCs w:val="20"/>
              </w:rPr>
              <w:t>Цена Факт, рубль</w:t>
            </w:r>
          </w:p>
        </w:tc>
        <w:tc>
          <w:tcPr>
            <w:tcW w:w="6851" w:type="dxa"/>
            <w:shd w:val="clear" w:color="auto" w:fill="auto"/>
            <w:vAlign w:val="center"/>
          </w:tcPr>
          <w:p w14:paraId="444C599A" w14:textId="77777777" w:rsidR="00546748" w:rsidRPr="00A13F02" w:rsidRDefault="00546748" w:rsidP="0018273E">
            <w:pPr>
              <w:jc w:val="left"/>
              <w:rPr>
                <w:color w:val="000000"/>
                <w:sz w:val="20"/>
                <w:szCs w:val="20"/>
              </w:rPr>
            </w:pPr>
            <w:r>
              <w:rPr>
                <w:color w:val="000000"/>
                <w:sz w:val="20"/>
                <w:szCs w:val="20"/>
              </w:rPr>
              <w:t>Если данное поле не заполнено пользователем, то будет рассчитываться как цена факт, валюта, умноженная на курс.</w:t>
            </w:r>
          </w:p>
        </w:tc>
      </w:tr>
      <w:tr w:rsidR="00546748" w:rsidRPr="00A13F02" w14:paraId="3200D6ED" w14:textId="77777777" w:rsidTr="0018273E">
        <w:tc>
          <w:tcPr>
            <w:tcW w:w="851" w:type="dxa"/>
            <w:vAlign w:val="center"/>
          </w:tcPr>
          <w:p w14:paraId="2EFC0DF4" w14:textId="77777777" w:rsidR="00546748" w:rsidRPr="00A13F02" w:rsidRDefault="00546748" w:rsidP="0018273E">
            <w:pPr>
              <w:pStyle w:val="afa"/>
              <w:numPr>
                <w:ilvl w:val="0"/>
                <w:numId w:val="38"/>
              </w:numPr>
              <w:ind w:left="0" w:firstLine="0"/>
              <w:jc w:val="left"/>
              <w:rPr>
                <w:color w:val="000000"/>
                <w:sz w:val="20"/>
                <w:szCs w:val="20"/>
              </w:rPr>
            </w:pPr>
          </w:p>
        </w:tc>
        <w:tc>
          <w:tcPr>
            <w:tcW w:w="2504" w:type="dxa"/>
            <w:shd w:val="clear" w:color="auto" w:fill="auto"/>
            <w:vAlign w:val="center"/>
          </w:tcPr>
          <w:p w14:paraId="16B01206" w14:textId="77777777" w:rsidR="00546748" w:rsidRPr="00A13F02" w:rsidRDefault="00546748" w:rsidP="0018273E">
            <w:pPr>
              <w:jc w:val="left"/>
              <w:rPr>
                <w:color w:val="000000"/>
                <w:sz w:val="20"/>
                <w:szCs w:val="20"/>
              </w:rPr>
            </w:pPr>
            <w:r w:rsidRPr="00A13F02">
              <w:rPr>
                <w:color w:val="000000"/>
                <w:sz w:val="20"/>
                <w:szCs w:val="20"/>
              </w:rPr>
              <w:t>Стоимость Факт, рубль</w:t>
            </w:r>
          </w:p>
        </w:tc>
        <w:tc>
          <w:tcPr>
            <w:tcW w:w="6851" w:type="dxa"/>
            <w:shd w:val="clear" w:color="auto" w:fill="auto"/>
            <w:vAlign w:val="center"/>
          </w:tcPr>
          <w:p w14:paraId="7BB0357C" w14:textId="77777777" w:rsidR="00546748" w:rsidRPr="00A13F02" w:rsidRDefault="00546748" w:rsidP="0018273E">
            <w:pPr>
              <w:jc w:val="left"/>
              <w:rPr>
                <w:color w:val="000000"/>
                <w:sz w:val="20"/>
                <w:szCs w:val="20"/>
              </w:rPr>
            </w:pPr>
            <w:r>
              <w:rPr>
                <w:color w:val="000000"/>
                <w:sz w:val="20"/>
                <w:szCs w:val="20"/>
              </w:rPr>
              <w:t>Если данное поле не заполнено пользователем, то будет рассчитываться как цена факт, рубль умноженная на количество факт.</w:t>
            </w:r>
          </w:p>
        </w:tc>
      </w:tr>
      <w:tr w:rsidR="00546748" w:rsidRPr="00A13F02" w14:paraId="6CDE8B44" w14:textId="77777777" w:rsidTr="0018273E">
        <w:tc>
          <w:tcPr>
            <w:tcW w:w="851" w:type="dxa"/>
            <w:vAlign w:val="center"/>
          </w:tcPr>
          <w:p w14:paraId="654205C2" w14:textId="77777777" w:rsidR="00546748" w:rsidRPr="00A13F02" w:rsidRDefault="00546748" w:rsidP="0018273E">
            <w:pPr>
              <w:pStyle w:val="afa"/>
              <w:numPr>
                <w:ilvl w:val="0"/>
                <w:numId w:val="38"/>
              </w:numPr>
              <w:ind w:left="0" w:firstLine="0"/>
              <w:jc w:val="left"/>
              <w:rPr>
                <w:color w:val="000000"/>
                <w:sz w:val="20"/>
                <w:szCs w:val="20"/>
              </w:rPr>
            </w:pPr>
          </w:p>
        </w:tc>
        <w:tc>
          <w:tcPr>
            <w:tcW w:w="2504" w:type="dxa"/>
            <w:shd w:val="clear" w:color="auto" w:fill="auto"/>
            <w:vAlign w:val="center"/>
          </w:tcPr>
          <w:p w14:paraId="30E3BE24" w14:textId="77777777" w:rsidR="00546748" w:rsidRPr="00A13F02" w:rsidRDefault="00546748" w:rsidP="0018273E">
            <w:pPr>
              <w:jc w:val="left"/>
              <w:rPr>
                <w:color w:val="000000"/>
                <w:sz w:val="20"/>
                <w:szCs w:val="20"/>
              </w:rPr>
            </w:pPr>
            <w:r w:rsidRPr="00A13F02">
              <w:rPr>
                <w:color w:val="000000"/>
                <w:sz w:val="20"/>
                <w:szCs w:val="20"/>
              </w:rPr>
              <w:t>Курс Факт</w:t>
            </w:r>
          </w:p>
        </w:tc>
        <w:tc>
          <w:tcPr>
            <w:tcW w:w="6851" w:type="dxa"/>
            <w:shd w:val="clear" w:color="auto" w:fill="auto"/>
            <w:vAlign w:val="center"/>
          </w:tcPr>
          <w:p w14:paraId="2C023CAD" w14:textId="77777777" w:rsidR="00546748" w:rsidRPr="00A13F02" w:rsidRDefault="00546748" w:rsidP="0018273E">
            <w:pPr>
              <w:jc w:val="left"/>
              <w:rPr>
                <w:color w:val="000000"/>
                <w:sz w:val="20"/>
                <w:szCs w:val="20"/>
              </w:rPr>
            </w:pPr>
            <w:r>
              <w:rPr>
                <w:color w:val="000000"/>
                <w:sz w:val="20"/>
                <w:szCs w:val="20"/>
              </w:rPr>
              <w:t xml:space="preserve">Если валюта факт равна </w:t>
            </w:r>
            <w:r w:rsidRPr="00DF161F">
              <w:rPr>
                <w:color w:val="000000"/>
                <w:sz w:val="20"/>
                <w:szCs w:val="20"/>
              </w:rPr>
              <w:t>‘</w:t>
            </w:r>
            <w:r>
              <w:rPr>
                <w:color w:val="000000"/>
                <w:sz w:val="20"/>
                <w:szCs w:val="20"/>
                <w:lang w:val="en-US"/>
              </w:rPr>
              <w:t>RUB</w:t>
            </w:r>
            <w:r w:rsidRPr="00DF161F">
              <w:rPr>
                <w:color w:val="000000"/>
                <w:sz w:val="20"/>
                <w:szCs w:val="20"/>
              </w:rPr>
              <w:t>’</w:t>
            </w:r>
            <w:r>
              <w:rPr>
                <w:color w:val="000000"/>
                <w:sz w:val="20"/>
                <w:szCs w:val="20"/>
              </w:rPr>
              <w:t xml:space="preserve">, то курс всегда равен </w:t>
            </w:r>
            <w:r w:rsidRPr="00DF161F">
              <w:rPr>
                <w:color w:val="000000"/>
                <w:sz w:val="20"/>
                <w:szCs w:val="20"/>
              </w:rPr>
              <w:t>‘1’</w:t>
            </w:r>
            <w:r>
              <w:rPr>
                <w:color w:val="000000"/>
                <w:sz w:val="20"/>
                <w:szCs w:val="20"/>
              </w:rPr>
              <w:t xml:space="preserve">. Иначе курс должен быть заполнен пользователем вручную. Если курс не заполнен, то будет выводиться ошибка об отсутствии курса. </w:t>
            </w:r>
          </w:p>
        </w:tc>
      </w:tr>
      <w:tr w:rsidR="00546748" w:rsidRPr="00A13F02" w14:paraId="1B2200BF" w14:textId="77777777" w:rsidTr="0018273E">
        <w:tc>
          <w:tcPr>
            <w:tcW w:w="851" w:type="dxa"/>
            <w:vAlign w:val="center"/>
          </w:tcPr>
          <w:p w14:paraId="3091A86A" w14:textId="77777777" w:rsidR="00546748" w:rsidRPr="00A13F02" w:rsidRDefault="00546748" w:rsidP="0018273E">
            <w:pPr>
              <w:pStyle w:val="afa"/>
              <w:numPr>
                <w:ilvl w:val="0"/>
                <w:numId w:val="38"/>
              </w:numPr>
              <w:ind w:left="0" w:firstLine="0"/>
              <w:jc w:val="left"/>
              <w:rPr>
                <w:color w:val="000000"/>
                <w:sz w:val="20"/>
                <w:szCs w:val="20"/>
              </w:rPr>
            </w:pPr>
          </w:p>
        </w:tc>
        <w:tc>
          <w:tcPr>
            <w:tcW w:w="2504" w:type="dxa"/>
            <w:shd w:val="clear" w:color="auto" w:fill="auto"/>
            <w:vAlign w:val="center"/>
          </w:tcPr>
          <w:p w14:paraId="5EF6B5F6" w14:textId="77777777" w:rsidR="00546748" w:rsidRPr="00A13F02" w:rsidRDefault="00546748" w:rsidP="0018273E">
            <w:pPr>
              <w:jc w:val="left"/>
              <w:rPr>
                <w:color w:val="000000"/>
                <w:sz w:val="20"/>
                <w:szCs w:val="20"/>
              </w:rPr>
            </w:pPr>
            <w:r w:rsidRPr="00A13F02">
              <w:rPr>
                <w:color w:val="000000"/>
                <w:sz w:val="20"/>
                <w:szCs w:val="20"/>
              </w:rPr>
              <w:t>Валюта Факт</w:t>
            </w:r>
            <w:r>
              <w:rPr>
                <w:color w:val="000000"/>
                <w:sz w:val="20"/>
                <w:szCs w:val="20"/>
              </w:rPr>
              <w:t>, рубль</w:t>
            </w:r>
          </w:p>
        </w:tc>
        <w:tc>
          <w:tcPr>
            <w:tcW w:w="6851" w:type="dxa"/>
            <w:shd w:val="clear" w:color="auto" w:fill="auto"/>
            <w:vAlign w:val="center"/>
          </w:tcPr>
          <w:p w14:paraId="39AF74D6" w14:textId="77777777" w:rsidR="00546748" w:rsidRPr="00DF161F" w:rsidRDefault="00546748" w:rsidP="0018273E">
            <w:pPr>
              <w:jc w:val="left"/>
              <w:rPr>
                <w:color w:val="000000"/>
                <w:sz w:val="20"/>
                <w:szCs w:val="20"/>
              </w:rPr>
            </w:pPr>
            <w:r>
              <w:rPr>
                <w:color w:val="000000"/>
                <w:sz w:val="20"/>
                <w:szCs w:val="20"/>
              </w:rPr>
              <w:t xml:space="preserve">Всегда имеет значение </w:t>
            </w:r>
            <w:r>
              <w:rPr>
                <w:color w:val="000000"/>
                <w:sz w:val="20"/>
                <w:szCs w:val="20"/>
                <w:lang w:val="en-US"/>
              </w:rPr>
              <w:t>‘RUB’</w:t>
            </w:r>
          </w:p>
        </w:tc>
      </w:tr>
      <w:tr w:rsidR="00546748" w:rsidRPr="00E75E8A" w14:paraId="10217E47" w14:textId="77777777" w:rsidTr="0018273E">
        <w:tc>
          <w:tcPr>
            <w:tcW w:w="851" w:type="dxa"/>
            <w:vAlign w:val="center"/>
          </w:tcPr>
          <w:p w14:paraId="02837269" w14:textId="77777777" w:rsidR="00546748" w:rsidRPr="00A13F02" w:rsidRDefault="00546748" w:rsidP="0018273E">
            <w:pPr>
              <w:pStyle w:val="afa"/>
              <w:numPr>
                <w:ilvl w:val="0"/>
                <w:numId w:val="38"/>
              </w:numPr>
              <w:ind w:left="0" w:firstLine="0"/>
              <w:jc w:val="left"/>
              <w:rPr>
                <w:color w:val="000000"/>
                <w:sz w:val="20"/>
                <w:szCs w:val="20"/>
              </w:rPr>
            </w:pPr>
          </w:p>
        </w:tc>
        <w:tc>
          <w:tcPr>
            <w:tcW w:w="2504" w:type="dxa"/>
            <w:shd w:val="clear" w:color="auto" w:fill="auto"/>
            <w:vAlign w:val="center"/>
          </w:tcPr>
          <w:p w14:paraId="07C8E384" w14:textId="77777777" w:rsidR="00546748" w:rsidRPr="00A13F02" w:rsidRDefault="00546748" w:rsidP="0018273E">
            <w:pPr>
              <w:jc w:val="left"/>
              <w:rPr>
                <w:color w:val="000000"/>
                <w:sz w:val="20"/>
                <w:szCs w:val="20"/>
              </w:rPr>
            </w:pPr>
            <w:r w:rsidRPr="00A13F02">
              <w:rPr>
                <w:color w:val="000000"/>
                <w:sz w:val="20"/>
                <w:szCs w:val="20"/>
              </w:rPr>
              <w:t>Валюта Факт</w:t>
            </w:r>
            <w:r>
              <w:rPr>
                <w:color w:val="000000"/>
                <w:sz w:val="20"/>
                <w:szCs w:val="20"/>
              </w:rPr>
              <w:t>, шаблон</w:t>
            </w:r>
          </w:p>
        </w:tc>
        <w:tc>
          <w:tcPr>
            <w:tcW w:w="6851" w:type="dxa"/>
            <w:shd w:val="clear" w:color="auto" w:fill="auto"/>
            <w:vAlign w:val="center"/>
          </w:tcPr>
          <w:p w14:paraId="40CCE95D" w14:textId="77777777" w:rsidR="00546748" w:rsidRPr="00E75E8A" w:rsidRDefault="00546748" w:rsidP="0018273E">
            <w:pPr>
              <w:jc w:val="left"/>
              <w:rPr>
                <w:color w:val="000000"/>
                <w:sz w:val="20"/>
                <w:szCs w:val="20"/>
              </w:rPr>
            </w:pPr>
            <w:r>
              <w:rPr>
                <w:color w:val="000000"/>
                <w:sz w:val="20"/>
                <w:szCs w:val="20"/>
              </w:rPr>
              <w:t xml:space="preserve">Новое поле. Если данное поле не заполнено валютой, то оно принимает автоматически значение </w:t>
            </w:r>
            <w:r w:rsidRPr="00DF161F">
              <w:rPr>
                <w:color w:val="000000"/>
                <w:sz w:val="20"/>
                <w:szCs w:val="20"/>
              </w:rPr>
              <w:t>‘</w:t>
            </w:r>
            <w:r>
              <w:rPr>
                <w:color w:val="000000"/>
                <w:sz w:val="20"/>
                <w:szCs w:val="20"/>
                <w:lang w:val="en-US"/>
              </w:rPr>
              <w:t>RUB</w:t>
            </w:r>
            <w:r w:rsidRPr="00DF161F">
              <w:rPr>
                <w:color w:val="000000"/>
                <w:sz w:val="20"/>
                <w:szCs w:val="20"/>
              </w:rPr>
              <w:t>’</w:t>
            </w:r>
            <w:r>
              <w:rPr>
                <w:color w:val="000000"/>
                <w:sz w:val="20"/>
                <w:szCs w:val="20"/>
              </w:rPr>
              <w:t>.</w:t>
            </w:r>
          </w:p>
        </w:tc>
      </w:tr>
    </w:tbl>
    <w:p w14:paraId="31FA46C7" w14:textId="6FF62AC1" w:rsidR="00546748" w:rsidRDefault="00546748" w:rsidP="00546748">
      <w:pPr>
        <w:tabs>
          <w:tab w:val="left" w:pos="3017"/>
        </w:tabs>
        <w:spacing w:after="200"/>
        <w:rPr>
          <w:rFonts w:eastAsiaTheme="majorEastAsia"/>
        </w:rPr>
      </w:pPr>
    </w:p>
    <w:p w14:paraId="71C164ED" w14:textId="4DB09C12" w:rsidR="00546748" w:rsidRPr="002642CB" w:rsidRDefault="00546748" w:rsidP="00546748">
      <w:pPr>
        <w:tabs>
          <w:tab w:val="left" w:pos="3017"/>
        </w:tabs>
        <w:spacing w:after="200"/>
        <w:ind w:firstLine="709"/>
        <w:rPr>
          <w:rFonts w:eastAsiaTheme="majorEastAsia"/>
          <w:highlight w:val="yellow"/>
          <w:u w:val="single"/>
        </w:rPr>
      </w:pPr>
      <w:r w:rsidRPr="002642CB">
        <w:rPr>
          <w:rFonts w:eastAsiaTheme="majorEastAsia"/>
          <w:highlight w:val="yellow"/>
          <w:u w:val="single"/>
        </w:rPr>
        <w:t>Обязательное поле Номер операции.</w:t>
      </w:r>
    </w:p>
    <w:p w14:paraId="0B602CFE" w14:textId="34396CE5" w:rsidR="00546748" w:rsidRPr="002642CB" w:rsidRDefault="00546748" w:rsidP="00546748">
      <w:pPr>
        <w:tabs>
          <w:tab w:val="left" w:pos="3017"/>
        </w:tabs>
        <w:spacing w:after="200"/>
        <w:rPr>
          <w:rFonts w:eastAsiaTheme="majorEastAsia"/>
          <w:highlight w:val="yellow"/>
        </w:rPr>
      </w:pPr>
      <w:r w:rsidRPr="002642CB">
        <w:rPr>
          <w:rFonts w:eastAsiaTheme="majorEastAsia"/>
          <w:highlight w:val="yellow"/>
        </w:rPr>
        <w:t>Теперь нужно заполнять поле Номер операции в МТР подрядчика. При этом номер операции должен быть активным в заказе ТОРО.</w:t>
      </w:r>
    </w:p>
    <w:p w14:paraId="28833464" w14:textId="151AC855" w:rsidR="00546748" w:rsidRPr="002642CB" w:rsidRDefault="00546748" w:rsidP="00546748">
      <w:pPr>
        <w:tabs>
          <w:tab w:val="left" w:pos="3017"/>
        </w:tabs>
        <w:rPr>
          <w:rFonts w:eastAsiaTheme="majorEastAsia"/>
          <w:highlight w:val="yellow"/>
        </w:rPr>
      </w:pPr>
      <w:r w:rsidRPr="002642CB">
        <w:rPr>
          <w:noProof/>
          <w:highlight w:val="yellow"/>
        </w:rPr>
        <w:lastRenderedPageBreak/>
        <w:drawing>
          <wp:inline distT="0" distB="0" distL="0" distR="0" wp14:anchorId="17F96BB1" wp14:editId="1D530606">
            <wp:extent cx="5537102" cy="3879661"/>
            <wp:effectExtent l="0" t="0" r="6985"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40964" cy="3882367"/>
                    </a:xfrm>
                    <a:prstGeom prst="rect">
                      <a:avLst/>
                    </a:prstGeom>
                  </pic:spPr>
                </pic:pic>
              </a:graphicData>
            </a:graphic>
          </wp:inline>
        </w:drawing>
      </w:r>
    </w:p>
    <w:p w14:paraId="3F84288A" w14:textId="798E85B1" w:rsidR="00546748" w:rsidRPr="002642CB" w:rsidRDefault="00546748" w:rsidP="00546748">
      <w:pPr>
        <w:tabs>
          <w:tab w:val="left" w:pos="3017"/>
        </w:tabs>
        <w:rPr>
          <w:rFonts w:eastAsiaTheme="majorEastAsia"/>
          <w:highlight w:val="yellow"/>
        </w:rPr>
      </w:pPr>
    </w:p>
    <w:p w14:paraId="384C7AA5" w14:textId="62C803AC" w:rsidR="00546748" w:rsidRPr="002642CB" w:rsidRDefault="00546748" w:rsidP="00546748">
      <w:pPr>
        <w:tabs>
          <w:tab w:val="left" w:pos="3017"/>
        </w:tabs>
        <w:rPr>
          <w:rFonts w:eastAsiaTheme="majorEastAsia"/>
          <w:highlight w:val="yellow"/>
        </w:rPr>
      </w:pPr>
      <w:r w:rsidRPr="002642CB">
        <w:rPr>
          <w:rFonts w:eastAsiaTheme="majorEastAsia"/>
          <w:highlight w:val="yellow"/>
        </w:rPr>
        <w:t>В</w:t>
      </w:r>
      <w:r w:rsidRPr="002642CB">
        <w:rPr>
          <w:rFonts w:eastAsiaTheme="majorEastAsia"/>
          <w:highlight w:val="yellow"/>
        </w:rPr>
        <w:t>ыполняется проверка при сохранении заказа ТОРО</w:t>
      </w:r>
      <w:r w:rsidRPr="002642CB">
        <w:rPr>
          <w:rFonts w:eastAsiaTheme="majorEastAsia"/>
          <w:highlight w:val="yellow"/>
        </w:rPr>
        <w:t>:</w:t>
      </w:r>
    </w:p>
    <w:p w14:paraId="60F8DF71" w14:textId="554B9A94" w:rsidR="00546748" w:rsidRPr="002642CB" w:rsidRDefault="0057435B" w:rsidP="00546748">
      <w:pPr>
        <w:tabs>
          <w:tab w:val="left" w:pos="3017"/>
        </w:tabs>
        <w:rPr>
          <w:rFonts w:eastAsiaTheme="majorEastAsia"/>
          <w:highlight w:val="yellow"/>
        </w:rPr>
      </w:pPr>
      <w:r w:rsidRPr="002642CB">
        <w:rPr>
          <w:noProof/>
          <w:highlight w:val="yellow"/>
        </w:rPr>
        <w:drawing>
          <wp:inline distT="0" distB="0" distL="0" distR="0" wp14:anchorId="5075FB07" wp14:editId="6A66A1FA">
            <wp:extent cx="5497271" cy="3538269"/>
            <wp:effectExtent l="0" t="0" r="8255"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06332" cy="3544101"/>
                    </a:xfrm>
                    <a:prstGeom prst="rect">
                      <a:avLst/>
                    </a:prstGeom>
                  </pic:spPr>
                </pic:pic>
              </a:graphicData>
            </a:graphic>
          </wp:inline>
        </w:drawing>
      </w:r>
    </w:p>
    <w:p w14:paraId="72624853" w14:textId="3F7D7B5C" w:rsidR="0057435B" w:rsidRPr="002642CB" w:rsidRDefault="0057435B" w:rsidP="00546748">
      <w:pPr>
        <w:tabs>
          <w:tab w:val="left" w:pos="3017"/>
        </w:tabs>
        <w:rPr>
          <w:rFonts w:eastAsiaTheme="majorEastAsia"/>
          <w:highlight w:val="yellow"/>
        </w:rPr>
      </w:pPr>
    </w:p>
    <w:p w14:paraId="71543E76" w14:textId="4DC3E280" w:rsidR="002642CB" w:rsidRDefault="002642CB" w:rsidP="00546748">
      <w:pPr>
        <w:tabs>
          <w:tab w:val="left" w:pos="3017"/>
        </w:tabs>
        <w:rPr>
          <w:rFonts w:eastAsiaTheme="majorEastAsia"/>
        </w:rPr>
      </w:pPr>
    </w:p>
    <w:tbl>
      <w:tblPr>
        <w:tblW w:w="9639"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9072"/>
      </w:tblGrid>
      <w:tr w:rsidR="00820F4E" w:rsidRPr="00087B32" w14:paraId="31753DC8" w14:textId="77777777" w:rsidTr="0018273E">
        <w:trPr>
          <w:trHeight w:val="531"/>
          <w:tblHeader/>
        </w:trPr>
        <w:tc>
          <w:tcPr>
            <w:tcW w:w="567"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0C39D2D" w14:textId="77777777" w:rsidR="00820F4E" w:rsidRPr="00087B32" w:rsidRDefault="00820F4E" w:rsidP="0018273E">
            <w:pPr>
              <w:pStyle w:val="phintbox"/>
              <w:rPr>
                <w:rFonts w:ascii="Tahoma" w:hAnsi="Tahoma" w:cs="Tahoma"/>
              </w:rPr>
            </w:pPr>
            <w:r w:rsidRPr="00087B32">
              <w:rPr>
                <w:rFonts w:ascii="Tahoma" w:hAnsi="Tahoma" w:cs="Tahoma"/>
                <w:noProof/>
                <w:lang w:eastAsia="ru-RU"/>
              </w:rPr>
              <w:lastRenderedPageBreak/>
              <w:drawing>
                <wp:inline distT="0" distB="0" distL="0" distR="0" wp14:anchorId="79CFFD97" wp14:editId="3B408530">
                  <wp:extent cx="317500" cy="317500"/>
                  <wp:effectExtent l="0" t="0" r="6350" b="6350"/>
                  <wp:docPr id="6" name="Рисунок 6" descr="info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fo_wor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9072" w:type="dxa"/>
            <w:tcBorders>
              <w:top w:val="single" w:sz="8" w:space="0" w:color="auto"/>
              <w:left w:val="single" w:sz="8" w:space="0" w:color="auto"/>
              <w:bottom w:val="single" w:sz="8" w:space="0" w:color="auto"/>
              <w:right w:val="single" w:sz="8" w:space="0" w:color="auto"/>
            </w:tcBorders>
            <w:shd w:val="clear" w:color="auto" w:fill="FFC000"/>
            <w:tcMar>
              <w:top w:w="53" w:type="dxa"/>
              <w:left w:w="53" w:type="dxa"/>
              <w:bottom w:w="53" w:type="dxa"/>
              <w:right w:w="53" w:type="dxa"/>
            </w:tcMar>
            <w:vAlign w:val="center"/>
          </w:tcPr>
          <w:p w14:paraId="5B71A289" w14:textId="5E98ECED" w:rsidR="00820F4E" w:rsidRPr="00820F4E" w:rsidRDefault="00820F4E" w:rsidP="0018273E">
            <w:pPr>
              <w:pStyle w:val="p"/>
              <w:rPr>
                <w:rFonts w:ascii="Times New Roman" w:eastAsiaTheme="majorEastAsia" w:hAnsi="Times New Roman" w:cs="Times New Roman"/>
                <w:sz w:val="24"/>
                <w:szCs w:val="28"/>
                <w:lang w:val="ru-RU"/>
              </w:rPr>
            </w:pPr>
            <w:r w:rsidRPr="00820F4E">
              <w:rPr>
                <w:rFonts w:ascii="Times New Roman" w:eastAsiaTheme="majorEastAsia" w:hAnsi="Times New Roman" w:cs="Times New Roman"/>
                <w:b/>
                <w:bCs/>
                <w:color w:val="auto"/>
                <w:kern w:val="0"/>
                <w:sz w:val="24"/>
                <w:highlight w:val="yellow"/>
                <w:lang w:val="ru-RU" w:bidi="ar-SA"/>
              </w:rPr>
              <w:t>ВАЖНО.</w:t>
            </w:r>
            <w:r w:rsidRPr="00820F4E">
              <w:rPr>
                <w:rFonts w:ascii="Times New Roman" w:eastAsiaTheme="majorEastAsia" w:hAnsi="Times New Roman" w:cs="Times New Roman"/>
                <w:color w:val="auto"/>
                <w:kern w:val="0"/>
                <w:sz w:val="24"/>
                <w:highlight w:val="yellow"/>
                <w:lang w:val="ru-RU" w:bidi="ar-SA"/>
              </w:rPr>
              <w:t xml:space="preserve"> Проверка действует на новые добавленные МТР подрядчика. При этом если заполнить Номер операции по ранее добавленным позициям, то проверка на корректность пройдет. Также, если заказ ТОРО создан после даты включения проверки, то проверяются все позиции МТР подрядчика в заказе.</w:t>
            </w:r>
          </w:p>
        </w:tc>
      </w:tr>
      <w:tr w:rsidR="00820F4E" w:rsidRPr="00087B32" w14:paraId="29A5B555" w14:textId="77777777" w:rsidTr="0018273E">
        <w:trPr>
          <w:trHeight w:val="531"/>
          <w:tblHeader/>
        </w:trPr>
        <w:tc>
          <w:tcPr>
            <w:tcW w:w="567"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1D0D1CB" w14:textId="77777777" w:rsidR="00820F4E" w:rsidRPr="00087B32" w:rsidRDefault="00820F4E" w:rsidP="0018273E">
            <w:pPr>
              <w:pStyle w:val="phintbox"/>
              <w:rPr>
                <w:rFonts w:ascii="Tahoma" w:hAnsi="Tahoma" w:cs="Tahoma"/>
              </w:rPr>
            </w:pPr>
            <w:r w:rsidRPr="00087B32">
              <w:rPr>
                <w:rFonts w:ascii="Tahoma" w:hAnsi="Tahoma" w:cs="Tahoma"/>
                <w:noProof/>
                <w:lang w:eastAsia="ru-RU"/>
              </w:rPr>
              <w:drawing>
                <wp:inline distT="0" distB="0" distL="0" distR="0" wp14:anchorId="552A5300" wp14:editId="53BEFEAA">
                  <wp:extent cx="317500" cy="317500"/>
                  <wp:effectExtent l="0" t="0" r="6350" b="6350"/>
                  <wp:docPr id="10" name="Рисунок 10" descr="info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fo_wor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9072" w:type="dxa"/>
            <w:tcBorders>
              <w:top w:val="single" w:sz="8" w:space="0" w:color="auto"/>
              <w:left w:val="single" w:sz="8" w:space="0" w:color="auto"/>
              <w:bottom w:val="single" w:sz="8" w:space="0" w:color="auto"/>
              <w:right w:val="single" w:sz="8" w:space="0" w:color="auto"/>
            </w:tcBorders>
            <w:shd w:val="clear" w:color="auto" w:fill="FFC000"/>
            <w:tcMar>
              <w:top w:w="53" w:type="dxa"/>
              <w:left w:w="53" w:type="dxa"/>
              <w:bottom w:w="53" w:type="dxa"/>
              <w:right w:w="53" w:type="dxa"/>
            </w:tcMar>
            <w:vAlign w:val="center"/>
          </w:tcPr>
          <w:p w14:paraId="06E3517B" w14:textId="77777777" w:rsidR="00820F4E" w:rsidRDefault="00820F4E" w:rsidP="00820F4E">
            <w:pPr>
              <w:tabs>
                <w:tab w:val="left" w:pos="3017"/>
              </w:tabs>
              <w:rPr>
                <w:rFonts w:eastAsiaTheme="majorEastAsia"/>
              </w:rPr>
            </w:pPr>
            <w:r w:rsidRPr="00820F4E">
              <w:rPr>
                <w:rFonts w:eastAsiaTheme="majorEastAsia"/>
                <w:b/>
                <w:bCs/>
                <w:highlight w:val="yellow"/>
              </w:rPr>
              <w:t>Дополнительно</w:t>
            </w:r>
            <w:r w:rsidRPr="0008527B">
              <w:rPr>
                <w:rFonts w:eastAsiaTheme="majorEastAsia"/>
                <w:highlight w:val="yellow"/>
                <w:u w:val="single"/>
              </w:rPr>
              <w:t>.</w:t>
            </w:r>
            <w:r w:rsidRPr="0008527B">
              <w:rPr>
                <w:rFonts w:eastAsiaTheme="majorEastAsia"/>
                <w:highlight w:val="yellow"/>
              </w:rPr>
              <w:t xml:space="preserve"> При удалении операции заказа реализовано и автоматическое удаление соответствующих МТР подрядчика. То есть при использовании функции в </w:t>
            </w:r>
            <w:r w:rsidRPr="0008527B">
              <w:rPr>
                <w:rFonts w:eastAsiaTheme="majorEastAsia"/>
                <w:highlight w:val="yellow"/>
                <w:lang w:val="en-US"/>
              </w:rPr>
              <w:t>IW</w:t>
            </w:r>
            <w:r w:rsidRPr="0008527B">
              <w:rPr>
                <w:rFonts w:eastAsiaTheme="majorEastAsia"/>
                <w:highlight w:val="yellow"/>
              </w:rPr>
              <w:t>38 «Обновить из ТК» (операции и/или материалы), то удаляться все МТР подрядчика заказа.</w:t>
            </w:r>
          </w:p>
          <w:p w14:paraId="030D2088" w14:textId="4AC872A7" w:rsidR="00820F4E" w:rsidRPr="00820F4E" w:rsidRDefault="00820F4E" w:rsidP="0018273E">
            <w:pPr>
              <w:pStyle w:val="p"/>
              <w:rPr>
                <w:rFonts w:ascii="Times New Roman" w:eastAsiaTheme="majorEastAsia" w:hAnsi="Times New Roman" w:cs="Times New Roman"/>
                <w:sz w:val="24"/>
                <w:szCs w:val="28"/>
                <w:lang w:val="ru-RU"/>
              </w:rPr>
            </w:pPr>
          </w:p>
        </w:tc>
      </w:tr>
    </w:tbl>
    <w:p w14:paraId="2E6DB54B" w14:textId="77777777" w:rsidR="00820F4E" w:rsidRDefault="00820F4E" w:rsidP="00C74500">
      <w:pPr>
        <w:tabs>
          <w:tab w:val="left" w:pos="3017"/>
        </w:tabs>
        <w:spacing w:after="200"/>
        <w:ind w:firstLine="709"/>
        <w:rPr>
          <w:rFonts w:eastAsiaTheme="majorEastAsia"/>
        </w:rPr>
      </w:pPr>
    </w:p>
    <w:p w14:paraId="2D472ACF" w14:textId="72EBA13C" w:rsidR="007E26FD" w:rsidRDefault="00211380" w:rsidP="00C74500">
      <w:pPr>
        <w:pStyle w:val="22"/>
        <w:keepNext/>
        <w:keepLines/>
        <w:numPr>
          <w:ilvl w:val="0"/>
          <w:numId w:val="14"/>
        </w:numPr>
        <w:ind w:left="0" w:firstLine="0"/>
        <w:rPr>
          <w:rFonts w:eastAsiaTheme="majorEastAsia"/>
          <w:bCs w:val="0"/>
          <w:caps w:val="0"/>
          <w:color w:val="000000" w:themeColor="text1"/>
          <w:sz w:val="32"/>
        </w:rPr>
      </w:pPr>
      <w:bookmarkStart w:id="13" w:name="_Toc230349418"/>
      <w:r>
        <w:rPr>
          <w:rFonts w:eastAsiaTheme="majorEastAsia"/>
          <w:bCs w:val="0"/>
          <w:caps w:val="0"/>
          <w:color w:val="000000" w:themeColor="text1"/>
          <w:sz w:val="32"/>
        </w:rPr>
        <w:t xml:space="preserve">Функции отчета </w:t>
      </w:r>
      <w:r>
        <w:rPr>
          <w:rFonts w:eastAsiaTheme="majorEastAsia"/>
          <w:bCs w:val="0"/>
          <w:caps w:val="0"/>
          <w:color w:val="000000" w:themeColor="text1"/>
          <w:sz w:val="32"/>
          <w:lang w:val="en-US"/>
        </w:rPr>
        <w:t>ZPM</w:t>
      </w:r>
      <w:r w:rsidRPr="00546748">
        <w:rPr>
          <w:rFonts w:eastAsiaTheme="majorEastAsia"/>
          <w:bCs w:val="0"/>
          <w:caps w:val="0"/>
          <w:color w:val="000000" w:themeColor="text1"/>
          <w:sz w:val="32"/>
        </w:rPr>
        <w:t>_</w:t>
      </w:r>
      <w:r>
        <w:rPr>
          <w:rFonts w:eastAsiaTheme="majorEastAsia"/>
          <w:bCs w:val="0"/>
          <w:caps w:val="0"/>
          <w:color w:val="000000" w:themeColor="text1"/>
          <w:sz w:val="32"/>
          <w:lang w:val="en-US"/>
        </w:rPr>
        <w:t>MTR</w:t>
      </w:r>
      <w:r w:rsidRPr="00546748">
        <w:rPr>
          <w:rFonts w:eastAsiaTheme="majorEastAsia"/>
          <w:bCs w:val="0"/>
          <w:caps w:val="0"/>
          <w:color w:val="000000" w:themeColor="text1"/>
          <w:sz w:val="32"/>
        </w:rPr>
        <w:t>_</w:t>
      </w:r>
      <w:r>
        <w:rPr>
          <w:rFonts w:eastAsiaTheme="majorEastAsia"/>
          <w:bCs w:val="0"/>
          <w:caps w:val="0"/>
          <w:color w:val="000000" w:themeColor="text1"/>
          <w:sz w:val="32"/>
          <w:lang w:val="en-US"/>
        </w:rPr>
        <w:t>UPD</w:t>
      </w:r>
      <w:bookmarkEnd w:id="13"/>
    </w:p>
    <w:p w14:paraId="66AB048F" w14:textId="77777777" w:rsidR="00EB0957" w:rsidRPr="00EB0957" w:rsidRDefault="00EB0957" w:rsidP="00C74500">
      <w:pPr>
        <w:pStyle w:val="afa"/>
        <w:keepNext/>
        <w:keepLines/>
        <w:numPr>
          <w:ilvl w:val="0"/>
          <w:numId w:val="40"/>
        </w:numPr>
        <w:spacing w:before="240" w:after="60"/>
        <w:outlineLvl w:val="2"/>
        <w:rPr>
          <w:rFonts w:ascii="Arial" w:eastAsia="Calibri" w:hAnsi="Arial"/>
          <w:b/>
          <w:caps/>
          <w:vanish/>
          <w:sz w:val="20"/>
          <w:szCs w:val="20"/>
        </w:rPr>
      </w:pPr>
      <w:bookmarkStart w:id="14" w:name="_Toc216177512"/>
      <w:bookmarkStart w:id="15" w:name="_Toc216355741"/>
      <w:bookmarkStart w:id="16" w:name="_Toc230349419"/>
      <w:bookmarkEnd w:id="14"/>
      <w:bookmarkEnd w:id="15"/>
      <w:bookmarkEnd w:id="16"/>
    </w:p>
    <w:p w14:paraId="6B7956FA" w14:textId="77777777" w:rsidR="00EB0957" w:rsidRPr="00EB0957" w:rsidRDefault="00EB0957" w:rsidP="00C74500">
      <w:pPr>
        <w:pStyle w:val="afa"/>
        <w:keepNext/>
        <w:keepLines/>
        <w:numPr>
          <w:ilvl w:val="0"/>
          <w:numId w:val="40"/>
        </w:numPr>
        <w:spacing w:before="240" w:after="60"/>
        <w:outlineLvl w:val="2"/>
        <w:rPr>
          <w:rFonts w:ascii="Arial" w:eastAsia="Calibri" w:hAnsi="Arial"/>
          <w:b/>
          <w:caps/>
          <w:vanish/>
          <w:sz w:val="20"/>
          <w:szCs w:val="20"/>
        </w:rPr>
      </w:pPr>
      <w:bookmarkStart w:id="17" w:name="_Toc216355742"/>
      <w:bookmarkStart w:id="18" w:name="_Toc230349420"/>
      <w:bookmarkEnd w:id="17"/>
      <w:bookmarkEnd w:id="18"/>
    </w:p>
    <w:p w14:paraId="6AE790FC" w14:textId="49DAD710" w:rsidR="00211380" w:rsidRDefault="00211380" w:rsidP="00C74500">
      <w:pPr>
        <w:pStyle w:val="32"/>
        <w:numPr>
          <w:ilvl w:val="1"/>
          <w:numId w:val="40"/>
        </w:numPr>
      </w:pPr>
      <w:bookmarkStart w:id="19" w:name="_Toc230349421"/>
      <w:r>
        <w:t>Поля селекционного экрана</w:t>
      </w:r>
      <w:bookmarkEnd w:id="19"/>
    </w:p>
    <w:p w14:paraId="41CA43EF" w14:textId="429E5052" w:rsidR="006C6478" w:rsidRDefault="006C6478" w:rsidP="00C74500">
      <w:pPr>
        <w:spacing w:before="240" w:after="200"/>
        <w:ind w:firstLine="709"/>
        <w:rPr>
          <w:rFonts w:eastAsiaTheme="majorEastAsia"/>
        </w:rPr>
      </w:pPr>
      <w:r>
        <w:rPr>
          <w:rFonts w:eastAsiaTheme="majorEastAsia"/>
        </w:rPr>
        <w:t>Для вывода информации по МТР подрядчика в табличную часть отчета необходимо на селекционном экране отметить параметр:</w:t>
      </w:r>
    </w:p>
    <w:p w14:paraId="079CFF0B" w14:textId="77777777" w:rsidR="006C6478" w:rsidRDefault="006C6478" w:rsidP="00C74500">
      <w:pPr>
        <w:spacing w:before="240" w:after="200"/>
        <w:ind w:firstLine="142"/>
        <w:rPr>
          <w:rFonts w:eastAsiaTheme="majorEastAsia"/>
        </w:rPr>
      </w:pPr>
      <w:r>
        <w:rPr>
          <w:rFonts w:eastAsiaTheme="majorEastAsia"/>
          <w:noProof/>
          <w:lang w:eastAsia="ru-RU"/>
        </w:rPr>
        <w:drawing>
          <wp:inline distT="0" distB="0" distL="0" distR="0" wp14:anchorId="093A1CD4" wp14:editId="15709E93">
            <wp:extent cx="1160145" cy="186055"/>
            <wp:effectExtent l="0" t="0" r="1905"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160145" cy="186055"/>
                    </a:xfrm>
                    <a:prstGeom prst="rect">
                      <a:avLst/>
                    </a:prstGeom>
                    <a:noFill/>
                    <a:ln>
                      <a:noFill/>
                    </a:ln>
                  </pic:spPr>
                </pic:pic>
              </a:graphicData>
            </a:graphic>
          </wp:inline>
        </w:drawing>
      </w:r>
      <w:r>
        <w:rPr>
          <w:rFonts w:eastAsiaTheme="majorEastAsia"/>
        </w:rPr>
        <w:t xml:space="preserve"> - Параметр, отвечающий за вывод позиций МТР подрядчика</w:t>
      </w:r>
    </w:p>
    <w:p w14:paraId="3B85316F" w14:textId="5C5AFB41" w:rsidR="006C6478" w:rsidRDefault="006C6478" w:rsidP="00C74500">
      <w:pPr>
        <w:spacing w:before="240" w:after="200"/>
        <w:ind w:firstLine="709"/>
        <w:rPr>
          <w:rFonts w:eastAsiaTheme="majorEastAsia"/>
        </w:rPr>
      </w:pPr>
      <w:r>
        <w:rPr>
          <w:rFonts w:eastAsiaTheme="majorEastAsia"/>
        </w:rPr>
        <w:t xml:space="preserve">Дополнительные специфичные параметры ограничения выбора МТР подрядчика находятся на </w:t>
      </w:r>
      <w:proofErr w:type="spellStart"/>
      <w:r>
        <w:rPr>
          <w:rFonts w:eastAsiaTheme="majorEastAsia"/>
        </w:rPr>
        <w:t>подэкране</w:t>
      </w:r>
      <w:proofErr w:type="spellEnd"/>
      <w:r w:rsidR="008E7A18">
        <w:rPr>
          <w:rFonts w:eastAsiaTheme="majorEastAsia"/>
        </w:rPr>
        <w:t xml:space="preserve"> «МТР подрядчика»</w:t>
      </w:r>
      <w:r>
        <w:rPr>
          <w:rFonts w:eastAsiaTheme="majorEastAsia"/>
        </w:rPr>
        <w:t>:</w:t>
      </w:r>
    </w:p>
    <w:p w14:paraId="55637E7D" w14:textId="2EE55811" w:rsidR="008E7A18" w:rsidRDefault="008E7A18" w:rsidP="00C74500">
      <w:pPr>
        <w:spacing w:before="240" w:after="200"/>
        <w:rPr>
          <w:rFonts w:eastAsiaTheme="majorEastAsia"/>
        </w:rPr>
      </w:pPr>
      <w:r>
        <w:rPr>
          <w:rFonts w:eastAsiaTheme="majorEastAsia"/>
          <w:noProof/>
          <w:lang w:eastAsia="ru-RU"/>
        </w:rPr>
        <w:drawing>
          <wp:inline distT="0" distB="0" distL="0" distR="0" wp14:anchorId="10C64779" wp14:editId="7F27A4AC">
            <wp:extent cx="6477000" cy="12192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77000" cy="1219200"/>
                    </a:xfrm>
                    <a:prstGeom prst="rect">
                      <a:avLst/>
                    </a:prstGeom>
                    <a:noFill/>
                    <a:ln>
                      <a:noFill/>
                    </a:ln>
                  </pic:spPr>
                </pic:pic>
              </a:graphicData>
            </a:graphic>
          </wp:inline>
        </w:drawing>
      </w:r>
    </w:p>
    <w:p w14:paraId="368AE32E" w14:textId="7A7CAAC6" w:rsidR="006C6478" w:rsidRDefault="008E7A18" w:rsidP="00C74500">
      <w:pPr>
        <w:spacing w:before="240"/>
        <w:rPr>
          <w:rFonts w:eastAsiaTheme="majorEastAsia"/>
        </w:rPr>
      </w:pPr>
      <w:r>
        <w:rPr>
          <w:rFonts w:eastAsiaTheme="majorEastAsia"/>
        </w:rPr>
        <w:t>Описание параметров:</w:t>
      </w:r>
    </w:p>
    <w:p w14:paraId="1BB064FE" w14:textId="7792400F" w:rsidR="008E7A18" w:rsidRDefault="008E7A18" w:rsidP="00C74500">
      <w:pPr>
        <w:pStyle w:val="afa"/>
        <w:numPr>
          <w:ilvl w:val="0"/>
          <w:numId w:val="41"/>
        </w:numPr>
        <w:spacing w:before="240"/>
        <w:rPr>
          <w:rFonts w:eastAsiaTheme="majorEastAsia"/>
        </w:rPr>
      </w:pPr>
      <w:r>
        <w:rPr>
          <w:rFonts w:eastAsiaTheme="majorEastAsia"/>
        </w:rPr>
        <w:t xml:space="preserve">Выводить данные по прайсу </w:t>
      </w:r>
      <w:proofErr w:type="spellStart"/>
      <w:r>
        <w:rPr>
          <w:rFonts w:eastAsiaTheme="majorEastAsia"/>
        </w:rPr>
        <w:t>МТРподр</w:t>
      </w:r>
      <w:proofErr w:type="spellEnd"/>
    </w:p>
    <w:p w14:paraId="40B07529" w14:textId="3581D7F1" w:rsidR="008E7A18" w:rsidRDefault="008E7A18" w:rsidP="00C74500">
      <w:pPr>
        <w:pStyle w:val="afa"/>
        <w:ind w:left="720"/>
        <w:rPr>
          <w:rFonts w:eastAsiaTheme="majorEastAsia"/>
        </w:rPr>
      </w:pPr>
      <w:r>
        <w:rPr>
          <w:rFonts w:eastAsiaTheme="majorEastAsia"/>
        </w:rPr>
        <w:t>При указании параметра в системе будет запущен алгоритм расчета и вывода в табличную часть информации по оценке МТР подрядчика по прайс листу к договору;</w:t>
      </w:r>
    </w:p>
    <w:p w14:paraId="6BA2E5C7" w14:textId="0BE32082" w:rsidR="008E7A18" w:rsidRDefault="008E7A18" w:rsidP="00C74500">
      <w:pPr>
        <w:pStyle w:val="afa"/>
        <w:numPr>
          <w:ilvl w:val="0"/>
          <w:numId w:val="41"/>
        </w:numPr>
        <w:rPr>
          <w:rFonts w:eastAsiaTheme="majorEastAsia"/>
        </w:rPr>
      </w:pPr>
      <w:r>
        <w:rPr>
          <w:rFonts w:eastAsiaTheme="majorEastAsia"/>
        </w:rPr>
        <w:t xml:space="preserve">ИРМ закупки </w:t>
      </w:r>
      <w:proofErr w:type="spellStart"/>
      <w:r>
        <w:rPr>
          <w:rFonts w:eastAsiaTheme="majorEastAsia"/>
        </w:rPr>
        <w:t>МТРподр</w:t>
      </w:r>
      <w:proofErr w:type="spellEnd"/>
    </w:p>
    <w:p w14:paraId="64B5EED9" w14:textId="5B36352F" w:rsidR="008E7A18" w:rsidRDefault="008E7A18" w:rsidP="00C74500">
      <w:pPr>
        <w:pStyle w:val="afa"/>
        <w:ind w:left="720"/>
        <w:rPr>
          <w:rFonts w:eastAsiaTheme="majorEastAsia"/>
        </w:rPr>
      </w:pPr>
      <w:r>
        <w:rPr>
          <w:rFonts w:eastAsiaTheme="majorEastAsia"/>
        </w:rPr>
        <w:t xml:space="preserve">Параметр ограничивает выбор </w:t>
      </w:r>
      <w:r w:rsidR="002B1FF9">
        <w:rPr>
          <w:rFonts w:eastAsiaTheme="majorEastAsia"/>
        </w:rPr>
        <w:t xml:space="preserve">МТР подрядчика по </w:t>
      </w:r>
      <w:r>
        <w:rPr>
          <w:rFonts w:eastAsiaTheme="majorEastAsia"/>
        </w:rPr>
        <w:t>заказ</w:t>
      </w:r>
      <w:r w:rsidR="002B1FF9">
        <w:rPr>
          <w:rFonts w:eastAsiaTheme="majorEastAsia"/>
        </w:rPr>
        <w:t>ам</w:t>
      </w:r>
      <w:r>
        <w:rPr>
          <w:rFonts w:eastAsiaTheme="majorEastAsia"/>
        </w:rPr>
        <w:t xml:space="preserve"> ТОРО, которым присвоен на уровне заголовка указанное ИРМ подрядчика по закупке МТР;</w:t>
      </w:r>
    </w:p>
    <w:p w14:paraId="2362CC15" w14:textId="58E801E1" w:rsidR="008E7A18" w:rsidRDefault="008E7A18" w:rsidP="00C74500">
      <w:pPr>
        <w:pStyle w:val="afa"/>
        <w:numPr>
          <w:ilvl w:val="0"/>
          <w:numId w:val="41"/>
        </w:numPr>
        <w:rPr>
          <w:rFonts w:eastAsiaTheme="majorEastAsia"/>
        </w:rPr>
      </w:pPr>
      <w:r>
        <w:rPr>
          <w:rFonts w:eastAsiaTheme="majorEastAsia"/>
        </w:rPr>
        <w:t xml:space="preserve">Есть разница в </w:t>
      </w:r>
      <w:proofErr w:type="spellStart"/>
      <w:r>
        <w:rPr>
          <w:rFonts w:eastAsiaTheme="majorEastAsia"/>
        </w:rPr>
        <w:t>план.сумме</w:t>
      </w:r>
      <w:proofErr w:type="spellEnd"/>
    </w:p>
    <w:p w14:paraId="579CFACA" w14:textId="7B3E7F03" w:rsidR="008E7A18" w:rsidRDefault="008E7A18" w:rsidP="00C74500">
      <w:pPr>
        <w:pStyle w:val="afa"/>
        <w:ind w:left="720"/>
        <w:rPr>
          <w:rFonts w:eastAsiaTheme="majorEastAsia"/>
        </w:rPr>
      </w:pPr>
      <w:r>
        <w:rPr>
          <w:rFonts w:eastAsiaTheme="majorEastAsia"/>
        </w:rPr>
        <w:t>Параметр, ограничивающий выбор МТР подрядчика по заказам ТОРО, где есть отличие итоговой плановой суммы МТР подрядчика и плановой стоимости услуги по закупке МТР подрядчика;</w:t>
      </w:r>
    </w:p>
    <w:p w14:paraId="7EA8AA45" w14:textId="3026102D" w:rsidR="002B1FF9" w:rsidRDefault="002B1FF9" w:rsidP="00C74500">
      <w:pPr>
        <w:pStyle w:val="afa"/>
        <w:numPr>
          <w:ilvl w:val="0"/>
          <w:numId w:val="41"/>
        </w:numPr>
        <w:rPr>
          <w:rFonts w:eastAsiaTheme="majorEastAsia"/>
        </w:rPr>
      </w:pPr>
      <w:r>
        <w:rPr>
          <w:rFonts w:eastAsiaTheme="majorEastAsia"/>
        </w:rPr>
        <w:t xml:space="preserve">Есть разница в </w:t>
      </w:r>
      <w:proofErr w:type="spellStart"/>
      <w:r>
        <w:rPr>
          <w:rFonts w:eastAsiaTheme="majorEastAsia"/>
        </w:rPr>
        <w:t>факт.сумме</w:t>
      </w:r>
      <w:proofErr w:type="spellEnd"/>
    </w:p>
    <w:p w14:paraId="27990C02" w14:textId="3197EB7E" w:rsidR="002B1FF9" w:rsidRDefault="002B1FF9" w:rsidP="00C74500">
      <w:pPr>
        <w:pStyle w:val="afa"/>
        <w:ind w:left="720"/>
        <w:rPr>
          <w:rFonts w:eastAsiaTheme="majorEastAsia"/>
        </w:rPr>
      </w:pPr>
      <w:r>
        <w:rPr>
          <w:rFonts w:eastAsiaTheme="majorEastAsia"/>
        </w:rPr>
        <w:t>Параметр, ограничивающий выбор МТР подрядчика по заказам ТОРО, где есть отличие итоговой фактической суммы МТР подрядчика и фактической стоимости услуги по закупке МТР подрядчика.</w:t>
      </w:r>
    </w:p>
    <w:p w14:paraId="666C07DB" w14:textId="4B4A96F9" w:rsidR="00211380" w:rsidRDefault="00211380" w:rsidP="00C74500">
      <w:pPr>
        <w:pStyle w:val="32"/>
        <w:numPr>
          <w:ilvl w:val="1"/>
          <w:numId w:val="40"/>
        </w:numPr>
      </w:pPr>
      <w:bookmarkStart w:id="20" w:name="_Ref216351699"/>
      <w:bookmarkStart w:id="21" w:name="_Ref216351705"/>
      <w:bookmarkStart w:id="22" w:name="_Toc230349422"/>
      <w:r>
        <w:lastRenderedPageBreak/>
        <w:t>Специфичные поля отчета</w:t>
      </w:r>
      <w:bookmarkEnd w:id="20"/>
      <w:bookmarkEnd w:id="21"/>
      <w:bookmarkEnd w:id="22"/>
    </w:p>
    <w:p w14:paraId="6ED03005" w14:textId="7D943988" w:rsidR="002B1FF9" w:rsidRDefault="00C74500" w:rsidP="00C74500">
      <w:pPr>
        <w:spacing w:before="240" w:after="200"/>
        <w:ind w:firstLine="709"/>
        <w:rPr>
          <w:rFonts w:eastAsiaTheme="majorEastAsia"/>
        </w:rPr>
      </w:pPr>
      <w:r w:rsidRPr="00C74500">
        <w:rPr>
          <w:rFonts w:eastAsiaTheme="majorEastAsia"/>
        </w:rPr>
        <w:t xml:space="preserve">В табличную часть отчета </w:t>
      </w:r>
      <w:r>
        <w:rPr>
          <w:rFonts w:eastAsiaTheme="majorEastAsia"/>
        </w:rPr>
        <w:t>добавлены следующие поля, отображающие информацию для МТР подрядчика:</w:t>
      </w:r>
    </w:p>
    <w:p w14:paraId="3A701F3A" w14:textId="731D71C0" w:rsidR="00D07BD3" w:rsidRPr="00D07BD3" w:rsidRDefault="00D07BD3" w:rsidP="00D07BD3">
      <w:pPr>
        <w:pStyle w:val="afa"/>
        <w:numPr>
          <w:ilvl w:val="0"/>
          <w:numId w:val="41"/>
        </w:numPr>
        <w:spacing w:before="240" w:after="200"/>
        <w:rPr>
          <w:rFonts w:eastAsiaTheme="majorEastAsia"/>
        </w:rPr>
      </w:pPr>
      <w:r>
        <w:rPr>
          <w:rFonts w:eastAsiaTheme="majorEastAsia"/>
        </w:rPr>
        <w:t>Информация по присвоенному договору закупки МТР подрядчика:</w:t>
      </w:r>
    </w:p>
    <w:p w14:paraId="585208B0" w14:textId="3454C883" w:rsidR="00C74500" w:rsidRDefault="00D07BD3" w:rsidP="002B0EAC">
      <w:pPr>
        <w:spacing w:before="240" w:after="200"/>
        <w:rPr>
          <w:rFonts w:eastAsiaTheme="majorEastAsia"/>
        </w:rPr>
      </w:pPr>
      <w:r>
        <w:rPr>
          <w:rFonts w:eastAsiaTheme="majorEastAsia"/>
          <w:noProof/>
          <w:lang w:eastAsia="ru-RU"/>
        </w:rPr>
        <w:drawing>
          <wp:inline distT="0" distB="0" distL="0" distR="0" wp14:anchorId="50C1056F" wp14:editId="5119AC3E">
            <wp:extent cx="6477000" cy="1958340"/>
            <wp:effectExtent l="0" t="0" r="0"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477000" cy="1958340"/>
                    </a:xfrm>
                    <a:prstGeom prst="rect">
                      <a:avLst/>
                    </a:prstGeom>
                    <a:noFill/>
                    <a:ln>
                      <a:noFill/>
                    </a:ln>
                  </pic:spPr>
                </pic:pic>
              </a:graphicData>
            </a:graphic>
          </wp:inline>
        </w:drawing>
      </w:r>
    </w:p>
    <w:p w14:paraId="2EA6F197" w14:textId="77777777" w:rsidR="00863F66" w:rsidRPr="00863F66" w:rsidRDefault="00863F66" w:rsidP="00863F66">
      <w:pPr>
        <w:pStyle w:val="afa"/>
        <w:numPr>
          <w:ilvl w:val="0"/>
          <w:numId w:val="41"/>
        </w:numPr>
        <w:rPr>
          <w:rFonts w:eastAsiaTheme="majorEastAsia"/>
        </w:rPr>
      </w:pPr>
      <w:r w:rsidRPr="00863F66">
        <w:rPr>
          <w:rFonts w:eastAsiaTheme="majorEastAsia"/>
        </w:rPr>
        <w:t xml:space="preserve">ИРМ </w:t>
      </w:r>
      <w:proofErr w:type="spellStart"/>
      <w:r w:rsidRPr="00863F66">
        <w:rPr>
          <w:rFonts w:eastAsiaTheme="majorEastAsia"/>
        </w:rPr>
        <w:t>МТРп</w:t>
      </w:r>
      <w:proofErr w:type="spellEnd"/>
    </w:p>
    <w:p w14:paraId="339D283A" w14:textId="441D2F28" w:rsidR="00863F66" w:rsidRDefault="00863F66" w:rsidP="00863F66">
      <w:pPr>
        <w:ind w:left="708"/>
        <w:rPr>
          <w:rFonts w:eastAsiaTheme="majorEastAsia"/>
        </w:rPr>
      </w:pPr>
      <w:r>
        <w:rPr>
          <w:rFonts w:eastAsiaTheme="majorEastAsia"/>
        </w:rPr>
        <w:t>Рабочее место по закупке МТР подрядчика для заказа ТОРО (с вкладки МТР подрядчика);</w:t>
      </w:r>
    </w:p>
    <w:p w14:paraId="0842E506" w14:textId="77777777" w:rsidR="00863F66" w:rsidRDefault="00863F66" w:rsidP="00863F66">
      <w:pPr>
        <w:pStyle w:val="afa"/>
        <w:numPr>
          <w:ilvl w:val="0"/>
          <w:numId w:val="41"/>
        </w:numPr>
        <w:rPr>
          <w:rFonts w:eastAsiaTheme="majorEastAsia"/>
        </w:rPr>
      </w:pPr>
      <w:r>
        <w:rPr>
          <w:rFonts w:eastAsiaTheme="majorEastAsia"/>
        </w:rPr>
        <w:t>Договор</w:t>
      </w:r>
    </w:p>
    <w:p w14:paraId="73D29494" w14:textId="4EFC9414" w:rsidR="00863F66" w:rsidRDefault="00863F66" w:rsidP="00863F66">
      <w:pPr>
        <w:pStyle w:val="afa"/>
        <w:ind w:left="720"/>
        <w:rPr>
          <w:rFonts w:eastAsiaTheme="majorEastAsia"/>
        </w:rPr>
      </w:pPr>
      <w:r>
        <w:rPr>
          <w:rFonts w:eastAsiaTheme="majorEastAsia"/>
        </w:rPr>
        <w:t>Договор закупки МТР подрядчика для заказа ТОРО (с вкладки МТР подрядчика);</w:t>
      </w:r>
    </w:p>
    <w:p w14:paraId="32DAB6E0" w14:textId="062DE124" w:rsidR="00863F66" w:rsidRDefault="00863F66" w:rsidP="00863F66">
      <w:pPr>
        <w:pStyle w:val="afa"/>
        <w:numPr>
          <w:ilvl w:val="0"/>
          <w:numId w:val="41"/>
        </w:numPr>
        <w:rPr>
          <w:rFonts w:eastAsiaTheme="majorEastAsia"/>
        </w:rPr>
      </w:pPr>
      <w:r>
        <w:rPr>
          <w:rFonts w:eastAsiaTheme="majorEastAsia"/>
        </w:rPr>
        <w:t>Неактуальный договор</w:t>
      </w:r>
    </w:p>
    <w:p w14:paraId="0BA68339" w14:textId="7A741D2D" w:rsidR="00863F66" w:rsidRDefault="00863F66" w:rsidP="00863F66">
      <w:pPr>
        <w:pStyle w:val="afa"/>
        <w:ind w:left="720"/>
        <w:rPr>
          <w:rFonts w:eastAsiaTheme="majorEastAsia"/>
        </w:rPr>
      </w:pPr>
      <w:r>
        <w:rPr>
          <w:rFonts w:eastAsiaTheme="majorEastAsia"/>
        </w:rPr>
        <w:t xml:space="preserve">Признак, что присвоенный договор не является актуальным (для ИРМ закупки МТР подрядчика нет связи с договором в транзакции </w:t>
      </w:r>
      <w:r>
        <w:rPr>
          <w:rFonts w:eastAsiaTheme="majorEastAsia"/>
          <w:lang w:val="en-US"/>
        </w:rPr>
        <w:t>ZMM</w:t>
      </w:r>
      <w:r w:rsidRPr="00BE21C0">
        <w:rPr>
          <w:rFonts w:eastAsiaTheme="majorEastAsia"/>
        </w:rPr>
        <w:t>_</w:t>
      </w:r>
      <w:r>
        <w:rPr>
          <w:rFonts w:eastAsiaTheme="majorEastAsia"/>
          <w:lang w:val="en-US"/>
        </w:rPr>
        <w:t>WPC</w:t>
      </w:r>
      <w:r>
        <w:rPr>
          <w:rFonts w:eastAsiaTheme="majorEastAsia"/>
        </w:rPr>
        <w:t>);</w:t>
      </w:r>
    </w:p>
    <w:p w14:paraId="5390533D" w14:textId="517763E5" w:rsidR="00863F66" w:rsidRDefault="00863F66" w:rsidP="00863F66">
      <w:pPr>
        <w:pStyle w:val="afa"/>
        <w:numPr>
          <w:ilvl w:val="0"/>
          <w:numId w:val="41"/>
        </w:numPr>
        <w:rPr>
          <w:rFonts w:eastAsiaTheme="majorEastAsia"/>
        </w:rPr>
      </w:pPr>
      <w:r>
        <w:rPr>
          <w:rFonts w:eastAsiaTheme="majorEastAsia"/>
        </w:rPr>
        <w:t>Цена Полюса</w:t>
      </w:r>
    </w:p>
    <w:p w14:paraId="6C4031C3" w14:textId="5CA3125F" w:rsidR="00863F66" w:rsidRDefault="00863F66" w:rsidP="00863F66">
      <w:pPr>
        <w:pStyle w:val="afa"/>
        <w:ind w:left="720"/>
        <w:rPr>
          <w:rFonts w:eastAsiaTheme="majorEastAsia"/>
        </w:rPr>
      </w:pPr>
      <w:r>
        <w:rPr>
          <w:rFonts w:eastAsiaTheme="majorEastAsia"/>
        </w:rPr>
        <w:t xml:space="preserve">Цена закупки Полюса. Выводится </w:t>
      </w:r>
      <w:proofErr w:type="spellStart"/>
      <w:r>
        <w:rPr>
          <w:rFonts w:eastAsiaTheme="majorEastAsia"/>
        </w:rPr>
        <w:t>справочно</w:t>
      </w:r>
      <w:proofErr w:type="spellEnd"/>
      <w:r>
        <w:rPr>
          <w:rFonts w:eastAsiaTheme="majorEastAsia"/>
        </w:rPr>
        <w:t xml:space="preserve"> для анализа;</w:t>
      </w:r>
    </w:p>
    <w:p w14:paraId="7704B52E" w14:textId="1768A2D6" w:rsidR="00863F66" w:rsidRDefault="00863F66" w:rsidP="00863F66">
      <w:pPr>
        <w:pStyle w:val="afa"/>
        <w:numPr>
          <w:ilvl w:val="0"/>
          <w:numId w:val="41"/>
        </w:numPr>
        <w:rPr>
          <w:rFonts w:eastAsiaTheme="majorEastAsia"/>
        </w:rPr>
      </w:pPr>
      <w:r>
        <w:rPr>
          <w:rFonts w:eastAsiaTheme="majorEastAsia"/>
        </w:rPr>
        <w:t>Цена прайс-листа</w:t>
      </w:r>
    </w:p>
    <w:p w14:paraId="243B9927" w14:textId="6AEDA233" w:rsidR="00863F66" w:rsidRDefault="00863F66" w:rsidP="00863F66">
      <w:pPr>
        <w:pStyle w:val="afa"/>
        <w:ind w:left="720"/>
        <w:rPr>
          <w:rFonts w:eastAsiaTheme="majorEastAsia"/>
        </w:rPr>
      </w:pPr>
      <w:r>
        <w:rPr>
          <w:rFonts w:eastAsiaTheme="majorEastAsia"/>
        </w:rPr>
        <w:t>Оценка МТР подрядчика согласно прайс-листу к договору</w:t>
      </w:r>
    </w:p>
    <w:p w14:paraId="051B61D1" w14:textId="303C6F85" w:rsidR="00863F66" w:rsidRDefault="00863F66" w:rsidP="00863F66">
      <w:pPr>
        <w:pStyle w:val="afa"/>
        <w:numPr>
          <w:ilvl w:val="0"/>
          <w:numId w:val="41"/>
        </w:numPr>
        <w:rPr>
          <w:rFonts w:eastAsiaTheme="majorEastAsia"/>
        </w:rPr>
      </w:pPr>
      <w:r>
        <w:rPr>
          <w:rFonts w:eastAsiaTheme="majorEastAsia"/>
        </w:rPr>
        <w:t>Валюта прайс-листа</w:t>
      </w:r>
    </w:p>
    <w:p w14:paraId="068443C1" w14:textId="25E64001" w:rsidR="00863F66" w:rsidRDefault="00863F66" w:rsidP="00863F66">
      <w:pPr>
        <w:pStyle w:val="afa"/>
        <w:ind w:left="720"/>
        <w:rPr>
          <w:rFonts w:eastAsiaTheme="majorEastAsia"/>
        </w:rPr>
      </w:pPr>
      <w:r>
        <w:rPr>
          <w:rFonts w:eastAsiaTheme="majorEastAsia"/>
        </w:rPr>
        <w:t>Валюта МТР подрядчика согласно прайс-листу к договору</w:t>
      </w:r>
    </w:p>
    <w:p w14:paraId="0D323557" w14:textId="5B755899" w:rsidR="00863F66" w:rsidRDefault="004B6D4A" w:rsidP="00863F66">
      <w:pPr>
        <w:pStyle w:val="afa"/>
        <w:numPr>
          <w:ilvl w:val="0"/>
          <w:numId w:val="41"/>
        </w:numPr>
        <w:rPr>
          <w:rFonts w:eastAsiaTheme="majorEastAsia"/>
        </w:rPr>
      </w:pPr>
      <w:r>
        <w:rPr>
          <w:rFonts w:eastAsiaTheme="majorEastAsia"/>
        </w:rPr>
        <w:t>Индикатор и ситуация определения цены</w:t>
      </w:r>
    </w:p>
    <w:p w14:paraId="12D93A30" w14:textId="47D29982" w:rsidR="004B6D4A" w:rsidRDefault="004B6D4A" w:rsidP="004B6D4A">
      <w:pPr>
        <w:pStyle w:val="afa"/>
        <w:ind w:left="720"/>
        <w:rPr>
          <w:rFonts w:eastAsiaTheme="majorEastAsia"/>
        </w:rPr>
      </w:pPr>
      <w:r>
        <w:rPr>
          <w:rFonts w:eastAsiaTheme="majorEastAsia"/>
        </w:rPr>
        <w:t>Показывает ситуацию по определению цены из прайса:</w:t>
      </w:r>
    </w:p>
    <w:p w14:paraId="7557DC20" w14:textId="30A12C28" w:rsidR="004B6D4A" w:rsidRDefault="004B6D4A" w:rsidP="004B6D4A">
      <w:pPr>
        <w:pStyle w:val="afa"/>
        <w:ind w:left="720"/>
        <w:rPr>
          <w:rFonts w:eastAsiaTheme="majorEastAsia"/>
        </w:rPr>
      </w:pPr>
      <w:r>
        <w:rPr>
          <w:rFonts w:eastAsiaTheme="majorEastAsia"/>
          <w:noProof/>
          <w:lang w:eastAsia="ru-RU"/>
        </w:rPr>
        <w:drawing>
          <wp:inline distT="0" distB="0" distL="0" distR="0" wp14:anchorId="2DE46E12" wp14:editId="57DF67E2">
            <wp:extent cx="4206240" cy="1676400"/>
            <wp:effectExtent l="0" t="0" r="381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06240" cy="1676400"/>
                    </a:xfrm>
                    <a:prstGeom prst="rect">
                      <a:avLst/>
                    </a:prstGeom>
                    <a:noFill/>
                    <a:ln>
                      <a:noFill/>
                    </a:ln>
                  </pic:spPr>
                </pic:pic>
              </a:graphicData>
            </a:graphic>
          </wp:inline>
        </w:drawing>
      </w:r>
    </w:p>
    <w:p w14:paraId="1FD0667E" w14:textId="77777777" w:rsidR="00863F66" w:rsidRDefault="00863F66" w:rsidP="00863F66">
      <w:pPr>
        <w:rPr>
          <w:rFonts w:eastAsiaTheme="majorEastAsia"/>
        </w:rPr>
      </w:pPr>
    </w:p>
    <w:tbl>
      <w:tblPr>
        <w:tblW w:w="9639"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9072"/>
      </w:tblGrid>
      <w:tr w:rsidR="00D07BD3" w:rsidRPr="00087B32" w14:paraId="2C311E6F" w14:textId="77777777" w:rsidTr="00863F66">
        <w:trPr>
          <w:trHeight w:val="531"/>
          <w:tblHeader/>
        </w:trPr>
        <w:tc>
          <w:tcPr>
            <w:tcW w:w="567"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A3E967F" w14:textId="77777777" w:rsidR="00D07BD3" w:rsidRPr="00087B32" w:rsidRDefault="00D07BD3" w:rsidP="00E23C27">
            <w:pPr>
              <w:pStyle w:val="phintbox"/>
              <w:rPr>
                <w:rFonts w:ascii="Tahoma" w:hAnsi="Tahoma" w:cs="Tahoma"/>
              </w:rPr>
            </w:pPr>
            <w:r w:rsidRPr="00087B32">
              <w:rPr>
                <w:rFonts w:ascii="Tahoma" w:hAnsi="Tahoma" w:cs="Tahoma"/>
                <w:noProof/>
                <w:lang w:eastAsia="ru-RU"/>
              </w:rPr>
              <w:drawing>
                <wp:inline distT="0" distB="0" distL="0" distR="0" wp14:anchorId="7369411E" wp14:editId="27F40FF7">
                  <wp:extent cx="317500" cy="317500"/>
                  <wp:effectExtent l="0" t="0" r="6350" b="6350"/>
                  <wp:docPr id="29" name="Рисунок 29" descr="info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fo_wor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9072" w:type="dxa"/>
            <w:tcBorders>
              <w:top w:val="single" w:sz="8" w:space="0" w:color="auto"/>
              <w:left w:val="single" w:sz="8" w:space="0" w:color="auto"/>
              <w:bottom w:val="single" w:sz="8" w:space="0" w:color="auto"/>
              <w:right w:val="single" w:sz="8" w:space="0" w:color="auto"/>
            </w:tcBorders>
            <w:shd w:val="clear" w:color="auto" w:fill="FFC000"/>
            <w:tcMar>
              <w:top w:w="53" w:type="dxa"/>
              <w:left w:w="53" w:type="dxa"/>
              <w:bottom w:w="53" w:type="dxa"/>
              <w:right w:w="53" w:type="dxa"/>
            </w:tcMar>
            <w:vAlign w:val="center"/>
          </w:tcPr>
          <w:p w14:paraId="2E20678B" w14:textId="3FC3B7F8" w:rsidR="00D07BD3" w:rsidRPr="00751ED8" w:rsidRDefault="004B6D4A" w:rsidP="00E23C27">
            <w:pPr>
              <w:pStyle w:val="p"/>
              <w:rPr>
                <w:rFonts w:ascii="Times New Roman" w:eastAsiaTheme="majorEastAsia" w:hAnsi="Times New Roman" w:cs="Times New Roman"/>
                <w:sz w:val="24"/>
                <w:szCs w:val="28"/>
                <w:lang w:val="ru-RU"/>
              </w:rPr>
            </w:pPr>
            <w:r>
              <w:rPr>
                <w:rFonts w:ascii="Times New Roman" w:eastAsiaTheme="majorEastAsia" w:hAnsi="Times New Roman" w:cs="Times New Roman"/>
                <w:sz w:val="24"/>
                <w:szCs w:val="28"/>
                <w:lang w:val="ru-RU"/>
              </w:rPr>
              <w:t xml:space="preserve">Информация по данным прайс-листа к договору выводится при установке на селекционном экране признака </w:t>
            </w:r>
            <w:r>
              <w:object w:dxaOrig="3336" w:dyaOrig="312" w14:anchorId="4B84C6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05pt;height:16.15pt" o:ole="">
                  <v:imagedata r:id="rId59" o:title=""/>
                </v:shape>
                <o:OLEObject Type="Embed" ProgID="PBrush" ShapeID="_x0000_i1025" DrawAspect="Content" ObjectID="_1840962179" r:id="rId60"/>
              </w:object>
            </w:r>
            <w:r>
              <w:rPr>
                <w:rFonts w:ascii="Times New Roman" w:eastAsiaTheme="majorEastAsia" w:hAnsi="Times New Roman" w:cs="Times New Roman"/>
                <w:sz w:val="24"/>
                <w:szCs w:val="28"/>
                <w:lang w:val="ru-RU"/>
              </w:rPr>
              <w:t xml:space="preserve"> </w:t>
            </w:r>
          </w:p>
        </w:tc>
      </w:tr>
    </w:tbl>
    <w:p w14:paraId="193EBCC3" w14:textId="0405C331" w:rsidR="00D07BD3" w:rsidRPr="00D07BD3" w:rsidRDefault="00D07BD3" w:rsidP="00D07BD3">
      <w:pPr>
        <w:pStyle w:val="afa"/>
        <w:numPr>
          <w:ilvl w:val="0"/>
          <w:numId w:val="41"/>
        </w:numPr>
        <w:spacing w:before="240" w:after="200"/>
        <w:rPr>
          <w:rFonts w:eastAsiaTheme="majorEastAsia"/>
        </w:rPr>
      </w:pPr>
      <w:r>
        <w:rPr>
          <w:rFonts w:eastAsiaTheme="majorEastAsia"/>
        </w:rPr>
        <w:t>Информация по новому актуальному договору закупки МТР подрядчика:</w:t>
      </w:r>
    </w:p>
    <w:p w14:paraId="39EDDF9C" w14:textId="75349006" w:rsidR="002B0EAC" w:rsidRDefault="00D07BD3" w:rsidP="002B0EAC">
      <w:pPr>
        <w:spacing w:before="240" w:after="200"/>
        <w:rPr>
          <w:rFonts w:eastAsiaTheme="majorEastAsia"/>
        </w:rPr>
      </w:pPr>
      <w:r>
        <w:rPr>
          <w:rFonts w:eastAsiaTheme="majorEastAsia"/>
          <w:noProof/>
          <w:lang w:eastAsia="ru-RU"/>
        </w:rPr>
        <w:lastRenderedPageBreak/>
        <w:drawing>
          <wp:inline distT="0" distB="0" distL="0" distR="0" wp14:anchorId="48B76EBA" wp14:editId="484FBB33">
            <wp:extent cx="6477000" cy="1996440"/>
            <wp:effectExtent l="0" t="0" r="0" b="381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477000" cy="1996440"/>
                    </a:xfrm>
                    <a:prstGeom prst="rect">
                      <a:avLst/>
                    </a:prstGeom>
                    <a:noFill/>
                    <a:ln>
                      <a:noFill/>
                    </a:ln>
                  </pic:spPr>
                </pic:pic>
              </a:graphicData>
            </a:graphic>
          </wp:inline>
        </w:drawing>
      </w:r>
    </w:p>
    <w:p w14:paraId="50C02D8C" w14:textId="2FB7178A" w:rsidR="004B6D4A" w:rsidRDefault="004B6D4A" w:rsidP="004B6D4A">
      <w:pPr>
        <w:pStyle w:val="afa"/>
        <w:numPr>
          <w:ilvl w:val="0"/>
          <w:numId w:val="41"/>
        </w:numPr>
        <w:rPr>
          <w:rFonts w:eastAsiaTheme="majorEastAsia"/>
        </w:rPr>
      </w:pPr>
      <w:r>
        <w:rPr>
          <w:rFonts w:eastAsiaTheme="majorEastAsia"/>
        </w:rPr>
        <w:t>Новый договор</w:t>
      </w:r>
    </w:p>
    <w:p w14:paraId="77A02D19" w14:textId="580E85B9" w:rsidR="004B6D4A" w:rsidRDefault="004B6D4A" w:rsidP="004B6D4A">
      <w:pPr>
        <w:pStyle w:val="afa"/>
        <w:ind w:left="720"/>
        <w:rPr>
          <w:rFonts w:eastAsiaTheme="majorEastAsia"/>
        </w:rPr>
      </w:pPr>
      <w:r>
        <w:rPr>
          <w:rFonts w:eastAsiaTheme="majorEastAsia"/>
        </w:rPr>
        <w:t>Определенный новый актуальный договор закупки МТР подрядчика для ИРМ с вкладки МТР подрядчика;</w:t>
      </w:r>
    </w:p>
    <w:p w14:paraId="044640E1" w14:textId="05834824" w:rsidR="004B6D4A" w:rsidRDefault="004B6D4A" w:rsidP="004B6D4A">
      <w:pPr>
        <w:pStyle w:val="afa"/>
        <w:numPr>
          <w:ilvl w:val="0"/>
          <w:numId w:val="41"/>
        </w:numPr>
        <w:rPr>
          <w:rFonts w:eastAsiaTheme="majorEastAsia"/>
        </w:rPr>
      </w:pPr>
      <w:r>
        <w:rPr>
          <w:rFonts w:eastAsiaTheme="majorEastAsia"/>
        </w:rPr>
        <w:t>Цена прайс-листа для нового договора</w:t>
      </w:r>
    </w:p>
    <w:p w14:paraId="16339C3B" w14:textId="55728B43" w:rsidR="004B6D4A" w:rsidRDefault="004B6D4A" w:rsidP="004B6D4A">
      <w:pPr>
        <w:pStyle w:val="afa"/>
        <w:ind w:left="720"/>
        <w:rPr>
          <w:rFonts w:eastAsiaTheme="majorEastAsia"/>
        </w:rPr>
      </w:pPr>
      <w:r>
        <w:rPr>
          <w:rFonts w:eastAsiaTheme="majorEastAsia"/>
        </w:rPr>
        <w:t>Оценка МТР подрядчика согласно прайс-листу к новому договору</w:t>
      </w:r>
    </w:p>
    <w:p w14:paraId="54FD4884" w14:textId="56546BCD" w:rsidR="004B6D4A" w:rsidRDefault="004B6D4A" w:rsidP="004B6D4A">
      <w:pPr>
        <w:pStyle w:val="afa"/>
        <w:numPr>
          <w:ilvl w:val="0"/>
          <w:numId w:val="41"/>
        </w:numPr>
        <w:rPr>
          <w:rFonts w:eastAsiaTheme="majorEastAsia"/>
        </w:rPr>
      </w:pPr>
      <w:r>
        <w:rPr>
          <w:rFonts w:eastAsiaTheme="majorEastAsia"/>
        </w:rPr>
        <w:t>Валюта прайс-листа</w:t>
      </w:r>
      <w:r w:rsidR="00625005">
        <w:rPr>
          <w:rFonts w:eastAsiaTheme="majorEastAsia"/>
        </w:rPr>
        <w:t xml:space="preserve"> для нового договора</w:t>
      </w:r>
    </w:p>
    <w:p w14:paraId="13D3DBEE" w14:textId="687ED28D" w:rsidR="004B6D4A" w:rsidRDefault="004B6D4A" w:rsidP="004B6D4A">
      <w:pPr>
        <w:pStyle w:val="afa"/>
        <w:ind w:left="720"/>
        <w:rPr>
          <w:rFonts w:eastAsiaTheme="majorEastAsia"/>
        </w:rPr>
      </w:pPr>
      <w:r>
        <w:rPr>
          <w:rFonts w:eastAsiaTheme="majorEastAsia"/>
        </w:rPr>
        <w:t xml:space="preserve">Валюта МТР подрядчика согласно прайс-листу к </w:t>
      </w:r>
      <w:r w:rsidR="00625005">
        <w:rPr>
          <w:rFonts w:eastAsiaTheme="majorEastAsia"/>
        </w:rPr>
        <w:t xml:space="preserve">новому </w:t>
      </w:r>
      <w:r>
        <w:rPr>
          <w:rFonts w:eastAsiaTheme="majorEastAsia"/>
        </w:rPr>
        <w:t>договору</w:t>
      </w:r>
    </w:p>
    <w:p w14:paraId="41A8E31F" w14:textId="63369C93" w:rsidR="004B6D4A" w:rsidRDefault="004B6D4A" w:rsidP="004B6D4A">
      <w:pPr>
        <w:pStyle w:val="afa"/>
        <w:numPr>
          <w:ilvl w:val="0"/>
          <w:numId w:val="41"/>
        </w:numPr>
        <w:rPr>
          <w:rFonts w:eastAsiaTheme="majorEastAsia"/>
        </w:rPr>
      </w:pPr>
      <w:r>
        <w:rPr>
          <w:rFonts w:eastAsiaTheme="majorEastAsia"/>
        </w:rPr>
        <w:t>Индикатор и ситуация определения цены</w:t>
      </w:r>
      <w:r w:rsidR="00625005">
        <w:rPr>
          <w:rFonts w:eastAsiaTheme="majorEastAsia"/>
        </w:rPr>
        <w:t xml:space="preserve"> для нового договора</w:t>
      </w:r>
    </w:p>
    <w:p w14:paraId="071DF5CE" w14:textId="0C29A92F" w:rsidR="004B6D4A" w:rsidRDefault="004B6D4A" w:rsidP="004B6D4A">
      <w:pPr>
        <w:pStyle w:val="afa"/>
        <w:ind w:left="720"/>
        <w:rPr>
          <w:rFonts w:eastAsiaTheme="majorEastAsia"/>
        </w:rPr>
      </w:pPr>
      <w:r>
        <w:rPr>
          <w:rFonts w:eastAsiaTheme="majorEastAsia"/>
        </w:rPr>
        <w:t>Показывает ситуац</w:t>
      </w:r>
      <w:r w:rsidR="00625005">
        <w:rPr>
          <w:rFonts w:eastAsiaTheme="majorEastAsia"/>
        </w:rPr>
        <w:t>ию по определению цены из прайс-листа для нового договора.</w:t>
      </w:r>
    </w:p>
    <w:tbl>
      <w:tblPr>
        <w:tblW w:w="9639"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9072"/>
      </w:tblGrid>
      <w:tr w:rsidR="00625005" w:rsidRPr="00087B32" w14:paraId="709893C1" w14:textId="77777777" w:rsidTr="00E23C27">
        <w:trPr>
          <w:trHeight w:val="531"/>
          <w:tblHeader/>
        </w:trPr>
        <w:tc>
          <w:tcPr>
            <w:tcW w:w="567"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3568FBB" w14:textId="77777777" w:rsidR="00625005" w:rsidRPr="00087B32" w:rsidRDefault="00625005" w:rsidP="00E23C27">
            <w:pPr>
              <w:pStyle w:val="phintbox"/>
              <w:rPr>
                <w:rFonts w:ascii="Tahoma" w:hAnsi="Tahoma" w:cs="Tahoma"/>
              </w:rPr>
            </w:pPr>
            <w:r w:rsidRPr="00087B32">
              <w:rPr>
                <w:rFonts w:ascii="Tahoma" w:hAnsi="Tahoma" w:cs="Tahoma"/>
                <w:noProof/>
                <w:lang w:eastAsia="ru-RU"/>
              </w:rPr>
              <w:drawing>
                <wp:inline distT="0" distB="0" distL="0" distR="0" wp14:anchorId="2869569D" wp14:editId="6C2C967B">
                  <wp:extent cx="317500" cy="317500"/>
                  <wp:effectExtent l="0" t="0" r="6350" b="6350"/>
                  <wp:docPr id="31" name="Рисунок 31" descr="info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fo_wor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9072" w:type="dxa"/>
            <w:tcBorders>
              <w:top w:val="single" w:sz="8" w:space="0" w:color="auto"/>
              <w:left w:val="single" w:sz="8" w:space="0" w:color="auto"/>
              <w:bottom w:val="single" w:sz="8" w:space="0" w:color="auto"/>
              <w:right w:val="single" w:sz="8" w:space="0" w:color="auto"/>
            </w:tcBorders>
            <w:shd w:val="clear" w:color="auto" w:fill="FFC000"/>
            <w:tcMar>
              <w:top w:w="53" w:type="dxa"/>
              <w:left w:w="53" w:type="dxa"/>
              <w:bottom w:w="53" w:type="dxa"/>
              <w:right w:w="53" w:type="dxa"/>
            </w:tcMar>
            <w:vAlign w:val="center"/>
          </w:tcPr>
          <w:p w14:paraId="1AD4CBBB" w14:textId="375710C4" w:rsidR="00625005" w:rsidRPr="00751ED8" w:rsidRDefault="00625005" w:rsidP="00E23C27">
            <w:pPr>
              <w:pStyle w:val="p"/>
              <w:rPr>
                <w:rFonts w:ascii="Times New Roman" w:eastAsiaTheme="majorEastAsia" w:hAnsi="Times New Roman" w:cs="Times New Roman"/>
                <w:sz w:val="24"/>
                <w:szCs w:val="28"/>
                <w:lang w:val="ru-RU"/>
              </w:rPr>
            </w:pPr>
            <w:r>
              <w:rPr>
                <w:rFonts w:ascii="Times New Roman" w:eastAsiaTheme="majorEastAsia" w:hAnsi="Times New Roman" w:cs="Times New Roman"/>
                <w:sz w:val="24"/>
                <w:szCs w:val="28"/>
                <w:lang w:val="ru-RU"/>
              </w:rPr>
              <w:t xml:space="preserve">Информация по данным прайс-листа к новому договору выводится при установке на селекционном экране признака </w:t>
            </w:r>
            <w:r>
              <w:object w:dxaOrig="3336" w:dyaOrig="312" w14:anchorId="396A0535">
                <v:shape id="_x0000_i1026" type="#_x0000_t75" style="width:167.05pt;height:16.15pt" o:ole="">
                  <v:imagedata r:id="rId59" o:title=""/>
                </v:shape>
                <o:OLEObject Type="Embed" ProgID="PBrush" ShapeID="_x0000_i1026" DrawAspect="Content" ObjectID="_1840962180" r:id="rId62"/>
              </w:object>
            </w:r>
            <w:r>
              <w:rPr>
                <w:rFonts w:ascii="Times New Roman" w:eastAsiaTheme="majorEastAsia" w:hAnsi="Times New Roman" w:cs="Times New Roman"/>
                <w:sz w:val="24"/>
                <w:szCs w:val="28"/>
                <w:lang w:val="ru-RU"/>
              </w:rPr>
              <w:t xml:space="preserve"> </w:t>
            </w:r>
          </w:p>
        </w:tc>
      </w:tr>
    </w:tbl>
    <w:p w14:paraId="149A3CAC" w14:textId="7D792453" w:rsidR="00D07BD3" w:rsidRPr="00D07BD3" w:rsidRDefault="00D07BD3" w:rsidP="00D07BD3">
      <w:pPr>
        <w:pStyle w:val="afa"/>
        <w:numPr>
          <w:ilvl w:val="0"/>
          <w:numId w:val="41"/>
        </w:numPr>
        <w:spacing w:before="240" w:after="200"/>
        <w:rPr>
          <w:rFonts w:eastAsiaTheme="majorEastAsia"/>
        </w:rPr>
      </w:pPr>
      <w:r>
        <w:rPr>
          <w:rFonts w:eastAsiaTheme="majorEastAsia"/>
        </w:rPr>
        <w:t>Информация по отклонению стоимости МТР подрядчика от стоимости услуги по закупке:</w:t>
      </w:r>
    </w:p>
    <w:p w14:paraId="2BE7861A" w14:textId="4F8A03CA" w:rsidR="00D07BD3" w:rsidRDefault="00D07BD3" w:rsidP="002B0EAC">
      <w:pPr>
        <w:spacing w:before="240" w:after="200"/>
        <w:rPr>
          <w:rFonts w:eastAsiaTheme="majorEastAsia"/>
        </w:rPr>
      </w:pPr>
      <w:r>
        <w:rPr>
          <w:rFonts w:eastAsiaTheme="majorEastAsia"/>
          <w:noProof/>
          <w:lang w:eastAsia="ru-RU"/>
        </w:rPr>
        <w:drawing>
          <wp:inline distT="0" distB="0" distL="0" distR="0" wp14:anchorId="07C4CF2B" wp14:editId="19122C7F">
            <wp:extent cx="4541520" cy="1786737"/>
            <wp:effectExtent l="0" t="0" r="0" b="444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58611" cy="1793461"/>
                    </a:xfrm>
                    <a:prstGeom prst="rect">
                      <a:avLst/>
                    </a:prstGeom>
                    <a:noFill/>
                    <a:ln>
                      <a:noFill/>
                    </a:ln>
                  </pic:spPr>
                </pic:pic>
              </a:graphicData>
            </a:graphic>
          </wp:inline>
        </w:drawing>
      </w:r>
    </w:p>
    <w:p w14:paraId="0217ADC0" w14:textId="40A2F1B5" w:rsidR="00625005" w:rsidRDefault="00936940" w:rsidP="00625005">
      <w:pPr>
        <w:pStyle w:val="afa"/>
        <w:numPr>
          <w:ilvl w:val="0"/>
          <w:numId w:val="41"/>
        </w:numPr>
        <w:rPr>
          <w:rFonts w:eastAsiaTheme="majorEastAsia"/>
        </w:rPr>
      </w:pPr>
      <w:r>
        <w:rPr>
          <w:rFonts w:eastAsiaTheme="majorEastAsia"/>
        </w:rPr>
        <w:t xml:space="preserve">Есть разница </w:t>
      </w:r>
      <w:proofErr w:type="spellStart"/>
      <w:r>
        <w:rPr>
          <w:rFonts w:eastAsiaTheme="majorEastAsia"/>
        </w:rPr>
        <w:t>МТРп</w:t>
      </w:r>
      <w:proofErr w:type="spellEnd"/>
      <w:r>
        <w:rPr>
          <w:rFonts w:eastAsiaTheme="majorEastAsia"/>
        </w:rPr>
        <w:t xml:space="preserve"> План</w:t>
      </w:r>
    </w:p>
    <w:p w14:paraId="61715E70" w14:textId="45FF16AD" w:rsidR="00625005" w:rsidRDefault="00936940" w:rsidP="00625005">
      <w:pPr>
        <w:pStyle w:val="afa"/>
        <w:ind w:left="720"/>
        <w:rPr>
          <w:rFonts w:eastAsiaTheme="majorEastAsia"/>
        </w:rPr>
      </w:pPr>
      <w:r>
        <w:rPr>
          <w:rFonts w:eastAsiaTheme="majorEastAsia"/>
        </w:rPr>
        <w:t xml:space="preserve">Индикатор, который показывает, что в заказе ТОРО есть отклонение по плановой </w:t>
      </w:r>
      <w:r w:rsidR="006667B9">
        <w:rPr>
          <w:rFonts w:eastAsiaTheme="majorEastAsia"/>
        </w:rPr>
        <w:t>сумме</w:t>
      </w:r>
      <w:r>
        <w:rPr>
          <w:rFonts w:eastAsiaTheme="majorEastAsia"/>
        </w:rPr>
        <w:t xml:space="preserve"> МТР подрядчика и плановой стоимости услуги по закупке МТР подрядчика</w:t>
      </w:r>
      <w:r w:rsidR="00625005">
        <w:rPr>
          <w:rFonts w:eastAsiaTheme="majorEastAsia"/>
        </w:rPr>
        <w:t>;</w:t>
      </w:r>
    </w:p>
    <w:p w14:paraId="0379D12A" w14:textId="3D599515" w:rsidR="00936940" w:rsidRDefault="00936940" w:rsidP="00936940">
      <w:pPr>
        <w:pStyle w:val="afa"/>
        <w:numPr>
          <w:ilvl w:val="0"/>
          <w:numId w:val="41"/>
        </w:numPr>
        <w:rPr>
          <w:rFonts w:eastAsiaTheme="majorEastAsia"/>
        </w:rPr>
      </w:pPr>
      <w:r>
        <w:rPr>
          <w:rFonts w:eastAsiaTheme="majorEastAsia"/>
        </w:rPr>
        <w:t xml:space="preserve">Есть разница </w:t>
      </w:r>
      <w:proofErr w:type="spellStart"/>
      <w:r>
        <w:rPr>
          <w:rFonts w:eastAsiaTheme="majorEastAsia"/>
        </w:rPr>
        <w:t>МТРп</w:t>
      </w:r>
      <w:proofErr w:type="spellEnd"/>
      <w:r>
        <w:rPr>
          <w:rFonts w:eastAsiaTheme="majorEastAsia"/>
        </w:rPr>
        <w:t xml:space="preserve"> Факт</w:t>
      </w:r>
    </w:p>
    <w:p w14:paraId="5A7328B4" w14:textId="55F35D90" w:rsidR="005F3EA5" w:rsidRDefault="00936940" w:rsidP="005F3EA5">
      <w:pPr>
        <w:pStyle w:val="afa"/>
        <w:ind w:left="720"/>
        <w:rPr>
          <w:rFonts w:eastAsiaTheme="majorEastAsia"/>
        </w:rPr>
      </w:pPr>
      <w:r>
        <w:rPr>
          <w:rFonts w:eastAsiaTheme="majorEastAsia"/>
        </w:rPr>
        <w:t>Индикатор, который показывает, что в заказе ТОРО есть отклонение по фактической с</w:t>
      </w:r>
      <w:r w:rsidR="006667B9">
        <w:rPr>
          <w:rFonts w:eastAsiaTheme="majorEastAsia"/>
        </w:rPr>
        <w:t>умме</w:t>
      </w:r>
      <w:r>
        <w:rPr>
          <w:rFonts w:eastAsiaTheme="majorEastAsia"/>
        </w:rPr>
        <w:t xml:space="preserve"> МТР подрядчика и фактической стоимости услуги по закупке МТР подрядчика;</w:t>
      </w:r>
    </w:p>
    <w:p w14:paraId="5AAF7177" w14:textId="0A18B675" w:rsidR="005F3EA5" w:rsidRPr="005F3EA5" w:rsidRDefault="005F3EA5" w:rsidP="005F3EA5">
      <w:pPr>
        <w:pStyle w:val="afa"/>
        <w:numPr>
          <w:ilvl w:val="0"/>
          <w:numId w:val="41"/>
        </w:numPr>
        <w:rPr>
          <w:rFonts w:eastAsiaTheme="majorEastAsia"/>
          <w:highlight w:val="yellow"/>
        </w:rPr>
      </w:pPr>
      <w:r w:rsidRPr="005F3EA5">
        <w:rPr>
          <w:rFonts w:eastAsiaTheme="majorEastAsia"/>
          <w:highlight w:val="yellow"/>
        </w:rPr>
        <w:t>Номер операции.</w:t>
      </w:r>
    </w:p>
    <w:p w14:paraId="17A0B9E6" w14:textId="5524DC24" w:rsidR="005F3EA5" w:rsidRDefault="005F3EA5" w:rsidP="005F3EA5">
      <w:pPr>
        <w:pStyle w:val="afa"/>
        <w:ind w:left="720"/>
        <w:rPr>
          <w:rFonts w:eastAsiaTheme="majorEastAsia"/>
        </w:rPr>
      </w:pPr>
      <w:r w:rsidRPr="005F3EA5">
        <w:rPr>
          <w:rFonts w:eastAsiaTheme="majorEastAsia"/>
          <w:highlight w:val="yellow"/>
        </w:rPr>
        <w:t>«Старое» поле, которое теперь заполняется и для позиций МТР подрядчика.</w:t>
      </w:r>
    </w:p>
    <w:p w14:paraId="74593520" w14:textId="77777777" w:rsidR="005F3EA5" w:rsidRPr="005F3EA5" w:rsidRDefault="005F3EA5" w:rsidP="005F3EA5">
      <w:pPr>
        <w:rPr>
          <w:rFonts w:eastAsiaTheme="majorEastAsia"/>
        </w:rPr>
      </w:pPr>
    </w:p>
    <w:p w14:paraId="223EFE40" w14:textId="77777777" w:rsidR="005F3EA5" w:rsidRPr="005F3EA5" w:rsidRDefault="005F3EA5" w:rsidP="005F3EA5">
      <w:pPr>
        <w:pStyle w:val="afa"/>
        <w:ind w:left="720"/>
        <w:rPr>
          <w:rFonts w:eastAsiaTheme="majorEastAsia"/>
        </w:rPr>
      </w:pPr>
    </w:p>
    <w:p w14:paraId="0178C4E6" w14:textId="77777777" w:rsidR="00211380" w:rsidRDefault="00211380" w:rsidP="00C74500">
      <w:pPr>
        <w:pStyle w:val="32"/>
        <w:numPr>
          <w:ilvl w:val="1"/>
          <w:numId w:val="40"/>
        </w:numPr>
      </w:pPr>
      <w:bookmarkStart w:id="23" w:name="_Ref216343580"/>
      <w:bookmarkStart w:id="24" w:name="_Ref216343585"/>
      <w:bookmarkStart w:id="25" w:name="_Toc230349423"/>
      <w:r>
        <w:lastRenderedPageBreak/>
        <w:t>Функция «</w:t>
      </w:r>
      <w:r w:rsidRPr="0032078F">
        <w:t>Перенос собственных МТР в МТР подрядчика</w:t>
      </w:r>
      <w:r>
        <w:t>»</w:t>
      </w:r>
      <w:bookmarkEnd w:id="23"/>
      <w:bookmarkEnd w:id="24"/>
      <w:bookmarkEnd w:id="25"/>
    </w:p>
    <w:p w14:paraId="03C876A8" w14:textId="46081254" w:rsidR="004C3CC8" w:rsidRDefault="004C3CC8" w:rsidP="004C3CC8">
      <w:pPr>
        <w:spacing w:before="240" w:after="200"/>
        <w:ind w:firstLine="709"/>
      </w:pPr>
      <w:r>
        <w:t>При необходимости переноса собственных МТР на вкладку МТР подрядчика, то воспользуйтесь функцией «</w:t>
      </w:r>
      <w:r w:rsidRPr="0032078F">
        <w:t>Перенос собственных МТР в МТР подрядчика</w:t>
      </w:r>
      <w:r>
        <w:t>».</w:t>
      </w:r>
    </w:p>
    <w:p w14:paraId="318A5E3B" w14:textId="49060DE9" w:rsidR="00211380" w:rsidRDefault="001A29DC" w:rsidP="001A29DC">
      <w:pPr>
        <w:spacing w:before="240" w:after="200"/>
        <w:ind w:firstLine="709"/>
        <w:rPr>
          <w:rFonts w:eastAsiaTheme="majorEastAsia"/>
        </w:rPr>
      </w:pPr>
      <w:r w:rsidRPr="001A29DC">
        <w:rPr>
          <w:rFonts w:eastAsiaTheme="majorEastAsia"/>
        </w:rPr>
        <w:t>Выделите</w:t>
      </w:r>
      <w:r>
        <w:rPr>
          <w:rFonts w:eastAsiaTheme="majorEastAsia"/>
        </w:rPr>
        <w:t xml:space="preserve"> позиции собственных МТР, которые переносятся на вкладку МТР подрядчика</w:t>
      </w:r>
      <w:r w:rsidR="006667B9">
        <w:rPr>
          <w:rFonts w:eastAsiaTheme="majorEastAsia"/>
        </w:rPr>
        <w:t xml:space="preserve"> выберите функцию «Отчеты и функции -</w:t>
      </w:r>
      <w:r w:rsidR="006667B9">
        <w:rPr>
          <w:rFonts w:eastAsiaTheme="majorEastAsia"/>
          <w:lang w:val="en-US"/>
        </w:rPr>
        <w:t xml:space="preserve">&gt; </w:t>
      </w:r>
      <w:r w:rsidR="006667B9">
        <w:rPr>
          <w:rFonts w:eastAsiaTheme="majorEastAsia"/>
        </w:rPr>
        <w:t>Перенос собственных МТР в МТР подрядчика»:</w:t>
      </w:r>
    </w:p>
    <w:p w14:paraId="7D227F9E" w14:textId="5A15BABA" w:rsidR="001A29DC" w:rsidRPr="001A29DC" w:rsidRDefault="00044730" w:rsidP="00044730">
      <w:pPr>
        <w:spacing w:before="240" w:after="200"/>
        <w:rPr>
          <w:rFonts w:eastAsiaTheme="majorEastAsia"/>
        </w:rPr>
      </w:pPr>
      <w:r>
        <w:rPr>
          <w:rFonts w:eastAsiaTheme="majorEastAsia"/>
          <w:noProof/>
          <w:lang w:eastAsia="ru-RU"/>
        </w:rPr>
        <w:drawing>
          <wp:inline distT="0" distB="0" distL="0" distR="0" wp14:anchorId="13E70301" wp14:editId="0E3D2088">
            <wp:extent cx="6477000" cy="194310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477000" cy="1943100"/>
                    </a:xfrm>
                    <a:prstGeom prst="rect">
                      <a:avLst/>
                    </a:prstGeom>
                    <a:noFill/>
                    <a:ln>
                      <a:noFill/>
                    </a:ln>
                  </pic:spPr>
                </pic:pic>
              </a:graphicData>
            </a:graphic>
          </wp:inline>
        </w:drawing>
      </w:r>
    </w:p>
    <w:p w14:paraId="31331095" w14:textId="77777777" w:rsidR="009B3E22" w:rsidRDefault="00D937CE" w:rsidP="00D937CE">
      <w:pPr>
        <w:spacing w:before="240" w:after="200"/>
        <w:ind w:firstLine="709"/>
      </w:pPr>
      <w:r>
        <w:t>На дополнительном экране система предложит выбрать ИРМ закупки МТР подрядчика. Поле договор определяется автоматически</w:t>
      </w:r>
      <w:r w:rsidR="009B3E22">
        <w:t xml:space="preserve"> и закрыто от изменений</w:t>
      </w:r>
      <w:r>
        <w:t xml:space="preserve">. </w:t>
      </w:r>
    </w:p>
    <w:p w14:paraId="32C89C12" w14:textId="61666B66" w:rsidR="007A4C40" w:rsidRDefault="00D937CE" w:rsidP="00D937CE">
      <w:pPr>
        <w:spacing w:before="240" w:after="200"/>
        <w:ind w:firstLine="709"/>
      </w:pPr>
      <w:r>
        <w:t>Подбор ИРМ закупки МТР подрядчика может быть выполнен автоматически на основе Рабочего места операций для выделенных к переносу компонентов, если оно общее</w:t>
      </w:r>
      <w:r w:rsidR="009B3E22">
        <w:t>. Информация по ИРМ и договору определяется на основе данных транзакции «</w:t>
      </w:r>
      <w:r w:rsidR="009B3E22" w:rsidRPr="009B3E22">
        <w:t>ZMM_WPC - Связ</w:t>
      </w:r>
      <w:r w:rsidR="009B3E22">
        <w:t>ь карточки договора и раб места»</w:t>
      </w:r>
      <w:r>
        <w:t>:</w:t>
      </w:r>
    </w:p>
    <w:p w14:paraId="724C3DFC" w14:textId="06D8E8CA" w:rsidR="001A29DC" w:rsidRDefault="00D937CE" w:rsidP="00C74500">
      <w:r>
        <w:rPr>
          <w:noProof/>
          <w:lang w:eastAsia="ru-RU"/>
        </w:rPr>
        <w:drawing>
          <wp:inline distT="0" distB="0" distL="0" distR="0" wp14:anchorId="2380139A" wp14:editId="3D0D20C2">
            <wp:extent cx="6477000" cy="3152775"/>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477000" cy="3152775"/>
                    </a:xfrm>
                    <a:prstGeom prst="rect">
                      <a:avLst/>
                    </a:prstGeom>
                    <a:noFill/>
                    <a:ln>
                      <a:noFill/>
                    </a:ln>
                  </pic:spPr>
                </pic:pic>
              </a:graphicData>
            </a:graphic>
          </wp:inline>
        </w:drawing>
      </w:r>
    </w:p>
    <w:p w14:paraId="4A67328C" w14:textId="6276D667" w:rsidR="00D937CE" w:rsidRDefault="00D937CE" w:rsidP="00D937CE">
      <w:pPr>
        <w:spacing w:before="240" w:after="200"/>
        <w:ind w:firstLine="709"/>
      </w:pPr>
      <w:r>
        <w:t>Если рабочие места в операциях выделенных заказов различны, то выйдет окно для выбора одного ИРМ исполнителя работ</w:t>
      </w:r>
      <w:r w:rsidR="00BE3CAB">
        <w:t xml:space="preserve"> для операций заказов ТОРО</w:t>
      </w:r>
      <w:r w:rsidR="009C0527">
        <w:t xml:space="preserve">. Выберите </w:t>
      </w:r>
      <w:r w:rsidR="00BE3CAB">
        <w:t xml:space="preserve">ИРМ </w:t>
      </w:r>
      <w:r w:rsidR="009C0527">
        <w:t>исполнителя и подтвердите выбор</w:t>
      </w:r>
      <w:r>
        <w:t>:</w:t>
      </w:r>
    </w:p>
    <w:p w14:paraId="39D5B8E5" w14:textId="44E40A5D" w:rsidR="00822FEA" w:rsidRDefault="009C0527" w:rsidP="009C0527">
      <w:pPr>
        <w:spacing w:before="240" w:after="200"/>
      </w:pPr>
      <w:r>
        <w:rPr>
          <w:noProof/>
          <w:lang w:eastAsia="ru-RU"/>
        </w:rPr>
        <w:lastRenderedPageBreak/>
        <w:drawing>
          <wp:inline distT="0" distB="0" distL="0" distR="0" wp14:anchorId="0019CEDC" wp14:editId="43E82A3A">
            <wp:extent cx="4983480" cy="1356360"/>
            <wp:effectExtent l="0" t="0" r="762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983480" cy="1356360"/>
                    </a:xfrm>
                    <a:prstGeom prst="rect">
                      <a:avLst/>
                    </a:prstGeom>
                    <a:noFill/>
                    <a:ln>
                      <a:noFill/>
                    </a:ln>
                  </pic:spPr>
                </pic:pic>
              </a:graphicData>
            </a:graphic>
          </wp:inline>
        </w:drawing>
      </w:r>
    </w:p>
    <w:p w14:paraId="7B6E5FC8" w14:textId="650E81AB" w:rsidR="009C0527" w:rsidRDefault="009C0527" w:rsidP="009C0527">
      <w:pPr>
        <w:spacing w:before="240" w:after="200"/>
      </w:pPr>
      <w:r>
        <w:t>После выбора исполнителя работ, система автоматически подберет ИРМ закупки МТР подрядчика и договор к нему:</w:t>
      </w:r>
    </w:p>
    <w:p w14:paraId="0BBE2208" w14:textId="13FD479F" w:rsidR="009C0527" w:rsidRDefault="009C0527" w:rsidP="009C0527">
      <w:pPr>
        <w:spacing w:before="240" w:after="200"/>
      </w:pPr>
      <w:r>
        <w:rPr>
          <w:noProof/>
          <w:lang w:eastAsia="ru-RU"/>
        </w:rPr>
        <w:drawing>
          <wp:inline distT="0" distB="0" distL="0" distR="0" wp14:anchorId="67E17716" wp14:editId="60919C4C">
            <wp:extent cx="6477000" cy="125730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477000" cy="1257300"/>
                    </a:xfrm>
                    <a:prstGeom prst="rect">
                      <a:avLst/>
                    </a:prstGeom>
                    <a:noFill/>
                    <a:ln>
                      <a:noFill/>
                    </a:ln>
                  </pic:spPr>
                </pic:pic>
              </a:graphicData>
            </a:graphic>
          </wp:inline>
        </w:drawing>
      </w:r>
    </w:p>
    <w:p w14:paraId="76B15202" w14:textId="0545643F" w:rsidR="00E23C27" w:rsidRDefault="00E23C27" w:rsidP="009C0527">
      <w:pPr>
        <w:spacing w:before="240" w:after="200"/>
      </w:pPr>
      <w:r>
        <w:t xml:space="preserve">Если среди выбранных есть заказы, где в операциях для переносимых компонентов отсутствует определенный на дополнительном экране Подрядчик/Договор, то </w:t>
      </w:r>
      <w:r w:rsidR="00BE3CAB">
        <w:t xml:space="preserve">после подтверждения ввода </w:t>
      </w:r>
      <w:r>
        <w:t>система выдаст ошибку:</w:t>
      </w:r>
    </w:p>
    <w:p w14:paraId="7364592F" w14:textId="103D6A5A" w:rsidR="00E23C27" w:rsidRDefault="00E23C27" w:rsidP="009C0527">
      <w:pPr>
        <w:spacing w:before="240" w:after="200"/>
      </w:pPr>
      <w:r>
        <w:rPr>
          <w:noProof/>
          <w:lang w:eastAsia="ru-RU"/>
        </w:rPr>
        <w:drawing>
          <wp:inline distT="0" distB="0" distL="0" distR="0" wp14:anchorId="105248B6" wp14:editId="086B1CD2">
            <wp:extent cx="6477000" cy="1371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477000" cy="1371600"/>
                    </a:xfrm>
                    <a:prstGeom prst="rect">
                      <a:avLst/>
                    </a:prstGeom>
                    <a:noFill/>
                    <a:ln>
                      <a:noFill/>
                    </a:ln>
                  </pic:spPr>
                </pic:pic>
              </a:graphicData>
            </a:graphic>
          </wp:inline>
        </w:drawing>
      </w:r>
    </w:p>
    <w:p w14:paraId="76F957B4" w14:textId="5C0E5B96" w:rsidR="009C0527" w:rsidRDefault="00E47EAC" w:rsidP="009C0527">
      <w:pPr>
        <w:spacing w:before="240" w:after="200"/>
      </w:pPr>
      <w:r>
        <w:t xml:space="preserve">Если для выделенных позиций </w:t>
      </w:r>
      <w:r w:rsidR="009B3E22">
        <w:t>по данным транзакции «</w:t>
      </w:r>
      <w:r w:rsidR="009B3E22" w:rsidRPr="009B3E22">
        <w:t>ZMM_WPC - Связь карточки договора и раб места</w:t>
      </w:r>
      <w:r w:rsidR="009B3E22">
        <w:t>» не удалось определить ИРМ и договор, то необходимо указать ИРМ закупки МТР подрядчика вручную:</w:t>
      </w:r>
    </w:p>
    <w:p w14:paraId="2DDC7265" w14:textId="4FDFA8B2" w:rsidR="009B3E22" w:rsidRDefault="009B3E22" w:rsidP="009C0527">
      <w:pPr>
        <w:spacing w:before="240" w:after="200"/>
      </w:pPr>
      <w:r>
        <w:rPr>
          <w:noProof/>
          <w:lang w:eastAsia="ru-RU"/>
        </w:rPr>
        <w:drawing>
          <wp:inline distT="0" distB="0" distL="0" distR="0" wp14:anchorId="4BB042F1" wp14:editId="05197590">
            <wp:extent cx="6477000" cy="229362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477000" cy="2293620"/>
                    </a:xfrm>
                    <a:prstGeom prst="rect">
                      <a:avLst/>
                    </a:prstGeom>
                    <a:noFill/>
                    <a:ln>
                      <a:noFill/>
                    </a:ln>
                  </pic:spPr>
                </pic:pic>
              </a:graphicData>
            </a:graphic>
          </wp:inline>
        </w:drawing>
      </w:r>
    </w:p>
    <w:p w14:paraId="6E9FF17B" w14:textId="77777777" w:rsidR="00BE3CAB" w:rsidRDefault="00BE3CAB" w:rsidP="009C0527">
      <w:pPr>
        <w:spacing w:before="240" w:after="200"/>
      </w:pPr>
      <w:r>
        <w:lastRenderedPageBreak/>
        <w:t>После подтверждения ввода</w:t>
      </w:r>
      <w:r w:rsidR="009B3E22">
        <w:t xml:space="preserve"> </w:t>
      </w:r>
      <w:r>
        <w:t>ИРМ закупки МТР подрядчика в системе будут выполнены следующие изменения для выделенных заказов:</w:t>
      </w:r>
    </w:p>
    <w:p w14:paraId="5257A791" w14:textId="7BB161AC" w:rsidR="009B3E22" w:rsidRDefault="00BE3CAB" w:rsidP="00BE3CAB">
      <w:pPr>
        <w:pStyle w:val="afa"/>
        <w:numPr>
          <w:ilvl w:val="0"/>
          <w:numId w:val="41"/>
        </w:numPr>
        <w:spacing w:before="240"/>
      </w:pPr>
      <w:r>
        <w:t>Перенос собственных МТР в МТР подрядчика;</w:t>
      </w:r>
    </w:p>
    <w:p w14:paraId="0AEDEE47" w14:textId="3E4B076D" w:rsidR="00BE3CAB" w:rsidRDefault="00BE3CAB" w:rsidP="00BE3CAB">
      <w:pPr>
        <w:pStyle w:val="afa"/>
        <w:numPr>
          <w:ilvl w:val="0"/>
          <w:numId w:val="41"/>
        </w:numPr>
      </w:pPr>
      <w:r w:rsidRPr="00BE3CAB">
        <w:t>Передач</w:t>
      </w:r>
      <w:r>
        <w:t>а</w:t>
      </w:r>
      <w:r w:rsidRPr="00BE3CAB">
        <w:t xml:space="preserve"> «ИРМ закупки МТР подрядчика» и «№ Договора» в заголовок Заказа ТОРО (на вкладке «МТР Подрядчика»);</w:t>
      </w:r>
    </w:p>
    <w:p w14:paraId="5F68C048" w14:textId="6A2E8ADD" w:rsidR="00BE3CAB" w:rsidRPr="00020875" w:rsidRDefault="00020875" w:rsidP="00BE3CAB">
      <w:pPr>
        <w:pStyle w:val="afa"/>
        <w:numPr>
          <w:ilvl w:val="0"/>
          <w:numId w:val="41"/>
        </w:numPr>
      </w:pPr>
      <w:r>
        <w:rPr>
          <w:szCs w:val="24"/>
        </w:rPr>
        <w:t>Определение цены МТР подрядчика на основе прайса-листа к договору, индикатора цены и ситуации по определению цены:</w:t>
      </w:r>
    </w:p>
    <w:p w14:paraId="16922F55" w14:textId="1AC90572" w:rsidR="00020875" w:rsidRPr="00020875" w:rsidRDefault="00020875" w:rsidP="00020875">
      <w:pPr>
        <w:pStyle w:val="afa"/>
        <w:numPr>
          <w:ilvl w:val="0"/>
          <w:numId w:val="42"/>
        </w:numPr>
      </w:pPr>
      <w:r>
        <w:rPr>
          <w:szCs w:val="24"/>
        </w:rPr>
        <w:t>Если для материала цена прайса определена, то данные цены по прайсу передаются в плановые и фактические цены МТР подрядчика;</w:t>
      </w:r>
    </w:p>
    <w:p w14:paraId="2CE2AAE6" w14:textId="3CF70257" w:rsidR="00020875" w:rsidRDefault="00020875" w:rsidP="00020875">
      <w:pPr>
        <w:pStyle w:val="afa"/>
        <w:numPr>
          <w:ilvl w:val="0"/>
          <w:numId w:val="42"/>
        </w:numPr>
      </w:pPr>
      <w:r w:rsidRPr="00020875">
        <w:t xml:space="preserve">Если цена прайса не определена, </w:t>
      </w:r>
      <w:r>
        <w:t xml:space="preserve">то </w:t>
      </w:r>
      <w:r w:rsidRPr="00020875">
        <w:t>оценк</w:t>
      </w:r>
      <w:r>
        <w:t>а</w:t>
      </w:r>
      <w:r w:rsidRPr="00020875">
        <w:t xml:space="preserve"> МТР подрядчика </w:t>
      </w:r>
      <w:r>
        <w:t xml:space="preserve">выполняется </w:t>
      </w:r>
      <w:r w:rsidRPr="00020875">
        <w:t xml:space="preserve">на основе плановой цены </w:t>
      </w:r>
      <w:r>
        <w:t>закупки МТО</w:t>
      </w:r>
      <w:r w:rsidR="00FC6387">
        <w:t xml:space="preserve"> (цена По</w:t>
      </w:r>
      <w:r w:rsidR="00E87597">
        <w:t>л</w:t>
      </w:r>
      <w:r w:rsidR="00FC6387">
        <w:t>юса)</w:t>
      </w:r>
      <w:r>
        <w:t xml:space="preserve"> по данным транзакции </w:t>
      </w:r>
      <w:r w:rsidRPr="00020875">
        <w:t>ZMM_PRICE</w:t>
      </w:r>
      <w:r>
        <w:t>.</w:t>
      </w:r>
    </w:p>
    <w:p w14:paraId="46362416" w14:textId="77777777" w:rsidR="00020875" w:rsidRPr="00020875" w:rsidRDefault="00020875" w:rsidP="00020875">
      <w:pPr>
        <w:pStyle w:val="afa"/>
        <w:ind w:left="1080"/>
      </w:pPr>
    </w:p>
    <w:p w14:paraId="75312D47" w14:textId="394B49C5" w:rsidR="00020875" w:rsidRDefault="00FC6387" w:rsidP="00FC6387">
      <w:pPr>
        <w:pStyle w:val="afa"/>
        <w:ind w:left="0"/>
      </w:pPr>
      <w:r>
        <w:rPr>
          <w:noProof/>
          <w:lang w:eastAsia="ru-RU"/>
        </w:rPr>
        <w:drawing>
          <wp:inline distT="0" distB="0" distL="0" distR="0" wp14:anchorId="5FBE3D17" wp14:editId="0118335A">
            <wp:extent cx="6477000" cy="10668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477000" cy="1066800"/>
                    </a:xfrm>
                    <a:prstGeom prst="rect">
                      <a:avLst/>
                    </a:prstGeom>
                    <a:noFill/>
                    <a:ln>
                      <a:noFill/>
                    </a:ln>
                  </pic:spPr>
                </pic:pic>
              </a:graphicData>
            </a:graphic>
          </wp:inline>
        </w:drawing>
      </w:r>
    </w:p>
    <w:p w14:paraId="1859EC21" w14:textId="77777777" w:rsidR="00BB6C71" w:rsidRDefault="00BB6C71" w:rsidP="00FC6387">
      <w:pPr>
        <w:pStyle w:val="afa"/>
        <w:ind w:left="0"/>
      </w:pPr>
    </w:p>
    <w:p w14:paraId="7A707DAC" w14:textId="77777777" w:rsidR="003A384B" w:rsidRDefault="00BB6C71" w:rsidP="00BB6C71">
      <w:pPr>
        <w:pStyle w:val="afa"/>
        <w:numPr>
          <w:ilvl w:val="0"/>
          <w:numId w:val="41"/>
        </w:numPr>
        <w:rPr>
          <w:highlight w:val="yellow"/>
        </w:rPr>
      </w:pPr>
      <w:r w:rsidRPr="00BB6C71">
        <w:rPr>
          <w:highlight w:val="yellow"/>
        </w:rPr>
        <w:t>Автоматически заполняется Номер операции у МТР подрядчика таким же значением как было у собственного.</w:t>
      </w:r>
      <w:r w:rsidR="003A384B">
        <w:rPr>
          <w:highlight w:val="yellow"/>
        </w:rPr>
        <w:t xml:space="preserve"> </w:t>
      </w:r>
    </w:p>
    <w:p w14:paraId="014B1AAF" w14:textId="14C18555" w:rsidR="00BB6C71" w:rsidRPr="00BB6C71" w:rsidRDefault="003A384B" w:rsidP="003A384B">
      <w:pPr>
        <w:pStyle w:val="afa"/>
        <w:ind w:left="720"/>
        <w:rPr>
          <w:highlight w:val="yellow"/>
        </w:rPr>
      </w:pPr>
      <w:r>
        <w:rPr>
          <w:highlight w:val="yellow"/>
        </w:rPr>
        <w:t>При переносе МТР подрядчика в собственные, то также сохраняется Номер операции. Если номер операции не заполнен у МТР подрядчика, то по умолчанию указывается первая.</w:t>
      </w:r>
    </w:p>
    <w:p w14:paraId="79851387" w14:textId="77777777" w:rsidR="00BB6C71" w:rsidRPr="009B3E22" w:rsidRDefault="00BB6C71" w:rsidP="00FC6387">
      <w:pPr>
        <w:pStyle w:val="afa"/>
        <w:ind w:left="0"/>
      </w:pPr>
    </w:p>
    <w:p w14:paraId="0E3518EC" w14:textId="77777777" w:rsidR="00D937CE" w:rsidRDefault="00D937CE" w:rsidP="00C74500"/>
    <w:p w14:paraId="30AB2D99" w14:textId="26901490" w:rsidR="00211380" w:rsidRDefault="00211380" w:rsidP="00C74500">
      <w:pPr>
        <w:pStyle w:val="32"/>
        <w:numPr>
          <w:ilvl w:val="1"/>
          <w:numId w:val="40"/>
        </w:numPr>
      </w:pPr>
      <w:bookmarkStart w:id="26" w:name="_Ref216343837"/>
      <w:bookmarkStart w:id="27" w:name="_Ref216343841"/>
      <w:bookmarkStart w:id="28" w:name="_Toc230349424"/>
      <w:r>
        <w:t>Функция «</w:t>
      </w:r>
      <w:r w:rsidRPr="00211380">
        <w:t>Замена ИРМ закупки МТР подрядчика</w:t>
      </w:r>
      <w:r>
        <w:t>»</w:t>
      </w:r>
      <w:bookmarkEnd w:id="26"/>
      <w:bookmarkEnd w:id="27"/>
      <w:bookmarkEnd w:id="28"/>
    </w:p>
    <w:p w14:paraId="74D86463" w14:textId="77777777" w:rsidR="002C7EFA" w:rsidRDefault="002C7EFA" w:rsidP="002C7EFA">
      <w:pPr>
        <w:spacing w:before="240" w:after="200"/>
        <w:ind w:firstLine="709"/>
      </w:pPr>
      <w:r>
        <w:t>При необходимости замены уже присвоенного ИРМ МТР подрядчика заказам ТОРО, либо если есть потребность сделать массовое первичное присвоение, то воспользуйтесь функцией «Замена ИРМ МТР подрядчика».</w:t>
      </w:r>
    </w:p>
    <w:p w14:paraId="3D1551DC" w14:textId="3D13768D" w:rsidR="002C7EFA" w:rsidRDefault="002C7EFA" w:rsidP="002C7EFA">
      <w:pPr>
        <w:spacing w:before="240" w:after="200"/>
        <w:ind w:firstLine="709"/>
      </w:pPr>
      <w:r>
        <w:t>Выделите как минимум по одной позиции МТР подрядчика для каждого заказа ТОРО</w:t>
      </w:r>
      <w:r w:rsidR="003156DD">
        <w:t xml:space="preserve"> и выберите функцию </w:t>
      </w:r>
      <w:r w:rsidR="004C3CC8">
        <w:rPr>
          <w:rFonts w:eastAsiaTheme="majorEastAsia"/>
        </w:rPr>
        <w:t>«Отчеты и функции -</w:t>
      </w:r>
      <w:r w:rsidR="004C3CC8">
        <w:rPr>
          <w:rFonts w:eastAsiaTheme="majorEastAsia"/>
          <w:lang w:val="en-US"/>
        </w:rPr>
        <w:t xml:space="preserve">&gt; </w:t>
      </w:r>
      <w:r w:rsidR="004C3CC8">
        <w:rPr>
          <w:rFonts w:eastAsiaTheme="majorEastAsia"/>
        </w:rPr>
        <w:t>Замена ИРМ закупки МТР подрядчика»</w:t>
      </w:r>
      <w:r>
        <w:t>:</w:t>
      </w:r>
    </w:p>
    <w:p w14:paraId="0071AFFC" w14:textId="05D98A79" w:rsidR="002C7EFA" w:rsidRPr="002C7EFA" w:rsidRDefault="002C7EFA" w:rsidP="003156DD">
      <w:pPr>
        <w:spacing w:before="240" w:after="200"/>
      </w:pPr>
      <w:r>
        <w:rPr>
          <w:noProof/>
          <w:lang w:eastAsia="ru-RU"/>
        </w:rPr>
        <w:lastRenderedPageBreak/>
        <w:drawing>
          <wp:inline distT="0" distB="0" distL="0" distR="0" wp14:anchorId="4D4A50B7" wp14:editId="142FB904">
            <wp:extent cx="6477000" cy="419100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477000" cy="4191000"/>
                    </a:xfrm>
                    <a:prstGeom prst="rect">
                      <a:avLst/>
                    </a:prstGeom>
                    <a:noFill/>
                    <a:ln>
                      <a:noFill/>
                    </a:ln>
                  </pic:spPr>
                </pic:pic>
              </a:graphicData>
            </a:graphic>
          </wp:inline>
        </w:drawing>
      </w:r>
      <w:r>
        <w:t xml:space="preserve"> </w:t>
      </w:r>
    </w:p>
    <w:p w14:paraId="2BB18CBA" w14:textId="763B2E9C" w:rsidR="00211380" w:rsidRPr="003156DD" w:rsidRDefault="003156DD" w:rsidP="003156DD">
      <w:pPr>
        <w:spacing w:before="240" w:after="200"/>
        <w:ind w:firstLine="709"/>
      </w:pPr>
      <w:r>
        <w:t xml:space="preserve">На дополнительном экране укажите новое ИРМ закупки подрядчика. По нажатию </w:t>
      </w:r>
      <w:r>
        <w:rPr>
          <w:lang w:val="en-US"/>
        </w:rPr>
        <w:t>enter</w:t>
      </w:r>
      <w:r w:rsidRPr="00BE21C0">
        <w:t xml:space="preserve"> </w:t>
      </w:r>
      <w:r>
        <w:t xml:space="preserve">система автоматически определит актуальный договор, связанный с ИРМ. Подтвердите замены, нажатием кнопки </w:t>
      </w:r>
      <w:r>
        <w:rPr>
          <w:noProof/>
          <w:lang w:eastAsia="ru-RU"/>
        </w:rPr>
        <w:drawing>
          <wp:inline distT="0" distB="0" distL="0" distR="0" wp14:anchorId="501E43FF" wp14:editId="1CF9FA50">
            <wp:extent cx="236220" cy="19812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36220" cy="198120"/>
                    </a:xfrm>
                    <a:prstGeom prst="rect">
                      <a:avLst/>
                    </a:prstGeom>
                    <a:noFill/>
                    <a:ln>
                      <a:noFill/>
                    </a:ln>
                  </pic:spPr>
                </pic:pic>
              </a:graphicData>
            </a:graphic>
          </wp:inline>
        </w:drawing>
      </w:r>
      <w:r>
        <w:t>:</w:t>
      </w:r>
    </w:p>
    <w:p w14:paraId="69DF367F" w14:textId="3F891726" w:rsidR="003156DD" w:rsidRDefault="003156DD" w:rsidP="00C74500">
      <w:r>
        <w:rPr>
          <w:noProof/>
          <w:lang w:eastAsia="ru-RU"/>
        </w:rPr>
        <w:drawing>
          <wp:inline distT="0" distB="0" distL="0" distR="0" wp14:anchorId="313EDEDD" wp14:editId="3CAFEE3A">
            <wp:extent cx="6477000" cy="129540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477000" cy="1295400"/>
                    </a:xfrm>
                    <a:prstGeom prst="rect">
                      <a:avLst/>
                    </a:prstGeom>
                    <a:noFill/>
                    <a:ln>
                      <a:noFill/>
                    </a:ln>
                  </pic:spPr>
                </pic:pic>
              </a:graphicData>
            </a:graphic>
          </wp:inline>
        </w:drawing>
      </w:r>
    </w:p>
    <w:p w14:paraId="32718E43" w14:textId="01B675F6" w:rsidR="00195FF9" w:rsidRDefault="00195FF9" w:rsidP="00195FF9">
      <w:pPr>
        <w:spacing w:before="240" w:after="200"/>
      </w:pPr>
      <w:r>
        <w:t>После подтверждения ввода нового ИРМ закупки МТР подрядчика в системе будут выполнены следующие изменения для выделенных заказов:</w:t>
      </w:r>
    </w:p>
    <w:p w14:paraId="38ABA5DF" w14:textId="23099D34" w:rsidR="00195FF9" w:rsidRDefault="00195FF9" w:rsidP="00195FF9">
      <w:pPr>
        <w:pStyle w:val="afa"/>
        <w:numPr>
          <w:ilvl w:val="0"/>
          <w:numId w:val="41"/>
        </w:numPr>
      </w:pPr>
      <w:r w:rsidRPr="00BE3CAB">
        <w:t>Передач</w:t>
      </w:r>
      <w:r>
        <w:t>а</w:t>
      </w:r>
      <w:r w:rsidRPr="00BE3CAB">
        <w:t xml:space="preserve"> «ИРМ закупки МТР подрядчика» и «№ Договора» в заголовок Заказа ТОРО (на вкладке «МТР Подрядчика»);</w:t>
      </w:r>
    </w:p>
    <w:p w14:paraId="42E0A2CA" w14:textId="25D9C288" w:rsidR="00195FF9" w:rsidRDefault="00195FF9" w:rsidP="00195FF9">
      <w:pPr>
        <w:pStyle w:val="afa"/>
        <w:numPr>
          <w:ilvl w:val="0"/>
          <w:numId w:val="41"/>
        </w:numPr>
      </w:pPr>
      <w:r w:rsidRPr="00E4355B">
        <w:rPr>
          <w:szCs w:val="24"/>
        </w:rPr>
        <w:t>Замен</w:t>
      </w:r>
      <w:r>
        <w:rPr>
          <w:szCs w:val="24"/>
        </w:rPr>
        <w:t>а</w:t>
      </w:r>
      <w:r w:rsidRPr="00E4355B">
        <w:rPr>
          <w:szCs w:val="24"/>
        </w:rPr>
        <w:t xml:space="preserve"> ИРМ для операции с услугой по закупке МТР подрядчика, если она была уже </w:t>
      </w:r>
      <w:r>
        <w:rPr>
          <w:szCs w:val="24"/>
        </w:rPr>
        <w:t>запланирована;</w:t>
      </w:r>
    </w:p>
    <w:p w14:paraId="2C0721EC" w14:textId="5C1EFDA4" w:rsidR="00195FF9" w:rsidRPr="00020875" w:rsidRDefault="00195FF9" w:rsidP="00195FF9">
      <w:pPr>
        <w:pStyle w:val="afa"/>
        <w:numPr>
          <w:ilvl w:val="0"/>
          <w:numId w:val="41"/>
        </w:numPr>
      </w:pPr>
      <w:r>
        <w:rPr>
          <w:szCs w:val="24"/>
        </w:rPr>
        <w:t>Определение цены МТР подрядчика на основе прайса-листа к договору, индикатора цены и ситуации по определению цены:</w:t>
      </w:r>
    </w:p>
    <w:p w14:paraId="28AD2045" w14:textId="77777777" w:rsidR="00195FF9" w:rsidRPr="00020875" w:rsidRDefault="00195FF9" w:rsidP="00195FF9">
      <w:pPr>
        <w:pStyle w:val="afa"/>
        <w:numPr>
          <w:ilvl w:val="0"/>
          <w:numId w:val="42"/>
        </w:numPr>
      </w:pPr>
      <w:r>
        <w:rPr>
          <w:szCs w:val="24"/>
        </w:rPr>
        <w:t>Если для материала цена прайса определена, то данные цены по прайсу передаются в плановые и фактические цены МТР подрядчика;</w:t>
      </w:r>
    </w:p>
    <w:p w14:paraId="14BBC020" w14:textId="789851A9" w:rsidR="00195FF9" w:rsidRDefault="00195FF9" w:rsidP="00195FF9">
      <w:pPr>
        <w:pStyle w:val="afa"/>
        <w:numPr>
          <w:ilvl w:val="0"/>
          <w:numId w:val="42"/>
        </w:numPr>
      </w:pPr>
      <w:r w:rsidRPr="00020875">
        <w:t xml:space="preserve">Если цена прайса не определена, </w:t>
      </w:r>
      <w:r>
        <w:t xml:space="preserve">то </w:t>
      </w:r>
      <w:r w:rsidRPr="00020875">
        <w:t>оценк</w:t>
      </w:r>
      <w:r>
        <w:t>а</w:t>
      </w:r>
      <w:r w:rsidRPr="00020875">
        <w:t xml:space="preserve"> МТР подрядчика </w:t>
      </w:r>
      <w:r>
        <w:t xml:space="preserve">выполняется </w:t>
      </w:r>
      <w:r w:rsidRPr="00020875">
        <w:t xml:space="preserve">на основе плановой цены </w:t>
      </w:r>
      <w:r>
        <w:t>закупки МТО (цена По</w:t>
      </w:r>
      <w:r w:rsidR="00E87597">
        <w:t>л</w:t>
      </w:r>
      <w:r>
        <w:t xml:space="preserve">юса) по данным транзакции </w:t>
      </w:r>
      <w:r w:rsidRPr="00020875">
        <w:t>ZMM_PRICE</w:t>
      </w:r>
      <w:r>
        <w:t>.</w:t>
      </w:r>
    </w:p>
    <w:p w14:paraId="40569D15" w14:textId="0C1C4230" w:rsidR="00195FF9" w:rsidRPr="00195FF9" w:rsidRDefault="00195FF9" w:rsidP="00195FF9">
      <w:pPr>
        <w:pStyle w:val="afa"/>
        <w:numPr>
          <w:ilvl w:val="0"/>
          <w:numId w:val="41"/>
        </w:numPr>
        <w:rPr>
          <w:szCs w:val="24"/>
        </w:rPr>
      </w:pPr>
      <w:r>
        <w:rPr>
          <w:szCs w:val="24"/>
        </w:rPr>
        <w:lastRenderedPageBreak/>
        <w:t xml:space="preserve">Обновление стоимости услуги </w:t>
      </w:r>
      <w:r w:rsidRPr="00E4355B">
        <w:rPr>
          <w:szCs w:val="24"/>
        </w:rPr>
        <w:t>по закупке МТР подрядчика</w:t>
      </w:r>
      <w:r>
        <w:rPr>
          <w:szCs w:val="24"/>
        </w:rPr>
        <w:t xml:space="preserve"> на основе актуальной итоговой стоимости МТР подрядчика, </w:t>
      </w:r>
      <w:r w:rsidRPr="00E4355B">
        <w:rPr>
          <w:szCs w:val="24"/>
        </w:rPr>
        <w:t xml:space="preserve">если она была уже </w:t>
      </w:r>
      <w:r>
        <w:rPr>
          <w:szCs w:val="24"/>
        </w:rPr>
        <w:t>запланирована:</w:t>
      </w:r>
    </w:p>
    <w:p w14:paraId="2312ADA5" w14:textId="77777777" w:rsidR="00195FF9" w:rsidRDefault="00195FF9" w:rsidP="00195FF9">
      <w:pPr>
        <w:pStyle w:val="afa"/>
        <w:ind w:left="1080"/>
      </w:pPr>
    </w:p>
    <w:p w14:paraId="6B9BEF07" w14:textId="245D5BD2" w:rsidR="00195FF9" w:rsidRPr="00195FF9" w:rsidRDefault="00195FF9" w:rsidP="00C74500">
      <w:r>
        <w:rPr>
          <w:noProof/>
          <w:lang w:eastAsia="ru-RU"/>
        </w:rPr>
        <w:drawing>
          <wp:inline distT="0" distB="0" distL="0" distR="0" wp14:anchorId="65E12249" wp14:editId="18AF9E6C">
            <wp:extent cx="6477000" cy="182880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477000" cy="1828800"/>
                    </a:xfrm>
                    <a:prstGeom prst="rect">
                      <a:avLst/>
                    </a:prstGeom>
                    <a:noFill/>
                    <a:ln>
                      <a:noFill/>
                    </a:ln>
                  </pic:spPr>
                </pic:pic>
              </a:graphicData>
            </a:graphic>
          </wp:inline>
        </w:drawing>
      </w:r>
    </w:p>
    <w:p w14:paraId="46B8126F" w14:textId="77777777" w:rsidR="003156DD" w:rsidRDefault="003156DD" w:rsidP="00C74500"/>
    <w:p w14:paraId="037DE3B4" w14:textId="78F7B007" w:rsidR="00211380" w:rsidRDefault="00211380" w:rsidP="00C74500">
      <w:pPr>
        <w:pStyle w:val="32"/>
        <w:numPr>
          <w:ilvl w:val="1"/>
          <w:numId w:val="40"/>
        </w:numPr>
      </w:pPr>
      <w:bookmarkStart w:id="29" w:name="_Toc230349425"/>
      <w:r>
        <w:t>Функция «</w:t>
      </w:r>
      <w:r w:rsidRPr="00211380">
        <w:t>Актуализация договора закупки МТР подрядчика</w:t>
      </w:r>
      <w:r>
        <w:t>»</w:t>
      </w:r>
      <w:bookmarkEnd w:id="29"/>
    </w:p>
    <w:p w14:paraId="25C1E3F7" w14:textId="01BF5E6E" w:rsidR="005A17B3" w:rsidRDefault="005A17B3" w:rsidP="005A17B3">
      <w:pPr>
        <w:spacing w:before="240" w:after="200"/>
        <w:ind w:firstLine="709"/>
      </w:pPr>
      <w:r>
        <w:t>При необходимости замены договора закупки МТР подрядчика в заголовке заказа ТОРО, воспользуйтесь функцией «</w:t>
      </w:r>
      <w:r w:rsidRPr="00211380">
        <w:t>Актуализация договора закупки МТР подрядчика</w:t>
      </w:r>
      <w:r>
        <w:t>». Данная функция выполняется только для строк, где новый договор определен (см. раздел «</w:t>
      </w:r>
      <w:r>
        <w:fldChar w:fldCharType="begin"/>
      </w:r>
      <w:r>
        <w:instrText xml:space="preserve"> REF _Ref216351699 \r \h </w:instrText>
      </w:r>
      <w:r>
        <w:fldChar w:fldCharType="separate"/>
      </w:r>
      <w:r w:rsidR="007B5FD0">
        <w:t>3.2</w:t>
      </w:r>
      <w:r>
        <w:fldChar w:fldCharType="end"/>
      </w:r>
      <w:r>
        <w:t xml:space="preserve"> </w:t>
      </w:r>
      <w:r>
        <w:fldChar w:fldCharType="begin"/>
      </w:r>
      <w:r>
        <w:instrText xml:space="preserve"> REF _Ref216351705 \h </w:instrText>
      </w:r>
      <w:r>
        <w:fldChar w:fldCharType="separate"/>
      </w:r>
      <w:r w:rsidR="007B5FD0">
        <w:t>Специфичные поля отчета</w:t>
      </w:r>
      <w:r>
        <w:fldChar w:fldCharType="end"/>
      </w:r>
      <w:r>
        <w:t>»).</w:t>
      </w:r>
    </w:p>
    <w:p w14:paraId="035D6491" w14:textId="257411E6" w:rsidR="005A17B3" w:rsidRDefault="005A17B3" w:rsidP="005A17B3">
      <w:pPr>
        <w:spacing w:before="240" w:after="200"/>
        <w:ind w:firstLine="709"/>
      </w:pPr>
      <w:r>
        <w:t xml:space="preserve">Выделите как минимум по одной позиции МТР подрядчика для каждого заказа ТОРО и выберите функцию </w:t>
      </w:r>
      <w:r w:rsidR="004C3CC8">
        <w:rPr>
          <w:rFonts w:eastAsiaTheme="majorEastAsia"/>
        </w:rPr>
        <w:t>«Отчеты и функции -</w:t>
      </w:r>
      <w:r w:rsidR="004C3CC8">
        <w:rPr>
          <w:rFonts w:eastAsiaTheme="majorEastAsia"/>
          <w:lang w:val="en-US"/>
        </w:rPr>
        <w:t xml:space="preserve">&gt; </w:t>
      </w:r>
      <w:r w:rsidR="004C3CC8" w:rsidRPr="00211380">
        <w:t>Актуализация договора закупки МТР подрядчика</w:t>
      </w:r>
      <w:r w:rsidR="004C3CC8">
        <w:rPr>
          <w:rFonts w:eastAsiaTheme="majorEastAsia"/>
        </w:rPr>
        <w:t>»</w:t>
      </w:r>
      <w:r>
        <w:t>:</w:t>
      </w:r>
    </w:p>
    <w:p w14:paraId="36D577D9" w14:textId="66C319AB" w:rsidR="005A17B3" w:rsidRDefault="005A17B3" w:rsidP="005A17B3">
      <w:pPr>
        <w:spacing w:before="240" w:after="200"/>
      </w:pPr>
      <w:r>
        <w:rPr>
          <w:noProof/>
          <w:lang w:eastAsia="ru-RU"/>
        </w:rPr>
        <w:drawing>
          <wp:inline distT="0" distB="0" distL="0" distR="0" wp14:anchorId="7A8801B9" wp14:editId="0BAF7FB6">
            <wp:extent cx="6477000" cy="293370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6477000" cy="2933700"/>
                    </a:xfrm>
                    <a:prstGeom prst="rect">
                      <a:avLst/>
                    </a:prstGeom>
                    <a:noFill/>
                    <a:ln>
                      <a:noFill/>
                    </a:ln>
                  </pic:spPr>
                </pic:pic>
              </a:graphicData>
            </a:graphic>
          </wp:inline>
        </w:drawing>
      </w:r>
    </w:p>
    <w:p w14:paraId="5264D40C" w14:textId="5C0565FD" w:rsidR="006A630F" w:rsidRDefault="005A17B3" w:rsidP="005A17B3">
      <w:pPr>
        <w:spacing w:before="240" w:after="200"/>
        <w:ind w:firstLine="709"/>
      </w:pPr>
      <w:r>
        <w:t>На дополнительном экране подтвердите выполнение замены:</w:t>
      </w:r>
    </w:p>
    <w:p w14:paraId="562687DB" w14:textId="4DADF9CF" w:rsidR="005A17B3" w:rsidRDefault="005A17B3" w:rsidP="00C74500">
      <w:r>
        <w:rPr>
          <w:noProof/>
          <w:lang w:eastAsia="ru-RU"/>
        </w:rPr>
        <w:lastRenderedPageBreak/>
        <w:drawing>
          <wp:inline distT="0" distB="0" distL="0" distR="0" wp14:anchorId="1CC48ACF" wp14:editId="716F8D70">
            <wp:extent cx="5029200" cy="152400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29200" cy="1524000"/>
                    </a:xfrm>
                    <a:prstGeom prst="rect">
                      <a:avLst/>
                    </a:prstGeom>
                    <a:noFill/>
                    <a:ln>
                      <a:noFill/>
                    </a:ln>
                  </pic:spPr>
                </pic:pic>
              </a:graphicData>
            </a:graphic>
          </wp:inline>
        </w:drawing>
      </w:r>
    </w:p>
    <w:p w14:paraId="55677B40" w14:textId="4FCC8AE5" w:rsidR="005A17B3" w:rsidRDefault="005A17B3" w:rsidP="005A17B3">
      <w:pPr>
        <w:spacing w:before="240" w:after="200"/>
      </w:pPr>
      <w:r>
        <w:t xml:space="preserve">После подтверждения актуализации договора </w:t>
      </w:r>
      <w:r w:rsidR="001476D3">
        <w:t xml:space="preserve">в </w:t>
      </w:r>
      <w:r>
        <w:t>системе будут выполнены следующие изменения для выделенных заказов:</w:t>
      </w:r>
    </w:p>
    <w:p w14:paraId="7DF02482" w14:textId="5941D319" w:rsidR="005A17B3" w:rsidRDefault="00E87597" w:rsidP="005A17B3">
      <w:pPr>
        <w:pStyle w:val="afa"/>
        <w:numPr>
          <w:ilvl w:val="0"/>
          <w:numId w:val="41"/>
        </w:numPr>
      </w:pPr>
      <w:r>
        <w:t>Замена</w:t>
      </w:r>
      <w:r w:rsidR="005A17B3" w:rsidRPr="00BE3CAB">
        <w:t xml:space="preserve"> «№ Договора» в заголов</w:t>
      </w:r>
      <w:r>
        <w:t>ке</w:t>
      </w:r>
      <w:r w:rsidR="005A17B3" w:rsidRPr="00BE3CAB">
        <w:t xml:space="preserve"> Заказа ТОРО (на вкладке «МТР Подрядчика»);</w:t>
      </w:r>
    </w:p>
    <w:p w14:paraId="4D72218E" w14:textId="77777777" w:rsidR="005A17B3" w:rsidRPr="00020875" w:rsidRDefault="005A17B3" w:rsidP="005A17B3">
      <w:pPr>
        <w:pStyle w:val="afa"/>
        <w:numPr>
          <w:ilvl w:val="0"/>
          <w:numId w:val="41"/>
        </w:numPr>
      </w:pPr>
      <w:r>
        <w:rPr>
          <w:szCs w:val="24"/>
        </w:rPr>
        <w:t>Определение цены МТР подрядчика на основе прайса-листа к договору, индикатора цены и ситуации по определению цены:</w:t>
      </w:r>
    </w:p>
    <w:p w14:paraId="2E7E2FE3" w14:textId="77777777" w:rsidR="005A17B3" w:rsidRPr="00020875" w:rsidRDefault="005A17B3" w:rsidP="005A17B3">
      <w:pPr>
        <w:pStyle w:val="afa"/>
        <w:numPr>
          <w:ilvl w:val="0"/>
          <w:numId w:val="42"/>
        </w:numPr>
      </w:pPr>
      <w:r>
        <w:rPr>
          <w:szCs w:val="24"/>
        </w:rPr>
        <w:t>Если для материала цена прайса определена, то данные цены по прайсу передаются в плановые и фактические цены МТР подрядчика;</w:t>
      </w:r>
    </w:p>
    <w:p w14:paraId="39FFDA9A" w14:textId="77F1DAC9" w:rsidR="005A17B3" w:rsidRDefault="005A17B3" w:rsidP="005A17B3">
      <w:pPr>
        <w:pStyle w:val="afa"/>
        <w:numPr>
          <w:ilvl w:val="0"/>
          <w:numId w:val="42"/>
        </w:numPr>
      </w:pPr>
      <w:r w:rsidRPr="00020875">
        <w:t xml:space="preserve">Если цена прайса не определена, </w:t>
      </w:r>
      <w:r>
        <w:t xml:space="preserve">то </w:t>
      </w:r>
      <w:r w:rsidRPr="00020875">
        <w:t>оценк</w:t>
      </w:r>
      <w:r>
        <w:t>а</w:t>
      </w:r>
      <w:r w:rsidRPr="00020875">
        <w:t xml:space="preserve"> МТР подрядчика </w:t>
      </w:r>
      <w:r>
        <w:t xml:space="preserve">выполняется </w:t>
      </w:r>
      <w:r w:rsidRPr="00020875">
        <w:t xml:space="preserve">на основе плановой цены </w:t>
      </w:r>
      <w:r>
        <w:t>закупки МТО (цена По</w:t>
      </w:r>
      <w:r w:rsidR="00E87597">
        <w:t>л</w:t>
      </w:r>
      <w:r>
        <w:t xml:space="preserve">юса) по данным транзакции </w:t>
      </w:r>
      <w:r w:rsidRPr="00020875">
        <w:t>ZMM_PRICE</w:t>
      </w:r>
      <w:r>
        <w:t>.</w:t>
      </w:r>
    </w:p>
    <w:p w14:paraId="397C482F" w14:textId="77777777" w:rsidR="005A17B3" w:rsidRDefault="005A17B3" w:rsidP="00C74500"/>
    <w:p w14:paraId="4224AD0B" w14:textId="4DEEF188" w:rsidR="005A17B3" w:rsidRDefault="00E87597" w:rsidP="00C74500">
      <w:r>
        <w:rPr>
          <w:noProof/>
          <w:lang w:eastAsia="ru-RU"/>
        </w:rPr>
        <w:drawing>
          <wp:inline distT="0" distB="0" distL="0" distR="0" wp14:anchorId="5A3222CC" wp14:editId="1BA2C1BB">
            <wp:extent cx="6469380" cy="2133600"/>
            <wp:effectExtent l="0" t="0" r="762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469380" cy="2133600"/>
                    </a:xfrm>
                    <a:prstGeom prst="rect">
                      <a:avLst/>
                    </a:prstGeom>
                    <a:noFill/>
                    <a:ln>
                      <a:noFill/>
                    </a:ln>
                  </pic:spPr>
                </pic:pic>
              </a:graphicData>
            </a:graphic>
          </wp:inline>
        </w:drawing>
      </w:r>
    </w:p>
    <w:p w14:paraId="732FC6D3" w14:textId="2DEFC5EE" w:rsidR="00211380" w:rsidRDefault="00211380" w:rsidP="00C74500">
      <w:pPr>
        <w:pStyle w:val="32"/>
        <w:numPr>
          <w:ilvl w:val="1"/>
          <w:numId w:val="40"/>
        </w:numPr>
      </w:pPr>
      <w:bookmarkStart w:id="30" w:name="_Toc230349426"/>
      <w:r>
        <w:t>Функция «</w:t>
      </w:r>
      <w:r w:rsidRPr="005D3D33">
        <w:t>Сформировать УСО МТР подрядчика</w:t>
      </w:r>
      <w:r>
        <w:t>»</w:t>
      </w:r>
      <w:bookmarkEnd w:id="30"/>
    </w:p>
    <w:p w14:paraId="65D12F57" w14:textId="25D46B3B" w:rsidR="004C3CC8" w:rsidRDefault="004C3CC8" w:rsidP="004C3CC8">
      <w:pPr>
        <w:spacing w:before="240" w:after="200"/>
        <w:ind w:firstLine="709"/>
      </w:pPr>
      <w:r>
        <w:t>При необходимости сформировать операцию с закупкой услуги МТР подрядчика, либо выполнить обновление ее суммы на основе актуальной итоговой стоимости МТР подрядчика, воспользуйтесь функцией «</w:t>
      </w:r>
      <w:r w:rsidRPr="005D3D33">
        <w:t>Сформировать УСО МТР подрядчика</w:t>
      </w:r>
      <w:r>
        <w:t>».</w:t>
      </w:r>
    </w:p>
    <w:p w14:paraId="2B137D2F" w14:textId="0309CD9D" w:rsidR="004C3CC8" w:rsidRDefault="004C3CC8" w:rsidP="004C3CC8">
      <w:pPr>
        <w:spacing w:before="240" w:after="200"/>
        <w:ind w:firstLine="709"/>
      </w:pPr>
      <w:r>
        <w:t xml:space="preserve">Выделите как минимум по одной позиции МТР подрядчика для каждого заказа ТОРО и выберите функцию </w:t>
      </w:r>
      <w:r>
        <w:rPr>
          <w:rFonts w:eastAsiaTheme="majorEastAsia"/>
        </w:rPr>
        <w:t>«Отчеты и функции -</w:t>
      </w:r>
      <w:r>
        <w:rPr>
          <w:rFonts w:eastAsiaTheme="majorEastAsia"/>
          <w:lang w:val="en-US"/>
        </w:rPr>
        <w:t xml:space="preserve">&gt; </w:t>
      </w:r>
      <w:r w:rsidRPr="005D3D33">
        <w:t>Сформировать УСО МТР подрядчика</w:t>
      </w:r>
      <w:r>
        <w:rPr>
          <w:rFonts w:eastAsiaTheme="majorEastAsia"/>
        </w:rPr>
        <w:t>»</w:t>
      </w:r>
      <w:r>
        <w:t>:</w:t>
      </w:r>
    </w:p>
    <w:p w14:paraId="2A21C32C" w14:textId="1C4DA876" w:rsidR="004C3CC8" w:rsidRDefault="00390993" w:rsidP="00390993">
      <w:pPr>
        <w:spacing w:before="240" w:after="200"/>
      </w:pPr>
      <w:r>
        <w:rPr>
          <w:noProof/>
          <w:lang w:eastAsia="ru-RU"/>
        </w:rPr>
        <w:lastRenderedPageBreak/>
        <w:drawing>
          <wp:inline distT="0" distB="0" distL="0" distR="0" wp14:anchorId="54048FFF" wp14:editId="255B475E">
            <wp:extent cx="6477000" cy="2141220"/>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477000" cy="2141220"/>
                    </a:xfrm>
                    <a:prstGeom prst="rect">
                      <a:avLst/>
                    </a:prstGeom>
                    <a:noFill/>
                    <a:ln>
                      <a:noFill/>
                    </a:ln>
                  </pic:spPr>
                </pic:pic>
              </a:graphicData>
            </a:graphic>
          </wp:inline>
        </w:drawing>
      </w:r>
    </w:p>
    <w:p w14:paraId="6A44785A" w14:textId="6BBDAACF" w:rsidR="003602AA" w:rsidRDefault="003602AA" w:rsidP="003602AA">
      <w:pPr>
        <w:spacing w:before="240" w:after="200"/>
        <w:ind w:firstLine="709"/>
      </w:pPr>
      <w:r>
        <w:t>На дополнительном экране система сформирует информацию по заказам для обновления:</w:t>
      </w:r>
    </w:p>
    <w:p w14:paraId="664EBC9C" w14:textId="67C7BD47" w:rsidR="003602AA" w:rsidRDefault="003602AA" w:rsidP="00390993">
      <w:pPr>
        <w:spacing w:before="240" w:after="200"/>
      </w:pPr>
      <w:r>
        <w:rPr>
          <w:noProof/>
          <w:lang w:eastAsia="ru-RU"/>
        </w:rPr>
        <w:drawing>
          <wp:inline distT="0" distB="0" distL="0" distR="0" wp14:anchorId="2CB481BB" wp14:editId="2E8B0C0F">
            <wp:extent cx="6477000" cy="114300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477000" cy="1143000"/>
                    </a:xfrm>
                    <a:prstGeom prst="rect">
                      <a:avLst/>
                    </a:prstGeom>
                    <a:noFill/>
                    <a:ln>
                      <a:noFill/>
                    </a:ln>
                  </pic:spPr>
                </pic:pic>
              </a:graphicData>
            </a:graphic>
          </wp:inline>
        </w:drawing>
      </w:r>
    </w:p>
    <w:p w14:paraId="3CD654FD" w14:textId="651F7BF6" w:rsidR="003602AA" w:rsidRDefault="003602AA" w:rsidP="003602AA">
      <w:pPr>
        <w:pStyle w:val="afa"/>
        <w:numPr>
          <w:ilvl w:val="0"/>
          <w:numId w:val="46"/>
        </w:numPr>
        <w:spacing w:before="240" w:after="160"/>
        <w:ind w:right="-143"/>
        <w:contextualSpacing/>
        <w:rPr>
          <w:szCs w:val="24"/>
        </w:rPr>
      </w:pPr>
      <w:ins w:id="31" w:author="Смыслов Александр Геннадиевич (Подрядчик)" w:date="2025-09-30T09:30:00Z">
        <w:r>
          <w:rPr>
            <w:noProof/>
            <w:szCs w:val="24"/>
            <w:lang w:eastAsia="ru-RU"/>
          </w:rPr>
          <mc:AlternateContent>
            <mc:Choice Requires="wps">
              <w:drawing>
                <wp:anchor distT="0" distB="0" distL="114300" distR="114300" simplePos="0" relativeHeight="251659264" behindDoc="0" locked="0" layoutInCell="1" allowOverlap="1" wp14:anchorId="31AA647E" wp14:editId="70DE045F">
                  <wp:simplePos x="0" y="0"/>
                  <wp:positionH relativeFrom="column">
                    <wp:posOffset>7077766</wp:posOffset>
                  </wp:positionH>
                  <wp:positionV relativeFrom="paragraph">
                    <wp:posOffset>136111</wp:posOffset>
                  </wp:positionV>
                  <wp:extent cx="1990725" cy="2790967"/>
                  <wp:effectExtent l="0" t="0" r="28575" b="28575"/>
                  <wp:wrapNone/>
                  <wp:docPr id="1" name="Прямоугольник 1"/>
                  <wp:cNvGraphicFramePr/>
                  <a:graphic xmlns:a="http://schemas.openxmlformats.org/drawingml/2006/main">
                    <a:graphicData uri="http://schemas.microsoft.com/office/word/2010/wordprocessingShape">
                      <wps:wsp>
                        <wps:cNvSpPr/>
                        <wps:spPr>
                          <a:xfrm>
                            <a:off x="0" y="0"/>
                            <a:ext cx="1990725" cy="27909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0C1781" w14:textId="77777777" w:rsidR="003602AA" w:rsidRDefault="003602AA" w:rsidP="003602AA">
                              <w:pPr>
                                <w:rPr>
                                  <w:ins w:id="32" w:author="Смыслов Александр Геннадиевич (Подрядчик)" w:date="2025-10-01T09:14:00Z"/>
                                </w:rPr>
                              </w:pPr>
                              <w:r>
                                <w:t xml:space="preserve">Добавить общие требования по настройке: БЕ, Завод, ГП, </w:t>
                              </w:r>
                            </w:p>
                            <w:p w14:paraId="57EE9371" w14:textId="77777777" w:rsidR="003602AA" w:rsidRPr="006A17E2" w:rsidRDefault="003602AA" w:rsidP="003602AA">
                              <w:pPr>
                                <w:jc w:val="center"/>
                              </w:pPr>
                              <w:r>
                                <w:t>При вводе нового прайса в систему либо договора обновлять данные плановых цен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AA647E" id="Прямоугольник 1" o:spid="_x0000_s1026" style="position:absolute;left:0;text-align:left;margin-left:557.3pt;margin-top:10.7pt;width:156.75pt;height:21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" fillcolor="#4f81bd [3204]" strokecolor="#243f60 [1604]" strokeweight="2pt">
                  <v:textbox>
                    <w:txbxContent>
                      <w:p w14:paraId="510C1781" w14:textId="77777777" w:rsidR="003602AA" w:rsidRDefault="003602AA" w:rsidP="003602AA">
                        <w:pPr>
                          <w:rPr>
                            <w:ins w:id="33" w:author="Смыслов Александр Геннадиевич (Подрядчик)" w:date="2025-10-01T09:14:00Z"/>
                          </w:rPr>
                        </w:pPr>
                        <w:r>
                          <w:t xml:space="preserve">Добавить общие требования по настройке: БЕ, Завод, ГП, </w:t>
                        </w:r>
                      </w:p>
                      <w:p w14:paraId="57EE9371" w14:textId="77777777" w:rsidR="003602AA" w:rsidRPr="006A17E2" w:rsidRDefault="003602AA" w:rsidP="003602AA">
                        <w:pPr>
                          <w:jc w:val="center"/>
                        </w:pPr>
                        <w:r>
                          <w:t>При вводе нового прайса в систему либо договора обновлять данные плановых цен</w:t>
                        </w:r>
                      </w:p>
                    </w:txbxContent>
                  </v:textbox>
                </v:rect>
              </w:pict>
            </mc:Fallback>
          </mc:AlternateContent>
        </w:r>
      </w:ins>
      <w:r w:rsidRPr="008F1B2C">
        <w:rPr>
          <w:szCs w:val="24"/>
        </w:rPr>
        <w:t>Если услуга</w:t>
      </w:r>
      <w:r>
        <w:rPr>
          <w:szCs w:val="24"/>
        </w:rPr>
        <w:t xml:space="preserve"> уже запланирована в заказе ТОРО</w:t>
      </w:r>
      <w:r w:rsidRPr="008F1B2C">
        <w:rPr>
          <w:szCs w:val="24"/>
        </w:rPr>
        <w:t>, то предлаг</w:t>
      </w:r>
      <w:r>
        <w:rPr>
          <w:szCs w:val="24"/>
        </w:rPr>
        <w:t>ается</w:t>
      </w:r>
      <w:r w:rsidRPr="008F1B2C">
        <w:rPr>
          <w:szCs w:val="24"/>
        </w:rPr>
        <w:t xml:space="preserve"> выполнить автоматическую адаптацию ее стоимости</w:t>
      </w:r>
      <w:r>
        <w:rPr>
          <w:szCs w:val="24"/>
        </w:rPr>
        <w:t xml:space="preserve"> на основе актуальных данных МТР подрядчика (пример, заказ </w:t>
      </w:r>
      <w:r w:rsidRPr="003602AA">
        <w:rPr>
          <w:szCs w:val="24"/>
        </w:rPr>
        <w:t>1200001287</w:t>
      </w:r>
      <w:r>
        <w:rPr>
          <w:szCs w:val="24"/>
        </w:rPr>
        <w:t>);</w:t>
      </w:r>
    </w:p>
    <w:p w14:paraId="0587468E" w14:textId="102AD91E" w:rsidR="003602AA" w:rsidRDefault="003602AA" w:rsidP="003602AA">
      <w:pPr>
        <w:pStyle w:val="afa"/>
        <w:numPr>
          <w:ilvl w:val="0"/>
          <w:numId w:val="46"/>
        </w:numPr>
        <w:spacing w:before="240" w:after="160"/>
        <w:ind w:right="-143"/>
        <w:contextualSpacing/>
        <w:rPr>
          <w:szCs w:val="24"/>
        </w:rPr>
      </w:pPr>
      <w:r w:rsidRPr="008F1B2C">
        <w:rPr>
          <w:szCs w:val="24"/>
        </w:rPr>
        <w:t>Е</w:t>
      </w:r>
      <w:r>
        <w:rPr>
          <w:szCs w:val="24"/>
        </w:rPr>
        <w:t xml:space="preserve">сли услуга по закупке МТР подрядчика еще не запланирована (либо отсутствует операция с ИРМ по закупке МТР подрядчика), </w:t>
      </w:r>
      <w:r w:rsidRPr="008F1B2C">
        <w:rPr>
          <w:szCs w:val="24"/>
        </w:rPr>
        <w:t xml:space="preserve">то </w:t>
      </w:r>
      <w:r>
        <w:rPr>
          <w:szCs w:val="24"/>
        </w:rPr>
        <w:t>на</w:t>
      </w:r>
      <w:r w:rsidRPr="008F1B2C">
        <w:rPr>
          <w:szCs w:val="24"/>
        </w:rPr>
        <w:t xml:space="preserve"> дополнительн</w:t>
      </w:r>
      <w:r>
        <w:rPr>
          <w:szCs w:val="24"/>
        </w:rPr>
        <w:t>ом</w:t>
      </w:r>
      <w:r w:rsidRPr="008F1B2C">
        <w:rPr>
          <w:szCs w:val="24"/>
        </w:rPr>
        <w:t xml:space="preserve"> экран</w:t>
      </w:r>
      <w:r>
        <w:rPr>
          <w:szCs w:val="24"/>
        </w:rPr>
        <w:t>е</w:t>
      </w:r>
      <w:r w:rsidRPr="008F1B2C">
        <w:rPr>
          <w:szCs w:val="24"/>
        </w:rPr>
        <w:t xml:space="preserve"> </w:t>
      </w:r>
      <w:r>
        <w:rPr>
          <w:szCs w:val="24"/>
        </w:rPr>
        <w:t>выводится</w:t>
      </w:r>
      <w:r w:rsidRPr="008F1B2C">
        <w:rPr>
          <w:szCs w:val="24"/>
        </w:rPr>
        <w:t xml:space="preserve"> предложение </w:t>
      </w:r>
      <w:r>
        <w:rPr>
          <w:szCs w:val="24"/>
        </w:rPr>
        <w:t xml:space="preserve">по </w:t>
      </w:r>
      <w:r w:rsidRPr="008F1B2C">
        <w:rPr>
          <w:szCs w:val="24"/>
        </w:rPr>
        <w:t>параметр</w:t>
      </w:r>
      <w:r>
        <w:rPr>
          <w:szCs w:val="24"/>
        </w:rPr>
        <w:t>ам</w:t>
      </w:r>
      <w:r w:rsidRPr="008F1B2C">
        <w:rPr>
          <w:szCs w:val="24"/>
        </w:rPr>
        <w:t xml:space="preserve"> формирования УСО </w:t>
      </w:r>
      <w:r>
        <w:rPr>
          <w:szCs w:val="24"/>
        </w:rPr>
        <w:t>МТР подр</w:t>
      </w:r>
      <w:r w:rsidRPr="008F1B2C">
        <w:rPr>
          <w:szCs w:val="24"/>
        </w:rPr>
        <w:t>ядчика</w:t>
      </w:r>
      <w:r>
        <w:rPr>
          <w:szCs w:val="24"/>
        </w:rPr>
        <w:t xml:space="preserve">. </w:t>
      </w:r>
    </w:p>
    <w:p w14:paraId="0F17386C" w14:textId="102D4459" w:rsidR="003602AA" w:rsidRPr="003602AA" w:rsidRDefault="003602AA" w:rsidP="003602AA">
      <w:pPr>
        <w:spacing w:before="240" w:after="200"/>
        <w:ind w:firstLine="709"/>
      </w:pPr>
      <w:r w:rsidRPr="003602AA">
        <w:t>При расчете актуальной стоимости услуги учитыв</w:t>
      </w:r>
      <w:r w:rsidR="001476D3">
        <w:t>ается</w:t>
      </w:r>
      <w:r w:rsidRPr="003602AA">
        <w:t xml:space="preserve"> общ</w:t>
      </w:r>
      <w:r w:rsidR="001476D3">
        <w:t>ая</w:t>
      </w:r>
      <w:r w:rsidRPr="003602AA">
        <w:t xml:space="preserve"> стоимость всех МТР подрядчика в порядке следующего приоритета:</w:t>
      </w:r>
    </w:p>
    <w:p w14:paraId="08DC3A44" w14:textId="24A685F8" w:rsidR="003602AA" w:rsidRDefault="003602AA" w:rsidP="003602AA">
      <w:pPr>
        <w:pStyle w:val="afa"/>
        <w:numPr>
          <w:ilvl w:val="0"/>
          <w:numId w:val="46"/>
        </w:numPr>
        <w:spacing w:before="240" w:after="160"/>
        <w:ind w:right="-143"/>
        <w:contextualSpacing/>
        <w:rPr>
          <w:szCs w:val="24"/>
        </w:rPr>
      </w:pPr>
      <w:r>
        <w:rPr>
          <w:szCs w:val="24"/>
        </w:rPr>
        <w:t xml:space="preserve">Если у МТР указана </w:t>
      </w:r>
      <w:r w:rsidR="001476D3">
        <w:rPr>
          <w:szCs w:val="24"/>
        </w:rPr>
        <w:t xml:space="preserve">фактическая </w:t>
      </w:r>
      <w:r>
        <w:rPr>
          <w:szCs w:val="24"/>
        </w:rPr>
        <w:t>цена</w:t>
      </w:r>
      <w:r w:rsidR="001476D3">
        <w:rPr>
          <w:szCs w:val="24"/>
        </w:rPr>
        <w:t>, то в расчете используется фактическая стоимость</w:t>
      </w:r>
    </w:p>
    <w:p w14:paraId="56D80294" w14:textId="0C00DE2F" w:rsidR="003602AA" w:rsidRDefault="003602AA" w:rsidP="001476D3">
      <w:pPr>
        <w:pStyle w:val="afa"/>
        <w:numPr>
          <w:ilvl w:val="0"/>
          <w:numId w:val="46"/>
        </w:numPr>
        <w:spacing w:before="240" w:after="160"/>
        <w:ind w:right="-143"/>
        <w:contextualSpacing/>
        <w:rPr>
          <w:szCs w:val="24"/>
        </w:rPr>
      </w:pPr>
      <w:r>
        <w:rPr>
          <w:szCs w:val="24"/>
        </w:rPr>
        <w:t>В противном случае, в расчете использу</w:t>
      </w:r>
      <w:r w:rsidR="001476D3">
        <w:rPr>
          <w:szCs w:val="24"/>
        </w:rPr>
        <w:t>ется</w:t>
      </w:r>
      <w:r>
        <w:rPr>
          <w:szCs w:val="24"/>
        </w:rPr>
        <w:t xml:space="preserve"> планов</w:t>
      </w:r>
      <w:r w:rsidR="001476D3">
        <w:rPr>
          <w:szCs w:val="24"/>
        </w:rPr>
        <w:t>ая</w:t>
      </w:r>
      <w:r>
        <w:rPr>
          <w:szCs w:val="24"/>
        </w:rPr>
        <w:t xml:space="preserve"> </w:t>
      </w:r>
      <w:r w:rsidR="001476D3">
        <w:rPr>
          <w:szCs w:val="24"/>
        </w:rPr>
        <w:t>стоимость.</w:t>
      </w:r>
    </w:p>
    <w:p w14:paraId="0A36F871" w14:textId="77777777" w:rsidR="001476D3" w:rsidRDefault="001476D3" w:rsidP="001476D3">
      <w:pPr>
        <w:spacing w:before="240" w:after="200"/>
        <w:ind w:firstLine="709"/>
      </w:pPr>
      <w:r w:rsidRPr="001476D3">
        <w:t xml:space="preserve">Если отсутствует операция для </w:t>
      </w:r>
      <w:r>
        <w:t>услуги</w:t>
      </w:r>
      <w:r w:rsidRPr="001476D3">
        <w:t xml:space="preserve"> и при этом на вкладке МТР подрядчика не определено ИРМ закупки МТР подрядчика, то предлаг</w:t>
      </w:r>
      <w:r>
        <w:t>ается</w:t>
      </w:r>
      <w:r w:rsidRPr="001476D3">
        <w:t xml:space="preserve"> пользователю указать ИРМ </w:t>
      </w:r>
      <w:r>
        <w:t xml:space="preserve">для операции </w:t>
      </w:r>
      <w:r w:rsidRPr="001476D3">
        <w:t xml:space="preserve">вручную, в противном случае </w:t>
      </w:r>
      <w:r>
        <w:t xml:space="preserve">ИРМ </w:t>
      </w:r>
      <w:r w:rsidRPr="001476D3">
        <w:t>заполнят</w:t>
      </w:r>
      <w:r>
        <w:t>ся</w:t>
      </w:r>
      <w:r w:rsidRPr="001476D3">
        <w:t xml:space="preserve"> автоматически с заголовка </w:t>
      </w:r>
      <w:r>
        <w:t xml:space="preserve">заказа и закрывать от изменений (пример, заказ </w:t>
      </w:r>
      <w:r w:rsidRPr="001476D3">
        <w:t>1100007831</w:t>
      </w:r>
      <w:r>
        <w:t>).</w:t>
      </w:r>
      <w:r w:rsidRPr="001476D3">
        <w:t xml:space="preserve"> </w:t>
      </w:r>
    </w:p>
    <w:p w14:paraId="5C059AEA" w14:textId="08030BF0" w:rsidR="001476D3" w:rsidRDefault="001476D3" w:rsidP="001476D3">
      <w:pPr>
        <w:spacing w:before="240" w:after="200"/>
        <w:ind w:firstLine="709"/>
      </w:pPr>
      <w:r w:rsidRPr="001476D3">
        <w:t xml:space="preserve">В случае создания </w:t>
      </w:r>
      <w:r>
        <w:t xml:space="preserve">операции </w:t>
      </w:r>
      <w:r w:rsidRPr="001476D3">
        <w:t>выполнят</w:t>
      </w:r>
      <w:r>
        <w:t>ся</w:t>
      </w:r>
      <w:r w:rsidRPr="001476D3">
        <w:t xml:space="preserve"> </w:t>
      </w:r>
      <w:proofErr w:type="spellStart"/>
      <w:r w:rsidRPr="001476D3">
        <w:t>предзаполнение</w:t>
      </w:r>
      <w:proofErr w:type="spellEnd"/>
      <w:r w:rsidRPr="001476D3">
        <w:t xml:space="preserve"> </w:t>
      </w:r>
      <w:r>
        <w:t xml:space="preserve">текста </w:t>
      </w:r>
      <w:r w:rsidRPr="001476D3">
        <w:t>на основе шаблона из настройки</w:t>
      </w:r>
      <w:r>
        <w:t xml:space="preserve">. Поле доступно для редактирования (пример, заказ </w:t>
      </w:r>
      <w:r w:rsidRPr="001476D3">
        <w:t>1100007831</w:t>
      </w:r>
      <w:r>
        <w:t>).</w:t>
      </w:r>
      <w:r w:rsidRPr="001476D3">
        <w:t xml:space="preserve"> </w:t>
      </w:r>
    </w:p>
    <w:p w14:paraId="77EDBA4B" w14:textId="07C8B8F6" w:rsidR="001476D3" w:rsidRDefault="001476D3" w:rsidP="001476D3">
      <w:pPr>
        <w:spacing w:before="240" w:after="200"/>
        <w:ind w:firstLine="709"/>
      </w:pPr>
      <w:r>
        <w:t xml:space="preserve">Для обработки данных УСО выделите на дополнительном экране позиции и подтвердите выполнение кнопкой </w:t>
      </w:r>
      <w:r>
        <w:rPr>
          <w:noProof/>
          <w:lang w:eastAsia="ru-RU"/>
        </w:rPr>
        <w:drawing>
          <wp:inline distT="0" distB="0" distL="0" distR="0" wp14:anchorId="6DA6A530" wp14:editId="00CE75DE">
            <wp:extent cx="198120" cy="205740"/>
            <wp:effectExtent l="0" t="0" r="0" b="381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98120" cy="205740"/>
                    </a:xfrm>
                    <a:prstGeom prst="rect">
                      <a:avLst/>
                    </a:prstGeom>
                    <a:noFill/>
                    <a:ln>
                      <a:noFill/>
                    </a:ln>
                  </pic:spPr>
                </pic:pic>
              </a:graphicData>
            </a:graphic>
          </wp:inline>
        </w:drawing>
      </w:r>
      <w:r>
        <w:t>.</w:t>
      </w:r>
    </w:p>
    <w:p w14:paraId="3CDFF6C9" w14:textId="3084D002" w:rsidR="001476D3" w:rsidRDefault="001476D3" w:rsidP="001476D3">
      <w:pPr>
        <w:spacing w:before="240" w:after="200"/>
      </w:pPr>
      <w:r>
        <w:t xml:space="preserve">После подтверждения </w:t>
      </w:r>
      <w:r w:rsidR="00E00B9A">
        <w:t>выполнения функции</w:t>
      </w:r>
      <w:r>
        <w:t xml:space="preserve"> в системе будут выполнены следующие изменения для выделенных заказов:</w:t>
      </w:r>
    </w:p>
    <w:p w14:paraId="770B415A" w14:textId="12E80632" w:rsidR="001476D3" w:rsidRDefault="00E00B9A" w:rsidP="001476D3">
      <w:pPr>
        <w:pStyle w:val="afa"/>
        <w:numPr>
          <w:ilvl w:val="0"/>
          <w:numId w:val="41"/>
        </w:numPr>
      </w:pPr>
      <w:r>
        <w:t>Создание операций и услуг в зависимости от текущих данных заказа</w:t>
      </w:r>
      <w:r w:rsidR="001476D3" w:rsidRPr="00BE3CAB">
        <w:t>;</w:t>
      </w:r>
    </w:p>
    <w:p w14:paraId="3A0AC393" w14:textId="77A49E47" w:rsidR="001476D3" w:rsidRDefault="00E00B9A" w:rsidP="00E00B9A">
      <w:pPr>
        <w:pStyle w:val="afa"/>
        <w:numPr>
          <w:ilvl w:val="0"/>
          <w:numId w:val="41"/>
        </w:numPr>
      </w:pPr>
      <w:r w:rsidRPr="00E00B9A">
        <w:lastRenderedPageBreak/>
        <w:t>Ак</w:t>
      </w:r>
      <w:r>
        <w:t>туализация стоимости УСО для уже запланированных услуг.</w:t>
      </w:r>
    </w:p>
    <w:p w14:paraId="0B67107B" w14:textId="2C7A0689" w:rsidR="001476D3" w:rsidRPr="001476D3" w:rsidRDefault="00E00B9A" w:rsidP="00E00B9A">
      <w:pPr>
        <w:spacing w:before="240" w:after="200"/>
      </w:pPr>
      <w:r>
        <w:rPr>
          <w:noProof/>
          <w:lang w:eastAsia="ru-RU"/>
        </w:rPr>
        <w:drawing>
          <wp:inline distT="0" distB="0" distL="0" distR="0" wp14:anchorId="15A8E7B8" wp14:editId="34A4AC7D">
            <wp:extent cx="6477000" cy="2613660"/>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477000" cy="2613660"/>
                    </a:xfrm>
                    <a:prstGeom prst="rect">
                      <a:avLst/>
                    </a:prstGeom>
                    <a:noFill/>
                    <a:ln>
                      <a:noFill/>
                    </a:ln>
                  </pic:spPr>
                </pic:pic>
              </a:graphicData>
            </a:graphic>
          </wp:inline>
        </w:drawing>
      </w:r>
    </w:p>
    <w:p w14:paraId="68D5BE6C" w14:textId="77777777" w:rsidR="004C3CC8" w:rsidRDefault="004C3CC8" w:rsidP="00C74500"/>
    <w:p w14:paraId="1D582C65" w14:textId="77777777" w:rsidR="004C3CC8" w:rsidRPr="00211380" w:rsidRDefault="004C3CC8" w:rsidP="00C74500"/>
    <w:p w14:paraId="4CDB6A53" w14:textId="143FB3F6" w:rsidR="00211380" w:rsidRPr="00211380" w:rsidRDefault="00211380" w:rsidP="00C74500">
      <w:pPr>
        <w:pStyle w:val="32"/>
        <w:numPr>
          <w:ilvl w:val="1"/>
          <w:numId w:val="40"/>
        </w:numPr>
      </w:pPr>
      <w:bookmarkStart w:id="34" w:name="_Toc230349427"/>
      <w:r>
        <w:t>Функция «Обновить цены из прайса»</w:t>
      </w:r>
      <w:bookmarkEnd w:id="34"/>
    </w:p>
    <w:p w14:paraId="2E53C052" w14:textId="3A098DCE" w:rsidR="00E00B9A" w:rsidRDefault="00E00B9A" w:rsidP="00E00B9A">
      <w:pPr>
        <w:spacing w:before="240" w:after="200"/>
        <w:ind w:firstLine="709"/>
      </w:pPr>
      <w:r>
        <w:t>При необходимости массовое обновление цен МТР подрядчика на основе прайс-листов к договору, воспользуйтесь функцией «Обновить ц</w:t>
      </w:r>
      <w:r w:rsidR="000E2BC7">
        <w:t>ен</w:t>
      </w:r>
      <w:r>
        <w:t>ы из прайса».</w:t>
      </w:r>
    </w:p>
    <w:p w14:paraId="33B14FEF" w14:textId="2E3F6F9A" w:rsidR="00AE1222" w:rsidRDefault="00AE1222" w:rsidP="00C74500">
      <w:pPr>
        <w:spacing w:before="240" w:after="200"/>
        <w:ind w:firstLine="709"/>
        <w:rPr>
          <w:rFonts w:eastAsiaTheme="majorEastAsia"/>
        </w:rPr>
      </w:pPr>
      <w:r>
        <w:rPr>
          <w:rFonts w:eastAsiaTheme="majorEastAsia"/>
        </w:rPr>
        <w:t xml:space="preserve">Для массового обновления цен МТР подрядчика на основе данных прайс-листа </w:t>
      </w:r>
      <w:r w:rsidR="000E2BC7">
        <w:rPr>
          <w:rFonts w:eastAsiaTheme="majorEastAsia"/>
        </w:rPr>
        <w:t xml:space="preserve">выделите на экране </w:t>
      </w:r>
      <w:r w:rsidR="00E04B5F">
        <w:rPr>
          <w:rFonts w:eastAsiaTheme="majorEastAsia"/>
        </w:rPr>
        <w:t xml:space="preserve">позиции </w:t>
      </w:r>
      <w:r w:rsidR="000E2BC7">
        <w:rPr>
          <w:rFonts w:eastAsiaTheme="majorEastAsia"/>
        </w:rPr>
        <w:t xml:space="preserve">с индикатором </w:t>
      </w:r>
      <w:r w:rsidR="000E2BC7">
        <w:rPr>
          <w:rFonts w:eastAsiaTheme="majorEastAsia"/>
          <w:noProof/>
          <w:lang w:eastAsia="ru-RU"/>
        </w:rPr>
        <w:drawing>
          <wp:inline distT="0" distB="0" distL="0" distR="0" wp14:anchorId="27F400FE" wp14:editId="32BBC58A">
            <wp:extent cx="2895600" cy="19050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895600" cy="190500"/>
                    </a:xfrm>
                    <a:prstGeom prst="rect">
                      <a:avLst/>
                    </a:prstGeom>
                    <a:noFill/>
                    <a:ln>
                      <a:noFill/>
                    </a:ln>
                  </pic:spPr>
                </pic:pic>
              </a:graphicData>
            </a:graphic>
          </wp:inline>
        </w:drawing>
      </w:r>
      <w:r w:rsidR="000E2BC7">
        <w:rPr>
          <w:rFonts w:eastAsiaTheme="majorEastAsia"/>
        </w:rPr>
        <w:t xml:space="preserve"> </w:t>
      </w:r>
      <w:r w:rsidR="00E04B5F">
        <w:rPr>
          <w:rFonts w:eastAsiaTheme="majorEastAsia"/>
        </w:rPr>
        <w:t xml:space="preserve">и нажмите кнопку </w:t>
      </w:r>
      <w:r w:rsidR="00E04B5F">
        <w:rPr>
          <w:rFonts w:eastAsiaTheme="majorEastAsia"/>
          <w:noProof/>
          <w:lang w:eastAsia="ru-RU"/>
        </w:rPr>
        <w:drawing>
          <wp:inline distT="0" distB="0" distL="0" distR="0" wp14:anchorId="7BD015DB" wp14:editId="2B93BA2F">
            <wp:extent cx="1583055" cy="16065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83055" cy="160655"/>
                    </a:xfrm>
                    <a:prstGeom prst="rect">
                      <a:avLst/>
                    </a:prstGeom>
                    <a:noFill/>
                    <a:ln>
                      <a:noFill/>
                    </a:ln>
                  </pic:spPr>
                </pic:pic>
              </a:graphicData>
            </a:graphic>
          </wp:inline>
        </w:drawing>
      </w:r>
      <w:r w:rsidR="00E04B5F">
        <w:rPr>
          <w:rFonts w:eastAsiaTheme="majorEastAsia"/>
        </w:rPr>
        <w:t>:</w:t>
      </w:r>
    </w:p>
    <w:p w14:paraId="5E364166" w14:textId="7926CD8F" w:rsidR="000E2BC7" w:rsidRDefault="000E2BC7" w:rsidP="000E2BC7">
      <w:pPr>
        <w:spacing w:before="240" w:after="200"/>
        <w:rPr>
          <w:rFonts w:eastAsiaTheme="majorEastAsia"/>
        </w:rPr>
      </w:pPr>
      <w:r>
        <w:rPr>
          <w:rFonts w:eastAsiaTheme="majorEastAsia"/>
          <w:noProof/>
          <w:lang w:eastAsia="ru-RU"/>
        </w:rPr>
        <w:drawing>
          <wp:inline distT="0" distB="0" distL="0" distR="0" wp14:anchorId="60A8EBDF" wp14:editId="4B6DACD7">
            <wp:extent cx="6477000" cy="141732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477000" cy="1417320"/>
                    </a:xfrm>
                    <a:prstGeom prst="rect">
                      <a:avLst/>
                    </a:prstGeom>
                    <a:noFill/>
                    <a:ln>
                      <a:noFill/>
                    </a:ln>
                  </pic:spPr>
                </pic:pic>
              </a:graphicData>
            </a:graphic>
          </wp:inline>
        </w:drawing>
      </w:r>
    </w:p>
    <w:p w14:paraId="18E176AF" w14:textId="2C5FEC19" w:rsidR="00E04B5F" w:rsidRDefault="00E04B5F" w:rsidP="00C74500">
      <w:pPr>
        <w:spacing w:before="240" w:after="200"/>
        <w:ind w:firstLine="709"/>
        <w:rPr>
          <w:rFonts w:eastAsiaTheme="majorEastAsia"/>
        </w:rPr>
      </w:pPr>
      <w:r>
        <w:rPr>
          <w:rFonts w:eastAsiaTheme="majorEastAsia"/>
        </w:rPr>
        <w:t>По результатам работы функции, для позиций, по которым цена прайса найдена выполнится автоматическая замена плановых и фактических цен с учетом валюты прайса. Стоимости при этом также рассчитаются автоматически:</w:t>
      </w:r>
    </w:p>
    <w:p w14:paraId="76F142EF" w14:textId="0F8CDF1A" w:rsidR="00E04B5F" w:rsidRDefault="00E04B5F" w:rsidP="00C74500">
      <w:pPr>
        <w:spacing w:before="240" w:after="200"/>
        <w:rPr>
          <w:rFonts w:eastAsiaTheme="majorEastAsia"/>
        </w:rPr>
      </w:pPr>
      <w:r>
        <w:rPr>
          <w:rFonts w:eastAsiaTheme="majorEastAsia"/>
          <w:noProof/>
          <w:lang w:eastAsia="ru-RU"/>
        </w:rPr>
        <w:lastRenderedPageBreak/>
        <w:drawing>
          <wp:inline distT="0" distB="0" distL="0" distR="0" wp14:anchorId="7295542C" wp14:editId="2A90B43C">
            <wp:extent cx="6477000" cy="17780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477000" cy="1778000"/>
                    </a:xfrm>
                    <a:prstGeom prst="rect">
                      <a:avLst/>
                    </a:prstGeom>
                    <a:noFill/>
                    <a:ln>
                      <a:noFill/>
                    </a:ln>
                  </pic:spPr>
                </pic:pic>
              </a:graphicData>
            </a:graphic>
          </wp:inline>
        </w:drawing>
      </w:r>
    </w:p>
    <w:p w14:paraId="2A57A2D1" w14:textId="6B71AFA8" w:rsidR="000E2BC7" w:rsidRDefault="000E2BC7" w:rsidP="000E2BC7">
      <w:pPr>
        <w:spacing w:before="240" w:after="200"/>
        <w:ind w:firstLine="709"/>
        <w:rPr>
          <w:rFonts w:eastAsiaTheme="majorEastAsia"/>
        </w:rPr>
      </w:pPr>
      <w:r>
        <w:rPr>
          <w:rFonts w:eastAsiaTheme="majorEastAsia"/>
        </w:rPr>
        <w:t>Дополнительно, если в заказе уже была запланирована услуга по закупке МТР подрядчика, то выполняется автоматическое обновление ее стоимости на основе актуализированной итоговой стоимости МТР подрядчика.</w:t>
      </w:r>
    </w:p>
    <w:p w14:paraId="036CB8BF" w14:textId="77777777" w:rsidR="00233D21" w:rsidRDefault="00233D21" w:rsidP="000E2BC7">
      <w:pPr>
        <w:spacing w:before="240" w:after="200"/>
        <w:ind w:firstLine="709"/>
        <w:rPr>
          <w:rFonts w:eastAsiaTheme="majorEastAsia"/>
        </w:rPr>
      </w:pPr>
    </w:p>
    <w:p w14:paraId="3B1663FB" w14:textId="7246C98C" w:rsidR="003A384B" w:rsidRPr="00AC0CCB" w:rsidRDefault="003A384B" w:rsidP="003A384B">
      <w:pPr>
        <w:pStyle w:val="32"/>
        <w:numPr>
          <w:ilvl w:val="1"/>
          <w:numId w:val="40"/>
        </w:numPr>
        <w:rPr>
          <w:highlight w:val="yellow"/>
        </w:rPr>
      </w:pPr>
      <w:bookmarkStart w:id="35" w:name="_Toc230349428"/>
      <w:r w:rsidRPr="00AC0CCB">
        <w:rPr>
          <w:highlight w:val="yellow"/>
        </w:rPr>
        <w:t xml:space="preserve">Функция </w:t>
      </w:r>
      <w:r w:rsidRPr="00AC0CCB">
        <w:rPr>
          <w:highlight w:val="yellow"/>
        </w:rPr>
        <w:t>«Удалить МТР»</w:t>
      </w:r>
      <w:bookmarkEnd w:id="35"/>
    </w:p>
    <w:p w14:paraId="7759D201" w14:textId="77777777" w:rsidR="003A384B" w:rsidRPr="00AC0CCB" w:rsidRDefault="003A384B" w:rsidP="003A384B">
      <w:pPr>
        <w:rPr>
          <w:rFonts w:eastAsiaTheme="majorEastAsia"/>
          <w:highlight w:val="yellow"/>
        </w:rPr>
      </w:pPr>
    </w:p>
    <w:p w14:paraId="55694AC9" w14:textId="4A17A952" w:rsidR="00233D21" w:rsidRPr="00AC0CCB" w:rsidRDefault="003A384B" w:rsidP="003A384B">
      <w:pPr>
        <w:rPr>
          <w:rFonts w:eastAsiaTheme="majorEastAsia"/>
          <w:highlight w:val="yellow"/>
        </w:rPr>
      </w:pPr>
      <w:r w:rsidRPr="00AC0CCB">
        <w:rPr>
          <w:rFonts w:eastAsiaTheme="majorEastAsia"/>
          <w:highlight w:val="yellow"/>
        </w:rPr>
        <w:t>Данная функция давно работает по собственным МТР. Теперь ее расширили на позиции МТР подрядчика.</w:t>
      </w:r>
      <w:r w:rsidR="00233D21" w:rsidRPr="00AC0CCB">
        <w:rPr>
          <w:rFonts w:eastAsiaTheme="majorEastAsia"/>
          <w:highlight w:val="yellow"/>
        </w:rPr>
        <w:t xml:space="preserve"> То есть можно удалять массово МТР подрядчика из заказов ТОРО:</w:t>
      </w:r>
    </w:p>
    <w:p w14:paraId="6F7F4391" w14:textId="43E9C5AE" w:rsidR="003A384B" w:rsidRPr="003A384B" w:rsidRDefault="003A384B" w:rsidP="003A384B">
      <w:pPr>
        <w:rPr>
          <w:rFonts w:eastAsiaTheme="majorEastAsia"/>
          <w:lang w:val="en-US"/>
        </w:rPr>
      </w:pPr>
      <w:r w:rsidRPr="00AC0CCB">
        <w:rPr>
          <w:noProof/>
          <w:highlight w:val="yellow"/>
        </w:rPr>
        <w:drawing>
          <wp:inline distT="0" distB="0" distL="0" distR="0" wp14:anchorId="7A5177D4" wp14:editId="226EF521">
            <wp:extent cx="6276975" cy="1952625"/>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276975" cy="1952625"/>
                    </a:xfrm>
                    <a:prstGeom prst="rect">
                      <a:avLst/>
                    </a:prstGeom>
                  </pic:spPr>
                </pic:pic>
              </a:graphicData>
            </a:graphic>
          </wp:inline>
        </w:drawing>
      </w:r>
    </w:p>
    <w:p w14:paraId="70A12C9A" w14:textId="77777777" w:rsidR="003A384B" w:rsidRDefault="003A384B" w:rsidP="003A384B">
      <w:pPr>
        <w:rPr>
          <w:rFonts w:eastAsiaTheme="majorEastAsia"/>
        </w:rPr>
      </w:pPr>
    </w:p>
    <w:p w14:paraId="1F45721D" w14:textId="77777777" w:rsidR="003A384B" w:rsidRPr="001106A3" w:rsidRDefault="003A384B" w:rsidP="003A384B">
      <w:pPr>
        <w:spacing w:before="240" w:after="200"/>
        <w:rPr>
          <w:rFonts w:eastAsiaTheme="majorEastAsia"/>
        </w:rPr>
      </w:pPr>
    </w:p>
    <w:p w14:paraId="15851876" w14:textId="77F95796" w:rsidR="007E26FD" w:rsidRPr="00751ED8" w:rsidRDefault="007E26FD" w:rsidP="00C74500">
      <w:pPr>
        <w:pStyle w:val="22"/>
        <w:keepNext/>
        <w:keepLines/>
        <w:numPr>
          <w:ilvl w:val="0"/>
          <w:numId w:val="14"/>
        </w:numPr>
        <w:ind w:left="0" w:firstLine="0"/>
        <w:rPr>
          <w:rFonts w:eastAsiaTheme="majorEastAsia"/>
          <w:bCs w:val="0"/>
          <w:caps w:val="0"/>
          <w:color w:val="000000" w:themeColor="text1"/>
          <w:sz w:val="32"/>
        </w:rPr>
      </w:pPr>
      <w:bookmarkStart w:id="36" w:name="_Toc230349429"/>
      <w:r>
        <w:rPr>
          <w:rFonts w:eastAsiaTheme="majorEastAsia"/>
          <w:bCs w:val="0"/>
          <w:caps w:val="0"/>
          <w:color w:val="000000" w:themeColor="text1"/>
          <w:sz w:val="32"/>
        </w:rPr>
        <w:t>Анализ данных по ценам в Пульте по выручке</w:t>
      </w:r>
      <w:bookmarkEnd w:id="36"/>
    </w:p>
    <w:p w14:paraId="1862067D" w14:textId="3BA428F8" w:rsidR="007E26FD" w:rsidRDefault="001A30BA" w:rsidP="00C74500">
      <w:pPr>
        <w:spacing w:after="200"/>
        <w:ind w:firstLine="709"/>
        <w:rPr>
          <w:rFonts w:eastAsiaTheme="majorEastAsia"/>
        </w:rPr>
      </w:pPr>
      <w:r>
        <w:rPr>
          <w:rFonts w:eastAsiaTheme="majorEastAsia"/>
        </w:rPr>
        <w:t xml:space="preserve">В транзакции </w:t>
      </w:r>
      <w:r>
        <w:rPr>
          <w:rFonts w:eastAsiaTheme="majorEastAsia"/>
          <w:lang w:val="en-US"/>
        </w:rPr>
        <w:t>ZMM</w:t>
      </w:r>
      <w:r w:rsidRPr="00BE21C0">
        <w:rPr>
          <w:rFonts w:eastAsiaTheme="majorEastAsia"/>
        </w:rPr>
        <w:t xml:space="preserve">_370 </w:t>
      </w:r>
      <w:r>
        <w:rPr>
          <w:rFonts w:eastAsiaTheme="majorEastAsia"/>
        </w:rPr>
        <w:t>Пульт по выручке в табличную часть отчета добавлены поля с информацией по данным прайс-листа для МТР подрядчика.</w:t>
      </w:r>
    </w:p>
    <w:p w14:paraId="23C48065" w14:textId="530C0A96" w:rsidR="001A30BA" w:rsidRDefault="001A30BA" w:rsidP="00C74500">
      <w:pPr>
        <w:spacing w:after="200"/>
        <w:ind w:firstLine="709"/>
        <w:rPr>
          <w:rFonts w:eastAsiaTheme="majorEastAsia"/>
        </w:rPr>
      </w:pPr>
      <w:r>
        <w:rPr>
          <w:rFonts w:eastAsiaTheme="majorEastAsia"/>
        </w:rPr>
        <w:t>Для отображения информации необходимо на селекционном экране указать параметр</w:t>
      </w:r>
      <w:r>
        <w:rPr>
          <w:rFonts w:eastAsiaTheme="majorEastAsia"/>
          <w:noProof/>
          <w:lang w:eastAsia="ru-RU"/>
        </w:rPr>
        <w:drawing>
          <wp:inline distT="0" distB="0" distL="0" distR="0" wp14:anchorId="47446608" wp14:editId="43D810DF">
            <wp:extent cx="2649855" cy="16065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649855" cy="160655"/>
                    </a:xfrm>
                    <a:prstGeom prst="rect">
                      <a:avLst/>
                    </a:prstGeom>
                    <a:noFill/>
                    <a:ln>
                      <a:noFill/>
                    </a:ln>
                  </pic:spPr>
                </pic:pic>
              </a:graphicData>
            </a:graphic>
          </wp:inline>
        </w:drawing>
      </w:r>
      <w:r>
        <w:rPr>
          <w:rFonts w:eastAsiaTheme="majorEastAsia"/>
        </w:rPr>
        <w:t>:</w:t>
      </w:r>
    </w:p>
    <w:p w14:paraId="2C6F6557" w14:textId="76C0C676" w:rsidR="001A30BA" w:rsidRDefault="001A30BA" w:rsidP="00C74500">
      <w:pPr>
        <w:spacing w:after="200"/>
        <w:rPr>
          <w:rFonts w:eastAsiaTheme="majorEastAsia"/>
        </w:rPr>
      </w:pPr>
      <w:r>
        <w:rPr>
          <w:rFonts w:eastAsiaTheme="majorEastAsia"/>
          <w:noProof/>
          <w:lang w:eastAsia="ru-RU"/>
        </w:rPr>
        <w:lastRenderedPageBreak/>
        <w:drawing>
          <wp:inline distT="0" distB="0" distL="0" distR="0" wp14:anchorId="16B89988" wp14:editId="0E1C3910">
            <wp:extent cx="6477000" cy="1574800"/>
            <wp:effectExtent l="0" t="0" r="0" b="63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477000" cy="1574800"/>
                    </a:xfrm>
                    <a:prstGeom prst="rect">
                      <a:avLst/>
                    </a:prstGeom>
                    <a:noFill/>
                    <a:ln>
                      <a:noFill/>
                    </a:ln>
                  </pic:spPr>
                </pic:pic>
              </a:graphicData>
            </a:graphic>
          </wp:inline>
        </w:drawing>
      </w:r>
    </w:p>
    <w:p w14:paraId="35D88F9D" w14:textId="022DFFCC" w:rsidR="00F80575" w:rsidRDefault="001A30BA" w:rsidP="00C74500">
      <w:pPr>
        <w:spacing w:after="200"/>
        <w:rPr>
          <w:rFonts w:eastAsiaTheme="majorEastAsia"/>
        </w:rPr>
      </w:pPr>
      <w:r>
        <w:rPr>
          <w:rFonts w:eastAsiaTheme="majorEastAsia"/>
          <w:noProof/>
          <w:lang w:eastAsia="ru-RU"/>
        </w:rPr>
        <w:drawing>
          <wp:inline distT="0" distB="0" distL="0" distR="0" wp14:anchorId="034F7BF3" wp14:editId="1D8F5BE9">
            <wp:extent cx="6477000" cy="1896745"/>
            <wp:effectExtent l="0" t="0" r="0" b="825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477000" cy="1896745"/>
                    </a:xfrm>
                    <a:prstGeom prst="rect">
                      <a:avLst/>
                    </a:prstGeom>
                    <a:noFill/>
                    <a:ln>
                      <a:noFill/>
                    </a:ln>
                  </pic:spPr>
                </pic:pic>
              </a:graphicData>
            </a:graphic>
          </wp:inline>
        </w:drawing>
      </w:r>
    </w:p>
    <w:p w14:paraId="39BAEC08" w14:textId="77777777" w:rsidR="00B352DB" w:rsidRDefault="00B352DB" w:rsidP="00C74500">
      <w:pPr>
        <w:spacing w:after="200"/>
        <w:rPr>
          <w:rFonts w:eastAsiaTheme="majorEastAsia"/>
        </w:rPr>
      </w:pPr>
    </w:p>
    <w:p w14:paraId="34272DBE" w14:textId="5CC0193B" w:rsidR="00F80575" w:rsidRPr="00B352DB" w:rsidRDefault="00F80575" w:rsidP="009D2823">
      <w:pPr>
        <w:pStyle w:val="22"/>
        <w:keepNext/>
        <w:keepLines/>
        <w:numPr>
          <w:ilvl w:val="0"/>
          <w:numId w:val="14"/>
        </w:numPr>
        <w:spacing w:after="200"/>
        <w:ind w:left="0" w:firstLine="0"/>
        <w:rPr>
          <w:rFonts w:eastAsiaTheme="majorEastAsia"/>
          <w:bCs w:val="0"/>
          <w:caps w:val="0"/>
          <w:color w:val="000000" w:themeColor="text1"/>
          <w:sz w:val="32"/>
          <w:highlight w:val="yellow"/>
        </w:rPr>
      </w:pPr>
      <w:bookmarkStart w:id="37" w:name="_Toc230349430"/>
      <w:r w:rsidRPr="00B352DB">
        <w:rPr>
          <w:rFonts w:eastAsiaTheme="majorEastAsia"/>
          <w:bCs w:val="0"/>
          <w:caps w:val="0"/>
          <w:color w:val="000000" w:themeColor="text1"/>
          <w:sz w:val="32"/>
          <w:highlight w:val="yellow"/>
        </w:rPr>
        <w:t>Изменения Наряд-задания по МТР подрядчика</w:t>
      </w:r>
      <w:bookmarkEnd w:id="37"/>
    </w:p>
    <w:p w14:paraId="34FE161E" w14:textId="116E3F7E" w:rsidR="00F80575" w:rsidRPr="00B352DB" w:rsidRDefault="00F80575" w:rsidP="00F80575">
      <w:pPr>
        <w:rPr>
          <w:rFonts w:eastAsiaTheme="majorEastAsia"/>
          <w:highlight w:val="yellow"/>
        </w:rPr>
      </w:pPr>
      <w:r w:rsidRPr="00B352DB">
        <w:rPr>
          <w:rFonts w:eastAsiaTheme="majorEastAsia"/>
          <w:highlight w:val="yellow"/>
        </w:rPr>
        <w:t>Ранее МТР подрядчика в наряд-задании отображались внизу табличной части по текстом «МТР подрядчика»:</w:t>
      </w:r>
    </w:p>
    <w:p w14:paraId="673FF5A4" w14:textId="4D8678D9" w:rsidR="00F80575" w:rsidRPr="00B352DB" w:rsidRDefault="00F80575" w:rsidP="00F80575">
      <w:pPr>
        <w:rPr>
          <w:rFonts w:eastAsiaTheme="majorEastAsia"/>
          <w:highlight w:val="yellow"/>
        </w:rPr>
      </w:pPr>
      <w:r w:rsidRPr="00B352DB">
        <w:rPr>
          <w:noProof/>
          <w:highlight w:val="yellow"/>
        </w:rPr>
        <w:drawing>
          <wp:inline distT="0" distB="0" distL="0" distR="0" wp14:anchorId="1B717FBC" wp14:editId="6C3E03AB">
            <wp:extent cx="5940425" cy="1385570"/>
            <wp:effectExtent l="0" t="0" r="3175" b="508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0425" cy="1385570"/>
                    </a:xfrm>
                    <a:prstGeom prst="rect">
                      <a:avLst/>
                    </a:prstGeom>
                  </pic:spPr>
                </pic:pic>
              </a:graphicData>
            </a:graphic>
          </wp:inline>
        </w:drawing>
      </w:r>
    </w:p>
    <w:p w14:paraId="3AD6FFE3" w14:textId="21DA5F82" w:rsidR="00F80575" w:rsidRPr="00B352DB" w:rsidRDefault="00F80575" w:rsidP="00F80575">
      <w:pPr>
        <w:rPr>
          <w:rFonts w:eastAsiaTheme="majorEastAsia"/>
          <w:highlight w:val="yellow"/>
        </w:rPr>
      </w:pPr>
    </w:p>
    <w:p w14:paraId="518EC7BB" w14:textId="032F9CE5" w:rsidR="00F80575" w:rsidRPr="00B352DB" w:rsidRDefault="00F80575" w:rsidP="00F80575">
      <w:pPr>
        <w:rPr>
          <w:rFonts w:eastAsiaTheme="majorEastAsia"/>
          <w:highlight w:val="yellow"/>
        </w:rPr>
      </w:pPr>
      <w:r w:rsidRPr="00B352DB">
        <w:rPr>
          <w:rFonts w:eastAsiaTheme="majorEastAsia"/>
          <w:highlight w:val="yellow"/>
        </w:rPr>
        <w:t xml:space="preserve">Теперь, в связи с добавлением нового поля Номер операции, МТР подрядчика отображаются в соответствующей операции, скриншот </w:t>
      </w:r>
      <w:proofErr w:type="spellStart"/>
      <w:r w:rsidRPr="00B352DB">
        <w:rPr>
          <w:rFonts w:eastAsiaTheme="majorEastAsia"/>
          <w:highlight w:val="yellow"/>
        </w:rPr>
        <w:t>ниже.</w:t>
      </w:r>
      <w:proofErr w:type="spellEnd"/>
    </w:p>
    <w:p w14:paraId="0057C230" w14:textId="42F3D416" w:rsidR="00F80575" w:rsidRDefault="00F80575" w:rsidP="00F80575">
      <w:pPr>
        <w:rPr>
          <w:rFonts w:eastAsiaTheme="majorEastAsia"/>
        </w:rPr>
      </w:pPr>
      <w:proofErr w:type="spellStart"/>
      <w:r w:rsidRPr="00B352DB">
        <w:rPr>
          <w:rFonts w:eastAsiaTheme="majorEastAsia"/>
          <w:highlight w:val="yellow"/>
        </w:rPr>
        <w:t>При</w:t>
      </w:r>
      <w:proofErr w:type="spellEnd"/>
      <w:r w:rsidRPr="00B352DB">
        <w:rPr>
          <w:rFonts w:eastAsiaTheme="majorEastAsia"/>
          <w:highlight w:val="yellow"/>
        </w:rPr>
        <w:t xml:space="preserve"> этом еще могут остаться МТР подрядчика, где Номер операции не заполнен. Для них осталась прежняя логика</w:t>
      </w:r>
      <w:r w:rsidRPr="00B352DB">
        <w:rPr>
          <w:rFonts w:eastAsiaTheme="majorEastAsia"/>
          <w:highlight w:val="yellow"/>
        </w:rPr>
        <w:t>, как на скриншоте выше.</w:t>
      </w:r>
    </w:p>
    <w:p w14:paraId="54A2B071" w14:textId="77777777" w:rsidR="00F80575" w:rsidRDefault="00F80575" w:rsidP="00F80575">
      <w:pPr>
        <w:rPr>
          <w:rFonts w:eastAsiaTheme="majorEastAsia"/>
        </w:rPr>
      </w:pPr>
    </w:p>
    <w:p w14:paraId="69258039" w14:textId="3EF93E9C" w:rsidR="00F80575" w:rsidRDefault="00F80575" w:rsidP="00F80575">
      <w:pPr>
        <w:rPr>
          <w:rFonts w:eastAsiaTheme="majorEastAsia"/>
        </w:rPr>
      </w:pPr>
      <w:r>
        <w:rPr>
          <w:noProof/>
        </w:rPr>
        <w:lastRenderedPageBreak/>
        <w:drawing>
          <wp:inline distT="0" distB="0" distL="0" distR="0" wp14:anchorId="1DA90CBE" wp14:editId="6689944C">
            <wp:extent cx="6480810" cy="1828165"/>
            <wp:effectExtent l="0" t="0" r="0" b="63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480810" cy="1828165"/>
                    </a:xfrm>
                    <a:prstGeom prst="rect">
                      <a:avLst/>
                    </a:prstGeom>
                  </pic:spPr>
                </pic:pic>
              </a:graphicData>
            </a:graphic>
          </wp:inline>
        </w:drawing>
      </w:r>
    </w:p>
    <w:p w14:paraId="7AE3AC21" w14:textId="02C9C2DE" w:rsidR="00F80575" w:rsidRDefault="00F80575" w:rsidP="00F80575">
      <w:pPr>
        <w:rPr>
          <w:rFonts w:eastAsiaTheme="majorEastAsia"/>
        </w:rPr>
      </w:pPr>
    </w:p>
    <w:p w14:paraId="0C6B1322" w14:textId="77777777" w:rsidR="00F80575" w:rsidRPr="00F80575" w:rsidRDefault="00F80575" w:rsidP="00F80575">
      <w:pPr>
        <w:rPr>
          <w:rFonts w:eastAsiaTheme="majorEastAsia"/>
        </w:rPr>
      </w:pPr>
    </w:p>
    <w:sectPr w:rsidR="00F80575" w:rsidRPr="00F80575" w:rsidSect="00775E25">
      <w:headerReference w:type="default" r:id="rId92"/>
      <w:headerReference w:type="first" r:id="rId93"/>
      <w:pgSz w:w="11907" w:h="16840" w:code="9"/>
      <w:pgMar w:top="1134" w:right="567" w:bottom="1134" w:left="1134" w:header="73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0B741" w14:textId="77777777" w:rsidR="00EF4F70" w:rsidRDefault="00EF4F70" w:rsidP="006C0925">
      <w:r>
        <w:separator/>
      </w:r>
    </w:p>
  </w:endnote>
  <w:endnote w:type="continuationSeparator" w:id="0">
    <w:p w14:paraId="6F549152" w14:textId="77777777" w:rsidR="00EF4F70" w:rsidRDefault="00EF4F70" w:rsidP="006C0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EuropeDemiC">
    <w:altName w:val="Arial"/>
    <w:charset w:val="00"/>
    <w:family w:val="auto"/>
    <w:pitch w:val="default"/>
  </w:font>
  <w:font w:name="Verdana">
    <w:panose1 w:val="020B0604030504040204"/>
    <w:charset w:val="CC"/>
    <w:family w:val="swiss"/>
    <w:pitch w:val="variable"/>
    <w:sig w:usb0="A00006FF" w:usb1="4000205B" w:usb2="00000010" w:usb3="00000000" w:csb0="0000019F" w:csb1="00000000"/>
  </w:font>
  <w:font w:name="Franklin Gothic Book">
    <w:panose1 w:val="020B05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eta Offc Pro">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6261132"/>
      <w:docPartObj>
        <w:docPartGallery w:val="Page Numbers (Bottom of Page)"/>
        <w:docPartUnique/>
      </w:docPartObj>
    </w:sdtPr>
    <w:sdtEndPr/>
    <w:sdtContent>
      <w:p w14:paraId="1F530C85" w14:textId="386D1BAC" w:rsidR="00020875" w:rsidRDefault="00020875">
        <w:pPr>
          <w:pStyle w:val="a6"/>
          <w:jc w:val="right"/>
        </w:pPr>
        <w:r>
          <w:fldChar w:fldCharType="begin"/>
        </w:r>
        <w:r>
          <w:instrText>PAGE   \* MERGEFORMAT</w:instrText>
        </w:r>
        <w:r>
          <w:fldChar w:fldCharType="separate"/>
        </w:r>
        <w:r w:rsidR="004A498B">
          <w:rPr>
            <w:noProof/>
          </w:rPr>
          <w:t>27</w:t>
        </w:r>
        <w:r>
          <w:fldChar w:fldCharType="end"/>
        </w:r>
      </w:p>
    </w:sdtContent>
  </w:sdt>
  <w:p w14:paraId="5013FDF1" w14:textId="77777777" w:rsidR="00020875" w:rsidRDefault="0002087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3291088"/>
      <w:docPartObj>
        <w:docPartGallery w:val="Page Numbers (Bottom of Page)"/>
        <w:docPartUnique/>
      </w:docPartObj>
    </w:sdtPr>
    <w:sdtEndPr/>
    <w:sdtContent>
      <w:p w14:paraId="4AACC61C" w14:textId="12A18D44" w:rsidR="00020875" w:rsidRDefault="00020875">
        <w:pPr>
          <w:pStyle w:val="a6"/>
          <w:jc w:val="right"/>
        </w:pPr>
        <w:r>
          <w:fldChar w:fldCharType="begin"/>
        </w:r>
        <w:r>
          <w:instrText>PAGE   \* MERGEFORMAT</w:instrText>
        </w:r>
        <w:r>
          <w:fldChar w:fldCharType="separate"/>
        </w:r>
        <w:r w:rsidR="00C26E37">
          <w:rPr>
            <w:noProof/>
          </w:rPr>
          <w:t>1</w:t>
        </w:r>
        <w:r>
          <w:fldChar w:fldCharType="end"/>
        </w:r>
      </w:p>
    </w:sdtContent>
  </w:sdt>
  <w:p w14:paraId="61390553" w14:textId="77777777" w:rsidR="00020875" w:rsidRDefault="0002087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7511B" w14:textId="77777777" w:rsidR="00EF4F70" w:rsidRDefault="00EF4F70" w:rsidP="006C0925">
      <w:r>
        <w:separator/>
      </w:r>
    </w:p>
  </w:footnote>
  <w:footnote w:type="continuationSeparator" w:id="0">
    <w:p w14:paraId="25E83151" w14:textId="77777777" w:rsidR="00EF4F70" w:rsidRDefault="00EF4F70" w:rsidP="006C09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3BA88" w14:textId="77777777" w:rsidR="00020875" w:rsidRDefault="00020875" w:rsidP="009F5EA5">
    <w:pPr>
      <w:pStyle w:val="a4"/>
      <w:jc w:val="right"/>
    </w:pPr>
    <w:r>
      <w:rPr>
        <w:noProof/>
        <w:lang w:eastAsia="ru-RU"/>
      </w:rPr>
      <w:drawing>
        <wp:inline distT="0" distB="0" distL="0" distR="0" wp14:anchorId="2B718EDD" wp14:editId="3E82868F">
          <wp:extent cx="2179955" cy="504825"/>
          <wp:effectExtent l="0" t="0" r="0" b="9525"/>
          <wp:docPr id="21" name="Рисунок 48" descr="cid:image002.png@01D1279C.4FB94B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cid:image002.png@01D1279C.4FB94B6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179955" cy="504825"/>
                  </a:xfrm>
                  <a:prstGeom prst="rect">
                    <a:avLst/>
                  </a:prstGeom>
                  <a:noFill/>
                  <a:ln>
                    <a:noFill/>
                  </a:ln>
                </pic:spPr>
              </pic:pic>
            </a:graphicData>
          </a:graphic>
        </wp:inline>
      </w:drawing>
    </w:r>
  </w:p>
  <w:p w14:paraId="29C7B891" w14:textId="77777777" w:rsidR="00020875" w:rsidRDefault="0002087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58"/>
    </w:tblGrid>
    <w:tr w:rsidR="00020875" w14:paraId="3FE4DD2B" w14:textId="77777777" w:rsidTr="00916FAB">
      <w:trPr>
        <w:cantSplit/>
        <w:trHeight w:val="557"/>
      </w:trPr>
      <w:tc>
        <w:tcPr>
          <w:tcW w:w="3502" w:type="dxa"/>
          <w:vMerge w:val="restart"/>
          <w:tcBorders>
            <w:top w:val="nil"/>
            <w:left w:val="nil"/>
            <w:bottom w:val="nil"/>
            <w:right w:val="nil"/>
          </w:tcBorders>
          <w:vAlign w:val="center"/>
        </w:tcPr>
        <w:p w14:paraId="25E7840B" w14:textId="77777777" w:rsidR="00020875" w:rsidRDefault="00020875" w:rsidP="00916FAB">
          <w:pPr>
            <w:pStyle w:val="a4"/>
            <w:ind w:left="-241" w:hanging="1"/>
            <w:jc w:val="left"/>
            <w:rPr>
              <w:b/>
              <w:bCs/>
            </w:rPr>
          </w:pPr>
          <w:r>
            <w:rPr>
              <w:b/>
              <w:bCs/>
              <w:noProof/>
              <w:lang w:eastAsia="ru-RU"/>
            </w:rPr>
            <w:drawing>
              <wp:inline distT="0" distB="0" distL="0" distR="0" wp14:anchorId="3070E05C" wp14:editId="755BFD0A">
                <wp:extent cx="2240329" cy="504000"/>
                <wp:effectExtent l="0" t="0" r="0" b="0"/>
                <wp:docPr id="2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58" w:type="dxa"/>
          <w:vMerge w:val="restart"/>
          <w:tcBorders>
            <w:top w:val="nil"/>
            <w:left w:val="nil"/>
            <w:bottom w:val="single" w:sz="8" w:space="0" w:color="FEC816"/>
            <w:right w:val="single" w:sz="8" w:space="0" w:color="FEC816"/>
          </w:tcBorders>
          <w:vAlign w:val="center"/>
        </w:tcPr>
        <w:p w14:paraId="3DC168F9" w14:textId="6EC2E4AC" w:rsidR="00020875" w:rsidRPr="004B722C" w:rsidRDefault="00020875" w:rsidP="004A498B">
          <w:pPr>
            <w:pStyle w:val="InR1"/>
          </w:pPr>
          <w:r>
            <w:t>Памятка «</w:t>
          </w:r>
          <w:r w:rsidR="004A498B">
            <w:t>Загрузка и в</w:t>
          </w:r>
          <w:r>
            <w:t>едение</w:t>
          </w:r>
          <w:r w:rsidRPr="005C6D95">
            <w:t xml:space="preserve"> МТР Подрядчика</w:t>
          </w:r>
          <w:r>
            <w:t>»</w:t>
          </w:r>
        </w:p>
      </w:tc>
    </w:tr>
    <w:tr w:rsidR="00020875" w:rsidRPr="00DB4B2F" w14:paraId="1584FDE8" w14:textId="77777777" w:rsidTr="00916FAB">
      <w:trPr>
        <w:cantSplit/>
        <w:trHeight w:val="557"/>
      </w:trPr>
      <w:tc>
        <w:tcPr>
          <w:tcW w:w="3502" w:type="dxa"/>
          <w:vMerge/>
          <w:tcBorders>
            <w:top w:val="nil"/>
            <w:left w:val="nil"/>
            <w:bottom w:val="nil"/>
            <w:right w:val="nil"/>
          </w:tcBorders>
          <w:vAlign w:val="center"/>
        </w:tcPr>
        <w:p w14:paraId="4A0583C0" w14:textId="77777777" w:rsidR="00020875" w:rsidRDefault="00020875" w:rsidP="00916FAB">
          <w:pPr>
            <w:pStyle w:val="a4"/>
            <w:jc w:val="center"/>
          </w:pPr>
        </w:p>
      </w:tc>
      <w:tc>
        <w:tcPr>
          <w:tcW w:w="6758" w:type="dxa"/>
          <w:vMerge/>
          <w:tcBorders>
            <w:top w:val="single" w:sz="8" w:space="0" w:color="auto"/>
            <w:left w:val="nil"/>
            <w:bottom w:val="single" w:sz="8" w:space="0" w:color="FEC816"/>
            <w:right w:val="single" w:sz="8" w:space="0" w:color="FEC816"/>
          </w:tcBorders>
        </w:tcPr>
        <w:p w14:paraId="509C4161" w14:textId="77777777" w:rsidR="00020875" w:rsidRPr="000B5B67" w:rsidRDefault="00020875" w:rsidP="00916FAB">
          <w:pPr>
            <w:jc w:val="center"/>
            <w:rPr>
              <w:b/>
              <w:bCs/>
            </w:rPr>
          </w:pPr>
        </w:p>
      </w:tc>
    </w:tr>
  </w:tbl>
  <w:p w14:paraId="2A0D74B1" w14:textId="77777777" w:rsidR="00020875" w:rsidRDefault="00020875">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020875" w14:paraId="5F2EA8DD" w14:textId="77777777" w:rsidTr="00AC7379">
      <w:trPr>
        <w:cantSplit/>
        <w:trHeight w:val="244"/>
      </w:trPr>
      <w:tc>
        <w:tcPr>
          <w:tcW w:w="3502" w:type="dxa"/>
          <w:vMerge w:val="restart"/>
          <w:tcBorders>
            <w:top w:val="nil"/>
            <w:left w:val="nil"/>
            <w:bottom w:val="nil"/>
            <w:right w:val="nil"/>
          </w:tcBorders>
          <w:vAlign w:val="center"/>
        </w:tcPr>
        <w:p w14:paraId="5EEA85B8" w14:textId="77777777" w:rsidR="00020875" w:rsidRDefault="00020875" w:rsidP="00AC7379">
          <w:pPr>
            <w:pStyle w:val="a4"/>
            <w:ind w:left="-241" w:hanging="1"/>
            <w:jc w:val="left"/>
            <w:rPr>
              <w:b/>
              <w:bCs/>
            </w:rPr>
          </w:pPr>
          <w:r>
            <w:rPr>
              <w:b/>
              <w:bCs/>
              <w:noProof/>
              <w:lang w:eastAsia="ru-RU"/>
            </w:rPr>
            <w:drawing>
              <wp:inline distT="0" distB="0" distL="0" distR="0" wp14:anchorId="65075DBE" wp14:editId="66A43EA1">
                <wp:extent cx="2240329" cy="504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0" w:type="dxa"/>
          <w:vMerge w:val="restart"/>
          <w:tcBorders>
            <w:top w:val="nil"/>
            <w:left w:val="nil"/>
            <w:bottom w:val="single" w:sz="8" w:space="0" w:color="FEC816"/>
            <w:right w:val="single" w:sz="8" w:space="0" w:color="FEC816"/>
          </w:tcBorders>
        </w:tcPr>
        <w:p w14:paraId="6618C446" w14:textId="6138D2EA" w:rsidR="00020875" w:rsidRPr="00916FAB" w:rsidRDefault="00020875" w:rsidP="004A498B">
          <w:pPr>
            <w:pStyle w:val="InR1"/>
          </w:pPr>
          <w:r w:rsidRPr="00ED5F4A">
            <w:t>Памятка «</w:t>
          </w:r>
          <w:r w:rsidR="004A498B">
            <w:t>Загрузка и ведение</w:t>
          </w:r>
          <w:r w:rsidRPr="005C6D95">
            <w:t xml:space="preserve"> МТР Подрядчика</w:t>
          </w:r>
          <w:r w:rsidRPr="00ED5F4A">
            <w:t>»</w:t>
          </w:r>
        </w:p>
      </w:tc>
    </w:tr>
    <w:tr w:rsidR="00020875" w:rsidRPr="00DB4B2F" w14:paraId="2B829C0B" w14:textId="77777777" w:rsidTr="00AC7379">
      <w:trPr>
        <w:cantSplit/>
        <w:trHeight w:val="244"/>
      </w:trPr>
      <w:tc>
        <w:tcPr>
          <w:tcW w:w="3502" w:type="dxa"/>
          <w:vMerge/>
          <w:tcBorders>
            <w:top w:val="nil"/>
            <w:left w:val="nil"/>
            <w:bottom w:val="nil"/>
            <w:right w:val="nil"/>
          </w:tcBorders>
          <w:vAlign w:val="center"/>
        </w:tcPr>
        <w:p w14:paraId="1C1114A8" w14:textId="77777777" w:rsidR="00020875" w:rsidRDefault="00020875" w:rsidP="00AC7379">
          <w:pPr>
            <w:pStyle w:val="a4"/>
            <w:jc w:val="center"/>
          </w:pPr>
        </w:p>
      </w:tc>
      <w:tc>
        <w:tcPr>
          <w:tcW w:w="6710" w:type="dxa"/>
          <w:vMerge/>
          <w:tcBorders>
            <w:top w:val="single" w:sz="8" w:space="0" w:color="auto"/>
            <w:left w:val="nil"/>
            <w:bottom w:val="single" w:sz="8" w:space="0" w:color="FEC816"/>
            <w:right w:val="single" w:sz="8" w:space="0" w:color="FEC816"/>
          </w:tcBorders>
        </w:tcPr>
        <w:p w14:paraId="565239DC" w14:textId="77777777" w:rsidR="00020875" w:rsidRPr="000B5B67" w:rsidRDefault="00020875" w:rsidP="00AC7379">
          <w:pPr>
            <w:jc w:val="center"/>
            <w:rPr>
              <w:b/>
              <w:bCs/>
            </w:rPr>
          </w:pPr>
        </w:p>
      </w:tc>
    </w:tr>
  </w:tbl>
  <w:p w14:paraId="4CA913C8" w14:textId="77777777" w:rsidR="00020875" w:rsidRDefault="00020875">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020875" w14:paraId="6D2624F5" w14:textId="77777777" w:rsidTr="00E30D22">
      <w:trPr>
        <w:cantSplit/>
        <w:trHeight w:val="244"/>
      </w:trPr>
      <w:tc>
        <w:tcPr>
          <w:tcW w:w="3496" w:type="dxa"/>
          <w:vMerge w:val="restart"/>
          <w:tcBorders>
            <w:top w:val="nil"/>
            <w:left w:val="nil"/>
            <w:bottom w:val="nil"/>
            <w:right w:val="nil"/>
          </w:tcBorders>
          <w:vAlign w:val="center"/>
        </w:tcPr>
        <w:p w14:paraId="08642F00" w14:textId="77777777" w:rsidR="00020875" w:rsidRDefault="00020875" w:rsidP="00B307BD">
          <w:pPr>
            <w:pStyle w:val="a4"/>
            <w:ind w:left="-241" w:hanging="1"/>
            <w:jc w:val="left"/>
            <w:rPr>
              <w:b/>
              <w:bCs/>
            </w:rPr>
          </w:pPr>
          <w:r>
            <w:rPr>
              <w:b/>
              <w:bCs/>
              <w:noProof/>
              <w:lang w:eastAsia="ru-RU"/>
            </w:rPr>
            <w:drawing>
              <wp:inline distT="0" distB="0" distL="0" distR="0" wp14:anchorId="460382F3" wp14:editId="0FC383AA">
                <wp:extent cx="2240329" cy="504000"/>
                <wp:effectExtent l="0" t="0" r="0" b="0"/>
                <wp:docPr id="1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14:paraId="066BB5B2" w14:textId="77777777" w:rsidR="00020875" w:rsidRPr="00916FAB" w:rsidRDefault="00020875" w:rsidP="00F1457F">
          <w:pPr>
            <w:pStyle w:val="InR1"/>
          </w:pPr>
          <w:r>
            <w:t xml:space="preserve">Функциональная спецификация на </w:t>
          </w:r>
          <w:r>
            <w:rPr>
              <w:lang w:val="en-US"/>
            </w:rPr>
            <w:t>ABAP</w:t>
          </w:r>
          <w:r>
            <w:t xml:space="preserve"> разработку</w:t>
          </w:r>
          <w:r>
            <w:br/>
          </w:r>
          <w:r w:rsidRPr="00960FDF">
            <w:t>ERP PM17.01.</w:t>
          </w:r>
          <w:r>
            <w:t>Р</w:t>
          </w:r>
          <w:r w:rsidRPr="00960FDF">
            <w:t>асширение стандартного отчета «</w:t>
          </w:r>
          <w:r>
            <w:t>С</w:t>
          </w:r>
          <w:r w:rsidRPr="00960FDF">
            <w:t xml:space="preserve">писок единиц </w:t>
          </w:r>
          <w:proofErr w:type="spellStart"/>
          <w:r w:rsidRPr="00960FDF">
            <w:t>обрудования</w:t>
          </w:r>
          <w:proofErr w:type="spellEnd"/>
          <w:r w:rsidRPr="00960FDF">
            <w:t xml:space="preserve">» для анализа необходимости изменения </w:t>
          </w:r>
          <w:r>
            <w:t>НСИ</w:t>
          </w:r>
        </w:p>
      </w:tc>
    </w:tr>
    <w:tr w:rsidR="00020875" w:rsidRPr="00DB4B2F" w14:paraId="6AB2DB96" w14:textId="77777777" w:rsidTr="00E30D22">
      <w:trPr>
        <w:cantSplit/>
        <w:trHeight w:val="244"/>
      </w:trPr>
      <w:tc>
        <w:tcPr>
          <w:tcW w:w="3496" w:type="dxa"/>
          <w:vMerge/>
          <w:tcBorders>
            <w:top w:val="nil"/>
            <w:left w:val="nil"/>
            <w:bottom w:val="nil"/>
            <w:right w:val="nil"/>
          </w:tcBorders>
          <w:vAlign w:val="center"/>
        </w:tcPr>
        <w:p w14:paraId="6B64CD27" w14:textId="77777777" w:rsidR="00020875" w:rsidRDefault="00020875" w:rsidP="00B307BD">
          <w:pPr>
            <w:pStyle w:val="a4"/>
            <w:jc w:val="center"/>
          </w:pPr>
        </w:p>
      </w:tc>
      <w:tc>
        <w:tcPr>
          <w:tcW w:w="6716" w:type="dxa"/>
          <w:vMerge/>
          <w:tcBorders>
            <w:top w:val="single" w:sz="8" w:space="0" w:color="auto"/>
            <w:left w:val="nil"/>
            <w:bottom w:val="single" w:sz="8" w:space="0" w:color="FEC816"/>
            <w:right w:val="single" w:sz="8" w:space="0" w:color="FEC816"/>
          </w:tcBorders>
        </w:tcPr>
        <w:p w14:paraId="151F3EA4" w14:textId="77777777" w:rsidR="00020875" w:rsidRPr="000B5B67" w:rsidRDefault="00020875" w:rsidP="00B307BD">
          <w:pPr>
            <w:jc w:val="center"/>
            <w:rPr>
              <w:b/>
              <w:bCs/>
            </w:rPr>
          </w:pPr>
        </w:p>
      </w:tc>
    </w:tr>
  </w:tbl>
  <w:p w14:paraId="6A9F0AAB" w14:textId="77777777" w:rsidR="00020875" w:rsidRDefault="00020875" w:rsidP="007200B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0F4F"/>
    <w:multiLevelType w:val="multilevel"/>
    <w:tmpl w:val="C76C0214"/>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 w15:restartNumberingAfterBreak="0">
    <w:nsid w:val="11F47394"/>
    <w:multiLevelType w:val="hybridMultilevel"/>
    <w:tmpl w:val="953EF36C"/>
    <w:lvl w:ilvl="0" w:tplc="351CD4EC">
      <w:start w:val="1"/>
      <w:numFmt w:val="bullet"/>
      <w:pStyle w:val="a"/>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13B07827"/>
    <w:multiLevelType w:val="hybridMultilevel"/>
    <w:tmpl w:val="A8F2D03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15:restartNumberingAfterBreak="0">
    <w:nsid w:val="204B22FF"/>
    <w:multiLevelType w:val="hybridMultilevel"/>
    <w:tmpl w:val="A1083A7A"/>
    <w:lvl w:ilvl="0" w:tplc="0419000D">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2571C83"/>
    <w:multiLevelType w:val="hybridMultilevel"/>
    <w:tmpl w:val="C7B03650"/>
    <w:lvl w:ilvl="0" w:tplc="FFFFFFFF">
      <w:start w:val="1"/>
      <w:numFmt w:val="decimal"/>
      <w:lvlText w:val="%1."/>
      <w:lvlJc w:val="left"/>
      <w:pPr>
        <w:ind w:left="928" w:hanging="360"/>
      </w:pPr>
      <w:rPr>
        <w:lang w:val="ru-RU"/>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9C6C1D"/>
    <w:multiLevelType w:val="hybridMultilevel"/>
    <w:tmpl w:val="B70A67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C49207F"/>
    <w:multiLevelType w:val="hybridMultilevel"/>
    <w:tmpl w:val="CB201FD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2FB612CC"/>
    <w:multiLevelType w:val="multilevel"/>
    <w:tmpl w:val="C49073D6"/>
    <w:lvl w:ilvl="0">
      <w:start w:val="1"/>
      <w:numFmt w:val="decimal"/>
      <w:lvlText w:val="%1."/>
      <w:lvlJc w:val="left"/>
      <w:pPr>
        <w:ind w:left="720" w:hanging="360"/>
      </w:pPr>
      <w:rPr>
        <w:rFonts w:ascii="Arial" w:hAnsi="Arial" w:cs="Arial" w:hint="default"/>
        <w:b/>
        <w:sz w:val="28"/>
        <w:szCs w:val="28"/>
      </w:rPr>
    </w:lvl>
    <w:lvl w:ilvl="1">
      <w:start w:val="1"/>
      <w:numFmt w:val="decimal"/>
      <w:lvlText w:val="%2."/>
      <w:lvlJc w:val="left"/>
      <w:pPr>
        <w:ind w:left="1080" w:hanging="360"/>
      </w:pPr>
    </w:lvl>
    <w:lvl w:ilvl="2">
      <w:start w:val="1"/>
      <w:numFmt w:val="decimal"/>
      <w:isLgl/>
      <w:lvlText w:val="%1.%2.%3"/>
      <w:lvlJc w:val="left"/>
      <w:pPr>
        <w:ind w:left="1800" w:hanging="720"/>
      </w:pPr>
      <w:rPr>
        <w:rFonts w:ascii="Arial" w:hAnsi="Arial" w:cs="Arial" w:hint="default"/>
        <w:b/>
        <w:sz w:val="28"/>
      </w:rPr>
    </w:lvl>
    <w:lvl w:ilvl="3">
      <w:start w:val="1"/>
      <w:numFmt w:val="decimal"/>
      <w:isLgl/>
      <w:lvlText w:val="%1.%2.%3.%4"/>
      <w:lvlJc w:val="left"/>
      <w:pPr>
        <w:ind w:left="2160" w:hanging="720"/>
      </w:pPr>
      <w:rPr>
        <w:rFonts w:ascii="Arial" w:hAnsi="Arial" w:cs="Arial" w:hint="default"/>
        <w:b/>
        <w:sz w:val="28"/>
      </w:rPr>
    </w:lvl>
    <w:lvl w:ilvl="4">
      <w:start w:val="1"/>
      <w:numFmt w:val="decimal"/>
      <w:isLgl/>
      <w:lvlText w:val="%1.%2.%3.%4.%5"/>
      <w:lvlJc w:val="left"/>
      <w:pPr>
        <w:ind w:left="2880" w:hanging="1080"/>
      </w:pPr>
      <w:rPr>
        <w:rFonts w:ascii="Arial" w:hAnsi="Arial" w:cs="Arial" w:hint="default"/>
        <w:b w:val="0"/>
        <w:sz w:val="28"/>
      </w:rPr>
    </w:lvl>
    <w:lvl w:ilvl="5">
      <w:start w:val="1"/>
      <w:numFmt w:val="decimal"/>
      <w:isLgl/>
      <w:lvlText w:val="%1.%2.%3.%4.%5.%6"/>
      <w:lvlJc w:val="left"/>
      <w:pPr>
        <w:ind w:left="3240" w:hanging="1080"/>
      </w:pPr>
      <w:rPr>
        <w:rFonts w:ascii="Arial" w:hAnsi="Arial" w:cs="Arial" w:hint="default"/>
        <w:b/>
        <w:sz w:val="28"/>
      </w:rPr>
    </w:lvl>
    <w:lvl w:ilvl="6">
      <w:start w:val="1"/>
      <w:numFmt w:val="decimal"/>
      <w:isLgl/>
      <w:lvlText w:val="%1.%2.%3.%4.%5.%6.%7"/>
      <w:lvlJc w:val="left"/>
      <w:pPr>
        <w:ind w:left="3960" w:hanging="1440"/>
      </w:pPr>
      <w:rPr>
        <w:rFonts w:ascii="Arial" w:hAnsi="Arial" w:cs="Arial" w:hint="default"/>
        <w:b/>
        <w:sz w:val="28"/>
      </w:rPr>
    </w:lvl>
    <w:lvl w:ilvl="7">
      <w:start w:val="1"/>
      <w:numFmt w:val="decimal"/>
      <w:isLgl/>
      <w:lvlText w:val="%1.%2.%3.%4.%5.%6.%7.%8"/>
      <w:lvlJc w:val="left"/>
      <w:pPr>
        <w:ind w:left="4320" w:hanging="1440"/>
      </w:pPr>
      <w:rPr>
        <w:rFonts w:ascii="Arial" w:hAnsi="Arial" w:cs="Arial" w:hint="default"/>
        <w:b/>
        <w:sz w:val="28"/>
      </w:rPr>
    </w:lvl>
    <w:lvl w:ilvl="8">
      <w:start w:val="1"/>
      <w:numFmt w:val="decimal"/>
      <w:isLgl/>
      <w:lvlText w:val="%1.%2.%3.%4.%5.%6.%7.%8.%9"/>
      <w:lvlJc w:val="left"/>
      <w:pPr>
        <w:ind w:left="5040" w:hanging="1800"/>
      </w:pPr>
      <w:rPr>
        <w:rFonts w:ascii="Arial" w:hAnsi="Arial" w:cs="Arial" w:hint="default"/>
        <w:b/>
        <w:sz w:val="28"/>
      </w:rPr>
    </w:lvl>
  </w:abstractNum>
  <w:abstractNum w:abstractNumId="10" w15:restartNumberingAfterBreak="0">
    <w:nsid w:val="32F340BF"/>
    <w:multiLevelType w:val="hybridMultilevel"/>
    <w:tmpl w:val="636A726C"/>
    <w:lvl w:ilvl="0" w:tplc="A3021950">
      <w:start w:val="1"/>
      <w:numFmt w:val="decimal"/>
      <w:pStyle w:val="31"/>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65C182B"/>
    <w:multiLevelType w:val="hybridMultilevel"/>
    <w:tmpl w:val="E08ABED8"/>
    <w:lvl w:ilvl="0" w:tplc="4BAEA69C">
      <w:start w:val="1"/>
      <w:numFmt w:val="bullet"/>
      <w:lvlText w:val="o"/>
      <w:lvlJc w:val="left"/>
      <w:pPr>
        <w:ind w:left="1572" w:hanging="360"/>
      </w:pPr>
      <w:rPr>
        <w:rFonts w:ascii="Courier New" w:hAnsi="Courier New" w:hint="default"/>
      </w:rPr>
    </w:lvl>
    <w:lvl w:ilvl="1" w:tplc="04190003" w:tentative="1">
      <w:start w:val="1"/>
      <w:numFmt w:val="bullet"/>
      <w:lvlText w:val="o"/>
      <w:lvlJc w:val="left"/>
      <w:pPr>
        <w:ind w:left="2292" w:hanging="360"/>
      </w:pPr>
      <w:rPr>
        <w:rFonts w:ascii="Courier New" w:hAnsi="Courier New" w:cs="Courier New" w:hint="default"/>
      </w:rPr>
    </w:lvl>
    <w:lvl w:ilvl="2" w:tplc="04190005" w:tentative="1">
      <w:start w:val="1"/>
      <w:numFmt w:val="bullet"/>
      <w:lvlText w:val=""/>
      <w:lvlJc w:val="left"/>
      <w:pPr>
        <w:ind w:left="3012" w:hanging="360"/>
      </w:pPr>
      <w:rPr>
        <w:rFonts w:ascii="Wingdings" w:hAnsi="Wingdings" w:hint="default"/>
      </w:rPr>
    </w:lvl>
    <w:lvl w:ilvl="3" w:tplc="04190001" w:tentative="1">
      <w:start w:val="1"/>
      <w:numFmt w:val="bullet"/>
      <w:lvlText w:val=""/>
      <w:lvlJc w:val="left"/>
      <w:pPr>
        <w:ind w:left="3732" w:hanging="360"/>
      </w:pPr>
      <w:rPr>
        <w:rFonts w:ascii="Symbol" w:hAnsi="Symbol" w:hint="default"/>
      </w:rPr>
    </w:lvl>
    <w:lvl w:ilvl="4" w:tplc="04190003" w:tentative="1">
      <w:start w:val="1"/>
      <w:numFmt w:val="bullet"/>
      <w:lvlText w:val="o"/>
      <w:lvlJc w:val="left"/>
      <w:pPr>
        <w:ind w:left="4452" w:hanging="360"/>
      </w:pPr>
      <w:rPr>
        <w:rFonts w:ascii="Courier New" w:hAnsi="Courier New" w:cs="Courier New" w:hint="default"/>
      </w:rPr>
    </w:lvl>
    <w:lvl w:ilvl="5" w:tplc="04190005" w:tentative="1">
      <w:start w:val="1"/>
      <w:numFmt w:val="bullet"/>
      <w:lvlText w:val=""/>
      <w:lvlJc w:val="left"/>
      <w:pPr>
        <w:ind w:left="5172" w:hanging="360"/>
      </w:pPr>
      <w:rPr>
        <w:rFonts w:ascii="Wingdings" w:hAnsi="Wingdings" w:hint="default"/>
      </w:rPr>
    </w:lvl>
    <w:lvl w:ilvl="6" w:tplc="04190001" w:tentative="1">
      <w:start w:val="1"/>
      <w:numFmt w:val="bullet"/>
      <w:lvlText w:val=""/>
      <w:lvlJc w:val="left"/>
      <w:pPr>
        <w:ind w:left="5892" w:hanging="360"/>
      </w:pPr>
      <w:rPr>
        <w:rFonts w:ascii="Symbol" w:hAnsi="Symbol" w:hint="default"/>
      </w:rPr>
    </w:lvl>
    <w:lvl w:ilvl="7" w:tplc="04190003" w:tentative="1">
      <w:start w:val="1"/>
      <w:numFmt w:val="bullet"/>
      <w:lvlText w:val="o"/>
      <w:lvlJc w:val="left"/>
      <w:pPr>
        <w:ind w:left="6612" w:hanging="360"/>
      </w:pPr>
      <w:rPr>
        <w:rFonts w:ascii="Courier New" w:hAnsi="Courier New" w:cs="Courier New" w:hint="default"/>
      </w:rPr>
    </w:lvl>
    <w:lvl w:ilvl="8" w:tplc="04190005" w:tentative="1">
      <w:start w:val="1"/>
      <w:numFmt w:val="bullet"/>
      <w:lvlText w:val=""/>
      <w:lvlJc w:val="left"/>
      <w:pPr>
        <w:ind w:left="7332" w:hanging="360"/>
      </w:pPr>
      <w:rPr>
        <w:rFonts w:ascii="Wingdings" w:hAnsi="Wingdings" w:hint="default"/>
      </w:rPr>
    </w:lvl>
  </w:abstractNum>
  <w:abstractNum w:abstractNumId="12" w15:restartNumberingAfterBreak="0">
    <w:nsid w:val="3698307D"/>
    <w:multiLevelType w:val="hybridMultilevel"/>
    <w:tmpl w:val="C7B03650"/>
    <w:lvl w:ilvl="0" w:tplc="FFFFFFFF">
      <w:start w:val="1"/>
      <w:numFmt w:val="decimal"/>
      <w:lvlText w:val="%1."/>
      <w:lvlJc w:val="left"/>
      <w:pPr>
        <w:ind w:left="928" w:hanging="360"/>
      </w:pPr>
      <w:rPr>
        <w:lang w:val="ru-RU"/>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86940B4"/>
    <w:multiLevelType w:val="hybridMultilevel"/>
    <w:tmpl w:val="D28825C6"/>
    <w:lvl w:ilvl="0" w:tplc="0419000D">
      <w:start w:val="1"/>
      <w:numFmt w:val="bullet"/>
      <w:lvlText w:val=""/>
      <w:lvlJc w:val="left"/>
      <w:pPr>
        <w:ind w:left="936" w:hanging="360"/>
      </w:pPr>
      <w:rPr>
        <w:rFonts w:ascii="Wingdings" w:hAnsi="Wingdings" w:hint="default"/>
      </w:rPr>
    </w:lvl>
    <w:lvl w:ilvl="1" w:tplc="04190003" w:tentative="1">
      <w:start w:val="1"/>
      <w:numFmt w:val="bullet"/>
      <w:lvlText w:val="o"/>
      <w:lvlJc w:val="left"/>
      <w:pPr>
        <w:ind w:left="1656" w:hanging="360"/>
      </w:pPr>
      <w:rPr>
        <w:rFonts w:ascii="Courier New" w:hAnsi="Courier New" w:cs="Courier New" w:hint="default"/>
      </w:rPr>
    </w:lvl>
    <w:lvl w:ilvl="2" w:tplc="04190005" w:tentative="1">
      <w:start w:val="1"/>
      <w:numFmt w:val="bullet"/>
      <w:lvlText w:val=""/>
      <w:lvlJc w:val="left"/>
      <w:pPr>
        <w:ind w:left="2376" w:hanging="360"/>
      </w:pPr>
      <w:rPr>
        <w:rFonts w:ascii="Wingdings" w:hAnsi="Wingdings" w:hint="default"/>
      </w:rPr>
    </w:lvl>
    <w:lvl w:ilvl="3" w:tplc="04190001" w:tentative="1">
      <w:start w:val="1"/>
      <w:numFmt w:val="bullet"/>
      <w:lvlText w:val=""/>
      <w:lvlJc w:val="left"/>
      <w:pPr>
        <w:ind w:left="3096" w:hanging="360"/>
      </w:pPr>
      <w:rPr>
        <w:rFonts w:ascii="Symbol" w:hAnsi="Symbol" w:hint="default"/>
      </w:rPr>
    </w:lvl>
    <w:lvl w:ilvl="4" w:tplc="04190003" w:tentative="1">
      <w:start w:val="1"/>
      <w:numFmt w:val="bullet"/>
      <w:lvlText w:val="o"/>
      <w:lvlJc w:val="left"/>
      <w:pPr>
        <w:ind w:left="3816" w:hanging="360"/>
      </w:pPr>
      <w:rPr>
        <w:rFonts w:ascii="Courier New" w:hAnsi="Courier New" w:cs="Courier New" w:hint="default"/>
      </w:rPr>
    </w:lvl>
    <w:lvl w:ilvl="5" w:tplc="04190005" w:tentative="1">
      <w:start w:val="1"/>
      <w:numFmt w:val="bullet"/>
      <w:lvlText w:val=""/>
      <w:lvlJc w:val="left"/>
      <w:pPr>
        <w:ind w:left="4536" w:hanging="360"/>
      </w:pPr>
      <w:rPr>
        <w:rFonts w:ascii="Wingdings" w:hAnsi="Wingdings" w:hint="default"/>
      </w:rPr>
    </w:lvl>
    <w:lvl w:ilvl="6" w:tplc="04190001" w:tentative="1">
      <w:start w:val="1"/>
      <w:numFmt w:val="bullet"/>
      <w:lvlText w:val=""/>
      <w:lvlJc w:val="left"/>
      <w:pPr>
        <w:ind w:left="5256" w:hanging="360"/>
      </w:pPr>
      <w:rPr>
        <w:rFonts w:ascii="Symbol" w:hAnsi="Symbol" w:hint="default"/>
      </w:rPr>
    </w:lvl>
    <w:lvl w:ilvl="7" w:tplc="04190003" w:tentative="1">
      <w:start w:val="1"/>
      <w:numFmt w:val="bullet"/>
      <w:lvlText w:val="o"/>
      <w:lvlJc w:val="left"/>
      <w:pPr>
        <w:ind w:left="5976" w:hanging="360"/>
      </w:pPr>
      <w:rPr>
        <w:rFonts w:ascii="Courier New" w:hAnsi="Courier New" w:cs="Courier New" w:hint="default"/>
      </w:rPr>
    </w:lvl>
    <w:lvl w:ilvl="8" w:tplc="04190005" w:tentative="1">
      <w:start w:val="1"/>
      <w:numFmt w:val="bullet"/>
      <w:lvlText w:val=""/>
      <w:lvlJc w:val="left"/>
      <w:pPr>
        <w:ind w:left="6696" w:hanging="360"/>
      </w:pPr>
      <w:rPr>
        <w:rFonts w:ascii="Wingdings" w:hAnsi="Wingdings" w:hint="default"/>
      </w:rPr>
    </w:lvl>
  </w:abstractNum>
  <w:abstractNum w:abstractNumId="14" w15:restartNumberingAfterBreak="0">
    <w:nsid w:val="399A0BE7"/>
    <w:multiLevelType w:val="hybridMultilevel"/>
    <w:tmpl w:val="C12A12C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3B167E4F"/>
    <w:multiLevelType w:val="hybridMultilevel"/>
    <w:tmpl w:val="C7B03650"/>
    <w:lvl w:ilvl="0" w:tplc="2326BDF2">
      <w:start w:val="1"/>
      <w:numFmt w:val="decimal"/>
      <w:lvlText w:val="%1."/>
      <w:lvlJc w:val="left"/>
      <w:pPr>
        <w:ind w:left="928" w:hanging="360"/>
      </w:pPr>
      <w:rPr>
        <w:lang w:val="ru-RU"/>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C664801"/>
    <w:multiLevelType w:val="hybridMultilevel"/>
    <w:tmpl w:val="7B4815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E824AEA"/>
    <w:multiLevelType w:val="multilevel"/>
    <w:tmpl w:val="020622D4"/>
    <w:lvl w:ilvl="0">
      <w:start w:val="1"/>
      <w:numFmt w:val="decimal"/>
      <w:pStyle w:val="vt"/>
      <w:suff w:val="space"/>
      <w:lvlText w:val="Таблица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8" w15:restartNumberingAfterBreak="0">
    <w:nsid w:val="3F1C50AC"/>
    <w:multiLevelType w:val="hybridMultilevel"/>
    <w:tmpl w:val="549402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0652497"/>
    <w:multiLevelType w:val="hybridMultilevel"/>
    <w:tmpl w:val="99BA23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0DC66FD"/>
    <w:multiLevelType w:val="hybridMultilevel"/>
    <w:tmpl w:val="9A960B30"/>
    <w:lvl w:ilvl="0" w:tplc="04190001">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21" w15:restartNumberingAfterBreak="0">
    <w:nsid w:val="41DC632D"/>
    <w:multiLevelType w:val="hybridMultilevel"/>
    <w:tmpl w:val="EF703B0E"/>
    <w:lvl w:ilvl="0" w:tplc="0419000D">
      <w:start w:val="1"/>
      <w:numFmt w:val="bullet"/>
      <w:lvlText w:val=""/>
      <w:lvlJc w:val="left"/>
      <w:pPr>
        <w:ind w:left="1428" w:hanging="360"/>
      </w:pPr>
      <w:rPr>
        <w:rFonts w:ascii="Wingdings" w:hAnsi="Wingding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4CEB186E"/>
    <w:multiLevelType w:val="multilevel"/>
    <w:tmpl w:val="4A728996"/>
    <w:lvl w:ilvl="0">
      <w:start w:val="1"/>
      <w:numFmt w:val="decimal"/>
      <w:pStyle w:val="S1"/>
      <w:lvlText w:val="%1."/>
      <w:lvlJc w:val="left"/>
      <w:pPr>
        <w:ind w:left="360" w:hanging="360"/>
      </w:pPr>
      <w:rPr>
        <w:rFonts w:hint="default"/>
      </w:rPr>
    </w:lvl>
    <w:lvl w:ilvl="1">
      <w:start w:val="1"/>
      <w:numFmt w:val="decimal"/>
      <w:pStyle w:val="S20"/>
      <w:lvlText w:val="%1.%2"/>
      <w:lvlJc w:val="left"/>
      <w:pPr>
        <w:tabs>
          <w:tab w:val="num" w:pos="576"/>
        </w:tabs>
        <w:ind w:left="576" w:hanging="576"/>
      </w:pPr>
      <w:rPr>
        <w:rFonts w:hint="default"/>
      </w:rPr>
    </w:lvl>
    <w:lvl w:ilvl="2">
      <w:start w:val="1"/>
      <w:numFmt w:val="decimal"/>
      <w:pStyle w:val="S3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F792DDC"/>
    <w:multiLevelType w:val="hybridMultilevel"/>
    <w:tmpl w:val="34421AF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FAA7BD2"/>
    <w:multiLevelType w:val="hybridMultilevel"/>
    <w:tmpl w:val="0D643AD0"/>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528D257E"/>
    <w:multiLevelType w:val="hybridMultilevel"/>
    <w:tmpl w:val="1F1487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6CD2E72"/>
    <w:multiLevelType w:val="hybridMultilevel"/>
    <w:tmpl w:val="C7B03650"/>
    <w:lvl w:ilvl="0" w:tplc="2326BDF2">
      <w:start w:val="1"/>
      <w:numFmt w:val="decimal"/>
      <w:lvlText w:val="%1."/>
      <w:lvlJc w:val="left"/>
      <w:pPr>
        <w:ind w:left="928" w:hanging="360"/>
      </w:pPr>
      <w:rPr>
        <w:lang w:val="ru-RU"/>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58D70BB3"/>
    <w:multiLevelType w:val="multilevel"/>
    <w:tmpl w:val="901865EA"/>
    <w:lvl w:ilvl="0">
      <w:start w:val="1"/>
      <w:numFmt w:val="decimal"/>
      <w:pStyle w:val="1"/>
      <w:lvlText w:val="%1."/>
      <w:lvlJc w:val="left"/>
      <w:pPr>
        <w:ind w:left="360" w:hanging="360"/>
      </w:pPr>
      <w:rPr>
        <w:rFonts w:hint="default"/>
        <w:b/>
        <w:i w:val="0"/>
        <w:color w:val="auto"/>
      </w:rPr>
    </w:lvl>
    <w:lvl w:ilvl="1">
      <w:start w:val="1"/>
      <w:numFmt w:val="decimal"/>
      <w:pStyle w:val="2"/>
      <w:lvlText w:val="%1.%2."/>
      <w:lvlJc w:val="left"/>
      <w:pPr>
        <w:ind w:left="792" w:hanging="432"/>
      </w:pPr>
      <w:rPr>
        <w:rFonts w:hint="default"/>
        <w:b/>
        <w:i w:val="0"/>
      </w:rPr>
    </w:lvl>
    <w:lvl w:ilvl="2">
      <w:start w:val="1"/>
      <w:numFmt w:val="decimal"/>
      <w:pStyle w:val="3"/>
      <w:lvlText w:val="%1.%2.%3."/>
      <w:lvlJc w:val="left"/>
      <w:pPr>
        <w:ind w:left="1224" w:hanging="504"/>
      </w:pPr>
      <w:rPr>
        <w:rFonts w:hint="default"/>
      </w:rPr>
    </w:lvl>
    <w:lvl w:ilvl="3">
      <w:start w:val="1"/>
      <w:numFmt w:val="decimal"/>
      <w:pStyle w:val="40"/>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A884D7A"/>
    <w:multiLevelType w:val="hybridMultilevel"/>
    <w:tmpl w:val="8B0A90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E1E7B41"/>
    <w:multiLevelType w:val="hybridMultilevel"/>
    <w:tmpl w:val="6248E20C"/>
    <w:lvl w:ilvl="0" w:tplc="0419000D">
      <w:start w:val="1"/>
      <w:numFmt w:val="bullet"/>
      <w:lvlText w:val=""/>
      <w:lvlJc w:val="left"/>
      <w:pPr>
        <w:ind w:left="720" w:hanging="360"/>
      </w:pPr>
      <w:rPr>
        <w:rFonts w:ascii="Wingdings" w:hAnsi="Wingdings" w:hint="default"/>
      </w:rPr>
    </w:lvl>
    <w:lvl w:ilvl="1" w:tplc="0419000D">
      <w:start w:val="1"/>
      <w:numFmt w:val="bullet"/>
      <w:lvlText w:val=""/>
      <w:lvlJc w:val="left"/>
      <w:pPr>
        <w:ind w:left="1440" w:hanging="360"/>
      </w:pPr>
      <w:rPr>
        <w:rFonts w:ascii="Wingdings" w:hAnsi="Wingding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FDD5F2E"/>
    <w:multiLevelType w:val="multilevel"/>
    <w:tmpl w:val="7F0ED33A"/>
    <w:lvl w:ilvl="0">
      <w:start w:val="1"/>
      <w:numFmt w:val="decimal"/>
      <w:pStyle w:val="10"/>
      <w:suff w:val="space"/>
      <w:lvlText w:val="%1"/>
      <w:lvlJc w:val="left"/>
      <w:pPr>
        <w:ind w:left="432" w:hanging="432"/>
      </w:pPr>
      <w:rPr>
        <w:rFonts w:hint="default"/>
      </w:rPr>
    </w:lvl>
    <w:lvl w:ilvl="1">
      <w:start w:val="1"/>
      <w:numFmt w:val="decimal"/>
      <w:pStyle w:val="20"/>
      <w:suff w:val="space"/>
      <w:lvlText w:val="%1.%2"/>
      <w:lvlJc w:val="left"/>
      <w:pPr>
        <w:ind w:left="576" w:hanging="576"/>
      </w:pPr>
      <w:rPr>
        <w:rFonts w:hint="default"/>
        <w:i w:val="0"/>
      </w:rPr>
    </w:lvl>
    <w:lvl w:ilvl="2">
      <w:start w:val="1"/>
      <w:numFmt w:val="decimal"/>
      <w:pStyle w:val="30"/>
      <w:suff w:val="space"/>
      <w:lvlText w:val="%1.%2.%3"/>
      <w:lvlJc w:val="left"/>
      <w:pPr>
        <w:ind w:left="720" w:hanging="720"/>
      </w:pPr>
      <w:rPr>
        <w:rFonts w:hint="default"/>
      </w:rPr>
    </w:lvl>
    <w:lvl w:ilvl="3">
      <w:start w:val="1"/>
      <w:numFmt w:val="decimal"/>
      <w:pStyle w:val="41"/>
      <w:suff w:val="space"/>
      <w:lvlText w:val="%1.%2.%3.%4"/>
      <w:lvlJc w:val="left"/>
      <w:pPr>
        <w:ind w:left="1431"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614430C2"/>
    <w:multiLevelType w:val="hybridMultilevel"/>
    <w:tmpl w:val="9B74383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3" w15:restartNumberingAfterBreak="0">
    <w:nsid w:val="6268713E"/>
    <w:multiLevelType w:val="hybridMultilevel"/>
    <w:tmpl w:val="56E03C8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4" w15:restartNumberingAfterBreak="0">
    <w:nsid w:val="691775DE"/>
    <w:multiLevelType w:val="hybridMultilevel"/>
    <w:tmpl w:val="36C482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A243D60"/>
    <w:multiLevelType w:val="hybridMultilevel"/>
    <w:tmpl w:val="B8BEF798"/>
    <w:lvl w:ilvl="0" w:tplc="04190001">
      <w:start w:val="1"/>
      <w:numFmt w:val="bullet"/>
      <w:lvlText w:val=""/>
      <w:lvlJc w:val="left"/>
      <w:pPr>
        <w:ind w:left="360" w:hanging="360"/>
      </w:pPr>
      <w:rPr>
        <w:rFonts w:ascii="Symbol" w:hAnsi="Symbol" w:hint="default"/>
      </w:rPr>
    </w:lvl>
    <w:lvl w:ilvl="1" w:tplc="0E763C36">
      <w:numFmt w:val="bullet"/>
      <w:lvlText w:val="•"/>
      <w:lvlJc w:val="left"/>
      <w:pPr>
        <w:ind w:left="1416" w:hanging="696"/>
      </w:pPr>
      <w:rPr>
        <w:rFonts w:ascii="Arial" w:eastAsia="Times New Roman" w:hAnsi="Arial" w:cs="Arial"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6" w15:restartNumberingAfterBreak="0">
    <w:nsid w:val="6C166916"/>
    <w:multiLevelType w:val="hybridMultilevel"/>
    <w:tmpl w:val="A14A000A"/>
    <w:lvl w:ilvl="0" w:tplc="0419000D">
      <w:start w:val="1"/>
      <w:numFmt w:val="bullet"/>
      <w:lvlText w:val=""/>
      <w:lvlJc w:val="left"/>
      <w:pPr>
        <w:ind w:left="1440" w:hanging="360"/>
      </w:pPr>
      <w:rPr>
        <w:rFonts w:ascii="Wingdings" w:hAnsi="Wingdings"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7" w15:restartNumberingAfterBreak="0">
    <w:nsid w:val="6D0F319D"/>
    <w:multiLevelType w:val="hybridMultilevel"/>
    <w:tmpl w:val="1F3CC184"/>
    <w:lvl w:ilvl="0" w:tplc="0419000D">
      <w:start w:val="1"/>
      <w:numFmt w:val="bullet"/>
      <w:lvlText w:val=""/>
      <w:lvlJc w:val="left"/>
      <w:pPr>
        <w:ind w:left="360" w:hanging="360"/>
      </w:pPr>
      <w:rPr>
        <w:rFonts w:ascii="Wingdings" w:hAnsi="Wingdings" w:hint="default"/>
      </w:rPr>
    </w:lvl>
    <w:lvl w:ilvl="1" w:tplc="0E763C36">
      <w:numFmt w:val="bullet"/>
      <w:lvlText w:val="•"/>
      <w:lvlJc w:val="left"/>
      <w:pPr>
        <w:ind w:left="1416" w:hanging="696"/>
      </w:pPr>
      <w:rPr>
        <w:rFonts w:ascii="Arial" w:eastAsia="Times New Roman" w:hAnsi="Arial" w:cs="Arial"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8" w15:restartNumberingAfterBreak="0">
    <w:nsid w:val="6D1622D6"/>
    <w:multiLevelType w:val="hybridMultilevel"/>
    <w:tmpl w:val="2D4079A6"/>
    <w:lvl w:ilvl="0" w:tplc="509E1AA6">
      <w:start w:val="1"/>
      <w:numFmt w:val="bullet"/>
      <w:pStyle w:val="21"/>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DD4251E"/>
    <w:multiLevelType w:val="hybridMultilevel"/>
    <w:tmpl w:val="BC5E0BB8"/>
    <w:lvl w:ilvl="0" w:tplc="04190001">
      <w:start w:val="1"/>
      <w:numFmt w:val="bullet"/>
      <w:pStyle w:val="Bulleted2"/>
      <w:lvlText w:val="-"/>
      <w:lvlJc w:val="left"/>
      <w:pPr>
        <w:tabs>
          <w:tab w:val="num" w:pos="1105"/>
        </w:tabs>
        <w:ind w:left="1105" w:hanging="397"/>
      </w:pPr>
      <w:rPr>
        <w:rFonts w:ascii="Courier New" w:hAnsi="Courier New" w:hint="default"/>
      </w:rPr>
    </w:lvl>
    <w:lvl w:ilvl="1" w:tplc="04190003">
      <w:start w:val="1"/>
      <w:numFmt w:val="bullet"/>
      <w:lvlText w:val=""/>
      <w:lvlJc w:val="left"/>
      <w:pPr>
        <w:tabs>
          <w:tab w:val="num" w:pos="2848"/>
        </w:tabs>
        <w:ind w:left="2848" w:hanging="360"/>
      </w:pPr>
      <w:rPr>
        <w:rFonts w:ascii="Symbol" w:hAnsi="Symbol" w:hint="default"/>
      </w:rPr>
    </w:lvl>
    <w:lvl w:ilvl="2" w:tplc="04190005" w:tentative="1">
      <w:start w:val="1"/>
      <w:numFmt w:val="bullet"/>
      <w:lvlText w:val=""/>
      <w:lvlJc w:val="left"/>
      <w:pPr>
        <w:tabs>
          <w:tab w:val="num" w:pos="3568"/>
        </w:tabs>
        <w:ind w:left="3568" w:hanging="360"/>
      </w:pPr>
      <w:rPr>
        <w:rFonts w:ascii="Wingdings" w:hAnsi="Wingdings" w:hint="default"/>
      </w:rPr>
    </w:lvl>
    <w:lvl w:ilvl="3" w:tplc="04190001" w:tentative="1">
      <w:start w:val="1"/>
      <w:numFmt w:val="bullet"/>
      <w:lvlText w:val=""/>
      <w:lvlJc w:val="left"/>
      <w:pPr>
        <w:tabs>
          <w:tab w:val="num" w:pos="4288"/>
        </w:tabs>
        <w:ind w:left="4288" w:hanging="360"/>
      </w:pPr>
      <w:rPr>
        <w:rFonts w:ascii="Symbol" w:hAnsi="Symbol" w:hint="default"/>
      </w:rPr>
    </w:lvl>
    <w:lvl w:ilvl="4" w:tplc="04190003" w:tentative="1">
      <w:start w:val="1"/>
      <w:numFmt w:val="bullet"/>
      <w:lvlText w:val="o"/>
      <w:lvlJc w:val="left"/>
      <w:pPr>
        <w:tabs>
          <w:tab w:val="num" w:pos="5008"/>
        </w:tabs>
        <w:ind w:left="5008" w:hanging="360"/>
      </w:pPr>
      <w:rPr>
        <w:rFonts w:ascii="Courier New" w:hAnsi="Courier New" w:cs="Courier New" w:hint="default"/>
      </w:rPr>
    </w:lvl>
    <w:lvl w:ilvl="5" w:tplc="04190005" w:tentative="1">
      <w:start w:val="1"/>
      <w:numFmt w:val="bullet"/>
      <w:lvlText w:val=""/>
      <w:lvlJc w:val="left"/>
      <w:pPr>
        <w:tabs>
          <w:tab w:val="num" w:pos="5728"/>
        </w:tabs>
        <w:ind w:left="5728" w:hanging="360"/>
      </w:pPr>
      <w:rPr>
        <w:rFonts w:ascii="Wingdings" w:hAnsi="Wingdings" w:hint="default"/>
      </w:rPr>
    </w:lvl>
    <w:lvl w:ilvl="6" w:tplc="04190001" w:tentative="1">
      <w:start w:val="1"/>
      <w:numFmt w:val="bullet"/>
      <w:lvlText w:val=""/>
      <w:lvlJc w:val="left"/>
      <w:pPr>
        <w:tabs>
          <w:tab w:val="num" w:pos="6448"/>
        </w:tabs>
        <w:ind w:left="6448" w:hanging="360"/>
      </w:pPr>
      <w:rPr>
        <w:rFonts w:ascii="Symbol" w:hAnsi="Symbol" w:hint="default"/>
      </w:rPr>
    </w:lvl>
    <w:lvl w:ilvl="7" w:tplc="04190003" w:tentative="1">
      <w:start w:val="1"/>
      <w:numFmt w:val="bullet"/>
      <w:lvlText w:val="o"/>
      <w:lvlJc w:val="left"/>
      <w:pPr>
        <w:tabs>
          <w:tab w:val="num" w:pos="7168"/>
        </w:tabs>
        <w:ind w:left="7168" w:hanging="360"/>
      </w:pPr>
      <w:rPr>
        <w:rFonts w:ascii="Courier New" w:hAnsi="Courier New" w:cs="Courier New" w:hint="default"/>
      </w:rPr>
    </w:lvl>
    <w:lvl w:ilvl="8" w:tplc="04190005" w:tentative="1">
      <w:start w:val="1"/>
      <w:numFmt w:val="bullet"/>
      <w:lvlText w:val=""/>
      <w:lvlJc w:val="left"/>
      <w:pPr>
        <w:tabs>
          <w:tab w:val="num" w:pos="7888"/>
        </w:tabs>
        <w:ind w:left="7888" w:hanging="360"/>
      </w:pPr>
      <w:rPr>
        <w:rFonts w:ascii="Wingdings" w:hAnsi="Wingdings" w:hint="default"/>
      </w:rPr>
    </w:lvl>
  </w:abstractNum>
  <w:abstractNum w:abstractNumId="40" w15:restartNumberingAfterBreak="0">
    <w:nsid w:val="6EE63590"/>
    <w:multiLevelType w:val="hybridMultilevel"/>
    <w:tmpl w:val="2500B82A"/>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00779D5"/>
    <w:multiLevelType w:val="hybridMultilevel"/>
    <w:tmpl w:val="A35EB48C"/>
    <w:lvl w:ilvl="0" w:tplc="04190001">
      <w:start w:val="1"/>
      <w:numFmt w:val="bullet"/>
      <w:lvlText w:val=""/>
      <w:lvlJc w:val="left"/>
      <w:pPr>
        <w:ind w:left="436" w:hanging="360"/>
      </w:pPr>
      <w:rPr>
        <w:rFonts w:ascii="Symbol" w:hAnsi="Symbol" w:hint="default"/>
      </w:rPr>
    </w:lvl>
    <w:lvl w:ilvl="1" w:tplc="04190003" w:tentative="1">
      <w:start w:val="1"/>
      <w:numFmt w:val="bullet"/>
      <w:lvlText w:val="o"/>
      <w:lvlJc w:val="left"/>
      <w:pPr>
        <w:ind w:left="1156" w:hanging="360"/>
      </w:pPr>
      <w:rPr>
        <w:rFonts w:ascii="Courier New" w:hAnsi="Courier New" w:cs="Courier New" w:hint="default"/>
      </w:rPr>
    </w:lvl>
    <w:lvl w:ilvl="2" w:tplc="04190005" w:tentative="1">
      <w:start w:val="1"/>
      <w:numFmt w:val="bullet"/>
      <w:lvlText w:val=""/>
      <w:lvlJc w:val="left"/>
      <w:pPr>
        <w:ind w:left="1876" w:hanging="360"/>
      </w:pPr>
      <w:rPr>
        <w:rFonts w:ascii="Wingdings" w:hAnsi="Wingdings" w:hint="default"/>
      </w:rPr>
    </w:lvl>
    <w:lvl w:ilvl="3" w:tplc="04190001" w:tentative="1">
      <w:start w:val="1"/>
      <w:numFmt w:val="bullet"/>
      <w:lvlText w:val=""/>
      <w:lvlJc w:val="left"/>
      <w:pPr>
        <w:ind w:left="2596" w:hanging="360"/>
      </w:pPr>
      <w:rPr>
        <w:rFonts w:ascii="Symbol" w:hAnsi="Symbol" w:hint="default"/>
      </w:rPr>
    </w:lvl>
    <w:lvl w:ilvl="4" w:tplc="04190003" w:tentative="1">
      <w:start w:val="1"/>
      <w:numFmt w:val="bullet"/>
      <w:lvlText w:val="o"/>
      <w:lvlJc w:val="left"/>
      <w:pPr>
        <w:ind w:left="3316" w:hanging="360"/>
      </w:pPr>
      <w:rPr>
        <w:rFonts w:ascii="Courier New" w:hAnsi="Courier New" w:cs="Courier New" w:hint="default"/>
      </w:rPr>
    </w:lvl>
    <w:lvl w:ilvl="5" w:tplc="04190005" w:tentative="1">
      <w:start w:val="1"/>
      <w:numFmt w:val="bullet"/>
      <w:lvlText w:val=""/>
      <w:lvlJc w:val="left"/>
      <w:pPr>
        <w:ind w:left="4036" w:hanging="360"/>
      </w:pPr>
      <w:rPr>
        <w:rFonts w:ascii="Wingdings" w:hAnsi="Wingdings" w:hint="default"/>
      </w:rPr>
    </w:lvl>
    <w:lvl w:ilvl="6" w:tplc="04190001" w:tentative="1">
      <w:start w:val="1"/>
      <w:numFmt w:val="bullet"/>
      <w:lvlText w:val=""/>
      <w:lvlJc w:val="left"/>
      <w:pPr>
        <w:ind w:left="4756" w:hanging="360"/>
      </w:pPr>
      <w:rPr>
        <w:rFonts w:ascii="Symbol" w:hAnsi="Symbol" w:hint="default"/>
      </w:rPr>
    </w:lvl>
    <w:lvl w:ilvl="7" w:tplc="04190003" w:tentative="1">
      <w:start w:val="1"/>
      <w:numFmt w:val="bullet"/>
      <w:lvlText w:val="o"/>
      <w:lvlJc w:val="left"/>
      <w:pPr>
        <w:ind w:left="5476" w:hanging="360"/>
      </w:pPr>
      <w:rPr>
        <w:rFonts w:ascii="Courier New" w:hAnsi="Courier New" w:cs="Courier New" w:hint="default"/>
      </w:rPr>
    </w:lvl>
    <w:lvl w:ilvl="8" w:tplc="04190005" w:tentative="1">
      <w:start w:val="1"/>
      <w:numFmt w:val="bullet"/>
      <w:lvlText w:val=""/>
      <w:lvlJc w:val="left"/>
      <w:pPr>
        <w:ind w:left="6196" w:hanging="360"/>
      </w:pPr>
      <w:rPr>
        <w:rFonts w:ascii="Wingdings" w:hAnsi="Wingdings" w:hint="default"/>
      </w:rPr>
    </w:lvl>
  </w:abstractNum>
  <w:abstractNum w:abstractNumId="42" w15:restartNumberingAfterBreak="0">
    <w:nsid w:val="71AA5C20"/>
    <w:multiLevelType w:val="hybridMultilevel"/>
    <w:tmpl w:val="F3628102"/>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3" w15:restartNumberingAfterBreak="0">
    <w:nsid w:val="71ED4ED4"/>
    <w:multiLevelType w:val="hybridMultilevel"/>
    <w:tmpl w:val="E4DEC2A4"/>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4" w15:restartNumberingAfterBreak="0">
    <w:nsid w:val="743C6A4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1"/>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num w:numId="1">
    <w:abstractNumId w:val="38"/>
  </w:num>
  <w:num w:numId="2">
    <w:abstractNumId w:val="45"/>
  </w:num>
  <w:num w:numId="3">
    <w:abstractNumId w:val="22"/>
  </w:num>
  <w:num w:numId="4">
    <w:abstractNumId w:val="27"/>
  </w:num>
  <w:num w:numId="5">
    <w:abstractNumId w:val="1"/>
  </w:num>
  <w:num w:numId="6">
    <w:abstractNumId w:val="7"/>
  </w:num>
  <w:num w:numId="7">
    <w:abstractNumId w:val="39"/>
  </w:num>
  <w:num w:numId="8">
    <w:abstractNumId w:val="0"/>
  </w:num>
  <w:num w:numId="9">
    <w:abstractNumId w:val="17"/>
  </w:num>
  <w:num w:numId="10">
    <w:abstractNumId w:val="28"/>
  </w:num>
  <w:num w:numId="11">
    <w:abstractNumId w:val="31"/>
  </w:num>
  <w:num w:numId="12">
    <w:abstractNumId w:val="10"/>
  </w:num>
  <w:num w:numId="13">
    <w:abstractNumId w:val="2"/>
  </w:num>
  <w:num w:numId="14">
    <w:abstractNumId w:val="9"/>
  </w:num>
  <w:num w:numId="15">
    <w:abstractNumId w:val="19"/>
  </w:num>
  <w:num w:numId="16">
    <w:abstractNumId w:val="14"/>
  </w:num>
  <w:num w:numId="17">
    <w:abstractNumId w:val="18"/>
  </w:num>
  <w:num w:numId="18">
    <w:abstractNumId w:val="11"/>
  </w:num>
  <w:num w:numId="19">
    <w:abstractNumId w:val="3"/>
  </w:num>
  <w:num w:numId="20">
    <w:abstractNumId w:val="20"/>
  </w:num>
  <w:num w:numId="21">
    <w:abstractNumId w:val="8"/>
  </w:num>
  <w:num w:numId="22">
    <w:abstractNumId w:val="6"/>
  </w:num>
  <w:num w:numId="23">
    <w:abstractNumId w:val="35"/>
  </w:num>
  <w:num w:numId="24">
    <w:abstractNumId w:val="4"/>
  </w:num>
  <w:num w:numId="25">
    <w:abstractNumId w:val="36"/>
  </w:num>
  <w:num w:numId="26">
    <w:abstractNumId w:val="30"/>
  </w:num>
  <w:num w:numId="27">
    <w:abstractNumId w:val="42"/>
  </w:num>
  <w:num w:numId="28">
    <w:abstractNumId w:val="33"/>
  </w:num>
  <w:num w:numId="29">
    <w:abstractNumId w:val="13"/>
  </w:num>
  <w:num w:numId="30">
    <w:abstractNumId w:val="21"/>
  </w:num>
  <w:num w:numId="31">
    <w:abstractNumId w:val="40"/>
  </w:num>
  <w:num w:numId="32">
    <w:abstractNumId w:val="23"/>
  </w:num>
  <w:num w:numId="33">
    <w:abstractNumId w:val="43"/>
  </w:num>
  <w:num w:numId="34">
    <w:abstractNumId w:val="37"/>
  </w:num>
  <w:num w:numId="35">
    <w:abstractNumId w:val="34"/>
  </w:num>
  <w:num w:numId="36">
    <w:abstractNumId w:val="15"/>
  </w:num>
  <w:num w:numId="37">
    <w:abstractNumId w:val="26"/>
  </w:num>
  <w:num w:numId="38">
    <w:abstractNumId w:val="5"/>
  </w:num>
  <w:num w:numId="39">
    <w:abstractNumId w:val="12"/>
  </w:num>
  <w:num w:numId="40">
    <w:abstractNumId w:val="44"/>
  </w:num>
  <w:num w:numId="41">
    <w:abstractNumId w:val="29"/>
  </w:num>
  <w:num w:numId="42">
    <w:abstractNumId w:val="24"/>
  </w:num>
  <w:num w:numId="43">
    <w:abstractNumId w:val="32"/>
  </w:num>
  <w:num w:numId="44">
    <w:abstractNumId w:val="16"/>
  </w:num>
  <w:num w:numId="45">
    <w:abstractNumId w:val="25"/>
  </w:num>
  <w:num w:numId="46">
    <w:abstractNumId w:val="41"/>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Смыслов Александр Геннадиевич (Подрядчик)">
    <w15:presenceInfo w15:providerId="AD" w15:userId="S-1-5-21-3376072800-194314082-2302110475-1063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activeWritingStyle w:appName="MSWord" w:lang="ru-RU" w:vendorID="64" w:dllVersion="6" w:nlCheck="1" w:checkStyle="0"/>
  <w:activeWritingStyle w:appName="MSWord" w:lang="en-US" w:vendorID="64" w:dllVersion="6" w:nlCheck="1" w:checkStyle="0"/>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925"/>
    <w:rsid w:val="00000553"/>
    <w:rsid w:val="000008ED"/>
    <w:rsid w:val="00002E6A"/>
    <w:rsid w:val="00003305"/>
    <w:rsid w:val="00005384"/>
    <w:rsid w:val="00005612"/>
    <w:rsid w:val="0000712E"/>
    <w:rsid w:val="000109A4"/>
    <w:rsid w:val="00013D76"/>
    <w:rsid w:val="00015AC2"/>
    <w:rsid w:val="00016279"/>
    <w:rsid w:val="00020875"/>
    <w:rsid w:val="00021196"/>
    <w:rsid w:val="00021B25"/>
    <w:rsid w:val="00022528"/>
    <w:rsid w:val="00022BD8"/>
    <w:rsid w:val="00022C33"/>
    <w:rsid w:val="000242B4"/>
    <w:rsid w:val="000257ED"/>
    <w:rsid w:val="00026632"/>
    <w:rsid w:val="00030719"/>
    <w:rsid w:val="00031214"/>
    <w:rsid w:val="00031353"/>
    <w:rsid w:val="0003225E"/>
    <w:rsid w:val="000324B4"/>
    <w:rsid w:val="00034486"/>
    <w:rsid w:val="00035024"/>
    <w:rsid w:val="0003518C"/>
    <w:rsid w:val="0003650C"/>
    <w:rsid w:val="0003771C"/>
    <w:rsid w:val="000378F2"/>
    <w:rsid w:val="000409BC"/>
    <w:rsid w:val="000411C5"/>
    <w:rsid w:val="00041BBD"/>
    <w:rsid w:val="000429D0"/>
    <w:rsid w:val="00042B24"/>
    <w:rsid w:val="00042D94"/>
    <w:rsid w:val="00044730"/>
    <w:rsid w:val="00046472"/>
    <w:rsid w:val="00046EAC"/>
    <w:rsid w:val="0005148A"/>
    <w:rsid w:val="0005195B"/>
    <w:rsid w:val="00052F89"/>
    <w:rsid w:val="0005357E"/>
    <w:rsid w:val="0005463D"/>
    <w:rsid w:val="00056222"/>
    <w:rsid w:val="00057246"/>
    <w:rsid w:val="00060BBA"/>
    <w:rsid w:val="000620A5"/>
    <w:rsid w:val="000624BC"/>
    <w:rsid w:val="000629A8"/>
    <w:rsid w:val="0006381E"/>
    <w:rsid w:val="00065486"/>
    <w:rsid w:val="00066BCF"/>
    <w:rsid w:val="000702A3"/>
    <w:rsid w:val="00070870"/>
    <w:rsid w:val="0007301A"/>
    <w:rsid w:val="00073E1A"/>
    <w:rsid w:val="0007749E"/>
    <w:rsid w:val="0008085E"/>
    <w:rsid w:val="000809AB"/>
    <w:rsid w:val="000835BA"/>
    <w:rsid w:val="000835FE"/>
    <w:rsid w:val="00083D7C"/>
    <w:rsid w:val="0008427D"/>
    <w:rsid w:val="0008527B"/>
    <w:rsid w:val="00087C4E"/>
    <w:rsid w:val="000904D2"/>
    <w:rsid w:val="000908CE"/>
    <w:rsid w:val="00090FD1"/>
    <w:rsid w:val="0009329E"/>
    <w:rsid w:val="000938D9"/>
    <w:rsid w:val="00093915"/>
    <w:rsid w:val="00093962"/>
    <w:rsid w:val="00093BE4"/>
    <w:rsid w:val="00095EE1"/>
    <w:rsid w:val="000967F0"/>
    <w:rsid w:val="00097EE4"/>
    <w:rsid w:val="000A1C0B"/>
    <w:rsid w:val="000A2FD4"/>
    <w:rsid w:val="000A3339"/>
    <w:rsid w:val="000A5D20"/>
    <w:rsid w:val="000A7AB0"/>
    <w:rsid w:val="000B1D8E"/>
    <w:rsid w:val="000B2F49"/>
    <w:rsid w:val="000B52B4"/>
    <w:rsid w:val="000B67BC"/>
    <w:rsid w:val="000C1453"/>
    <w:rsid w:val="000C23E7"/>
    <w:rsid w:val="000C4834"/>
    <w:rsid w:val="000C7C82"/>
    <w:rsid w:val="000D01FE"/>
    <w:rsid w:val="000D77AA"/>
    <w:rsid w:val="000E29B5"/>
    <w:rsid w:val="000E2BC7"/>
    <w:rsid w:val="000E490E"/>
    <w:rsid w:val="000E4C6C"/>
    <w:rsid w:val="000E4F0E"/>
    <w:rsid w:val="000E62EF"/>
    <w:rsid w:val="000E72A2"/>
    <w:rsid w:val="000F06F3"/>
    <w:rsid w:val="000F15F5"/>
    <w:rsid w:val="000F18F7"/>
    <w:rsid w:val="000F290B"/>
    <w:rsid w:val="000F2FA9"/>
    <w:rsid w:val="000F4678"/>
    <w:rsid w:val="000F4B82"/>
    <w:rsid w:val="000F6264"/>
    <w:rsid w:val="000F661D"/>
    <w:rsid w:val="00100A29"/>
    <w:rsid w:val="001013DC"/>
    <w:rsid w:val="0010251A"/>
    <w:rsid w:val="00103005"/>
    <w:rsid w:val="0010395D"/>
    <w:rsid w:val="001046C8"/>
    <w:rsid w:val="00106186"/>
    <w:rsid w:val="0010632D"/>
    <w:rsid w:val="00106AE3"/>
    <w:rsid w:val="00107E1F"/>
    <w:rsid w:val="001106A3"/>
    <w:rsid w:val="001135C1"/>
    <w:rsid w:val="001137EA"/>
    <w:rsid w:val="00114D89"/>
    <w:rsid w:val="0012135C"/>
    <w:rsid w:val="001227F8"/>
    <w:rsid w:val="0012291C"/>
    <w:rsid w:val="00123600"/>
    <w:rsid w:val="00123682"/>
    <w:rsid w:val="0012614B"/>
    <w:rsid w:val="00132DD0"/>
    <w:rsid w:val="00133F21"/>
    <w:rsid w:val="00135A0C"/>
    <w:rsid w:val="00136A70"/>
    <w:rsid w:val="00136F08"/>
    <w:rsid w:val="001415A4"/>
    <w:rsid w:val="00142E79"/>
    <w:rsid w:val="00143715"/>
    <w:rsid w:val="00143A62"/>
    <w:rsid w:val="00144F3F"/>
    <w:rsid w:val="0014596D"/>
    <w:rsid w:val="00145B59"/>
    <w:rsid w:val="001465C1"/>
    <w:rsid w:val="00146815"/>
    <w:rsid w:val="00146FDE"/>
    <w:rsid w:val="001476D3"/>
    <w:rsid w:val="00150079"/>
    <w:rsid w:val="00150DC0"/>
    <w:rsid w:val="00151AC3"/>
    <w:rsid w:val="00151D6D"/>
    <w:rsid w:val="00152A17"/>
    <w:rsid w:val="0015398F"/>
    <w:rsid w:val="00155523"/>
    <w:rsid w:val="0015749F"/>
    <w:rsid w:val="00157D57"/>
    <w:rsid w:val="00164231"/>
    <w:rsid w:val="00166EBC"/>
    <w:rsid w:val="001672D4"/>
    <w:rsid w:val="00167A3C"/>
    <w:rsid w:val="00170DA1"/>
    <w:rsid w:val="00170E70"/>
    <w:rsid w:val="0017108F"/>
    <w:rsid w:val="001741AB"/>
    <w:rsid w:val="001758AC"/>
    <w:rsid w:val="00175B15"/>
    <w:rsid w:val="00176195"/>
    <w:rsid w:val="0017792C"/>
    <w:rsid w:val="00177B52"/>
    <w:rsid w:val="00180D02"/>
    <w:rsid w:val="00182833"/>
    <w:rsid w:val="001830C1"/>
    <w:rsid w:val="001831D4"/>
    <w:rsid w:val="00185BAF"/>
    <w:rsid w:val="00190ED0"/>
    <w:rsid w:val="00190F93"/>
    <w:rsid w:val="001912AA"/>
    <w:rsid w:val="00193343"/>
    <w:rsid w:val="00194090"/>
    <w:rsid w:val="001951E1"/>
    <w:rsid w:val="00195FF9"/>
    <w:rsid w:val="00196052"/>
    <w:rsid w:val="00197F68"/>
    <w:rsid w:val="00197FA2"/>
    <w:rsid w:val="001A0D2C"/>
    <w:rsid w:val="001A2810"/>
    <w:rsid w:val="001A29DC"/>
    <w:rsid w:val="001A2F07"/>
    <w:rsid w:val="001A2FBF"/>
    <w:rsid w:val="001A30BA"/>
    <w:rsid w:val="001A3B8D"/>
    <w:rsid w:val="001A3DE7"/>
    <w:rsid w:val="001A3F9C"/>
    <w:rsid w:val="001A5B72"/>
    <w:rsid w:val="001B0193"/>
    <w:rsid w:val="001B0B0A"/>
    <w:rsid w:val="001B183F"/>
    <w:rsid w:val="001B19C5"/>
    <w:rsid w:val="001B28DB"/>
    <w:rsid w:val="001B366C"/>
    <w:rsid w:val="001B3BC2"/>
    <w:rsid w:val="001B4800"/>
    <w:rsid w:val="001B79FF"/>
    <w:rsid w:val="001B7B90"/>
    <w:rsid w:val="001C0462"/>
    <w:rsid w:val="001C11D2"/>
    <w:rsid w:val="001C11E2"/>
    <w:rsid w:val="001C1F09"/>
    <w:rsid w:val="001C2764"/>
    <w:rsid w:val="001C3310"/>
    <w:rsid w:val="001C45C5"/>
    <w:rsid w:val="001C49EC"/>
    <w:rsid w:val="001C4E0C"/>
    <w:rsid w:val="001C5073"/>
    <w:rsid w:val="001C5FA5"/>
    <w:rsid w:val="001C61D5"/>
    <w:rsid w:val="001C64F5"/>
    <w:rsid w:val="001D0C9D"/>
    <w:rsid w:val="001D2F8A"/>
    <w:rsid w:val="001D61A5"/>
    <w:rsid w:val="001D6464"/>
    <w:rsid w:val="001D7B7F"/>
    <w:rsid w:val="001E03FE"/>
    <w:rsid w:val="001E272C"/>
    <w:rsid w:val="001E32ED"/>
    <w:rsid w:val="001E34D8"/>
    <w:rsid w:val="001E34EE"/>
    <w:rsid w:val="001E36C7"/>
    <w:rsid w:val="001E3D54"/>
    <w:rsid w:val="001E3FC4"/>
    <w:rsid w:val="001E5299"/>
    <w:rsid w:val="001E7653"/>
    <w:rsid w:val="001F026F"/>
    <w:rsid w:val="001F079C"/>
    <w:rsid w:val="001F08B0"/>
    <w:rsid w:val="001F20C7"/>
    <w:rsid w:val="001F2477"/>
    <w:rsid w:val="001F253F"/>
    <w:rsid w:val="001F352C"/>
    <w:rsid w:val="001F3F84"/>
    <w:rsid w:val="001F4EE7"/>
    <w:rsid w:val="001F592D"/>
    <w:rsid w:val="001F5B31"/>
    <w:rsid w:val="001F64CB"/>
    <w:rsid w:val="001F665A"/>
    <w:rsid w:val="001F6F08"/>
    <w:rsid w:val="001F7D1B"/>
    <w:rsid w:val="00200B4F"/>
    <w:rsid w:val="00200C0D"/>
    <w:rsid w:val="0020241A"/>
    <w:rsid w:val="0020623B"/>
    <w:rsid w:val="00210EF4"/>
    <w:rsid w:val="00211218"/>
    <w:rsid w:val="00211380"/>
    <w:rsid w:val="00212F49"/>
    <w:rsid w:val="0021444B"/>
    <w:rsid w:val="00214D18"/>
    <w:rsid w:val="00214D35"/>
    <w:rsid w:val="00214FCF"/>
    <w:rsid w:val="00215551"/>
    <w:rsid w:val="00215648"/>
    <w:rsid w:val="00215B00"/>
    <w:rsid w:val="00216D1E"/>
    <w:rsid w:val="00217DFF"/>
    <w:rsid w:val="00220F8C"/>
    <w:rsid w:val="00221199"/>
    <w:rsid w:val="0022145F"/>
    <w:rsid w:val="002218C4"/>
    <w:rsid w:val="00222186"/>
    <w:rsid w:val="00222296"/>
    <w:rsid w:val="00227421"/>
    <w:rsid w:val="00227B5C"/>
    <w:rsid w:val="00230C28"/>
    <w:rsid w:val="00232023"/>
    <w:rsid w:val="002324ED"/>
    <w:rsid w:val="00233D21"/>
    <w:rsid w:val="0023490D"/>
    <w:rsid w:val="00235220"/>
    <w:rsid w:val="00237DA5"/>
    <w:rsid w:val="002400D2"/>
    <w:rsid w:val="002401AA"/>
    <w:rsid w:val="00242191"/>
    <w:rsid w:val="0024494A"/>
    <w:rsid w:val="0024500B"/>
    <w:rsid w:val="00245CCE"/>
    <w:rsid w:val="00252C11"/>
    <w:rsid w:val="00252D72"/>
    <w:rsid w:val="002548DB"/>
    <w:rsid w:val="00255350"/>
    <w:rsid w:val="00256671"/>
    <w:rsid w:val="00257EB6"/>
    <w:rsid w:val="00260C77"/>
    <w:rsid w:val="00261CD6"/>
    <w:rsid w:val="00262081"/>
    <w:rsid w:val="00263EFE"/>
    <w:rsid w:val="002642CB"/>
    <w:rsid w:val="0026443B"/>
    <w:rsid w:val="00265527"/>
    <w:rsid w:val="00265A40"/>
    <w:rsid w:val="002668FE"/>
    <w:rsid w:val="00266A87"/>
    <w:rsid w:val="00270826"/>
    <w:rsid w:val="00271545"/>
    <w:rsid w:val="0027424E"/>
    <w:rsid w:val="00274778"/>
    <w:rsid w:val="00274A86"/>
    <w:rsid w:val="00274B73"/>
    <w:rsid w:val="00274EF4"/>
    <w:rsid w:val="00274F2D"/>
    <w:rsid w:val="0028053A"/>
    <w:rsid w:val="00291C80"/>
    <w:rsid w:val="00292319"/>
    <w:rsid w:val="00293EA3"/>
    <w:rsid w:val="00296D7C"/>
    <w:rsid w:val="002A12ED"/>
    <w:rsid w:val="002A2717"/>
    <w:rsid w:val="002A3855"/>
    <w:rsid w:val="002A5916"/>
    <w:rsid w:val="002B0EAC"/>
    <w:rsid w:val="002B10C1"/>
    <w:rsid w:val="002B1392"/>
    <w:rsid w:val="002B1FF9"/>
    <w:rsid w:val="002B3CDF"/>
    <w:rsid w:val="002B43AD"/>
    <w:rsid w:val="002B5ED6"/>
    <w:rsid w:val="002B631B"/>
    <w:rsid w:val="002C0BEC"/>
    <w:rsid w:val="002C0F01"/>
    <w:rsid w:val="002C330F"/>
    <w:rsid w:val="002C4EE9"/>
    <w:rsid w:val="002C55D0"/>
    <w:rsid w:val="002C7776"/>
    <w:rsid w:val="002C7EFA"/>
    <w:rsid w:val="002D04FA"/>
    <w:rsid w:val="002D0532"/>
    <w:rsid w:val="002D0983"/>
    <w:rsid w:val="002D0C6A"/>
    <w:rsid w:val="002D4B04"/>
    <w:rsid w:val="002D6619"/>
    <w:rsid w:val="002E16C4"/>
    <w:rsid w:val="002E29DB"/>
    <w:rsid w:val="002E3A9D"/>
    <w:rsid w:val="002E4DDE"/>
    <w:rsid w:val="002E551C"/>
    <w:rsid w:val="002E594D"/>
    <w:rsid w:val="002E63EB"/>
    <w:rsid w:val="002E67E7"/>
    <w:rsid w:val="002F1911"/>
    <w:rsid w:val="002F230E"/>
    <w:rsid w:val="002F2DC6"/>
    <w:rsid w:val="002F334B"/>
    <w:rsid w:val="002F349B"/>
    <w:rsid w:val="002F3AB3"/>
    <w:rsid w:val="002F400F"/>
    <w:rsid w:val="002F5632"/>
    <w:rsid w:val="002F6538"/>
    <w:rsid w:val="00300051"/>
    <w:rsid w:val="00303B55"/>
    <w:rsid w:val="003041B6"/>
    <w:rsid w:val="00304848"/>
    <w:rsid w:val="00307BFA"/>
    <w:rsid w:val="0031038B"/>
    <w:rsid w:val="0031090D"/>
    <w:rsid w:val="003118AA"/>
    <w:rsid w:val="00312DD8"/>
    <w:rsid w:val="00314329"/>
    <w:rsid w:val="003156DD"/>
    <w:rsid w:val="00317011"/>
    <w:rsid w:val="003172C5"/>
    <w:rsid w:val="00327E05"/>
    <w:rsid w:val="0033013D"/>
    <w:rsid w:val="00330D74"/>
    <w:rsid w:val="00333EDF"/>
    <w:rsid w:val="003362BB"/>
    <w:rsid w:val="0033702E"/>
    <w:rsid w:val="00337133"/>
    <w:rsid w:val="00337B70"/>
    <w:rsid w:val="00337CF5"/>
    <w:rsid w:val="00340251"/>
    <w:rsid w:val="00340A52"/>
    <w:rsid w:val="003426B1"/>
    <w:rsid w:val="00343516"/>
    <w:rsid w:val="00343CF9"/>
    <w:rsid w:val="00344D35"/>
    <w:rsid w:val="00346A6D"/>
    <w:rsid w:val="00350084"/>
    <w:rsid w:val="0035045A"/>
    <w:rsid w:val="00353B21"/>
    <w:rsid w:val="003548BC"/>
    <w:rsid w:val="00354BEF"/>
    <w:rsid w:val="003563E6"/>
    <w:rsid w:val="00356C09"/>
    <w:rsid w:val="003602AA"/>
    <w:rsid w:val="003625C2"/>
    <w:rsid w:val="00362FB0"/>
    <w:rsid w:val="003630DE"/>
    <w:rsid w:val="00363CBE"/>
    <w:rsid w:val="00364289"/>
    <w:rsid w:val="003646FF"/>
    <w:rsid w:val="00364D8B"/>
    <w:rsid w:val="00364F31"/>
    <w:rsid w:val="00366FD1"/>
    <w:rsid w:val="003701C2"/>
    <w:rsid w:val="00370A84"/>
    <w:rsid w:val="00370AD4"/>
    <w:rsid w:val="003736E0"/>
    <w:rsid w:val="003738C9"/>
    <w:rsid w:val="00374123"/>
    <w:rsid w:val="003747D3"/>
    <w:rsid w:val="00375F0B"/>
    <w:rsid w:val="0037771F"/>
    <w:rsid w:val="00377F36"/>
    <w:rsid w:val="0038322D"/>
    <w:rsid w:val="00383728"/>
    <w:rsid w:val="00384FD3"/>
    <w:rsid w:val="00385691"/>
    <w:rsid w:val="00386654"/>
    <w:rsid w:val="00386C3A"/>
    <w:rsid w:val="00387BF7"/>
    <w:rsid w:val="00390993"/>
    <w:rsid w:val="003936E1"/>
    <w:rsid w:val="00393FEB"/>
    <w:rsid w:val="003941FE"/>
    <w:rsid w:val="0039423F"/>
    <w:rsid w:val="00395F68"/>
    <w:rsid w:val="0039685F"/>
    <w:rsid w:val="003A1097"/>
    <w:rsid w:val="003A13C8"/>
    <w:rsid w:val="003A1731"/>
    <w:rsid w:val="003A2160"/>
    <w:rsid w:val="003A21EB"/>
    <w:rsid w:val="003A2644"/>
    <w:rsid w:val="003A2D87"/>
    <w:rsid w:val="003A2E54"/>
    <w:rsid w:val="003A384B"/>
    <w:rsid w:val="003A69D2"/>
    <w:rsid w:val="003A7727"/>
    <w:rsid w:val="003B3AE6"/>
    <w:rsid w:val="003B3C0D"/>
    <w:rsid w:val="003B588B"/>
    <w:rsid w:val="003B5E9D"/>
    <w:rsid w:val="003B6AB6"/>
    <w:rsid w:val="003C0C78"/>
    <w:rsid w:val="003C20C2"/>
    <w:rsid w:val="003C2874"/>
    <w:rsid w:val="003C49E2"/>
    <w:rsid w:val="003C57BD"/>
    <w:rsid w:val="003C5BA1"/>
    <w:rsid w:val="003C639F"/>
    <w:rsid w:val="003C6718"/>
    <w:rsid w:val="003C6DC1"/>
    <w:rsid w:val="003C7B93"/>
    <w:rsid w:val="003D0704"/>
    <w:rsid w:val="003D1D35"/>
    <w:rsid w:val="003D2C43"/>
    <w:rsid w:val="003D3A4D"/>
    <w:rsid w:val="003D51C5"/>
    <w:rsid w:val="003D5605"/>
    <w:rsid w:val="003D5FE2"/>
    <w:rsid w:val="003E027A"/>
    <w:rsid w:val="003E1BBF"/>
    <w:rsid w:val="003E1FC2"/>
    <w:rsid w:val="003E29A7"/>
    <w:rsid w:val="003E7BBA"/>
    <w:rsid w:val="003E7F74"/>
    <w:rsid w:val="003F26FB"/>
    <w:rsid w:val="003F35CD"/>
    <w:rsid w:val="003F3A41"/>
    <w:rsid w:val="003F3DDE"/>
    <w:rsid w:val="003F4FFA"/>
    <w:rsid w:val="003F59F0"/>
    <w:rsid w:val="003F62DC"/>
    <w:rsid w:val="003F71ED"/>
    <w:rsid w:val="003F72AF"/>
    <w:rsid w:val="003F76D2"/>
    <w:rsid w:val="004011D2"/>
    <w:rsid w:val="004014FB"/>
    <w:rsid w:val="004024E8"/>
    <w:rsid w:val="00402F3E"/>
    <w:rsid w:val="00403C27"/>
    <w:rsid w:val="004051AC"/>
    <w:rsid w:val="00405F78"/>
    <w:rsid w:val="00406327"/>
    <w:rsid w:val="00411ECA"/>
    <w:rsid w:val="00412125"/>
    <w:rsid w:val="00412B62"/>
    <w:rsid w:val="00413190"/>
    <w:rsid w:val="004138CD"/>
    <w:rsid w:val="004142D7"/>
    <w:rsid w:val="00417387"/>
    <w:rsid w:val="00420440"/>
    <w:rsid w:val="004208AA"/>
    <w:rsid w:val="00420AB2"/>
    <w:rsid w:val="00421084"/>
    <w:rsid w:val="004222CE"/>
    <w:rsid w:val="00422E27"/>
    <w:rsid w:val="004241D1"/>
    <w:rsid w:val="00424712"/>
    <w:rsid w:val="004248BA"/>
    <w:rsid w:val="00424BB8"/>
    <w:rsid w:val="004257A0"/>
    <w:rsid w:val="0042690D"/>
    <w:rsid w:val="004277AC"/>
    <w:rsid w:val="00427AA2"/>
    <w:rsid w:val="00430202"/>
    <w:rsid w:val="00430408"/>
    <w:rsid w:val="0043069E"/>
    <w:rsid w:val="004350E1"/>
    <w:rsid w:val="0043622A"/>
    <w:rsid w:val="004374F8"/>
    <w:rsid w:val="00437CC5"/>
    <w:rsid w:val="00442DC2"/>
    <w:rsid w:val="004445DF"/>
    <w:rsid w:val="00450E6F"/>
    <w:rsid w:val="00451032"/>
    <w:rsid w:val="00453453"/>
    <w:rsid w:val="004536E0"/>
    <w:rsid w:val="00453ABA"/>
    <w:rsid w:val="004552A5"/>
    <w:rsid w:val="00456A7A"/>
    <w:rsid w:val="004574C1"/>
    <w:rsid w:val="00461CFD"/>
    <w:rsid w:val="00462520"/>
    <w:rsid w:val="004625B5"/>
    <w:rsid w:val="00464482"/>
    <w:rsid w:val="00464E8C"/>
    <w:rsid w:val="00464F04"/>
    <w:rsid w:val="00465279"/>
    <w:rsid w:val="004653EB"/>
    <w:rsid w:val="00466B4E"/>
    <w:rsid w:val="00467379"/>
    <w:rsid w:val="00470585"/>
    <w:rsid w:val="00471274"/>
    <w:rsid w:val="0047169D"/>
    <w:rsid w:val="00471EF6"/>
    <w:rsid w:val="00472AC5"/>
    <w:rsid w:val="004732B6"/>
    <w:rsid w:val="0047462B"/>
    <w:rsid w:val="00477218"/>
    <w:rsid w:val="0048013A"/>
    <w:rsid w:val="004801A9"/>
    <w:rsid w:val="0048076D"/>
    <w:rsid w:val="00480A26"/>
    <w:rsid w:val="00485AD4"/>
    <w:rsid w:val="00486455"/>
    <w:rsid w:val="0048740F"/>
    <w:rsid w:val="00492169"/>
    <w:rsid w:val="00493599"/>
    <w:rsid w:val="00494608"/>
    <w:rsid w:val="0049567C"/>
    <w:rsid w:val="00496EAB"/>
    <w:rsid w:val="00497361"/>
    <w:rsid w:val="004A0D1C"/>
    <w:rsid w:val="004A2889"/>
    <w:rsid w:val="004A40D1"/>
    <w:rsid w:val="004A493F"/>
    <w:rsid w:val="004A498B"/>
    <w:rsid w:val="004A6505"/>
    <w:rsid w:val="004B0978"/>
    <w:rsid w:val="004B1AEE"/>
    <w:rsid w:val="004B1DCC"/>
    <w:rsid w:val="004B30DF"/>
    <w:rsid w:val="004B3549"/>
    <w:rsid w:val="004B6D4A"/>
    <w:rsid w:val="004B722C"/>
    <w:rsid w:val="004B7A18"/>
    <w:rsid w:val="004C06EF"/>
    <w:rsid w:val="004C27E6"/>
    <w:rsid w:val="004C3057"/>
    <w:rsid w:val="004C35B1"/>
    <w:rsid w:val="004C3CC8"/>
    <w:rsid w:val="004D3DAE"/>
    <w:rsid w:val="004D5CA9"/>
    <w:rsid w:val="004D635C"/>
    <w:rsid w:val="004D6651"/>
    <w:rsid w:val="004D6680"/>
    <w:rsid w:val="004D6DAE"/>
    <w:rsid w:val="004D71E8"/>
    <w:rsid w:val="004D7455"/>
    <w:rsid w:val="004E077E"/>
    <w:rsid w:val="004E12A3"/>
    <w:rsid w:val="004E6135"/>
    <w:rsid w:val="004E7F6B"/>
    <w:rsid w:val="004F0C56"/>
    <w:rsid w:val="004F0EBB"/>
    <w:rsid w:val="004F2700"/>
    <w:rsid w:val="004F4B59"/>
    <w:rsid w:val="004F55C0"/>
    <w:rsid w:val="004F64DC"/>
    <w:rsid w:val="004F75B6"/>
    <w:rsid w:val="004F7787"/>
    <w:rsid w:val="00500F89"/>
    <w:rsid w:val="00502E81"/>
    <w:rsid w:val="00504B33"/>
    <w:rsid w:val="00504C23"/>
    <w:rsid w:val="005065B1"/>
    <w:rsid w:val="00506931"/>
    <w:rsid w:val="00507F9D"/>
    <w:rsid w:val="005137CB"/>
    <w:rsid w:val="00513EF2"/>
    <w:rsid w:val="00514A38"/>
    <w:rsid w:val="0051772B"/>
    <w:rsid w:val="00517B3E"/>
    <w:rsid w:val="005214EC"/>
    <w:rsid w:val="0052280E"/>
    <w:rsid w:val="00522F35"/>
    <w:rsid w:val="00523729"/>
    <w:rsid w:val="00524878"/>
    <w:rsid w:val="00524E4E"/>
    <w:rsid w:val="005276FB"/>
    <w:rsid w:val="00527DCD"/>
    <w:rsid w:val="00530099"/>
    <w:rsid w:val="00530805"/>
    <w:rsid w:val="005318CF"/>
    <w:rsid w:val="00534420"/>
    <w:rsid w:val="005350BF"/>
    <w:rsid w:val="0054092C"/>
    <w:rsid w:val="0054159C"/>
    <w:rsid w:val="0054209C"/>
    <w:rsid w:val="00542226"/>
    <w:rsid w:val="005434EA"/>
    <w:rsid w:val="0054502F"/>
    <w:rsid w:val="00546748"/>
    <w:rsid w:val="00546A48"/>
    <w:rsid w:val="005479D2"/>
    <w:rsid w:val="00550684"/>
    <w:rsid w:val="00550F37"/>
    <w:rsid w:val="005528EC"/>
    <w:rsid w:val="00552D22"/>
    <w:rsid w:val="005531C7"/>
    <w:rsid w:val="00553C8E"/>
    <w:rsid w:val="00554225"/>
    <w:rsid w:val="0055470F"/>
    <w:rsid w:val="005551FC"/>
    <w:rsid w:val="005552E8"/>
    <w:rsid w:val="00556C0C"/>
    <w:rsid w:val="00557479"/>
    <w:rsid w:val="0056364D"/>
    <w:rsid w:val="00563CAA"/>
    <w:rsid w:val="00564D6D"/>
    <w:rsid w:val="00564DB2"/>
    <w:rsid w:val="0056748F"/>
    <w:rsid w:val="00567BD4"/>
    <w:rsid w:val="0057042B"/>
    <w:rsid w:val="00573C77"/>
    <w:rsid w:val="0057435B"/>
    <w:rsid w:val="00574D35"/>
    <w:rsid w:val="00575AD3"/>
    <w:rsid w:val="00575C91"/>
    <w:rsid w:val="00580207"/>
    <w:rsid w:val="005821C7"/>
    <w:rsid w:val="005825C8"/>
    <w:rsid w:val="005837C5"/>
    <w:rsid w:val="005842B4"/>
    <w:rsid w:val="00585DD2"/>
    <w:rsid w:val="0058722B"/>
    <w:rsid w:val="005877D2"/>
    <w:rsid w:val="005922E9"/>
    <w:rsid w:val="00594187"/>
    <w:rsid w:val="005949B9"/>
    <w:rsid w:val="00595305"/>
    <w:rsid w:val="005A17B3"/>
    <w:rsid w:val="005A3841"/>
    <w:rsid w:val="005A3B85"/>
    <w:rsid w:val="005A70E2"/>
    <w:rsid w:val="005A7E90"/>
    <w:rsid w:val="005B1E68"/>
    <w:rsid w:val="005B2E56"/>
    <w:rsid w:val="005B53A1"/>
    <w:rsid w:val="005B6782"/>
    <w:rsid w:val="005C4B82"/>
    <w:rsid w:val="005C4D9A"/>
    <w:rsid w:val="005C5CFC"/>
    <w:rsid w:val="005C6D95"/>
    <w:rsid w:val="005C7CC0"/>
    <w:rsid w:val="005D012A"/>
    <w:rsid w:val="005D0520"/>
    <w:rsid w:val="005D122E"/>
    <w:rsid w:val="005D1D51"/>
    <w:rsid w:val="005D62BD"/>
    <w:rsid w:val="005D75F5"/>
    <w:rsid w:val="005E1B13"/>
    <w:rsid w:val="005E27EA"/>
    <w:rsid w:val="005F00A5"/>
    <w:rsid w:val="005F1756"/>
    <w:rsid w:val="005F2EFF"/>
    <w:rsid w:val="005F3EA5"/>
    <w:rsid w:val="005F58F9"/>
    <w:rsid w:val="005F78C6"/>
    <w:rsid w:val="005F7DD1"/>
    <w:rsid w:val="005F7FB9"/>
    <w:rsid w:val="00600404"/>
    <w:rsid w:val="0060113B"/>
    <w:rsid w:val="00603DBA"/>
    <w:rsid w:val="00606889"/>
    <w:rsid w:val="00607327"/>
    <w:rsid w:val="00607D46"/>
    <w:rsid w:val="00610283"/>
    <w:rsid w:val="00611D04"/>
    <w:rsid w:val="00612DF0"/>
    <w:rsid w:val="00614552"/>
    <w:rsid w:val="006149AA"/>
    <w:rsid w:val="0061531A"/>
    <w:rsid w:val="006156DB"/>
    <w:rsid w:val="00621930"/>
    <w:rsid w:val="00622B23"/>
    <w:rsid w:val="00623055"/>
    <w:rsid w:val="006241FF"/>
    <w:rsid w:val="00625005"/>
    <w:rsid w:val="00625840"/>
    <w:rsid w:val="00626AE7"/>
    <w:rsid w:val="00626C16"/>
    <w:rsid w:val="00631673"/>
    <w:rsid w:val="00633F00"/>
    <w:rsid w:val="006354B8"/>
    <w:rsid w:val="0063669D"/>
    <w:rsid w:val="0064151C"/>
    <w:rsid w:val="00643007"/>
    <w:rsid w:val="00643098"/>
    <w:rsid w:val="00643960"/>
    <w:rsid w:val="006452A1"/>
    <w:rsid w:val="00652B3B"/>
    <w:rsid w:val="00653ACA"/>
    <w:rsid w:val="0065547B"/>
    <w:rsid w:val="00655825"/>
    <w:rsid w:val="0066117E"/>
    <w:rsid w:val="0066208D"/>
    <w:rsid w:val="006622D8"/>
    <w:rsid w:val="00662658"/>
    <w:rsid w:val="00662863"/>
    <w:rsid w:val="006667B9"/>
    <w:rsid w:val="00667F39"/>
    <w:rsid w:val="00670C5D"/>
    <w:rsid w:val="00671120"/>
    <w:rsid w:val="006800F6"/>
    <w:rsid w:val="006829EB"/>
    <w:rsid w:val="00683CA1"/>
    <w:rsid w:val="006849EA"/>
    <w:rsid w:val="00684C40"/>
    <w:rsid w:val="006859F6"/>
    <w:rsid w:val="00686E03"/>
    <w:rsid w:val="00687976"/>
    <w:rsid w:val="00687D1C"/>
    <w:rsid w:val="00687DF7"/>
    <w:rsid w:val="00693ACF"/>
    <w:rsid w:val="006943FB"/>
    <w:rsid w:val="00695202"/>
    <w:rsid w:val="00697B07"/>
    <w:rsid w:val="006A30E9"/>
    <w:rsid w:val="006A3767"/>
    <w:rsid w:val="006A5174"/>
    <w:rsid w:val="006A5319"/>
    <w:rsid w:val="006A630F"/>
    <w:rsid w:val="006B1CF6"/>
    <w:rsid w:val="006B299F"/>
    <w:rsid w:val="006B2E75"/>
    <w:rsid w:val="006B3D9F"/>
    <w:rsid w:val="006B5D59"/>
    <w:rsid w:val="006B6189"/>
    <w:rsid w:val="006B71E1"/>
    <w:rsid w:val="006C057D"/>
    <w:rsid w:val="006C0925"/>
    <w:rsid w:val="006C3EA9"/>
    <w:rsid w:val="006C49F8"/>
    <w:rsid w:val="006C6478"/>
    <w:rsid w:val="006D072B"/>
    <w:rsid w:val="006D0FE1"/>
    <w:rsid w:val="006D186A"/>
    <w:rsid w:val="006D1906"/>
    <w:rsid w:val="006D3511"/>
    <w:rsid w:val="006D474B"/>
    <w:rsid w:val="006D5381"/>
    <w:rsid w:val="006D55BF"/>
    <w:rsid w:val="006D6712"/>
    <w:rsid w:val="006E1F10"/>
    <w:rsid w:val="006E3DEE"/>
    <w:rsid w:val="006E76F1"/>
    <w:rsid w:val="006F08F5"/>
    <w:rsid w:val="006F1D12"/>
    <w:rsid w:val="006F27C7"/>
    <w:rsid w:val="006F2F10"/>
    <w:rsid w:val="006F5656"/>
    <w:rsid w:val="006F5701"/>
    <w:rsid w:val="006F5DCD"/>
    <w:rsid w:val="006F664D"/>
    <w:rsid w:val="006F72EF"/>
    <w:rsid w:val="006F7DCA"/>
    <w:rsid w:val="00700BD1"/>
    <w:rsid w:val="0070146E"/>
    <w:rsid w:val="00702567"/>
    <w:rsid w:val="0070489F"/>
    <w:rsid w:val="00704CB1"/>
    <w:rsid w:val="0070653E"/>
    <w:rsid w:val="0070670B"/>
    <w:rsid w:val="007102D2"/>
    <w:rsid w:val="0071068B"/>
    <w:rsid w:val="00711AA6"/>
    <w:rsid w:val="00712F94"/>
    <w:rsid w:val="00713043"/>
    <w:rsid w:val="007138D0"/>
    <w:rsid w:val="007146A9"/>
    <w:rsid w:val="00715EDE"/>
    <w:rsid w:val="007178F4"/>
    <w:rsid w:val="007200B1"/>
    <w:rsid w:val="00722225"/>
    <w:rsid w:val="007233E9"/>
    <w:rsid w:val="0072594F"/>
    <w:rsid w:val="007270B6"/>
    <w:rsid w:val="00727978"/>
    <w:rsid w:val="00730439"/>
    <w:rsid w:val="00732563"/>
    <w:rsid w:val="00732723"/>
    <w:rsid w:val="00742174"/>
    <w:rsid w:val="00744F77"/>
    <w:rsid w:val="0074527A"/>
    <w:rsid w:val="00745688"/>
    <w:rsid w:val="007465AA"/>
    <w:rsid w:val="00747150"/>
    <w:rsid w:val="00750238"/>
    <w:rsid w:val="007515E9"/>
    <w:rsid w:val="00751ED8"/>
    <w:rsid w:val="007524B0"/>
    <w:rsid w:val="007528FB"/>
    <w:rsid w:val="00754153"/>
    <w:rsid w:val="0075459B"/>
    <w:rsid w:val="007569DE"/>
    <w:rsid w:val="00756D6A"/>
    <w:rsid w:val="00757930"/>
    <w:rsid w:val="00761BD3"/>
    <w:rsid w:val="007665FB"/>
    <w:rsid w:val="00770E36"/>
    <w:rsid w:val="0077286C"/>
    <w:rsid w:val="00772AE4"/>
    <w:rsid w:val="0077304D"/>
    <w:rsid w:val="00775E25"/>
    <w:rsid w:val="0077613F"/>
    <w:rsid w:val="00776967"/>
    <w:rsid w:val="00777655"/>
    <w:rsid w:val="00780299"/>
    <w:rsid w:val="00780D46"/>
    <w:rsid w:val="00781E67"/>
    <w:rsid w:val="00782CC5"/>
    <w:rsid w:val="0078304A"/>
    <w:rsid w:val="00783124"/>
    <w:rsid w:val="007834BB"/>
    <w:rsid w:val="00784404"/>
    <w:rsid w:val="00784408"/>
    <w:rsid w:val="00784B7D"/>
    <w:rsid w:val="007851B5"/>
    <w:rsid w:val="00786292"/>
    <w:rsid w:val="0079177F"/>
    <w:rsid w:val="00791ACB"/>
    <w:rsid w:val="00791B91"/>
    <w:rsid w:val="00792ED8"/>
    <w:rsid w:val="00794EC4"/>
    <w:rsid w:val="0079649C"/>
    <w:rsid w:val="007972B7"/>
    <w:rsid w:val="00797966"/>
    <w:rsid w:val="007A0328"/>
    <w:rsid w:val="007A0A95"/>
    <w:rsid w:val="007A1214"/>
    <w:rsid w:val="007A18D7"/>
    <w:rsid w:val="007A22FE"/>
    <w:rsid w:val="007A35E1"/>
    <w:rsid w:val="007A4C40"/>
    <w:rsid w:val="007A537B"/>
    <w:rsid w:val="007A6AEF"/>
    <w:rsid w:val="007A6F0E"/>
    <w:rsid w:val="007A778F"/>
    <w:rsid w:val="007A7C91"/>
    <w:rsid w:val="007B0019"/>
    <w:rsid w:val="007B1B65"/>
    <w:rsid w:val="007B1EA3"/>
    <w:rsid w:val="007B3368"/>
    <w:rsid w:val="007B33A1"/>
    <w:rsid w:val="007B445C"/>
    <w:rsid w:val="007B5FD0"/>
    <w:rsid w:val="007B682F"/>
    <w:rsid w:val="007B69BC"/>
    <w:rsid w:val="007B715A"/>
    <w:rsid w:val="007B7B3F"/>
    <w:rsid w:val="007C03B6"/>
    <w:rsid w:val="007C2519"/>
    <w:rsid w:val="007C5F3D"/>
    <w:rsid w:val="007C604E"/>
    <w:rsid w:val="007C61B3"/>
    <w:rsid w:val="007C6AC6"/>
    <w:rsid w:val="007C6D1B"/>
    <w:rsid w:val="007D296F"/>
    <w:rsid w:val="007D2CB4"/>
    <w:rsid w:val="007D307F"/>
    <w:rsid w:val="007D5147"/>
    <w:rsid w:val="007D5A3B"/>
    <w:rsid w:val="007D7641"/>
    <w:rsid w:val="007E1DEC"/>
    <w:rsid w:val="007E26FD"/>
    <w:rsid w:val="007E364E"/>
    <w:rsid w:val="007E3FF3"/>
    <w:rsid w:val="007E47DA"/>
    <w:rsid w:val="007E5078"/>
    <w:rsid w:val="007E6EEC"/>
    <w:rsid w:val="007F0433"/>
    <w:rsid w:val="007F08F1"/>
    <w:rsid w:val="007F48FF"/>
    <w:rsid w:val="007F492A"/>
    <w:rsid w:val="007F4FBF"/>
    <w:rsid w:val="007F5600"/>
    <w:rsid w:val="007F67E7"/>
    <w:rsid w:val="007F7A5E"/>
    <w:rsid w:val="007F7DC6"/>
    <w:rsid w:val="0080217F"/>
    <w:rsid w:val="00802214"/>
    <w:rsid w:val="0080341A"/>
    <w:rsid w:val="00803C25"/>
    <w:rsid w:val="0080573D"/>
    <w:rsid w:val="008065EE"/>
    <w:rsid w:val="00807C21"/>
    <w:rsid w:val="0081407F"/>
    <w:rsid w:val="00815D66"/>
    <w:rsid w:val="008167CE"/>
    <w:rsid w:val="00816AE2"/>
    <w:rsid w:val="00817323"/>
    <w:rsid w:val="00817C2D"/>
    <w:rsid w:val="00820477"/>
    <w:rsid w:val="00820951"/>
    <w:rsid w:val="00820F4E"/>
    <w:rsid w:val="0082199A"/>
    <w:rsid w:val="00822FEA"/>
    <w:rsid w:val="00824D20"/>
    <w:rsid w:val="0082567F"/>
    <w:rsid w:val="0083011C"/>
    <w:rsid w:val="00833F7B"/>
    <w:rsid w:val="00834BC2"/>
    <w:rsid w:val="008353E8"/>
    <w:rsid w:val="008354C4"/>
    <w:rsid w:val="008354D0"/>
    <w:rsid w:val="0083559F"/>
    <w:rsid w:val="00836B65"/>
    <w:rsid w:val="00837373"/>
    <w:rsid w:val="008404C3"/>
    <w:rsid w:val="00840EE8"/>
    <w:rsid w:val="0084390D"/>
    <w:rsid w:val="00844DB1"/>
    <w:rsid w:val="00851406"/>
    <w:rsid w:val="00852363"/>
    <w:rsid w:val="00852918"/>
    <w:rsid w:val="00852D07"/>
    <w:rsid w:val="00853D2A"/>
    <w:rsid w:val="00860594"/>
    <w:rsid w:val="00862F08"/>
    <w:rsid w:val="00863F66"/>
    <w:rsid w:val="0086487D"/>
    <w:rsid w:val="008652D8"/>
    <w:rsid w:val="00865740"/>
    <w:rsid w:val="0086736C"/>
    <w:rsid w:val="00870291"/>
    <w:rsid w:val="008708BD"/>
    <w:rsid w:val="00870AA1"/>
    <w:rsid w:val="00873ABD"/>
    <w:rsid w:val="00873E86"/>
    <w:rsid w:val="008745E2"/>
    <w:rsid w:val="00877660"/>
    <w:rsid w:val="0088011B"/>
    <w:rsid w:val="00882AFC"/>
    <w:rsid w:val="00884E77"/>
    <w:rsid w:val="00885ACA"/>
    <w:rsid w:val="00885B37"/>
    <w:rsid w:val="008863E5"/>
    <w:rsid w:val="00893858"/>
    <w:rsid w:val="0089397D"/>
    <w:rsid w:val="00893FA8"/>
    <w:rsid w:val="0089467C"/>
    <w:rsid w:val="0089502E"/>
    <w:rsid w:val="00895A65"/>
    <w:rsid w:val="0089708E"/>
    <w:rsid w:val="008A4931"/>
    <w:rsid w:val="008A6601"/>
    <w:rsid w:val="008B0DB7"/>
    <w:rsid w:val="008B5523"/>
    <w:rsid w:val="008B5656"/>
    <w:rsid w:val="008B5D0D"/>
    <w:rsid w:val="008B5FC6"/>
    <w:rsid w:val="008B7BB4"/>
    <w:rsid w:val="008C025A"/>
    <w:rsid w:val="008C266A"/>
    <w:rsid w:val="008C7B36"/>
    <w:rsid w:val="008C7F95"/>
    <w:rsid w:val="008D0957"/>
    <w:rsid w:val="008D4138"/>
    <w:rsid w:val="008D5010"/>
    <w:rsid w:val="008D790F"/>
    <w:rsid w:val="008D7AC1"/>
    <w:rsid w:val="008E1BD2"/>
    <w:rsid w:val="008E3523"/>
    <w:rsid w:val="008E762C"/>
    <w:rsid w:val="008E79BE"/>
    <w:rsid w:val="008E7A18"/>
    <w:rsid w:val="008F0E3F"/>
    <w:rsid w:val="008F3A12"/>
    <w:rsid w:val="008F456C"/>
    <w:rsid w:val="008F510F"/>
    <w:rsid w:val="008F5319"/>
    <w:rsid w:val="008F6DE1"/>
    <w:rsid w:val="008F774E"/>
    <w:rsid w:val="009028F8"/>
    <w:rsid w:val="00902D5A"/>
    <w:rsid w:val="00902F13"/>
    <w:rsid w:val="00906262"/>
    <w:rsid w:val="00913141"/>
    <w:rsid w:val="0091359A"/>
    <w:rsid w:val="00913A0F"/>
    <w:rsid w:val="00914C7C"/>
    <w:rsid w:val="009159AA"/>
    <w:rsid w:val="00916FAB"/>
    <w:rsid w:val="00920224"/>
    <w:rsid w:val="0092044E"/>
    <w:rsid w:val="00920943"/>
    <w:rsid w:val="00922262"/>
    <w:rsid w:val="00926277"/>
    <w:rsid w:val="00927CCC"/>
    <w:rsid w:val="00930A3E"/>
    <w:rsid w:val="00931839"/>
    <w:rsid w:val="0093231D"/>
    <w:rsid w:val="009355EA"/>
    <w:rsid w:val="00935B93"/>
    <w:rsid w:val="009367F9"/>
    <w:rsid w:val="00936940"/>
    <w:rsid w:val="00936F0F"/>
    <w:rsid w:val="009404C1"/>
    <w:rsid w:val="00940DDF"/>
    <w:rsid w:val="009415AB"/>
    <w:rsid w:val="009432E4"/>
    <w:rsid w:val="0094342C"/>
    <w:rsid w:val="00944FF0"/>
    <w:rsid w:val="00947527"/>
    <w:rsid w:val="009511AE"/>
    <w:rsid w:val="00951CC9"/>
    <w:rsid w:val="00952076"/>
    <w:rsid w:val="00952581"/>
    <w:rsid w:val="00952F78"/>
    <w:rsid w:val="00954BE3"/>
    <w:rsid w:val="00955537"/>
    <w:rsid w:val="009579F3"/>
    <w:rsid w:val="00957AD6"/>
    <w:rsid w:val="00957D12"/>
    <w:rsid w:val="009604BF"/>
    <w:rsid w:val="00960FDF"/>
    <w:rsid w:val="00961E5B"/>
    <w:rsid w:val="00962050"/>
    <w:rsid w:val="0096263C"/>
    <w:rsid w:val="009642C8"/>
    <w:rsid w:val="0096454D"/>
    <w:rsid w:val="00964FE0"/>
    <w:rsid w:val="00965306"/>
    <w:rsid w:val="00970B89"/>
    <w:rsid w:val="00975B87"/>
    <w:rsid w:val="00977C5E"/>
    <w:rsid w:val="00982F7E"/>
    <w:rsid w:val="009866F4"/>
    <w:rsid w:val="00986ADF"/>
    <w:rsid w:val="00990C87"/>
    <w:rsid w:val="00992651"/>
    <w:rsid w:val="00993452"/>
    <w:rsid w:val="009936CE"/>
    <w:rsid w:val="009953CD"/>
    <w:rsid w:val="00995D5F"/>
    <w:rsid w:val="009966B0"/>
    <w:rsid w:val="009967CD"/>
    <w:rsid w:val="00997A37"/>
    <w:rsid w:val="009A156C"/>
    <w:rsid w:val="009A17F4"/>
    <w:rsid w:val="009A2AFE"/>
    <w:rsid w:val="009A2B20"/>
    <w:rsid w:val="009A3EE0"/>
    <w:rsid w:val="009A4DB8"/>
    <w:rsid w:val="009A5113"/>
    <w:rsid w:val="009A62FC"/>
    <w:rsid w:val="009A6734"/>
    <w:rsid w:val="009B086A"/>
    <w:rsid w:val="009B1610"/>
    <w:rsid w:val="009B3546"/>
    <w:rsid w:val="009B3C23"/>
    <w:rsid w:val="009B3E22"/>
    <w:rsid w:val="009B41AE"/>
    <w:rsid w:val="009B61B9"/>
    <w:rsid w:val="009B73AE"/>
    <w:rsid w:val="009B7FDF"/>
    <w:rsid w:val="009C0527"/>
    <w:rsid w:val="009C31FB"/>
    <w:rsid w:val="009C3369"/>
    <w:rsid w:val="009C4886"/>
    <w:rsid w:val="009C56DE"/>
    <w:rsid w:val="009C6D93"/>
    <w:rsid w:val="009C7153"/>
    <w:rsid w:val="009C724B"/>
    <w:rsid w:val="009C7E42"/>
    <w:rsid w:val="009D0594"/>
    <w:rsid w:val="009D218F"/>
    <w:rsid w:val="009D33D2"/>
    <w:rsid w:val="009D6C83"/>
    <w:rsid w:val="009E07FC"/>
    <w:rsid w:val="009E1FA8"/>
    <w:rsid w:val="009E24D5"/>
    <w:rsid w:val="009E38F2"/>
    <w:rsid w:val="009E4196"/>
    <w:rsid w:val="009E56FD"/>
    <w:rsid w:val="009E57F0"/>
    <w:rsid w:val="009E5A6D"/>
    <w:rsid w:val="009E5DD1"/>
    <w:rsid w:val="009E5E69"/>
    <w:rsid w:val="009E6037"/>
    <w:rsid w:val="009E610C"/>
    <w:rsid w:val="009E6F94"/>
    <w:rsid w:val="009F02F1"/>
    <w:rsid w:val="009F2468"/>
    <w:rsid w:val="009F2534"/>
    <w:rsid w:val="009F35E3"/>
    <w:rsid w:val="009F5C33"/>
    <w:rsid w:val="009F5EA5"/>
    <w:rsid w:val="009F7274"/>
    <w:rsid w:val="009F75BF"/>
    <w:rsid w:val="00A008AA"/>
    <w:rsid w:val="00A01CB3"/>
    <w:rsid w:val="00A02452"/>
    <w:rsid w:val="00A02E6B"/>
    <w:rsid w:val="00A05C21"/>
    <w:rsid w:val="00A06B08"/>
    <w:rsid w:val="00A079B5"/>
    <w:rsid w:val="00A07DFB"/>
    <w:rsid w:val="00A10240"/>
    <w:rsid w:val="00A1028B"/>
    <w:rsid w:val="00A13E82"/>
    <w:rsid w:val="00A13F02"/>
    <w:rsid w:val="00A1441D"/>
    <w:rsid w:val="00A152FB"/>
    <w:rsid w:val="00A20053"/>
    <w:rsid w:val="00A205FE"/>
    <w:rsid w:val="00A20C7E"/>
    <w:rsid w:val="00A2266A"/>
    <w:rsid w:val="00A2279F"/>
    <w:rsid w:val="00A25D4B"/>
    <w:rsid w:val="00A33E8E"/>
    <w:rsid w:val="00A33FEF"/>
    <w:rsid w:val="00A343EE"/>
    <w:rsid w:val="00A35366"/>
    <w:rsid w:val="00A359D4"/>
    <w:rsid w:val="00A35BC9"/>
    <w:rsid w:val="00A406A3"/>
    <w:rsid w:val="00A42330"/>
    <w:rsid w:val="00A42F79"/>
    <w:rsid w:val="00A44863"/>
    <w:rsid w:val="00A44BF7"/>
    <w:rsid w:val="00A4588C"/>
    <w:rsid w:val="00A46114"/>
    <w:rsid w:val="00A462BD"/>
    <w:rsid w:val="00A46A58"/>
    <w:rsid w:val="00A47B9C"/>
    <w:rsid w:val="00A47C45"/>
    <w:rsid w:val="00A507F7"/>
    <w:rsid w:val="00A51292"/>
    <w:rsid w:val="00A54A51"/>
    <w:rsid w:val="00A54CF5"/>
    <w:rsid w:val="00A55F52"/>
    <w:rsid w:val="00A56CAB"/>
    <w:rsid w:val="00A6025C"/>
    <w:rsid w:val="00A61B3C"/>
    <w:rsid w:val="00A624C4"/>
    <w:rsid w:val="00A655B2"/>
    <w:rsid w:val="00A663F4"/>
    <w:rsid w:val="00A66844"/>
    <w:rsid w:val="00A66959"/>
    <w:rsid w:val="00A704FF"/>
    <w:rsid w:val="00A70E98"/>
    <w:rsid w:val="00A74177"/>
    <w:rsid w:val="00A75540"/>
    <w:rsid w:val="00A75987"/>
    <w:rsid w:val="00A77495"/>
    <w:rsid w:val="00A7757F"/>
    <w:rsid w:val="00A77631"/>
    <w:rsid w:val="00A816E4"/>
    <w:rsid w:val="00A8186B"/>
    <w:rsid w:val="00A8389E"/>
    <w:rsid w:val="00A84116"/>
    <w:rsid w:val="00A84801"/>
    <w:rsid w:val="00A86680"/>
    <w:rsid w:val="00A908F6"/>
    <w:rsid w:val="00A90C1A"/>
    <w:rsid w:val="00A912E8"/>
    <w:rsid w:val="00A913CA"/>
    <w:rsid w:val="00A9343B"/>
    <w:rsid w:val="00A93BB9"/>
    <w:rsid w:val="00A941FB"/>
    <w:rsid w:val="00A943AC"/>
    <w:rsid w:val="00A94D08"/>
    <w:rsid w:val="00A94DC7"/>
    <w:rsid w:val="00A9593B"/>
    <w:rsid w:val="00A959F5"/>
    <w:rsid w:val="00A95AB6"/>
    <w:rsid w:val="00AA26F6"/>
    <w:rsid w:val="00AA2DE6"/>
    <w:rsid w:val="00AA652F"/>
    <w:rsid w:val="00AA6571"/>
    <w:rsid w:val="00AA739C"/>
    <w:rsid w:val="00AA7798"/>
    <w:rsid w:val="00AB098B"/>
    <w:rsid w:val="00AB318C"/>
    <w:rsid w:val="00AB3EE8"/>
    <w:rsid w:val="00AB4A9E"/>
    <w:rsid w:val="00AB6169"/>
    <w:rsid w:val="00AB6F87"/>
    <w:rsid w:val="00AC0CCB"/>
    <w:rsid w:val="00AC2009"/>
    <w:rsid w:val="00AC2D14"/>
    <w:rsid w:val="00AC2FD8"/>
    <w:rsid w:val="00AC3AFF"/>
    <w:rsid w:val="00AC4C64"/>
    <w:rsid w:val="00AC5497"/>
    <w:rsid w:val="00AC5CB5"/>
    <w:rsid w:val="00AC6064"/>
    <w:rsid w:val="00AC6E78"/>
    <w:rsid w:val="00AC6F0A"/>
    <w:rsid w:val="00AC7379"/>
    <w:rsid w:val="00AC7946"/>
    <w:rsid w:val="00AD250E"/>
    <w:rsid w:val="00AD2747"/>
    <w:rsid w:val="00AD2A18"/>
    <w:rsid w:val="00AD2E88"/>
    <w:rsid w:val="00AD368A"/>
    <w:rsid w:val="00AD48FC"/>
    <w:rsid w:val="00AD4B93"/>
    <w:rsid w:val="00AD54E2"/>
    <w:rsid w:val="00AD591D"/>
    <w:rsid w:val="00AD72B6"/>
    <w:rsid w:val="00AD7749"/>
    <w:rsid w:val="00AE0159"/>
    <w:rsid w:val="00AE1222"/>
    <w:rsid w:val="00AE1907"/>
    <w:rsid w:val="00AE3289"/>
    <w:rsid w:val="00AE5AF2"/>
    <w:rsid w:val="00AE5F4F"/>
    <w:rsid w:val="00AE7F20"/>
    <w:rsid w:val="00AF0189"/>
    <w:rsid w:val="00AF0C70"/>
    <w:rsid w:val="00AF2878"/>
    <w:rsid w:val="00AF3127"/>
    <w:rsid w:val="00AF7858"/>
    <w:rsid w:val="00B00057"/>
    <w:rsid w:val="00B02119"/>
    <w:rsid w:val="00B02B42"/>
    <w:rsid w:val="00B06265"/>
    <w:rsid w:val="00B06C26"/>
    <w:rsid w:val="00B0706E"/>
    <w:rsid w:val="00B1064E"/>
    <w:rsid w:val="00B10C3D"/>
    <w:rsid w:val="00B1260E"/>
    <w:rsid w:val="00B12AE6"/>
    <w:rsid w:val="00B13506"/>
    <w:rsid w:val="00B16433"/>
    <w:rsid w:val="00B165BD"/>
    <w:rsid w:val="00B23D52"/>
    <w:rsid w:val="00B24DB2"/>
    <w:rsid w:val="00B25013"/>
    <w:rsid w:val="00B25950"/>
    <w:rsid w:val="00B26E1B"/>
    <w:rsid w:val="00B300DA"/>
    <w:rsid w:val="00B307BD"/>
    <w:rsid w:val="00B309D3"/>
    <w:rsid w:val="00B34D1B"/>
    <w:rsid w:val="00B352DB"/>
    <w:rsid w:val="00B4018C"/>
    <w:rsid w:val="00B4138A"/>
    <w:rsid w:val="00B41FB9"/>
    <w:rsid w:val="00B502CF"/>
    <w:rsid w:val="00B50D9A"/>
    <w:rsid w:val="00B50F26"/>
    <w:rsid w:val="00B5409E"/>
    <w:rsid w:val="00B548E1"/>
    <w:rsid w:val="00B54ED9"/>
    <w:rsid w:val="00B553F7"/>
    <w:rsid w:val="00B56E2A"/>
    <w:rsid w:val="00B57446"/>
    <w:rsid w:val="00B578A1"/>
    <w:rsid w:val="00B60BEC"/>
    <w:rsid w:val="00B61C4B"/>
    <w:rsid w:val="00B63AF7"/>
    <w:rsid w:val="00B6649B"/>
    <w:rsid w:val="00B7116F"/>
    <w:rsid w:val="00B71313"/>
    <w:rsid w:val="00B714A6"/>
    <w:rsid w:val="00B7205B"/>
    <w:rsid w:val="00B75DA4"/>
    <w:rsid w:val="00B76FE6"/>
    <w:rsid w:val="00B7718F"/>
    <w:rsid w:val="00B778C7"/>
    <w:rsid w:val="00B80288"/>
    <w:rsid w:val="00B802A7"/>
    <w:rsid w:val="00B802A8"/>
    <w:rsid w:val="00B81002"/>
    <w:rsid w:val="00B81641"/>
    <w:rsid w:val="00B82DD3"/>
    <w:rsid w:val="00B848AD"/>
    <w:rsid w:val="00B84BB9"/>
    <w:rsid w:val="00B85068"/>
    <w:rsid w:val="00B850F3"/>
    <w:rsid w:val="00B852D0"/>
    <w:rsid w:val="00B85FA1"/>
    <w:rsid w:val="00B91376"/>
    <w:rsid w:val="00B9141D"/>
    <w:rsid w:val="00B92DA8"/>
    <w:rsid w:val="00B953FD"/>
    <w:rsid w:val="00B9591F"/>
    <w:rsid w:val="00B968EF"/>
    <w:rsid w:val="00B97977"/>
    <w:rsid w:val="00B97AD0"/>
    <w:rsid w:val="00BA0059"/>
    <w:rsid w:val="00BA114D"/>
    <w:rsid w:val="00BA2D3D"/>
    <w:rsid w:val="00BA3FFF"/>
    <w:rsid w:val="00BA5ACC"/>
    <w:rsid w:val="00BA7106"/>
    <w:rsid w:val="00BA77AC"/>
    <w:rsid w:val="00BA79FA"/>
    <w:rsid w:val="00BB139A"/>
    <w:rsid w:val="00BB33F2"/>
    <w:rsid w:val="00BB4B85"/>
    <w:rsid w:val="00BB65E5"/>
    <w:rsid w:val="00BB6C71"/>
    <w:rsid w:val="00BC0685"/>
    <w:rsid w:val="00BC4EBB"/>
    <w:rsid w:val="00BC52AC"/>
    <w:rsid w:val="00BC56DB"/>
    <w:rsid w:val="00BC5B03"/>
    <w:rsid w:val="00BC5E85"/>
    <w:rsid w:val="00BC74A7"/>
    <w:rsid w:val="00BD0544"/>
    <w:rsid w:val="00BD2859"/>
    <w:rsid w:val="00BD4470"/>
    <w:rsid w:val="00BD587D"/>
    <w:rsid w:val="00BD62EB"/>
    <w:rsid w:val="00BE0060"/>
    <w:rsid w:val="00BE014D"/>
    <w:rsid w:val="00BE21C0"/>
    <w:rsid w:val="00BE2ECA"/>
    <w:rsid w:val="00BE35E5"/>
    <w:rsid w:val="00BE3CAB"/>
    <w:rsid w:val="00BE55D6"/>
    <w:rsid w:val="00BE59C5"/>
    <w:rsid w:val="00BE5C23"/>
    <w:rsid w:val="00BF020C"/>
    <w:rsid w:val="00BF0AAE"/>
    <w:rsid w:val="00BF2951"/>
    <w:rsid w:val="00BF47F7"/>
    <w:rsid w:val="00BF4B39"/>
    <w:rsid w:val="00BF6205"/>
    <w:rsid w:val="00BF689A"/>
    <w:rsid w:val="00BF6FE0"/>
    <w:rsid w:val="00BF7D32"/>
    <w:rsid w:val="00C0164E"/>
    <w:rsid w:val="00C02E5C"/>
    <w:rsid w:val="00C02F28"/>
    <w:rsid w:val="00C04415"/>
    <w:rsid w:val="00C05036"/>
    <w:rsid w:val="00C11D29"/>
    <w:rsid w:val="00C13463"/>
    <w:rsid w:val="00C16091"/>
    <w:rsid w:val="00C17766"/>
    <w:rsid w:val="00C215F2"/>
    <w:rsid w:val="00C21A83"/>
    <w:rsid w:val="00C26E37"/>
    <w:rsid w:val="00C313EA"/>
    <w:rsid w:val="00C316FE"/>
    <w:rsid w:val="00C32E29"/>
    <w:rsid w:val="00C33337"/>
    <w:rsid w:val="00C3345E"/>
    <w:rsid w:val="00C33C45"/>
    <w:rsid w:val="00C348AC"/>
    <w:rsid w:val="00C35A68"/>
    <w:rsid w:val="00C369E5"/>
    <w:rsid w:val="00C36F07"/>
    <w:rsid w:val="00C37433"/>
    <w:rsid w:val="00C37A9D"/>
    <w:rsid w:val="00C40503"/>
    <w:rsid w:val="00C421E4"/>
    <w:rsid w:val="00C43562"/>
    <w:rsid w:val="00C43BBB"/>
    <w:rsid w:val="00C43F39"/>
    <w:rsid w:val="00C44B19"/>
    <w:rsid w:val="00C455C3"/>
    <w:rsid w:val="00C46864"/>
    <w:rsid w:val="00C46C7D"/>
    <w:rsid w:val="00C5052F"/>
    <w:rsid w:val="00C5060F"/>
    <w:rsid w:val="00C528D3"/>
    <w:rsid w:val="00C53079"/>
    <w:rsid w:val="00C53858"/>
    <w:rsid w:val="00C54719"/>
    <w:rsid w:val="00C5584C"/>
    <w:rsid w:val="00C57158"/>
    <w:rsid w:val="00C60672"/>
    <w:rsid w:val="00C609BD"/>
    <w:rsid w:val="00C63926"/>
    <w:rsid w:val="00C63A94"/>
    <w:rsid w:val="00C63BEA"/>
    <w:rsid w:val="00C658DC"/>
    <w:rsid w:val="00C660E1"/>
    <w:rsid w:val="00C6648A"/>
    <w:rsid w:val="00C66596"/>
    <w:rsid w:val="00C66CEB"/>
    <w:rsid w:val="00C714C9"/>
    <w:rsid w:val="00C71EAA"/>
    <w:rsid w:val="00C724B6"/>
    <w:rsid w:val="00C73DE6"/>
    <w:rsid w:val="00C74500"/>
    <w:rsid w:val="00C746B3"/>
    <w:rsid w:val="00C774BF"/>
    <w:rsid w:val="00C77F76"/>
    <w:rsid w:val="00C82DB4"/>
    <w:rsid w:val="00C82DD4"/>
    <w:rsid w:val="00C85B03"/>
    <w:rsid w:val="00C85EC5"/>
    <w:rsid w:val="00C86611"/>
    <w:rsid w:val="00C86895"/>
    <w:rsid w:val="00C8718F"/>
    <w:rsid w:val="00C876E5"/>
    <w:rsid w:val="00C91BD6"/>
    <w:rsid w:val="00C921C9"/>
    <w:rsid w:val="00C930BD"/>
    <w:rsid w:val="00C94EF2"/>
    <w:rsid w:val="00CA3E74"/>
    <w:rsid w:val="00CA4870"/>
    <w:rsid w:val="00CA4EFC"/>
    <w:rsid w:val="00CA6225"/>
    <w:rsid w:val="00CB0B75"/>
    <w:rsid w:val="00CB1070"/>
    <w:rsid w:val="00CB44D5"/>
    <w:rsid w:val="00CB56D2"/>
    <w:rsid w:val="00CB7634"/>
    <w:rsid w:val="00CC2E2E"/>
    <w:rsid w:val="00CC38D1"/>
    <w:rsid w:val="00CC400E"/>
    <w:rsid w:val="00CC4CCE"/>
    <w:rsid w:val="00CC4FC5"/>
    <w:rsid w:val="00CC5AAE"/>
    <w:rsid w:val="00CD470D"/>
    <w:rsid w:val="00CD5E35"/>
    <w:rsid w:val="00CD5EB5"/>
    <w:rsid w:val="00CD7971"/>
    <w:rsid w:val="00CD7BB3"/>
    <w:rsid w:val="00CE0AB8"/>
    <w:rsid w:val="00CE55C6"/>
    <w:rsid w:val="00CE58AF"/>
    <w:rsid w:val="00CE5BBE"/>
    <w:rsid w:val="00CE65B3"/>
    <w:rsid w:val="00CE6E71"/>
    <w:rsid w:val="00CE7416"/>
    <w:rsid w:val="00CE7CF8"/>
    <w:rsid w:val="00CF1ADC"/>
    <w:rsid w:val="00CF28AD"/>
    <w:rsid w:val="00CF4EA8"/>
    <w:rsid w:val="00CF61AD"/>
    <w:rsid w:val="00D000BA"/>
    <w:rsid w:val="00D00D65"/>
    <w:rsid w:val="00D0266C"/>
    <w:rsid w:val="00D0373D"/>
    <w:rsid w:val="00D0462B"/>
    <w:rsid w:val="00D04AC9"/>
    <w:rsid w:val="00D07761"/>
    <w:rsid w:val="00D07BD3"/>
    <w:rsid w:val="00D10A62"/>
    <w:rsid w:val="00D10DAE"/>
    <w:rsid w:val="00D12ECC"/>
    <w:rsid w:val="00D13206"/>
    <w:rsid w:val="00D13948"/>
    <w:rsid w:val="00D14FE6"/>
    <w:rsid w:val="00D15905"/>
    <w:rsid w:val="00D15B89"/>
    <w:rsid w:val="00D16626"/>
    <w:rsid w:val="00D16875"/>
    <w:rsid w:val="00D17168"/>
    <w:rsid w:val="00D20D7C"/>
    <w:rsid w:val="00D213F6"/>
    <w:rsid w:val="00D21642"/>
    <w:rsid w:val="00D218DC"/>
    <w:rsid w:val="00D228D7"/>
    <w:rsid w:val="00D2438B"/>
    <w:rsid w:val="00D25423"/>
    <w:rsid w:val="00D2616F"/>
    <w:rsid w:val="00D27A57"/>
    <w:rsid w:val="00D27AFE"/>
    <w:rsid w:val="00D30F64"/>
    <w:rsid w:val="00D328FE"/>
    <w:rsid w:val="00D35DCF"/>
    <w:rsid w:val="00D36FD6"/>
    <w:rsid w:val="00D37410"/>
    <w:rsid w:val="00D4042A"/>
    <w:rsid w:val="00D40715"/>
    <w:rsid w:val="00D4121E"/>
    <w:rsid w:val="00D41EC0"/>
    <w:rsid w:val="00D42197"/>
    <w:rsid w:val="00D422D7"/>
    <w:rsid w:val="00D4236F"/>
    <w:rsid w:val="00D42EC8"/>
    <w:rsid w:val="00D440C5"/>
    <w:rsid w:val="00D44D0E"/>
    <w:rsid w:val="00D45D95"/>
    <w:rsid w:val="00D46D03"/>
    <w:rsid w:val="00D47A85"/>
    <w:rsid w:val="00D47ED2"/>
    <w:rsid w:val="00D51D39"/>
    <w:rsid w:val="00D5456A"/>
    <w:rsid w:val="00D55AF4"/>
    <w:rsid w:val="00D5710D"/>
    <w:rsid w:val="00D627C9"/>
    <w:rsid w:val="00D67E2A"/>
    <w:rsid w:val="00D712D9"/>
    <w:rsid w:val="00D71C5E"/>
    <w:rsid w:val="00D721B4"/>
    <w:rsid w:val="00D74A65"/>
    <w:rsid w:val="00D76175"/>
    <w:rsid w:val="00D80E61"/>
    <w:rsid w:val="00D81523"/>
    <w:rsid w:val="00D84FAA"/>
    <w:rsid w:val="00D85833"/>
    <w:rsid w:val="00D85B7B"/>
    <w:rsid w:val="00D86A2F"/>
    <w:rsid w:val="00D903FF"/>
    <w:rsid w:val="00D91AFA"/>
    <w:rsid w:val="00D937CE"/>
    <w:rsid w:val="00D955E2"/>
    <w:rsid w:val="00D95720"/>
    <w:rsid w:val="00D972F5"/>
    <w:rsid w:val="00D97366"/>
    <w:rsid w:val="00D974C5"/>
    <w:rsid w:val="00D97985"/>
    <w:rsid w:val="00DA0DA3"/>
    <w:rsid w:val="00DA19C9"/>
    <w:rsid w:val="00DA3802"/>
    <w:rsid w:val="00DA3CA2"/>
    <w:rsid w:val="00DA52A4"/>
    <w:rsid w:val="00DA647B"/>
    <w:rsid w:val="00DA6A77"/>
    <w:rsid w:val="00DA76FF"/>
    <w:rsid w:val="00DB203D"/>
    <w:rsid w:val="00DB3761"/>
    <w:rsid w:val="00DB383E"/>
    <w:rsid w:val="00DB5013"/>
    <w:rsid w:val="00DB5816"/>
    <w:rsid w:val="00DB68B4"/>
    <w:rsid w:val="00DB71BC"/>
    <w:rsid w:val="00DB7B93"/>
    <w:rsid w:val="00DC0DD0"/>
    <w:rsid w:val="00DC0E1F"/>
    <w:rsid w:val="00DC2518"/>
    <w:rsid w:val="00DC2836"/>
    <w:rsid w:val="00DC3B4A"/>
    <w:rsid w:val="00DC3C37"/>
    <w:rsid w:val="00DC462C"/>
    <w:rsid w:val="00DD2665"/>
    <w:rsid w:val="00DD4178"/>
    <w:rsid w:val="00DD5012"/>
    <w:rsid w:val="00DD56A5"/>
    <w:rsid w:val="00DD591D"/>
    <w:rsid w:val="00DD594F"/>
    <w:rsid w:val="00DD7053"/>
    <w:rsid w:val="00DD7549"/>
    <w:rsid w:val="00DD7D72"/>
    <w:rsid w:val="00DE290E"/>
    <w:rsid w:val="00DE3013"/>
    <w:rsid w:val="00DE452B"/>
    <w:rsid w:val="00DE48CE"/>
    <w:rsid w:val="00DE59B8"/>
    <w:rsid w:val="00DF095F"/>
    <w:rsid w:val="00DF0ED6"/>
    <w:rsid w:val="00DF0EEA"/>
    <w:rsid w:val="00DF161F"/>
    <w:rsid w:val="00DF4130"/>
    <w:rsid w:val="00DF475A"/>
    <w:rsid w:val="00DF587B"/>
    <w:rsid w:val="00DF643C"/>
    <w:rsid w:val="00E00B9A"/>
    <w:rsid w:val="00E00BCC"/>
    <w:rsid w:val="00E0149C"/>
    <w:rsid w:val="00E02C0C"/>
    <w:rsid w:val="00E038FA"/>
    <w:rsid w:val="00E03A10"/>
    <w:rsid w:val="00E03AC1"/>
    <w:rsid w:val="00E04006"/>
    <w:rsid w:val="00E04B5F"/>
    <w:rsid w:val="00E05770"/>
    <w:rsid w:val="00E05EA7"/>
    <w:rsid w:val="00E06402"/>
    <w:rsid w:val="00E069A5"/>
    <w:rsid w:val="00E1112D"/>
    <w:rsid w:val="00E11CAA"/>
    <w:rsid w:val="00E1327C"/>
    <w:rsid w:val="00E13AF0"/>
    <w:rsid w:val="00E15CE2"/>
    <w:rsid w:val="00E160FA"/>
    <w:rsid w:val="00E1724D"/>
    <w:rsid w:val="00E2067E"/>
    <w:rsid w:val="00E21142"/>
    <w:rsid w:val="00E212C6"/>
    <w:rsid w:val="00E21311"/>
    <w:rsid w:val="00E21576"/>
    <w:rsid w:val="00E23C27"/>
    <w:rsid w:val="00E25B78"/>
    <w:rsid w:val="00E25F14"/>
    <w:rsid w:val="00E26357"/>
    <w:rsid w:val="00E263BC"/>
    <w:rsid w:val="00E26B09"/>
    <w:rsid w:val="00E30505"/>
    <w:rsid w:val="00E309A6"/>
    <w:rsid w:val="00E30D22"/>
    <w:rsid w:val="00E31565"/>
    <w:rsid w:val="00E33861"/>
    <w:rsid w:val="00E347C5"/>
    <w:rsid w:val="00E36983"/>
    <w:rsid w:val="00E408A1"/>
    <w:rsid w:val="00E41B4F"/>
    <w:rsid w:val="00E43BF9"/>
    <w:rsid w:val="00E43DDC"/>
    <w:rsid w:val="00E44E00"/>
    <w:rsid w:val="00E47104"/>
    <w:rsid w:val="00E47EAC"/>
    <w:rsid w:val="00E510E0"/>
    <w:rsid w:val="00E5291C"/>
    <w:rsid w:val="00E540E3"/>
    <w:rsid w:val="00E5571A"/>
    <w:rsid w:val="00E56165"/>
    <w:rsid w:val="00E56B8F"/>
    <w:rsid w:val="00E6238C"/>
    <w:rsid w:val="00E6247B"/>
    <w:rsid w:val="00E62A7B"/>
    <w:rsid w:val="00E64B44"/>
    <w:rsid w:val="00E66DB0"/>
    <w:rsid w:val="00E70739"/>
    <w:rsid w:val="00E72D13"/>
    <w:rsid w:val="00E72E16"/>
    <w:rsid w:val="00E735ED"/>
    <w:rsid w:val="00E750B1"/>
    <w:rsid w:val="00E75E8A"/>
    <w:rsid w:val="00E7605F"/>
    <w:rsid w:val="00E77B86"/>
    <w:rsid w:val="00E8018A"/>
    <w:rsid w:val="00E8032E"/>
    <w:rsid w:val="00E80670"/>
    <w:rsid w:val="00E82127"/>
    <w:rsid w:val="00E8403C"/>
    <w:rsid w:val="00E84405"/>
    <w:rsid w:val="00E87597"/>
    <w:rsid w:val="00E9118A"/>
    <w:rsid w:val="00E920B4"/>
    <w:rsid w:val="00E9211F"/>
    <w:rsid w:val="00E923F1"/>
    <w:rsid w:val="00E934B7"/>
    <w:rsid w:val="00E97B15"/>
    <w:rsid w:val="00EA3237"/>
    <w:rsid w:val="00EA442B"/>
    <w:rsid w:val="00EA63D9"/>
    <w:rsid w:val="00EA7B8C"/>
    <w:rsid w:val="00EB0957"/>
    <w:rsid w:val="00EB0AEE"/>
    <w:rsid w:val="00EB11CC"/>
    <w:rsid w:val="00EB12ED"/>
    <w:rsid w:val="00EB2388"/>
    <w:rsid w:val="00EB27D7"/>
    <w:rsid w:val="00EC00D2"/>
    <w:rsid w:val="00EC01E4"/>
    <w:rsid w:val="00EC1082"/>
    <w:rsid w:val="00EC1411"/>
    <w:rsid w:val="00EC2B57"/>
    <w:rsid w:val="00EC305D"/>
    <w:rsid w:val="00EC70E9"/>
    <w:rsid w:val="00EC7938"/>
    <w:rsid w:val="00EC7956"/>
    <w:rsid w:val="00ED226F"/>
    <w:rsid w:val="00ED4AA0"/>
    <w:rsid w:val="00ED5DE1"/>
    <w:rsid w:val="00ED63CA"/>
    <w:rsid w:val="00ED6E53"/>
    <w:rsid w:val="00EE0F5C"/>
    <w:rsid w:val="00EE1E4E"/>
    <w:rsid w:val="00EE30CD"/>
    <w:rsid w:val="00EE3911"/>
    <w:rsid w:val="00EE4D66"/>
    <w:rsid w:val="00EE76B8"/>
    <w:rsid w:val="00EE772D"/>
    <w:rsid w:val="00EF2FDE"/>
    <w:rsid w:val="00EF3A05"/>
    <w:rsid w:val="00EF3EF3"/>
    <w:rsid w:val="00EF4F70"/>
    <w:rsid w:val="00EF5166"/>
    <w:rsid w:val="00EF5DA4"/>
    <w:rsid w:val="00EF746C"/>
    <w:rsid w:val="00F00F70"/>
    <w:rsid w:val="00F01C04"/>
    <w:rsid w:val="00F022BC"/>
    <w:rsid w:val="00F02AB2"/>
    <w:rsid w:val="00F03447"/>
    <w:rsid w:val="00F03454"/>
    <w:rsid w:val="00F0389B"/>
    <w:rsid w:val="00F043DC"/>
    <w:rsid w:val="00F07375"/>
    <w:rsid w:val="00F10861"/>
    <w:rsid w:val="00F10E71"/>
    <w:rsid w:val="00F13EE1"/>
    <w:rsid w:val="00F1457F"/>
    <w:rsid w:val="00F1506F"/>
    <w:rsid w:val="00F15C88"/>
    <w:rsid w:val="00F1753C"/>
    <w:rsid w:val="00F239EF"/>
    <w:rsid w:val="00F27190"/>
    <w:rsid w:val="00F3225F"/>
    <w:rsid w:val="00F34456"/>
    <w:rsid w:val="00F34553"/>
    <w:rsid w:val="00F35836"/>
    <w:rsid w:val="00F359C4"/>
    <w:rsid w:val="00F35A72"/>
    <w:rsid w:val="00F36C12"/>
    <w:rsid w:val="00F37AE2"/>
    <w:rsid w:val="00F37C18"/>
    <w:rsid w:val="00F40853"/>
    <w:rsid w:val="00F412C7"/>
    <w:rsid w:val="00F42170"/>
    <w:rsid w:val="00F424DE"/>
    <w:rsid w:val="00F443A1"/>
    <w:rsid w:val="00F45467"/>
    <w:rsid w:val="00F46943"/>
    <w:rsid w:val="00F47091"/>
    <w:rsid w:val="00F5214F"/>
    <w:rsid w:val="00F5489D"/>
    <w:rsid w:val="00F54B8C"/>
    <w:rsid w:val="00F56578"/>
    <w:rsid w:val="00F61155"/>
    <w:rsid w:val="00F613DE"/>
    <w:rsid w:val="00F63CEB"/>
    <w:rsid w:val="00F65DA8"/>
    <w:rsid w:val="00F662E9"/>
    <w:rsid w:val="00F663E3"/>
    <w:rsid w:val="00F66ECE"/>
    <w:rsid w:val="00F67397"/>
    <w:rsid w:val="00F72BF8"/>
    <w:rsid w:val="00F72DE6"/>
    <w:rsid w:val="00F72FA3"/>
    <w:rsid w:val="00F73B2C"/>
    <w:rsid w:val="00F74C3E"/>
    <w:rsid w:val="00F75ED8"/>
    <w:rsid w:val="00F75F06"/>
    <w:rsid w:val="00F773DD"/>
    <w:rsid w:val="00F77665"/>
    <w:rsid w:val="00F80575"/>
    <w:rsid w:val="00F8123C"/>
    <w:rsid w:val="00F83CB9"/>
    <w:rsid w:val="00F85BE4"/>
    <w:rsid w:val="00F85E22"/>
    <w:rsid w:val="00F8692F"/>
    <w:rsid w:val="00F90CD2"/>
    <w:rsid w:val="00F93EC1"/>
    <w:rsid w:val="00F94454"/>
    <w:rsid w:val="00F962F9"/>
    <w:rsid w:val="00F96A05"/>
    <w:rsid w:val="00FA00E7"/>
    <w:rsid w:val="00FA3F4E"/>
    <w:rsid w:val="00FA4315"/>
    <w:rsid w:val="00FA4F4F"/>
    <w:rsid w:val="00FA5075"/>
    <w:rsid w:val="00FA572B"/>
    <w:rsid w:val="00FA5F24"/>
    <w:rsid w:val="00FB2EA4"/>
    <w:rsid w:val="00FB3780"/>
    <w:rsid w:val="00FB3F4C"/>
    <w:rsid w:val="00FB7AF8"/>
    <w:rsid w:val="00FC10FA"/>
    <w:rsid w:val="00FC25DD"/>
    <w:rsid w:val="00FC36C9"/>
    <w:rsid w:val="00FC4BCE"/>
    <w:rsid w:val="00FC5BB5"/>
    <w:rsid w:val="00FC5C77"/>
    <w:rsid w:val="00FC6387"/>
    <w:rsid w:val="00FD0E01"/>
    <w:rsid w:val="00FD1AD0"/>
    <w:rsid w:val="00FD250B"/>
    <w:rsid w:val="00FD436D"/>
    <w:rsid w:val="00FD4385"/>
    <w:rsid w:val="00FD4A49"/>
    <w:rsid w:val="00FD61BE"/>
    <w:rsid w:val="00FD76E0"/>
    <w:rsid w:val="00FE01CA"/>
    <w:rsid w:val="00FE140C"/>
    <w:rsid w:val="00FE330F"/>
    <w:rsid w:val="00FE33D2"/>
    <w:rsid w:val="00FE3A27"/>
    <w:rsid w:val="00FE3C17"/>
    <w:rsid w:val="00FE42C7"/>
    <w:rsid w:val="00FE4586"/>
    <w:rsid w:val="00FE56D1"/>
    <w:rsid w:val="00FE741B"/>
    <w:rsid w:val="00FE74FD"/>
    <w:rsid w:val="00FF01E7"/>
    <w:rsid w:val="00FF0D88"/>
    <w:rsid w:val="00FF0E3C"/>
    <w:rsid w:val="00FF0F9C"/>
    <w:rsid w:val="00FF1849"/>
    <w:rsid w:val="00FF24E7"/>
    <w:rsid w:val="00FF24F6"/>
    <w:rsid w:val="00FF3BD8"/>
    <w:rsid w:val="00FF5232"/>
    <w:rsid w:val="00FF69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2B5457"/>
  <w15:docId w15:val="{52B876F3-525C-4CE9-90B4-2D62B6D92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A2810"/>
    <w:pPr>
      <w:spacing w:after="0" w:line="240" w:lineRule="auto"/>
      <w:jc w:val="both"/>
    </w:pPr>
    <w:rPr>
      <w:rFonts w:ascii="Times New Roman" w:eastAsia="Times New Roman" w:hAnsi="Times New Roman" w:cs="Times New Roman"/>
      <w:sz w:val="24"/>
    </w:rPr>
  </w:style>
  <w:style w:type="paragraph" w:styleId="11">
    <w:name w:val="heading 1"/>
    <w:basedOn w:val="a0"/>
    <w:next w:val="a0"/>
    <w:link w:val="12"/>
    <w:autoRedefine/>
    <w:qFormat/>
    <w:rsid w:val="00B9141D"/>
    <w:pPr>
      <w:keepNext/>
      <w:keepLines/>
      <w:spacing w:before="240" w:after="240" w:line="360" w:lineRule="auto"/>
      <w:ind w:left="240"/>
      <w:outlineLvl w:val="0"/>
    </w:pPr>
    <w:rPr>
      <w:rFonts w:ascii="Arial" w:hAnsi="Arial" w:cs="Arial"/>
      <w:b/>
      <w:bCs/>
      <w:caps/>
      <w:kern w:val="32"/>
      <w:sz w:val="28"/>
      <w:szCs w:val="28"/>
    </w:rPr>
  </w:style>
  <w:style w:type="paragraph" w:styleId="22">
    <w:name w:val="heading 2"/>
    <w:aliases w:val="2 Заголовок 2"/>
    <w:basedOn w:val="a0"/>
    <w:next w:val="a0"/>
    <w:link w:val="23"/>
    <w:qFormat/>
    <w:rsid w:val="00E11CAA"/>
    <w:pPr>
      <w:spacing w:before="240" w:after="240"/>
      <w:outlineLvl w:val="1"/>
    </w:pPr>
    <w:rPr>
      <w:rFonts w:ascii="Arial" w:hAnsi="Arial"/>
      <w:b/>
      <w:bCs/>
      <w:iCs/>
      <w:caps/>
      <w:szCs w:val="28"/>
    </w:rPr>
  </w:style>
  <w:style w:type="paragraph" w:styleId="32">
    <w:name w:val="heading 3"/>
    <w:aliases w:val="3 Заголовок 3"/>
    <w:basedOn w:val="a0"/>
    <w:next w:val="a0"/>
    <w:link w:val="33"/>
    <w:autoRedefine/>
    <w:qFormat/>
    <w:rsid w:val="007A35E1"/>
    <w:pPr>
      <w:keepNext/>
      <w:keepLines/>
      <w:spacing w:before="240" w:after="60"/>
      <w:ind w:left="720" w:hanging="360"/>
      <w:outlineLvl w:val="2"/>
    </w:pPr>
    <w:rPr>
      <w:rFonts w:ascii="Arial" w:eastAsia="Calibri" w:hAnsi="Arial"/>
      <w:b/>
      <w:caps/>
      <w:sz w:val="20"/>
      <w:szCs w:val="20"/>
    </w:rPr>
  </w:style>
  <w:style w:type="paragraph" w:styleId="4">
    <w:name w:val="heading 4"/>
    <w:basedOn w:val="a0"/>
    <w:next w:val="a0"/>
    <w:link w:val="42"/>
    <w:qFormat/>
    <w:rsid w:val="006C0925"/>
    <w:pPr>
      <w:keepNext/>
      <w:numPr>
        <w:ilvl w:val="3"/>
        <w:numId w:val="8"/>
      </w:numPr>
      <w:outlineLvl w:val="3"/>
    </w:pPr>
    <w:rPr>
      <w:rFonts w:ascii="Arial" w:eastAsia="Calibri" w:hAnsi="Arial"/>
      <w:i/>
      <w:caps/>
      <w:sz w:val="20"/>
      <w:szCs w:val="20"/>
    </w:rPr>
  </w:style>
  <w:style w:type="paragraph" w:styleId="5">
    <w:name w:val="heading 5"/>
    <w:basedOn w:val="a0"/>
    <w:next w:val="a0"/>
    <w:link w:val="50"/>
    <w:unhideWhenUsed/>
    <w:qFormat/>
    <w:rsid w:val="00EC7938"/>
    <w:pPr>
      <w:keepNext/>
      <w:keepLines/>
      <w:numPr>
        <w:ilvl w:val="4"/>
        <w:numId w:val="8"/>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0"/>
    <w:next w:val="a0"/>
    <w:link w:val="60"/>
    <w:unhideWhenUsed/>
    <w:qFormat/>
    <w:rsid w:val="00EC7938"/>
    <w:pPr>
      <w:keepNext/>
      <w:keepLines/>
      <w:numPr>
        <w:ilvl w:val="5"/>
        <w:numId w:val="8"/>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0"/>
    <w:next w:val="a0"/>
    <w:link w:val="70"/>
    <w:unhideWhenUsed/>
    <w:qFormat/>
    <w:rsid w:val="00EC7938"/>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0"/>
    <w:next w:val="a0"/>
    <w:link w:val="80"/>
    <w:unhideWhenUsed/>
    <w:qFormat/>
    <w:rsid w:val="00EC7938"/>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nhideWhenUsed/>
    <w:qFormat/>
    <w:rsid w:val="00EC7938"/>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2">
    <w:name w:val="Заголовок 1 Знак"/>
    <w:basedOn w:val="a1"/>
    <w:link w:val="11"/>
    <w:rsid w:val="00B9141D"/>
    <w:rPr>
      <w:rFonts w:ascii="Arial" w:eastAsia="Times New Roman" w:hAnsi="Arial" w:cs="Arial"/>
      <w:b/>
      <w:bCs/>
      <w:caps/>
      <w:kern w:val="32"/>
      <w:sz w:val="28"/>
      <w:szCs w:val="28"/>
    </w:rPr>
  </w:style>
  <w:style w:type="character" w:customStyle="1" w:styleId="23">
    <w:name w:val="Заголовок 2 Знак"/>
    <w:aliases w:val="2 Заголовок 2 Знак"/>
    <w:basedOn w:val="a1"/>
    <w:link w:val="22"/>
    <w:uiPriority w:val="9"/>
    <w:rsid w:val="00E11CAA"/>
    <w:rPr>
      <w:rFonts w:ascii="Arial" w:eastAsia="Times New Roman" w:hAnsi="Arial" w:cs="Times New Roman"/>
      <w:b/>
      <w:bCs/>
      <w:iCs/>
      <w:caps/>
      <w:sz w:val="24"/>
      <w:szCs w:val="28"/>
    </w:rPr>
  </w:style>
  <w:style w:type="character" w:customStyle="1" w:styleId="33">
    <w:name w:val="Заголовок 3 Знак"/>
    <w:aliases w:val="3 Заголовок 3 Знак"/>
    <w:basedOn w:val="a1"/>
    <w:link w:val="32"/>
    <w:uiPriority w:val="9"/>
    <w:rsid w:val="007A35E1"/>
    <w:rPr>
      <w:rFonts w:ascii="Arial" w:eastAsia="Calibri" w:hAnsi="Arial" w:cs="Times New Roman"/>
      <w:b/>
      <w:caps/>
      <w:sz w:val="20"/>
      <w:szCs w:val="20"/>
    </w:rPr>
  </w:style>
  <w:style w:type="character" w:customStyle="1" w:styleId="42">
    <w:name w:val="Заголовок 4 Знак"/>
    <w:basedOn w:val="a1"/>
    <w:link w:val="4"/>
    <w:rsid w:val="006C0925"/>
    <w:rPr>
      <w:rFonts w:ascii="Arial" w:eastAsia="Calibri" w:hAnsi="Arial" w:cs="Times New Roman"/>
      <w:i/>
      <w:caps/>
      <w:sz w:val="20"/>
      <w:szCs w:val="20"/>
    </w:rPr>
  </w:style>
  <w:style w:type="paragraph" w:styleId="a4">
    <w:name w:val="header"/>
    <w:basedOn w:val="a0"/>
    <w:link w:val="a5"/>
    <w:rsid w:val="006C0925"/>
    <w:pPr>
      <w:tabs>
        <w:tab w:val="center" w:pos="4677"/>
        <w:tab w:val="right" w:pos="9355"/>
      </w:tabs>
    </w:pPr>
    <w:rPr>
      <w:rFonts w:ascii="Calibri" w:eastAsia="Calibri" w:hAnsi="Calibri"/>
      <w:sz w:val="20"/>
      <w:szCs w:val="20"/>
    </w:rPr>
  </w:style>
  <w:style w:type="character" w:customStyle="1" w:styleId="a5">
    <w:name w:val="Верхний колонтитул Знак"/>
    <w:basedOn w:val="a1"/>
    <w:link w:val="a4"/>
    <w:rsid w:val="006C0925"/>
    <w:rPr>
      <w:rFonts w:ascii="Calibri" w:eastAsia="Calibri" w:hAnsi="Calibri" w:cs="Times New Roman"/>
      <w:sz w:val="20"/>
      <w:szCs w:val="20"/>
    </w:rPr>
  </w:style>
  <w:style w:type="paragraph" w:styleId="a6">
    <w:name w:val="footer"/>
    <w:basedOn w:val="a0"/>
    <w:link w:val="a7"/>
    <w:uiPriority w:val="99"/>
    <w:rsid w:val="006C0925"/>
    <w:pPr>
      <w:tabs>
        <w:tab w:val="center" w:pos="4677"/>
        <w:tab w:val="right" w:pos="9355"/>
      </w:tabs>
    </w:pPr>
    <w:rPr>
      <w:rFonts w:ascii="Calibri" w:eastAsia="Calibri" w:hAnsi="Calibri"/>
      <w:sz w:val="20"/>
      <w:szCs w:val="20"/>
    </w:rPr>
  </w:style>
  <w:style w:type="character" w:customStyle="1" w:styleId="a7">
    <w:name w:val="Нижний колонтитул Знак"/>
    <w:basedOn w:val="a1"/>
    <w:link w:val="a6"/>
    <w:uiPriority w:val="99"/>
    <w:rsid w:val="006C0925"/>
    <w:rPr>
      <w:rFonts w:ascii="Calibri" w:eastAsia="Calibri" w:hAnsi="Calibri" w:cs="Times New Roman"/>
      <w:sz w:val="20"/>
      <w:szCs w:val="20"/>
    </w:rPr>
  </w:style>
  <w:style w:type="paragraph" w:customStyle="1" w:styleId="13">
    <w:name w:val="Без интервала1"/>
    <w:rsid w:val="006C0925"/>
    <w:pPr>
      <w:spacing w:after="0" w:line="240" w:lineRule="auto"/>
    </w:pPr>
    <w:rPr>
      <w:rFonts w:ascii="Calibri" w:eastAsia="Times New Roman" w:hAnsi="Calibri" w:cs="Times New Roman"/>
    </w:rPr>
  </w:style>
  <w:style w:type="paragraph" w:styleId="a8">
    <w:name w:val="caption"/>
    <w:basedOn w:val="a0"/>
    <w:qFormat/>
    <w:rsid w:val="006C0925"/>
    <w:pPr>
      <w:spacing w:before="100" w:beforeAutospacing="1" w:after="100" w:afterAutospacing="1"/>
    </w:pPr>
    <w:rPr>
      <w:rFonts w:eastAsia="Calibri"/>
      <w:szCs w:val="24"/>
      <w:lang w:eastAsia="ru-RU"/>
    </w:rPr>
  </w:style>
  <w:style w:type="paragraph" w:styleId="14">
    <w:name w:val="toc 1"/>
    <w:basedOn w:val="a0"/>
    <w:next w:val="a0"/>
    <w:autoRedefine/>
    <w:uiPriority w:val="39"/>
    <w:rsid w:val="00B9141D"/>
    <w:pPr>
      <w:tabs>
        <w:tab w:val="left" w:pos="426"/>
        <w:tab w:val="right" w:leader="dot" w:pos="9628"/>
      </w:tabs>
      <w:spacing w:before="120"/>
      <w:ind w:left="666" w:hanging="426"/>
    </w:pPr>
    <w:rPr>
      <w:rFonts w:ascii="Arial" w:hAnsi="Arial" w:cs="Arial"/>
      <w:b/>
      <w:noProof/>
      <w:sz w:val="20"/>
      <w:szCs w:val="20"/>
    </w:rPr>
  </w:style>
  <w:style w:type="paragraph" w:styleId="24">
    <w:name w:val="toc 2"/>
    <w:basedOn w:val="a0"/>
    <w:next w:val="a0"/>
    <w:autoRedefine/>
    <w:uiPriority w:val="39"/>
    <w:rsid w:val="00252D72"/>
    <w:pPr>
      <w:tabs>
        <w:tab w:val="left" w:pos="880"/>
        <w:tab w:val="right" w:leader="dot" w:pos="9629"/>
      </w:tabs>
      <w:ind w:left="240"/>
    </w:pPr>
    <w:rPr>
      <w:rFonts w:asciiTheme="minorHAnsi" w:hAnsiTheme="minorHAnsi"/>
      <w:b/>
      <w:sz w:val="22"/>
    </w:rPr>
  </w:style>
  <w:style w:type="paragraph" w:styleId="34">
    <w:name w:val="toc 3"/>
    <w:basedOn w:val="a0"/>
    <w:next w:val="a0"/>
    <w:autoRedefine/>
    <w:uiPriority w:val="39"/>
    <w:rsid w:val="00AA26F6"/>
    <w:pPr>
      <w:tabs>
        <w:tab w:val="left" w:pos="1200"/>
        <w:tab w:val="right" w:leader="dot" w:pos="9639"/>
      </w:tabs>
      <w:ind w:left="480"/>
    </w:pPr>
    <w:rPr>
      <w:rFonts w:asciiTheme="minorHAnsi" w:hAnsiTheme="minorHAnsi"/>
      <w:sz w:val="22"/>
    </w:rPr>
  </w:style>
  <w:style w:type="paragraph" w:styleId="61">
    <w:name w:val="toc 6"/>
    <w:basedOn w:val="a0"/>
    <w:next w:val="a0"/>
    <w:autoRedefine/>
    <w:semiHidden/>
    <w:rsid w:val="006C0925"/>
    <w:pPr>
      <w:ind w:left="1200"/>
    </w:pPr>
    <w:rPr>
      <w:rFonts w:asciiTheme="minorHAnsi" w:hAnsiTheme="minorHAnsi"/>
      <w:sz w:val="20"/>
      <w:szCs w:val="20"/>
    </w:rPr>
  </w:style>
  <w:style w:type="paragraph" w:styleId="81">
    <w:name w:val="toc 8"/>
    <w:basedOn w:val="a0"/>
    <w:next w:val="a0"/>
    <w:autoRedefine/>
    <w:semiHidden/>
    <w:rsid w:val="006C0925"/>
    <w:pPr>
      <w:ind w:left="1680"/>
    </w:pPr>
    <w:rPr>
      <w:rFonts w:asciiTheme="minorHAnsi" w:hAnsiTheme="minorHAnsi"/>
      <w:sz w:val="20"/>
      <w:szCs w:val="20"/>
    </w:rPr>
  </w:style>
  <w:style w:type="character" w:styleId="a9">
    <w:name w:val="Hyperlink"/>
    <w:uiPriority w:val="99"/>
    <w:rsid w:val="006C0925"/>
    <w:rPr>
      <w:color w:val="0000FF"/>
      <w:u w:val="single"/>
    </w:rPr>
  </w:style>
  <w:style w:type="paragraph" w:styleId="aa">
    <w:name w:val="annotation text"/>
    <w:basedOn w:val="a0"/>
    <w:link w:val="ab"/>
    <w:uiPriority w:val="99"/>
    <w:rsid w:val="006C0925"/>
    <w:rPr>
      <w:sz w:val="20"/>
      <w:szCs w:val="20"/>
    </w:rPr>
  </w:style>
  <w:style w:type="character" w:customStyle="1" w:styleId="ab">
    <w:name w:val="Текст примечания Знак"/>
    <w:basedOn w:val="a1"/>
    <w:link w:val="aa"/>
    <w:uiPriority w:val="99"/>
    <w:rsid w:val="006C0925"/>
    <w:rPr>
      <w:rFonts w:ascii="Times New Roman" w:eastAsia="Times New Roman" w:hAnsi="Times New Roman" w:cs="Times New Roman"/>
      <w:sz w:val="20"/>
      <w:szCs w:val="20"/>
    </w:rPr>
  </w:style>
  <w:style w:type="character" w:customStyle="1" w:styleId="ac">
    <w:name w:val="Тема примечания Знак"/>
    <w:basedOn w:val="ab"/>
    <w:link w:val="ad"/>
    <w:semiHidden/>
    <w:rsid w:val="006C0925"/>
    <w:rPr>
      <w:rFonts w:ascii="Times New Roman" w:eastAsia="Times New Roman" w:hAnsi="Times New Roman" w:cs="Times New Roman"/>
      <w:b/>
      <w:bCs/>
      <w:sz w:val="20"/>
      <w:szCs w:val="20"/>
    </w:rPr>
  </w:style>
  <w:style w:type="paragraph" w:styleId="ad">
    <w:name w:val="annotation subject"/>
    <w:basedOn w:val="aa"/>
    <w:next w:val="aa"/>
    <w:link w:val="ac"/>
    <w:semiHidden/>
    <w:rsid w:val="006C0925"/>
    <w:rPr>
      <w:b/>
      <w:bCs/>
    </w:rPr>
  </w:style>
  <w:style w:type="character" w:customStyle="1" w:styleId="ae">
    <w:name w:val="Текст выноски Знак"/>
    <w:basedOn w:val="a1"/>
    <w:link w:val="af"/>
    <w:semiHidden/>
    <w:rsid w:val="006C0925"/>
    <w:rPr>
      <w:rFonts w:ascii="Tahoma" w:eastAsia="Times New Roman" w:hAnsi="Tahoma" w:cs="Tahoma"/>
      <w:sz w:val="16"/>
      <w:szCs w:val="16"/>
    </w:rPr>
  </w:style>
  <w:style w:type="paragraph" w:styleId="af">
    <w:name w:val="Balloon Text"/>
    <w:basedOn w:val="a0"/>
    <w:link w:val="ae"/>
    <w:semiHidden/>
    <w:rsid w:val="006C0925"/>
    <w:rPr>
      <w:rFonts w:ascii="Tahoma" w:hAnsi="Tahoma" w:cs="Tahoma"/>
      <w:sz w:val="16"/>
      <w:szCs w:val="16"/>
    </w:rPr>
  </w:style>
  <w:style w:type="paragraph" w:styleId="35">
    <w:name w:val="Body Text 3"/>
    <w:basedOn w:val="a0"/>
    <w:link w:val="36"/>
    <w:rsid w:val="006C0925"/>
    <w:pPr>
      <w:spacing w:before="240" w:after="240"/>
    </w:pPr>
    <w:rPr>
      <w:rFonts w:eastAsia="Calibri"/>
      <w:szCs w:val="24"/>
      <w:lang w:eastAsia="ru-RU"/>
    </w:rPr>
  </w:style>
  <w:style w:type="character" w:customStyle="1" w:styleId="36">
    <w:name w:val="Основной текст 3 Знак"/>
    <w:basedOn w:val="a1"/>
    <w:link w:val="35"/>
    <w:rsid w:val="006C0925"/>
    <w:rPr>
      <w:rFonts w:ascii="Times New Roman" w:eastAsia="Calibri" w:hAnsi="Times New Roman" w:cs="Times New Roman"/>
      <w:sz w:val="24"/>
      <w:szCs w:val="24"/>
      <w:lang w:eastAsia="ru-RU"/>
    </w:rPr>
  </w:style>
  <w:style w:type="paragraph" w:customStyle="1" w:styleId="af0">
    <w:name w:val="ФИО"/>
    <w:basedOn w:val="a0"/>
    <w:rsid w:val="006C0925"/>
    <w:pPr>
      <w:spacing w:after="180"/>
      <w:ind w:left="5670"/>
    </w:pPr>
    <w:rPr>
      <w:rFonts w:eastAsia="Calibri"/>
      <w:szCs w:val="20"/>
      <w:lang w:eastAsia="ru-RU"/>
    </w:rPr>
  </w:style>
  <w:style w:type="paragraph" w:styleId="af1">
    <w:name w:val="footnote text"/>
    <w:basedOn w:val="a0"/>
    <w:link w:val="af2"/>
    <w:uiPriority w:val="99"/>
    <w:semiHidden/>
    <w:rsid w:val="006C0925"/>
    <w:rPr>
      <w:rFonts w:eastAsia="Calibri"/>
      <w:sz w:val="20"/>
      <w:szCs w:val="20"/>
      <w:lang w:eastAsia="ru-RU"/>
    </w:rPr>
  </w:style>
  <w:style w:type="character" w:customStyle="1" w:styleId="af2">
    <w:name w:val="Текст сноски Знак"/>
    <w:basedOn w:val="a1"/>
    <w:link w:val="af1"/>
    <w:uiPriority w:val="99"/>
    <w:semiHidden/>
    <w:rsid w:val="006C0925"/>
    <w:rPr>
      <w:rFonts w:ascii="Times New Roman" w:eastAsia="Calibri" w:hAnsi="Times New Roman" w:cs="Times New Roman"/>
      <w:sz w:val="20"/>
      <w:szCs w:val="20"/>
      <w:lang w:eastAsia="ru-RU"/>
    </w:rPr>
  </w:style>
  <w:style w:type="paragraph" w:customStyle="1" w:styleId="af3">
    <w:name w:val="Текст таблица"/>
    <w:basedOn w:val="a0"/>
    <w:rsid w:val="006C0925"/>
    <w:pPr>
      <w:numPr>
        <w:ilvl w:val="12"/>
      </w:numPr>
      <w:spacing w:before="60"/>
    </w:pPr>
    <w:rPr>
      <w:rFonts w:eastAsia="Calibri"/>
      <w:iCs/>
      <w:sz w:val="22"/>
      <w:szCs w:val="20"/>
      <w:lang w:eastAsia="ru-RU"/>
    </w:rPr>
  </w:style>
  <w:style w:type="character" w:styleId="af4">
    <w:name w:val="footnote reference"/>
    <w:rsid w:val="006C0925"/>
    <w:rPr>
      <w:vertAlign w:val="superscript"/>
    </w:rPr>
  </w:style>
  <w:style w:type="paragraph" w:styleId="21">
    <w:name w:val="List 2"/>
    <w:basedOn w:val="a0"/>
    <w:rsid w:val="006C0925"/>
    <w:pPr>
      <w:widowControl w:val="0"/>
      <w:numPr>
        <w:numId w:val="1"/>
      </w:numPr>
      <w:overflowPunct w:val="0"/>
      <w:autoSpaceDE w:val="0"/>
      <w:autoSpaceDN w:val="0"/>
      <w:adjustRightInd w:val="0"/>
      <w:spacing w:before="60"/>
      <w:textAlignment w:val="baseline"/>
    </w:pPr>
    <w:rPr>
      <w:rFonts w:eastAsia="Calibri"/>
      <w:szCs w:val="20"/>
      <w:lang w:eastAsia="ru-RU"/>
    </w:rPr>
  </w:style>
  <w:style w:type="character" w:styleId="af5">
    <w:name w:val="Strong"/>
    <w:uiPriority w:val="22"/>
    <w:qFormat/>
    <w:rsid w:val="006C0925"/>
    <w:rPr>
      <w:b/>
    </w:rPr>
  </w:style>
  <w:style w:type="paragraph" w:styleId="37">
    <w:name w:val="Body Text Indent 3"/>
    <w:basedOn w:val="a0"/>
    <w:link w:val="38"/>
    <w:rsid w:val="006C0925"/>
    <w:pPr>
      <w:spacing w:after="120"/>
      <w:ind w:left="283"/>
    </w:pPr>
    <w:rPr>
      <w:rFonts w:eastAsia="Calibri"/>
      <w:sz w:val="16"/>
      <w:szCs w:val="16"/>
      <w:lang w:eastAsia="ru-RU"/>
    </w:rPr>
  </w:style>
  <w:style w:type="character" w:customStyle="1" w:styleId="38">
    <w:name w:val="Основной текст с отступом 3 Знак"/>
    <w:basedOn w:val="a1"/>
    <w:link w:val="37"/>
    <w:rsid w:val="006C0925"/>
    <w:rPr>
      <w:rFonts w:ascii="Times New Roman" w:eastAsia="Calibri" w:hAnsi="Times New Roman" w:cs="Times New Roman"/>
      <w:sz w:val="16"/>
      <w:szCs w:val="16"/>
      <w:lang w:eastAsia="ru-RU"/>
    </w:rPr>
  </w:style>
  <w:style w:type="character" w:customStyle="1" w:styleId="S">
    <w:name w:val="S_Обозначение"/>
    <w:rsid w:val="006C0925"/>
    <w:rPr>
      <w:rFonts w:ascii="Arial" w:hAnsi="Arial"/>
      <w:b/>
      <w:i/>
      <w:sz w:val="24"/>
      <w:vertAlign w:val="baseline"/>
      <w:lang w:val="ru-RU" w:eastAsia="ru-RU"/>
    </w:rPr>
  </w:style>
  <w:style w:type="paragraph" w:styleId="af6">
    <w:name w:val="Normal (Web)"/>
    <w:basedOn w:val="a0"/>
    <w:uiPriority w:val="99"/>
    <w:rsid w:val="006C0925"/>
    <w:pPr>
      <w:spacing w:before="100" w:beforeAutospacing="1" w:after="100" w:afterAutospacing="1"/>
    </w:pPr>
    <w:rPr>
      <w:rFonts w:eastAsia="Calibri"/>
      <w:szCs w:val="24"/>
      <w:lang w:eastAsia="ru-RU"/>
    </w:rPr>
  </w:style>
  <w:style w:type="character" w:customStyle="1" w:styleId="urtxtemph">
    <w:name w:val="urtxtemph"/>
    <w:rsid w:val="006C0925"/>
    <w:rPr>
      <w:rFonts w:cs="Times New Roman"/>
    </w:rPr>
  </w:style>
  <w:style w:type="paragraph" w:customStyle="1" w:styleId="15">
    <w:name w:val="Абзац списка1"/>
    <w:basedOn w:val="a0"/>
    <w:rsid w:val="006C0925"/>
    <w:pPr>
      <w:ind w:left="708"/>
    </w:pPr>
  </w:style>
  <w:style w:type="paragraph" w:customStyle="1" w:styleId="S0">
    <w:name w:val="S_Обычный"/>
    <w:basedOn w:val="a0"/>
    <w:link w:val="S4"/>
    <w:rsid w:val="006C0925"/>
    <w:pPr>
      <w:widowControl w:val="0"/>
    </w:pPr>
    <w:rPr>
      <w:szCs w:val="24"/>
      <w:lang w:eastAsia="ru-RU"/>
    </w:rPr>
  </w:style>
  <w:style w:type="character" w:customStyle="1" w:styleId="S4">
    <w:name w:val="S_Обычный Знак"/>
    <w:link w:val="S0"/>
    <w:locked/>
    <w:rsid w:val="006C0925"/>
    <w:rPr>
      <w:rFonts w:ascii="Times New Roman" w:eastAsia="Times New Roman" w:hAnsi="Times New Roman" w:cs="Times New Roman"/>
      <w:sz w:val="24"/>
      <w:szCs w:val="24"/>
      <w:lang w:eastAsia="ru-RU"/>
    </w:rPr>
  </w:style>
  <w:style w:type="character" w:customStyle="1" w:styleId="S5">
    <w:name w:val="S_Примечание"/>
    <w:rsid w:val="006C0925"/>
    <w:rPr>
      <w:u w:val="single"/>
    </w:rPr>
  </w:style>
  <w:style w:type="paragraph" w:customStyle="1" w:styleId="S6">
    <w:name w:val="S_ПримечаниеТекст"/>
    <w:basedOn w:val="S0"/>
    <w:next w:val="S0"/>
    <w:rsid w:val="006C0925"/>
    <w:pPr>
      <w:spacing w:before="120"/>
      <w:ind w:left="567"/>
    </w:pPr>
    <w:rPr>
      <w:i/>
      <w:iCs/>
    </w:rPr>
  </w:style>
  <w:style w:type="character" w:customStyle="1" w:styleId="S01">
    <w:name w:val="S_Термин01"/>
    <w:rsid w:val="006C0925"/>
    <w:rPr>
      <w:rFonts w:ascii="Arial" w:hAnsi="Arial"/>
      <w:b/>
      <w:i/>
      <w:caps/>
      <w:sz w:val="20"/>
      <w:lang w:val="ru-RU" w:eastAsia="ru-RU"/>
    </w:rPr>
  </w:style>
  <w:style w:type="paragraph" w:customStyle="1" w:styleId="BodyText2">
    <w:name w:val="BodyText2"/>
    <w:basedOn w:val="a0"/>
    <w:link w:val="BodyText2Char"/>
    <w:rsid w:val="006C0925"/>
    <w:pPr>
      <w:overflowPunct w:val="0"/>
      <w:autoSpaceDE w:val="0"/>
      <w:autoSpaceDN w:val="0"/>
      <w:adjustRightInd w:val="0"/>
      <w:spacing w:before="120"/>
      <w:ind w:left="294"/>
      <w:textAlignment w:val="baseline"/>
    </w:pPr>
    <w:rPr>
      <w:rFonts w:ascii="Calibri" w:eastAsia="Calibri" w:hAnsi="Calibri"/>
      <w:color w:val="000000"/>
      <w:sz w:val="20"/>
      <w:szCs w:val="20"/>
      <w:lang w:eastAsia="ja-JP"/>
    </w:rPr>
  </w:style>
  <w:style w:type="character" w:customStyle="1" w:styleId="BodyText2Char">
    <w:name w:val="BodyText2 Char"/>
    <w:link w:val="BodyText2"/>
    <w:locked/>
    <w:rsid w:val="006C0925"/>
    <w:rPr>
      <w:rFonts w:ascii="Calibri" w:eastAsia="Calibri" w:hAnsi="Calibri" w:cs="Times New Roman"/>
      <w:color w:val="000000"/>
      <w:sz w:val="20"/>
      <w:szCs w:val="20"/>
      <w:lang w:eastAsia="ja-JP"/>
    </w:rPr>
  </w:style>
  <w:style w:type="character" w:customStyle="1" w:styleId="hps">
    <w:name w:val="hps"/>
    <w:rsid w:val="006C0925"/>
  </w:style>
  <w:style w:type="character" w:customStyle="1" w:styleId="apple-converted-space">
    <w:name w:val="apple-converted-space"/>
    <w:rsid w:val="006C0925"/>
  </w:style>
  <w:style w:type="character" w:customStyle="1" w:styleId="apple-style-span">
    <w:name w:val="apple-style-span"/>
    <w:rsid w:val="006C0925"/>
  </w:style>
  <w:style w:type="paragraph" w:customStyle="1" w:styleId="25">
    <w:name w:val="Абзац списка2"/>
    <w:basedOn w:val="a0"/>
    <w:rsid w:val="006C0925"/>
    <w:pPr>
      <w:ind w:left="720"/>
      <w:contextualSpacing/>
    </w:pPr>
  </w:style>
  <w:style w:type="paragraph" w:customStyle="1" w:styleId="110">
    <w:name w:val="Без интервала11"/>
    <w:rsid w:val="006C0925"/>
    <w:pPr>
      <w:spacing w:after="0" w:line="240" w:lineRule="auto"/>
    </w:pPr>
    <w:rPr>
      <w:rFonts w:ascii="Calibri" w:eastAsia="Calibri" w:hAnsi="Calibri" w:cs="Times New Roman"/>
    </w:rPr>
  </w:style>
  <w:style w:type="paragraph" w:customStyle="1" w:styleId="S7">
    <w:name w:val="S_СписокМ_Обычный"/>
    <w:basedOn w:val="a0"/>
    <w:link w:val="S8"/>
    <w:rsid w:val="006C0925"/>
    <w:pPr>
      <w:spacing w:before="120"/>
    </w:pPr>
    <w:rPr>
      <w:rFonts w:eastAsia="Calibri"/>
      <w:szCs w:val="20"/>
    </w:rPr>
  </w:style>
  <w:style w:type="character" w:customStyle="1" w:styleId="S8">
    <w:name w:val="S_СписокМ_Обычный Знак Знак"/>
    <w:link w:val="S7"/>
    <w:locked/>
    <w:rsid w:val="006C0925"/>
    <w:rPr>
      <w:rFonts w:ascii="Times New Roman" w:eastAsia="Calibri" w:hAnsi="Times New Roman" w:cs="Times New Roman"/>
      <w:sz w:val="24"/>
      <w:szCs w:val="20"/>
    </w:rPr>
  </w:style>
  <w:style w:type="table" w:customStyle="1" w:styleId="16">
    <w:name w:val="Сетка таблицы1"/>
    <w:rsid w:val="006C092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7">
    <w:name w:val="Table Grid"/>
    <w:basedOn w:val="a2"/>
    <w:rsid w:val="006C0925"/>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8">
    <w:name w:val="Текст концевой сноски Знак"/>
    <w:basedOn w:val="a1"/>
    <w:link w:val="af9"/>
    <w:semiHidden/>
    <w:rsid w:val="006C0925"/>
    <w:rPr>
      <w:rFonts w:ascii="Times New Roman" w:eastAsia="Calibri" w:hAnsi="Times New Roman" w:cs="Times New Roman"/>
      <w:sz w:val="20"/>
      <w:szCs w:val="20"/>
    </w:rPr>
  </w:style>
  <w:style w:type="paragraph" w:styleId="af9">
    <w:name w:val="endnote text"/>
    <w:basedOn w:val="a0"/>
    <w:link w:val="af8"/>
    <w:semiHidden/>
    <w:rsid w:val="006C0925"/>
    <w:rPr>
      <w:rFonts w:eastAsia="Calibri"/>
      <w:sz w:val="20"/>
      <w:szCs w:val="20"/>
    </w:rPr>
  </w:style>
  <w:style w:type="paragraph" w:customStyle="1" w:styleId="ColorfulShading-Accent11">
    <w:name w:val="Colorful Shading - Accent 11"/>
    <w:hidden/>
    <w:uiPriority w:val="99"/>
    <w:semiHidden/>
    <w:rsid w:val="006C0925"/>
    <w:pPr>
      <w:spacing w:after="0" w:line="240" w:lineRule="auto"/>
    </w:pPr>
    <w:rPr>
      <w:rFonts w:ascii="Times New Roman" w:eastAsia="Times New Roman" w:hAnsi="Times New Roman" w:cs="Times New Roman"/>
      <w:sz w:val="24"/>
    </w:rPr>
  </w:style>
  <w:style w:type="paragraph" w:customStyle="1" w:styleId="ColorfulList-Accent11">
    <w:name w:val="Colorful List - Accent 11"/>
    <w:basedOn w:val="a0"/>
    <w:uiPriority w:val="99"/>
    <w:qFormat/>
    <w:rsid w:val="006C0925"/>
    <w:pPr>
      <w:spacing w:after="200" w:line="276" w:lineRule="auto"/>
      <w:ind w:left="720"/>
      <w:contextualSpacing/>
    </w:pPr>
    <w:rPr>
      <w:rFonts w:ascii="Calibri" w:eastAsia="Calibri" w:hAnsi="Calibri"/>
      <w:sz w:val="22"/>
    </w:rPr>
  </w:style>
  <w:style w:type="paragraph" w:styleId="afa">
    <w:name w:val="List Paragraph"/>
    <w:aliases w:val="Заголовок_3,1,UL,Абзац маркированнный,Bullet List,FooterText,numbered,Bullet Number,Figure_name,List Paragraph1,Paragraphe de liste1,Bulletr List Paragraph,列出段落,列出段落1,List Paragraph2,List Paragraph21,Párrafo de lista1,Parágrafo da Lista1"/>
    <w:basedOn w:val="a0"/>
    <w:link w:val="afb"/>
    <w:uiPriority w:val="34"/>
    <w:qFormat/>
    <w:rsid w:val="006C0925"/>
    <w:pPr>
      <w:ind w:left="708"/>
    </w:pPr>
  </w:style>
  <w:style w:type="character" w:customStyle="1" w:styleId="afb">
    <w:name w:val="Абзац списка Знак"/>
    <w:aliases w:val="Заголовок_3 Знак,1 Знак,UL Знак,Абзац маркированнный Знак,Bullet List Знак,FooterText Знак,numbered Знак,Bullet Number Знак,Figure_name Знак,List Paragraph1 Знак,Paragraphe de liste1 Знак,Bulletr List Paragraph Знак,列出段落 Знак"/>
    <w:basedOn w:val="a1"/>
    <w:link w:val="afa"/>
    <w:uiPriority w:val="34"/>
    <w:qFormat/>
    <w:locked/>
    <w:rsid w:val="006C0925"/>
    <w:rPr>
      <w:rFonts w:ascii="Times New Roman" w:eastAsia="Times New Roman" w:hAnsi="Times New Roman" w:cs="Times New Roman"/>
      <w:sz w:val="24"/>
    </w:rPr>
  </w:style>
  <w:style w:type="paragraph" w:styleId="afc">
    <w:name w:val="TOC Heading"/>
    <w:basedOn w:val="11"/>
    <w:next w:val="a0"/>
    <w:uiPriority w:val="39"/>
    <w:unhideWhenUsed/>
    <w:qFormat/>
    <w:rsid w:val="006C0925"/>
    <w:pPr>
      <w:spacing w:before="480" w:after="0" w:line="276" w:lineRule="auto"/>
      <w:outlineLvl w:val="9"/>
    </w:pPr>
    <w:rPr>
      <w:rFonts w:asciiTheme="majorHAnsi" w:eastAsiaTheme="majorEastAsia" w:hAnsiTheme="majorHAnsi" w:cstheme="majorBidi"/>
      <w:color w:val="365F91" w:themeColor="accent1" w:themeShade="BF"/>
      <w:kern w:val="0"/>
      <w:lang w:val="en-US"/>
    </w:rPr>
  </w:style>
  <w:style w:type="paragraph" w:customStyle="1" w:styleId="Default">
    <w:name w:val="Default"/>
    <w:rsid w:val="006C0925"/>
    <w:pPr>
      <w:autoSpaceDE w:val="0"/>
      <w:autoSpaceDN w:val="0"/>
      <w:adjustRightInd w:val="0"/>
      <w:spacing w:after="0" w:line="240" w:lineRule="auto"/>
    </w:pPr>
    <w:rPr>
      <w:rFonts w:ascii="Arial" w:eastAsia="Calibri" w:hAnsi="Arial" w:cs="Arial"/>
      <w:color w:val="000000"/>
      <w:sz w:val="24"/>
      <w:szCs w:val="24"/>
      <w:lang w:eastAsia="ru-RU"/>
    </w:rPr>
  </w:style>
  <w:style w:type="paragraph" w:styleId="17">
    <w:name w:val="index 1"/>
    <w:basedOn w:val="a0"/>
    <w:next w:val="a0"/>
    <w:autoRedefine/>
    <w:rsid w:val="006C0925"/>
    <w:rPr>
      <w:rFonts w:cs="Arial"/>
      <w:i/>
      <w:sz w:val="20"/>
      <w:szCs w:val="24"/>
      <w:lang w:eastAsia="ru-RU"/>
    </w:rPr>
  </w:style>
  <w:style w:type="paragraph" w:styleId="afd">
    <w:name w:val="Normal Indent"/>
    <w:basedOn w:val="a0"/>
    <w:rsid w:val="006C0925"/>
    <w:pPr>
      <w:overflowPunct w:val="0"/>
      <w:autoSpaceDE w:val="0"/>
      <w:autoSpaceDN w:val="0"/>
      <w:adjustRightInd w:val="0"/>
      <w:spacing w:after="120"/>
      <w:ind w:left="720"/>
      <w:textAlignment w:val="baseline"/>
    </w:pPr>
    <w:rPr>
      <w:rFonts w:ascii="Arial" w:eastAsia="MS Mincho" w:hAnsi="Arial"/>
      <w:szCs w:val="20"/>
      <w:lang w:val="en-US"/>
    </w:rPr>
  </w:style>
  <w:style w:type="paragraph" w:styleId="26">
    <w:name w:val="Body Text 2"/>
    <w:basedOn w:val="a0"/>
    <w:link w:val="27"/>
    <w:rsid w:val="006C0925"/>
    <w:pPr>
      <w:spacing w:after="120" w:line="480" w:lineRule="auto"/>
    </w:pPr>
  </w:style>
  <w:style w:type="character" w:customStyle="1" w:styleId="27">
    <w:name w:val="Основной текст 2 Знак"/>
    <w:basedOn w:val="a1"/>
    <w:link w:val="26"/>
    <w:rsid w:val="006C0925"/>
    <w:rPr>
      <w:rFonts w:ascii="Times New Roman" w:eastAsia="Times New Roman" w:hAnsi="Times New Roman" w:cs="Times New Roman"/>
      <w:sz w:val="24"/>
    </w:rPr>
  </w:style>
  <w:style w:type="paragraph" w:styleId="afe">
    <w:name w:val="Subtitle"/>
    <w:basedOn w:val="a0"/>
    <w:next w:val="a0"/>
    <w:link w:val="aff"/>
    <w:qFormat/>
    <w:rsid w:val="006C0925"/>
    <w:pPr>
      <w:numPr>
        <w:ilvl w:val="1"/>
      </w:numPr>
    </w:pPr>
    <w:rPr>
      <w:rFonts w:asciiTheme="majorHAnsi" w:eastAsiaTheme="majorEastAsia" w:hAnsiTheme="majorHAnsi" w:cstheme="majorBidi"/>
      <w:i/>
      <w:iCs/>
      <w:color w:val="4F81BD" w:themeColor="accent1"/>
      <w:spacing w:val="15"/>
      <w:szCs w:val="24"/>
    </w:rPr>
  </w:style>
  <w:style w:type="character" w:customStyle="1" w:styleId="aff">
    <w:name w:val="Подзаголовок Знак"/>
    <w:basedOn w:val="a1"/>
    <w:link w:val="afe"/>
    <w:rsid w:val="006C0925"/>
    <w:rPr>
      <w:rFonts w:asciiTheme="majorHAnsi" w:eastAsiaTheme="majorEastAsia" w:hAnsiTheme="majorHAnsi" w:cstheme="majorBidi"/>
      <w:i/>
      <w:iCs/>
      <w:color w:val="4F81BD" w:themeColor="accent1"/>
      <w:spacing w:val="15"/>
      <w:sz w:val="24"/>
      <w:szCs w:val="24"/>
    </w:rPr>
  </w:style>
  <w:style w:type="paragraph" w:customStyle="1" w:styleId="18">
    <w:name w:val="Название объекта1"/>
    <w:basedOn w:val="a0"/>
    <w:next w:val="a0"/>
    <w:rsid w:val="006C0925"/>
    <w:pPr>
      <w:suppressAutoHyphens/>
      <w:jc w:val="center"/>
    </w:pPr>
    <w:rPr>
      <w:rFonts w:ascii="Arial Narrow" w:hAnsi="Arial Narrow" w:cs="Arial Narrow"/>
      <w:b/>
      <w:bCs/>
      <w:color w:val="000080"/>
      <w:sz w:val="20"/>
      <w:szCs w:val="24"/>
      <w:lang w:eastAsia="ar-SA"/>
    </w:rPr>
  </w:style>
  <w:style w:type="paragraph" w:styleId="aff0">
    <w:name w:val="No Spacing"/>
    <w:aliases w:val="Table text"/>
    <w:link w:val="aff1"/>
    <w:uiPriority w:val="1"/>
    <w:qFormat/>
    <w:rsid w:val="006C0925"/>
    <w:pPr>
      <w:spacing w:after="0" w:line="240" w:lineRule="auto"/>
    </w:pPr>
    <w:rPr>
      <w:rFonts w:ascii="Calibri" w:eastAsia="Calibri" w:hAnsi="Calibri" w:cs="Times New Roman"/>
    </w:rPr>
  </w:style>
  <w:style w:type="paragraph" w:customStyle="1" w:styleId="S9">
    <w:name w:val="S_Версия"/>
    <w:basedOn w:val="S0"/>
    <w:next w:val="S0"/>
    <w:autoRedefine/>
    <w:rsid w:val="006C0925"/>
    <w:pPr>
      <w:spacing w:before="120" w:after="120"/>
      <w:jc w:val="center"/>
    </w:pPr>
    <w:rPr>
      <w:rFonts w:ascii="Arial" w:hAnsi="Arial"/>
      <w:b/>
      <w:caps/>
      <w:sz w:val="20"/>
      <w:szCs w:val="20"/>
    </w:rPr>
  </w:style>
  <w:style w:type="paragraph" w:customStyle="1" w:styleId="Sa">
    <w:name w:val="S_ВерхКолонтитулТекст"/>
    <w:basedOn w:val="S0"/>
    <w:next w:val="S0"/>
    <w:rsid w:val="006C0925"/>
    <w:pPr>
      <w:spacing w:before="120"/>
      <w:jc w:val="right"/>
    </w:pPr>
    <w:rPr>
      <w:rFonts w:ascii="Arial" w:hAnsi="Arial"/>
      <w:b/>
      <w:caps/>
      <w:sz w:val="10"/>
      <w:szCs w:val="10"/>
    </w:rPr>
  </w:style>
  <w:style w:type="paragraph" w:customStyle="1" w:styleId="Sb">
    <w:name w:val="S_ВидДокумента"/>
    <w:basedOn w:val="aff2"/>
    <w:next w:val="S0"/>
    <w:link w:val="Sc"/>
    <w:rsid w:val="006C0925"/>
    <w:pPr>
      <w:spacing w:before="120" w:after="0"/>
      <w:jc w:val="right"/>
    </w:pPr>
    <w:rPr>
      <w:rFonts w:ascii="EuropeDemiC" w:hAnsi="EuropeDemiC" w:cs="Arial"/>
      <w:b/>
      <w:caps/>
      <w:sz w:val="36"/>
      <w:szCs w:val="36"/>
      <w:lang w:eastAsia="ru-RU"/>
    </w:rPr>
  </w:style>
  <w:style w:type="paragraph" w:styleId="aff2">
    <w:name w:val="Body Text"/>
    <w:basedOn w:val="a0"/>
    <w:link w:val="aff3"/>
    <w:rsid w:val="006C0925"/>
    <w:pPr>
      <w:spacing w:after="120"/>
    </w:pPr>
  </w:style>
  <w:style w:type="character" w:customStyle="1" w:styleId="aff3">
    <w:name w:val="Основной текст Знак"/>
    <w:basedOn w:val="a1"/>
    <w:link w:val="aff2"/>
    <w:rsid w:val="006C0925"/>
    <w:rPr>
      <w:rFonts w:ascii="Times New Roman" w:eastAsia="Times New Roman" w:hAnsi="Times New Roman" w:cs="Times New Roman"/>
      <w:sz w:val="24"/>
    </w:rPr>
  </w:style>
  <w:style w:type="character" w:customStyle="1" w:styleId="Sc">
    <w:name w:val="S_ВидДокумента Знак"/>
    <w:link w:val="Sb"/>
    <w:rsid w:val="006C0925"/>
    <w:rPr>
      <w:rFonts w:ascii="EuropeDemiC" w:eastAsia="Times New Roman" w:hAnsi="EuropeDemiC" w:cs="Arial"/>
      <w:b/>
      <w:caps/>
      <w:sz w:val="36"/>
      <w:szCs w:val="36"/>
      <w:lang w:eastAsia="ru-RU"/>
    </w:rPr>
  </w:style>
  <w:style w:type="paragraph" w:customStyle="1" w:styleId="Sd">
    <w:name w:val="S_Гиперссылка"/>
    <w:basedOn w:val="S0"/>
    <w:rsid w:val="006C0925"/>
    <w:rPr>
      <w:color w:val="0000FF"/>
      <w:u w:val="single"/>
    </w:rPr>
  </w:style>
  <w:style w:type="paragraph" w:customStyle="1" w:styleId="Se">
    <w:name w:val="S_Гриф"/>
    <w:basedOn w:val="S0"/>
    <w:rsid w:val="006C0925"/>
    <w:pPr>
      <w:widowControl/>
      <w:spacing w:line="360" w:lineRule="auto"/>
      <w:ind w:left="5392"/>
      <w:jc w:val="left"/>
    </w:pPr>
    <w:rPr>
      <w:rFonts w:ascii="Arial" w:hAnsi="Arial"/>
      <w:b/>
      <w:sz w:val="20"/>
    </w:rPr>
  </w:style>
  <w:style w:type="paragraph" w:customStyle="1" w:styleId="S12">
    <w:name w:val="S_ЗаголовкиТаблицы1"/>
    <w:basedOn w:val="S0"/>
    <w:rsid w:val="006C0925"/>
    <w:pPr>
      <w:keepNext/>
      <w:jc w:val="center"/>
    </w:pPr>
    <w:rPr>
      <w:rFonts w:ascii="Arial" w:hAnsi="Arial"/>
      <w:b/>
      <w:caps/>
      <w:sz w:val="16"/>
      <w:szCs w:val="16"/>
    </w:rPr>
  </w:style>
  <w:style w:type="paragraph" w:customStyle="1" w:styleId="S22">
    <w:name w:val="S_ЗаголовкиТаблицы2"/>
    <w:basedOn w:val="S0"/>
    <w:rsid w:val="006C0925"/>
    <w:pPr>
      <w:jc w:val="center"/>
    </w:pPr>
    <w:rPr>
      <w:rFonts w:ascii="Arial" w:hAnsi="Arial"/>
      <w:b/>
      <w:sz w:val="14"/>
    </w:rPr>
  </w:style>
  <w:style w:type="paragraph" w:customStyle="1" w:styleId="S13">
    <w:name w:val="S_Заголовок1"/>
    <w:basedOn w:val="a0"/>
    <w:next w:val="S0"/>
    <w:rsid w:val="006C0925"/>
    <w:pPr>
      <w:keepNext/>
      <w:pageBreakBefore/>
      <w:outlineLvl w:val="0"/>
    </w:pPr>
    <w:rPr>
      <w:rFonts w:ascii="Arial" w:hAnsi="Arial"/>
      <w:b/>
      <w:caps/>
      <w:sz w:val="32"/>
      <w:szCs w:val="32"/>
      <w:lang w:eastAsia="ru-RU"/>
    </w:rPr>
  </w:style>
  <w:style w:type="paragraph" w:customStyle="1" w:styleId="S11">
    <w:name w:val="S_Заголовок1_Прил_СписокН"/>
    <w:basedOn w:val="S0"/>
    <w:next w:val="S0"/>
    <w:rsid w:val="006C0925"/>
    <w:pPr>
      <w:keepNext/>
      <w:pageBreakBefore/>
      <w:widowControl/>
      <w:numPr>
        <w:numId w:val="2"/>
      </w:numPr>
      <w:outlineLvl w:val="1"/>
    </w:pPr>
    <w:rPr>
      <w:rFonts w:ascii="Arial" w:hAnsi="Arial"/>
      <w:b/>
      <w:caps/>
    </w:rPr>
  </w:style>
  <w:style w:type="paragraph" w:customStyle="1" w:styleId="S1">
    <w:name w:val="S_Заголовок1_СписокН"/>
    <w:basedOn w:val="S13"/>
    <w:next w:val="S0"/>
    <w:rsid w:val="006C0925"/>
    <w:pPr>
      <w:numPr>
        <w:numId w:val="3"/>
      </w:numPr>
      <w:ind w:left="0" w:firstLine="0"/>
    </w:pPr>
  </w:style>
  <w:style w:type="paragraph" w:customStyle="1" w:styleId="S23">
    <w:name w:val="S_Заголовок2"/>
    <w:basedOn w:val="a0"/>
    <w:next w:val="S0"/>
    <w:rsid w:val="006C0925"/>
    <w:pPr>
      <w:keepNext/>
      <w:outlineLvl w:val="1"/>
    </w:pPr>
    <w:rPr>
      <w:rFonts w:ascii="Arial" w:hAnsi="Arial"/>
      <w:b/>
      <w:caps/>
      <w:szCs w:val="24"/>
      <w:lang w:eastAsia="ru-RU"/>
    </w:rPr>
  </w:style>
  <w:style w:type="paragraph" w:customStyle="1" w:styleId="S21">
    <w:name w:val="S_Заголовок2_Прил_СписокН"/>
    <w:basedOn w:val="S0"/>
    <w:next w:val="S0"/>
    <w:rsid w:val="006C0925"/>
    <w:pPr>
      <w:keepNext/>
      <w:keepLines/>
      <w:numPr>
        <w:ilvl w:val="2"/>
        <w:numId w:val="2"/>
      </w:numPr>
      <w:tabs>
        <w:tab w:val="left" w:pos="720"/>
      </w:tabs>
      <w:jc w:val="left"/>
      <w:outlineLvl w:val="2"/>
    </w:pPr>
    <w:rPr>
      <w:rFonts w:ascii="Arial" w:hAnsi="Arial"/>
      <w:b/>
      <w:caps/>
      <w:szCs w:val="20"/>
    </w:rPr>
  </w:style>
  <w:style w:type="paragraph" w:customStyle="1" w:styleId="S20">
    <w:name w:val="S_Заголовок2_СписокН"/>
    <w:basedOn w:val="S23"/>
    <w:next w:val="S0"/>
    <w:rsid w:val="006C0925"/>
    <w:pPr>
      <w:numPr>
        <w:ilvl w:val="1"/>
        <w:numId w:val="3"/>
      </w:numPr>
      <w:ind w:left="0" w:firstLine="0"/>
    </w:pPr>
  </w:style>
  <w:style w:type="paragraph" w:customStyle="1" w:styleId="S30">
    <w:name w:val="S_Заголовок3_СписокН"/>
    <w:basedOn w:val="a0"/>
    <w:next w:val="S0"/>
    <w:rsid w:val="006C0925"/>
    <w:pPr>
      <w:keepNext/>
      <w:numPr>
        <w:ilvl w:val="2"/>
        <w:numId w:val="3"/>
      </w:numPr>
      <w:ind w:left="0" w:firstLine="0"/>
    </w:pPr>
    <w:rPr>
      <w:rFonts w:ascii="Arial" w:hAnsi="Arial"/>
      <w:b/>
      <w:i/>
      <w:caps/>
      <w:sz w:val="20"/>
      <w:szCs w:val="20"/>
      <w:lang w:eastAsia="ru-RU"/>
    </w:rPr>
  </w:style>
  <w:style w:type="paragraph" w:customStyle="1" w:styleId="Sf">
    <w:name w:val="S_МестоГод"/>
    <w:basedOn w:val="S0"/>
    <w:rsid w:val="006C0925"/>
    <w:pPr>
      <w:spacing w:before="120"/>
      <w:jc w:val="center"/>
    </w:pPr>
    <w:rPr>
      <w:rFonts w:ascii="Arial" w:hAnsi="Arial"/>
      <w:b/>
      <w:caps/>
      <w:sz w:val="18"/>
      <w:szCs w:val="18"/>
    </w:rPr>
  </w:style>
  <w:style w:type="paragraph" w:customStyle="1" w:styleId="Sf0">
    <w:name w:val="S_НазваниеРисунка"/>
    <w:basedOn w:val="a0"/>
    <w:next w:val="S0"/>
    <w:rsid w:val="006C0925"/>
    <w:pPr>
      <w:spacing w:before="60"/>
      <w:jc w:val="center"/>
    </w:pPr>
    <w:rPr>
      <w:rFonts w:ascii="Arial" w:hAnsi="Arial"/>
      <w:b/>
      <w:sz w:val="20"/>
      <w:szCs w:val="24"/>
      <w:lang w:eastAsia="ru-RU"/>
    </w:rPr>
  </w:style>
  <w:style w:type="paragraph" w:customStyle="1" w:styleId="Sf1">
    <w:name w:val="S_НазваниеТаблицы"/>
    <w:basedOn w:val="S0"/>
    <w:next w:val="S0"/>
    <w:rsid w:val="006C0925"/>
    <w:pPr>
      <w:keepNext/>
      <w:jc w:val="right"/>
    </w:pPr>
    <w:rPr>
      <w:rFonts w:ascii="Arial" w:hAnsi="Arial"/>
      <w:b/>
      <w:sz w:val="20"/>
    </w:rPr>
  </w:style>
  <w:style w:type="paragraph" w:customStyle="1" w:styleId="Sf2">
    <w:name w:val="S_НаименованиеДокумента"/>
    <w:basedOn w:val="S0"/>
    <w:next w:val="S0"/>
    <w:rsid w:val="006C0925"/>
    <w:pPr>
      <w:widowControl/>
      <w:ind w:right="641"/>
      <w:jc w:val="left"/>
    </w:pPr>
    <w:rPr>
      <w:rFonts w:ascii="Arial" w:hAnsi="Arial"/>
      <w:b/>
      <w:caps/>
    </w:rPr>
  </w:style>
  <w:style w:type="paragraph" w:customStyle="1" w:styleId="Sf3">
    <w:name w:val="S_НижнКолонтЛев"/>
    <w:basedOn w:val="S0"/>
    <w:next w:val="S0"/>
    <w:rsid w:val="006C0925"/>
    <w:pPr>
      <w:jc w:val="left"/>
    </w:pPr>
    <w:rPr>
      <w:rFonts w:ascii="Arial" w:hAnsi="Arial"/>
      <w:b/>
      <w:caps/>
      <w:sz w:val="10"/>
      <w:szCs w:val="10"/>
    </w:rPr>
  </w:style>
  <w:style w:type="paragraph" w:customStyle="1" w:styleId="Sf4">
    <w:name w:val="S_НижнКолонтПрав"/>
    <w:basedOn w:val="S0"/>
    <w:next w:val="S0"/>
    <w:rsid w:val="006C0925"/>
    <w:pPr>
      <w:widowControl/>
      <w:ind w:hanging="181"/>
      <w:jc w:val="right"/>
    </w:pPr>
    <w:rPr>
      <w:rFonts w:ascii="Arial" w:hAnsi="Arial"/>
      <w:b/>
      <w:caps/>
      <w:sz w:val="12"/>
      <w:szCs w:val="12"/>
    </w:rPr>
  </w:style>
  <w:style w:type="paragraph" w:customStyle="1" w:styleId="Sf5">
    <w:name w:val="S_НомерДокумента"/>
    <w:basedOn w:val="S0"/>
    <w:next w:val="S0"/>
    <w:rsid w:val="006C0925"/>
    <w:pPr>
      <w:spacing w:before="120" w:after="120"/>
      <w:jc w:val="center"/>
    </w:pPr>
    <w:rPr>
      <w:rFonts w:ascii="Arial" w:hAnsi="Arial"/>
      <w:b/>
      <w:caps/>
    </w:rPr>
  </w:style>
  <w:style w:type="paragraph" w:customStyle="1" w:styleId="S14">
    <w:name w:val="S_ТекстВТаблице1"/>
    <w:basedOn w:val="S0"/>
    <w:next w:val="S0"/>
    <w:rsid w:val="006C0925"/>
    <w:pPr>
      <w:spacing w:before="120"/>
      <w:jc w:val="left"/>
    </w:pPr>
    <w:rPr>
      <w:szCs w:val="28"/>
    </w:rPr>
  </w:style>
  <w:style w:type="paragraph" w:customStyle="1" w:styleId="S10">
    <w:name w:val="S_НумСписВ Таблице1"/>
    <w:basedOn w:val="S14"/>
    <w:next w:val="S0"/>
    <w:rsid w:val="006C0925"/>
    <w:pPr>
      <w:numPr>
        <w:numId w:val="4"/>
      </w:numPr>
    </w:pPr>
  </w:style>
  <w:style w:type="paragraph" w:customStyle="1" w:styleId="S24">
    <w:name w:val="S_ТекстВТаблице2"/>
    <w:basedOn w:val="S0"/>
    <w:next w:val="S0"/>
    <w:rsid w:val="006C0925"/>
    <w:pPr>
      <w:spacing w:before="120"/>
      <w:jc w:val="left"/>
    </w:pPr>
    <w:rPr>
      <w:sz w:val="20"/>
    </w:rPr>
  </w:style>
  <w:style w:type="paragraph" w:customStyle="1" w:styleId="S2">
    <w:name w:val="S_НумСписВТаблице2"/>
    <w:basedOn w:val="S24"/>
    <w:next w:val="S0"/>
    <w:rsid w:val="006C0925"/>
    <w:pPr>
      <w:numPr>
        <w:numId w:val="5"/>
      </w:numPr>
    </w:pPr>
  </w:style>
  <w:style w:type="paragraph" w:customStyle="1" w:styleId="S31">
    <w:name w:val="S_ТекстВТаблице3"/>
    <w:basedOn w:val="S0"/>
    <w:next w:val="S0"/>
    <w:rsid w:val="006C0925"/>
    <w:pPr>
      <w:spacing w:before="120"/>
      <w:jc w:val="left"/>
    </w:pPr>
    <w:rPr>
      <w:sz w:val="16"/>
    </w:rPr>
  </w:style>
  <w:style w:type="paragraph" w:customStyle="1" w:styleId="S3">
    <w:name w:val="S_НумСписВТаблице3"/>
    <w:basedOn w:val="S31"/>
    <w:next w:val="S0"/>
    <w:rsid w:val="006C0925"/>
    <w:pPr>
      <w:numPr>
        <w:numId w:val="6"/>
      </w:numPr>
    </w:pPr>
  </w:style>
  <w:style w:type="paragraph" w:customStyle="1" w:styleId="538552DCBB0F4C4BB087ED922D6A6322">
    <w:name w:val="538552DCBB0F4C4BB087ED922D6A6322"/>
    <w:rsid w:val="00F66ECE"/>
    <w:rPr>
      <w:rFonts w:eastAsiaTheme="minorEastAsia"/>
      <w:lang w:eastAsia="ru-RU"/>
    </w:rPr>
  </w:style>
  <w:style w:type="character" w:styleId="aff4">
    <w:name w:val="FollowedHyperlink"/>
    <w:basedOn w:val="a1"/>
    <w:semiHidden/>
    <w:unhideWhenUsed/>
    <w:rsid w:val="003A1731"/>
    <w:rPr>
      <w:color w:val="800080" w:themeColor="followedHyperlink"/>
      <w:u w:val="single"/>
    </w:rPr>
  </w:style>
  <w:style w:type="paragraph" w:customStyle="1" w:styleId="Bulleted2">
    <w:name w:val="Bulleted2"/>
    <w:rsid w:val="009F5EA5"/>
    <w:pPr>
      <w:numPr>
        <w:numId w:val="7"/>
      </w:numPr>
      <w:spacing w:after="0" w:line="240" w:lineRule="auto"/>
    </w:pPr>
    <w:rPr>
      <w:rFonts w:ascii="Times New Roman" w:eastAsia="Times New Roman" w:hAnsi="Times New Roman" w:cs="Times New Roman"/>
      <w:sz w:val="24"/>
      <w:szCs w:val="24"/>
      <w:lang w:eastAsia="ru-RU"/>
    </w:rPr>
  </w:style>
  <w:style w:type="paragraph" w:customStyle="1" w:styleId="Char">
    <w:name w:val="Char"/>
    <w:basedOn w:val="a0"/>
    <w:rsid w:val="009F5EA5"/>
    <w:pPr>
      <w:keepLines/>
      <w:spacing w:after="160" w:line="240" w:lineRule="exact"/>
      <w:jc w:val="left"/>
    </w:pPr>
    <w:rPr>
      <w:rFonts w:ascii="Verdana" w:eastAsia="MS Mincho" w:hAnsi="Verdana" w:cs="Franklin Gothic Book"/>
      <w:szCs w:val="24"/>
      <w:lang w:val="en-US" w:eastAsia="ru-RU"/>
    </w:rPr>
  </w:style>
  <w:style w:type="character" w:styleId="aff5">
    <w:name w:val="annotation reference"/>
    <w:basedOn w:val="a1"/>
    <w:semiHidden/>
    <w:unhideWhenUsed/>
    <w:rsid w:val="00C85EC5"/>
    <w:rPr>
      <w:sz w:val="16"/>
      <w:szCs w:val="16"/>
    </w:rPr>
  </w:style>
  <w:style w:type="paragraph" w:styleId="aff6">
    <w:name w:val="Revision"/>
    <w:hidden/>
    <w:uiPriority w:val="99"/>
    <w:semiHidden/>
    <w:rsid w:val="009B3546"/>
    <w:pPr>
      <w:spacing w:after="0" w:line="240" w:lineRule="auto"/>
    </w:pPr>
    <w:rPr>
      <w:rFonts w:ascii="Times New Roman" w:eastAsia="Times New Roman" w:hAnsi="Times New Roman" w:cs="Times New Roman"/>
      <w:sz w:val="24"/>
    </w:rPr>
  </w:style>
  <w:style w:type="paragraph" w:customStyle="1" w:styleId="aff7">
    <w:name w:val="Шапка таблицы"/>
    <w:basedOn w:val="a0"/>
    <w:link w:val="aff8"/>
    <w:qFormat/>
    <w:rsid w:val="00F022BC"/>
    <w:pPr>
      <w:spacing w:before="60" w:after="60"/>
      <w:jc w:val="left"/>
    </w:pPr>
    <w:rPr>
      <w:rFonts w:ascii="Arial" w:eastAsia="Calibri" w:hAnsi="Arial" w:cs="Arial"/>
      <w:b/>
      <w:szCs w:val="24"/>
      <w:lang w:eastAsia="ru-RU"/>
    </w:rPr>
  </w:style>
  <w:style w:type="character" w:customStyle="1" w:styleId="aff8">
    <w:name w:val="Шапка таблицы Знак"/>
    <w:basedOn w:val="a1"/>
    <w:link w:val="aff7"/>
    <w:rsid w:val="00F022BC"/>
    <w:rPr>
      <w:rFonts w:ascii="Arial" w:eastAsia="Calibri" w:hAnsi="Arial" w:cs="Arial"/>
      <w:b/>
      <w:sz w:val="24"/>
      <w:szCs w:val="24"/>
      <w:lang w:eastAsia="ru-RU"/>
    </w:rPr>
  </w:style>
  <w:style w:type="paragraph" w:styleId="aff9">
    <w:name w:val="Body Text Indent"/>
    <w:basedOn w:val="a0"/>
    <w:link w:val="affa"/>
    <w:uiPriority w:val="99"/>
    <w:unhideWhenUsed/>
    <w:rsid w:val="00F022BC"/>
    <w:pPr>
      <w:spacing w:before="60" w:after="120"/>
      <w:ind w:left="283" w:firstLine="567"/>
    </w:pPr>
    <w:rPr>
      <w:rFonts w:ascii="Arial" w:hAnsi="Arial"/>
      <w:szCs w:val="24"/>
    </w:rPr>
  </w:style>
  <w:style w:type="character" w:customStyle="1" w:styleId="affa">
    <w:name w:val="Основной текст с отступом Знак"/>
    <w:basedOn w:val="a1"/>
    <w:link w:val="aff9"/>
    <w:uiPriority w:val="99"/>
    <w:rsid w:val="00F022BC"/>
    <w:rPr>
      <w:rFonts w:ascii="Arial" w:eastAsia="Times New Roman" w:hAnsi="Arial" w:cs="Times New Roman"/>
      <w:sz w:val="24"/>
      <w:szCs w:val="24"/>
    </w:rPr>
  </w:style>
  <w:style w:type="character" w:customStyle="1" w:styleId="aff1">
    <w:name w:val="Без интервала Знак"/>
    <w:aliases w:val="Table text Знак"/>
    <w:basedOn w:val="a1"/>
    <w:link w:val="aff0"/>
    <w:uiPriority w:val="1"/>
    <w:rsid w:val="00D42EC8"/>
    <w:rPr>
      <w:rFonts w:ascii="Calibri" w:eastAsia="Calibri" w:hAnsi="Calibri" w:cs="Times New Roman"/>
    </w:rPr>
  </w:style>
  <w:style w:type="character" w:customStyle="1" w:styleId="50">
    <w:name w:val="Заголовок 5 Знак"/>
    <w:basedOn w:val="a1"/>
    <w:link w:val="5"/>
    <w:rsid w:val="00EC7938"/>
    <w:rPr>
      <w:rFonts w:asciiTheme="majorHAnsi" w:eastAsiaTheme="majorEastAsia" w:hAnsiTheme="majorHAnsi" w:cstheme="majorBidi"/>
      <w:color w:val="365F91" w:themeColor="accent1" w:themeShade="BF"/>
      <w:sz w:val="24"/>
    </w:rPr>
  </w:style>
  <w:style w:type="character" w:customStyle="1" w:styleId="60">
    <w:name w:val="Заголовок 6 Знак"/>
    <w:basedOn w:val="a1"/>
    <w:link w:val="6"/>
    <w:rsid w:val="00EC7938"/>
    <w:rPr>
      <w:rFonts w:asciiTheme="majorHAnsi" w:eastAsiaTheme="majorEastAsia" w:hAnsiTheme="majorHAnsi" w:cstheme="majorBidi"/>
      <w:color w:val="243F60" w:themeColor="accent1" w:themeShade="7F"/>
      <w:sz w:val="24"/>
    </w:rPr>
  </w:style>
  <w:style w:type="character" w:customStyle="1" w:styleId="70">
    <w:name w:val="Заголовок 7 Знак"/>
    <w:basedOn w:val="a1"/>
    <w:link w:val="7"/>
    <w:rsid w:val="00EC7938"/>
    <w:rPr>
      <w:rFonts w:asciiTheme="majorHAnsi" w:eastAsiaTheme="majorEastAsia" w:hAnsiTheme="majorHAnsi" w:cstheme="majorBidi"/>
      <w:i/>
      <w:iCs/>
      <w:color w:val="243F60" w:themeColor="accent1" w:themeShade="7F"/>
      <w:sz w:val="24"/>
    </w:rPr>
  </w:style>
  <w:style w:type="character" w:customStyle="1" w:styleId="80">
    <w:name w:val="Заголовок 8 Знак"/>
    <w:basedOn w:val="a1"/>
    <w:link w:val="8"/>
    <w:rsid w:val="00EC793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rsid w:val="00EC7938"/>
    <w:rPr>
      <w:rFonts w:asciiTheme="majorHAnsi" w:eastAsiaTheme="majorEastAsia" w:hAnsiTheme="majorHAnsi" w:cstheme="majorBidi"/>
      <w:i/>
      <w:iCs/>
      <w:color w:val="272727" w:themeColor="text1" w:themeTint="D8"/>
      <w:sz w:val="21"/>
      <w:szCs w:val="21"/>
    </w:rPr>
  </w:style>
  <w:style w:type="paragraph" w:customStyle="1" w:styleId="vt">
    <w:name w:val="vt"/>
    <w:basedOn w:val="a0"/>
    <w:rsid w:val="004F64DC"/>
    <w:pPr>
      <w:numPr>
        <w:numId w:val="9"/>
      </w:numPr>
      <w:spacing w:before="100" w:beforeAutospacing="1" w:after="100" w:afterAutospacing="1"/>
      <w:jc w:val="left"/>
    </w:pPr>
    <w:rPr>
      <w:rFonts w:ascii="Arial Unicode MS" w:eastAsia="Arial Unicode MS" w:hAnsi="Arial Unicode MS" w:cs="Arial Unicode MS"/>
      <w:szCs w:val="24"/>
      <w:lang w:val="en-US"/>
    </w:rPr>
  </w:style>
  <w:style w:type="paragraph" w:customStyle="1" w:styleId="1">
    <w:name w:val="САП_Заголовок 1"/>
    <w:basedOn w:val="a0"/>
    <w:next w:val="a0"/>
    <w:link w:val="19"/>
    <w:autoRedefine/>
    <w:qFormat/>
    <w:rsid w:val="00BA77AC"/>
    <w:pPr>
      <w:widowControl w:val="0"/>
      <w:numPr>
        <w:numId w:val="10"/>
      </w:numPr>
      <w:overflowPunct w:val="0"/>
      <w:autoSpaceDE w:val="0"/>
      <w:autoSpaceDN w:val="0"/>
      <w:adjustRightInd w:val="0"/>
      <w:spacing w:before="480" w:after="240"/>
      <w:textAlignment w:val="baseline"/>
      <w:outlineLvl w:val="0"/>
    </w:pPr>
    <w:rPr>
      <w:bCs/>
      <w:sz w:val="28"/>
      <w:szCs w:val="20"/>
      <w:lang w:eastAsia="ru-RU"/>
    </w:rPr>
  </w:style>
  <w:style w:type="paragraph" w:customStyle="1" w:styleId="2">
    <w:name w:val="САП_Заголовок 2"/>
    <w:basedOn w:val="1"/>
    <w:next w:val="a0"/>
    <w:link w:val="28"/>
    <w:autoRedefine/>
    <w:qFormat/>
    <w:rsid w:val="00BA77AC"/>
    <w:pPr>
      <w:numPr>
        <w:ilvl w:val="1"/>
      </w:numPr>
      <w:outlineLvl w:val="1"/>
    </w:pPr>
    <w:rPr>
      <w:b/>
      <w:bCs w:val="0"/>
      <w:kern w:val="28"/>
      <w:sz w:val="26"/>
      <w:szCs w:val="24"/>
    </w:rPr>
  </w:style>
  <w:style w:type="paragraph" w:customStyle="1" w:styleId="3">
    <w:name w:val="САП_Заголовок 3"/>
    <w:basedOn w:val="2"/>
    <w:autoRedefine/>
    <w:qFormat/>
    <w:rsid w:val="00BA77AC"/>
    <w:pPr>
      <w:numPr>
        <w:ilvl w:val="2"/>
      </w:numPr>
      <w:tabs>
        <w:tab w:val="num" w:pos="360"/>
      </w:tabs>
      <w:outlineLvl w:val="2"/>
    </w:pPr>
  </w:style>
  <w:style w:type="paragraph" w:customStyle="1" w:styleId="40">
    <w:name w:val="САП_Заголовок 4"/>
    <w:basedOn w:val="3"/>
    <w:qFormat/>
    <w:rsid w:val="00BA77AC"/>
    <w:pPr>
      <w:numPr>
        <w:ilvl w:val="3"/>
      </w:numPr>
      <w:tabs>
        <w:tab w:val="num" w:pos="360"/>
      </w:tabs>
      <w:outlineLvl w:val="3"/>
    </w:pPr>
    <w:rPr>
      <w:bCs/>
      <w:szCs w:val="20"/>
    </w:rPr>
  </w:style>
  <w:style w:type="character" w:customStyle="1" w:styleId="28">
    <w:name w:val="САП_Заголовок 2 Знак"/>
    <w:link w:val="2"/>
    <w:locked/>
    <w:rsid w:val="00BA77AC"/>
    <w:rPr>
      <w:rFonts w:ascii="Times New Roman" w:eastAsia="Times New Roman" w:hAnsi="Times New Roman" w:cs="Times New Roman"/>
      <w:b/>
      <w:kern w:val="28"/>
      <w:sz w:val="26"/>
      <w:szCs w:val="24"/>
      <w:lang w:eastAsia="ru-RU"/>
    </w:rPr>
  </w:style>
  <w:style w:type="character" w:customStyle="1" w:styleId="19">
    <w:name w:val="САП_Заголовок 1 Знак"/>
    <w:link w:val="1"/>
    <w:rsid w:val="0092044E"/>
    <w:rPr>
      <w:rFonts w:ascii="Times New Roman" w:eastAsia="Times New Roman" w:hAnsi="Times New Roman" w:cs="Times New Roman"/>
      <w:bCs/>
      <w:sz w:val="28"/>
      <w:szCs w:val="20"/>
      <w:lang w:eastAsia="ru-RU"/>
    </w:rPr>
  </w:style>
  <w:style w:type="paragraph" w:customStyle="1" w:styleId="51">
    <w:name w:val="САП_Заголовок 5"/>
    <w:qFormat/>
    <w:rsid w:val="0092044E"/>
    <w:pPr>
      <w:spacing w:after="120" w:line="240" w:lineRule="auto"/>
      <w:ind w:left="2232" w:hanging="792"/>
      <w:outlineLvl w:val="4"/>
    </w:pPr>
    <w:rPr>
      <w:rFonts w:ascii="Times New Roman" w:eastAsia="Times New Roman" w:hAnsi="Times New Roman" w:cs="Times New Roman"/>
      <w:b/>
      <w:sz w:val="26"/>
      <w:szCs w:val="20"/>
      <w:lang w:eastAsia="ru-RU"/>
    </w:rPr>
  </w:style>
  <w:style w:type="paragraph" w:customStyle="1" w:styleId="affb">
    <w:name w:val="САП_ТаблицаЗаголовок"/>
    <w:basedOn w:val="a0"/>
    <w:link w:val="affc"/>
    <w:qFormat/>
    <w:rsid w:val="004A493F"/>
    <w:pPr>
      <w:suppressAutoHyphens/>
      <w:overflowPunct w:val="0"/>
      <w:autoSpaceDE w:val="0"/>
      <w:autoSpaceDN w:val="0"/>
      <w:adjustRightInd w:val="0"/>
      <w:spacing w:before="60"/>
      <w:jc w:val="center"/>
      <w:textAlignment w:val="baseline"/>
    </w:pPr>
    <w:rPr>
      <w:b/>
      <w:sz w:val="20"/>
      <w:szCs w:val="20"/>
    </w:rPr>
  </w:style>
  <w:style w:type="character" w:customStyle="1" w:styleId="affc">
    <w:name w:val="САП_ТаблицаЗаголовок Знак"/>
    <w:link w:val="affb"/>
    <w:rsid w:val="004A493F"/>
    <w:rPr>
      <w:rFonts w:ascii="Times New Roman" w:eastAsia="Times New Roman" w:hAnsi="Times New Roman" w:cs="Times New Roman"/>
      <w:b/>
      <w:sz w:val="20"/>
      <w:szCs w:val="20"/>
    </w:rPr>
  </w:style>
  <w:style w:type="paragraph" w:styleId="affd">
    <w:name w:val="Document Map"/>
    <w:basedOn w:val="a0"/>
    <w:link w:val="affe"/>
    <w:unhideWhenUsed/>
    <w:rsid w:val="00D15905"/>
    <w:rPr>
      <w:szCs w:val="24"/>
    </w:rPr>
  </w:style>
  <w:style w:type="character" w:customStyle="1" w:styleId="affe">
    <w:name w:val="Схема документа Знак"/>
    <w:basedOn w:val="a1"/>
    <w:link w:val="affd"/>
    <w:rsid w:val="00D15905"/>
    <w:rPr>
      <w:rFonts w:ascii="Times New Roman" w:eastAsia="Times New Roman" w:hAnsi="Times New Roman" w:cs="Times New Roman"/>
      <w:sz w:val="24"/>
      <w:szCs w:val="24"/>
    </w:rPr>
  </w:style>
  <w:style w:type="paragraph" w:customStyle="1" w:styleId="afff">
    <w:name w:val="ЗагТабл"/>
    <w:basedOn w:val="a0"/>
    <w:link w:val="afff0"/>
    <w:qFormat/>
    <w:rsid w:val="00403C27"/>
    <w:pPr>
      <w:overflowPunct w:val="0"/>
      <w:autoSpaceDE w:val="0"/>
      <w:autoSpaceDN w:val="0"/>
      <w:adjustRightInd w:val="0"/>
      <w:textAlignment w:val="baseline"/>
    </w:pPr>
    <w:rPr>
      <w:rFonts w:ascii="Arial" w:eastAsiaTheme="minorHAnsi" w:hAnsi="Arial" w:cstheme="minorBidi"/>
      <w:b/>
      <w:color w:val="FFFFFF" w:themeColor="background1"/>
      <w:spacing w:val="-10"/>
      <w:sz w:val="20"/>
    </w:rPr>
  </w:style>
  <w:style w:type="character" w:customStyle="1" w:styleId="afff0">
    <w:name w:val="ЗагТабл Знак"/>
    <w:basedOn w:val="a1"/>
    <w:link w:val="afff"/>
    <w:rsid w:val="00403C27"/>
    <w:rPr>
      <w:rFonts w:ascii="Arial" w:hAnsi="Arial"/>
      <w:b/>
      <w:color w:val="FFFFFF" w:themeColor="background1"/>
      <w:spacing w:val="-10"/>
      <w:sz w:val="20"/>
    </w:rPr>
  </w:style>
  <w:style w:type="paragraph" w:customStyle="1" w:styleId="1KD-Normal">
    <w:name w:val="1 KD - Normal для таблиц"/>
    <w:basedOn w:val="a0"/>
    <w:link w:val="1KD-NormalChar"/>
    <w:qFormat/>
    <w:rsid w:val="00F239EF"/>
    <w:pPr>
      <w:spacing w:before="4" w:after="4"/>
      <w:contextualSpacing/>
    </w:pPr>
    <w:rPr>
      <w:rFonts w:ascii="Arial" w:hAnsi="Arial"/>
      <w:sz w:val="18"/>
      <w:szCs w:val="24"/>
      <w:lang w:eastAsia="ru-RU"/>
    </w:rPr>
  </w:style>
  <w:style w:type="character" w:customStyle="1" w:styleId="1KD-NormalChar">
    <w:name w:val="1 KD - Normal для таблиц Char"/>
    <w:basedOn w:val="a1"/>
    <w:link w:val="1KD-Normal"/>
    <w:rsid w:val="00F239EF"/>
    <w:rPr>
      <w:rFonts w:ascii="Arial" w:eastAsia="Times New Roman" w:hAnsi="Arial" w:cs="Times New Roman"/>
      <w:sz w:val="18"/>
      <w:szCs w:val="24"/>
      <w:lang w:eastAsia="ru-RU"/>
    </w:rPr>
  </w:style>
  <w:style w:type="paragraph" w:customStyle="1" w:styleId="afff1">
    <w:name w:val="САП_Текст простой"/>
    <w:basedOn w:val="a0"/>
    <w:link w:val="afff2"/>
    <w:autoRedefine/>
    <w:qFormat/>
    <w:rsid w:val="003C7B93"/>
    <w:pPr>
      <w:suppressAutoHyphens/>
      <w:overflowPunct w:val="0"/>
      <w:autoSpaceDE w:val="0"/>
      <w:autoSpaceDN w:val="0"/>
      <w:adjustRightInd w:val="0"/>
      <w:spacing w:before="60"/>
      <w:textAlignment w:val="baseline"/>
    </w:pPr>
    <w:rPr>
      <w:sz w:val="26"/>
      <w:szCs w:val="20"/>
    </w:rPr>
  </w:style>
  <w:style w:type="character" w:customStyle="1" w:styleId="afff2">
    <w:name w:val="САП_Текст простой Знак"/>
    <w:link w:val="afff1"/>
    <w:rsid w:val="003C7B93"/>
    <w:rPr>
      <w:rFonts w:ascii="Times New Roman" w:eastAsia="Times New Roman" w:hAnsi="Times New Roman" w:cs="Times New Roman"/>
      <w:sz w:val="26"/>
      <w:szCs w:val="20"/>
    </w:rPr>
  </w:style>
  <w:style w:type="character" w:customStyle="1" w:styleId="afff3">
    <w:name w:val="ЗнакТекстЖ"/>
    <w:qFormat/>
    <w:rsid w:val="00797966"/>
    <w:rPr>
      <w:b/>
      <w:color w:val="auto"/>
    </w:rPr>
  </w:style>
  <w:style w:type="paragraph" w:customStyle="1" w:styleId="InR1">
    <w:name w:val="InR_Верхний Колонтитул 1"/>
    <w:basedOn w:val="a0"/>
    <w:autoRedefine/>
    <w:qFormat/>
    <w:rsid w:val="00916FAB"/>
    <w:pPr>
      <w:spacing w:after="240" w:line="276" w:lineRule="auto"/>
      <w:ind w:left="57" w:firstLine="567"/>
      <w:jc w:val="right"/>
    </w:pPr>
    <w:rPr>
      <w:rFonts w:ascii="Arial" w:eastAsiaTheme="minorHAnsi" w:hAnsi="Arial" w:cs="Arial"/>
      <w:b/>
      <w:bCs/>
      <w:sz w:val="20"/>
      <w:szCs w:val="24"/>
    </w:rPr>
  </w:style>
  <w:style w:type="paragraph" w:customStyle="1" w:styleId="10">
    <w:name w:val="МИ_Заголовок 1"/>
    <w:basedOn w:val="11"/>
    <w:qFormat/>
    <w:rsid w:val="0012135C"/>
    <w:pPr>
      <w:pageBreakBefore/>
      <w:numPr>
        <w:numId w:val="11"/>
      </w:numPr>
      <w:spacing w:before="0" w:line="276" w:lineRule="auto"/>
    </w:pPr>
    <w:rPr>
      <w:rFonts w:ascii="Meta Offc Pro" w:eastAsiaTheme="majorEastAsia" w:hAnsi="Meta Offc Pro" w:cstheme="majorBidi"/>
      <w:bCs w:val="0"/>
      <w:caps w:val="0"/>
      <w:kern w:val="0"/>
      <w:sz w:val="32"/>
    </w:rPr>
  </w:style>
  <w:style w:type="paragraph" w:customStyle="1" w:styleId="20">
    <w:name w:val="МИ_Заголовок 2"/>
    <w:basedOn w:val="22"/>
    <w:qFormat/>
    <w:rsid w:val="0012135C"/>
    <w:pPr>
      <w:keepNext/>
      <w:keepLines/>
      <w:numPr>
        <w:ilvl w:val="1"/>
        <w:numId w:val="11"/>
      </w:numPr>
      <w:spacing w:before="120" w:after="120" w:line="276" w:lineRule="auto"/>
    </w:pPr>
    <w:rPr>
      <w:rFonts w:ascii="Meta Offc Pro" w:eastAsiaTheme="majorEastAsia" w:hAnsi="Meta Offc Pro" w:cstheme="majorBidi"/>
      <w:bCs w:val="0"/>
      <w:iCs w:val="0"/>
      <w:caps w:val="0"/>
      <w:sz w:val="28"/>
      <w:szCs w:val="26"/>
    </w:rPr>
  </w:style>
  <w:style w:type="paragraph" w:customStyle="1" w:styleId="30">
    <w:name w:val="МИ_Заголовок 3"/>
    <w:basedOn w:val="32"/>
    <w:qFormat/>
    <w:rsid w:val="0012135C"/>
    <w:pPr>
      <w:numPr>
        <w:ilvl w:val="2"/>
        <w:numId w:val="11"/>
      </w:numPr>
      <w:spacing w:before="120" w:after="120" w:line="276" w:lineRule="auto"/>
      <w:jc w:val="left"/>
    </w:pPr>
    <w:rPr>
      <w:rFonts w:ascii="Meta Offc Pro" w:eastAsiaTheme="majorEastAsia" w:hAnsi="Meta Offc Pro" w:cstheme="majorBidi"/>
      <w:caps w:val="0"/>
      <w:sz w:val="26"/>
      <w:szCs w:val="26"/>
    </w:rPr>
  </w:style>
  <w:style w:type="paragraph" w:customStyle="1" w:styleId="41">
    <w:name w:val="МИ_Заголовок 4"/>
    <w:basedOn w:val="4"/>
    <w:qFormat/>
    <w:rsid w:val="0012135C"/>
    <w:pPr>
      <w:keepLines/>
      <w:numPr>
        <w:numId w:val="11"/>
      </w:numPr>
      <w:spacing w:before="120" w:after="120" w:line="276" w:lineRule="auto"/>
      <w:ind w:left="864"/>
      <w:jc w:val="left"/>
    </w:pPr>
    <w:rPr>
      <w:rFonts w:ascii="Meta Offc Pro" w:eastAsiaTheme="majorEastAsia" w:hAnsi="Meta Offc Pro" w:cstheme="majorBidi"/>
      <w:b/>
      <w:iCs/>
      <w:caps w:val="0"/>
      <w:sz w:val="24"/>
      <w:szCs w:val="22"/>
    </w:rPr>
  </w:style>
  <w:style w:type="character" w:styleId="afff4">
    <w:name w:val="Subtle Emphasis"/>
    <w:basedOn w:val="a1"/>
    <w:uiPriority w:val="19"/>
    <w:qFormat/>
    <w:rsid w:val="0077286C"/>
    <w:rPr>
      <w:i/>
      <w:iCs/>
      <w:color w:val="404040" w:themeColor="text1" w:themeTint="BF"/>
    </w:rPr>
  </w:style>
  <w:style w:type="paragraph" w:customStyle="1" w:styleId="Instruction">
    <w:name w:val="Instruction"/>
    <w:basedOn w:val="a0"/>
    <w:rsid w:val="0077286C"/>
    <w:pPr>
      <w:widowControl w:val="0"/>
      <w:overflowPunct w:val="0"/>
      <w:autoSpaceDE w:val="0"/>
      <w:autoSpaceDN w:val="0"/>
      <w:adjustRightInd w:val="0"/>
      <w:spacing w:after="200"/>
      <w:ind w:firstLine="851"/>
      <w:textAlignment w:val="baseline"/>
    </w:pPr>
    <w:rPr>
      <w:i/>
      <w:vanish/>
      <w:color w:val="0000FF"/>
      <w:sz w:val="22"/>
    </w:rPr>
  </w:style>
  <w:style w:type="paragraph" w:customStyle="1" w:styleId="TBLHEAD">
    <w:name w:val="TBLHEAD"/>
    <w:basedOn w:val="a0"/>
    <w:rsid w:val="0077286C"/>
    <w:pPr>
      <w:autoSpaceDE w:val="0"/>
      <w:autoSpaceDN w:val="0"/>
      <w:adjustRightInd w:val="0"/>
      <w:jc w:val="center"/>
    </w:pPr>
    <w:rPr>
      <w:b/>
      <w:bCs/>
      <w:color w:val="000000"/>
      <w:szCs w:val="24"/>
      <w:lang w:eastAsia="ru-RU"/>
    </w:rPr>
  </w:style>
  <w:style w:type="paragraph" w:customStyle="1" w:styleId="Text">
    <w:name w:val="Text"/>
    <w:basedOn w:val="a0"/>
    <w:link w:val="Text0"/>
    <w:qFormat/>
    <w:rsid w:val="0077286C"/>
    <w:pPr>
      <w:overflowPunct w:val="0"/>
      <w:autoSpaceDE w:val="0"/>
      <w:autoSpaceDN w:val="0"/>
      <w:adjustRightInd w:val="0"/>
      <w:spacing w:before="40" w:after="40"/>
      <w:textAlignment w:val="baseline"/>
    </w:pPr>
    <w:rPr>
      <w:rFonts w:ascii="Arial" w:hAnsi="Arial" w:cs="Arial"/>
      <w:sz w:val="20"/>
      <w:szCs w:val="20"/>
      <w:lang w:val="en-US" w:eastAsia="ru-RU"/>
    </w:rPr>
  </w:style>
  <w:style w:type="character" w:customStyle="1" w:styleId="Text0">
    <w:name w:val="Text Знак"/>
    <w:link w:val="Text"/>
    <w:rsid w:val="0077286C"/>
    <w:rPr>
      <w:rFonts w:ascii="Arial" w:eastAsia="Times New Roman" w:hAnsi="Arial" w:cs="Arial"/>
      <w:sz w:val="20"/>
      <w:szCs w:val="20"/>
      <w:lang w:val="en-US" w:eastAsia="ru-RU"/>
    </w:rPr>
  </w:style>
  <w:style w:type="paragraph" w:customStyle="1" w:styleId="afff5">
    <w:name w:val="Пояснение"/>
    <w:basedOn w:val="a0"/>
    <w:link w:val="afff6"/>
    <w:qFormat/>
    <w:rsid w:val="0077286C"/>
    <w:pPr>
      <w:spacing w:after="200" w:line="276" w:lineRule="auto"/>
      <w:jc w:val="left"/>
    </w:pPr>
    <w:rPr>
      <w:rFonts w:eastAsia="Calibri"/>
      <w:i/>
      <w:color w:val="548DD4"/>
      <w:sz w:val="22"/>
      <w:lang w:val="x-none"/>
    </w:rPr>
  </w:style>
  <w:style w:type="character" w:customStyle="1" w:styleId="afff6">
    <w:name w:val="Пояснение Знак"/>
    <w:link w:val="afff5"/>
    <w:rsid w:val="0077286C"/>
    <w:rPr>
      <w:rFonts w:ascii="Times New Roman" w:eastAsia="Calibri" w:hAnsi="Times New Roman" w:cs="Times New Roman"/>
      <w:i/>
      <w:color w:val="548DD4"/>
      <w:lang w:val="x-none"/>
    </w:rPr>
  </w:style>
  <w:style w:type="paragraph" w:customStyle="1" w:styleId="s02">
    <w:name w:val="s02 подРАЗДЕЛ"/>
    <w:basedOn w:val="a0"/>
    <w:next w:val="a0"/>
    <w:rsid w:val="0008427D"/>
    <w:pPr>
      <w:keepNext/>
      <w:keepLines/>
      <w:tabs>
        <w:tab w:val="left" w:pos="851"/>
      </w:tabs>
      <w:spacing w:before="60"/>
      <w:outlineLvl w:val="1"/>
    </w:pPr>
    <w:rPr>
      <w:b/>
      <w:bCs/>
      <w:szCs w:val="20"/>
      <w:lang w:eastAsia="ru-RU"/>
    </w:rPr>
  </w:style>
  <w:style w:type="paragraph" w:customStyle="1" w:styleId="Replacedredtext">
    <w:name w:val="Replaced red text"/>
    <w:basedOn w:val="11"/>
    <w:link w:val="Replacedredtext0"/>
    <w:qFormat/>
    <w:rsid w:val="005137CB"/>
    <w:pPr>
      <w:overflowPunct w:val="0"/>
      <w:autoSpaceDE w:val="0"/>
      <w:autoSpaceDN w:val="0"/>
      <w:adjustRightInd w:val="0"/>
      <w:spacing w:before="360"/>
      <w:jc w:val="center"/>
      <w:textAlignment w:val="baseline"/>
    </w:pPr>
    <w:rPr>
      <w:caps w:val="0"/>
      <w:color w:val="C00000"/>
      <w:kern w:val="0"/>
      <w:sz w:val="44"/>
      <w:szCs w:val="44"/>
      <w:lang w:eastAsia="ru-RU"/>
    </w:rPr>
  </w:style>
  <w:style w:type="character" w:customStyle="1" w:styleId="Replacedredtext0">
    <w:name w:val="Replaced red text Знак"/>
    <w:link w:val="Replacedredtext"/>
    <w:rsid w:val="005137CB"/>
    <w:rPr>
      <w:rFonts w:ascii="Arial" w:eastAsia="Times New Roman" w:hAnsi="Arial" w:cs="Arial"/>
      <w:b/>
      <w:bCs/>
      <w:color w:val="C00000"/>
      <w:sz w:val="44"/>
      <w:szCs w:val="44"/>
      <w:lang w:eastAsia="ru-RU"/>
    </w:rPr>
  </w:style>
  <w:style w:type="paragraph" w:customStyle="1" w:styleId="cuscomments">
    <w:name w:val="cus_comments"/>
    <w:basedOn w:val="a0"/>
    <w:qFormat/>
    <w:rsid w:val="005137CB"/>
    <w:pPr>
      <w:pBdr>
        <w:left w:val="thinThickSmallGap" w:sz="24" w:space="4" w:color="auto"/>
      </w:pBdr>
      <w:overflowPunct w:val="0"/>
      <w:autoSpaceDE w:val="0"/>
      <w:autoSpaceDN w:val="0"/>
      <w:adjustRightInd w:val="0"/>
      <w:spacing w:before="40" w:after="40"/>
      <w:ind w:left="176"/>
      <w:textAlignment w:val="baseline"/>
    </w:pPr>
    <w:rPr>
      <w:rFonts w:ascii="Calibri" w:hAnsi="Calibri" w:cs="Calibri"/>
      <w:i/>
      <w:iCs/>
      <w:sz w:val="20"/>
      <w:szCs w:val="20"/>
      <w:lang w:eastAsia="ru-RU"/>
    </w:rPr>
  </w:style>
  <w:style w:type="paragraph" w:customStyle="1" w:styleId="210">
    <w:name w:val="Заголовок2_1"/>
    <w:basedOn w:val="a0"/>
    <w:next w:val="a0"/>
    <w:link w:val="211"/>
    <w:qFormat/>
    <w:rsid w:val="005137CB"/>
    <w:pPr>
      <w:spacing w:before="240" w:after="120"/>
      <w:ind w:firstLine="697"/>
      <w:jc w:val="center"/>
    </w:pPr>
    <w:rPr>
      <w:rFonts w:ascii="Arial" w:eastAsia="Calibri" w:hAnsi="Arial"/>
      <w:b/>
      <w:sz w:val="44"/>
    </w:rPr>
  </w:style>
  <w:style w:type="character" w:customStyle="1" w:styleId="211">
    <w:name w:val="Заголовок2_1 Знак"/>
    <w:link w:val="210"/>
    <w:rsid w:val="005137CB"/>
    <w:rPr>
      <w:rFonts w:ascii="Arial" w:eastAsia="Calibri" w:hAnsi="Arial" w:cs="Times New Roman"/>
      <w:b/>
      <w:sz w:val="44"/>
    </w:rPr>
  </w:style>
  <w:style w:type="paragraph" w:customStyle="1" w:styleId="31">
    <w:name w:val="Заголовок3_1"/>
    <w:basedOn w:val="a0"/>
    <w:next w:val="a0"/>
    <w:link w:val="310"/>
    <w:qFormat/>
    <w:rsid w:val="005137CB"/>
    <w:pPr>
      <w:numPr>
        <w:numId w:val="12"/>
      </w:numPr>
      <w:spacing w:before="240" w:after="60"/>
      <w:ind w:left="714" w:hanging="357"/>
      <w:jc w:val="left"/>
    </w:pPr>
    <w:rPr>
      <w:rFonts w:ascii="Arial" w:eastAsia="Calibri" w:hAnsi="Arial"/>
      <w:b/>
      <w:sz w:val="20"/>
    </w:rPr>
  </w:style>
  <w:style w:type="character" w:customStyle="1" w:styleId="310">
    <w:name w:val="Заголовок3_1 Знак"/>
    <w:link w:val="31"/>
    <w:rsid w:val="005137CB"/>
    <w:rPr>
      <w:rFonts w:ascii="Arial" w:eastAsia="Calibri" w:hAnsi="Arial" w:cs="Times New Roman"/>
      <w:b/>
      <w:sz w:val="20"/>
    </w:rPr>
  </w:style>
  <w:style w:type="paragraph" w:customStyle="1" w:styleId="a">
    <w:name w:val="Абзац объект"/>
    <w:basedOn w:val="a0"/>
    <w:qFormat/>
    <w:rsid w:val="005137CB"/>
    <w:pPr>
      <w:numPr>
        <w:numId w:val="13"/>
      </w:numPr>
      <w:spacing w:before="240"/>
      <w:ind w:left="1037" w:hanging="357"/>
    </w:pPr>
    <w:rPr>
      <w:rFonts w:ascii="Calibri" w:eastAsia="Calibri" w:hAnsi="Calibri"/>
      <w:b/>
      <w:iCs/>
      <w:sz w:val="20"/>
      <w:szCs w:val="24"/>
    </w:rPr>
  </w:style>
  <w:style w:type="paragraph" w:customStyle="1" w:styleId="TabTitulTop">
    <w:name w:val="Tab_Titul_Top"/>
    <w:basedOn w:val="Text"/>
    <w:link w:val="TabTitulTop0"/>
    <w:qFormat/>
    <w:rsid w:val="00E26357"/>
    <w:pPr>
      <w:jc w:val="center"/>
    </w:pPr>
    <w:rPr>
      <w:b/>
    </w:rPr>
  </w:style>
  <w:style w:type="character" w:customStyle="1" w:styleId="TabTitulTop0">
    <w:name w:val="Tab_Titul_Top Знак"/>
    <w:link w:val="TabTitulTop"/>
    <w:rsid w:val="00E26357"/>
    <w:rPr>
      <w:rFonts w:ascii="Arial" w:eastAsia="Times New Roman" w:hAnsi="Arial" w:cs="Arial"/>
      <w:b/>
      <w:sz w:val="20"/>
      <w:szCs w:val="20"/>
      <w:lang w:val="en-US" w:eastAsia="ru-RU"/>
    </w:rPr>
  </w:style>
  <w:style w:type="paragraph" w:customStyle="1" w:styleId="cuscommentrs">
    <w:name w:val="cus_commentrs"/>
    <w:basedOn w:val="a0"/>
    <w:qFormat/>
    <w:rsid w:val="00D721B4"/>
    <w:pPr>
      <w:pBdr>
        <w:left w:val="thinThickSmallGap" w:sz="24" w:space="4" w:color="auto"/>
      </w:pBdr>
      <w:overflowPunct w:val="0"/>
      <w:autoSpaceDE w:val="0"/>
      <w:autoSpaceDN w:val="0"/>
      <w:adjustRightInd w:val="0"/>
      <w:spacing w:before="40" w:after="40"/>
      <w:ind w:left="176"/>
      <w:textAlignment w:val="baseline"/>
    </w:pPr>
    <w:rPr>
      <w:rFonts w:ascii="Calibri" w:hAnsi="Calibri" w:cs="Arial"/>
      <w:i/>
      <w:iCs/>
      <w:sz w:val="20"/>
      <w:szCs w:val="20"/>
      <w:lang w:eastAsia="ru-RU"/>
    </w:rPr>
  </w:style>
  <w:style w:type="character" w:customStyle="1" w:styleId="l0s70">
    <w:name w:val="l0s70"/>
    <w:basedOn w:val="a1"/>
    <w:rsid w:val="00643960"/>
  </w:style>
  <w:style w:type="character" w:customStyle="1" w:styleId="l0s55">
    <w:name w:val="l0s55"/>
    <w:basedOn w:val="a1"/>
    <w:rsid w:val="00643960"/>
  </w:style>
  <w:style w:type="character" w:customStyle="1" w:styleId="l0s52">
    <w:name w:val="l0s52"/>
    <w:basedOn w:val="a1"/>
    <w:rsid w:val="00643960"/>
  </w:style>
  <w:style w:type="character" w:customStyle="1" w:styleId="l0s33">
    <w:name w:val="l0s33"/>
    <w:basedOn w:val="a1"/>
    <w:rsid w:val="00643960"/>
  </w:style>
  <w:style w:type="paragraph" w:customStyle="1" w:styleId="xxxmsolistparagraph">
    <w:name w:val="x_x_xmsolistparagraph"/>
    <w:basedOn w:val="a0"/>
    <w:rsid w:val="00E36983"/>
    <w:pPr>
      <w:ind w:left="720"/>
      <w:jc w:val="left"/>
    </w:pPr>
    <w:rPr>
      <w:rFonts w:ascii="Calibri" w:hAnsi="Calibri" w:cs="Calibri"/>
      <w:sz w:val="22"/>
      <w:lang w:eastAsia="ru-RU"/>
    </w:rPr>
  </w:style>
  <w:style w:type="paragraph" w:customStyle="1" w:styleId="p">
    <w:name w:val="p"/>
    <w:basedOn w:val="a0"/>
    <w:link w:val="p0"/>
    <w:rsid w:val="004D71E8"/>
    <w:pPr>
      <w:jc w:val="left"/>
    </w:pPr>
    <w:rPr>
      <w:rFonts w:ascii="Arial" w:eastAsia="Arial Unicode MS" w:hAnsi="Arial" w:cs="Arial"/>
      <w:color w:val="000000"/>
      <w:kern w:val="28"/>
      <w:sz w:val="20"/>
      <w:lang w:val="en-US" w:bidi="en-US"/>
    </w:rPr>
  </w:style>
  <w:style w:type="character" w:customStyle="1" w:styleId="p0">
    <w:name w:val="p Знак"/>
    <w:link w:val="p"/>
    <w:rsid w:val="004D71E8"/>
    <w:rPr>
      <w:rFonts w:ascii="Arial" w:eastAsia="Arial Unicode MS" w:hAnsi="Arial" w:cs="Arial"/>
      <w:color w:val="000000"/>
      <w:kern w:val="28"/>
      <w:sz w:val="20"/>
      <w:lang w:val="en-US" w:bidi="en-US"/>
    </w:rPr>
  </w:style>
  <w:style w:type="paragraph" w:customStyle="1" w:styleId="phintbox">
    <w:name w:val="p.hint_box"/>
    <w:basedOn w:val="p"/>
    <w:link w:val="phintboxChar"/>
    <w:rsid w:val="004D71E8"/>
    <w:pPr>
      <w:overflowPunct w:val="0"/>
      <w:autoSpaceDE w:val="0"/>
      <w:autoSpaceDN w:val="0"/>
      <w:adjustRightInd w:val="0"/>
      <w:spacing w:before="120" w:after="120"/>
      <w:jc w:val="both"/>
      <w:textAlignment w:val="baseline"/>
    </w:pPr>
    <w:rPr>
      <w:rFonts w:eastAsia="Times New Roman"/>
      <w:kern w:val="0"/>
      <w:szCs w:val="36"/>
      <w:lang w:val="ru-RU" w:bidi="ar-SA"/>
    </w:rPr>
  </w:style>
  <w:style w:type="character" w:customStyle="1" w:styleId="phintboxChar">
    <w:name w:val="p.hint_box Char"/>
    <w:basedOn w:val="a1"/>
    <w:link w:val="phintbox"/>
    <w:rsid w:val="004D71E8"/>
    <w:rPr>
      <w:rFonts w:ascii="Arial" w:eastAsia="Times New Roman" w:hAnsi="Arial" w:cs="Arial"/>
      <w:color w:val="000000"/>
      <w:sz w:val="20"/>
      <w:szCs w:val="36"/>
    </w:rPr>
  </w:style>
  <w:style w:type="character" w:customStyle="1" w:styleId="docdata">
    <w:name w:val="docdata"/>
    <w:aliases w:val="docy,v5,1779,bqiaagaaeyqcaaagiaiaaanabgaabwggaaaaaaaaaaaaaaaaaaaaaaaaaaaaaaaaaaaaaaaaaaaaaaaaaaaaaaaaaaaaaaaaaaaaaaaaaaaaaaaaaaaaaaaaaaaaaaaaaaaaaaaaaaaaaaaaaaaaaaaaaaaaaaaaaaaaaaaaaaaaaaaaaaaaaaaaaaaaaaaaaaaaaaaaaaaaaaaaaaaaaaaaaaaaaaaaaaaaaaaa"/>
    <w:basedOn w:val="a1"/>
    <w:rsid w:val="007B33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35762">
      <w:bodyDiv w:val="1"/>
      <w:marLeft w:val="0"/>
      <w:marRight w:val="0"/>
      <w:marTop w:val="0"/>
      <w:marBottom w:val="0"/>
      <w:divBdr>
        <w:top w:val="none" w:sz="0" w:space="0" w:color="auto"/>
        <w:left w:val="none" w:sz="0" w:space="0" w:color="auto"/>
        <w:bottom w:val="none" w:sz="0" w:space="0" w:color="auto"/>
        <w:right w:val="none" w:sz="0" w:space="0" w:color="auto"/>
      </w:divBdr>
    </w:div>
    <w:div w:id="184901328">
      <w:bodyDiv w:val="1"/>
      <w:marLeft w:val="0"/>
      <w:marRight w:val="0"/>
      <w:marTop w:val="0"/>
      <w:marBottom w:val="0"/>
      <w:divBdr>
        <w:top w:val="none" w:sz="0" w:space="0" w:color="auto"/>
        <w:left w:val="none" w:sz="0" w:space="0" w:color="auto"/>
        <w:bottom w:val="none" w:sz="0" w:space="0" w:color="auto"/>
        <w:right w:val="none" w:sz="0" w:space="0" w:color="auto"/>
      </w:divBdr>
    </w:div>
    <w:div w:id="393360951">
      <w:bodyDiv w:val="1"/>
      <w:marLeft w:val="0"/>
      <w:marRight w:val="0"/>
      <w:marTop w:val="0"/>
      <w:marBottom w:val="0"/>
      <w:divBdr>
        <w:top w:val="none" w:sz="0" w:space="0" w:color="auto"/>
        <w:left w:val="none" w:sz="0" w:space="0" w:color="auto"/>
        <w:bottom w:val="none" w:sz="0" w:space="0" w:color="auto"/>
        <w:right w:val="none" w:sz="0" w:space="0" w:color="auto"/>
      </w:divBdr>
    </w:div>
    <w:div w:id="650907186">
      <w:bodyDiv w:val="1"/>
      <w:marLeft w:val="0"/>
      <w:marRight w:val="0"/>
      <w:marTop w:val="0"/>
      <w:marBottom w:val="0"/>
      <w:divBdr>
        <w:top w:val="none" w:sz="0" w:space="0" w:color="auto"/>
        <w:left w:val="none" w:sz="0" w:space="0" w:color="auto"/>
        <w:bottom w:val="none" w:sz="0" w:space="0" w:color="auto"/>
        <w:right w:val="none" w:sz="0" w:space="0" w:color="auto"/>
      </w:divBdr>
    </w:div>
    <w:div w:id="675303406">
      <w:bodyDiv w:val="1"/>
      <w:marLeft w:val="0"/>
      <w:marRight w:val="0"/>
      <w:marTop w:val="0"/>
      <w:marBottom w:val="0"/>
      <w:divBdr>
        <w:top w:val="none" w:sz="0" w:space="0" w:color="auto"/>
        <w:left w:val="none" w:sz="0" w:space="0" w:color="auto"/>
        <w:bottom w:val="none" w:sz="0" w:space="0" w:color="auto"/>
        <w:right w:val="none" w:sz="0" w:space="0" w:color="auto"/>
      </w:divBdr>
    </w:div>
    <w:div w:id="1097091258">
      <w:bodyDiv w:val="1"/>
      <w:marLeft w:val="0"/>
      <w:marRight w:val="0"/>
      <w:marTop w:val="0"/>
      <w:marBottom w:val="0"/>
      <w:divBdr>
        <w:top w:val="none" w:sz="0" w:space="0" w:color="auto"/>
        <w:left w:val="none" w:sz="0" w:space="0" w:color="auto"/>
        <w:bottom w:val="none" w:sz="0" w:space="0" w:color="auto"/>
        <w:right w:val="none" w:sz="0" w:space="0" w:color="auto"/>
      </w:divBdr>
    </w:div>
    <w:div w:id="1118842214">
      <w:bodyDiv w:val="1"/>
      <w:marLeft w:val="0"/>
      <w:marRight w:val="0"/>
      <w:marTop w:val="0"/>
      <w:marBottom w:val="0"/>
      <w:divBdr>
        <w:top w:val="none" w:sz="0" w:space="0" w:color="auto"/>
        <w:left w:val="none" w:sz="0" w:space="0" w:color="auto"/>
        <w:bottom w:val="none" w:sz="0" w:space="0" w:color="auto"/>
        <w:right w:val="none" w:sz="0" w:space="0" w:color="auto"/>
      </w:divBdr>
    </w:div>
    <w:div w:id="1130439486">
      <w:bodyDiv w:val="1"/>
      <w:marLeft w:val="0"/>
      <w:marRight w:val="0"/>
      <w:marTop w:val="0"/>
      <w:marBottom w:val="0"/>
      <w:divBdr>
        <w:top w:val="none" w:sz="0" w:space="0" w:color="auto"/>
        <w:left w:val="none" w:sz="0" w:space="0" w:color="auto"/>
        <w:bottom w:val="none" w:sz="0" w:space="0" w:color="auto"/>
        <w:right w:val="none" w:sz="0" w:space="0" w:color="auto"/>
      </w:divBdr>
    </w:div>
    <w:div w:id="1185485197">
      <w:bodyDiv w:val="1"/>
      <w:marLeft w:val="0"/>
      <w:marRight w:val="0"/>
      <w:marTop w:val="0"/>
      <w:marBottom w:val="0"/>
      <w:divBdr>
        <w:top w:val="none" w:sz="0" w:space="0" w:color="auto"/>
        <w:left w:val="none" w:sz="0" w:space="0" w:color="auto"/>
        <w:bottom w:val="none" w:sz="0" w:space="0" w:color="auto"/>
        <w:right w:val="none" w:sz="0" w:space="0" w:color="auto"/>
      </w:divBdr>
    </w:div>
    <w:div w:id="1187599570">
      <w:bodyDiv w:val="1"/>
      <w:marLeft w:val="0"/>
      <w:marRight w:val="0"/>
      <w:marTop w:val="0"/>
      <w:marBottom w:val="0"/>
      <w:divBdr>
        <w:top w:val="none" w:sz="0" w:space="0" w:color="auto"/>
        <w:left w:val="none" w:sz="0" w:space="0" w:color="auto"/>
        <w:bottom w:val="none" w:sz="0" w:space="0" w:color="auto"/>
        <w:right w:val="none" w:sz="0" w:space="0" w:color="auto"/>
      </w:divBdr>
    </w:div>
    <w:div w:id="1351758729">
      <w:bodyDiv w:val="1"/>
      <w:marLeft w:val="0"/>
      <w:marRight w:val="0"/>
      <w:marTop w:val="0"/>
      <w:marBottom w:val="0"/>
      <w:divBdr>
        <w:top w:val="none" w:sz="0" w:space="0" w:color="auto"/>
        <w:left w:val="none" w:sz="0" w:space="0" w:color="auto"/>
        <w:bottom w:val="none" w:sz="0" w:space="0" w:color="auto"/>
        <w:right w:val="none" w:sz="0" w:space="0" w:color="auto"/>
      </w:divBdr>
    </w:div>
    <w:div w:id="1393307635">
      <w:bodyDiv w:val="1"/>
      <w:marLeft w:val="0"/>
      <w:marRight w:val="0"/>
      <w:marTop w:val="0"/>
      <w:marBottom w:val="0"/>
      <w:divBdr>
        <w:top w:val="none" w:sz="0" w:space="0" w:color="auto"/>
        <w:left w:val="none" w:sz="0" w:space="0" w:color="auto"/>
        <w:bottom w:val="none" w:sz="0" w:space="0" w:color="auto"/>
        <w:right w:val="none" w:sz="0" w:space="0" w:color="auto"/>
      </w:divBdr>
    </w:div>
    <w:div w:id="1431316413">
      <w:bodyDiv w:val="1"/>
      <w:marLeft w:val="0"/>
      <w:marRight w:val="0"/>
      <w:marTop w:val="0"/>
      <w:marBottom w:val="0"/>
      <w:divBdr>
        <w:top w:val="none" w:sz="0" w:space="0" w:color="auto"/>
        <w:left w:val="none" w:sz="0" w:space="0" w:color="auto"/>
        <w:bottom w:val="none" w:sz="0" w:space="0" w:color="auto"/>
        <w:right w:val="none" w:sz="0" w:space="0" w:color="auto"/>
      </w:divBdr>
    </w:div>
    <w:div w:id="1439058097">
      <w:bodyDiv w:val="1"/>
      <w:marLeft w:val="0"/>
      <w:marRight w:val="0"/>
      <w:marTop w:val="0"/>
      <w:marBottom w:val="0"/>
      <w:divBdr>
        <w:top w:val="none" w:sz="0" w:space="0" w:color="auto"/>
        <w:left w:val="none" w:sz="0" w:space="0" w:color="auto"/>
        <w:bottom w:val="none" w:sz="0" w:space="0" w:color="auto"/>
        <w:right w:val="none" w:sz="0" w:space="0" w:color="auto"/>
      </w:divBdr>
    </w:div>
    <w:div w:id="1494447745">
      <w:bodyDiv w:val="1"/>
      <w:marLeft w:val="0"/>
      <w:marRight w:val="0"/>
      <w:marTop w:val="0"/>
      <w:marBottom w:val="0"/>
      <w:divBdr>
        <w:top w:val="none" w:sz="0" w:space="0" w:color="auto"/>
        <w:left w:val="none" w:sz="0" w:space="0" w:color="auto"/>
        <w:bottom w:val="none" w:sz="0" w:space="0" w:color="auto"/>
        <w:right w:val="none" w:sz="0" w:space="0" w:color="auto"/>
      </w:divBdr>
    </w:div>
    <w:div w:id="1604729815">
      <w:bodyDiv w:val="1"/>
      <w:marLeft w:val="0"/>
      <w:marRight w:val="0"/>
      <w:marTop w:val="0"/>
      <w:marBottom w:val="0"/>
      <w:divBdr>
        <w:top w:val="none" w:sz="0" w:space="0" w:color="auto"/>
        <w:left w:val="none" w:sz="0" w:space="0" w:color="auto"/>
        <w:bottom w:val="none" w:sz="0" w:space="0" w:color="auto"/>
        <w:right w:val="none" w:sz="0" w:space="0" w:color="auto"/>
      </w:divBdr>
    </w:div>
    <w:div w:id="1633094123">
      <w:bodyDiv w:val="1"/>
      <w:marLeft w:val="0"/>
      <w:marRight w:val="0"/>
      <w:marTop w:val="0"/>
      <w:marBottom w:val="0"/>
      <w:divBdr>
        <w:top w:val="none" w:sz="0" w:space="0" w:color="auto"/>
        <w:left w:val="none" w:sz="0" w:space="0" w:color="auto"/>
        <w:bottom w:val="none" w:sz="0" w:space="0" w:color="auto"/>
        <w:right w:val="none" w:sz="0" w:space="0" w:color="auto"/>
      </w:divBdr>
    </w:div>
    <w:div w:id="1976835497">
      <w:bodyDiv w:val="1"/>
      <w:marLeft w:val="0"/>
      <w:marRight w:val="0"/>
      <w:marTop w:val="0"/>
      <w:marBottom w:val="0"/>
      <w:divBdr>
        <w:top w:val="none" w:sz="0" w:space="0" w:color="auto"/>
        <w:left w:val="none" w:sz="0" w:space="0" w:color="auto"/>
        <w:bottom w:val="none" w:sz="0" w:space="0" w:color="auto"/>
        <w:right w:val="none" w:sz="0" w:space="0" w:color="auto"/>
      </w:divBdr>
    </w:div>
    <w:div w:id="2144693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4.png"/><Relationship Id="rId11" Type="http://schemas.openxmlformats.org/officeDocument/2006/relationships/header" Target="header1.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numbering" Target="numbering.xml"/><Relationship Id="rId90" Type="http://schemas.openxmlformats.org/officeDocument/2006/relationships/image" Target="media/image76.png"/><Relationship Id="rId95" Type="http://schemas.microsoft.com/office/2011/relationships/people" Target="people.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0.png"/><Relationship Id="rId69" Type="http://schemas.openxmlformats.org/officeDocument/2006/relationships/image" Target="media/image55.png"/><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1.png"/><Relationship Id="rId93" Type="http://schemas.openxmlformats.org/officeDocument/2006/relationships/header" Target="header4.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3.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oleObject" Target="embeddings/oleObject2.bin"/><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oleObject" Target="embeddings/oleObject1.bin"/><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2.png"/><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header" Target="header3.xml"/><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8.png"/><Relationship Id="rId82" Type="http://schemas.openxmlformats.org/officeDocument/2006/relationships/image" Target="media/image68.png"/><Relationship Id="rId19" Type="http://schemas.openxmlformats.org/officeDocument/2006/relationships/image" Target="media/image7.png"/><Relationship Id="rId14" Type="http://schemas.openxmlformats.org/officeDocument/2006/relationships/footer" Target="footer2.xm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3.png"/></Relationships>
</file>

<file path=word/_rels/header1.xml.rels><?xml version="1.0" encoding="UTF-8" standalone="yes"?>
<Relationships xmlns="http://schemas.openxmlformats.org/package/2006/relationships"><Relationship Id="rId2" Type="http://schemas.openxmlformats.org/officeDocument/2006/relationships/image" Target="cid:image002.png@01D1279C.4FB94B60"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Документ" ma:contentTypeID="0x0101009903329750A3B44499F5D2E787C86944" ma:contentTypeVersion="0" ma:contentTypeDescription="Создание документа." ma:contentTypeScope="" ma:versionID="bb8435fbffccf5a4c924888fb1f4e1ba">
  <xsd:schema xmlns:xsd="http://www.w3.org/2001/XMLSchema" xmlns:xs="http://www.w3.org/2001/XMLSchema" xmlns:p="http://schemas.microsoft.com/office/2006/metadata/properties" targetNamespace="http://schemas.microsoft.com/office/2006/metadata/properties" ma:root="true" ma:fieldsID="76d57dbf9a77af284536b0872d26941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98B76A-4BA9-47EC-AB5F-D88C6486EC5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6416065-1727-4226-89F5-E9C9C9F03120}">
  <ds:schemaRefs>
    <ds:schemaRef ds:uri="http://schemas.microsoft.com/sharepoint/v3/contenttype/forms"/>
  </ds:schemaRefs>
</ds:datastoreItem>
</file>

<file path=customXml/itemProps3.xml><?xml version="1.0" encoding="utf-8"?>
<ds:datastoreItem xmlns:ds="http://schemas.openxmlformats.org/officeDocument/2006/customXml" ds:itemID="{FA29EEFC-C4D2-4799-8B25-4D9AF93E380D}">
  <ds:schemaRefs>
    <ds:schemaRef ds:uri="http://schemas.openxmlformats.org/officeDocument/2006/bibliography"/>
  </ds:schemaRefs>
</ds:datastoreItem>
</file>

<file path=customXml/itemProps4.xml><?xml version="1.0" encoding="utf-8"?>
<ds:datastoreItem xmlns:ds="http://schemas.openxmlformats.org/officeDocument/2006/customXml" ds:itemID="{DC293F74-045F-4FB7-A0F1-4D3E0F68F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1448</TotalTime>
  <Pages>32</Pages>
  <Words>5000</Words>
  <Characters>28500</Characters>
  <Application>Microsoft Office Word</Application>
  <DocSecurity>0</DocSecurity>
  <Lines>237</Lines>
  <Paragraphs>66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Полюс</Company>
  <LinksUpToDate>false</LinksUpToDate>
  <CharactersWithSpaces>33434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PavlovRV@polyus.com</dc:creator>
  <cp:keywords/>
  <dc:description/>
  <cp:lastModifiedBy>Осипов Павел Андреевич</cp:lastModifiedBy>
  <cp:revision>55</cp:revision>
  <cp:lastPrinted>2018-02-09T10:40:00Z</cp:lastPrinted>
  <dcterms:created xsi:type="dcterms:W3CDTF">2024-03-20T10:33:00Z</dcterms:created>
  <dcterms:modified xsi:type="dcterms:W3CDTF">2026-05-22T06:36:00Z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6539ca21-17d6-4d1d-a6f8-2dc581fde491</vt:lpwstr>
  </property>
  <property fmtid="{D5CDD505-2E9C-101B-9397-08002B2CF9AE}" pid="3" name="ContentTypeId">
    <vt:lpwstr>0x0101009903329750A3B44499F5D2E787C86944</vt:lpwstr>
  </property>
  <property fmtid="{D5CDD505-2E9C-101B-9397-08002B2CF9AE}" pid="4" name="_NewReviewCycle">
    <vt:lpwstr/>
  </property>
</Properties>
</file>